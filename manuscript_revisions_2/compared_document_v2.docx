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572EA61" w14:textId="77777777" w:rsidR="00470D98" w:rsidRDefault="00470D98">
      <w:pPr>
        <w:pStyle w:val="BodyText"/>
        <w:spacing w:before="0"/>
        <w:ind w:left="0"/>
        <w:rPr>
          <w:rFonts w:ascii="Times New Roman"/>
          <w:sz w:val="20"/>
        </w:rPr>
      </w:pPr>
      <w:bookmarkStart w:id="2" w:name="_GoBack"/>
      <w:bookmarkEnd w:id="2"/>
    </w:p>
    <w:p w14:paraId="049674AB" w14:textId="77777777" w:rsidR="00470D98" w:rsidRDefault="00470D98">
      <w:pPr>
        <w:pStyle w:val="BodyText"/>
        <w:spacing w:before="10"/>
        <w:ind w:left="0"/>
        <w:rPr>
          <w:rFonts w:ascii="Times New Roman"/>
        </w:rPr>
      </w:pPr>
    </w:p>
    <w:p w14:paraId="1B06670A" w14:textId="77777777" w:rsidR="00470D98" w:rsidRDefault="001E0CFE">
      <w:pPr>
        <w:pStyle w:val="Title"/>
        <w:spacing w:line="264" w:lineRule="auto"/>
      </w:pPr>
      <w:r>
        <w:rPr>
          <w:spacing w:val="-6"/>
        </w:rPr>
        <w:t>Bayesian</w:t>
      </w:r>
      <w:r>
        <w:rPr>
          <w:spacing w:val="-12"/>
        </w:rPr>
        <w:t xml:space="preserve"> </w:t>
      </w:r>
      <w:r>
        <w:rPr>
          <w:spacing w:val="-6"/>
        </w:rPr>
        <w:t>multi-level</w:t>
      </w:r>
      <w:r>
        <w:rPr>
          <w:spacing w:val="-13"/>
        </w:rPr>
        <w:t xml:space="preserve"> </w:t>
      </w:r>
      <w:r>
        <w:rPr>
          <w:spacing w:val="-6"/>
        </w:rPr>
        <w:t>modelling</w:t>
      </w:r>
      <w:r>
        <w:rPr>
          <w:spacing w:val="-12"/>
        </w:rPr>
        <w:t xml:space="preserve"> </w:t>
      </w:r>
      <w:r>
        <w:rPr>
          <w:spacing w:val="-6"/>
        </w:rPr>
        <w:t>for</w:t>
      </w:r>
      <w:r>
        <w:rPr>
          <w:spacing w:val="-12"/>
        </w:rPr>
        <w:t xml:space="preserve"> </w:t>
      </w:r>
      <w:r>
        <w:rPr>
          <w:spacing w:val="-6"/>
        </w:rPr>
        <w:t>predicting</w:t>
      </w:r>
      <w:r>
        <w:rPr>
          <w:spacing w:val="-12"/>
        </w:rPr>
        <w:t xml:space="preserve"> </w:t>
      </w:r>
      <w:r>
        <w:rPr>
          <w:spacing w:val="-6"/>
        </w:rPr>
        <w:t>single</w:t>
      </w:r>
      <w:r>
        <w:rPr>
          <w:spacing w:val="-12"/>
        </w:rPr>
        <w:t xml:space="preserve"> </w:t>
      </w:r>
      <w:r>
        <w:rPr>
          <w:spacing w:val="-6"/>
        </w:rPr>
        <w:t xml:space="preserve">and </w:t>
      </w:r>
      <w:r>
        <w:t>double</w:t>
      </w:r>
      <w:r>
        <w:rPr>
          <w:spacing w:val="-19"/>
        </w:rPr>
        <w:t xml:space="preserve"> </w:t>
      </w:r>
      <w:r>
        <w:t>feature</w:t>
      </w:r>
      <w:r>
        <w:rPr>
          <w:spacing w:val="-19"/>
        </w:rPr>
        <w:t xml:space="preserve"> </w:t>
      </w:r>
      <w:r>
        <w:t>visual</w:t>
      </w:r>
      <w:r>
        <w:rPr>
          <w:spacing w:val="-19"/>
        </w:rPr>
        <w:t xml:space="preserve"> </w:t>
      </w:r>
      <w:r>
        <w:t>search</w:t>
      </w:r>
    </w:p>
    <w:p w14:paraId="5FABB6D5" w14:textId="77777777" w:rsidR="00470D98" w:rsidRDefault="001E0CFE">
      <w:pPr>
        <w:pStyle w:val="BodyText"/>
        <w:spacing w:before="304"/>
        <w:ind w:left="248" w:right="173"/>
        <w:jc w:val="center"/>
      </w:pPr>
      <w:r>
        <w:t>Anna</w:t>
      </w:r>
      <w:r>
        <w:rPr>
          <w:spacing w:val="-11"/>
        </w:rPr>
        <w:t xml:space="preserve"> </w:t>
      </w:r>
      <w:r>
        <w:t>E.</w:t>
      </w:r>
      <w:r>
        <w:rPr>
          <w:spacing w:val="-11"/>
        </w:rPr>
        <w:t xml:space="preserve"> </w:t>
      </w:r>
      <w:r>
        <w:t>Hughes</w:t>
      </w:r>
      <w:r>
        <w:rPr>
          <w:vertAlign w:val="superscript"/>
        </w:rPr>
        <w:t>a</w:t>
      </w:r>
      <w:r>
        <w:t>,</w:t>
      </w:r>
      <w:r>
        <w:rPr>
          <w:spacing w:val="-11"/>
        </w:rPr>
        <w:t xml:space="preserve"> </w:t>
      </w:r>
      <w:r>
        <w:t>Anna</w:t>
      </w:r>
      <w:r>
        <w:rPr>
          <w:spacing w:val="-11"/>
        </w:rPr>
        <w:t xml:space="preserve"> </w:t>
      </w:r>
      <w:r>
        <w:t>Nowakowska</w:t>
      </w:r>
      <w:r>
        <w:rPr>
          <w:vertAlign w:val="superscript"/>
        </w:rPr>
        <w:t>b,c</w:t>
      </w:r>
      <w:r>
        <w:t>,</w:t>
      </w:r>
      <w:r>
        <w:rPr>
          <w:spacing w:val="-11"/>
        </w:rPr>
        <w:t xml:space="preserve"> </w:t>
      </w:r>
      <w:r>
        <w:t>Alasdair</w:t>
      </w:r>
      <w:r>
        <w:rPr>
          <w:spacing w:val="-11"/>
        </w:rPr>
        <w:t xml:space="preserve"> </w:t>
      </w:r>
      <w:r>
        <w:t>D.</w:t>
      </w:r>
      <w:r>
        <w:rPr>
          <w:spacing w:val="-11"/>
        </w:rPr>
        <w:t xml:space="preserve"> </w:t>
      </w:r>
      <w:r>
        <w:t>F.</w:t>
      </w:r>
      <w:r>
        <w:rPr>
          <w:spacing w:val="-11"/>
        </w:rPr>
        <w:t xml:space="preserve"> </w:t>
      </w:r>
      <w:r>
        <w:rPr>
          <w:spacing w:val="-2"/>
        </w:rPr>
        <w:t>Clarke</w:t>
      </w:r>
      <w:r>
        <w:rPr>
          <w:spacing w:val="-2"/>
          <w:vertAlign w:val="superscript"/>
        </w:rPr>
        <w:t>a</w:t>
      </w:r>
    </w:p>
    <w:p w14:paraId="5991FF2A" w14:textId="77777777" w:rsidR="00470D98" w:rsidRDefault="001E0CFE">
      <w:pPr>
        <w:spacing w:before="184" w:line="242" w:lineRule="exact"/>
        <w:ind w:left="248" w:right="163"/>
        <w:jc w:val="center"/>
        <w:rPr>
          <w:rFonts w:ascii="Times New Roman"/>
          <w:i/>
          <w:sz w:val="20"/>
        </w:rPr>
      </w:pPr>
      <w:r>
        <w:rPr>
          <w:rFonts w:ascii="Times New Roman"/>
          <w:i/>
          <w:position w:val="7"/>
          <w:sz w:val="14"/>
        </w:rPr>
        <w:t>a</w:t>
      </w:r>
      <w:r>
        <w:rPr>
          <w:rFonts w:ascii="Times New Roman"/>
          <w:i/>
          <w:sz w:val="20"/>
        </w:rPr>
        <w:t>Department</w:t>
      </w:r>
      <w:r>
        <w:rPr>
          <w:rFonts w:ascii="Times New Roman"/>
          <w:i/>
          <w:spacing w:val="-13"/>
          <w:sz w:val="20"/>
        </w:rPr>
        <w:t xml:space="preserve"> </w:t>
      </w:r>
      <w:r>
        <w:rPr>
          <w:rFonts w:ascii="Times New Roman"/>
          <w:i/>
          <w:sz w:val="20"/>
        </w:rPr>
        <w:t>of</w:t>
      </w:r>
      <w:r>
        <w:rPr>
          <w:rFonts w:ascii="Times New Roman"/>
          <w:i/>
          <w:spacing w:val="-12"/>
          <w:sz w:val="20"/>
        </w:rPr>
        <w:t xml:space="preserve"> </w:t>
      </w:r>
      <w:r>
        <w:rPr>
          <w:rFonts w:ascii="Times New Roman"/>
          <w:i/>
          <w:sz w:val="20"/>
        </w:rPr>
        <w:t>Psychology,University</w:t>
      </w:r>
      <w:r>
        <w:rPr>
          <w:rFonts w:ascii="Times New Roman"/>
          <w:i/>
          <w:spacing w:val="-12"/>
          <w:sz w:val="20"/>
        </w:rPr>
        <w:t xml:space="preserve"> </w:t>
      </w:r>
      <w:r>
        <w:rPr>
          <w:rFonts w:ascii="Times New Roman"/>
          <w:i/>
          <w:sz w:val="20"/>
        </w:rPr>
        <w:t>of</w:t>
      </w:r>
      <w:r>
        <w:rPr>
          <w:rFonts w:ascii="Times New Roman"/>
          <w:i/>
          <w:spacing w:val="-12"/>
          <w:sz w:val="20"/>
        </w:rPr>
        <w:t xml:space="preserve"> </w:t>
      </w:r>
      <w:r>
        <w:rPr>
          <w:rFonts w:ascii="Times New Roman"/>
          <w:i/>
          <w:sz w:val="20"/>
        </w:rPr>
        <w:t>Essex,</w:t>
      </w:r>
      <w:r>
        <w:rPr>
          <w:rFonts w:ascii="Times New Roman"/>
          <w:i/>
          <w:spacing w:val="-12"/>
          <w:sz w:val="20"/>
        </w:rPr>
        <w:t xml:space="preserve"> </w:t>
      </w:r>
      <w:r>
        <w:rPr>
          <w:rFonts w:ascii="Times New Roman"/>
          <w:i/>
          <w:sz w:val="20"/>
        </w:rPr>
        <w:t>Colchester,</w:t>
      </w:r>
      <w:r>
        <w:rPr>
          <w:rFonts w:ascii="Times New Roman"/>
          <w:i/>
          <w:spacing w:val="-12"/>
          <w:sz w:val="20"/>
        </w:rPr>
        <w:t xml:space="preserve"> </w:t>
      </w:r>
      <w:r>
        <w:rPr>
          <w:rFonts w:ascii="Times New Roman"/>
          <w:i/>
          <w:sz w:val="20"/>
        </w:rPr>
        <w:t>CO4</w:t>
      </w:r>
      <w:r>
        <w:rPr>
          <w:rFonts w:ascii="Times New Roman"/>
          <w:i/>
          <w:spacing w:val="-12"/>
          <w:sz w:val="20"/>
        </w:rPr>
        <w:t xml:space="preserve"> </w:t>
      </w:r>
      <w:r>
        <w:rPr>
          <w:rFonts w:ascii="Times New Roman"/>
          <w:i/>
          <w:sz w:val="20"/>
        </w:rPr>
        <w:t>3SQ,</w:t>
      </w:r>
      <w:r>
        <w:rPr>
          <w:rFonts w:ascii="Times New Roman"/>
          <w:i/>
          <w:spacing w:val="-12"/>
          <w:sz w:val="20"/>
        </w:rPr>
        <w:t xml:space="preserve"> </w:t>
      </w:r>
      <w:r>
        <w:rPr>
          <w:rFonts w:ascii="Times New Roman"/>
          <w:i/>
          <w:spacing w:val="-5"/>
          <w:sz w:val="20"/>
        </w:rPr>
        <w:t>UK</w:t>
      </w:r>
    </w:p>
    <w:p w14:paraId="50F6DCC7" w14:textId="77777777" w:rsidR="00470D98" w:rsidRDefault="001E0CFE">
      <w:pPr>
        <w:spacing w:line="239" w:lineRule="exact"/>
        <w:ind w:left="248" w:right="163"/>
        <w:jc w:val="center"/>
        <w:rPr>
          <w:rFonts w:ascii="Times New Roman"/>
          <w:i/>
          <w:sz w:val="20"/>
        </w:rPr>
      </w:pPr>
      <w:r>
        <w:rPr>
          <w:rFonts w:ascii="Times New Roman"/>
          <w:i/>
          <w:position w:val="7"/>
          <w:sz w:val="14"/>
        </w:rPr>
        <w:t>b</w:t>
      </w:r>
      <w:r>
        <w:rPr>
          <w:rFonts w:ascii="Times New Roman"/>
          <w:i/>
          <w:sz w:val="20"/>
        </w:rPr>
        <w:t>School</w:t>
      </w:r>
      <w:r>
        <w:rPr>
          <w:rFonts w:ascii="Times New Roman"/>
          <w:i/>
          <w:spacing w:val="-11"/>
          <w:sz w:val="20"/>
        </w:rPr>
        <w:t xml:space="preserve"> </w:t>
      </w:r>
      <w:r>
        <w:rPr>
          <w:rFonts w:ascii="Times New Roman"/>
          <w:i/>
          <w:sz w:val="20"/>
        </w:rPr>
        <w:t>of</w:t>
      </w:r>
      <w:r>
        <w:rPr>
          <w:rFonts w:ascii="Times New Roman"/>
          <w:i/>
          <w:spacing w:val="-10"/>
          <w:sz w:val="20"/>
        </w:rPr>
        <w:t xml:space="preserve"> </w:t>
      </w:r>
      <w:r>
        <w:rPr>
          <w:rFonts w:ascii="Times New Roman"/>
          <w:i/>
          <w:sz w:val="20"/>
        </w:rPr>
        <w:t>Psychology,University</w:t>
      </w:r>
      <w:r>
        <w:rPr>
          <w:rFonts w:ascii="Times New Roman"/>
          <w:i/>
          <w:spacing w:val="-11"/>
          <w:sz w:val="20"/>
        </w:rPr>
        <w:t xml:space="preserve"> </w:t>
      </w:r>
      <w:r>
        <w:rPr>
          <w:rFonts w:ascii="Times New Roman"/>
          <w:i/>
          <w:sz w:val="20"/>
        </w:rPr>
        <w:t>of</w:t>
      </w:r>
      <w:r>
        <w:rPr>
          <w:rFonts w:ascii="Times New Roman"/>
          <w:i/>
          <w:spacing w:val="-10"/>
          <w:sz w:val="20"/>
        </w:rPr>
        <w:t xml:space="preserve"> </w:t>
      </w:r>
      <w:r>
        <w:rPr>
          <w:rFonts w:ascii="Times New Roman"/>
          <w:i/>
          <w:sz w:val="20"/>
        </w:rPr>
        <w:t>Aberdeen,</w:t>
      </w:r>
      <w:r>
        <w:rPr>
          <w:rFonts w:ascii="Times New Roman"/>
          <w:i/>
          <w:spacing w:val="-11"/>
          <w:sz w:val="20"/>
        </w:rPr>
        <w:t xml:space="preserve"> </w:t>
      </w:r>
      <w:r>
        <w:rPr>
          <w:rFonts w:ascii="Times New Roman"/>
          <w:i/>
          <w:sz w:val="20"/>
        </w:rPr>
        <w:t>Aberdeen,</w:t>
      </w:r>
      <w:r>
        <w:rPr>
          <w:rFonts w:ascii="Times New Roman"/>
          <w:i/>
          <w:spacing w:val="-10"/>
          <w:sz w:val="20"/>
        </w:rPr>
        <w:t xml:space="preserve"> </w:t>
      </w:r>
      <w:r>
        <w:rPr>
          <w:rFonts w:ascii="Times New Roman"/>
          <w:i/>
          <w:sz w:val="20"/>
        </w:rPr>
        <w:t>AB24</w:t>
      </w:r>
      <w:r>
        <w:rPr>
          <w:rFonts w:ascii="Times New Roman"/>
          <w:i/>
          <w:spacing w:val="-11"/>
          <w:sz w:val="20"/>
        </w:rPr>
        <w:t xml:space="preserve"> </w:t>
      </w:r>
      <w:r>
        <w:rPr>
          <w:rFonts w:ascii="Times New Roman"/>
          <w:i/>
          <w:sz w:val="20"/>
        </w:rPr>
        <w:t>3FX,</w:t>
      </w:r>
      <w:r>
        <w:rPr>
          <w:rFonts w:ascii="Times New Roman"/>
          <w:i/>
          <w:spacing w:val="-10"/>
          <w:sz w:val="20"/>
        </w:rPr>
        <w:t xml:space="preserve"> </w:t>
      </w:r>
      <w:r>
        <w:rPr>
          <w:rFonts w:ascii="Times New Roman"/>
          <w:i/>
          <w:spacing w:val="-5"/>
          <w:sz w:val="20"/>
        </w:rPr>
        <w:t>UK</w:t>
      </w:r>
    </w:p>
    <w:p w14:paraId="29809510" w14:textId="77777777" w:rsidR="00470D98" w:rsidRDefault="001E0CFE">
      <w:pPr>
        <w:spacing w:line="242" w:lineRule="exact"/>
        <w:ind w:left="248" w:right="163"/>
        <w:jc w:val="center"/>
        <w:rPr>
          <w:rFonts w:ascii="Times New Roman"/>
          <w:i/>
          <w:sz w:val="20"/>
        </w:rPr>
      </w:pPr>
      <w:r>
        <w:rPr>
          <w:rFonts w:ascii="Times New Roman"/>
          <w:i/>
          <w:position w:val="7"/>
          <w:sz w:val="14"/>
        </w:rPr>
        <w:t>c</w:t>
      </w:r>
      <w:r>
        <w:rPr>
          <w:rFonts w:ascii="Times New Roman"/>
          <w:i/>
          <w:sz w:val="20"/>
        </w:rPr>
        <w:t>School</w:t>
      </w:r>
      <w:r>
        <w:rPr>
          <w:rFonts w:ascii="Times New Roman"/>
          <w:i/>
          <w:spacing w:val="-13"/>
          <w:sz w:val="20"/>
        </w:rPr>
        <w:t xml:space="preserve"> </w:t>
      </w:r>
      <w:r>
        <w:rPr>
          <w:rFonts w:ascii="Times New Roman"/>
          <w:i/>
          <w:sz w:val="20"/>
        </w:rPr>
        <w:t>of</w:t>
      </w:r>
      <w:r>
        <w:rPr>
          <w:rFonts w:ascii="Times New Roman"/>
          <w:i/>
          <w:spacing w:val="-12"/>
          <w:sz w:val="20"/>
        </w:rPr>
        <w:t xml:space="preserve"> </w:t>
      </w:r>
      <w:r>
        <w:rPr>
          <w:rFonts w:ascii="Times New Roman"/>
          <w:i/>
          <w:sz w:val="20"/>
        </w:rPr>
        <w:t>Psychology</w:t>
      </w:r>
      <w:r>
        <w:rPr>
          <w:rFonts w:ascii="Times New Roman"/>
          <w:i/>
          <w:spacing w:val="-12"/>
          <w:sz w:val="20"/>
        </w:rPr>
        <w:t xml:space="preserve"> </w:t>
      </w:r>
      <w:r>
        <w:rPr>
          <w:rFonts w:ascii="Times New Roman"/>
          <w:i/>
          <w:sz w:val="20"/>
        </w:rPr>
        <w:t>and</w:t>
      </w:r>
      <w:r>
        <w:rPr>
          <w:rFonts w:ascii="Times New Roman"/>
          <w:i/>
          <w:spacing w:val="-12"/>
          <w:sz w:val="20"/>
        </w:rPr>
        <w:t xml:space="preserve"> </w:t>
      </w:r>
      <w:r>
        <w:rPr>
          <w:rFonts w:ascii="Times New Roman"/>
          <w:i/>
          <w:sz w:val="20"/>
        </w:rPr>
        <w:t>Vision</w:t>
      </w:r>
      <w:r>
        <w:rPr>
          <w:rFonts w:ascii="Times New Roman"/>
          <w:i/>
          <w:spacing w:val="-13"/>
          <w:sz w:val="20"/>
        </w:rPr>
        <w:t xml:space="preserve"> </w:t>
      </w:r>
      <w:r>
        <w:rPr>
          <w:rFonts w:ascii="Times New Roman"/>
          <w:i/>
          <w:sz w:val="20"/>
        </w:rPr>
        <w:t>Sciences,University</w:t>
      </w:r>
      <w:r>
        <w:rPr>
          <w:rFonts w:ascii="Times New Roman"/>
          <w:i/>
          <w:spacing w:val="-12"/>
          <w:sz w:val="20"/>
        </w:rPr>
        <w:t xml:space="preserve"> </w:t>
      </w:r>
      <w:r>
        <w:rPr>
          <w:rFonts w:ascii="Times New Roman"/>
          <w:i/>
          <w:sz w:val="20"/>
        </w:rPr>
        <w:t>of</w:t>
      </w:r>
      <w:r>
        <w:rPr>
          <w:rFonts w:ascii="Times New Roman"/>
          <w:i/>
          <w:spacing w:val="-12"/>
          <w:sz w:val="20"/>
        </w:rPr>
        <w:t xml:space="preserve"> </w:t>
      </w:r>
      <w:r>
        <w:rPr>
          <w:rFonts w:ascii="Times New Roman"/>
          <w:i/>
          <w:sz w:val="20"/>
        </w:rPr>
        <w:t>Leicester,</w:t>
      </w:r>
      <w:r>
        <w:rPr>
          <w:rFonts w:ascii="Times New Roman"/>
          <w:i/>
          <w:spacing w:val="-12"/>
          <w:sz w:val="20"/>
        </w:rPr>
        <w:t xml:space="preserve"> </w:t>
      </w:r>
      <w:r>
        <w:rPr>
          <w:rFonts w:ascii="Times New Roman"/>
          <w:i/>
          <w:sz w:val="20"/>
        </w:rPr>
        <w:t>Leicester,</w:t>
      </w:r>
      <w:r>
        <w:rPr>
          <w:rFonts w:ascii="Times New Roman"/>
          <w:i/>
          <w:spacing w:val="-13"/>
          <w:sz w:val="20"/>
        </w:rPr>
        <w:t xml:space="preserve"> </w:t>
      </w:r>
      <w:r>
        <w:rPr>
          <w:rFonts w:ascii="Times New Roman"/>
          <w:i/>
          <w:sz w:val="20"/>
        </w:rPr>
        <w:t>LE1</w:t>
      </w:r>
      <w:r>
        <w:rPr>
          <w:rFonts w:ascii="Times New Roman"/>
          <w:i/>
          <w:spacing w:val="-12"/>
          <w:sz w:val="20"/>
        </w:rPr>
        <w:t xml:space="preserve"> </w:t>
      </w:r>
      <w:r>
        <w:rPr>
          <w:rFonts w:ascii="Times New Roman"/>
          <w:i/>
          <w:sz w:val="20"/>
        </w:rPr>
        <w:t>7RH,</w:t>
      </w:r>
      <w:r>
        <w:rPr>
          <w:rFonts w:ascii="Times New Roman"/>
          <w:i/>
          <w:spacing w:val="-12"/>
          <w:sz w:val="20"/>
        </w:rPr>
        <w:t xml:space="preserve"> </w:t>
      </w:r>
      <w:r>
        <w:rPr>
          <w:rFonts w:ascii="Times New Roman"/>
          <w:i/>
          <w:spacing w:val="-5"/>
          <w:sz w:val="20"/>
        </w:rPr>
        <w:t>UK</w:t>
      </w:r>
    </w:p>
    <w:p w14:paraId="44E34753" w14:textId="77777777" w:rsidR="00470D98" w:rsidRDefault="00470D98">
      <w:pPr>
        <w:pStyle w:val="BodyText"/>
        <w:spacing w:before="0"/>
        <w:ind w:left="0"/>
        <w:rPr>
          <w:rFonts w:ascii="Times New Roman"/>
          <w:i/>
          <w:sz w:val="20"/>
        </w:rPr>
      </w:pPr>
    </w:p>
    <w:p w14:paraId="5E34240D" w14:textId="77777777" w:rsidR="00470D98" w:rsidRDefault="00470D98">
      <w:pPr>
        <w:pStyle w:val="BodyText"/>
        <w:spacing w:before="0"/>
        <w:ind w:left="0"/>
        <w:rPr>
          <w:rFonts w:ascii="Times New Roman"/>
          <w:i/>
          <w:sz w:val="20"/>
        </w:rPr>
      </w:pPr>
    </w:p>
    <w:p w14:paraId="542EA4B3" w14:textId="77777777" w:rsidR="00087420" w:rsidRDefault="00133F83">
      <w:pPr>
        <w:pStyle w:val="BodyText"/>
        <w:spacing w:before="5"/>
        <w:ind w:left="0"/>
        <w:rPr>
          <w:del w:id="3" w:author="Hughes, Anna E" w:date="2023-08-09T15:29:00Z"/>
          <w:rFonts w:ascii="Times New Roman"/>
          <w:i/>
          <w:sz w:val="20"/>
        </w:rPr>
      </w:pPr>
      <w:del w:id="4" w:author="Hughes, Anna E" w:date="2023-08-09T15:29:00Z">
        <w:r>
          <w:rPr>
            <w:noProof/>
            <w:lang w:val="en-GB" w:eastAsia="en-GB"/>
          </w:rPr>
          <mc:AlternateContent>
            <mc:Choice Requires="wps">
              <w:drawing>
                <wp:anchor distT="0" distB="0" distL="0" distR="0" simplePos="0" relativeHeight="487636480" behindDoc="1" locked="0" layoutInCell="1" allowOverlap="1" wp14:anchorId="1C713C13" wp14:editId="3F1A5E99">
                  <wp:simplePos x="0" y="0"/>
                  <wp:positionH relativeFrom="page">
                    <wp:posOffset>1407795</wp:posOffset>
                  </wp:positionH>
                  <wp:positionV relativeFrom="paragraph">
                    <wp:posOffset>165100</wp:posOffset>
                  </wp:positionV>
                  <wp:extent cx="4934585" cy="1270"/>
                  <wp:effectExtent l="0" t="0" r="0" b="0"/>
                  <wp:wrapTopAndBottom/>
                  <wp:docPr id="544" name="docshape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4934585" cy="1270"/>
                          </a:xfrm>
                          <a:custGeom>
                            <a:avLst/>
                            <a:gdLst>
                              <a:gd name="T0" fmla="+- 0 2217 2217"/>
                              <a:gd name="T1" fmla="*/ T0 w 7771"/>
                              <a:gd name="T2" fmla="+- 0 9988 2217"/>
                              <a:gd name="T3" fmla="*/ T2 w 777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7771">
                                <a:moveTo>
                                  <a:pt x="0" y="0"/>
                                </a:moveTo>
                                <a:lnTo>
                                  <a:pt x="7771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w14:anchorId="004DC9E7" id="docshape1" o:spid="_x0000_s1026" style="position:absolute;margin-left:110.85pt;margin-top:13pt;width:388.55pt;height:.1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77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" path="m,l7771,e" filled="f" strokeweight=".14042mm">
                  <v:path arrowok="t" o:connecttype="custom" o:connectlocs="0,0;4934585,0" o:connectangles="0,0"/>
                  <w10:wrap type="topAndBottom" anchorx="page"/>
                </v:shape>
              </w:pict>
            </mc:Fallback>
          </mc:AlternateContent>
        </w:r>
      </w:del>
    </w:p>
    <w:p w14:paraId="1157EBF4" w14:textId="77777777" w:rsidR="00470D98" w:rsidRDefault="001E0CFE">
      <w:pPr>
        <w:pStyle w:val="BodyText"/>
        <w:spacing w:before="5"/>
        <w:ind w:left="0"/>
        <w:rPr>
          <w:ins w:id="5" w:author="Hughes, Anna E" w:date="2023-08-09T15:29:00Z"/>
          <w:rFonts w:ascii="Times New Roman"/>
          <w:i/>
          <w:sz w:val="20"/>
        </w:rPr>
      </w:pPr>
      <w:ins w:id="6" w:author="Hughes, Anna E" w:date="2023-08-09T15:29:00Z">
        <w:r>
          <w:rPr>
            <w:noProof/>
            <w:lang w:val="en-GB" w:eastAsia="en-GB"/>
          </w:rPr>
          <mc:AlternateContent>
            <mc:Choice Requires="wps">
              <w:drawing>
                <wp:anchor distT="0" distB="0" distL="0" distR="0" simplePos="0" relativeHeight="487587840" behindDoc="1" locked="0" layoutInCell="1" allowOverlap="1">
                  <wp:simplePos x="0" y="0"/>
                  <wp:positionH relativeFrom="page">
                    <wp:posOffset>1407845</wp:posOffset>
                  </wp:positionH>
                  <wp:positionV relativeFrom="paragraph">
                    <wp:posOffset>164860</wp:posOffset>
                  </wp:positionV>
                  <wp:extent cx="4934585" cy="1270"/>
                  <wp:effectExtent l="0" t="0" r="0" b="0"/>
                  <wp:wrapTopAndBottom/>
                  <wp:docPr id="1" name="Graphic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>
                          <a:xfrm>
                            <a:off x="0" y="0"/>
                            <a:ext cx="49345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34585">
                                <a:moveTo>
                                  <a:pt x="0" y="0"/>
                                </a:moveTo>
                                <a:lnTo>
                                  <a:pt x="4934496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0B159D9D" id="Graphic 1" o:spid="_x0000_s1026" style="position:absolute;margin-left:110.85pt;margin-top:13pt;width:388.55pt;height:.1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9345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" path="m,l4934496,e" filled="f" strokeweight=".14039mm">
                  <v:path arrowok="t"/>
                  <w10:wrap type="topAndBottom" anchorx="page"/>
                </v:shape>
              </w:pict>
            </mc:Fallback>
          </mc:AlternateContent>
        </w:r>
      </w:ins>
    </w:p>
    <w:p w14:paraId="7503B253" w14:textId="77777777" w:rsidR="00470D98" w:rsidRDefault="00470D98">
      <w:pPr>
        <w:pStyle w:val="BodyText"/>
        <w:spacing w:before="5"/>
        <w:ind w:left="0"/>
        <w:rPr>
          <w:rFonts w:ascii="Times New Roman"/>
          <w:i/>
          <w:sz w:val="6"/>
        </w:rPr>
      </w:pPr>
    </w:p>
    <w:p w14:paraId="29DD0D52" w14:textId="77777777" w:rsidR="00470D98" w:rsidRDefault="001E0CFE">
      <w:pPr>
        <w:pStyle w:val="Heading1"/>
        <w:ind w:left="617"/>
      </w:pPr>
      <w:r>
        <w:rPr>
          <w:spacing w:val="-2"/>
        </w:rPr>
        <w:t>Abstract</w:t>
      </w:r>
    </w:p>
    <w:p w14:paraId="2054BD4F" w14:textId="77777777" w:rsidR="00470D98" w:rsidRDefault="001E0CFE">
      <w:pPr>
        <w:pStyle w:val="BodyText"/>
        <w:spacing w:before="117"/>
        <w:ind w:left="617"/>
        <w:jc w:val="both"/>
      </w:pPr>
      <w:r>
        <w:rPr>
          <w:spacing w:val="-6"/>
        </w:rPr>
        <w:t>Performance</w:t>
      </w:r>
      <w:r>
        <w:rPr>
          <w:spacing w:val="-1"/>
        </w:rPr>
        <w:t xml:space="preserve"> </w:t>
      </w:r>
      <w:r>
        <w:rPr>
          <w:spacing w:val="-6"/>
        </w:rPr>
        <w:t>in</w:t>
      </w:r>
      <w:r>
        <w:rPr>
          <w:spacing w:val="-1"/>
        </w:rPr>
        <w:t xml:space="preserve"> </w:t>
      </w:r>
      <w:r>
        <w:rPr>
          <w:spacing w:val="-6"/>
        </w:rPr>
        <w:t>visual</w:t>
      </w:r>
      <w:r>
        <w:rPr>
          <w:spacing w:val="-1"/>
        </w:rPr>
        <w:t xml:space="preserve"> </w:t>
      </w:r>
      <w:r>
        <w:rPr>
          <w:spacing w:val="-6"/>
        </w:rPr>
        <w:t>search</w:t>
      </w:r>
      <w:r>
        <w:t xml:space="preserve"> </w:t>
      </w:r>
      <w:r>
        <w:rPr>
          <w:spacing w:val="-6"/>
        </w:rPr>
        <w:t>tasks</w:t>
      </w:r>
      <w:r>
        <w:rPr>
          <w:spacing w:val="-1"/>
        </w:rPr>
        <w:t xml:space="preserve"> </w:t>
      </w:r>
      <w:r>
        <w:rPr>
          <w:spacing w:val="-6"/>
        </w:rPr>
        <w:t>is</w:t>
      </w:r>
      <w:r>
        <w:rPr>
          <w:spacing w:val="-1"/>
        </w:rPr>
        <w:t xml:space="preserve"> </w:t>
      </w:r>
      <w:r>
        <w:rPr>
          <w:spacing w:val="-6"/>
        </w:rPr>
        <w:t>frequently</w:t>
      </w:r>
      <w:r>
        <w:t xml:space="preserve"> </w:t>
      </w:r>
      <w:r>
        <w:rPr>
          <w:spacing w:val="-6"/>
        </w:rPr>
        <w:t>summarised</w:t>
      </w:r>
      <w:r>
        <w:rPr>
          <w:spacing w:val="-1"/>
        </w:rPr>
        <w:t xml:space="preserve"> </w:t>
      </w:r>
      <w:r>
        <w:rPr>
          <w:spacing w:val="-6"/>
        </w:rPr>
        <w:t>by</w:t>
      </w:r>
      <w:r>
        <w:rPr>
          <w:spacing w:val="-1"/>
        </w:rPr>
        <w:t xml:space="preserve"> </w:t>
      </w:r>
      <w:r>
        <w:rPr>
          <w:spacing w:val="-6"/>
        </w:rPr>
        <w:t>“search</w:t>
      </w:r>
      <w:r>
        <w:rPr>
          <w:spacing w:val="-1"/>
        </w:rPr>
        <w:t xml:space="preserve"> </w:t>
      </w:r>
      <w:r>
        <w:rPr>
          <w:spacing w:val="-6"/>
        </w:rPr>
        <w:t>slopes”</w:t>
      </w:r>
    </w:p>
    <w:p w14:paraId="6DEF5437" w14:textId="77777777" w:rsidR="00470D98" w:rsidRDefault="001E0CFE">
      <w:pPr>
        <w:pStyle w:val="BodyText"/>
        <w:spacing w:before="8" w:line="247" w:lineRule="auto"/>
        <w:ind w:left="617" w:right="530"/>
        <w:jc w:val="both"/>
      </w:pPr>
      <w:r>
        <w:rPr>
          <w:spacing w:val="-6"/>
        </w:rPr>
        <w:t>- the additional cost in reaction time for each additional distractor.</w:t>
      </w:r>
      <w:r>
        <w:rPr>
          <w:spacing w:val="19"/>
        </w:rPr>
        <w:t xml:space="preserve"> </w:t>
      </w:r>
      <w:r>
        <w:rPr>
          <w:spacing w:val="-6"/>
        </w:rPr>
        <w:t xml:space="preserve">While search </w:t>
      </w:r>
      <w:r>
        <w:rPr>
          <w:w w:val="90"/>
        </w:rPr>
        <w:t xml:space="preserve">tasks with a shallow search slopes are termed efficient (pop-out, parallel, feature), </w:t>
      </w:r>
      <w:r>
        <w:rPr>
          <w:spacing w:val="-6"/>
        </w:rPr>
        <w:t>there</w:t>
      </w:r>
      <w:r>
        <w:rPr>
          <w:spacing w:val="-8"/>
        </w:rPr>
        <w:t xml:space="preserve"> </w:t>
      </w:r>
      <w:r>
        <w:rPr>
          <w:spacing w:val="-6"/>
        </w:rPr>
        <w:t>is</w:t>
      </w:r>
      <w:r>
        <w:rPr>
          <w:spacing w:val="-7"/>
        </w:rPr>
        <w:t xml:space="preserve"> </w:t>
      </w:r>
      <w:r>
        <w:rPr>
          <w:spacing w:val="-6"/>
        </w:rPr>
        <w:t>no</w:t>
      </w:r>
      <w:r>
        <w:rPr>
          <w:spacing w:val="-7"/>
        </w:rPr>
        <w:t xml:space="preserve"> </w:t>
      </w:r>
      <w:r>
        <w:rPr>
          <w:spacing w:val="-6"/>
        </w:rPr>
        <w:t>clear</w:t>
      </w:r>
      <w:r>
        <w:rPr>
          <w:spacing w:val="-7"/>
        </w:rPr>
        <w:t xml:space="preserve"> </w:t>
      </w:r>
      <w:r>
        <w:rPr>
          <w:spacing w:val="-6"/>
        </w:rPr>
        <w:t>dichotomy</w:t>
      </w:r>
      <w:r>
        <w:rPr>
          <w:spacing w:val="-8"/>
        </w:rPr>
        <w:t xml:space="preserve"> </w:t>
      </w:r>
      <w:r>
        <w:rPr>
          <w:spacing w:val="-6"/>
        </w:rPr>
        <w:t>between</w:t>
      </w:r>
      <w:r>
        <w:rPr>
          <w:spacing w:val="-7"/>
        </w:rPr>
        <w:t xml:space="preserve"> </w:t>
      </w:r>
      <w:r>
        <w:rPr>
          <w:spacing w:val="-6"/>
        </w:rPr>
        <w:t>efficient</w:t>
      </w:r>
      <w:r>
        <w:rPr>
          <w:spacing w:val="-7"/>
        </w:rPr>
        <w:t xml:space="preserve"> </w:t>
      </w:r>
      <w:r>
        <w:rPr>
          <w:spacing w:val="-6"/>
        </w:rPr>
        <w:t>and</w:t>
      </w:r>
      <w:r>
        <w:rPr>
          <w:spacing w:val="-7"/>
        </w:rPr>
        <w:t xml:space="preserve"> </w:t>
      </w:r>
      <w:r>
        <w:rPr>
          <w:spacing w:val="-6"/>
        </w:rPr>
        <w:t>inefficient</w:t>
      </w:r>
      <w:r>
        <w:rPr>
          <w:spacing w:val="-7"/>
        </w:rPr>
        <w:t xml:space="preserve"> </w:t>
      </w:r>
      <w:r>
        <w:rPr>
          <w:spacing w:val="-6"/>
        </w:rPr>
        <w:t>(serial,</w:t>
      </w:r>
      <w:r>
        <w:rPr>
          <w:spacing w:val="-8"/>
        </w:rPr>
        <w:t xml:space="preserve"> </w:t>
      </w:r>
      <w:r>
        <w:rPr>
          <w:spacing w:val="-6"/>
        </w:rPr>
        <w:t>conjunction) search.</w:t>
      </w:r>
      <w:r>
        <w:rPr>
          <w:spacing w:val="11"/>
        </w:rPr>
        <w:t xml:space="preserve"> </w:t>
      </w:r>
      <w:r>
        <w:rPr>
          <w:spacing w:val="-6"/>
        </w:rPr>
        <w:t>Indeed, a range of search slopes are observed in empirical data.</w:t>
      </w:r>
      <w:r>
        <w:rPr>
          <w:spacing w:val="11"/>
        </w:rPr>
        <w:t xml:space="preserve"> </w:t>
      </w:r>
      <w:r>
        <w:rPr>
          <w:spacing w:val="-6"/>
        </w:rPr>
        <w:t xml:space="preserve">The Tar- </w:t>
      </w:r>
      <w:r>
        <w:t>get</w:t>
      </w:r>
      <w:r>
        <w:rPr>
          <w:spacing w:val="-11"/>
        </w:rPr>
        <w:t xml:space="preserve"> </w:t>
      </w:r>
      <w:r>
        <w:t>Contrast</w:t>
      </w:r>
      <w:r>
        <w:rPr>
          <w:spacing w:val="-11"/>
        </w:rPr>
        <w:t xml:space="preserve"> </w:t>
      </w:r>
      <w:r>
        <w:t>Signal</w:t>
      </w:r>
      <w:r>
        <w:rPr>
          <w:spacing w:val="-11"/>
        </w:rPr>
        <w:t xml:space="preserve"> </w:t>
      </w:r>
      <w:r>
        <w:t>(TCS)</w:t>
      </w:r>
      <w:r>
        <w:rPr>
          <w:spacing w:val="-11"/>
        </w:rPr>
        <w:t xml:space="preserve"> </w:t>
      </w:r>
      <w:r>
        <w:t>Theory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rare</w:t>
      </w:r>
      <w:r>
        <w:rPr>
          <w:spacing w:val="-11"/>
        </w:rPr>
        <w:t xml:space="preserve"> </w:t>
      </w:r>
      <w:r>
        <w:t>example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quantitative</w:t>
      </w:r>
      <w:r>
        <w:rPr>
          <w:spacing w:val="-11"/>
        </w:rPr>
        <w:t xml:space="preserve"> </w:t>
      </w:r>
      <w:r>
        <w:t>model</w:t>
      </w:r>
      <w:r>
        <w:rPr>
          <w:spacing w:val="-11"/>
        </w:rPr>
        <w:t xml:space="preserve"> </w:t>
      </w:r>
      <w:r>
        <w:t>that attempts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predict</w:t>
      </w:r>
      <w:r>
        <w:rPr>
          <w:spacing w:val="-7"/>
        </w:rPr>
        <w:t xml:space="preserve"> </w:t>
      </w:r>
      <w:r>
        <w:t>search</w:t>
      </w:r>
      <w:r>
        <w:rPr>
          <w:spacing w:val="-7"/>
        </w:rPr>
        <w:t xml:space="preserve"> </w:t>
      </w:r>
      <w:r>
        <w:t>slopes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efficient</w:t>
      </w:r>
      <w:r>
        <w:rPr>
          <w:spacing w:val="-7"/>
        </w:rPr>
        <w:t xml:space="preserve"> </w:t>
      </w:r>
      <w:r>
        <w:t>visual</w:t>
      </w:r>
      <w:r>
        <w:rPr>
          <w:spacing w:val="-7"/>
        </w:rPr>
        <w:t xml:space="preserve"> </w:t>
      </w:r>
      <w:r>
        <w:t>search.</w:t>
      </w:r>
      <w:r>
        <w:rPr>
          <w:spacing w:val="36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study</w:t>
      </w:r>
      <w:r>
        <w:rPr>
          <w:spacing w:val="-7"/>
        </w:rPr>
        <w:t xml:space="preserve"> </w:t>
      </w:r>
      <w:r>
        <w:t xml:space="preserve">using </w:t>
      </w:r>
      <w:r>
        <w:rPr>
          <w:spacing w:val="-2"/>
        </w:rPr>
        <w:t>the</w:t>
      </w:r>
      <w:r>
        <w:rPr>
          <w:spacing w:val="-12"/>
        </w:rPr>
        <w:t xml:space="preserve"> </w:t>
      </w:r>
      <w:r>
        <w:rPr>
          <w:spacing w:val="-2"/>
        </w:rPr>
        <w:t>TCS</w:t>
      </w:r>
      <w:r>
        <w:rPr>
          <w:spacing w:val="-11"/>
        </w:rPr>
        <w:t xml:space="preserve"> </w:t>
      </w:r>
      <w:r>
        <w:rPr>
          <w:spacing w:val="-2"/>
        </w:rPr>
        <w:t>framework</w:t>
      </w:r>
      <w:r>
        <w:rPr>
          <w:spacing w:val="-11"/>
        </w:rPr>
        <w:t xml:space="preserve"> </w:t>
      </w:r>
      <w:r>
        <w:rPr>
          <w:spacing w:val="-2"/>
        </w:rPr>
        <w:t>has</w:t>
      </w:r>
      <w:r>
        <w:rPr>
          <w:spacing w:val="-11"/>
        </w:rPr>
        <w:t xml:space="preserve"> </w:t>
      </w:r>
      <w:r>
        <w:rPr>
          <w:spacing w:val="-2"/>
        </w:rPr>
        <w:t>shown</w:t>
      </w:r>
      <w:r>
        <w:rPr>
          <w:spacing w:val="-12"/>
        </w:rPr>
        <w:t xml:space="preserve"> </w:t>
      </w:r>
      <w:r>
        <w:rPr>
          <w:spacing w:val="-2"/>
        </w:rPr>
        <w:t>that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>search</w:t>
      </w:r>
      <w:r>
        <w:rPr>
          <w:spacing w:val="-11"/>
        </w:rPr>
        <w:t xml:space="preserve"> </w:t>
      </w:r>
      <w:r>
        <w:rPr>
          <w:spacing w:val="-2"/>
        </w:rPr>
        <w:t>slope</w:t>
      </w:r>
      <w:r>
        <w:rPr>
          <w:spacing w:val="-11"/>
        </w:rPr>
        <w:t xml:space="preserve"> </w:t>
      </w:r>
      <w:r>
        <w:rPr>
          <w:spacing w:val="-2"/>
        </w:rPr>
        <w:t>in</w:t>
      </w:r>
      <w:r>
        <w:rPr>
          <w:spacing w:val="-12"/>
        </w:rPr>
        <w:t xml:space="preserve"> </w:t>
      </w:r>
      <w:r>
        <w:rPr>
          <w:spacing w:val="-2"/>
        </w:rPr>
        <w:t>a</w:t>
      </w:r>
      <w:r>
        <w:rPr>
          <w:spacing w:val="-11"/>
        </w:rPr>
        <w:t xml:space="preserve"> </w:t>
      </w:r>
      <w:r>
        <w:rPr>
          <w:spacing w:val="-2"/>
        </w:rPr>
        <w:t>double-feature</w:t>
      </w:r>
      <w:r>
        <w:rPr>
          <w:spacing w:val="-11"/>
        </w:rPr>
        <w:t xml:space="preserve"> </w:t>
      </w:r>
      <w:r>
        <w:rPr>
          <w:spacing w:val="-2"/>
        </w:rPr>
        <w:t xml:space="preserve">search </w:t>
      </w:r>
      <w:r>
        <w:rPr>
          <w:w w:val="90"/>
        </w:rPr>
        <w:t xml:space="preserve">(where the target differs in both colour and shape from the distractors) can be es- </w:t>
      </w:r>
      <w:r>
        <w:rPr>
          <w:spacing w:val="-8"/>
        </w:rPr>
        <w:t>timated</w:t>
      </w:r>
      <w:r>
        <w:rPr>
          <w:spacing w:val="-2"/>
        </w:rPr>
        <w:t xml:space="preserve"> </w:t>
      </w:r>
      <w:r>
        <w:rPr>
          <w:spacing w:val="-8"/>
        </w:rPr>
        <w:t>from</w:t>
      </w:r>
      <w:r>
        <w:rPr>
          <w:spacing w:val="-2"/>
        </w:rPr>
        <w:t xml:space="preserve"> </w:t>
      </w:r>
      <w:r>
        <w:rPr>
          <w:spacing w:val="-8"/>
        </w:rPr>
        <w:t>the</w:t>
      </w:r>
      <w:r>
        <w:rPr>
          <w:spacing w:val="-2"/>
        </w:rPr>
        <w:t xml:space="preserve"> </w:t>
      </w:r>
      <w:r>
        <w:rPr>
          <w:spacing w:val="-8"/>
        </w:rPr>
        <w:t>slopes</w:t>
      </w:r>
      <w:r>
        <w:rPr>
          <w:spacing w:val="-2"/>
        </w:rPr>
        <w:t xml:space="preserve"> </w:t>
      </w:r>
      <w:r>
        <w:rPr>
          <w:spacing w:val="-8"/>
        </w:rPr>
        <w:t>of</w:t>
      </w:r>
      <w:r>
        <w:rPr>
          <w:spacing w:val="-2"/>
        </w:rPr>
        <w:t xml:space="preserve"> </w:t>
      </w:r>
      <w:r>
        <w:rPr>
          <w:spacing w:val="-8"/>
        </w:rPr>
        <w:t>the</w:t>
      </w:r>
      <w:r>
        <w:rPr>
          <w:spacing w:val="-2"/>
        </w:rPr>
        <w:t xml:space="preserve"> </w:t>
      </w:r>
      <w:r>
        <w:rPr>
          <w:spacing w:val="-8"/>
        </w:rPr>
        <w:t>associated</w:t>
      </w:r>
      <w:r>
        <w:rPr>
          <w:spacing w:val="-2"/>
        </w:rPr>
        <w:t xml:space="preserve"> </w:t>
      </w:r>
      <w:r>
        <w:rPr>
          <w:spacing w:val="-8"/>
        </w:rPr>
        <w:t>single-feature</w:t>
      </w:r>
      <w:r>
        <w:rPr>
          <w:spacing w:val="-2"/>
        </w:rPr>
        <w:t xml:space="preserve"> </w:t>
      </w:r>
      <w:r>
        <w:rPr>
          <w:spacing w:val="-8"/>
        </w:rPr>
        <w:t>searches.</w:t>
      </w:r>
      <w:r>
        <w:rPr>
          <w:spacing w:val="12"/>
        </w:rPr>
        <w:t xml:space="preserve"> </w:t>
      </w:r>
      <w:r>
        <w:rPr>
          <w:spacing w:val="-8"/>
        </w:rPr>
        <w:t>This</w:t>
      </w:r>
      <w:r>
        <w:rPr>
          <w:spacing w:val="-2"/>
        </w:rPr>
        <w:t xml:space="preserve"> </w:t>
      </w:r>
      <w:r>
        <w:rPr>
          <w:spacing w:val="-8"/>
        </w:rPr>
        <w:t xml:space="preserve">estimation </w:t>
      </w:r>
      <w:r>
        <w:rPr>
          <w:spacing w:val="-6"/>
        </w:rPr>
        <w:t>is done using a contrast combination model,</w:t>
      </w:r>
      <w:r>
        <w:t xml:space="preserve"> </w:t>
      </w:r>
      <w:r>
        <w:rPr>
          <w:spacing w:val="-6"/>
        </w:rPr>
        <w:t xml:space="preserve">and a collinear contrast integration </w:t>
      </w:r>
      <w:r>
        <w:rPr>
          <w:spacing w:val="-2"/>
        </w:rPr>
        <w:t>model</w:t>
      </w:r>
      <w:r>
        <w:rPr>
          <w:spacing w:val="-11"/>
        </w:rPr>
        <w:t xml:space="preserve"> </w:t>
      </w:r>
      <w:r>
        <w:rPr>
          <w:spacing w:val="-2"/>
        </w:rPr>
        <w:t>was</w:t>
      </w:r>
      <w:r>
        <w:rPr>
          <w:spacing w:val="-11"/>
        </w:rPr>
        <w:t xml:space="preserve"> </w:t>
      </w:r>
      <w:r>
        <w:rPr>
          <w:spacing w:val="-2"/>
        </w:rPr>
        <w:t>shown</w:t>
      </w:r>
      <w:r>
        <w:rPr>
          <w:spacing w:val="-11"/>
        </w:rPr>
        <w:t xml:space="preserve"> </w:t>
      </w:r>
      <w:r>
        <w:rPr>
          <w:spacing w:val="-2"/>
        </w:rPr>
        <w:t>to</w:t>
      </w:r>
      <w:r>
        <w:rPr>
          <w:spacing w:val="-11"/>
        </w:rPr>
        <w:t xml:space="preserve"> </w:t>
      </w:r>
      <w:r>
        <w:rPr>
          <w:spacing w:val="-2"/>
        </w:rPr>
        <w:t>outperform</w:t>
      </w:r>
      <w:r>
        <w:rPr>
          <w:spacing w:val="-11"/>
        </w:rPr>
        <w:t xml:space="preserve"> </w:t>
      </w:r>
      <w:r>
        <w:rPr>
          <w:spacing w:val="-2"/>
        </w:rPr>
        <w:t>other</w:t>
      </w:r>
      <w:r>
        <w:rPr>
          <w:spacing w:val="-11"/>
        </w:rPr>
        <w:t xml:space="preserve"> </w:t>
      </w:r>
      <w:r>
        <w:rPr>
          <w:spacing w:val="-2"/>
        </w:rPr>
        <w:t>options.</w:t>
      </w:r>
      <w:r>
        <w:rPr>
          <w:spacing w:val="17"/>
        </w:rPr>
        <w:t xml:space="preserve"> </w:t>
      </w:r>
      <w:r>
        <w:rPr>
          <w:spacing w:val="-2"/>
        </w:rPr>
        <w:t>In</w:t>
      </w:r>
      <w:r>
        <w:rPr>
          <w:spacing w:val="-11"/>
        </w:rPr>
        <w:t xml:space="preserve"> </w:t>
      </w:r>
      <w:r>
        <w:rPr>
          <w:spacing w:val="-2"/>
        </w:rPr>
        <w:t>our</w:t>
      </w:r>
      <w:r>
        <w:rPr>
          <w:spacing w:val="-11"/>
        </w:rPr>
        <w:t xml:space="preserve"> </w:t>
      </w:r>
      <w:r>
        <w:rPr>
          <w:spacing w:val="-2"/>
        </w:rPr>
        <w:t>work,</w:t>
      </w:r>
      <w:r>
        <w:rPr>
          <w:spacing w:val="-9"/>
        </w:rPr>
        <w:t xml:space="preserve"> </w:t>
      </w:r>
      <w:r>
        <w:rPr>
          <w:spacing w:val="-2"/>
        </w:rPr>
        <w:t>we</w:t>
      </w:r>
      <w:r>
        <w:rPr>
          <w:spacing w:val="-11"/>
        </w:rPr>
        <w:t xml:space="preserve"> </w:t>
      </w:r>
      <w:r>
        <w:rPr>
          <w:spacing w:val="-2"/>
        </w:rPr>
        <w:t>extend</w:t>
      </w:r>
      <w:r>
        <w:rPr>
          <w:spacing w:val="-11"/>
        </w:rPr>
        <w:t xml:space="preserve"> </w:t>
      </w:r>
      <w:r>
        <w:rPr>
          <w:spacing w:val="-2"/>
        </w:rPr>
        <w:t>TCS</w:t>
      </w:r>
      <w:r>
        <w:rPr>
          <w:spacing w:val="-11"/>
        </w:rPr>
        <w:t xml:space="preserve"> </w:t>
      </w:r>
      <w:r>
        <w:rPr>
          <w:spacing w:val="-2"/>
        </w:rPr>
        <w:t>to a</w:t>
      </w:r>
      <w:r>
        <w:rPr>
          <w:spacing w:val="-12"/>
        </w:rPr>
        <w:t xml:space="preserve"> </w:t>
      </w:r>
      <w:r>
        <w:rPr>
          <w:spacing w:val="-2"/>
        </w:rPr>
        <w:t>Bayesian</w:t>
      </w:r>
      <w:r>
        <w:rPr>
          <w:spacing w:val="-11"/>
        </w:rPr>
        <w:t xml:space="preserve"> </w:t>
      </w:r>
      <w:r>
        <w:rPr>
          <w:spacing w:val="-2"/>
        </w:rPr>
        <w:t>multi-level</w:t>
      </w:r>
      <w:r>
        <w:rPr>
          <w:spacing w:val="-11"/>
        </w:rPr>
        <w:t xml:space="preserve"> </w:t>
      </w:r>
      <w:r>
        <w:rPr>
          <w:spacing w:val="-2"/>
        </w:rPr>
        <w:t>framework.</w:t>
      </w:r>
      <w:r>
        <w:rPr>
          <w:spacing w:val="-11"/>
        </w:rPr>
        <w:t xml:space="preserve"> </w:t>
      </w:r>
      <w:r>
        <w:rPr>
          <w:spacing w:val="-2"/>
        </w:rPr>
        <w:t>We</w:t>
      </w:r>
      <w:r>
        <w:rPr>
          <w:spacing w:val="-12"/>
        </w:rPr>
        <w:t xml:space="preserve"> </w:t>
      </w:r>
      <w:r>
        <w:rPr>
          <w:spacing w:val="-2"/>
        </w:rPr>
        <w:t>investigate</w:t>
      </w:r>
      <w:r>
        <w:rPr>
          <w:spacing w:val="-11"/>
        </w:rPr>
        <w:t xml:space="preserve"> </w:t>
      </w:r>
      <w:r>
        <w:rPr>
          <w:spacing w:val="-2"/>
        </w:rPr>
        <w:t>modelling</w:t>
      </w:r>
      <w:r>
        <w:rPr>
          <w:spacing w:val="-11"/>
        </w:rPr>
        <w:t xml:space="preserve"> </w:t>
      </w:r>
      <w:r>
        <w:rPr>
          <w:spacing w:val="-2"/>
        </w:rPr>
        <w:t>using</w:t>
      </w:r>
      <w:r>
        <w:rPr>
          <w:spacing w:val="-11"/>
        </w:rPr>
        <w:t xml:space="preserve"> </w:t>
      </w:r>
      <w:r>
        <w:rPr>
          <w:spacing w:val="-2"/>
        </w:rPr>
        <w:t>normal</w:t>
      </w:r>
      <w:r>
        <w:rPr>
          <w:spacing w:val="-11"/>
        </w:rPr>
        <w:t xml:space="preserve"> </w:t>
      </w:r>
      <w:r>
        <w:rPr>
          <w:spacing w:val="-2"/>
        </w:rPr>
        <w:t xml:space="preserve">and </w:t>
      </w:r>
      <w:r>
        <w:rPr>
          <w:spacing w:val="-6"/>
        </w:rPr>
        <w:t>shifted-lognormal distributions,</w:t>
      </w:r>
      <w:r>
        <w:rPr>
          <w:spacing w:val="-3"/>
        </w:rPr>
        <w:t xml:space="preserve"> </w:t>
      </w:r>
      <w:r>
        <w:rPr>
          <w:spacing w:val="-6"/>
        </w:rPr>
        <w:t>and show that the latter allows for a better fit to previously published data.</w:t>
      </w:r>
      <w:r>
        <w:rPr>
          <w:spacing w:val="23"/>
        </w:rPr>
        <w:t xml:space="preserve"> </w:t>
      </w:r>
      <w:r>
        <w:rPr>
          <w:spacing w:val="-6"/>
        </w:rPr>
        <w:t xml:space="preserve">We run a new fully within-subjects experiment to at- </w:t>
      </w:r>
      <w:r>
        <w:t>tempt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replicate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key</w:t>
      </w:r>
      <w:r>
        <w:rPr>
          <w:spacing w:val="-12"/>
        </w:rPr>
        <w:t xml:space="preserve"> </w:t>
      </w:r>
      <w:r>
        <w:t>original</w:t>
      </w:r>
      <w:r>
        <w:rPr>
          <w:spacing w:val="-12"/>
        </w:rPr>
        <w:t xml:space="preserve"> </w:t>
      </w:r>
      <w:r>
        <w:t>findings,</w:t>
      </w:r>
      <w:r>
        <w:rPr>
          <w:spacing w:val="-9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show</w:t>
      </w:r>
      <w:r>
        <w:rPr>
          <w:spacing w:val="-12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overall,</w:t>
      </w:r>
      <w:r>
        <w:rPr>
          <w:spacing w:val="-9"/>
        </w:rPr>
        <w:t xml:space="preserve"> </w:t>
      </w:r>
      <w:r>
        <w:t>TCS</w:t>
      </w:r>
      <w:r>
        <w:rPr>
          <w:spacing w:val="-12"/>
        </w:rPr>
        <w:t xml:space="preserve"> </w:t>
      </w:r>
      <w:r>
        <w:t>does</w:t>
      </w:r>
      <w:r>
        <w:rPr>
          <w:spacing w:val="-12"/>
        </w:rPr>
        <w:t xml:space="preserve"> </w:t>
      </w:r>
      <w:r>
        <w:t xml:space="preserve">a </w:t>
      </w:r>
      <w:r>
        <w:rPr>
          <w:spacing w:val="-6"/>
        </w:rPr>
        <w:t>good</w:t>
      </w:r>
      <w:r>
        <w:rPr>
          <w:spacing w:val="-8"/>
        </w:rPr>
        <w:t xml:space="preserve"> </w:t>
      </w:r>
      <w:r>
        <w:rPr>
          <w:spacing w:val="-6"/>
        </w:rPr>
        <w:t>job</w:t>
      </w:r>
      <w:r>
        <w:rPr>
          <w:spacing w:val="-7"/>
        </w:rPr>
        <w:t xml:space="preserve"> </w:t>
      </w:r>
      <w:r>
        <w:rPr>
          <w:spacing w:val="-6"/>
        </w:rPr>
        <w:t>of</w:t>
      </w:r>
      <w:r>
        <w:rPr>
          <w:spacing w:val="-7"/>
        </w:rPr>
        <w:t xml:space="preserve"> </w:t>
      </w:r>
      <w:r>
        <w:rPr>
          <w:spacing w:val="-6"/>
        </w:rPr>
        <w:t>predicting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8"/>
        </w:rPr>
        <w:t xml:space="preserve"> </w:t>
      </w:r>
      <w:r>
        <w:rPr>
          <w:spacing w:val="-6"/>
        </w:rPr>
        <w:t>data.</w:t>
      </w:r>
      <w:r>
        <w:rPr>
          <w:spacing w:val="-7"/>
        </w:rPr>
        <w:t xml:space="preserve"> </w:t>
      </w:r>
      <w:r>
        <w:rPr>
          <w:spacing w:val="-6"/>
        </w:rPr>
        <w:t>However,</w:t>
      </w:r>
      <w:r>
        <w:rPr>
          <w:spacing w:val="-7"/>
        </w:rPr>
        <w:t xml:space="preserve"> </w:t>
      </w:r>
      <w:r>
        <w:rPr>
          <w:spacing w:val="-6"/>
        </w:rPr>
        <w:t>we</w:t>
      </w:r>
      <w:r>
        <w:rPr>
          <w:spacing w:val="-7"/>
        </w:rPr>
        <w:t xml:space="preserve"> </w:t>
      </w:r>
      <w:r>
        <w:rPr>
          <w:spacing w:val="-6"/>
        </w:rPr>
        <w:t>do</w:t>
      </w:r>
      <w:r>
        <w:rPr>
          <w:spacing w:val="-7"/>
        </w:rPr>
        <w:t xml:space="preserve"> </w:t>
      </w:r>
      <w:r>
        <w:rPr>
          <w:spacing w:val="-6"/>
        </w:rPr>
        <w:t>not</w:t>
      </w:r>
      <w:r>
        <w:rPr>
          <w:spacing w:val="-8"/>
        </w:rPr>
        <w:t xml:space="preserve"> </w:t>
      </w:r>
      <w:r>
        <w:rPr>
          <w:spacing w:val="-6"/>
        </w:rPr>
        <w:t>replicate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finding</w:t>
      </w:r>
      <w:r>
        <w:rPr>
          <w:spacing w:val="-7"/>
        </w:rPr>
        <w:t xml:space="preserve"> </w:t>
      </w:r>
      <w:r>
        <w:rPr>
          <w:spacing w:val="-6"/>
        </w:rPr>
        <w:t>that</w:t>
      </w:r>
      <w:r>
        <w:rPr>
          <w:spacing w:val="-7"/>
        </w:rPr>
        <w:t xml:space="preserve"> </w:t>
      </w:r>
      <w:r>
        <w:rPr>
          <w:spacing w:val="-6"/>
        </w:rPr>
        <w:t xml:space="preserve">the </w:t>
      </w:r>
      <w:r>
        <w:rPr>
          <w:w w:val="90"/>
        </w:rPr>
        <w:t xml:space="preserve">collinear combination model outperforms the other contrast combination models, </w:t>
      </w:r>
      <w:r>
        <w:rPr>
          <w:spacing w:val="-6"/>
        </w:rPr>
        <w:t>instead finding that it may be difficult to conclusively distinguish between them.</w:t>
      </w:r>
    </w:p>
    <w:p w14:paraId="117EBDFD" w14:textId="77777777" w:rsidR="00470D98" w:rsidRDefault="001E0CFE">
      <w:pPr>
        <w:pStyle w:val="BodyText"/>
        <w:spacing w:before="110"/>
        <w:ind w:left="617"/>
        <w:jc w:val="both"/>
      </w:pPr>
      <w:r>
        <w:rPr>
          <w:rFonts w:ascii="Times New Roman"/>
          <w:i/>
          <w:spacing w:val="-4"/>
        </w:rPr>
        <w:t>Keywords:</w:t>
      </w:r>
      <w:r>
        <w:rPr>
          <w:rFonts w:ascii="Times New Roman"/>
          <w:i/>
          <w:spacing w:val="44"/>
        </w:rPr>
        <w:t xml:space="preserve"> </w:t>
      </w:r>
      <w:r>
        <w:rPr>
          <w:spacing w:val="-4"/>
        </w:rPr>
        <w:t>Visual</w:t>
      </w:r>
      <w:r>
        <w:rPr>
          <w:spacing w:val="-7"/>
        </w:rPr>
        <w:t xml:space="preserve"> </w:t>
      </w:r>
      <w:r>
        <w:rPr>
          <w:spacing w:val="-4"/>
        </w:rPr>
        <w:t>search,</w:t>
      </w:r>
      <w:r>
        <w:rPr>
          <w:spacing w:val="-7"/>
        </w:rPr>
        <w:t xml:space="preserve"> </w:t>
      </w:r>
      <w:r>
        <w:rPr>
          <w:spacing w:val="-4"/>
        </w:rPr>
        <w:t>Efficient</w:t>
      </w:r>
      <w:r>
        <w:rPr>
          <w:spacing w:val="-6"/>
        </w:rPr>
        <w:t xml:space="preserve"> </w:t>
      </w:r>
      <w:r>
        <w:rPr>
          <w:spacing w:val="-4"/>
        </w:rPr>
        <w:t>search,</w:t>
      </w:r>
      <w:r>
        <w:rPr>
          <w:spacing w:val="-7"/>
        </w:rPr>
        <w:t xml:space="preserve"> </w:t>
      </w:r>
      <w:r>
        <w:rPr>
          <w:spacing w:val="-4"/>
        </w:rPr>
        <w:t>Parallel</w:t>
      </w:r>
      <w:r>
        <w:rPr>
          <w:spacing w:val="-7"/>
        </w:rPr>
        <w:t xml:space="preserve"> </w:t>
      </w:r>
      <w:r>
        <w:rPr>
          <w:spacing w:val="-4"/>
        </w:rPr>
        <w:t>processing</w:t>
      </w:r>
    </w:p>
    <w:p w14:paraId="71ABE82C" w14:textId="77777777" w:rsidR="00087420" w:rsidRDefault="00133F83">
      <w:pPr>
        <w:pStyle w:val="BodyText"/>
        <w:spacing w:before="1"/>
        <w:ind w:left="0"/>
        <w:rPr>
          <w:del w:id="7" w:author="Hughes, Anna E" w:date="2023-08-09T15:29:00Z"/>
          <w:sz w:val="15"/>
        </w:rPr>
      </w:pPr>
      <w:del w:id="8" w:author="Hughes, Anna E" w:date="2023-08-09T15:29:00Z">
        <w:r>
          <w:rPr>
            <w:noProof/>
            <w:lang w:val="en-GB" w:eastAsia="en-GB"/>
          </w:rPr>
          <mc:AlternateContent>
            <mc:Choice Requires="wps">
              <w:drawing>
                <wp:anchor distT="0" distB="0" distL="0" distR="0" simplePos="0" relativeHeight="487638528" behindDoc="1" locked="0" layoutInCell="1" allowOverlap="1" wp14:anchorId="6AF6E2F5" wp14:editId="1C6DBE54">
                  <wp:simplePos x="0" y="0"/>
                  <wp:positionH relativeFrom="page">
                    <wp:posOffset>1407795</wp:posOffset>
                  </wp:positionH>
                  <wp:positionV relativeFrom="paragraph">
                    <wp:posOffset>128270</wp:posOffset>
                  </wp:positionV>
                  <wp:extent cx="4934585" cy="1270"/>
                  <wp:effectExtent l="0" t="0" r="0" b="0"/>
                  <wp:wrapTopAndBottom/>
                  <wp:docPr id="545" name="docshape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4934585" cy="1270"/>
                          </a:xfrm>
                          <a:custGeom>
                            <a:avLst/>
                            <a:gdLst>
                              <a:gd name="T0" fmla="+- 0 2217 2217"/>
                              <a:gd name="T1" fmla="*/ T0 w 7771"/>
                              <a:gd name="T2" fmla="+- 0 9988 2217"/>
                              <a:gd name="T3" fmla="*/ T2 w 777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7771">
                                <a:moveTo>
                                  <a:pt x="0" y="0"/>
                                </a:moveTo>
                                <a:lnTo>
                                  <a:pt x="7771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w14:anchorId="0AF5DEDA" id="docshape2" o:spid="_x0000_s1026" style="position:absolute;margin-left:110.85pt;margin-top:10.1pt;width:388.55pt;height:.1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77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" path="m,l7771,e" filled="f" strokeweight=".14042mm">
                  <v:path arrowok="t" o:connecttype="custom" o:connectlocs="0,0;4934585,0" o:connectangles="0,0"/>
                  <w10:wrap type="topAndBottom" anchorx="page"/>
                </v:shape>
              </w:pict>
            </mc:Fallback>
          </mc:AlternateContent>
        </w:r>
      </w:del>
    </w:p>
    <w:p w14:paraId="464B5E10" w14:textId="77777777" w:rsidR="00470D98" w:rsidRDefault="001E0CFE">
      <w:pPr>
        <w:pStyle w:val="BodyText"/>
        <w:spacing w:before="1"/>
        <w:ind w:left="0"/>
        <w:rPr>
          <w:ins w:id="9" w:author="Hughes, Anna E" w:date="2023-08-09T15:29:00Z"/>
          <w:sz w:val="15"/>
        </w:rPr>
      </w:pPr>
      <w:ins w:id="10" w:author="Hughes, Anna E" w:date="2023-08-09T15:29:00Z">
        <w:r>
          <w:rPr>
            <w:noProof/>
            <w:lang w:val="en-GB" w:eastAsia="en-GB"/>
          </w:rPr>
          <mc:AlternateContent>
            <mc:Choice Requires="wps">
              <w:drawing>
                <wp:anchor distT="0" distB="0" distL="0" distR="0" simplePos="0" relativeHeight="487588352" behindDoc="1" locked="0" layoutInCell="1" allowOverlap="1">
                  <wp:simplePos x="0" y="0"/>
                  <wp:positionH relativeFrom="page">
                    <wp:posOffset>1407845</wp:posOffset>
                  </wp:positionH>
                  <wp:positionV relativeFrom="paragraph">
                    <wp:posOffset>128096</wp:posOffset>
                  </wp:positionV>
                  <wp:extent cx="4934585" cy="1270"/>
                  <wp:effectExtent l="0" t="0" r="0" b="0"/>
                  <wp:wrapTopAndBottom/>
                  <wp:docPr id="2" name="Graphic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>
                          <a:xfrm>
                            <a:off x="0" y="0"/>
                            <a:ext cx="49345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34585">
                                <a:moveTo>
                                  <a:pt x="0" y="0"/>
                                </a:moveTo>
                                <a:lnTo>
                                  <a:pt x="4934496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377A6553" id="Graphic 2" o:spid="_x0000_s1026" style="position:absolute;margin-left:110.85pt;margin-top:10.1pt;width:388.55pt;height:.1pt;z-index:-15728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9345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" path="m,l4934496,e" filled="f" strokeweight=".14039mm">
                  <v:path arrowok="t"/>
                  <w10:wrap type="topAndBottom" anchorx="page"/>
                </v:shape>
              </w:pict>
            </mc:Fallback>
          </mc:AlternateContent>
        </w:r>
      </w:ins>
    </w:p>
    <w:p w14:paraId="54646CC5" w14:textId="77777777" w:rsidR="00470D98" w:rsidRDefault="00470D98">
      <w:pPr>
        <w:pStyle w:val="BodyText"/>
        <w:spacing w:before="0"/>
        <w:ind w:left="0"/>
        <w:rPr>
          <w:sz w:val="15"/>
        </w:rPr>
      </w:pPr>
    </w:p>
    <w:p w14:paraId="2BAD9D0E" w14:textId="77777777" w:rsidR="00470D98" w:rsidRDefault="001E0CFE">
      <w:pPr>
        <w:pStyle w:val="Heading1"/>
        <w:spacing w:before="106"/>
        <w:ind w:left="354"/>
      </w:pPr>
      <w:r>
        <w:rPr>
          <w:rFonts w:ascii="Trebuchet MS"/>
          <w:b w:val="0"/>
          <w:sz w:val="12"/>
        </w:rPr>
        <w:t>1</w:t>
      </w:r>
      <w:r>
        <w:rPr>
          <w:rFonts w:ascii="Trebuchet MS"/>
          <w:b w:val="0"/>
          <w:spacing w:val="160"/>
          <w:sz w:val="12"/>
        </w:rPr>
        <w:t xml:space="preserve"> </w:t>
      </w:r>
      <w:bookmarkStart w:id="11" w:name="Introduction"/>
      <w:bookmarkEnd w:id="11"/>
      <w:r>
        <w:t>1.</w:t>
      </w:r>
      <w:r>
        <w:rPr>
          <w:spacing w:val="59"/>
        </w:rPr>
        <w:t xml:space="preserve"> </w:t>
      </w:r>
      <w:r>
        <w:rPr>
          <w:spacing w:val="-2"/>
        </w:rPr>
        <w:t>Introduction</w:t>
      </w:r>
    </w:p>
    <w:p w14:paraId="3E6EF39C" w14:textId="77777777" w:rsidR="00470D98" w:rsidRDefault="001E0CFE">
      <w:pPr>
        <w:pStyle w:val="BodyText"/>
        <w:tabs>
          <w:tab w:val="left" w:pos="968"/>
        </w:tabs>
        <w:spacing w:before="171"/>
        <w:ind w:left="354"/>
      </w:pPr>
      <w:r>
        <w:rPr>
          <w:rFonts w:ascii="Trebuchet MS"/>
          <w:spacing w:val="-10"/>
          <w:sz w:val="12"/>
        </w:rPr>
        <w:t>2</w:t>
      </w:r>
      <w:r>
        <w:rPr>
          <w:rFonts w:ascii="Trebuchet MS"/>
          <w:sz w:val="12"/>
        </w:rPr>
        <w:tab/>
      </w:r>
      <w:r>
        <w:rPr>
          <w:spacing w:val="-6"/>
        </w:rPr>
        <w:t>Visual</w:t>
      </w:r>
      <w:r>
        <w:rPr>
          <w:spacing w:val="-4"/>
        </w:rPr>
        <w:t xml:space="preserve"> </w:t>
      </w:r>
      <w:r>
        <w:rPr>
          <w:spacing w:val="-6"/>
        </w:rPr>
        <w:t>search,</w:t>
      </w:r>
      <w:r>
        <w:rPr>
          <w:spacing w:val="-1"/>
        </w:rPr>
        <w:t xml:space="preserve"> </w:t>
      </w:r>
      <w:r>
        <w:rPr>
          <w:spacing w:val="-6"/>
        </w:rPr>
        <w:t>where</w:t>
      </w:r>
      <w:r>
        <w:rPr>
          <w:spacing w:val="-4"/>
        </w:rPr>
        <w:t xml:space="preserve"> </w:t>
      </w:r>
      <w:r>
        <w:rPr>
          <w:spacing w:val="-6"/>
        </w:rPr>
        <w:t>participants</w:t>
      </w:r>
      <w:r>
        <w:rPr>
          <w:spacing w:val="-3"/>
        </w:rPr>
        <w:t xml:space="preserve"> </w:t>
      </w:r>
      <w:r>
        <w:rPr>
          <w:spacing w:val="-6"/>
        </w:rPr>
        <w:t>are</w:t>
      </w:r>
      <w:r>
        <w:rPr>
          <w:spacing w:val="-4"/>
        </w:rPr>
        <w:t xml:space="preserve"> </w:t>
      </w:r>
      <w:r>
        <w:rPr>
          <w:spacing w:val="-6"/>
        </w:rPr>
        <w:t>asked</w:t>
      </w:r>
      <w:r>
        <w:rPr>
          <w:spacing w:val="-3"/>
        </w:rPr>
        <w:t xml:space="preserve"> </w:t>
      </w:r>
      <w:r>
        <w:rPr>
          <w:spacing w:val="-6"/>
        </w:rPr>
        <w:t>to</w:t>
      </w:r>
      <w:r>
        <w:rPr>
          <w:spacing w:val="-4"/>
        </w:rPr>
        <w:t xml:space="preserve"> </w:t>
      </w:r>
      <w:r>
        <w:rPr>
          <w:spacing w:val="-6"/>
        </w:rPr>
        <w:t>find</w:t>
      </w:r>
      <w:r>
        <w:rPr>
          <w:spacing w:val="-3"/>
        </w:rPr>
        <w:t xml:space="preserve"> </w:t>
      </w:r>
      <w:r>
        <w:rPr>
          <w:spacing w:val="-6"/>
        </w:rPr>
        <w:t>a</w:t>
      </w:r>
      <w:r>
        <w:rPr>
          <w:spacing w:val="-4"/>
        </w:rPr>
        <w:t xml:space="preserve"> </w:t>
      </w:r>
      <w:r>
        <w:rPr>
          <w:spacing w:val="-6"/>
        </w:rPr>
        <w:t>target</w:t>
      </w:r>
      <w:r>
        <w:rPr>
          <w:spacing w:val="-3"/>
        </w:rPr>
        <w:t xml:space="preserve"> </w:t>
      </w:r>
      <w:r>
        <w:rPr>
          <w:spacing w:val="-6"/>
        </w:rPr>
        <w:t>within</w:t>
      </w:r>
      <w:r>
        <w:rPr>
          <w:spacing w:val="-4"/>
        </w:rPr>
        <w:t xml:space="preserve"> </w:t>
      </w:r>
      <w:r>
        <w:rPr>
          <w:spacing w:val="-6"/>
        </w:rPr>
        <w:t>a</w:t>
      </w:r>
      <w:r>
        <w:rPr>
          <w:spacing w:val="-3"/>
        </w:rPr>
        <w:t xml:space="preserve"> </w:t>
      </w:r>
      <w:r>
        <w:rPr>
          <w:spacing w:val="-6"/>
        </w:rPr>
        <w:t>cluttered</w:t>
      </w:r>
    </w:p>
    <w:p w14:paraId="41847320" w14:textId="77777777" w:rsidR="00470D98" w:rsidRDefault="001E0CFE">
      <w:pPr>
        <w:pStyle w:val="BodyText"/>
        <w:ind w:left="354"/>
      </w:pPr>
      <w:r>
        <w:rPr>
          <w:rFonts w:ascii="Trebuchet MS"/>
          <w:spacing w:val="-6"/>
          <w:sz w:val="12"/>
        </w:rPr>
        <w:t>3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6"/>
        </w:rPr>
        <w:t>scene,</w:t>
      </w:r>
      <w:r>
        <w:rPr>
          <w:spacing w:val="-8"/>
        </w:rPr>
        <w:t xml:space="preserve"> </w:t>
      </w:r>
      <w:r>
        <w:rPr>
          <w:spacing w:val="-6"/>
        </w:rPr>
        <w:t>has</w:t>
      </w:r>
      <w:r>
        <w:rPr>
          <w:spacing w:val="-7"/>
        </w:rPr>
        <w:t xml:space="preserve"> </w:t>
      </w:r>
      <w:r>
        <w:rPr>
          <w:spacing w:val="-6"/>
        </w:rPr>
        <w:t>been</w:t>
      </w:r>
      <w:r>
        <w:rPr>
          <w:spacing w:val="-7"/>
        </w:rPr>
        <w:t xml:space="preserve"> </w:t>
      </w:r>
      <w:r>
        <w:rPr>
          <w:spacing w:val="-6"/>
        </w:rPr>
        <w:t>extensively</w:t>
      </w:r>
      <w:r>
        <w:rPr>
          <w:spacing w:val="-7"/>
        </w:rPr>
        <w:t xml:space="preserve"> </w:t>
      </w:r>
      <w:r>
        <w:rPr>
          <w:spacing w:val="-6"/>
        </w:rPr>
        <w:t>studied</w:t>
      </w:r>
      <w:r>
        <w:rPr>
          <w:spacing w:val="-7"/>
        </w:rPr>
        <w:t xml:space="preserve"> </w:t>
      </w:r>
      <w:r>
        <w:rPr>
          <w:spacing w:val="-6"/>
        </w:rPr>
        <w:t>within</w:t>
      </w:r>
      <w:r>
        <w:rPr>
          <w:spacing w:val="-8"/>
        </w:rPr>
        <w:t xml:space="preserve"> </w:t>
      </w:r>
      <w:r>
        <w:rPr>
          <w:spacing w:val="-6"/>
        </w:rPr>
        <w:t>psychology.</w:t>
      </w:r>
      <w:r>
        <w:rPr>
          <w:spacing w:val="4"/>
        </w:rPr>
        <w:t xml:space="preserve"> </w:t>
      </w:r>
      <w:r>
        <w:rPr>
          <w:spacing w:val="-6"/>
        </w:rPr>
        <w:t>Several</w:t>
      </w:r>
      <w:r>
        <w:rPr>
          <w:spacing w:val="-7"/>
        </w:rPr>
        <w:t xml:space="preserve"> </w:t>
      </w:r>
      <w:r>
        <w:rPr>
          <w:spacing w:val="-6"/>
        </w:rPr>
        <w:t>models</w:t>
      </w:r>
      <w:r>
        <w:rPr>
          <w:spacing w:val="-8"/>
        </w:rPr>
        <w:t xml:space="preserve"> </w:t>
      </w:r>
      <w:r>
        <w:rPr>
          <w:spacing w:val="-6"/>
        </w:rPr>
        <w:t>have</w:t>
      </w:r>
      <w:r>
        <w:rPr>
          <w:spacing w:val="-7"/>
        </w:rPr>
        <w:t xml:space="preserve"> </w:t>
      </w:r>
      <w:r>
        <w:rPr>
          <w:spacing w:val="-6"/>
        </w:rPr>
        <w:t>been</w:t>
      </w:r>
    </w:p>
    <w:p w14:paraId="11416918" w14:textId="77777777" w:rsidR="00470D98" w:rsidRDefault="00470D98">
      <w:pPr>
        <w:pStyle w:val="BodyText"/>
        <w:spacing w:before="3"/>
        <w:ind w:left="0"/>
        <w:rPr>
          <w:sz w:val="22"/>
        </w:rPr>
      </w:pPr>
    </w:p>
    <w:p w14:paraId="156988BA" w14:textId="392B5097" w:rsidR="00470D98" w:rsidRDefault="001E0CFE">
      <w:pPr>
        <w:tabs>
          <w:tab w:val="left" w:pos="7315"/>
        </w:tabs>
        <w:spacing w:before="97"/>
        <w:ind w:left="617"/>
        <w:rPr>
          <w:rFonts w:ascii="Times New Roman"/>
          <w:i/>
          <w:sz w:val="20"/>
        </w:rPr>
        <w:pPrChange w:id="12" w:author="Hughes, Anna E" w:date="2023-08-09T15:29:00Z">
          <w:pPr>
            <w:tabs>
              <w:tab w:val="left" w:pos="7271"/>
            </w:tabs>
            <w:spacing w:before="97"/>
            <w:ind w:left="617"/>
          </w:pPr>
        </w:pPrChange>
      </w:pPr>
      <w:r>
        <w:rPr>
          <w:rFonts w:ascii="Times New Roman"/>
          <w:i/>
          <w:sz w:val="20"/>
        </w:rPr>
        <w:t>Preprint</w:t>
      </w:r>
      <w:r>
        <w:rPr>
          <w:rFonts w:ascii="Times New Roman"/>
          <w:i/>
          <w:spacing w:val="-10"/>
          <w:sz w:val="20"/>
        </w:rPr>
        <w:t xml:space="preserve"> </w:t>
      </w:r>
      <w:r>
        <w:rPr>
          <w:rFonts w:ascii="Times New Roman"/>
          <w:i/>
          <w:sz w:val="20"/>
        </w:rPr>
        <w:t>submitted</w:t>
      </w:r>
      <w:r>
        <w:rPr>
          <w:rFonts w:ascii="Times New Roman"/>
          <w:i/>
          <w:spacing w:val="-9"/>
          <w:sz w:val="20"/>
        </w:rPr>
        <w:t xml:space="preserve"> </w:t>
      </w:r>
      <w:r>
        <w:rPr>
          <w:rFonts w:ascii="Times New Roman"/>
          <w:i/>
          <w:sz w:val="20"/>
        </w:rPr>
        <w:t>to</w:t>
      </w:r>
      <w:r>
        <w:rPr>
          <w:rFonts w:ascii="Times New Roman"/>
          <w:i/>
          <w:spacing w:val="-9"/>
          <w:sz w:val="20"/>
        </w:rPr>
        <w:t xml:space="preserve"> </w:t>
      </w:r>
      <w:r>
        <w:rPr>
          <w:rFonts w:ascii="Times New Roman"/>
          <w:i/>
          <w:spacing w:val="-2"/>
          <w:sz w:val="20"/>
        </w:rPr>
        <w:t>Cortex</w:t>
      </w:r>
      <w:r>
        <w:rPr>
          <w:rFonts w:ascii="Times New Roman"/>
          <w:i/>
          <w:sz w:val="20"/>
        </w:rPr>
        <w:tab/>
      </w:r>
      <w:del w:id="13" w:author="Hughes, Anna E" w:date="2023-08-09T15:29:00Z">
        <w:r w:rsidR="001644E6">
          <w:rPr>
            <w:rFonts w:ascii="Times New Roman"/>
            <w:i/>
            <w:sz w:val="20"/>
          </w:rPr>
          <w:delText>June</w:delText>
        </w:r>
        <w:r w:rsidR="001644E6">
          <w:rPr>
            <w:rFonts w:ascii="Times New Roman"/>
            <w:i/>
            <w:spacing w:val="-8"/>
            <w:sz w:val="20"/>
          </w:rPr>
          <w:delText xml:space="preserve"> </w:delText>
        </w:r>
        <w:r w:rsidR="001644E6">
          <w:rPr>
            <w:rFonts w:ascii="Times New Roman"/>
            <w:i/>
            <w:sz w:val="20"/>
          </w:rPr>
          <w:delText>19</w:delText>
        </w:r>
      </w:del>
      <w:ins w:id="14" w:author="Hughes, Anna E" w:date="2023-08-09T15:29:00Z">
        <w:r>
          <w:rPr>
            <w:rFonts w:ascii="Times New Roman"/>
            <w:i/>
            <w:sz w:val="20"/>
          </w:rPr>
          <w:t>July</w:t>
        </w:r>
        <w:r>
          <w:rPr>
            <w:rFonts w:ascii="Times New Roman"/>
            <w:i/>
            <w:spacing w:val="-8"/>
            <w:sz w:val="20"/>
          </w:rPr>
          <w:t xml:space="preserve"> </w:t>
        </w:r>
        <w:r>
          <w:rPr>
            <w:rFonts w:ascii="Times New Roman"/>
            <w:i/>
            <w:sz w:val="20"/>
          </w:rPr>
          <w:t>25</w:t>
        </w:r>
      </w:ins>
      <w:r>
        <w:rPr>
          <w:rFonts w:ascii="Times New Roman"/>
          <w:i/>
          <w:sz w:val="20"/>
        </w:rPr>
        <w:t>,</w:t>
      </w:r>
      <w:r>
        <w:rPr>
          <w:rFonts w:ascii="Times New Roman"/>
          <w:i/>
          <w:spacing w:val="-7"/>
          <w:sz w:val="20"/>
          <w:rPrChange w:id="15" w:author="Hughes, Anna E" w:date="2023-08-09T15:29:00Z">
            <w:rPr>
              <w:rFonts w:ascii="Times New Roman"/>
              <w:i/>
              <w:spacing w:val="-8"/>
              <w:sz w:val="20"/>
            </w:rPr>
          </w:rPrChange>
        </w:rPr>
        <w:t xml:space="preserve"> </w:t>
      </w:r>
      <w:r>
        <w:rPr>
          <w:rFonts w:ascii="Times New Roman"/>
          <w:i/>
          <w:spacing w:val="-4"/>
          <w:sz w:val="20"/>
        </w:rPr>
        <w:t>2023</w:t>
      </w:r>
    </w:p>
    <w:p w14:paraId="0CAEF43B" w14:textId="77777777" w:rsidR="00470D98" w:rsidRDefault="00470D98">
      <w:pPr>
        <w:rPr>
          <w:rFonts w:ascii="Times New Roman"/>
          <w:sz w:val="20"/>
        </w:rPr>
        <w:sectPr w:rsidR="00470D98">
          <w:headerReference w:type="default" r:id="rId7"/>
          <w:footerReference w:type="default" r:id="rId8"/>
          <w:type w:val="continuous"/>
          <w:pgSz w:w="12240" w:h="15840"/>
          <w:pgMar w:top="1820" w:right="1720" w:bottom="280" w:left="1600" w:header="720" w:footer="720" w:gutter="0"/>
          <w:cols w:space="720"/>
        </w:sectPr>
      </w:pPr>
    </w:p>
    <w:p w14:paraId="2EDC38CD" w14:textId="77777777" w:rsidR="00470D98" w:rsidRDefault="00470D98">
      <w:pPr>
        <w:pStyle w:val="BodyText"/>
        <w:spacing w:before="0"/>
        <w:ind w:left="0"/>
        <w:rPr>
          <w:rFonts w:ascii="Times New Roman"/>
          <w:i/>
          <w:sz w:val="20"/>
        </w:rPr>
      </w:pPr>
    </w:p>
    <w:p w14:paraId="517BE13F" w14:textId="77777777" w:rsidR="00470D98" w:rsidRDefault="00470D98">
      <w:pPr>
        <w:pStyle w:val="BodyText"/>
        <w:spacing w:before="0"/>
        <w:ind w:left="0"/>
        <w:rPr>
          <w:rFonts w:ascii="Times New Roman"/>
          <w:i/>
          <w:sz w:val="20"/>
        </w:rPr>
      </w:pPr>
    </w:p>
    <w:p w14:paraId="187D0063" w14:textId="77777777" w:rsidR="00470D98" w:rsidRDefault="001E0CFE">
      <w:pPr>
        <w:pStyle w:val="BodyText"/>
        <w:spacing w:before="247"/>
        <w:ind w:left="354"/>
      </w:pPr>
      <w:r>
        <w:rPr>
          <w:rFonts w:ascii="Trebuchet MS"/>
          <w:w w:val="90"/>
          <w:sz w:val="12"/>
        </w:rPr>
        <w:t>4</w:t>
      </w:r>
      <w:r>
        <w:rPr>
          <w:rFonts w:ascii="Trebuchet MS"/>
          <w:spacing w:val="64"/>
          <w:sz w:val="12"/>
        </w:rPr>
        <w:t xml:space="preserve">  </w:t>
      </w:r>
      <w:r>
        <w:rPr>
          <w:w w:val="90"/>
        </w:rPr>
        <w:t>developed</w:t>
      </w:r>
      <w:r>
        <w:rPr>
          <w:spacing w:val="12"/>
        </w:rPr>
        <w:t xml:space="preserve"> </w:t>
      </w:r>
      <w:r>
        <w:rPr>
          <w:w w:val="90"/>
        </w:rPr>
        <w:t>that</w:t>
      </w:r>
      <w:r>
        <w:rPr>
          <w:spacing w:val="10"/>
        </w:rPr>
        <w:t xml:space="preserve"> </w:t>
      </w:r>
      <w:r>
        <w:rPr>
          <w:w w:val="90"/>
        </w:rPr>
        <w:t>can</w:t>
      </w:r>
      <w:r>
        <w:rPr>
          <w:spacing w:val="10"/>
        </w:rPr>
        <w:t xml:space="preserve"> </w:t>
      </w:r>
      <w:r>
        <w:rPr>
          <w:w w:val="90"/>
        </w:rPr>
        <w:t>generate</w:t>
      </w:r>
      <w:r>
        <w:rPr>
          <w:spacing w:val="11"/>
        </w:rPr>
        <w:t xml:space="preserve"> </w:t>
      </w:r>
      <w:r>
        <w:rPr>
          <w:w w:val="90"/>
        </w:rPr>
        <w:t>testable</w:t>
      </w:r>
      <w:r>
        <w:rPr>
          <w:spacing w:val="10"/>
        </w:rPr>
        <w:t xml:space="preserve"> </w:t>
      </w:r>
      <w:r>
        <w:rPr>
          <w:w w:val="90"/>
        </w:rPr>
        <w:t>predictions</w:t>
      </w:r>
      <w:r>
        <w:rPr>
          <w:spacing w:val="10"/>
        </w:rPr>
        <w:t xml:space="preserve"> </w:t>
      </w:r>
      <w:r>
        <w:rPr>
          <w:w w:val="90"/>
        </w:rPr>
        <w:t>about</w:t>
      </w:r>
      <w:r>
        <w:rPr>
          <w:spacing w:val="11"/>
        </w:rPr>
        <w:t xml:space="preserve"> </w:t>
      </w:r>
      <w:r>
        <w:rPr>
          <w:w w:val="90"/>
        </w:rPr>
        <w:t>how</w:t>
      </w:r>
      <w:r>
        <w:rPr>
          <w:spacing w:val="10"/>
        </w:rPr>
        <w:t xml:space="preserve"> </w:t>
      </w:r>
      <w:r>
        <w:rPr>
          <w:w w:val="90"/>
        </w:rPr>
        <w:t>different</w:t>
      </w:r>
      <w:r>
        <w:rPr>
          <w:spacing w:val="10"/>
        </w:rPr>
        <w:t xml:space="preserve"> </w:t>
      </w:r>
      <w:r>
        <w:rPr>
          <w:w w:val="90"/>
        </w:rPr>
        <w:t>types</w:t>
      </w:r>
      <w:r>
        <w:rPr>
          <w:spacing w:val="10"/>
        </w:rPr>
        <w:t xml:space="preserve"> </w:t>
      </w:r>
      <w:r>
        <w:rPr>
          <w:w w:val="90"/>
        </w:rPr>
        <w:t>of</w:t>
      </w:r>
      <w:r>
        <w:rPr>
          <w:spacing w:val="11"/>
        </w:rPr>
        <w:t xml:space="preserve"> </w:t>
      </w:r>
      <w:r>
        <w:rPr>
          <w:spacing w:val="-4"/>
          <w:w w:val="90"/>
        </w:rPr>
        <w:t>dis-</w:t>
      </w:r>
    </w:p>
    <w:p w14:paraId="0E8488EB" w14:textId="77777777" w:rsidR="00470D98" w:rsidRDefault="001E0CFE">
      <w:pPr>
        <w:pStyle w:val="BodyText"/>
        <w:ind w:left="354"/>
      </w:pPr>
      <w:r>
        <w:rPr>
          <w:rFonts w:ascii="Trebuchet MS"/>
          <w:spacing w:val="-8"/>
          <w:sz w:val="12"/>
        </w:rPr>
        <w:t>5</w:t>
      </w:r>
      <w:r>
        <w:rPr>
          <w:rFonts w:ascii="Trebuchet MS"/>
          <w:spacing w:val="55"/>
          <w:sz w:val="12"/>
        </w:rPr>
        <w:t xml:space="preserve">  </w:t>
      </w:r>
      <w:r>
        <w:rPr>
          <w:spacing w:val="-8"/>
        </w:rPr>
        <w:t>tractors</w:t>
      </w:r>
      <w:r>
        <w:rPr>
          <w:spacing w:val="-5"/>
        </w:rPr>
        <w:t xml:space="preserve"> </w:t>
      </w:r>
      <w:r>
        <w:rPr>
          <w:spacing w:val="-8"/>
        </w:rPr>
        <w:t>and</w:t>
      </w:r>
      <w:r>
        <w:rPr>
          <w:spacing w:val="-4"/>
        </w:rPr>
        <w:t xml:space="preserve"> </w:t>
      </w:r>
      <w:r>
        <w:rPr>
          <w:spacing w:val="-8"/>
        </w:rPr>
        <w:t>targets</w:t>
      </w:r>
      <w:r>
        <w:rPr>
          <w:spacing w:val="-4"/>
        </w:rPr>
        <w:t xml:space="preserve"> </w:t>
      </w:r>
      <w:r>
        <w:rPr>
          <w:spacing w:val="-8"/>
        </w:rPr>
        <w:t>affect</w:t>
      </w:r>
      <w:r>
        <w:rPr>
          <w:spacing w:val="-4"/>
        </w:rPr>
        <w:t xml:space="preserve"> </w:t>
      </w:r>
      <w:r>
        <w:rPr>
          <w:spacing w:val="-8"/>
        </w:rPr>
        <w:t>search</w:t>
      </w:r>
      <w:r>
        <w:rPr>
          <w:spacing w:val="-5"/>
        </w:rPr>
        <w:t xml:space="preserve"> </w:t>
      </w:r>
      <w:r>
        <w:rPr>
          <w:spacing w:val="-8"/>
        </w:rPr>
        <w:t>efficiency.</w:t>
      </w:r>
      <w:r>
        <w:rPr>
          <w:spacing w:val="14"/>
        </w:rPr>
        <w:t xml:space="preserve"> </w:t>
      </w:r>
      <w:r>
        <w:rPr>
          <w:spacing w:val="-8"/>
        </w:rPr>
        <w:t>One</w:t>
      </w:r>
      <w:r>
        <w:rPr>
          <w:spacing w:val="-5"/>
        </w:rPr>
        <w:t xml:space="preserve"> </w:t>
      </w:r>
      <w:r>
        <w:rPr>
          <w:spacing w:val="-8"/>
        </w:rPr>
        <w:t>of</w:t>
      </w:r>
      <w:r>
        <w:rPr>
          <w:spacing w:val="-4"/>
        </w:rPr>
        <w:t xml:space="preserve"> </w:t>
      </w:r>
      <w:r>
        <w:rPr>
          <w:spacing w:val="-8"/>
        </w:rPr>
        <w:t>the</w:t>
      </w:r>
      <w:r>
        <w:rPr>
          <w:spacing w:val="-4"/>
        </w:rPr>
        <w:t xml:space="preserve"> </w:t>
      </w:r>
      <w:r>
        <w:rPr>
          <w:spacing w:val="-8"/>
        </w:rPr>
        <w:t>key</w:t>
      </w:r>
      <w:r>
        <w:rPr>
          <w:spacing w:val="-4"/>
        </w:rPr>
        <w:t xml:space="preserve"> </w:t>
      </w:r>
      <w:r>
        <w:rPr>
          <w:spacing w:val="-8"/>
        </w:rPr>
        <w:t>distinctions</w:t>
      </w:r>
      <w:r>
        <w:rPr>
          <w:spacing w:val="-4"/>
        </w:rPr>
        <w:t xml:space="preserve"> </w:t>
      </w:r>
      <w:r>
        <w:rPr>
          <w:spacing w:val="-8"/>
        </w:rPr>
        <w:t>in</w:t>
      </w:r>
      <w:r>
        <w:rPr>
          <w:spacing w:val="-5"/>
        </w:rPr>
        <w:t xml:space="preserve"> </w:t>
      </w:r>
      <w:r>
        <w:rPr>
          <w:spacing w:val="-8"/>
        </w:rPr>
        <w:t>the</w:t>
      </w:r>
      <w:r>
        <w:rPr>
          <w:spacing w:val="-4"/>
        </w:rPr>
        <w:t xml:space="preserve"> </w:t>
      </w:r>
      <w:r>
        <w:rPr>
          <w:spacing w:val="-8"/>
        </w:rPr>
        <w:t>field</w:t>
      </w:r>
    </w:p>
    <w:p w14:paraId="0D8566A2" w14:textId="77777777" w:rsidR="00470D98" w:rsidRDefault="001E0CFE">
      <w:pPr>
        <w:pStyle w:val="BodyText"/>
        <w:spacing w:before="8"/>
        <w:ind w:left="354"/>
      </w:pPr>
      <w:r>
        <w:rPr>
          <w:rFonts w:ascii="Trebuchet MS"/>
          <w:spacing w:val="-6"/>
          <w:sz w:val="12"/>
        </w:rPr>
        <w:t>6</w:t>
      </w:r>
      <w:r>
        <w:rPr>
          <w:rFonts w:ascii="Trebuchet MS"/>
          <w:spacing w:val="76"/>
          <w:w w:val="150"/>
          <w:sz w:val="12"/>
        </w:rPr>
        <w:t xml:space="preserve"> </w:t>
      </w:r>
      <w:r>
        <w:rPr>
          <w:spacing w:val="-6"/>
        </w:rPr>
        <w:t>has</w:t>
      </w:r>
      <w:r>
        <w:rPr>
          <w:spacing w:val="-8"/>
        </w:rPr>
        <w:t xml:space="preserve"> </w:t>
      </w:r>
      <w:r>
        <w:rPr>
          <w:spacing w:val="-6"/>
        </w:rPr>
        <w:t>been</w:t>
      </w:r>
      <w:r>
        <w:rPr>
          <w:spacing w:val="-7"/>
        </w:rPr>
        <w:t xml:space="preserve"> </w:t>
      </w:r>
      <w:r>
        <w:rPr>
          <w:spacing w:val="-6"/>
        </w:rPr>
        <w:t>between</w:t>
      </w:r>
      <w:r>
        <w:rPr>
          <w:spacing w:val="-7"/>
        </w:rPr>
        <w:t xml:space="preserve"> </w:t>
      </w:r>
      <w:r>
        <w:rPr>
          <w:spacing w:val="-6"/>
        </w:rPr>
        <w:t>efficient</w:t>
      </w:r>
      <w:r>
        <w:rPr>
          <w:spacing w:val="-7"/>
        </w:rPr>
        <w:t xml:space="preserve"> </w:t>
      </w:r>
      <w:r>
        <w:rPr>
          <w:spacing w:val="-6"/>
        </w:rPr>
        <w:t>(also</w:t>
      </w:r>
      <w:r>
        <w:rPr>
          <w:spacing w:val="-7"/>
        </w:rPr>
        <w:t xml:space="preserve"> </w:t>
      </w:r>
      <w:r>
        <w:rPr>
          <w:spacing w:val="-6"/>
        </w:rPr>
        <w:t>referred</w:t>
      </w:r>
      <w:r>
        <w:rPr>
          <w:spacing w:val="-8"/>
        </w:rPr>
        <w:t xml:space="preserve"> </w:t>
      </w:r>
      <w:r>
        <w:rPr>
          <w:spacing w:val="-6"/>
        </w:rPr>
        <w:t>to</w:t>
      </w:r>
      <w:r>
        <w:rPr>
          <w:spacing w:val="-7"/>
        </w:rPr>
        <w:t xml:space="preserve"> </w:t>
      </w:r>
      <w:r>
        <w:rPr>
          <w:spacing w:val="-6"/>
        </w:rPr>
        <w:t>as</w:t>
      </w:r>
      <w:r>
        <w:rPr>
          <w:spacing w:val="-7"/>
        </w:rPr>
        <w:t xml:space="preserve"> </w:t>
      </w:r>
      <w:r>
        <w:rPr>
          <w:spacing w:val="-6"/>
        </w:rPr>
        <w:t>parallel</w:t>
      </w:r>
      <w:r>
        <w:rPr>
          <w:spacing w:val="-7"/>
        </w:rPr>
        <w:t xml:space="preserve"> </w:t>
      </w:r>
      <w:r>
        <w:rPr>
          <w:spacing w:val="-6"/>
        </w:rPr>
        <w:t>or</w:t>
      </w:r>
      <w:r>
        <w:rPr>
          <w:spacing w:val="-7"/>
        </w:rPr>
        <w:t xml:space="preserve"> </w:t>
      </w:r>
      <w:r>
        <w:rPr>
          <w:spacing w:val="-6"/>
        </w:rPr>
        <w:t>pop-out)</w:t>
      </w:r>
      <w:r>
        <w:rPr>
          <w:spacing w:val="-8"/>
        </w:rPr>
        <w:t xml:space="preserve"> </w:t>
      </w:r>
      <w:r>
        <w:rPr>
          <w:spacing w:val="-6"/>
        </w:rPr>
        <w:t>and</w:t>
      </w:r>
      <w:r>
        <w:rPr>
          <w:spacing w:val="-7"/>
        </w:rPr>
        <w:t xml:space="preserve"> </w:t>
      </w:r>
      <w:r>
        <w:rPr>
          <w:spacing w:val="-6"/>
        </w:rPr>
        <w:t>inefficient</w:t>
      </w:r>
    </w:p>
    <w:p w14:paraId="51BEFE5C" w14:textId="77777777" w:rsidR="00470D98" w:rsidRDefault="001E0CFE">
      <w:pPr>
        <w:pStyle w:val="BodyText"/>
        <w:ind w:left="354"/>
      </w:pPr>
      <w:r>
        <w:rPr>
          <w:rFonts w:ascii="Trebuchet MS"/>
          <w:spacing w:val="-6"/>
          <w:sz w:val="12"/>
        </w:rPr>
        <w:t>7</w:t>
      </w:r>
      <w:r>
        <w:rPr>
          <w:rFonts w:ascii="Trebuchet MS"/>
          <w:spacing w:val="40"/>
          <w:sz w:val="12"/>
        </w:rPr>
        <w:t xml:space="preserve">  </w:t>
      </w:r>
      <w:r>
        <w:rPr>
          <w:spacing w:val="-6"/>
        </w:rPr>
        <w:t>(serial)</w:t>
      </w:r>
      <w:r>
        <w:t xml:space="preserve"> </w:t>
      </w:r>
      <w:r>
        <w:rPr>
          <w:spacing w:val="-6"/>
        </w:rPr>
        <w:t>search.</w:t>
      </w:r>
      <w:r>
        <w:rPr>
          <w:spacing w:val="22"/>
        </w:rPr>
        <w:t xml:space="preserve"> </w:t>
      </w:r>
      <w:r>
        <w:rPr>
          <w:spacing w:val="-6"/>
        </w:rPr>
        <w:t>These</w:t>
      </w:r>
      <w:r>
        <w:t xml:space="preserve"> </w:t>
      </w:r>
      <w:r>
        <w:rPr>
          <w:spacing w:val="-6"/>
        </w:rPr>
        <w:t>are</w:t>
      </w:r>
      <w:r>
        <w:rPr>
          <w:spacing w:val="-1"/>
        </w:rPr>
        <w:t xml:space="preserve"> </w:t>
      </w:r>
      <w:r>
        <w:rPr>
          <w:spacing w:val="-6"/>
        </w:rPr>
        <w:t>often</w:t>
      </w:r>
      <w:r>
        <w:t xml:space="preserve"> </w:t>
      </w:r>
      <w:r>
        <w:rPr>
          <w:spacing w:val="-6"/>
        </w:rPr>
        <w:t>studied</w:t>
      </w:r>
      <w:r>
        <w:t xml:space="preserve"> </w:t>
      </w:r>
      <w:r>
        <w:rPr>
          <w:spacing w:val="-6"/>
        </w:rPr>
        <w:t>in</w:t>
      </w:r>
      <w:r>
        <w:rPr>
          <w:spacing w:val="-1"/>
        </w:rPr>
        <w:t xml:space="preserve"> </w:t>
      </w:r>
      <w:r>
        <w:rPr>
          <w:spacing w:val="-6"/>
        </w:rPr>
        <w:t>the</w:t>
      </w:r>
      <w:r>
        <w:t xml:space="preserve"> </w:t>
      </w:r>
      <w:r>
        <w:rPr>
          <w:spacing w:val="-6"/>
        </w:rPr>
        <w:t>context</w:t>
      </w:r>
      <w:r>
        <w:rPr>
          <w:spacing w:val="-1"/>
        </w:rPr>
        <w:t xml:space="preserve"> </w:t>
      </w:r>
      <w:r>
        <w:rPr>
          <w:spacing w:val="-6"/>
        </w:rPr>
        <w:t>of</w:t>
      </w:r>
      <w:r>
        <w:t xml:space="preserve"> </w:t>
      </w:r>
      <w:r>
        <w:rPr>
          <w:spacing w:val="-6"/>
        </w:rPr>
        <w:t>the</w:t>
      </w:r>
      <w:r>
        <w:rPr>
          <w:spacing w:val="-1"/>
        </w:rPr>
        <w:t xml:space="preserve"> </w:t>
      </w:r>
      <w:r>
        <w:rPr>
          <w:spacing w:val="-6"/>
        </w:rPr>
        <w:t>regression</w:t>
      </w:r>
      <w:r>
        <w:t xml:space="preserve"> </w:t>
      </w:r>
      <w:r>
        <w:rPr>
          <w:spacing w:val="-6"/>
        </w:rPr>
        <w:t>slope</w:t>
      </w:r>
      <w:r>
        <w:rPr>
          <w:spacing w:val="-1"/>
        </w:rPr>
        <w:t xml:space="preserve"> </w:t>
      </w:r>
      <w:r>
        <w:rPr>
          <w:spacing w:val="-6"/>
        </w:rPr>
        <w:t>be-</w:t>
      </w:r>
    </w:p>
    <w:p w14:paraId="27310164" w14:textId="77777777" w:rsidR="00470D98" w:rsidRDefault="001E0CFE">
      <w:pPr>
        <w:pStyle w:val="BodyText"/>
        <w:spacing w:before="8"/>
        <w:ind w:left="354"/>
      </w:pPr>
      <w:r>
        <w:rPr>
          <w:rFonts w:ascii="Trebuchet MS"/>
          <w:spacing w:val="-6"/>
          <w:sz w:val="12"/>
        </w:rPr>
        <w:t>8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6"/>
        </w:rPr>
        <w:t>tween</w:t>
      </w:r>
      <w:r>
        <w:rPr>
          <w:spacing w:val="-3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number</w:t>
      </w:r>
      <w:r>
        <w:rPr>
          <w:spacing w:val="-3"/>
        </w:rPr>
        <w:t xml:space="preserve"> </w:t>
      </w:r>
      <w:r>
        <w:rPr>
          <w:spacing w:val="-6"/>
        </w:rPr>
        <w:t>of</w:t>
      </w:r>
      <w:r>
        <w:rPr>
          <w:spacing w:val="-3"/>
        </w:rPr>
        <w:t xml:space="preserve"> </w:t>
      </w:r>
      <w:r>
        <w:rPr>
          <w:spacing w:val="-6"/>
        </w:rPr>
        <w:t>distractors</w:t>
      </w:r>
      <w:r>
        <w:rPr>
          <w:spacing w:val="-4"/>
        </w:rPr>
        <w:t xml:space="preserve"> </w:t>
      </w:r>
      <w:r>
        <w:rPr>
          <w:spacing w:val="-6"/>
        </w:rPr>
        <w:t>and</w:t>
      </w:r>
      <w:r>
        <w:rPr>
          <w:spacing w:val="-3"/>
        </w:rPr>
        <w:t xml:space="preserve"> </w:t>
      </w:r>
      <w:r>
        <w:rPr>
          <w:spacing w:val="-6"/>
        </w:rPr>
        <w:t>mean</w:t>
      </w:r>
      <w:r>
        <w:rPr>
          <w:spacing w:val="-3"/>
        </w:rPr>
        <w:t xml:space="preserve"> </w:t>
      </w:r>
      <w:r>
        <w:rPr>
          <w:spacing w:val="-6"/>
        </w:rPr>
        <w:t>reaction</w:t>
      </w:r>
      <w:r>
        <w:rPr>
          <w:spacing w:val="-4"/>
        </w:rPr>
        <w:t xml:space="preserve"> </w:t>
      </w:r>
      <w:r>
        <w:rPr>
          <w:spacing w:val="-6"/>
        </w:rPr>
        <w:t>time,</w:t>
      </w:r>
      <w:r>
        <w:rPr>
          <w:spacing w:val="-1"/>
        </w:rPr>
        <w:t xml:space="preserve"> </w:t>
      </w:r>
      <w:r>
        <w:rPr>
          <w:spacing w:val="-6"/>
        </w:rPr>
        <w:t>which</w:t>
      </w:r>
      <w:r>
        <w:rPr>
          <w:spacing w:val="-3"/>
        </w:rPr>
        <w:t xml:space="preserve"> </w:t>
      </w:r>
      <w:r>
        <w:rPr>
          <w:spacing w:val="-6"/>
        </w:rPr>
        <w:t>has</w:t>
      </w:r>
      <w:r>
        <w:rPr>
          <w:spacing w:val="-3"/>
        </w:rPr>
        <w:t xml:space="preserve"> </w:t>
      </w:r>
      <w:r>
        <w:rPr>
          <w:spacing w:val="-6"/>
        </w:rPr>
        <w:t>been</w:t>
      </w:r>
      <w:r>
        <w:rPr>
          <w:spacing w:val="-4"/>
        </w:rPr>
        <w:t xml:space="preserve"> </w:t>
      </w:r>
      <w:r>
        <w:rPr>
          <w:spacing w:val="-6"/>
        </w:rPr>
        <w:t>termed</w:t>
      </w:r>
    </w:p>
    <w:p w14:paraId="1E0F175F" w14:textId="77777777" w:rsidR="00470D98" w:rsidRDefault="001E0CFE">
      <w:pPr>
        <w:pStyle w:val="BodyText"/>
        <w:spacing w:before="8"/>
        <w:ind w:left="354"/>
      </w:pPr>
      <w:r>
        <w:rPr>
          <w:rFonts w:ascii="Trebuchet MS"/>
          <w:spacing w:val="-6"/>
          <w:sz w:val="12"/>
        </w:rPr>
        <w:t>9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6"/>
        </w:rPr>
        <w:t>the</w:t>
      </w:r>
      <w:r>
        <w:rPr>
          <w:spacing w:val="-8"/>
        </w:rPr>
        <w:t xml:space="preserve"> </w:t>
      </w:r>
      <w:r>
        <w:rPr>
          <w:rFonts w:ascii="Times New Roman"/>
          <w:i/>
          <w:spacing w:val="-6"/>
        </w:rPr>
        <w:t>search</w:t>
      </w:r>
      <w:r>
        <w:rPr>
          <w:rFonts w:ascii="Times New Roman"/>
          <w:i/>
          <w:spacing w:val="-11"/>
        </w:rPr>
        <w:t xml:space="preserve"> </w:t>
      </w:r>
      <w:r>
        <w:rPr>
          <w:rFonts w:ascii="Times New Roman"/>
          <w:i/>
          <w:spacing w:val="-6"/>
        </w:rPr>
        <w:t>slope</w:t>
      </w:r>
      <w:r>
        <w:rPr>
          <w:spacing w:val="-6"/>
        </w:rPr>
        <w:t>.</w:t>
      </w:r>
      <w:r>
        <w:rPr>
          <w:spacing w:val="8"/>
        </w:rPr>
        <w:t xml:space="preserve"> </w:t>
      </w:r>
      <w:r>
        <w:rPr>
          <w:spacing w:val="-6"/>
        </w:rPr>
        <w:t>When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search</w:t>
      </w:r>
      <w:r>
        <w:rPr>
          <w:spacing w:val="-8"/>
        </w:rPr>
        <w:t xml:space="preserve"> </w:t>
      </w:r>
      <w:r>
        <w:rPr>
          <w:spacing w:val="-6"/>
        </w:rPr>
        <w:t>slope</w:t>
      </w:r>
      <w:r>
        <w:rPr>
          <w:spacing w:val="-7"/>
        </w:rPr>
        <w:t xml:space="preserve"> </w:t>
      </w:r>
      <w:r>
        <w:rPr>
          <w:spacing w:val="-6"/>
        </w:rPr>
        <w:t>is</w:t>
      </w:r>
      <w:r>
        <w:rPr>
          <w:spacing w:val="-7"/>
        </w:rPr>
        <w:t xml:space="preserve"> </w:t>
      </w:r>
      <w:r>
        <w:rPr>
          <w:spacing w:val="-6"/>
        </w:rPr>
        <w:t>shallow</w:t>
      </w:r>
      <w:r>
        <w:rPr>
          <w:spacing w:val="-7"/>
        </w:rPr>
        <w:t xml:space="preserve"> </w:t>
      </w:r>
      <w:r>
        <w:rPr>
          <w:spacing w:val="-6"/>
        </w:rPr>
        <w:t>(usually</w:t>
      </w:r>
      <w:r>
        <w:rPr>
          <w:spacing w:val="-7"/>
        </w:rPr>
        <w:t xml:space="preserve"> </w:t>
      </w:r>
      <w:r>
        <w:rPr>
          <w:spacing w:val="-6"/>
        </w:rPr>
        <w:t>positive,</w:t>
      </w:r>
      <w:r>
        <w:rPr>
          <w:spacing w:val="-8"/>
        </w:rPr>
        <w:t xml:space="preserve"> </w:t>
      </w:r>
      <w:r>
        <w:rPr>
          <w:spacing w:val="-6"/>
        </w:rPr>
        <w:t>but</w:t>
      </w:r>
      <w:r>
        <w:rPr>
          <w:spacing w:val="-7"/>
        </w:rPr>
        <w:t xml:space="preserve"> </w:t>
      </w:r>
      <w:r>
        <w:rPr>
          <w:spacing w:val="-6"/>
        </w:rPr>
        <w:t>occasion-</w:t>
      </w:r>
    </w:p>
    <w:p w14:paraId="44005A46" w14:textId="4DBF93E9" w:rsidR="00470D98" w:rsidRDefault="001E0CFE">
      <w:pPr>
        <w:pStyle w:val="BodyText"/>
        <w:ind w:left="290"/>
      </w:pPr>
      <w:r>
        <w:rPr>
          <w:rFonts w:ascii="Trebuchet MS"/>
          <w:spacing w:val="-4"/>
          <w:sz w:val="12"/>
        </w:rPr>
        <w:t>10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4"/>
        </w:rPr>
        <w:t>ally</w:t>
      </w:r>
      <w:r>
        <w:rPr>
          <w:spacing w:val="-9"/>
        </w:rPr>
        <w:t xml:space="preserve"> </w:t>
      </w:r>
      <w:r>
        <w:rPr>
          <w:spacing w:val="-4"/>
        </w:rPr>
        <w:t>negative</w:t>
      </w:r>
      <w:r>
        <w:rPr>
          <w:spacing w:val="-9"/>
        </w:rPr>
        <w:t xml:space="preserve"> </w:t>
      </w:r>
      <w:r>
        <w:rPr>
          <w:spacing w:val="-4"/>
        </w:rPr>
        <w:t>e.g.</w:t>
      </w:r>
      <w:r>
        <w:rPr>
          <w:spacing w:val="4"/>
        </w:rPr>
        <w:t xml:space="preserve"> </w:t>
      </w:r>
      <w:del w:id="16" w:author="Hughes, Anna E" w:date="2023-08-09T15:29:00Z">
        <w:r w:rsidR="00791F47">
          <w:fldChar w:fldCharType="begin"/>
        </w:r>
        <w:r w:rsidR="00791F47">
          <w:delInstrText xml:space="preserve"> HYPERLINK \l "_bookmark74" </w:delInstrText>
        </w:r>
        <w:r w:rsidR="00791F47">
          <w:fldChar w:fldCharType="separate"/>
        </w:r>
        <w:r w:rsidR="001644E6">
          <w:rPr>
            <w:spacing w:val="-4"/>
          </w:rPr>
          <w:delText>(Rangelov</w:delText>
        </w:r>
        <w:r w:rsidR="001644E6">
          <w:rPr>
            <w:spacing w:val="-10"/>
          </w:rPr>
          <w:delText xml:space="preserve"> </w:delText>
        </w:r>
        <w:r w:rsidR="001644E6">
          <w:rPr>
            <w:spacing w:val="-4"/>
          </w:rPr>
          <w:delText>et</w:delText>
        </w:r>
        <w:r w:rsidR="001644E6">
          <w:rPr>
            <w:spacing w:val="-9"/>
          </w:rPr>
          <w:delText xml:space="preserve"> </w:delText>
        </w:r>
        <w:r w:rsidR="001644E6">
          <w:rPr>
            <w:spacing w:val="-4"/>
          </w:rPr>
          <w:delText>al.,</w:delText>
        </w:r>
        <w:r w:rsidR="00791F47">
          <w:rPr>
            <w:spacing w:val="-4"/>
          </w:rPr>
          <w:fldChar w:fldCharType="end"/>
        </w:r>
        <w:r w:rsidR="001644E6">
          <w:rPr>
            <w:spacing w:val="-9"/>
          </w:rPr>
          <w:delText xml:space="preserve"> </w:delText>
        </w:r>
        <w:r w:rsidR="00791F47">
          <w:fldChar w:fldCharType="begin"/>
        </w:r>
        <w:r w:rsidR="00791F47">
          <w:delInstrText xml:space="preserve"> HYPERLINK \l "_bookmark74" </w:delInstrText>
        </w:r>
        <w:r w:rsidR="00791F47">
          <w:fldChar w:fldCharType="separate"/>
        </w:r>
        <w:r w:rsidR="001644E6">
          <w:rPr>
            <w:spacing w:val="-4"/>
          </w:rPr>
          <w:delText>2017)),</w:delText>
        </w:r>
        <w:r w:rsidR="00791F47">
          <w:rPr>
            <w:spacing w:val="-4"/>
          </w:rPr>
          <w:fldChar w:fldCharType="end"/>
        </w:r>
      </w:del>
      <w:ins w:id="17" w:author="Hughes, Anna E" w:date="2023-08-09T15:29:00Z">
        <w:r w:rsidR="00791F47">
          <w:fldChar w:fldCharType="begin"/>
        </w:r>
        <w:r w:rsidR="00791F47">
          <w:instrText xml:space="preserve"> HYPERLINK \l "_bookmark75" </w:instrText>
        </w:r>
        <w:r w:rsidR="00791F47">
          <w:fldChar w:fldCharType="separate"/>
        </w:r>
        <w:r>
          <w:rPr>
            <w:spacing w:val="-4"/>
          </w:rPr>
          <w:t>(Rangelov</w:t>
        </w:r>
        <w:r>
          <w:rPr>
            <w:spacing w:val="-10"/>
          </w:rPr>
          <w:t xml:space="preserve"> </w:t>
        </w:r>
        <w:r>
          <w:rPr>
            <w:spacing w:val="-4"/>
          </w:rPr>
          <w:t>et</w:t>
        </w:r>
        <w:r>
          <w:rPr>
            <w:spacing w:val="-9"/>
          </w:rPr>
          <w:t xml:space="preserve"> </w:t>
        </w:r>
        <w:r>
          <w:rPr>
            <w:spacing w:val="-4"/>
          </w:rPr>
          <w:t>al.,</w:t>
        </w:r>
        <w:r w:rsidR="00791F47">
          <w:rPr>
            <w:spacing w:val="-4"/>
          </w:rPr>
          <w:fldChar w:fldCharType="end"/>
        </w:r>
        <w:r>
          <w:rPr>
            <w:spacing w:val="-9"/>
          </w:rPr>
          <w:t xml:space="preserve"> </w:t>
        </w:r>
        <w:r w:rsidR="00791F47">
          <w:fldChar w:fldCharType="begin"/>
        </w:r>
        <w:r w:rsidR="00791F47">
          <w:instrText xml:space="preserve"> HYPERLINK \l "_bookmark75" </w:instrText>
        </w:r>
        <w:r w:rsidR="00791F47">
          <w:fldChar w:fldCharType="separate"/>
        </w:r>
        <w:r>
          <w:rPr>
            <w:spacing w:val="-4"/>
          </w:rPr>
          <w:t>2017)),</w:t>
        </w:r>
        <w:r w:rsidR="00791F47">
          <w:rPr>
            <w:spacing w:val="-4"/>
          </w:rPr>
          <w:fldChar w:fldCharType="end"/>
        </w:r>
      </w:ins>
      <w:r>
        <w:rPr>
          <w:spacing w:val="-9"/>
        </w:rPr>
        <w:t xml:space="preserve"> </w:t>
      </w:r>
      <w:r>
        <w:rPr>
          <w:spacing w:val="-4"/>
        </w:rPr>
        <w:t>the</w:t>
      </w:r>
      <w:r>
        <w:rPr>
          <w:spacing w:val="-10"/>
        </w:rPr>
        <w:t xml:space="preserve"> </w:t>
      </w:r>
      <w:r>
        <w:rPr>
          <w:spacing w:val="-4"/>
        </w:rPr>
        <w:t>search</w:t>
      </w:r>
      <w:r>
        <w:rPr>
          <w:spacing w:val="-9"/>
        </w:rPr>
        <w:t xml:space="preserve"> </w:t>
      </w:r>
      <w:r>
        <w:rPr>
          <w:spacing w:val="-4"/>
        </w:rPr>
        <w:t>is</w:t>
      </w:r>
      <w:r>
        <w:rPr>
          <w:spacing w:val="-9"/>
        </w:rPr>
        <w:t xml:space="preserve"> </w:t>
      </w:r>
      <w:r>
        <w:rPr>
          <w:spacing w:val="-4"/>
        </w:rPr>
        <w:t>called</w:t>
      </w:r>
      <w:r>
        <w:rPr>
          <w:spacing w:val="-9"/>
        </w:rPr>
        <w:t xml:space="preserve"> </w:t>
      </w:r>
      <w:r>
        <w:rPr>
          <w:spacing w:val="-4"/>
        </w:rPr>
        <w:t>efficient</w:t>
      </w:r>
      <w:r>
        <w:rPr>
          <w:spacing w:val="-9"/>
        </w:rPr>
        <w:t xml:space="preserve"> </w:t>
      </w:r>
      <w:r>
        <w:rPr>
          <w:spacing w:val="-4"/>
        </w:rPr>
        <w:t>or</w:t>
      </w:r>
      <w:r>
        <w:rPr>
          <w:spacing w:val="-10"/>
        </w:rPr>
        <w:t xml:space="preserve"> </w:t>
      </w:r>
      <w:r>
        <w:rPr>
          <w:spacing w:val="-4"/>
        </w:rPr>
        <w:t>parallel,</w:t>
      </w:r>
    </w:p>
    <w:p w14:paraId="5C940333" w14:textId="77777777" w:rsidR="00470D98" w:rsidRDefault="001E0CFE">
      <w:pPr>
        <w:pStyle w:val="BodyText"/>
        <w:spacing w:before="8"/>
        <w:ind w:left="290"/>
      </w:pPr>
      <w:r>
        <w:rPr>
          <w:rFonts w:ascii="Trebuchet MS"/>
          <w:spacing w:val="-6"/>
          <w:sz w:val="12"/>
        </w:rPr>
        <w:t>11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6"/>
        </w:rPr>
        <w:t>and</w:t>
      </w:r>
      <w:r>
        <w:rPr>
          <w:spacing w:val="3"/>
        </w:rPr>
        <w:t xml:space="preserve"> </w:t>
      </w:r>
      <w:r>
        <w:rPr>
          <w:spacing w:val="-6"/>
        </w:rPr>
        <w:t>the</w:t>
      </w:r>
      <w:r>
        <w:rPr>
          <w:spacing w:val="4"/>
        </w:rPr>
        <w:t xml:space="preserve"> </w:t>
      </w:r>
      <w:r>
        <w:rPr>
          <w:spacing w:val="-6"/>
        </w:rPr>
        <w:t>addition</w:t>
      </w:r>
      <w:r>
        <w:rPr>
          <w:spacing w:val="3"/>
        </w:rPr>
        <w:t xml:space="preserve"> </w:t>
      </w:r>
      <w:r>
        <w:rPr>
          <w:spacing w:val="-6"/>
        </w:rPr>
        <w:t>of</w:t>
      </w:r>
      <w:r>
        <w:rPr>
          <w:spacing w:val="3"/>
        </w:rPr>
        <w:t xml:space="preserve"> </w:t>
      </w:r>
      <w:r>
        <w:rPr>
          <w:spacing w:val="-6"/>
        </w:rPr>
        <w:t>more</w:t>
      </w:r>
      <w:r>
        <w:rPr>
          <w:spacing w:val="4"/>
        </w:rPr>
        <w:t xml:space="preserve"> </w:t>
      </w:r>
      <w:r>
        <w:rPr>
          <w:spacing w:val="-6"/>
        </w:rPr>
        <w:t>non-target</w:t>
      </w:r>
      <w:r>
        <w:rPr>
          <w:spacing w:val="3"/>
        </w:rPr>
        <w:t xml:space="preserve"> </w:t>
      </w:r>
      <w:r>
        <w:rPr>
          <w:spacing w:val="-6"/>
        </w:rPr>
        <w:t>distractors</w:t>
      </w:r>
      <w:r>
        <w:rPr>
          <w:spacing w:val="3"/>
        </w:rPr>
        <w:t xml:space="preserve"> </w:t>
      </w:r>
      <w:r>
        <w:rPr>
          <w:spacing w:val="-6"/>
        </w:rPr>
        <w:t>has</w:t>
      </w:r>
      <w:r>
        <w:rPr>
          <w:spacing w:val="4"/>
        </w:rPr>
        <w:t xml:space="preserve"> </w:t>
      </w:r>
      <w:r>
        <w:rPr>
          <w:spacing w:val="-6"/>
        </w:rPr>
        <w:t>little</w:t>
      </w:r>
      <w:r>
        <w:rPr>
          <w:spacing w:val="3"/>
        </w:rPr>
        <w:t xml:space="preserve"> </w:t>
      </w:r>
      <w:r>
        <w:rPr>
          <w:spacing w:val="-6"/>
        </w:rPr>
        <w:t>impact</w:t>
      </w:r>
      <w:r>
        <w:rPr>
          <w:spacing w:val="4"/>
        </w:rPr>
        <w:t xml:space="preserve"> </w:t>
      </w:r>
      <w:r>
        <w:rPr>
          <w:spacing w:val="-6"/>
        </w:rPr>
        <w:t>on</w:t>
      </w:r>
      <w:r>
        <w:rPr>
          <w:spacing w:val="3"/>
        </w:rPr>
        <w:t xml:space="preserve"> </w:t>
      </w:r>
      <w:r>
        <w:rPr>
          <w:spacing w:val="-6"/>
        </w:rPr>
        <w:t>an</w:t>
      </w:r>
      <w:r>
        <w:rPr>
          <w:spacing w:val="4"/>
        </w:rPr>
        <w:t xml:space="preserve"> </w:t>
      </w:r>
      <w:r>
        <w:rPr>
          <w:spacing w:val="-6"/>
        </w:rPr>
        <w:t>observers</w:t>
      </w:r>
    </w:p>
    <w:p w14:paraId="354B9837" w14:textId="77777777" w:rsidR="00470D98" w:rsidRDefault="001E0CFE">
      <w:pPr>
        <w:pStyle w:val="BodyText"/>
        <w:ind w:left="290"/>
      </w:pPr>
      <w:r>
        <w:rPr>
          <w:rFonts w:ascii="Trebuchet MS"/>
          <w:spacing w:val="-4"/>
          <w:sz w:val="12"/>
        </w:rPr>
        <w:t>12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4"/>
        </w:rPr>
        <w:t>difficulty</w:t>
      </w:r>
      <w:r>
        <w:rPr>
          <w:spacing w:val="5"/>
        </w:rPr>
        <w:t xml:space="preserve"> </w:t>
      </w:r>
      <w:r>
        <w:rPr>
          <w:spacing w:val="-4"/>
        </w:rPr>
        <w:t>in</w:t>
      </w:r>
      <w:r>
        <w:rPr>
          <w:spacing w:val="4"/>
        </w:rPr>
        <w:t xml:space="preserve"> </w:t>
      </w:r>
      <w:r>
        <w:rPr>
          <w:spacing w:val="-4"/>
        </w:rPr>
        <w:t>finding</w:t>
      </w:r>
      <w:r>
        <w:rPr>
          <w:spacing w:val="3"/>
        </w:rPr>
        <w:t xml:space="preserve"> </w:t>
      </w:r>
      <w:r>
        <w:rPr>
          <w:spacing w:val="-4"/>
        </w:rPr>
        <w:t>a</w:t>
      </w:r>
      <w:r>
        <w:rPr>
          <w:spacing w:val="4"/>
        </w:rPr>
        <w:t xml:space="preserve"> </w:t>
      </w:r>
      <w:r>
        <w:rPr>
          <w:spacing w:val="-4"/>
        </w:rPr>
        <w:t>target.</w:t>
      </w:r>
      <w:r>
        <w:rPr>
          <w:spacing w:val="38"/>
        </w:rPr>
        <w:t xml:space="preserve"> </w:t>
      </w:r>
      <w:r>
        <w:rPr>
          <w:spacing w:val="-4"/>
        </w:rPr>
        <w:t>When</w:t>
      </w:r>
      <w:r>
        <w:rPr>
          <w:spacing w:val="4"/>
        </w:rPr>
        <w:t xml:space="preserve"> </w:t>
      </w:r>
      <w:r>
        <w:rPr>
          <w:spacing w:val="-4"/>
        </w:rPr>
        <w:t>the</w:t>
      </w:r>
      <w:r>
        <w:rPr>
          <w:spacing w:val="4"/>
        </w:rPr>
        <w:t xml:space="preserve"> </w:t>
      </w:r>
      <w:r>
        <w:rPr>
          <w:spacing w:val="-4"/>
        </w:rPr>
        <w:t>slope</w:t>
      </w:r>
      <w:r>
        <w:rPr>
          <w:spacing w:val="3"/>
        </w:rPr>
        <w:t xml:space="preserve"> </w:t>
      </w:r>
      <w:r>
        <w:rPr>
          <w:spacing w:val="-4"/>
        </w:rPr>
        <w:t>is</w:t>
      </w:r>
      <w:r>
        <w:rPr>
          <w:spacing w:val="4"/>
        </w:rPr>
        <w:t xml:space="preserve"> </w:t>
      </w:r>
      <w:r>
        <w:rPr>
          <w:spacing w:val="-4"/>
        </w:rPr>
        <w:t>steeper,</w:t>
      </w:r>
      <w:r>
        <w:rPr>
          <w:spacing w:val="6"/>
        </w:rPr>
        <w:t xml:space="preserve"> </w:t>
      </w:r>
      <w:r>
        <w:rPr>
          <w:spacing w:val="-4"/>
        </w:rPr>
        <w:t>each</w:t>
      </w:r>
      <w:r>
        <w:rPr>
          <w:spacing w:val="4"/>
        </w:rPr>
        <w:t xml:space="preserve"> </w:t>
      </w:r>
      <w:r>
        <w:rPr>
          <w:spacing w:val="-4"/>
        </w:rPr>
        <w:t>additional</w:t>
      </w:r>
      <w:r>
        <w:rPr>
          <w:spacing w:val="4"/>
        </w:rPr>
        <w:t xml:space="preserve"> </w:t>
      </w:r>
      <w:r>
        <w:rPr>
          <w:spacing w:val="-4"/>
        </w:rPr>
        <w:t>distrac-</w:t>
      </w:r>
    </w:p>
    <w:p w14:paraId="301B43E8" w14:textId="77777777" w:rsidR="00470D98" w:rsidRDefault="001E0CFE">
      <w:pPr>
        <w:pStyle w:val="BodyText"/>
        <w:spacing w:before="8"/>
        <w:ind w:left="290"/>
      </w:pPr>
      <w:r>
        <w:rPr>
          <w:rFonts w:ascii="Trebuchet MS"/>
          <w:spacing w:val="-4"/>
          <w:sz w:val="12"/>
        </w:rPr>
        <w:t>13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4"/>
        </w:rPr>
        <w:t>tor</w:t>
      </w:r>
      <w:r>
        <w:rPr>
          <w:spacing w:val="7"/>
        </w:rPr>
        <w:t xml:space="preserve"> </w:t>
      </w:r>
      <w:r>
        <w:rPr>
          <w:spacing w:val="-4"/>
        </w:rPr>
        <w:t>has</w:t>
      </w:r>
      <w:r>
        <w:rPr>
          <w:spacing w:val="6"/>
        </w:rPr>
        <w:t xml:space="preserve"> </w:t>
      </w:r>
      <w:r>
        <w:rPr>
          <w:spacing w:val="-4"/>
        </w:rPr>
        <w:t>a</w:t>
      </w:r>
      <w:r>
        <w:rPr>
          <w:spacing w:val="6"/>
        </w:rPr>
        <w:t xml:space="preserve"> </w:t>
      </w:r>
      <w:r>
        <w:rPr>
          <w:spacing w:val="-4"/>
        </w:rPr>
        <w:t>noticeable</w:t>
      </w:r>
      <w:r>
        <w:rPr>
          <w:spacing w:val="6"/>
        </w:rPr>
        <w:t xml:space="preserve"> </w:t>
      </w:r>
      <w:r>
        <w:rPr>
          <w:spacing w:val="-4"/>
        </w:rPr>
        <w:t>impact</w:t>
      </w:r>
      <w:r>
        <w:rPr>
          <w:spacing w:val="7"/>
        </w:rPr>
        <w:t xml:space="preserve"> </w:t>
      </w:r>
      <w:r>
        <w:rPr>
          <w:spacing w:val="-4"/>
        </w:rPr>
        <w:t>on</w:t>
      </w:r>
      <w:r>
        <w:rPr>
          <w:spacing w:val="6"/>
        </w:rPr>
        <w:t xml:space="preserve"> </w:t>
      </w:r>
      <w:r>
        <w:rPr>
          <w:spacing w:val="-4"/>
        </w:rPr>
        <w:t>increasing</w:t>
      </w:r>
      <w:r>
        <w:rPr>
          <w:spacing w:val="6"/>
        </w:rPr>
        <w:t xml:space="preserve"> </w:t>
      </w:r>
      <w:r>
        <w:rPr>
          <w:spacing w:val="-4"/>
        </w:rPr>
        <w:t>difficulty,</w:t>
      </w:r>
      <w:r>
        <w:rPr>
          <w:spacing w:val="10"/>
        </w:rPr>
        <w:t xml:space="preserve"> </w:t>
      </w:r>
      <w:r>
        <w:rPr>
          <w:spacing w:val="-4"/>
        </w:rPr>
        <w:t>and</w:t>
      </w:r>
      <w:r>
        <w:rPr>
          <w:spacing w:val="6"/>
        </w:rPr>
        <w:t xml:space="preserve"> </w:t>
      </w:r>
      <w:r>
        <w:rPr>
          <w:spacing w:val="-4"/>
        </w:rPr>
        <w:t>the</w:t>
      </w:r>
      <w:r>
        <w:rPr>
          <w:spacing w:val="7"/>
        </w:rPr>
        <w:t xml:space="preserve"> </w:t>
      </w:r>
      <w:r>
        <w:rPr>
          <w:spacing w:val="-4"/>
        </w:rPr>
        <w:t>search</w:t>
      </w:r>
      <w:r>
        <w:rPr>
          <w:spacing w:val="6"/>
        </w:rPr>
        <w:t xml:space="preserve"> </w:t>
      </w:r>
      <w:r>
        <w:rPr>
          <w:spacing w:val="-4"/>
        </w:rPr>
        <w:t>is</w:t>
      </w:r>
      <w:r>
        <w:rPr>
          <w:spacing w:val="7"/>
        </w:rPr>
        <w:t xml:space="preserve"> </w:t>
      </w:r>
      <w:r>
        <w:rPr>
          <w:spacing w:val="-4"/>
        </w:rPr>
        <w:t>described</w:t>
      </w:r>
    </w:p>
    <w:p w14:paraId="2108F187" w14:textId="77777777" w:rsidR="00470D98" w:rsidRDefault="001E0CFE">
      <w:pPr>
        <w:pStyle w:val="BodyText"/>
        <w:ind w:left="290"/>
      </w:pPr>
      <w:r>
        <w:rPr>
          <w:rFonts w:ascii="Trebuchet MS"/>
          <w:spacing w:val="-6"/>
          <w:sz w:val="12"/>
        </w:rPr>
        <w:t>14</w:t>
      </w:r>
      <w:r>
        <w:rPr>
          <w:rFonts w:ascii="Trebuchet MS"/>
          <w:spacing w:val="40"/>
          <w:sz w:val="12"/>
        </w:rPr>
        <w:t xml:space="preserve">  </w:t>
      </w:r>
      <w:r>
        <w:rPr>
          <w:spacing w:val="-6"/>
        </w:rPr>
        <w:t>as</w:t>
      </w:r>
      <w:r>
        <w:rPr>
          <w:spacing w:val="1"/>
        </w:rPr>
        <w:t xml:space="preserve"> </w:t>
      </w:r>
      <w:r>
        <w:rPr>
          <w:spacing w:val="-6"/>
        </w:rPr>
        <w:t>inefficient</w:t>
      </w:r>
      <w:r>
        <w:t xml:space="preserve"> </w:t>
      </w:r>
      <w:r>
        <w:rPr>
          <w:spacing w:val="-6"/>
        </w:rPr>
        <w:t>or</w:t>
      </w:r>
      <w:r>
        <w:t xml:space="preserve"> </w:t>
      </w:r>
      <w:r>
        <w:rPr>
          <w:spacing w:val="-6"/>
        </w:rPr>
        <w:t>serial.</w:t>
      </w:r>
      <w:r>
        <w:rPr>
          <w:spacing w:val="24"/>
        </w:rPr>
        <w:t xml:space="preserve"> </w:t>
      </w:r>
      <w:r>
        <w:rPr>
          <w:spacing w:val="-6"/>
        </w:rPr>
        <w:t>However,</w:t>
      </w:r>
      <w:r>
        <w:rPr>
          <w:spacing w:val="1"/>
        </w:rPr>
        <w:t xml:space="preserve"> </w:t>
      </w:r>
      <w:r>
        <w:rPr>
          <w:spacing w:val="-6"/>
        </w:rPr>
        <w:t>the</w:t>
      </w:r>
      <w:r>
        <w:t xml:space="preserve"> </w:t>
      </w:r>
      <w:r>
        <w:rPr>
          <w:spacing w:val="-6"/>
        </w:rPr>
        <w:t>distinction</w:t>
      </w:r>
      <w:r>
        <w:t xml:space="preserve"> </w:t>
      </w:r>
      <w:r>
        <w:rPr>
          <w:spacing w:val="-6"/>
        </w:rPr>
        <w:t>between</w:t>
      </w:r>
      <w:r>
        <w:t xml:space="preserve"> </w:t>
      </w:r>
      <w:r>
        <w:rPr>
          <w:spacing w:val="-6"/>
        </w:rPr>
        <w:t>these</w:t>
      </w:r>
      <w:r>
        <w:t xml:space="preserve"> </w:t>
      </w:r>
      <w:r>
        <w:rPr>
          <w:spacing w:val="-6"/>
        </w:rPr>
        <w:t>types</w:t>
      </w:r>
      <w:r>
        <w:rPr>
          <w:spacing w:val="-1"/>
        </w:rPr>
        <w:t xml:space="preserve"> </w:t>
      </w:r>
      <w:r>
        <w:rPr>
          <w:spacing w:val="-6"/>
        </w:rPr>
        <w:t>of</w:t>
      </w:r>
      <w:r>
        <w:t xml:space="preserve"> </w:t>
      </w:r>
      <w:r>
        <w:rPr>
          <w:spacing w:val="-6"/>
        </w:rPr>
        <w:t>search</w:t>
      </w:r>
      <w:r>
        <w:t xml:space="preserve"> </w:t>
      </w:r>
      <w:r>
        <w:rPr>
          <w:spacing w:val="-6"/>
        </w:rPr>
        <w:t>is</w:t>
      </w:r>
    </w:p>
    <w:p w14:paraId="6F267E23" w14:textId="77777777" w:rsidR="00470D98" w:rsidRDefault="001E0CFE">
      <w:pPr>
        <w:pStyle w:val="BodyText"/>
        <w:spacing w:before="8"/>
        <w:ind w:left="290"/>
      </w:pPr>
      <w:r>
        <w:rPr>
          <w:rFonts w:ascii="Trebuchet MS"/>
          <w:spacing w:val="-4"/>
          <w:sz w:val="12"/>
        </w:rPr>
        <w:t>15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4"/>
        </w:rPr>
        <w:t>often less</w:t>
      </w:r>
      <w:r>
        <w:rPr>
          <w:spacing w:val="-5"/>
        </w:rPr>
        <w:t xml:space="preserve"> </w:t>
      </w:r>
      <w:r>
        <w:rPr>
          <w:spacing w:val="-4"/>
        </w:rPr>
        <w:t>clear in</w:t>
      </w:r>
      <w:r>
        <w:rPr>
          <w:spacing w:val="-5"/>
        </w:rPr>
        <w:t xml:space="preserve"> </w:t>
      </w:r>
      <w:r>
        <w:rPr>
          <w:spacing w:val="-4"/>
        </w:rPr>
        <w:t>real experimental</w:t>
      </w:r>
      <w:r>
        <w:rPr>
          <w:spacing w:val="-5"/>
        </w:rPr>
        <w:t xml:space="preserve"> </w:t>
      </w:r>
      <w:r>
        <w:rPr>
          <w:spacing w:val="-4"/>
        </w:rPr>
        <w:t>data,</w:t>
      </w:r>
      <w:r>
        <w:rPr>
          <w:spacing w:val="-2"/>
        </w:rPr>
        <w:t xml:space="preserve"> </w:t>
      </w:r>
      <w:r>
        <w:rPr>
          <w:spacing w:val="-4"/>
        </w:rPr>
        <w:t>with</w:t>
      </w:r>
      <w:r>
        <w:rPr>
          <w:spacing w:val="-5"/>
        </w:rPr>
        <w:t xml:space="preserve"> </w:t>
      </w:r>
      <w:r>
        <w:rPr>
          <w:spacing w:val="-4"/>
        </w:rPr>
        <w:t>a range</w:t>
      </w:r>
      <w:r>
        <w:rPr>
          <w:spacing w:val="-5"/>
        </w:rPr>
        <w:t xml:space="preserve"> </w:t>
      </w:r>
      <w:r>
        <w:rPr>
          <w:spacing w:val="-4"/>
        </w:rPr>
        <w:t>of</w:t>
      </w:r>
      <w:r>
        <w:rPr>
          <w:spacing w:val="-5"/>
        </w:rPr>
        <w:t xml:space="preserve"> </w:t>
      </w:r>
      <w:r>
        <w:rPr>
          <w:spacing w:val="-4"/>
        </w:rPr>
        <w:t>different search</w:t>
      </w:r>
      <w:r>
        <w:rPr>
          <w:spacing w:val="-5"/>
        </w:rPr>
        <w:t xml:space="preserve"> </w:t>
      </w:r>
      <w:r>
        <w:rPr>
          <w:spacing w:val="-4"/>
        </w:rPr>
        <w:t>slopes</w:t>
      </w:r>
    </w:p>
    <w:p w14:paraId="32C20A77" w14:textId="499A306E" w:rsidR="00470D98" w:rsidRDefault="001E0CFE">
      <w:pPr>
        <w:pStyle w:val="BodyText"/>
        <w:ind w:left="290"/>
      </w:pPr>
      <w:r>
        <w:rPr>
          <w:rFonts w:ascii="Trebuchet MS"/>
          <w:spacing w:val="-6"/>
          <w:sz w:val="12"/>
        </w:rPr>
        <w:t>16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6"/>
        </w:rPr>
        <w:t>being</w:t>
      </w:r>
      <w:r>
        <w:rPr>
          <w:spacing w:val="-7"/>
        </w:rPr>
        <w:t xml:space="preserve"> </w:t>
      </w:r>
      <w:r>
        <w:rPr>
          <w:spacing w:val="-6"/>
        </w:rPr>
        <w:t>seen for</w:t>
      </w:r>
      <w:r>
        <w:rPr>
          <w:spacing w:val="-7"/>
        </w:rPr>
        <w:t xml:space="preserve"> </w:t>
      </w:r>
      <w:r>
        <w:rPr>
          <w:spacing w:val="-6"/>
        </w:rPr>
        <w:t>different types of</w:t>
      </w:r>
      <w:r>
        <w:rPr>
          <w:spacing w:val="-7"/>
        </w:rPr>
        <w:t xml:space="preserve"> </w:t>
      </w:r>
      <w:r>
        <w:rPr>
          <w:spacing w:val="-6"/>
        </w:rPr>
        <w:t>targets and</w:t>
      </w:r>
      <w:r>
        <w:rPr>
          <w:spacing w:val="-7"/>
        </w:rPr>
        <w:t xml:space="preserve"> </w:t>
      </w:r>
      <w:r>
        <w:rPr>
          <w:spacing w:val="-6"/>
        </w:rPr>
        <w:t xml:space="preserve">distractors </w:t>
      </w:r>
      <w:r w:rsidR="00791F47">
        <w:fldChar w:fldCharType="begin"/>
      </w:r>
      <w:r w:rsidR="00791F47">
        <w:instrText xml:space="preserve"> HYPERLINK \l "_</w:instrText>
      </w:r>
      <w:del w:id="18" w:author="Hughes, Anna E" w:date="2023-08-09T15:29:00Z">
        <w:r w:rsidR="00791F47">
          <w:delInstrText>bookmark35</w:delInstrText>
        </w:r>
      </w:del>
      <w:ins w:id="19" w:author="Hughes, Anna E" w:date="2023-08-09T15:29:00Z">
        <w:r w:rsidR="00791F47">
          <w:instrText>bookmark36</w:instrText>
        </w:r>
      </w:ins>
      <w:r w:rsidR="00791F47">
        <w:instrText xml:space="preserve">" </w:instrText>
      </w:r>
      <w:r w:rsidR="00791F47">
        <w:fldChar w:fldCharType="separate"/>
      </w:r>
      <w:r>
        <w:rPr>
          <w:spacing w:val="-6"/>
        </w:rPr>
        <w:t>(Duncan and</w:t>
      </w:r>
      <w:r>
        <w:rPr>
          <w:spacing w:val="-7"/>
        </w:rPr>
        <w:t xml:space="preserve"> </w:t>
      </w:r>
      <w:r>
        <w:rPr>
          <w:spacing w:val="-6"/>
        </w:rPr>
        <w:t>Humphreys,</w:t>
      </w:r>
      <w:r w:rsidR="00791F47">
        <w:rPr>
          <w:spacing w:val="-6"/>
        </w:rPr>
        <w:fldChar w:fldCharType="end"/>
      </w:r>
    </w:p>
    <w:p w14:paraId="5918338C" w14:textId="3B40BD2F" w:rsidR="00470D98" w:rsidRDefault="001644E6">
      <w:pPr>
        <w:pStyle w:val="BodyText"/>
        <w:spacing w:before="8"/>
        <w:ind w:left="290"/>
      </w:pPr>
      <w:del w:id="20" w:author="Hughes, Anna E" w:date="2023-08-09T15:29:00Z">
        <w:r>
          <w:rPr>
            <w:rFonts w:ascii="Trebuchet MS"/>
            <w:spacing w:val="-2"/>
            <w:sz w:val="12"/>
          </w:rPr>
          <w:delText>17</w:delText>
        </w:r>
        <w:r>
          <w:rPr>
            <w:rFonts w:ascii="Trebuchet MS"/>
            <w:spacing w:val="38"/>
            <w:sz w:val="12"/>
          </w:rPr>
          <w:delText xml:space="preserve">  </w:delText>
        </w:r>
        <w:r w:rsidR="00791F47">
          <w:fldChar w:fldCharType="begin"/>
        </w:r>
        <w:r w:rsidR="00791F47">
          <w:delInstrText xml:space="preserve"> HYPERLINK \l "_bookmark35" </w:delInstrText>
        </w:r>
        <w:r w:rsidR="00791F47">
          <w:fldChar w:fldCharType="separate"/>
        </w:r>
        <w:r>
          <w:rPr>
            <w:spacing w:val="-2"/>
          </w:rPr>
          <w:delText>1989;</w:delText>
        </w:r>
        <w:r w:rsidR="00791F47">
          <w:rPr>
            <w:spacing w:val="-2"/>
          </w:rPr>
          <w:fldChar w:fldCharType="end"/>
        </w:r>
        <w:r>
          <w:rPr>
            <w:spacing w:val="1"/>
          </w:rPr>
          <w:delText xml:space="preserve"> </w:delText>
        </w:r>
        <w:r w:rsidR="00791F47">
          <w:fldChar w:fldCharType="begin"/>
        </w:r>
        <w:r w:rsidR="00791F47">
          <w:delInstrText xml:space="preserve"> HYPERLINK \l "_bookmark31" </w:delInstrText>
        </w:r>
        <w:r w:rsidR="00791F47">
          <w:fldChar w:fldCharType="separate"/>
        </w:r>
        <w:r>
          <w:rPr>
            <w:spacing w:val="-2"/>
          </w:rPr>
          <w:delText>Cave</w:delText>
        </w:r>
        <w:r>
          <w:rPr>
            <w:spacing w:val="2"/>
          </w:rPr>
          <w:delText xml:space="preserve"> </w:delText>
        </w:r>
        <w:r>
          <w:rPr>
            <w:spacing w:val="-2"/>
          </w:rPr>
          <w:delText>and</w:delText>
        </w:r>
        <w:r>
          <w:rPr>
            <w:spacing w:val="1"/>
          </w:rPr>
          <w:delText xml:space="preserve"> </w:delText>
        </w:r>
        <w:r>
          <w:rPr>
            <w:spacing w:val="-2"/>
          </w:rPr>
          <w:delText>Wolfe,</w:delText>
        </w:r>
        <w:r w:rsidR="00791F47">
          <w:rPr>
            <w:spacing w:val="-2"/>
          </w:rPr>
          <w:fldChar w:fldCharType="end"/>
        </w:r>
        <w:r>
          <w:rPr>
            <w:spacing w:val="1"/>
          </w:rPr>
          <w:delText xml:space="preserve"> </w:delText>
        </w:r>
        <w:r w:rsidR="00791F47">
          <w:fldChar w:fldCharType="begin"/>
        </w:r>
        <w:r w:rsidR="00791F47">
          <w:delInstrText xml:space="preserve"> HYPERLINK \l "_bookmark31" </w:delInstrText>
        </w:r>
        <w:r w:rsidR="00791F47">
          <w:fldChar w:fldCharType="separate"/>
        </w:r>
        <w:r>
          <w:rPr>
            <w:spacing w:val="-2"/>
          </w:rPr>
          <w:delText>1990;</w:delText>
        </w:r>
        <w:r w:rsidR="00791F47">
          <w:rPr>
            <w:spacing w:val="-2"/>
          </w:rPr>
          <w:fldChar w:fldCharType="end"/>
        </w:r>
        <w:r>
          <w:rPr>
            <w:spacing w:val="1"/>
          </w:rPr>
          <w:delText xml:space="preserve"> </w:delText>
        </w:r>
        <w:r w:rsidR="00791F47">
          <w:fldChar w:fldCharType="begin"/>
        </w:r>
        <w:r w:rsidR="00791F47">
          <w:delInstrText xml:space="preserve"> HYPERLINK \l "_bookmark83" </w:delInstrText>
        </w:r>
        <w:r w:rsidR="00791F47">
          <w:fldChar w:fldCharType="separate"/>
        </w:r>
        <w:r>
          <w:rPr>
            <w:spacing w:val="-2"/>
          </w:rPr>
          <w:delText>Wolfe,</w:delText>
        </w:r>
        <w:r w:rsidR="00791F47">
          <w:rPr>
            <w:spacing w:val="-2"/>
          </w:rPr>
          <w:fldChar w:fldCharType="end"/>
        </w:r>
        <w:r>
          <w:rPr>
            <w:spacing w:val="1"/>
          </w:rPr>
          <w:delText xml:space="preserve"> </w:delText>
        </w:r>
        <w:r w:rsidR="00791F47">
          <w:fldChar w:fldCharType="begin"/>
        </w:r>
        <w:r w:rsidR="00791F47">
          <w:delInstrText xml:space="preserve"> HYPERLINK \l "_bookmark83" </w:delInstrText>
        </w:r>
        <w:r w:rsidR="00791F47">
          <w:fldChar w:fldCharType="separate"/>
        </w:r>
        <w:r>
          <w:rPr>
            <w:spacing w:val="-2"/>
          </w:rPr>
          <w:delText>1998;</w:delText>
        </w:r>
        <w:r w:rsidR="00791F47">
          <w:rPr>
            <w:spacing w:val="-2"/>
          </w:rPr>
          <w:fldChar w:fldCharType="end"/>
        </w:r>
        <w:r>
          <w:rPr>
            <w:spacing w:val="1"/>
          </w:rPr>
          <w:delText xml:space="preserve"> </w:delText>
        </w:r>
        <w:r w:rsidR="00791F47">
          <w:fldChar w:fldCharType="begin"/>
        </w:r>
        <w:r w:rsidR="00791F47">
          <w:delInstrText xml:space="preserve"> HYPERLINK \l "_bookmark53" </w:delInstrText>
        </w:r>
        <w:r w:rsidR="00791F47">
          <w:fldChar w:fldCharType="separate"/>
        </w:r>
        <w:r>
          <w:rPr>
            <w:spacing w:val="-2"/>
          </w:rPr>
          <w:delText>Liesefeld</w:delText>
        </w:r>
        <w:r>
          <w:rPr>
            <w:spacing w:val="2"/>
          </w:rPr>
          <w:delText xml:space="preserve"> </w:delText>
        </w:r>
        <w:r>
          <w:rPr>
            <w:spacing w:val="-2"/>
          </w:rPr>
          <w:delText>et</w:delText>
        </w:r>
        <w:r>
          <w:rPr>
            <w:spacing w:val="1"/>
          </w:rPr>
          <w:delText xml:space="preserve"> </w:delText>
        </w:r>
        <w:r>
          <w:rPr>
            <w:spacing w:val="-2"/>
          </w:rPr>
          <w:delText>al.,</w:delText>
        </w:r>
        <w:r w:rsidR="00791F47">
          <w:rPr>
            <w:spacing w:val="-2"/>
          </w:rPr>
          <w:fldChar w:fldCharType="end"/>
        </w:r>
        <w:r>
          <w:rPr>
            <w:spacing w:val="1"/>
          </w:rPr>
          <w:delText xml:space="preserve"> </w:delText>
        </w:r>
        <w:r w:rsidR="00791F47">
          <w:fldChar w:fldCharType="begin"/>
        </w:r>
        <w:r w:rsidR="00791F47">
          <w:delInstrText xml:space="preserve"> HYPERLINK </w:delInstrText>
        </w:r>
        <w:r w:rsidR="00791F47">
          <w:delInstrText xml:space="preserve">\l "_bookmark53" </w:delInstrText>
        </w:r>
        <w:r w:rsidR="00791F47">
          <w:fldChar w:fldCharType="separate"/>
        </w:r>
        <w:r>
          <w:rPr>
            <w:spacing w:val="-2"/>
          </w:rPr>
          <w:delText>2016).</w:delText>
        </w:r>
        <w:r w:rsidR="00791F47">
          <w:rPr>
            <w:spacing w:val="-2"/>
          </w:rPr>
          <w:fldChar w:fldCharType="end"/>
        </w:r>
      </w:del>
      <w:ins w:id="21" w:author="Hughes, Anna E" w:date="2023-08-09T15:29:00Z">
        <w:r w:rsidR="001E0CFE">
          <w:rPr>
            <w:rFonts w:ascii="Trebuchet MS"/>
            <w:spacing w:val="-2"/>
            <w:sz w:val="12"/>
          </w:rPr>
          <w:t>17</w:t>
        </w:r>
        <w:r w:rsidR="001E0CFE">
          <w:rPr>
            <w:rFonts w:ascii="Trebuchet MS"/>
            <w:spacing w:val="38"/>
            <w:sz w:val="12"/>
          </w:rPr>
          <w:t xml:space="preserve">  </w:t>
        </w:r>
        <w:r w:rsidR="00791F47">
          <w:fldChar w:fldCharType="begin"/>
        </w:r>
        <w:r w:rsidR="00791F47">
          <w:instrText xml:space="preserve"> HYPERLINK \l "_bookmark36" </w:instrText>
        </w:r>
        <w:r w:rsidR="00791F47">
          <w:fldChar w:fldCharType="separate"/>
        </w:r>
        <w:r w:rsidR="001E0CFE">
          <w:rPr>
            <w:spacing w:val="-2"/>
          </w:rPr>
          <w:t>1989;</w:t>
        </w:r>
        <w:r w:rsidR="00791F47">
          <w:rPr>
            <w:spacing w:val="-2"/>
          </w:rPr>
          <w:fldChar w:fldCharType="end"/>
        </w:r>
        <w:r w:rsidR="001E0CFE">
          <w:rPr>
            <w:spacing w:val="1"/>
          </w:rPr>
          <w:t xml:space="preserve"> </w:t>
        </w:r>
        <w:r w:rsidR="00791F47">
          <w:fldChar w:fldCharType="begin"/>
        </w:r>
        <w:r w:rsidR="00791F47">
          <w:instrText xml:space="preserve"> HYPERLINK \l "_bookmark32" </w:instrText>
        </w:r>
        <w:r w:rsidR="00791F47">
          <w:fldChar w:fldCharType="separate"/>
        </w:r>
        <w:r w:rsidR="001E0CFE">
          <w:rPr>
            <w:spacing w:val="-2"/>
          </w:rPr>
          <w:t>Cave</w:t>
        </w:r>
        <w:r w:rsidR="001E0CFE">
          <w:rPr>
            <w:spacing w:val="2"/>
          </w:rPr>
          <w:t xml:space="preserve"> </w:t>
        </w:r>
        <w:r w:rsidR="001E0CFE">
          <w:rPr>
            <w:spacing w:val="-2"/>
          </w:rPr>
          <w:t>and</w:t>
        </w:r>
        <w:r w:rsidR="001E0CFE">
          <w:rPr>
            <w:spacing w:val="1"/>
          </w:rPr>
          <w:t xml:space="preserve"> </w:t>
        </w:r>
        <w:r w:rsidR="001E0CFE">
          <w:rPr>
            <w:spacing w:val="-2"/>
          </w:rPr>
          <w:t>Wolfe,</w:t>
        </w:r>
        <w:r w:rsidR="00791F47">
          <w:rPr>
            <w:spacing w:val="-2"/>
          </w:rPr>
          <w:fldChar w:fldCharType="end"/>
        </w:r>
        <w:r w:rsidR="001E0CFE">
          <w:rPr>
            <w:spacing w:val="1"/>
          </w:rPr>
          <w:t xml:space="preserve"> </w:t>
        </w:r>
        <w:r w:rsidR="00791F47">
          <w:fldChar w:fldCharType="begin"/>
        </w:r>
        <w:r w:rsidR="00791F47">
          <w:instrText xml:space="preserve"> HYPERLINK \l "_bookmark32" </w:instrText>
        </w:r>
        <w:r w:rsidR="00791F47">
          <w:fldChar w:fldCharType="separate"/>
        </w:r>
        <w:r w:rsidR="001E0CFE">
          <w:rPr>
            <w:spacing w:val="-2"/>
          </w:rPr>
          <w:t>1990;</w:t>
        </w:r>
        <w:r w:rsidR="00791F47">
          <w:rPr>
            <w:spacing w:val="-2"/>
          </w:rPr>
          <w:fldChar w:fldCharType="end"/>
        </w:r>
        <w:r w:rsidR="001E0CFE">
          <w:rPr>
            <w:spacing w:val="1"/>
          </w:rPr>
          <w:t xml:space="preserve"> </w:t>
        </w:r>
        <w:r w:rsidR="00791F47">
          <w:fldChar w:fldCharType="begin"/>
        </w:r>
        <w:r w:rsidR="00791F47">
          <w:instrText xml:space="preserve"> HYPERLINK \l "_bookmark84" </w:instrText>
        </w:r>
        <w:r w:rsidR="00791F47">
          <w:fldChar w:fldCharType="separate"/>
        </w:r>
        <w:r w:rsidR="001E0CFE">
          <w:rPr>
            <w:spacing w:val="-2"/>
          </w:rPr>
          <w:t>Wolfe,</w:t>
        </w:r>
        <w:r w:rsidR="00791F47">
          <w:rPr>
            <w:spacing w:val="-2"/>
          </w:rPr>
          <w:fldChar w:fldCharType="end"/>
        </w:r>
        <w:r w:rsidR="001E0CFE">
          <w:rPr>
            <w:spacing w:val="1"/>
          </w:rPr>
          <w:t xml:space="preserve"> </w:t>
        </w:r>
        <w:r w:rsidR="00791F47">
          <w:fldChar w:fldCharType="begin"/>
        </w:r>
        <w:r w:rsidR="00791F47">
          <w:instrText xml:space="preserve"> HYPERLINK \l "_bookmark84" </w:instrText>
        </w:r>
        <w:r w:rsidR="00791F47">
          <w:fldChar w:fldCharType="separate"/>
        </w:r>
        <w:r w:rsidR="001E0CFE">
          <w:rPr>
            <w:spacing w:val="-2"/>
          </w:rPr>
          <w:t>1998;</w:t>
        </w:r>
        <w:r w:rsidR="00791F47">
          <w:rPr>
            <w:spacing w:val="-2"/>
          </w:rPr>
          <w:fldChar w:fldCharType="end"/>
        </w:r>
        <w:r w:rsidR="001E0CFE">
          <w:rPr>
            <w:spacing w:val="1"/>
          </w:rPr>
          <w:t xml:space="preserve"> </w:t>
        </w:r>
        <w:r w:rsidR="00791F47">
          <w:fldChar w:fldCharType="begin"/>
        </w:r>
        <w:r w:rsidR="00791F47">
          <w:instrText xml:space="preserve"> HYPERLINK \l "_bookmark54" </w:instrText>
        </w:r>
        <w:r w:rsidR="00791F47">
          <w:fldChar w:fldCharType="separate"/>
        </w:r>
        <w:r w:rsidR="001E0CFE">
          <w:rPr>
            <w:spacing w:val="-2"/>
          </w:rPr>
          <w:t>Liesefeld</w:t>
        </w:r>
        <w:r w:rsidR="001E0CFE">
          <w:rPr>
            <w:spacing w:val="2"/>
          </w:rPr>
          <w:t xml:space="preserve"> </w:t>
        </w:r>
        <w:r w:rsidR="001E0CFE">
          <w:rPr>
            <w:spacing w:val="-2"/>
          </w:rPr>
          <w:t>et</w:t>
        </w:r>
        <w:r w:rsidR="001E0CFE">
          <w:rPr>
            <w:spacing w:val="1"/>
          </w:rPr>
          <w:t xml:space="preserve"> </w:t>
        </w:r>
        <w:r w:rsidR="001E0CFE">
          <w:rPr>
            <w:spacing w:val="-2"/>
          </w:rPr>
          <w:t>al.,</w:t>
        </w:r>
        <w:r w:rsidR="00791F47">
          <w:rPr>
            <w:spacing w:val="-2"/>
          </w:rPr>
          <w:fldChar w:fldCharType="end"/>
        </w:r>
        <w:r w:rsidR="001E0CFE">
          <w:rPr>
            <w:spacing w:val="1"/>
          </w:rPr>
          <w:t xml:space="preserve"> </w:t>
        </w:r>
        <w:r w:rsidR="00791F47">
          <w:fldChar w:fldCharType="begin"/>
        </w:r>
        <w:r w:rsidR="00791F47">
          <w:instrText xml:space="preserve"> HYPERLINK \l "_bookmark54" </w:instrText>
        </w:r>
        <w:r w:rsidR="00791F47">
          <w:fldChar w:fldCharType="separate"/>
        </w:r>
        <w:r w:rsidR="001E0CFE">
          <w:rPr>
            <w:spacing w:val="-2"/>
          </w:rPr>
          <w:t>2016).</w:t>
        </w:r>
        <w:r w:rsidR="00791F47">
          <w:rPr>
            <w:spacing w:val="-2"/>
          </w:rPr>
          <w:fldChar w:fldCharType="end"/>
        </w:r>
      </w:ins>
      <w:r w:rsidR="001E0CFE">
        <w:rPr>
          <w:spacing w:val="30"/>
        </w:rPr>
        <w:t xml:space="preserve"> </w:t>
      </w:r>
      <w:r w:rsidR="001E0CFE">
        <w:rPr>
          <w:spacing w:val="-2"/>
        </w:rPr>
        <w:t>Recent</w:t>
      </w:r>
      <w:r w:rsidR="001E0CFE">
        <w:rPr>
          <w:spacing w:val="2"/>
        </w:rPr>
        <w:t xml:space="preserve"> </w:t>
      </w:r>
      <w:r w:rsidR="001E0CFE">
        <w:rPr>
          <w:spacing w:val="-4"/>
        </w:rPr>
        <w:t>work</w:t>
      </w:r>
    </w:p>
    <w:p w14:paraId="107E642B" w14:textId="77777777" w:rsidR="00470D98" w:rsidRDefault="001E0CFE">
      <w:pPr>
        <w:pStyle w:val="BodyText"/>
        <w:ind w:left="290"/>
      </w:pPr>
      <w:r>
        <w:rPr>
          <w:rFonts w:ascii="Trebuchet MS"/>
          <w:w w:val="90"/>
          <w:sz w:val="12"/>
        </w:rPr>
        <w:t>18</w:t>
      </w:r>
      <w:r>
        <w:rPr>
          <w:rFonts w:ascii="Trebuchet MS"/>
          <w:spacing w:val="65"/>
          <w:sz w:val="12"/>
        </w:rPr>
        <w:t xml:space="preserve">  </w:t>
      </w:r>
      <w:r>
        <w:rPr>
          <w:w w:val="90"/>
        </w:rPr>
        <w:t>has</w:t>
      </w:r>
      <w:r>
        <w:rPr>
          <w:spacing w:val="-2"/>
        </w:rPr>
        <w:t xml:space="preserve"> </w:t>
      </w:r>
      <w:r>
        <w:rPr>
          <w:w w:val="90"/>
        </w:rPr>
        <w:t>also</w:t>
      </w:r>
      <w:r>
        <w:rPr>
          <w:spacing w:val="-3"/>
        </w:rPr>
        <w:t xml:space="preserve"> </w:t>
      </w:r>
      <w:r>
        <w:rPr>
          <w:w w:val="90"/>
        </w:rPr>
        <w:t>attempted</w:t>
      </w:r>
      <w:r>
        <w:rPr>
          <w:spacing w:val="-2"/>
        </w:rPr>
        <w:t xml:space="preserve"> </w:t>
      </w:r>
      <w:r>
        <w:rPr>
          <w:w w:val="90"/>
        </w:rPr>
        <w:t>to</w:t>
      </w:r>
      <w:r>
        <w:rPr>
          <w:spacing w:val="-3"/>
        </w:rPr>
        <w:t xml:space="preserve"> </w:t>
      </w:r>
      <w:r>
        <w:rPr>
          <w:w w:val="90"/>
        </w:rPr>
        <w:t>model</w:t>
      </w:r>
      <w:r>
        <w:rPr>
          <w:spacing w:val="-3"/>
        </w:rPr>
        <w:t xml:space="preserve"> </w:t>
      </w:r>
      <w:r>
        <w:rPr>
          <w:w w:val="90"/>
        </w:rPr>
        <w:t>the</w:t>
      </w:r>
      <w:r>
        <w:rPr>
          <w:spacing w:val="-2"/>
        </w:rPr>
        <w:t xml:space="preserve"> </w:t>
      </w:r>
      <w:r>
        <w:rPr>
          <w:w w:val="90"/>
        </w:rPr>
        <w:t>variation</w:t>
      </w:r>
      <w:r>
        <w:rPr>
          <w:spacing w:val="-3"/>
        </w:rPr>
        <w:t xml:space="preserve"> </w:t>
      </w:r>
      <w:r>
        <w:rPr>
          <w:w w:val="90"/>
        </w:rPr>
        <w:t>in</w:t>
      </w:r>
      <w:r>
        <w:rPr>
          <w:spacing w:val="-3"/>
        </w:rPr>
        <w:t xml:space="preserve"> </w:t>
      </w:r>
      <w:r>
        <w:rPr>
          <w:w w:val="90"/>
        </w:rPr>
        <w:t>search</w:t>
      </w:r>
      <w:r>
        <w:rPr>
          <w:spacing w:val="-2"/>
        </w:rPr>
        <w:t xml:space="preserve"> </w:t>
      </w:r>
      <w:r>
        <w:rPr>
          <w:w w:val="90"/>
        </w:rPr>
        <w:t>slopes</w:t>
      </w:r>
      <w:r>
        <w:rPr>
          <w:spacing w:val="-3"/>
        </w:rPr>
        <w:t xml:space="preserve"> </w:t>
      </w:r>
      <w:r>
        <w:rPr>
          <w:w w:val="90"/>
        </w:rPr>
        <w:t>at</w:t>
      </w:r>
      <w:r>
        <w:rPr>
          <w:spacing w:val="-3"/>
        </w:rPr>
        <w:t xml:space="preserve"> </w:t>
      </w:r>
      <w:r>
        <w:rPr>
          <w:w w:val="90"/>
        </w:rPr>
        <w:t>the</w:t>
      </w:r>
      <w:r>
        <w:rPr>
          <w:spacing w:val="-3"/>
        </w:rPr>
        <w:t xml:space="preserve"> </w:t>
      </w:r>
      <w:r>
        <w:rPr>
          <w:w w:val="90"/>
        </w:rPr>
        <w:t>boundary</w:t>
      </w:r>
      <w:r>
        <w:rPr>
          <w:spacing w:val="-2"/>
        </w:rPr>
        <w:t xml:space="preserve"> </w:t>
      </w:r>
      <w:r>
        <w:rPr>
          <w:spacing w:val="-2"/>
          <w:w w:val="90"/>
        </w:rPr>
        <w:t>between</w:t>
      </w:r>
    </w:p>
    <w:p w14:paraId="5BD58516" w14:textId="3909A268" w:rsidR="00470D98" w:rsidRDefault="001E0CFE">
      <w:pPr>
        <w:pStyle w:val="BodyText"/>
        <w:spacing w:before="8"/>
        <w:ind w:left="290"/>
      </w:pPr>
      <w:r>
        <w:rPr>
          <w:rFonts w:ascii="Trebuchet MS"/>
          <w:spacing w:val="-4"/>
          <w:sz w:val="12"/>
        </w:rPr>
        <w:t>19</w:t>
      </w:r>
      <w:r>
        <w:rPr>
          <w:rFonts w:ascii="Trebuchet MS"/>
          <w:spacing w:val="42"/>
          <w:sz w:val="12"/>
        </w:rPr>
        <w:t xml:space="preserve">  </w:t>
      </w:r>
      <w:r>
        <w:rPr>
          <w:spacing w:val="-4"/>
        </w:rPr>
        <w:t>inefficient</w:t>
      </w:r>
      <w:r>
        <w:rPr>
          <w:spacing w:val="-6"/>
        </w:rPr>
        <w:t xml:space="preserve"> </w:t>
      </w:r>
      <w:r>
        <w:rPr>
          <w:spacing w:val="-4"/>
        </w:rPr>
        <w:t>and</w:t>
      </w:r>
      <w:r>
        <w:rPr>
          <w:spacing w:val="-6"/>
        </w:rPr>
        <w:t xml:space="preserve"> </w:t>
      </w:r>
      <w:r>
        <w:rPr>
          <w:spacing w:val="-4"/>
        </w:rPr>
        <w:t>efficient</w:t>
      </w:r>
      <w:r>
        <w:rPr>
          <w:spacing w:val="-7"/>
        </w:rPr>
        <w:t xml:space="preserve"> </w:t>
      </w:r>
      <w:r>
        <w:rPr>
          <w:spacing w:val="-4"/>
        </w:rPr>
        <w:t>search</w:t>
      </w:r>
      <w:r>
        <w:rPr>
          <w:spacing w:val="-6"/>
        </w:rPr>
        <w:t xml:space="preserve"> </w:t>
      </w:r>
      <w:del w:id="22" w:author="Hughes, Anna E" w:date="2023-08-09T15:29:00Z">
        <w:r w:rsidR="00791F47">
          <w:fldChar w:fldCharType="begin"/>
        </w:r>
        <w:r w:rsidR="00791F47">
          <w:delInstrText xml:space="preserve"> HYPERLINK \l "_bookmark53" </w:delInstrText>
        </w:r>
        <w:r w:rsidR="00791F47">
          <w:fldChar w:fldCharType="separate"/>
        </w:r>
        <w:r w:rsidR="001644E6">
          <w:rPr>
            <w:spacing w:val="-4"/>
          </w:rPr>
          <w:delText>(Liesefeld</w:delText>
        </w:r>
        <w:r w:rsidR="001644E6">
          <w:rPr>
            <w:spacing w:val="-6"/>
          </w:rPr>
          <w:delText xml:space="preserve"> </w:delText>
        </w:r>
        <w:r w:rsidR="001644E6">
          <w:rPr>
            <w:spacing w:val="-4"/>
          </w:rPr>
          <w:delText>et</w:delText>
        </w:r>
        <w:r w:rsidR="001644E6">
          <w:rPr>
            <w:spacing w:val="-7"/>
          </w:rPr>
          <w:delText xml:space="preserve"> </w:delText>
        </w:r>
        <w:r w:rsidR="001644E6">
          <w:rPr>
            <w:spacing w:val="-4"/>
          </w:rPr>
          <w:delText>al.,</w:delText>
        </w:r>
        <w:r w:rsidR="00791F47">
          <w:rPr>
            <w:spacing w:val="-4"/>
          </w:rPr>
          <w:fldChar w:fldCharType="end"/>
        </w:r>
      </w:del>
      <w:ins w:id="23" w:author="Hughes, Anna E" w:date="2023-08-09T15:29:00Z">
        <w:r w:rsidR="00791F47">
          <w:fldChar w:fldCharType="begin"/>
        </w:r>
        <w:r w:rsidR="00791F47">
          <w:instrText xml:space="preserve"> HYPERLINK \l "_bookmark54" </w:instrText>
        </w:r>
        <w:r w:rsidR="00791F47">
          <w:fldChar w:fldCharType="separate"/>
        </w:r>
        <w:r>
          <w:rPr>
            <w:spacing w:val="-4"/>
          </w:rPr>
          <w:t>(Liesefeld</w:t>
        </w:r>
        <w:r>
          <w:rPr>
            <w:spacing w:val="-6"/>
          </w:rPr>
          <w:t xml:space="preserve"> </w:t>
        </w:r>
        <w:r>
          <w:rPr>
            <w:spacing w:val="-4"/>
          </w:rPr>
          <w:t>et</w:t>
        </w:r>
        <w:r>
          <w:rPr>
            <w:spacing w:val="-7"/>
          </w:rPr>
          <w:t xml:space="preserve"> </w:t>
        </w:r>
        <w:r>
          <w:rPr>
            <w:spacing w:val="-4"/>
          </w:rPr>
          <w:t>al.,</w:t>
        </w:r>
        <w:r w:rsidR="00791F47">
          <w:rPr>
            <w:spacing w:val="-4"/>
          </w:rPr>
          <w:fldChar w:fldCharType="end"/>
        </w:r>
      </w:ins>
      <w:r>
        <w:rPr>
          <w:spacing w:val="-6"/>
        </w:rPr>
        <w:t xml:space="preserve"> </w:t>
      </w:r>
      <w:r w:rsidR="00791F47">
        <w:fldChar w:fldCharType="begin"/>
      </w:r>
      <w:r w:rsidR="00791F47">
        <w:instrText xml:space="preserve"> HYPERLINK \l "_</w:instrText>
      </w:r>
      <w:del w:id="24" w:author="Hughes, Anna E" w:date="2023-08-09T15:29:00Z">
        <w:r w:rsidR="00791F47">
          <w:delInstrText>bookmark53</w:delInstrText>
        </w:r>
      </w:del>
      <w:ins w:id="25" w:author="Hughes, Anna E" w:date="2023-08-09T15:29:00Z">
        <w:r w:rsidR="00791F47">
          <w:instrText>bookmark54</w:instrText>
        </w:r>
      </w:ins>
      <w:r w:rsidR="00791F47">
        <w:instrText xml:space="preserve">" </w:instrText>
      </w:r>
      <w:r w:rsidR="00791F47">
        <w:fldChar w:fldCharType="separate"/>
      </w:r>
      <w:r>
        <w:rPr>
          <w:spacing w:val="-4"/>
        </w:rPr>
        <w:t>2016).</w:t>
      </w:r>
      <w:r w:rsidR="00791F47">
        <w:rPr>
          <w:spacing w:val="-4"/>
        </w:rPr>
        <w:fldChar w:fldCharType="end"/>
      </w:r>
    </w:p>
    <w:p w14:paraId="295F7110" w14:textId="77777777" w:rsidR="00470D98" w:rsidRDefault="001E0CFE">
      <w:pPr>
        <w:pStyle w:val="BodyText"/>
        <w:tabs>
          <w:tab w:val="left" w:pos="968"/>
        </w:tabs>
        <w:spacing w:before="8"/>
        <w:ind w:left="290"/>
      </w:pPr>
      <w:r>
        <w:rPr>
          <w:rFonts w:ascii="Trebuchet MS"/>
          <w:spacing w:val="-5"/>
          <w:sz w:val="12"/>
        </w:rPr>
        <w:t>20</w:t>
      </w:r>
      <w:r>
        <w:rPr>
          <w:rFonts w:ascii="Trebuchet MS"/>
          <w:sz w:val="12"/>
        </w:rPr>
        <w:tab/>
      </w:r>
      <w:r>
        <w:rPr>
          <w:w w:val="90"/>
        </w:rPr>
        <w:t>In</w:t>
      </w:r>
      <w:r>
        <w:rPr>
          <w:spacing w:val="21"/>
        </w:rPr>
        <w:t xml:space="preserve"> </w:t>
      </w:r>
      <w:r>
        <w:rPr>
          <w:w w:val="90"/>
        </w:rPr>
        <w:t>the</w:t>
      </w:r>
      <w:r>
        <w:rPr>
          <w:spacing w:val="22"/>
        </w:rPr>
        <w:t xml:space="preserve"> </w:t>
      </w:r>
      <w:r>
        <w:rPr>
          <w:w w:val="90"/>
        </w:rPr>
        <w:t>current</w:t>
      </w:r>
      <w:r>
        <w:rPr>
          <w:spacing w:val="22"/>
        </w:rPr>
        <w:t xml:space="preserve"> </w:t>
      </w:r>
      <w:r>
        <w:rPr>
          <w:w w:val="90"/>
        </w:rPr>
        <w:t>study,</w:t>
      </w:r>
      <w:r>
        <w:rPr>
          <w:spacing w:val="25"/>
        </w:rPr>
        <w:t xml:space="preserve"> </w:t>
      </w:r>
      <w:r>
        <w:rPr>
          <w:w w:val="90"/>
        </w:rPr>
        <w:t>we</w:t>
      </w:r>
      <w:r>
        <w:rPr>
          <w:spacing w:val="22"/>
        </w:rPr>
        <w:t xml:space="preserve"> </w:t>
      </w:r>
      <w:r>
        <w:rPr>
          <w:w w:val="90"/>
        </w:rPr>
        <w:t>are</w:t>
      </w:r>
      <w:r>
        <w:rPr>
          <w:spacing w:val="22"/>
        </w:rPr>
        <w:t xml:space="preserve"> </w:t>
      </w:r>
      <w:r>
        <w:rPr>
          <w:w w:val="90"/>
        </w:rPr>
        <w:t>interested</w:t>
      </w:r>
      <w:r>
        <w:rPr>
          <w:spacing w:val="21"/>
        </w:rPr>
        <w:t xml:space="preserve"> </w:t>
      </w:r>
      <w:r>
        <w:rPr>
          <w:w w:val="90"/>
        </w:rPr>
        <w:t>in</w:t>
      </w:r>
      <w:r>
        <w:rPr>
          <w:spacing w:val="22"/>
        </w:rPr>
        <w:t xml:space="preserve"> </w:t>
      </w:r>
      <w:r>
        <w:rPr>
          <w:w w:val="90"/>
        </w:rPr>
        <w:t>what</w:t>
      </w:r>
      <w:r>
        <w:rPr>
          <w:spacing w:val="22"/>
        </w:rPr>
        <w:t xml:space="preserve"> </w:t>
      </w:r>
      <w:r>
        <w:rPr>
          <w:w w:val="90"/>
        </w:rPr>
        <w:t>has</w:t>
      </w:r>
      <w:r>
        <w:rPr>
          <w:spacing w:val="21"/>
        </w:rPr>
        <w:t xml:space="preserve"> </w:t>
      </w:r>
      <w:r>
        <w:rPr>
          <w:w w:val="90"/>
        </w:rPr>
        <w:t>traditionally</w:t>
      </w:r>
      <w:r>
        <w:rPr>
          <w:spacing w:val="22"/>
        </w:rPr>
        <w:t xml:space="preserve"> </w:t>
      </w:r>
      <w:r>
        <w:rPr>
          <w:w w:val="90"/>
        </w:rPr>
        <w:t>been</w:t>
      </w:r>
      <w:r>
        <w:rPr>
          <w:spacing w:val="22"/>
        </w:rPr>
        <w:t xml:space="preserve"> </w:t>
      </w:r>
      <w:r>
        <w:rPr>
          <w:spacing w:val="-2"/>
          <w:w w:val="90"/>
        </w:rPr>
        <w:t>termed</w:t>
      </w:r>
    </w:p>
    <w:p w14:paraId="4D814502" w14:textId="77777777" w:rsidR="00470D98" w:rsidRDefault="001E0CFE">
      <w:pPr>
        <w:pStyle w:val="BodyText"/>
        <w:ind w:left="290"/>
      </w:pPr>
      <w:r>
        <w:rPr>
          <w:rFonts w:ascii="Trebuchet MS"/>
          <w:spacing w:val="-6"/>
          <w:sz w:val="12"/>
        </w:rPr>
        <w:t>21</w:t>
      </w:r>
      <w:r>
        <w:rPr>
          <w:rFonts w:ascii="Trebuchet MS"/>
          <w:spacing w:val="41"/>
          <w:sz w:val="12"/>
        </w:rPr>
        <w:t xml:space="preserve">  </w:t>
      </w:r>
      <w:r>
        <w:rPr>
          <w:spacing w:val="-6"/>
        </w:rPr>
        <w:t>efficient</w:t>
      </w:r>
      <w:r>
        <w:rPr>
          <w:spacing w:val="-3"/>
        </w:rPr>
        <w:t xml:space="preserve"> </w:t>
      </w:r>
      <w:r>
        <w:rPr>
          <w:spacing w:val="-6"/>
        </w:rPr>
        <w:t>or</w:t>
      </w:r>
      <w:r>
        <w:rPr>
          <w:spacing w:val="-4"/>
        </w:rPr>
        <w:t xml:space="preserve"> </w:t>
      </w:r>
      <w:r>
        <w:rPr>
          <w:spacing w:val="-6"/>
        </w:rPr>
        <w:t>parallel</w:t>
      </w:r>
      <w:r>
        <w:rPr>
          <w:spacing w:val="-4"/>
        </w:rPr>
        <w:t xml:space="preserve"> </w:t>
      </w:r>
      <w:r>
        <w:rPr>
          <w:spacing w:val="-6"/>
        </w:rPr>
        <w:t>search,</w:t>
      </w:r>
      <w:r>
        <w:rPr>
          <w:spacing w:val="-3"/>
        </w:rPr>
        <w:t xml:space="preserve"> </w:t>
      </w:r>
      <w:r>
        <w:rPr>
          <w:spacing w:val="-6"/>
        </w:rPr>
        <w:t>and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factors</w:t>
      </w:r>
      <w:r>
        <w:rPr>
          <w:spacing w:val="-3"/>
        </w:rPr>
        <w:t xml:space="preserve"> </w:t>
      </w:r>
      <w:r>
        <w:rPr>
          <w:spacing w:val="-6"/>
        </w:rPr>
        <w:t>that</w:t>
      </w:r>
      <w:r>
        <w:rPr>
          <w:spacing w:val="-4"/>
        </w:rPr>
        <w:t xml:space="preserve"> </w:t>
      </w:r>
      <w:r>
        <w:rPr>
          <w:spacing w:val="-6"/>
        </w:rPr>
        <w:t>affect</w:t>
      </w:r>
      <w:r>
        <w:rPr>
          <w:spacing w:val="-4"/>
        </w:rPr>
        <w:t xml:space="preserve"> </w:t>
      </w:r>
      <w:r>
        <w:rPr>
          <w:spacing w:val="-6"/>
        </w:rPr>
        <w:t>search</w:t>
      </w:r>
      <w:r>
        <w:rPr>
          <w:spacing w:val="-3"/>
        </w:rPr>
        <w:t xml:space="preserve"> </w:t>
      </w:r>
      <w:r>
        <w:rPr>
          <w:spacing w:val="-6"/>
        </w:rPr>
        <w:t>slope</w:t>
      </w:r>
      <w:r>
        <w:rPr>
          <w:spacing w:val="-4"/>
        </w:rPr>
        <w:t xml:space="preserve"> </w:t>
      </w:r>
      <w:r>
        <w:rPr>
          <w:spacing w:val="-6"/>
        </w:rPr>
        <w:t>in</w:t>
      </w:r>
      <w:r>
        <w:rPr>
          <w:spacing w:val="-4"/>
        </w:rPr>
        <w:t xml:space="preserve"> </w:t>
      </w:r>
      <w:r>
        <w:rPr>
          <w:spacing w:val="-6"/>
        </w:rPr>
        <w:t>these</w:t>
      </w:r>
      <w:r>
        <w:rPr>
          <w:spacing w:val="-3"/>
        </w:rPr>
        <w:t xml:space="preserve"> </w:t>
      </w:r>
      <w:r>
        <w:rPr>
          <w:spacing w:val="-6"/>
        </w:rPr>
        <w:t>condi-</w:t>
      </w:r>
    </w:p>
    <w:p w14:paraId="73414187" w14:textId="77777777" w:rsidR="00470D98" w:rsidRDefault="001E0CFE">
      <w:pPr>
        <w:pStyle w:val="BodyText"/>
        <w:spacing w:before="8"/>
        <w:ind w:left="290"/>
      </w:pPr>
      <w:r>
        <w:rPr>
          <w:rFonts w:ascii="Trebuchet MS"/>
          <w:spacing w:val="-4"/>
          <w:sz w:val="12"/>
        </w:rPr>
        <w:t>22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4"/>
        </w:rPr>
        <w:t>tions.</w:t>
      </w:r>
      <w:r>
        <w:rPr>
          <w:spacing w:val="26"/>
        </w:rPr>
        <w:t xml:space="preserve"> </w:t>
      </w:r>
      <w:r>
        <w:rPr>
          <w:spacing w:val="-4"/>
        </w:rPr>
        <w:t>Recent</w:t>
      </w:r>
      <w:r>
        <w:rPr>
          <w:spacing w:val="-1"/>
        </w:rPr>
        <w:t xml:space="preserve"> </w:t>
      </w:r>
      <w:r>
        <w:rPr>
          <w:spacing w:val="-4"/>
        </w:rPr>
        <w:t>work</w:t>
      </w:r>
      <w:r>
        <w:rPr>
          <w:spacing w:val="-2"/>
        </w:rPr>
        <w:t xml:space="preserve"> </w:t>
      </w:r>
      <w:r>
        <w:rPr>
          <w:spacing w:val="-4"/>
        </w:rPr>
        <w:t>has</w:t>
      </w:r>
      <w:r>
        <w:rPr>
          <w:spacing w:val="-1"/>
        </w:rPr>
        <w:t xml:space="preserve"> </w:t>
      </w:r>
      <w:r>
        <w:rPr>
          <w:spacing w:val="-4"/>
        </w:rPr>
        <w:t>suggested</w:t>
      </w:r>
      <w:r>
        <w:rPr>
          <w:spacing w:val="-2"/>
        </w:rPr>
        <w:t xml:space="preserve"> </w:t>
      </w:r>
      <w:r>
        <w:rPr>
          <w:spacing w:val="-4"/>
        </w:rPr>
        <w:t>that</w:t>
      </w:r>
      <w:r>
        <w:rPr>
          <w:spacing w:val="-2"/>
        </w:rPr>
        <w:t xml:space="preserve"> </w:t>
      </w:r>
      <w:r>
        <w:rPr>
          <w:spacing w:val="-4"/>
        </w:rPr>
        <w:t>for</w:t>
      </w:r>
      <w:r>
        <w:rPr>
          <w:spacing w:val="-1"/>
        </w:rPr>
        <w:t xml:space="preserve"> </w:t>
      </w:r>
      <w:r>
        <w:rPr>
          <w:spacing w:val="-4"/>
        </w:rPr>
        <w:t>efficient</w:t>
      </w:r>
      <w:r>
        <w:rPr>
          <w:spacing w:val="-2"/>
        </w:rPr>
        <w:t xml:space="preserve"> </w:t>
      </w:r>
      <w:r>
        <w:rPr>
          <w:spacing w:val="-4"/>
        </w:rPr>
        <w:t>search,</w:t>
      </w:r>
      <w:r>
        <w:rPr>
          <w:spacing w:val="1"/>
        </w:rPr>
        <w:t xml:space="preserve"> </w:t>
      </w:r>
      <w:r>
        <w:rPr>
          <w:spacing w:val="-4"/>
        </w:rPr>
        <w:t>there</w:t>
      </w:r>
      <w:r>
        <w:rPr>
          <w:spacing w:val="-2"/>
        </w:rPr>
        <w:t xml:space="preserve"> </w:t>
      </w:r>
      <w:r>
        <w:rPr>
          <w:spacing w:val="-4"/>
        </w:rPr>
        <w:t>is</w:t>
      </w:r>
      <w:r>
        <w:rPr>
          <w:spacing w:val="-1"/>
        </w:rPr>
        <w:t xml:space="preserve"> </w:t>
      </w:r>
      <w:r>
        <w:rPr>
          <w:spacing w:val="-4"/>
        </w:rPr>
        <w:t>a</w:t>
      </w:r>
      <w:r>
        <w:rPr>
          <w:spacing w:val="-2"/>
        </w:rPr>
        <w:t xml:space="preserve"> </w:t>
      </w:r>
      <w:r>
        <w:rPr>
          <w:spacing w:val="-4"/>
        </w:rPr>
        <w:t>logarithmic</w:t>
      </w:r>
    </w:p>
    <w:p w14:paraId="297BD626" w14:textId="77777777" w:rsidR="00470D98" w:rsidRDefault="001E0CFE">
      <w:pPr>
        <w:pStyle w:val="BodyText"/>
        <w:ind w:left="290"/>
      </w:pPr>
      <w:r>
        <w:rPr>
          <w:rFonts w:ascii="Trebuchet MS"/>
          <w:spacing w:val="-6"/>
          <w:sz w:val="12"/>
        </w:rPr>
        <w:t>23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6"/>
        </w:rPr>
        <w:t>relationship</w:t>
      </w:r>
      <w:r>
        <w:rPr>
          <w:spacing w:val="2"/>
        </w:rPr>
        <w:t xml:space="preserve"> </w:t>
      </w:r>
      <w:r>
        <w:rPr>
          <w:spacing w:val="-6"/>
        </w:rPr>
        <w:t>between</w:t>
      </w:r>
      <w:r>
        <w:rPr>
          <w:spacing w:val="1"/>
        </w:rPr>
        <w:t xml:space="preserve"> </w:t>
      </w:r>
      <w:r>
        <w:rPr>
          <w:spacing w:val="-6"/>
        </w:rPr>
        <w:t>distractor</w:t>
      </w:r>
      <w:r>
        <w:rPr>
          <w:spacing w:val="2"/>
        </w:rPr>
        <w:t xml:space="preserve"> </w:t>
      </w:r>
      <w:r>
        <w:rPr>
          <w:spacing w:val="-6"/>
        </w:rPr>
        <w:t>set</w:t>
      </w:r>
      <w:r>
        <w:rPr>
          <w:spacing w:val="2"/>
        </w:rPr>
        <w:t xml:space="preserve"> </w:t>
      </w:r>
      <w:r>
        <w:rPr>
          <w:spacing w:val="-6"/>
        </w:rPr>
        <w:t>size</w:t>
      </w:r>
      <w:r>
        <w:rPr>
          <w:spacing w:val="1"/>
        </w:rPr>
        <w:t xml:space="preserve"> </w:t>
      </w:r>
      <w:r>
        <w:rPr>
          <w:spacing w:val="-6"/>
        </w:rPr>
        <w:t>and</w:t>
      </w:r>
      <w:r>
        <w:rPr>
          <w:spacing w:val="2"/>
        </w:rPr>
        <w:t xml:space="preserve"> </w:t>
      </w:r>
      <w:r>
        <w:rPr>
          <w:spacing w:val="-6"/>
        </w:rPr>
        <w:t>reaction</w:t>
      </w:r>
      <w:r>
        <w:rPr>
          <w:spacing w:val="2"/>
        </w:rPr>
        <w:t xml:space="preserve"> </w:t>
      </w:r>
      <w:r>
        <w:rPr>
          <w:spacing w:val="-6"/>
        </w:rPr>
        <w:t>time,</w:t>
      </w:r>
      <w:r>
        <w:rPr>
          <w:spacing w:val="4"/>
        </w:rPr>
        <w:t xml:space="preserve"> </w:t>
      </w:r>
      <w:r>
        <w:rPr>
          <w:spacing w:val="-6"/>
        </w:rPr>
        <w:t>and</w:t>
      </w:r>
      <w:r>
        <w:rPr>
          <w:spacing w:val="2"/>
        </w:rPr>
        <w:t xml:space="preserve"> </w:t>
      </w:r>
      <w:r>
        <w:rPr>
          <w:spacing w:val="-6"/>
        </w:rPr>
        <w:t>that</w:t>
      </w:r>
      <w:r>
        <w:rPr>
          <w:spacing w:val="1"/>
        </w:rPr>
        <w:t xml:space="preserve"> </w:t>
      </w:r>
      <w:r>
        <w:rPr>
          <w:spacing w:val="-6"/>
        </w:rPr>
        <w:t>this</w:t>
      </w:r>
      <w:r>
        <w:rPr>
          <w:spacing w:val="2"/>
        </w:rPr>
        <w:t xml:space="preserve"> </w:t>
      </w:r>
      <w:r>
        <w:rPr>
          <w:spacing w:val="-6"/>
        </w:rPr>
        <w:t>relation-</w:t>
      </w:r>
    </w:p>
    <w:p w14:paraId="0ED33E42" w14:textId="6DAA86A0" w:rsidR="00470D98" w:rsidRDefault="001E0CFE">
      <w:pPr>
        <w:pStyle w:val="BodyText"/>
        <w:spacing w:before="8"/>
        <w:ind w:left="290"/>
      </w:pPr>
      <w:r>
        <w:rPr>
          <w:rFonts w:ascii="Trebuchet MS"/>
          <w:spacing w:val="-8"/>
          <w:sz w:val="12"/>
        </w:rPr>
        <w:t>24</w:t>
      </w:r>
      <w:r>
        <w:rPr>
          <w:rFonts w:ascii="Trebuchet MS"/>
          <w:spacing w:val="56"/>
          <w:sz w:val="12"/>
        </w:rPr>
        <w:t xml:space="preserve">  </w:t>
      </w:r>
      <w:r>
        <w:rPr>
          <w:spacing w:val="-8"/>
        </w:rPr>
        <w:t>ship</w:t>
      </w:r>
      <w:r>
        <w:rPr>
          <w:spacing w:val="-1"/>
        </w:rPr>
        <w:t xml:space="preserve"> </w:t>
      </w:r>
      <w:r>
        <w:rPr>
          <w:spacing w:val="-8"/>
        </w:rPr>
        <w:t>can</w:t>
      </w:r>
      <w:r>
        <w:rPr>
          <w:spacing w:val="-1"/>
        </w:rPr>
        <w:t xml:space="preserve"> </w:t>
      </w:r>
      <w:r>
        <w:rPr>
          <w:spacing w:val="-8"/>
        </w:rPr>
        <w:t>be</w:t>
      </w:r>
      <w:r>
        <w:rPr>
          <w:spacing w:val="-2"/>
        </w:rPr>
        <w:t xml:space="preserve"> </w:t>
      </w:r>
      <w:r>
        <w:rPr>
          <w:spacing w:val="-8"/>
        </w:rPr>
        <w:t>modified</w:t>
      </w:r>
      <w:r>
        <w:rPr>
          <w:spacing w:val="-1"/>
        </w:rPr>
        <w:t xml:space="preserve"> </w:t>
      </w:r>
      <w:r>
        <w:rPr>
          <w:spacing w:val="-8"/>
        </w:rPr>
        <w:t>by</w:t>
      </w:r>
      <w:r>
        <w:rPr>
          <w:spacing w:val="-2"/>
        </w:rPr>
        <w:t xml:space="preserve"> </w:t>
      </w:r>
      <w:r>
        <w:rPr>
          <w:spacing w:val="-8"/>
        </w:rPr>
        <w:t>target-distractor</w:t>
      </w:r>
      <w:r>
        <w:rPr>
          <w:spacing w:val="-1"/>
        </w:rPr>
        <w:t xml:space="preserve"> </w:t>
      </w:r>
      <w:r>
        <w:rPr>
          <w:spacing w:val="-8"/>
        </w:rPr>
        <w:t>similarity</w:t>
      </w:r>
      <w:r>
        <w:rPr>
          <w:spacing w:val="-2"/>
        </w:rPr>
        <w:t xml:space="preserve"> </w:t>
      </w:r>
      <w:del w:id="26" w:author="Hughes, Anna E" w:date="2023-08-09T15:29:00Z">
        <w:r w:rsidR="00791F47">
          <w:fldChar w:fldCharType="begin"/>
        </w:r>
        <w:r w:rsidR="00791F47">
          <w:delInstrText xml:space="preserve"> HYPERLINK \l "_bookmark28" </w:delInstrText>
        </w:r>
        <w:r w:rsidR="00791F47">
          <w:fldChar w:fldCharType="separate"/>
        </w:r>
        <w:r w:rsidR="001644E6">
          <w:rPr>
            <w:spacing w:val="-8"/>
          </w:rPr>
          <w:delText>(Buetti</w:delText>
        </w:r>
        <w:r w:rsidR="001644E6">
          <w:rPr>
            <w:spacing w:val="-1"/>
          </w:rPr>
          <w:delText xml:space="preserve"> </w:delText>
        </w:r>
        <w:r w:rsidR="001644E6">
          <w:rPr>
            <w:spacing w:val="-8"/>
          </w:rPr>
          <w:delText>et</w:delText>
        </w:r>
        <w:r w:rsidR="001644E6">
          <w:rPr>
            <w:spacing w:val="-2"/>
          </w:rPr>
          <w:delText xml:space="preserve"> </w:delText>
        </w:r>
        <w:r w:rsidR="001644E6">
          <w:rPr>
            <w:spacing w:val="-8"/>
          </w:rPr>
          <w:delText>al.,</w:delText>
        </w:r>
        <w:r w:rsidR="00791F47">
          <w:rPr>
            <w:spacing w:val="-8"/>
          </w:rPr>
          <w:fldChar w:fldCharType="end"/>
        </w:r>
      </w:del>
      <w:ins w:id="27" w:author="Hughes, Anna E" w:date="2023-08-09T15:29:00Z">
        <w:r w:rsidR="00791F47">
          <w:fldChar w:fldCharType="begin"/>
        </w:r>
        <w:r w:rsidR="00791F47">
          <w:instrText xml:space="preserve"> HYPERLINK \l "_bookmark29" </w:instrText>
        </w:r>
        <w:r w:rsidR="00791F47">
          <w:fldChar w:fldCharType="separate"/>
        </w:r>
        <w:r>
          <w:rPr>
            <w:spacing w:val="-8"/>
          </w:rPr>
          <w:t>(Buetti</w:t>
        </w:r>
        <w:r>
          <w:rPr>
            <w:spacing w:val="-1"/>
          </w:rPr>
          <w:t xml:space="preserve"> </w:t>
        </w:r>
        <w:r>
          <w:rPr>
            <w:spacing w:val="-8"/>
          </w:rPr>
          <w:t>et</w:t>
        </w:r>
        <w:r>
          <w:rPr>
            <w:spacing w:val="-2"/>
          </w:rPr>
          <w:t xml:space="preserve"> </w:t>
        </w:r>
        <w:r>
          <w:rPr>
            <w:spacing w:val="-8"/>
          </w:rPr>
          <w:t>al.,</w:t>
        </w:r>
        <w:r w:rsidR="00791F47">
          <w:rPr>
            <w:spacing w:val="-8"/>
          </w:rPr>
          <w:fldChar w:fldCharType="end"/>
        </w:r>
      </w:ins>
      <w:r>
        <w:rPr>
          <w:spacing w:val="-1"/>
        </w:rPr>
        <w:t xml:space="preserve"> </w:t>
      </w:r>
      <w:r w:rsidR="00791F47">
        <w:fldChar w:fldCharType="begin"/>
      </w:r>
      <w:r w:rsidR="00791F47">
        <w:instrText xml:space="preserve"> HYPERLINK \l "_</w:instrText>
      </w:r>
      <w:del w:id="28" w:author="Hughes, Anna E" w:date="2023-08-09T15:29:00Z">
        <w:r w:rsidR="00791F47">
          <w:delInstrText>bookmark28</w:delInstrText>
        </w:r>
      </w:del>
      <w:ins w:id="29" w:author="Hughes, Anna E" w:date="2023-08-09T15:29:00Z">
        <w:r w:rsidR="00791F47">
          <w:instrText>bookmark29</w:instrText>
        </w:r>
      </w:ins>
      <w:r w:rsidR="00791F47">
        <w:instrText xml:space="preserve">" </w:instrText>
      </w:r>
      <w:r w:rsidR="00791F47">
        <w:fldChar w:fldCharType="separate"/>
      </w:r>
      <w:r>
        <w:rPr>
          <w:spacing w:val="-8"/>
        </w:rPr>
        <w:t>2016),</w:t>
      </w:r>
      <w:r w:rsidR="00791F47">
        <w:rPr>
          <w:spacing w:val="-8"/>
        </w:rPr>
        <w:fldChar w:fldCharType="end"/>
      </w:r>
      <w:r>
        <w:rPr>
          <w:spacing w:val="-1"/>
        </w:rPr>
        <w:t xml:space="preserve"> </w:t>
      </w:r>
      <w:r>
        <w:rPr>
          <w:spacing w:val="-8"/>
        </w:rPr>
        <w:t>providing</w:t>
      </w:r>
    </w:p>
    <w:p w14:paraId="59082445" w14:textId="77777777" w:rsidR="00470D98" w:rsidRDefault="001E0CFE">
      <w:pPr>
        <w:pStyle w:val="BodyText"/>
        <w:ind w:left="290"/>
      </w:pPr>
      <w:r>
        <w:rPr>
          <w:rFonts w:ascii="Trebuchet MS"/>
          <w:spacing w:val="-6"/>
          <w:sz w:val="12"/>
        </w:rPr>
        <w:t>25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6"/>
        </w:rPr>
        <w:t>evidence</w:t>
      </w:r>
      <w:r>
        <w:rPr>
          <w:spacing w:val="5"/>
        </w:rPr>
        <w:t xml:space="preserve"> </w:t>
      </w:r>
      <w:r>
        <w:rPr>
          <w:spacing w:val="-6"/>
        </w:rPr>
        <w:t>that</w:t>
      </w:r>
      <w:r>
        <w:rPr>
          <w:spacing w:val="4"/>
        </w:rPr>
        <w:t xml:space="preserve"> </w:t>
      </w:r>
      <w:r>
        <w:rPr>
          <w:spacing w:val="-6"/>
        </w:rPr>
        <w:t>search</w:t>
      </w:r>
      <w:r>
        <w:rPr>
          <w:spacing w:val="4"/>
        </w:rPr>
        <w:t xml:space="preserve"> </w:t>
      </w:r>
      <w:r>
        <w:rPr>
          <w:spacing w:val="-6"/>
        </w:rPr>
        <w:t>behaviour</w:t>
      </w:r>
      <w:r>
        <w:rPr>
          <w:spacing w:val="5"/>
        </w:rPr>
        <w:t xml:space="preserve"> </w:t>
      </w:r>
      <w:r>
        <w:rPr>
          <w:spacing w:val="-6"/>
        </w:rPr>
        <w:t>in</w:t>
      </w:r>
      <w:r>
        <w:rPr>
          <w:spacing w:val="4"/>
        </w:rPr>
        <w:t xml:space="preserve"> </w:t>
      </w:r>
      <w:r>
        <w:rPr>
          <w:spacing w:val="-6"/>
        </w:rPr>
        <w:t>parallel</w:t>
      </w:r>
      <w:r>
        <w:rPr>
          <w:spacing w:val="4"/>
        </w:rPr>
        <w:t xml:space="preserve"> </w:t>
      </w:r>
      <w:r>
        <w:rPr>
          <w:spacing w:val="-6"/>
        </w:rPr>
        <w:t>search</w:t>
      </w:r>
      <w:r>
        <w:rPr>
          <w:spacing w:val="5"/>
        </w:rPr>
        <w:t xml:space="preserve"> </w:t>
      </w:r>
      <w:r>
        <w:rPr>
          <w:spacing w:val="-6"/>
        </w:rPr>
        <w:t>is</w:t>
      </w:r>
      <w:r>
        <w:rPr>
          <w:spacing w:val="4"/>
        </w:rPr>
        <w:t xml:space="preserve"> </w:t>
      </w:r>
      <w:r>
        <w:rPr>
          <w:spacing w:val="-6"/>
        </w:rPr>
        <w:t>more</w:t>
      </w:r>
      <w:r>
        <w:rPr>
          <w:spacing w:val="4"/>
        </w:rPr>
        <w:t xml:space="preserve"> </w:t>
      </w:r>
      <w:r>
        <w:rPr>
          <w:spacing w:val="-6"/>
        </w:rPr>
        <w:t>complex</w:t>
      </w:r>
      <w:r>
        <w:rPr>
          <w:spacing w:val="4"/>
        </w:rPr>
        <w:t xml:space="preserve"> </w:t>
      </w:r>
      <w:r>
        <w:rPr>
          <w:spacing w:val="-6"/>
        </w:rPr>
        <w:t>than</w:t>
      </w:r>
      <w:r>
        <w:rPr>
          <w:spacing w:val="5"/>
        </w:rPr>
        <w:t xml:space="preserve"> </w:t>
      </w:r>
      <w:r>
        <w:rPr>
          <w:spacing w:val="-6"/>
        </w:rPr>
        <w:t>has</w:t>
      </w:r>
      <w:r>
        <w:rPr>
          <w:spacing w:val="4"/>
        </w:rPr>
        <w:t xml:space="preserve"> </w:t>
      </w:r>
      <w:r>
        <w:rPr>
          <w:spacing w:val="-6"/>
        </w:rPr>
        <w:t>pre-</w:t>
      </w:r>
    </w:p>
    <w:p w14:paraId="2864510C" w14:textId="77777777" w:rsidR="00470D98" w:rsidRDefault="001E0CFE">
      <w:pPr>
        <w:pStyle w:val="BodyText"/>
        <w:spacing w:before="8"/>
        <w:ind w:left="290"/>
      </w:pPr>
      <w:r>
        <w:rPr>
          <w:rFonts w:ascii="Trebuchet MS" w:hAnsi="Trebuchet MS"/>
          <w:spacing w:val="-6"/>
          <w:sz w:val="12"/>
        </w:rPr>
        <w:t>26</w:t>
      </w:r>
      <w:r>
        <w:rPr>
          <w:rFonts w:ascii="Trebuchet MS" w:hAnsi="Trebuchet MS"/>
          <w:spacing w:val="42"/>
          <w:sz w:val="12"/>
        </w:rPr>
        <w:t xml:space="preserve">  </w:t>
      </w:r>
      <w:r>
        <w:rPr>
          <w:spacing w:val="-6"/>
        </w:rPr>
        <w:t>viously</w:t>
      </w:r>
      <w:r>
        <w:rPr>
          <w:spacing w:val="-2"/>
        </w:rPr>
        <w:t xml:space="preserve"> </w:t>
      </w:r>
      <w:r>
        <w:rPr>
          <w:spacing w:val="-6"/>
        </w:rPr>
        <w:t>been</w:t>
      </w:r>
      <w:r>
        <w:rPr>
          <w:spacing w:val="-4"/>
        </w:rPr>
        <w:t xml:space="preserve"> </w:t>
      </w:r>
      <w:r>
        <w:rPr>
          <w:spacing w:val="-6"/>
        </w:rPr>
        <w:t>assumed.</w:t>
      </w:r>
      <w:r>
        <w:rPr>
          <w:spacing w:val="12"/>
        </w:rPr>
        <w:t xml:space="preserve"> </w:t>
      </w:r>
      <w:r>
        <w:rPr>
          <w:spacing w:val="-6"/>
        </w:rPr>
        <w:t>This</w:t>
      </w:r>
      <w:r>
        <w:rPr>
          <w:spacing w:val="-4"/>
        </w:rPr>
        <w:t xml:space="preserve"> </w:t>
      </w:r>
      <w:r>
        <w:rPr>
          <w:spacing w:val="-6"/>
        </w:rPr>
        <w:t>observation</w:t>
      </w:r>
      <w:r>
        <w:rPr>
          <w:spacing w:val="-3"/>
        </w:rPr>
        <w:t xml:space="preserve"> </w:t>
      </w:r>
      <w:r>
        <w:rPr>
          <w:spacing w:val="-6"/>
        </w:rPr>
        <w:t>has</w:t>
      </w:r>
      <w:r>
        <w:rPr>
          <w:spacing w:val="-4"/>
        </w:rPr>
        <w:t xml:space="preserve"> </w:t>
      </w:r>
      <w:r>
        <w:rPr>
          <w:spacing w:val="-6"/>
        </w:rPr>
        <w:t>formed</w:t>
      </w:r>
      <w:r>
        <w:rPr>
          <w:spacing w:val="-3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basis</w:t>
      </w:r>
      <w:r>
        <w:rPr>
          <w:spacing w:val="-3"/>
        </w:rPr>
        <w:t xml:space="preserve"> </w:t>
      </w:r>
      <w:r>
        <w:rPr>
          <w:spacing w:val="-6"/>
        </w:rPr>
        <w:t>of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3"/>
        </w:rPr>
        <w:t xml:space="preserve"> </w:t>
      </w:r>
      <w:r>
        <w:rPr>
          <w:spacing w:val="-6"/>
        </w:rPr>
        <w:t>‘Target</w:t>
      </w:r>
      <w:r>
        <w:rPr>
          <w:spacing w:val="-4"/>
        </w:rPr>
        <w:t xml:space="preserve"> </w:t>
      </w:r>
      <w:r>
        <w:rPr>
          <w:spacing w:val="-6"/>
        </w:rPr>
        <w:t>Con-</w:t>
      </w:r>
    </w:p>
    <w:p w14:paraId="2B85F501" w14:textId="41FB918D" w:rsidR="00470D98" w:rsidRDefault="001E0CFE">
      <w:pPr>
        <w:pStyle w:val="BodyText"/>
        <w:ind w:left="290"/>
      </w:pPr>
      <w:r>
        <w:rPr>
          <w:rFonts w:ascii="Trebuchet MS" w:hAnsi="Trebuchet MS"/>
          <w:spacing w:val="-2"/>
          <w:sz w:val="12"/>
        </w:rPr>
        <w:t>27</w:t>
      </w:r>
      <w:r>
        <w:rPr>
          <w:rFonts w:ascii="Trebuchet MS" w:hAnsi="Trebuchet MS"/>
          <w:spacing w:val="38"/>
          <w:sz w:val="12"/>
        </w:rPr>
        <w:t xml:space="preserve">  </w:t>
      </w:r>
      <w:r>
        <w:rPr>
          <w:spacing w:val="-2"/>
        </w:rPr>
        <w:t>trast</w:t>
      </w:r>
      <w:r>
        <w:rPr>
          <w:spacing w:val="3"/>
        </w:rPr>
        <w:t xml:space="preserve"> </w:t>
      </w:r>
      <w:r>
        <w:rPr>
          <w:spacing w:val="-2"/>
        </w:rPr>
        <w:t>Signal</w:t>
      </w:r>
      <w:r>
        <w:rPr>
          <w:spacing w:val="2"/>
        </w:rPr>
        <w:t xml:space="preserve"> </w:t>
      </w:r>
      <w:r>
        <w:rPr>
          <w:spacing w:val="-2"/>
        </w:rPr>
        <w:t>(TCS)</w:t>
      </w:r>
      <w:r>
        <w:rPr>
          <w:spacing w:val="2"/>
        </w:rPr>
        <w:t xml:space="preserve"> </w:t>
      </w:r>
      <w:r>
        <w:rPr>
          <w:spacing w:val="-2"/>
        </w:rPr>
        <w:t>Theory’</w:t>
      </w:r>
      <w:r>
        <w:rPr>
          <w:spacing w:val="2"/>
        </w:rPr>
        <w:t xml:space="preserve"> </w:t>
      </w:r>
      <w:del w:id="30" w:author="Hughes, Anna E" w:date="2023-08-09T15:29:00Z">
        <w:r w:rsidR="00791F47">
          <w:fldChar w:fldCharType="begin"/>
        </w:r>
        <w:r w:rsidR="00791F47">
          <w:delInstrText xml:space="preserve"> HYPERLINK \l "_bookmark55" </w:delInstrText>
        </w:r>
        <w:r w:rsidR="00791F47">
          <w:fldChar w:fldCharType="separate"/>
        </w:r>
        <w:r w:rsidR="001644E6">
          <w:rPr>
            <w:spacing w:val="-2"/>
          </w:rPr>
          <w:delText>(Lleras</w:delText>
        </w:r>
        <w:r w:rsidR="001644E6">
          <w:rPr>
            <w:spacing w:val="3"/>
          </w:rPr>
          <w:delText xml:space="preserve"> </w:delText>
        </w:r>
        <w:r w:rsidR="001644E6">
          <w:rPr>
            <w:spacing w:val="-2"/>
          </w:rPr>
          <w:delText>et</w:delText>
        </w:r>
        <w:r w:rsidR="001644E6">
          <w:rPr>
            <w:spacing w:val="2"/>
          </w:rPr>
          <w:delText xml:space="preserve"> </w:delText>
        </w:r>
        <w:r w:rsidR="001644E6">
          <w:rPr>
            <w:spacing w:val="-2"/>
          </w:rPr>
          <w:delText>al.,</w:delText>
        </w:r>
        <w:r w:rsidR="00791F47">
          <w:rPr>
            <w:spacing w:val="-2"/>
          </w:rPr>
          <w:fldChar w:fldCharType="end"/>
        </w:r>
        <w:r w:rsidR="001644E6">
          <w:rPr>
            <w:spacing w:val="2"/>
          </w:rPr>
          <w:delText xml:space="preserve"> </w:delText>
        </w:r>
        <w:r w:rsidR="00791F47">
          <w:fldChar w:fldCharType="begin"/>
        </w:r>
        <w:r w:rsidR="00791F47">
          <w:delInstrText xml:space="preserve"> HYPERLINK \l "_bookmark55" </w:delInstrText>
        </w:r>
        <w:r w:rsidR="00791F47">
          <w:fldChar w:fldCharType="separate"/>
        </w:r>
        <w:r w:rsidR="001644E6">
          <w:rPr>
            <w:spacing w:val="-2"/>
          </w:rPr>
          <w:delText>2020),</w:delText>
        </w:r>
        <w:r w:rsidR="00791F47">
          <w:rPr>
            <w:spacing w:val="-2"/>
          </w:rPr>
          <w:fldChar w:fldCharType="end"/>
        </w:r>
      </w:del>
      <w:ins w:id="31" w:author="Hughes, Anna E" w:date="2023-08-09T15:29:00Z">
        <w:r w:rsidR="00791F47">
          <w:fldChar w:fldCharType="begin"/>
        </w:r>
        <w:r w:rsidR="00791F47">
          <w:instrText xml:space="preserve"> HYPERLINK \l "_bookmark56" </w:instrText>
        </w:r>
        <w:r w:rsidR="00791F47">
          <w:fldChar w:fldCharType="separate"/>
        </w:r>
        <w:r>
          <w:rPr>
            <w:spacing w:val="-2"/>
          </w:rPr>
          <w:t>(Lleras</w:t>
        </w:r>
        <w:r>
          <w:rPr>
            <w:spacing w:val="3"/>
          </w:rPr>
          <w:t xml:space="preserve"> </w:t>
        </w:r>
        <w:r>
          <w:rPr>
            <w:spacing w:val="-2"/>
          </w:rPr>
          <w:t>et</w:t>
        </w:r>
        <w:r>
          <w:rPr>
            <w:spacing w:val="2"/>
          </w:rPr>
          <w:t xml:space="preserve"> </w:t>
        </w:r>
        <w:r>
          <w:rPr>
            <w:spacing w:val="-2"/>
          </w:rPr>
          <w:t>al.,</w:t>
        </w:r>
        <w:r w:rsidR="00791F47">
          <w:rPr>
            <w:spacing w:val="-2"/>
          </w:rPr>
          <w:fldChar w:fldCharType="end"/>
        </w:r>
        <w:r>
          <w:rPr>
            <w:spacing w:val="2"/>
          </w:rPr>
          <w:t xml:space="preserve"> </w:t>
        </w:r>
        <w:r w:rsidR="00791F47">
          <w:fldChar w:fldCharType="begin"/>
        </w:r>
        <w:r w:rsidR="00791F47">
          <w:instrText xml:space="preserve"> HYPERLINK \l "_bookmark56" </w:instrText>
        </w:r>
        <w:r w:rsidR="00791F47">
          <w:fldChar w:fldCharType="separate"/>
        </w:r>
        <w:r>
          <w:rPr>
            <w:spacing w:val="-2"/>
          </w:rPr>
          <w:t>2020),</w:t>
        </w:r>
        <w:r w:rsidR="00791F47">
          <w:rPr>
            <w:spacing w:val="-2"/>
          </w:rPr>
          <w:fldChar w:fldCharType="end"/>
        </w:r>
      </w:ins>
      <w:r>
        <w:rPr>
          <w:spacing w:val="4"/>
        </w:rPr>
        <w:t xml:space="preserve"> </w:t>
      </w:r>
      <w:r>
        <w:rPr>
          <w:spacing w:val="-2"/>
        </w:rPr>
        <w:t>which</w:t>
      </w:r>
      <w:r>
        <w:rPr>
          <w:spacing w:val="2"/>
        </w:rPr>
        <w:t xml:space="preserve"> </w:t>
      </w:r>
      <w:r>
        <w:rPr>
          <w:spacing w:val="-2"/>
        </w:rPr>
        <w:t>aims</w:t>
      </w:r>
      <w:r>
        <w:rPr>
          <w:spacing w:val="3"/>
        </w:rPr>
        <w:t xml:space="preserve"> </w:t>
      </w:r>
      <w:r>
        <w:rPr>
          <w:spacing w:val="-2"/>
        </w:rPr>
        <w:t>to</w:t>
      </w:r>
      <w:r>
        <w:rPr>
          <w:spacing w:val="2"/>
        </w:rPr>
        <w:t xml:space="preserve"> </w:t>
      </w:r>
      <w:r>
        <w:rPr>
          <w:spacing w:val="-2"/>
        </w:rPr>
        <w:t>provide</w:t>
      </w:r>
      <w:r>
        <w:rPr>
          <w:spacing w:val="2"/>
        </w:rPr>
        <w:t xml:space="preserve"> </w:t>
      </w:r>
      <w:r>
        <w:rPr>
          <w:spacing w:val="-2"/>
        </w:rPr>
        <w:t>a</w:t>
      </w:r>
      <w:r>
        <w:rPr>
          <w:spacing w:val="2"/>
        </w:rPr>
        <w:t xml:space="preserve"> </w:t>
      </w:r>
      <w:r>
        <w:rPr>
          <w:spacing w:val="-2"/>
        </w:rPr>
        <w:t>means</w:t>
      </w:r>
    </w:p>
    <w:p w14:paraId="4D14F151" w14:textId="77777777" w:rsidR="00470D98" w:rsidRDefault="001E0CFE">
      <w:pPr>
        <w:pStyle w:val="BodyText"/>
        <w:spacing w:before="8"/>
        <w:ind w:left="290"/>
      </w:pPr>
      <w:r>
        <w:rPr>
          <w:rFonts w:ascii="Trebuchet MS"/>
          <w:spacing w:val="-6"/>
          <w:sz w:val="12"/>
        </w:rPr>
        <w:t>28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6"/>
        </w:rPr>
        <w:t>of</w:t>
      </w:r>
      <w:r>
        <w:rPr>
          <w:spacing w:val="-1"/>
        </w:rPr>
        <w:t xml:space="preserve"> </w:t>
      </w:r>
      <w:r>
        <w:rPr>
          <w:spacing w:val="-6"/>
        </w:rPr>
        <w:t>predicting</w:t>
      </w:r>
      <w:r>
        <w:rPr>
          <w:spacing w:val="-2"/>
        </w:rPr>
        <w:t xml:space="preserve"> </w:t>
      </w:r>
      <w:r>
        <w:rPr>
          <w:spacing w:val="-6"/>
        </w:rPr>
        <w:t>observer</w:t>
      </w:r>
      <w:r>
        <w:rPr>
          <w:spacing w:val="-2"/>
        </w:rPr>
        <w:t xml:space="preserve"> </w:t>
      </w:r>
      <w:r>
        <w:rPr>
          <w:spacing w:val="-6"/>
        </w:rPr>
        <w:t>search</w:t>
      </w:r>
      <w:r>
        <w:rPr>
          <w:spacing w:val="-3"/>
        </w:rPr>
        <w:t xml:space="preserve"> </w:t>
      </w:r>
      <w:r>
        <w:rPr>
          <w:spacing w:val="-6"/>
        </w:rPr>
        <w:t>slopes</w:t>
      </w:r>
      <w:r>
        <w:rPr>
          <w:spacing w:val="-2"/>
        </w:rPr>
        <w:t xml:space="preserve"> </w:t>
      </w:r>
      <w:r>
        <w:rPr>
          <w:spacing w:val="-6"/>
        </w:rPr>
        <w:t>for</w:t>
      </w:r>
      <w:r>
        <w:rPr>
          <w:spacing w:val="-3"/>
        </w:rPr>
        <w:t xml:space="preserve"> </w:t>
      </w:r>
      <w:r>
        <w:rPr>
          <w:spacing w:val="-6"/>
        </w:rPr>
        <w:t>new</w:t>
      </w:r>
      <w:r>
        <w:rPr>
          <w:spacing w:val="-2"/>
        </w:rPr>
        <w:t xml:space="preserve"> </w:t>
      </w:r>
      <w:r>
        <w:rPr>
          <w:spacing w:val="-6"/>
        </w:rPr>
        <w:t>search</w:t>
      </w:r>
      <w:r>
        <w:rPr>
          <w:spacing w:val="-2"/>
        </w:rPr>
        <w:t xml:space="preserve"> </w:t>
      </w:r>
      <w:r>
        <w:rPr>
          <w:spacing w:val="-6"/>
        </w:rPr>
        <w:t>arrays</w:t>
      </w:r>
      <w:r>
        <w:rPr>
          <w:spacing w:val="-2"/>
        </w:rPr>
        <w:t xml:space="preserve"> </w:t>
      </w:r>
      <w:r>
        <w:rPr>
          <w:spacing w:val="-6"/>
        </w:rPr>
        <w:t>by</w:t>
      </w:r>
      <w:r>
        <w:rPr>
          <w:spacing w:val="-2"/>
        </w:rPr>
        <w:t xml:space="preserve"> </w:t>
      </w:r>
      <w:r>
        <w:rPr>
          <w:spacing w:val="-6"/>
        </w:rPr>
        <w:t>quantifying</w:t>
      </w:r>
      <w:r>
        <w:rPr>
          <w:spacing w:val="-3"/>
        </w:rPr>
        <w:t xml:space="preserve"> </w:t>
      </w:r>
      <w:r>
        <w:rPr>
          <w:spacing w:val="-6"/>
        </w:rPr>
        <w:t>target-</w:t>
      </w:r>
    </w:p>
    <w:p w14:paraId="377A94FB" w14:textId="77777777" w:rsidR="00470D98" w:rsidRDefault="001E0CFE">
      <w:pPr>
        <w:pStyle w:val="BodyText"/>
        <w:ind w:left="290"/>
      </w:pPr>
      <w:r>
        <w:rPr>
          <w:rFonts w:ascii="Trebuchet MS"/>
          <w:spacing w:val="-6"/>
          <w:sz w:val="12"/>
        </w:rPr>
        <w:t>29</w:t>
      </w:r>
      <w:r>
        <w:rPr>
          <w:rFonts w:ascii="Trebuchet MS"/>
          <w:spacing w:val="40"/>
          <w:sz w:val="12"/>
        </w:rPr>
        <w:t xml:space="preserve">  </w:t>
      </w:r>
      <w:r>
        <w:rPr>
          <w:spacing w:val="-6"/>
        </w:rPr>
        <w:t>distractor</w:t>
      </w:r>
      <w:r>
        <w:rPr>
          <w:spacing w:val="-3"/>
        </w:rPr>
        <w:t xml:space="preserve"> </w:t>
      </w:r>
      <w:r>
        <w:rPr>
          <w:spacing w:val="-6"/>
        </w:rPr>
        <w:t>differences.</w:t>
      </w:r>
      <w:r>
        <w:rPr>
          <w:spacing w:val="12"/>
        </w:rPr>
        <w:t xml:space="preserve"> </w:t>
      </w:r>
      <w:r>
        <w:rPr>
          <w:spacing w:val="-6"/>
        </w:rPr>
        <w:t>For</w:t>
      </w:r>
      <w:r>
        <w:rPr>
          <w:spacing w:val="-4"/>
        </w:rPr>
        <w:t xml:space="preserve"> </w:t>
      </w:r>
      <w:r>
        <w:rPr>
          <w:spacing w:val="-6"/>
        </w:rPr>
        <w:t>example,</w:t>
      </w:r>
      <w:r>
        <w:rPr>
          <w:spacing w:val="-4"/>
        </w:rPr>
        <w:t xml:space="preserve"> </w:t>
      </w:r>
      <w:r>
        <w:rPr>
          <w:spacing w:val="-6"/>
        </w:rPr>
        <w:t>by</w:t>
      </w:r>
      <w:r>
        <w:rPr>
          <w:spacing w:val="-4"/>
        </w:rPr>
        <w:t xml:space="preserve"> </w:t>
      </w:r>
      <w:r>
        <w:rPr>
          <w:spacing w:val="-6"/>
        </w:rPr>
        <w:t>measuring</w:t>
      </w:r>
      <w:r>
        <w:rPr>
          <w:spacing w:val="-4"/>
        </w:rPr>
        <w:t xml:space="preserve"> </w:t>
      </w:r>
      <w:r>
        <w:rPr>
          <w:spacing w:val="-6"/>
        </w:rPr>
        <w:t>search</w:t>
      </w:r>
      <w:r>
        <w:rPr>
          <w:spacing w:val="-4"/>
        </w:rPr>
        <w:t xml:space="preserve"> </w:t>
      </w:r>
      <w:r>
        <w:rPr>
          <w:spacing w:val="-6"/>
        </w:rPr>
        <w:t>slopes</w:t>
      </w:r>
      <w:r>
        <w:rPr>
          <w:spacing w:val="-4"/>
        </w:rPr>
        <w:t xml:space="preserve"> </w:t>
      </w:r>
      <w:r>
        <w:rPr>
          <w:spacing w:val="-6"/>
        </w:rPr>
        <w:t>for</w:t>
      </w:r>
      <w:r>
        <w:rPr>
          <w:spacing w:val="-4"/>
        </w:rPr>
        <w:t xml:space="preserve"> </w:t>
      </w:r>
      <w:r>
        <w:rPr>
          <w:spacing w:val="-6"/>
        </w:rPr>
        <w:t>conditions</w:t>
      </w:r>
      <w:r>
        <w:rPr>
          <w:spacing w:val="-4"/>
        </w:rPr>
        <w:t xml:space="preserve"> </w:t>
      </w:r>
      <w:r>
        <w:rPr>
          <w:spacing w:val="-6"/>
        </w:rPr>
        <w:t>in</w:t>
      </w:r>
    </w:p>
    <w:p w14:paraId="74B231E1" w14:textId="77777777" w:rsidR="00470D98" w:rsidRDefault="001E0CFE">
      <w:pPr>
        <w:spacing w:before="8"/>
        <w:ind w:left="290"/>
        <w:rPr>
          <w:rFonts w:ascii="Times New Roman"/>
          <w:i/>
          <w:sz w:val="24"/>
        </w:rPr>
      </w:pPr>
      <w:r>
        <w:rPr>
          <w:rFonts w:ascii="Trebuchet MS"/>
          <w:spacing w:val="-2"/>
          <w:sz w:val="12"/>
        </w:rPr>
        <w:t>30</w:t>
      </w:r>
      <w:r>
        <w:rPr>
          <w:rFonts w:ascii="Trebuchet MS"/>
          <w:spacing w:val="76"/>
          <w:w w:val="150"/>
          <w:sz w:val="12"/>
        </w:rPr>
        <w:t xml:space="preserve"> </w:t>
      </w:r>
      <w:r>
        <w:rPr>
          <w:spacing w:val="-2"/>
          <w:sz w:val="24"/>
        </w:rPr>
        <w:t>which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distractors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differ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from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target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along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single</w:t>
      </w:r>
      <w:r>
        <w:rPr>
          <w:rFonts w:ascii="Times New Roman"/>
          <w:i/>
          <w:spacing w:val="-13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feature</w:t>
      </w:r>
      <w:r>
        <w:rPr>
          <w:rFonts w:ascii="Times New Roman"/>
          <w:i/>
          <w:spacing w:val="-13"/>
          <w:sz w:val="24"/>
        </w:rPr>
        <w:t xml:space="preserve"> </w:t>
      </w:r>
      <w:r>
        <w:rPr>
          <w:spacing w:val="-2"/>
          <w:sz w:val="24"/>
        </w:rPr>
        <w:t>(e.g.</w:t>
      </w:r>
      <w:r>
        <w:rPr>
          <w:spacing w:val="18"/>
          <w:sz w:val="24"/>
        </w:rPr>
        <w:t xml:space="preserve"> </w:t>
      </w:r>
      <w:r>
        <w:rPr>
          <w:spacing w:val="-2"/>
          <w:sz w:val="24"/>
        </w:rPr>
        <w:t>colour</w:t>
      </w:r>
      <w:r>
        <w:rPr>
          <w:spacing w:val="-7"/>
          <w:sz w:val="24"/>
        </w:rPr>
        <w:t xml:space="preserve"> </w:t>
      </w:r>
      <w:r>
        <w:rPr>
          <w:rFonts w:ascii="Times New Roman"/>
          <w:i/>
          <w:spacing w:val="-5"/>
          <w:sz w:val="24"/>
        </w:rPr>
        <w:t>or</w:t>
      </w:r>
    </w:p>
    <w:p w14:paraId="733076A0" w14:textId="77777777" w:rsidR="00470D98" w:rsidRDefault="001E0CFE">
      <w:pPr>
        <w:pStyle w:val="BodyText"/>
        <w:spacing w:before="8"/>
        <w:ind w:left="290"/>
      </w:pPr>
      <w:r>
        <w:rPr>
          <w:rFonts w:ascii="Trebuchet MS"/>
          <w:spacing w:val="-4"/>
          <w:sz w:val="12"/>
        </w:rPr>
        <w:t>31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4"/>
        </w:rPr>
        <w:t>shape),</w:t>
      </w:r>
      <w:r>
        <w:rPr>
          <w:spacing w:val="4"/>
        </w:rPr>
        <w:t xml:space="preserve"> </w:t>
      </w:r>
      <w:r>
        <w:rPr>
          <w:spacing w:val="-4"/>
        </w:rPr>
        <w:t>it</w:t>
      </w:r>
      <w:r>
        <w:t xml:space="preserve"> </w:t>
      </w:r>
      <w:r>
        <w:rPr>
          <w:spacing w:val="-4"/>
        </w:rPr>
        <w:t>has</w:t>
      </w:r>
      <w:r>
        <w:t xml:space="preserve"> </w:t>
      </w:r>
      <w:r>
        <w:rPr>
          <w:spacing w:val="-4"/>
        </w:rPr>
        <w:t>been</w:t>
      </w:r>
      <w:r>
        <w:rPr>
          <w:spacing w:val="-1"/>
        </w:rPr>
        <w:t xml:space="preserve"> </w:t>
      </w:r>
      <w:r>
        <w:rPr>
          <w:spacing w:val="-4"/>
        </w:rPr>
        <w:t>shown</w:t>
      </w:r>
      <w:r>
        <w:t xml:space="preserve"> </w:t>
      </w:r>
      <w:r>
        <w:rPr>
          <w:spacing w:val="-4"/>
        </w:rPr>
        <w:t>that</w:t>
      </w:r>
      <w:r>
        <w:t xml:space="preserve"> </w:t>
      </w:r>
      <w:r>
        <w:rPr>
          <w:spacing w:val="-4"/>
        </w:rPr>
        <w:t>you</w:t>
      </w:r>
      <w:r>
        <w:t xml:space="preserve"> </w:t>
      </w:r>
      <w:r>
        <w:rPr>
          <w:spacing w:val="-4"/>
        </w:rPr>
        <w:t>can</w:t>
      </w:r>
      <w:r>
        <w:t xml:space="preserve"> </w:t>
      </w:r>
      <w:r>
        <w:rPr>
          <w:spacing w:val="-4"/>
        </w:rPr>
        <w:t>predict</w:t>
      </w:r>
      <w:r>
        <w:t xml:space="preserve"> </w:t>
      </w:r>
      <w:r>
        <w:rPr>
          <w:spacing w:val="-4"/>
        </w:rPr>
        <w:t>search</w:t>
      </w:r>
      <w:r>
        <w:t xml:space="preserve"> </w:t>
      </w:r>
      <w:r>
        <w:rPr>
          <w:spacing w:val="-4"/>
        </w:rPr>
        <w:t>times</w:t>
      </w:r>
      <w:r>
        <w:t xml:space="preserve"> </w:t>
      </w:r>
      <w:r>
        <w:rPr>
          <w:spacing w:val="-4"/>
        </w:rPr>
        <w:t>for</w:t>
      </w:r>
      <w:r>
        <w:t xml:space="preserve"> </w:t>
      </w:r>
      <w:r>
        <w:rPr>
          <w:spacing w:val="-4"/>
        </w:rPr>
        <w:t>arrays</w:t>
      </w:r>
      <w:r>
        <w:t xml:space="preserve"> </w:t>
      </w:r>
      <w:r>
        <w:rPr>
          <w:spacing w:val="-4"/>
        </w:rPr>
        <w:t>in</w:t>
      </w:r>
      <w:r>
        <w:rPr>
          <w:spacing w:val="-1"/>
        </w:rPr>
        <w:t xml:space="preserve"> </w:t>
      </w:r>
      <w:r>
        <w:rPr>
          <w:spacing w:val="-4"/>
        </w:rPr>
        <w:t>which</w:t>
      </w:r>
    </w:p>
    <w:p w14:paraId="2543DBED" w14:textId="77777777" w:rsidR="00470D98" w:rsidRDefault="001E0CFE">
      <w:pPr>
        <w:pStyle w:val="BodyText"/>
        <w:ind w:left="290"/>
      </w:pPr>
      <w:r>
        <w:rPr>
          <w:rFonts w:ascii="Trebuchet MS"/>
          <w:spacing w:val="-4"/>
          <w:sz w:val="12"/>
        </w:rPr>
        <w:t>32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4"/>
        </w:rPr>
        <w:t>the target differs</w:t>
      </w:r>
      <w:r>
        <w:rPr>
          <w:spacing w:val="-5"/>
        </w:rPr>
        <w:t xml:space="preserve"> </w:t>
      </w:r>
      <w:r>
        <w:rPr>
          <w:spacing w:val="-4"/>
        </w:rPr>
        <w:t>from the distractors</w:t>
      </w:r>
      <w:r>
        <w:rPr>
          <w:spacing w:val="-5"/>
        </w:rPr>
        <w:t xml:space="preserve"> </w:t>
      </w:r>
      <w:r>
        <w:rPr>
          <w:spacing w:val="-4"/>
        </w:rPr>
        <w:t>along two</w:t>
      </w:r>
      <w:r>
        <w:rPr>
          <w:spacing w:val="-5"/>
        </w:rPr>
        <w:t xml:space="preserve"> </w:t>
      </w:r>
      <w:r>
        <w:rPr>
          <w:spacing w:val="-4"/>
        </w:rPr>
        <w:t>features (e.g.,</w:t>
      </w:r>
      <w:r>
        <w:rPr>
          <w:spacing w:val="-2"/>
        </w:rPr>
        <w:t xml:space="preserve"> </w:t>
      </w:r>
      <w:r>
        <w:rPr>
          <w:spacing w:val="-4"/>
        </w:rPr>
        <w:t>colour</w:t>
      </w:r>
      <w:r>
        <w:rPr>
          <w:spacing w:val="-5"/>
        </w:rPr>
        <w:t xml:space="preserve"> </w:t>
      </w:r>
      <w:r>
        <w:rPr>
          <w:rFonts w:ascii="Times New Roman"/>
          <w:i/>
          <w:spacing w:val="-4"/>
        </w:rPr>
        <w:t>and</w:t>
      </w:r>
      <w:r>
        <w:rPr>
          <w:rFonts w:ascii="Times New Roman"/>
          <w:i/>
          <w:spacing w:val="-6"/>
        </w:rPr>
        <w:t xml:space="preserve"> </w:t>
      </w:r>
      <w:r>
        <w:rPr>
          <w:spacing w:val="-4"/>
        </w:rPr>
        <w:t>shape)</w:t>
      </w:r>
    </w:p>
    <w:p w14:paraId="3758DA0E" w14:textId="36C2DBF0" w:rsidR="00470D98" w:rsidRDefault="001E0CFE">
      <w:pPr>
        <w:spacing w:before="8"/>
        <w:ind w:left="290"/>
        <w:rPr>
          <w:sz w:val="24"/>
        </w:rPr>
      </w:pPr>
      <w:r>
        <w:rPr>
          <w:rFonts w:ascii="Trebuchet MS"/>
          <w:spacing w:val="-2"/>
          <w:sz w:val="12"/>
        </w:rPr>
        <w:t>33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2"/>
          <w:sz w:val="24"/>
        </w:rPr>
        <w:t>which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we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refer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here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as</w:t>
      </w:r>
      <w:r>
        <w:rPr>
          <w:spacing w:val="6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double</w:t>
      </w:r>
      <w:r>
        <w:rPr>
          <w:rFonts w:ascii="Times New Roman"/>
          <w:i/>
          <w:spacing w:val="-1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feature</w:t>
      </w:r>
      <w:r>
        <w:rPr>
          <w:rFonts w:ascii="Times New Roman"/>
          <w:i/>
          <w:spacing w:val="-1"/>
          <w:sz w:val="24"/>
        </w:rPr>
        <w:t xml:space="preserve"> </w:t>
      </w:r>
      <w:r>
        <w:rPr>
          <w:spacing w:val="-2"/>
          <w:sz w:val="24"/>
        </w:rPr>
        <w:t>search</w:t>
      </w:r>
      <w:r>
        <w:rPr>
          <w:spacing w:val="6"/>
          <w:sz w:val="24"/>
        </w:rPr>
        <w:t xml:space="preserve"> </w:t>
      </w:r>
      <w:del w:id="32" w:author="Hughes, Anna E" w:date="2023-08-09T15:29:00Z">
        <w:r w:rsidR="00791F47">
          <w:fldChar w:fldCharType="begin"/>
        </w:r>
        <w:r w:rsidR="00791F47">
          <w:delInstrText xml:space="preserve"> HYPERLINK \l "_bookmark29" </w:delInstrText>
        </w:r>
        <w:r w:rsidR="00791F47">
          <w:fldChar w:fldCharType="separate"/>
        </w:r>
        <w:r w:rsidR="001644E6">
          <w:rPr>
            <w:spacing w:val="-2"/>
            <w:sz w:val="24"/>
          </w:rPr>
          <w:delText>(Buetti</w:delText>
        </w:r>
        <w:r w:rsidR="001644E6">
          <w:rPr>
            <w:spacing w:val="5"/>
            <w:sz w:val="24"/>
          </w:rPr>
          <w:delText xml:space="preserve"> </w:delText>
        </w:r>
        <w:r w:rsidR="001644E6">
          <w:rPr>
            <w:spacing w:val="-2"/>
            <w:sz w:val="24"/>
          </w:rPr>
          <w:delText>et</w:delText>
        </w:r>
        <w:r w:rsidR="001644E6">
          <w:rPr>
            <w:spacing w:val="6"/>
            <w:sz w:val="24"/>
          </w:rPr>
          <w:delText xml:space="preserve"> </w:delText>
        </w:r>
        <w:r w:rsidR="001644E6">
          <w:rPr>
            <w:spacing w:val="-2"/>
            <w:sz w:val="24"/>
          </w:rPr>
          <w:delText>al.,</w:delText>
        </w:r>
        <w:r w:rsidR="00791F47">
          <w:rPr>
            <w:spacing w:val="-2"/>
            <w:sz w:val="24"/>
          </w:rPr>
          <w:fldChar w:fldCharType="end"/>
        </w:r>
      </w:del>
      <w:ins w:id="33" w:author="Hughes, Anna E" w:date="2023-08-09T15:29:00Z">
        <w:r w:rsidR="00791F47">
          <w:fldChar w:fldCharType="begin"/>
        </w:r>
        <w:r w:rsidR="00791F47">
          <w:instrText xml:space="preserve"> HYPERLINK \l "_bookmark30" </w:instrText>
        </w:r>
        <w:r w:rsidR="00791F47">
          <w:fldChar w:fldCharType="separate"/>
        </w:r>
        <w:r>
          <w:rPr>
            <w:spacing w:val="-2"/>
            <w:sz w:val="24"/>
          </w:rPr>
          <w:t>(Buetti</w:t>
        </w:r>
        <w:r>
          <w:rPr>
            <w:spacing w:val="5"/>
            <w:sz w:val="24"/>
          </w:rPr>
          <w:t xml:space="preserve"> </w:t>
        </w:r>
        <w:r>
          <w:rPr>
            <w:spacing w:val="-2"/>
            <w:sz w:val="24"/>
          </w:rPr>
          <w:t>et</w:t>
        </w:r>
        <w:r>
          <w:rPr>
            <w:spacing w:val="6"/>
            <w:sz w:val="24"/>
          </w:rPr>
          <w:t xml:space="preserve"> </w:t>
        </w:r>
        <w:r>
          <w:rPr>
            <w:spacing w:val="-2"/>
            <w:sz w:val="24"/>
          </w:rPr>
          <w:t>al.,</w:t>
        </w:r>
        <w:r w:rsidR="00791F47">
          <w:rPr>
            <w:spacing w:val="-2"/>
            <w:sz w:val="24"/>
          </w:rPr>
          <w:fldChar w:fldCharType="end"/>
        </w:r>
      </w:ins>
      <w:r>
        <w:rPr>
          <w:spacing w:val="5"/>
          <w:sz w:val="24"/>
        </w:rPr>
        <w:t xml:space="preserve"> </w:t>
      </w:r>
      <w:r w:rsidR="00791F47">
        <w:fldChar w:fldCharType="begin"/>
      </w:r>
      <w:r w:rsidR="00791F47">
        <w:instrText xml:space="preserve"> HYPERLINK \l "_</w:instrText>
      </w:r>
      <w:del w:id="34" w:author="Hughes, Anna E" w:date="2023-08-09T15:29:00Z">
        <w:r w:rsidR="00791F47">
          <w:delInstrText>bookmark29</w:delInstrText>
        </w:r>
      </w:del>
      <w:ins w:id="35" w:author="Hughes, Anna E" w:date="2023-08-09T15:29:00Z">
        <w:r w:rsidR="00791F47">
          <w:instrText>bookmark30</w:instrText>
        </w:r>
      </w:ins>
      <w:r w:rsidR="00791F47">
        <w:instrText xml:space="preserve">" </w:instrText>
      </w:r>
      <w:r w:rsidR="00791F47">
        <w:fldChar w:fldCharType="separate"/>
      </w:r>
      <w:r>
        <w:rPr>
          <w:spacing w:val="-2"/>
          <w:sz w:val="24"/>
        </w:rPr>
        <w:t>2019)</w:t>
      </w:r>
      <w:r w:rsidR="00791F47">
        <w:rPr>
          <w:spacing w:val="-2"/>
          <w:sz w:val="24"/>
        </w:rPr>
        <w:fldChar w:fldCharType="end"/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(but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simi-</w:t>
      </w:r>
    </w:p>
    <w:p w14:paraId="66B22573" w14:textId="77777777" w:rsidR="00470D98" w:rsidRDefault="001E0CFE">
      <w:pPr>
        <w:pStyle w:val="BodyText"/>
        <w:ind w:left="290"/>
      </w:pPr>
      <w:r>
        <w:rPr>
          <w:rFonts w:ascii="Trebuchet MS" w:hAnsi="Trebuchet MS"/>
          <w:spacing w:val="-4"/>
          <w:sz w:val="12"/>
        </w:rPr>
        <w:t>34</w:t>
      </w:r>
      <w:r>
        <w:rPr>
          <w:rFonts w:ascii="Trebuchet MS" w:hAnsi="Trebuchet MS"/>
          <w:spacing w:val="77"/>
          <w:w w:val="150"/>
          <w:sz w:val="12"/>
        </w:rPr>
        <w:t xml:space="preserve"> </w:t>
      </w:r>
      <w:r>
        <w:rPr>
          <w:spacing w:val="-4"/>
        </w:rPr>
        <w:t>lar</w:t>
      </w:r>
      <w:r>
        <w:rPr>
          <w:spacing w:val="-2"/>
        </w:rPr>
        <w:t xml:space="preserve"> </w:t>
      </w:r>
      <w:r>
        <w:rPr>
          <w:spacing w:val="-4"/>
        </w:rPr>
        <w:t>paradigms</w:t>
      </w:r>
      <w:r>
        <w:t xml:space="preserve"> </w:t>
      </w:r>
      <w:r>
        <w:rPr>
          <w:spacing w:val="-4"/>
        </w:rPr>
        <w:t>have</w:t>
      </w:r>
      <w:r>
        <w:rPr>
          <w:spacing w:val="-2"/>
        </w:rPr>
        <w:t xml:space="preserve"> </w:t>
      </w:r>
      <w:r>
        <w:rPr>
          <w:spacing w:val="-4"/>
        </w:rPr>
        <w:t>been</w:t>
      </w:r>
      <w:r>
        <w:t xml:space="preserve"> </w:t>
      </w:r>
      <w:r>
        <w:rPr>
          <w:spacing w:val="-4"/>
        </w:rPr>
        <w:t>known</w:t>
      </w:r>
      <w:r>
        <w:rPr>
          <w:spacing w:val="-1"/>
        </w:rPr>
        <w:t xml:space="preserve"> </w:t>
      </w:r>
      <w:r>
        <w:rPr>
          <w:spacing w:val="-4"/>
        </w:rPr>
        <w:t>by</w:t>
      </w:r>
      <w:r>
        <w:rPr>
          <w:spacing w:val="-2"/>
        </w:rPr>
        <w:t xml:space="preserve"> </w:t>
      </w:r>
      <w:r>
        <w:rPr>
          <w:spacing w:val="-4"/>
        </w:rPr>
        <w:t>other</w:t>
      </w:r>
      <w:r>
        <w:t xml:space="preserve"> </w:t>
      </w:r>
      <w:r>
        <w:rPr>
          <w:spacing w:val="-4"/>
        </w:rPr>
        <w:t>names</w:t>
      </w:r>
      <w:r>
        <w:rPr>
          <w:spacing w:val="-1"/>
        </w:rPr>
        <w:t xml:space="preserve"> </w:t>
      </w:r>
      <w:r>
        <w:rPr>
          <w:spacing w:val="-4"/>
        </w:rPr>
        <w:t>e.g.</w:t>
      </w:r>
      <w:r>
        <w:rPr>
          <w:spacing w:val="33"/>
        </w:rPr>
        <w:t xml:space="preserve"> </w:t>
      </w:r>
      <w:r>
        <w:rPr>
          <w:spacing w:val="-4"/>
        </w:rPr>
        <w:t>’redundant</w:t>
      </w:r>
      <w:r>
        <w:rPr>
          <w:spacing w:val="-1"/>
        </w:rPr>
        <w:t xml:space="preserve"> </w:t>
      </w:r>
      <w:r>
        <w:rPr>
          <w:spacing w:val="-4"/>
        </w:rPr>
        <w:t>feature</w:t>
      </w:r>
      <w:r>
        <w:rPr>
          <w:spacing w:val="-1"/>
        </w:rPr>
        <w:t xml:space="preserve"> </w:t>
      </w:r>
      <w:r>
        <w:rPr>
          <w:spacing w:val="-4"/>
        </w:rPr>
        <w:t>search’</w:t>
      </w:r>
    </w:p>
    <w:p w14:paraId="5B5388DD" w14:textId="6C7C51A3" w:rsidR="00470D98" w:rsidRDefault="001E0CFE">
      <w:pPr>
        <w:pStyle w:val="BodyText"/>
        <w:spacing w:before="8"/>
        <w:ind w:left="290"/>
      </w:pPr>
      <w:r>
        <w:rPr>
          <w:rFonts w:ascii="Trebuchet MS" w:hAnsi="Trebuchet MS"/>
          <w:w w:val="95"/>
          <w:sz w:val="12"/>
        </w:rPr>
        <w:t>35</w:t>
      </w:r>
      <w:r>
        <w:rPr>
          <w:rFonts w:ascii="Trebuchet MS" w:hAnsi="Trebuchet MS"/>
          <w:spacing w:val="44"/>
          <w:sz w:val="12"/>
        </w:rPr>
        <w:t xml:space="preserve">  </w:t>
      </w:r>
      <w:del w:id="36" w:author="Hughes, Anna E" w:date="2023-08-09T15:29:00Z">
        <w:r w:rsidR="00791F47">
          <w:fldChar w:fldCharType="begin"/>
        </w:r>
        <w:r w:rsidR="00791F47">
          <w:delInstrText xml:space="preserve"> HYPERLINK \l "_bookmark50" </w:delInstrText>
        </w:r>
        <w:r w:rsidR="00791F47">
          <w:fldChar w:fldCharType="separate"/>
        </w:r>
        <w:r w:rsidR="001644E6">
          <w:rPr>
            <w:w w:val="95"/>
          </w:rPr>
          <w:delText>(Krummenacher</w:delText>
        </w:r>
        <w:r w:rsidR="001644E6">
          <w:rPr>
            <w:spacing w:val="8"/>
          </w:rPr>
          <w:delText xml:space="preserve"> </w:delText>
        </w:r>
        <w:r w:rsidR="001644E6">
          <w:rPr>
            <w:w w:val="95"/>
          </w:rPr>
          <w:delText>and</w:delText>
        </w:r>
        <w:r w:rsidR="001644E6">
          <w:rPr>
            <w:spacing w:val="9"/>
          </w:rPr>
          <w:delText xml:space="preserve"> </w:delText>
        </w:r>
        <w:r w:rsidR="001644E6">
          <w:rPr>
            <w:spacing w:val="10"/>
            <w:w w:val="104"/>
          </w:rPr>
          <w:delText>M</w:delText>
        </w:r>
        <w:r w:rsidR="001644E6">
          <w:rPr>
            <w:spacing w:val="-90"/>
            <w:w w:val="86"/>
          </w:rPr>
          <w:delText>u</w:delText>
        </w:r>
        <w:r w:rsidR="001644E6">
          <w:rPr>
            <w:spacing w:val="29"/>
            <w:w w:val="112"/>
          </w:rPr>
          <w:delText>¨</w:delText>
        </w:r>
        <w:r w:rsidR="001644E6">
          <w:rPr>
            <w:spacing w:val="10"/>
            <w:w w:val="91"/>
          </w:rPr>
          <w:delText>ller,</w:delText>
        </w:r>
        <w:r w:rsidR="00791F47">
          <w:rPr>
            <w:spacing w:val="10"/>
            <w:w w:val="91"/>
          </w:rPr>
          <w:fldChar w:fldCharType="end"/>
        </w:r>
        <w:r w:rsidR="001644E6">
          <w:rPr>
            <w:spacing w:val="8"/>
          </w:rPr>
          <w:delText xml:space="preserve"> </w:delText>
        </w:r>
        <w:r w:rsidR="00791F47">
          <w:fldChar w:fldCharType="begin"/>
        </w:r>
        <w:r w:rsidR="00791F47">
          <w:delInstrText xml:space="preserve"> HYPERLINK \l "_bookmark50" </w:delInstrText>
        </w:r>
        <w:r w:rsidR="00791F47">
          <w:fldChar w:fldCharType="separate"/>
        </w:r>
        <w:r w:rsidR="001644E6">
          <w:rPr>
            <w:w w:val="95"/>
          </w:rPr>
          <w:delText>2012;</w:delText>
        </w:r>
        <w:r w:rsidR="00791F47">
          <w:rPr>
            <w:w w:val="95"/>
          </w:rPr>
          <w:fldChar w:fldCharType="end"/>
        </w:r>
        <w:r w:rsidR="001644E6">
          <w:rPr>
            <w:spacing w:val="9"/>
          </w:rPr>
          <w:delText xml:space="preserve"> </w:delText>
        </w:r>
        <w:r w:rsidR="00791F47">
          <w:fldChar w:fldCharType="begin"/>
        </w:r>
        <w:r w:rsidR="00791F47">
          <w:delInstrText xml:space="preserve"> HYPERLINK \l "_bookmark62" </w:delInstrText>
        </w:r>
        <w:r w:rsidR="00791F47">
          <w:fldChar w:fldCharType="separate"/>
        </w:r>
        <w:r w:rsidR="001644E6">
          <w:rPr>
            <w:w w:val="95"/>
          </w:rPr>
          <w:delText>Mordkoff</w:delText>
        </w:r>
        <w:r w:rsidR="001644E6">
          <w:rPr>
            <w:spacing w:val="9"/>
          </w:rPr>
          <w:delText xml:space="preserve"> </w:delText>
        </w:r>
        <w:r w:rsidR="001644E6">
          <w:rPr>
            <w:w w:val="95"/>
          </w:rPr>
          <w:delText>and</w:delText>
        </w:r>
        <w:r w:rsidR="001644E6">
          <w:rPr>
            <w:spacing w:val="8"/>
          </w:rPr>
          <w:delText xml:space="preserve"> </w:delText>
        </w:r>
        <w:r w:rsidR="001644E6">
          <w:rPr>
            <w:w w:val="95"/>
          </w:rPr>
          <w:delText>Yantis,</w:delText>
        </w:r>
        <w:r w:rsidR="00791F47">
          <w:rPr>
            <w:w w:val="95"/>
          </w:rPr>
          <w:fldChar w:fldCharType="end"/>
        </w:r>
        <w:r w:rsidR="001644E6">
          <w:rPr>
            <w:spacing w:val="9"/>
          </w:rPr>
          <w:delText xml:space="preserve"> </w:delText>
        </w:r>
        <w:r w:rsidR="00791F47">
          <w:fldChar w:fldCharType="begin"/>
        </w:r>
        <w:r w:rsidR="00791F47">
          <w:delInstrText xml:space="preserve"> HYPERLINK \l "_bookmark62" </w:delInstrText>
        </w:r>
        <w:r w:rsidR="00791F47">
          <w:fldChar w:fldCharType="separate"/>
        </w:r>
        <w:r w:rsidR="001644E6">
          <w:rPr>
            <w:w w:val="95"/>
          </w:rPr>
          <w:delText>1991)).</w:delText>
        </w:r>
        <w:r w:rsidR="00791F47">
          <w:rPr>
            <w:w w:val="95"/>
          </w:rPr>
          <w:fldChar w:fldCharType="end"/>
        </w:r>
      </w:del>
      <w:ins w:id="37" w:author="Hughes, Anna E" w:date="2023-08-09T15:29:00Z">
        <w:r w:rsidR="00791F47">
          <w:fldChar w:fldCharType="begin"/>
        </w:r>
        <w:r w:rsidR="00791F47">
          <w:instrText xml:space="preserve"> HYPERLINK \l "_bookmark51" </w:instrText>
        </w:r>
        <w:r w:rsidR="00791F47">
          <w:fldChar w:fldCharType="separate"/>
        </w:r>
        <w:r>
          <w:rPr>
            <w:w w:val="95"/>
          </w:rPr>
          <w:t>(Krummenacher</w:t>
        </w:r>
        <w:r>
          <w:rPr>
            <w:spacing w:val="8"/>
          </w:rPr>
          <w:t xml:space="preserve"> </w:t>
        </w:r>
        <w:r>
          <w:rPr>
            <w:w w:val="95"/>
          </w:rPr>
          <w:t>and</w:t>
        </w:r>
        <w:r>
          <w:rPr>
            <w:spacing w:val="9"/>
          </w:rPr>
          <w:t xml:space="preserve"> </w:t>
        </w:r>
        <w:r>
          <w:rPr>
            <w:spacing w:val="10"/>
            <w:w w:val="104"/>
          </w:rPr>
          <w:t>M</w:t>
        </w:r>
        <w:r>
          <w:rPr>
            <w:spacing w:val="-90"/>
            <w:w w:val="86"/>
          </w:rPr>
          <w:t>u</w:t>
        </w:r>
        <w:r>
          <w:rPr>
            <w:spacing w:val="29"/>
            <w:w w:val="112"/>
          </w:rPr>
          <w:t>¨</w:t>
        </w:r>
        <w:r>
          <w:rPr>
            <w:spacing w:val="10"/>
            <w:w w:val="91"/>
          </w:rPr>
          <w:t>ller,</w:t>
        </w:r>
        <w:r w:rsidR="00791F47">
          <w:rPr>
            <w:spacing w:val="10"/>
            <w:w w:val="91"/>
          </w:rPr>
          <w:fldChar w:fldCharType="end"/>
        </w:r>
        <w:r>
          <w:rPr>
            <w:spacing w:val="8"/>
          </w:rPr>
          <w:t xml:space="preserve"> </w:t>
        </w:r>
        <w:r w:rsidR="00791F47">
          <w:fldChar w:fldCharType="begin"/>
        </w:r>
        <w:r w:rsidR="00791F47">
          <w:instrText xml:space="preserve"> HYPERLINK \l "_bookmark51" </w:instrText>
        </w:r>
        <w:r w:rsidR="00791F47">
          <w:fldChar w:fldCharType="separate"/>
        </w:r>
        <w:r>
          <w:rPr>
            <w:w w:val="95"/>
          </w:rPr>
          <w:t>2012;</w:t>
        </w:r>
        <w:r w:rsidR="00791F47">
          <w:rPr>
            <w:w w:val="95"/>
          </w:rPr>
          <w:fldChar w:fldCharType="end"/>
        </w:r>
        <w:r>
          <w:rPr>
            <w:spacing w:val="9"/>
          </w:rPr>
          <w:t xml:space="preserve"> </w:t>
        </w:r>
        <w:r w:rsidR="00791F47">
          <w:fldChar w:fldCharType="begin"/>
        </w:r>
        <w:r w:rsidR="00791F47">
          <w:instrText xml:space="preserve"> HYPERLINK \l "_bookmark63" </w:instrText>
        </w:r>
        <w:r w:rsidR="00791F47">
          <w:fldChar w:fldCharType="separate"/>
        </w:r>
        <w:r>
          <w:rPr>
            <w:w w:val="95"/>
          </w:rPr>
          <w:t>Mordkoff</w:t>
        </w:r>
        <w:r>
          <w:rPr>
            <w:spacing w:val="9"/>
          </w:rPr>
          <w:t xml:space="preserve"> </w:t>
        </w:r>
        <w:r>
          <w:rPr>
            <w:w w:val="95"/>
          </w:rPr>
          <w:t>and</w:t>
        </w:r>
        <w:r>
          <w:rPr>
            <w:spacing w:val="8"/>
          </w:rPr>
          <w:t xml:space="preserve"> </w:t>
        </w:r>
        <w:r>
          <w:rPr>
            <w:w w:val="95"/>
          </w:rPr>
          <w:t>Yantis,</w:t>
        </w:r>
        <w:r w:rsidR="00791F47">
          <w:rPr>
            <w:w w:val="95"/>
          </w:rPr>
          <w:fldChar w:fldCharType="end"/>
        </w:r>
        <w:r>
          <w:rPr>
            <w:spacing w:val="9"/>
          </w:rPr>
          <w:t xml:space="preserve"> </w:t>
        </w:r>
        <w:r w:rsidR="00791F47">
          <w:fldChar w:fldCharType="begin"/>
        </w:r>
        <w:r w:rsidR="00791F47">
          <w:instrText xml:space="preserve"> HYPERLINK \l "_bookmark63" </w:instrText>
        </w:r>
        <w:r w:rsidR="00791F47">
          <w:fldChar w:fldCharType="separate"/>
        </w:r>
        <w:r>
          <w:rPr>
            <w:w w:val="95"/>
          </w:rPr>
          <w:t>1991)).</w:t>
        </w:r>
        <w:r w:rsidR="00791F47">
          <w:rPr>
            <w:w w:val="95"/>
          </w:rPr>
          <w:fldChar w:fldCharType="end"/>
        </w:r>
      </w:ins>
      <w:r>
        <w:rPr>
          <w:spacing w:val="46"/>
        </w:rPr>
        <w:t xml:space="preserve"> </w:t>
      </w:r>
      <w:r>
        <w:rPr>
          <w:w w:val="95"/>
        </w:rPr>
        <w:t>Here,</w:t>
      </w:r>
      <w:r>
        <w:rPr>
          <w:spacing w:val="11"/>
        </w:rPr>
        <w:t xml:space="preserve"> </w:t>
      </w:r>
      <w:r>
        <w:rPr>
          <w:w w:val="95"/>
        </w:rPr>
        <w:t>we</w:t>
      </w:r>
      <w:r>
        <w:rPr>
          <w:spacing w:val="9"/>
        </w:rPr>
        <w:t xml:space="preserve"> </w:t>
      </w:r>
      <w:r>
        <w:rPr>
          <w:spacing w:val="-5"/>
          <w:w w:val="95"/>
        </w:rPr>
        <w:t>aim</w:t>
      </w:r>
    </w:p>
    <w:p w14:paraId="2EB66931" w14:textId="77777777" w:rsidR="00470D98" w:rsidRDefault="001E0CFE">
      <w:pPr>
        <w:pStyle w:val="BodyText"/>
        <w:ind w:left="290"/>
      </w:pPr>
      <w:r>
        <w:rPr>
          <w:rFonts w:ascii="Trebuchet MS"/>
          <w:spacing w:val="-4"/>
          <w:sz w:val="12"/>
        </w:rPr>
        <w:t>36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4"/>
        </w:rPr>
        <w:t>to</w:t>
      </w:r>
      <w:r>
        <w:rPr>
          <w:spacing w:val="7"/>
        </w:rPr>
        <w:t xml:space="preserve"> </w:t>
      </w:r>
      <w:r>
        <w:rPr>
          <w:spacing w:val="-4"/>
        </w:rPr>
        <w:t>replicate</w:t>
      </w:r>
      <w:r>
        <w:rPr>
          <w:spacing w:val="5"/>
        </w:rPr>
        <w:t xml:space="preserve"> </w:t>
      </w:r>
      <w:r>
        <w:rPr>
          <w:spacing w:val="-4"/>
        </w:rPr>
        <w:t>and</w:t>
      </w:r>
      <w:r>
        <w:rPr>
          <w:spacing w:val="5"/>
        </w:rPr>
        <w:t xml:space="preserve"> </w:t>
      </w:r>
      <w:r>
        <w:rPr>
          <w:spacing w:val="-4"/>
        </w:rPr>
        <w:t>extend</w:t>
      </w:r>
      <w:r>
        <w:rPr>
          <w:spacing w:val="6"/>
        </w:rPr>
        <w:t xml:space="preserve"> </w:t>
      </w:r>
      <w:r>
        <w:rPr>
          <w:spacing w:val="-4"/>
        </w:rPr>
        <w:t>this</w:t>
      </w:r>
      <w:r>
        <w:rPr>
          <w:spacing w:val="5"/>
        </w:rPr>
        <w:t xml:space="preserve"> </w:t>
      </w:r>
      <w:r>
        <w:rPr>
          <w:spacing w:val="-4"/>
        </w:rPr>
        <w:t>work</w:t>
      </w:r>
      <w:r>
        <w:rPr>
          <w:spacing w:val="6"/>
        </w:rPr>
        <w:t xml:space="preserve"> </w:t>
      </w:r>
      <w:r>
        <w:rPr>
          <w:spacing w:val="-4"/>
        </w:rPr>
        <w:t>both</w:t>
      </w:r>
      <w:r>
        <w:rPr>
          <w:spacing w:val="5"/>
        </w:rPr>
        <w:t xml:space="preserve"> </w:t>
      </w:r>
      <w:r>
        <w:rPr>
          <w:spacing w:val="-4"/>
        </w:rPr>
        <w:t>theoretically</w:t>
      </w:r>
      <w:r>
        <w:rPr>
          <w:spacing w:val="5"/>
        </w:rPr>
        <w:t xml:space="preserve"> </w:t>
      </w:r>
      <w:r>
        <w:rPr>
          <w:spacing w:val="-4"/>
        </w:rPr>
        <w:t>and</w:t>
      </w:r>
      <w:r>
        <w:rPr>
          <w:spacing w:val="6"/>
        </w:rPr>
        <w:t xml:space="preserve"> </w:t>
      </w:r>
      <w:r>
        <w:rPr>
          <w:spacing w:val="-4"/>
        </w:rPr>
        <w:t>empirically,</w:t>
      </w:r>
      <w:r>
        <w:rPr>
          <w:spacing w:val="10"/>
        </w:rPr>
        <w:t xml:space="preserve"> </w:t>
      </w:r>
      <w:r>
        <w:rPr>
          <w:spacing w:val="-4"/>
        </w:rPr>
        <w:t>to</w:t>
      </w:r>
      <w:r>
        <w:rPr>
          <w:spacing w:val="5"/>
        </w:rPr>
        <w:t xml:space="preserve"> </w:t>
      </w:r>
      <w:r>
        <w:rPr>
          <w:spacing w:val="-4"/>
        </w:rPr>
        <w:t>test</w:t>
      </w:r>
      <w:r>
        <w:rPr>
          <w:spacing w:val="6"/>
        </w:rPr>
        <w:t xml:space="preserve"> </w:t>
      </w:r>
      <w:r>
        <w:rPr>
          <w:spacing w:val="-5"/>
        </w:rPr>
        <w:t>the</w:t>
      </w:r>
    </w:p>
    <w:p w14:paraId="26EE4DA6" w14:textId="77777777" w:rsidR="00470D98" w:rsidRDefault="001E0CFE">
      <w:pPr>
        <w:pStyle w:val="BodyText"/>
        <w:spacing w:before="8"/>
        <w:ind w:left="290"/>
      </w:pPr>
      <w:r>
        <w:rPr>
          <w:rFonts w:ascii="Trebuchet MS"/>
          <w:spacing w:val="-2"/>
          <w:sz w:val="12"/>
        </w:rPr>
        <w:t>37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2"/>
        </w:rPr>
        <w:t>generalisability of</w:t>
      </w:r>
      <w:r>
        <w:rPr>
          <w:spacing w:val="-3"/>
        </w:rPr>
        <w:t xml:space="preserve"> </w:t>
      </w:r>
      <w:r>
        <w:rPr>
          <w:spacing w:val="-2"/>
        </w:rPr>
        <w:t>the</w:t>
      </w:r>
      <w:r>
        <w:rPr>
          <w:spacing w:val="-3"/>
        </w:rPr>
        <w:t xml:space="preserve"> </w:t>
      </w:r>
      <w:r>
        <w:rPr>
          <w:spacing w:val="-2"/>
        </w:rPr>
        <w:t>TCS model,</w:t>
      </w:r>
      <w:r>
        <w:rPr>
          <w:spacing w:val="-3"/>
        </w:rPr>
        <w:t xml:space="preserve"> </w:t>
      </w:r>
      <w:r>
        <w:rPr>
          <w:spacing w:val="-2"/>
        </w:rPr>
        <w:t>and</w:t>
      </w:r>
      <w:r>
        <w:rPr>
          <w:spacing w:val="-3"/>
        </w:rPr>
        <w:t xml:space="preserve"> </w:t>
      </w:r>
      <w:r>
        <w:rPr>
          <w:spacing w:val="-2"/>
        </w:rPr>
        <w:t>to suggest</w:t>
      </w:r>
      <w:r>
        <w:rPr>
          <w:spacing w:val="-3"/>
        </w:rPr>
        <w:t xml:space="preserve"> </w:t>
      </w:r>
      <w:r>
        <w:rPr>
          <w:spacing w:val="-2"/>
        </w:rPr>
        <w:t>ways</w:t>
      </w:r>
      <w:r>
        <w:rPr>
          <w:spacing w:val="-3"/>
        </w:rPr>
        <w:t xml:space="preserve"> </w:t>
      </w:r>
      <w:r>
        <w:rPr>
          <w:spacing w:val="-2"/>
        </w:rPr>
        <w:t>in</w:t>
      </w:r>
      <w:r>
        <w:rPr>
          <w:spacing w:val="-3"/>
        </w:rPr>
        <w:t xml:space="preserve"> </w:t>
      </w:r>
      <w:r>
        <w:rPr>
          <w:spacing w:val="-2"/>
        </w:rPr>
        <w:t>which</w:t>
      </w:r>
      <w:r>
        <w:rPr>
          <w:spacing w:val="-3"/>
        </w:rPr>
        <w:t xml:space="preserve"> </w:t>
      </w:r>
      <w:r>
        <w:rPr>
          <w:spacing w:val="-2"/>
        </w:rPr>
        <w:t>the</w:t>
      </w:r>
      <w:r>
        <w:rPr>
          <w:spacing w:val="-3"/>
        </w:rPr>
        <w:t xml:space="preserve"> </w:t>
      </w:r>
      <w:r>
        <w:rPr>
          <w:spacing w:val="-2"/>
        </w:rPr>
        <w:t>TCS</w:t>
      </w:r>
      <w:r>
        <w:rPr>
          <w:spacing w:val="-3"/>
        </w:rPr>
        <w:t xml:space="preserve"> </w:t>
      </w:r>
      <w:r>
        <w:rPr>
          <w:spacing w:val="-2"/>
        </w:rPr>
        <w:t>model</w:t>
      </w:r>
    </w:p>
    <w:p w14:paraId="1F25B2C5" w14:textId="77777777" w:rsidR="00470D98" w:rsidRDefault="001E0CFE">
      <w:pPr>
        <w:pStyle w:val="BodyText"/>
        <w:ind w:left="290"/>
      </w:pPr>
      <w:r>
        <w:rPr>
          <w:rFonts w:ascii="Trebuchet MS"/>
          <w:spacing w:val="-6"/>
          <w:sz w:val="12"/>
        </w:rPr>
        <w:t>38</w:t>
      </w:r>
      <w:r>
        <w:rPr>
          <w:rFonts w:ascii="Trebuchet MS"/>
          <w:spacing w:val="79"/>
          <w:w w:val="150"/>
          <w:sz w:val="12"/>
        </w:rPr>
        <w:t xml:space="preserve"> </w:t>
      </w:r>
      <w:r>
        <w:rPr>
          <w:spacing w:val="-6"/>
        </w:rPr>
        <w:t>could</w:t>
      </w:r>
      <w:r>
        <w:rPr>
          <w:spacing w:val="-7"/>
        </w:rPr>
        <w:t xml:space="preserve"> </w:t>
      </w:r>
      <w:r>
        <w:rPr>
          <w:spacing w:val="-6"/>
        </w:rPr>
        <w:t>be</w:t>
      </w:r>
      <w:r>
        <w:rPr>
          <w:spacing w:val="-8"/>
        </w:rPr>
        <w:t xml:space="preserve"> </w:t>
      </w:r>
      <w:r>
        <w:rPr>
          <w:spacing w:val="-6"/>
        </w:rPr>
        <w:t>modified</w:t>
      </w:r>
      <w:r>
        <w:rPr>
          <w:spacing w:val="-7"/>
        </w:rPr>
        <w:t xml:space="preserve"> </w:t>
      </w:r>
      <w:r>
        <w:rPr>
          <w:spacing w:val="-6"/>
        </w:rPr>
        <w:t>to</w:t>
      </w:r>
      <w:r>
        <w:rPr>
          <w:spacing w:val="-7"/>
        </w:rPr>
        <w:t xml:space="preserve"> </w:t>
      </w:r>
      <w:r>
        <w:rPr>
          <w:spacing w:val="-6"/>
        </w:rPr>
        <w:t>generate</w:t>
      </w:r>
      <w:r>
        <w:rPr>
          <w:spacing w:val="-7"/>
        </w:rPr>
        <w:t xml:space="preserve"> </w:t>
      </w:r>
      <w:r>
        <w:rPr>
          <w:spacing w:val="-6"/>
        </w:rPr>
        <w:t>better</w:t>
      </w:r>
      <w:r>
        <w:rPr>
          <w:spacing w:val="-7"/>
        </w:rPr>
        <w:t xml:space="preserve"> </w:t>
      </w:r>
      <w:r>
        <w:rPr>
          <w:spacing w:val="-6"/>
        </w:rPr>
        <w:t>predictions.</w:t>
      </w:r>
    </w:p>
    <w:p w14:paraId="044804C4" w14:textId="77777777" w:rsidR="00470D98" w:rsidRDefault="00470D98">
      <w:pPr>
        <w:sectPr w:rsidR="00470D98">
          <w:footerReference w:type="default" r:id="rId9"/>
          <w:pgSz w:w="12240" w:h="15840"/>
          <w:pgMar w:top="1820" w:right="1720" w:bottom="2000" w:left="1600" w:header="0" w:footer="1818" w:gutter="0"/>
          <w:pgNumType w:start="2"/>
          <w:cols w:space="720"/>
        </w:sectPr>
      </w:pPr>
    </w:p>
    <w:p w14:paraId="59EB7478" w14:textId="77777777" w:rsidR="00470D98" w:rsidRDefault="00470D98">
      <w:pPr>
        <w:pStyle w:val="BodyText"/>
        <w:spacing w:before="0"/>
        <w:ind w:left="0"/>
        <w:rPr>
          <w:sz w:val="20"/>
        </w:rPr>
      </w:pPr>
    </w:p>
    <w:p w14:paraId="38E0124F" w14:textId="77777777" w:rsidR="00470D98" w:rsidRDefault="00470D98">
      <w:pPr>
        <w:pStyle w:val="BodyText"/>
        <w:spacing w:before="0"/>
        <w:ind w:left="0"/>
        <w:rPr>
          <w:sz w:val="20"/>
        </w:rPr>
      </w:pPr>
    </w:p>
    <w:p w14:paraId="072B3E10" w14:textId="77777777" w:rsidR="00470D98" w:rsidRDefault="001E0CFE">
      <w:pPr>
        <w:spacing w:before="242"/>
        <w:ind w:left="290"/>
        <w:rPr>
          <w:rFonts w:ascii="Times New Roman"/>
          <w:i/>
          <w:sz w:val="24"/>
        </w:rPr>
      </w:pPr>
      <w:r>
        <w:rPr>
          <w:rFonts w:ascii="Trebuchet MS"/>
          <w:sz w:val="12"/>
        </w:rPr>
        <w:t>39</w:t>
      </w:r>
      <w:r>
        <w:rPr>
          <w:rFonts w:ascii="Trebuchet MS"/>
          <w:spacing w:val="148"/>
          <w:sz w:val="12"/>
        </w:rPr>
        <w:t xml:space="preserve"> </w:t>
      </w:r>
      <w:bookmarkStart w:id="48" w:name="Previous_Work"/>
      <w:bookmarkEnd w:id="48"/>
      <w:r>
        <w:rPr>
          <w:rFonts w:ascii="Times New Roman"/>
          <w:i/>
          <w:sz w:val="24"/>
        </w:rPr>
        <w:t>1.1.</w:t>
      </w:r>
      <w:r>
        <w:rPr>
          <w:rFonts w:ascii="Times New Roman"/>
          <w:i/>
          <w:spacing w:val="51"/>
          <w:sz w:val="24"/>
        </w:rPr>
        <w:t xml:space="preserve"> </w:t>
      </w:r>
      <w:r>
        <w:rPr>
          <w:rFonts w:ascii="Times New Roman"/>
          <w:i/>
          <w:sz w:val="24"/>
        </w:rPr>
        <w:t>Previous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Work</w:t>
      </w:r>
    </w:p>
    <w:p w14:paraId="20F8ABBB" w14:textId="77777777" w:rsidR="00470D98" w:rsidRDefault="001E0CFE">
      <w:pPr>
        <w:pStyle w:val="BodyText"/>
        <w:tabs>
          <w:tab w:val="left" w:pos="968"/>
        </w:tabs>
        <w:spacing w:before="9"/>
        <w:ind w:left="290"/>
      </w:pPr>
      <w:r>
        <w:rPr>
          <w:rFonts w:ascii="Trebuchet MS"/>
          <w:spacing w:val="-5"/>
          <w:sz w:val="12"/>
        </w:rPr>
        <w:t>40</w:t>
      </w:r>
      <w:r>
        <w:rPr>
          <w:rFonts w:ascii="Trebuchet MS"/>
          <w:sz w:val="12"/>
        </w:rPr>
        <w:tab/>
      </w:r>
      <w:r>
        <w:rPr>
          <w:spacing w:val="-6"/>
        </w:rPr>
        <w:t>Many</w:t>
      </w:r>
      <w:r>
        <w:t xml:space="preserve"> </w:t>
      </w:r>
      <w:r>
        <w:rPr>
          <w:spacing w:val="-6"/>
        </w:rPr>
        <w:t>different</w:t>
      </w:r>
      <w:r>
        <w:t xml:space="preserve"> </w:t>
      </w:r>
      <w:r>
        <w:rPr>
          <w:spacing w:val="-6"/>
        </w:rPr>
        <w:t>forms</w:t>
      </w:r>
      <w:r>
        <w:rPr>
          <w:spacing w:val="1"/>
        </w:rPr>
        <w:t xml:space="preserve"> </w:t>
      </w:r>
      <w:r>
        <w:rPr>
          <w:spacing w:val="-6"/>
        </w:rPr>
        <w:t>of</w:t>
      </w:r>
      <w:r>
        <w:t xml:space="preserve"> </w:t>
      </w:r>
      <w:r>
        <w:rPr>
          <w:spacing w:val="-6"/>
        </w:rPr>
        <w:t>visual</w:t>
      </w:r>
      <w:r>
        <w:rPr>
          <w:spacing w:val="1"/>
        </w:rPr>
        <w:t xml:space="preserve"> </w:t>
      </w:r>
      <w:r>
        <w:rPr>
          <w:spacing w:val="-6"/>
        </w:rPr>
        <w:t>search</w:t>
      </w:r>
      <w:r>
        <w:t xml:space="preserve"> </w:t>
      </w:r>
      <w:r>
        <w:rPr>
          <w:spacing w:val="-6"/>
        </w:rPr>
        <w:t>models</w:t>
      </w:r>
      <w:r>
        <w:rPr>
          <w:spacing w:val="1"/>
        </w:rPr>
        <w:t xml:space="preserve"> </w:t>
      </w:r>
      <w:r>
        <w:rPr>
          <w:spacing w:val="-6"/>
        </w:rPr>
        <w:t>have</w:t>
      </w:r>
      <w:r>
        <w:t xml:space="preserve"> </w:t>
      </w:r>
      <w:r>
        <w:rPr>
          <w:spacing w:val="-6"/>
        </w:rPr>
        <w:t>been</w:t>
      </w:r>
      <w:r>
        <w:rPr>
          <w:spacing w:val="1"/>
        </w:rPr>
        <w:t xml:space="preserve"> </w:t>
      </w:r>
      <w:r>
        <w:rPr>
          <w:spacing w:val="-6"/>
        </w:rPr>
        <w:t>proposed.</w:t>
      </w:r>
      <w:r>
        <w:rPr>
          <w:spacing w:val="23"/>
        </w:rPr>
        <w:t xml:space="preserve"> </w:t>
      </w:r>
      <w:r>
        <w:rPr>
          <w:spacing w:val="-6"/>
        </w:rPr>
        <w:t>One</w:t>
      </w:r>
      <w:r>
        <w:rPr>
          <w:spacing w:val="1"/>
        </w:rPr>
        <w:t xml:space="preserve"> </w:t>
      </w:r>
      <w:r>
        <w:rPr>
          <w:spacing w:val="-6"/>
        </w:rPr>
        <w:t>well</w:t>
      </w:r>
    </w:p>
    <w:p w14:paraId="7EE0D615" w14:textId="77777777" w:rsidR="00470D98" w:rsidRDefault="001E0CFE">
      <w:pPr>
        <w:pStyle w:val="BodyText"/>
        <w:ind w:left="290"/>
      </w:pPr>
      <w:r>
        <w:rPr>
          <w:rFonts w:ascii="Trebuchet MS"/>
          <w:w w:val="90"/>
          <w:sz w:val="12"/>
        </w:rPr>
        <w:t>41</w:t>
      </w:r>
      <w:r>
        <w:rPr>
          <w:rFonts w:ascii="Trebuchet MS"/>
          <w:spacing w:val="63"/>
          <w:w w:val="150"/>
          <w:sz w:val="12"/>
        </w:rPr>
        <w:t xml:space="preserve">  </w:t>
      </w:r>
      <w:r>
        <w:rPr>
          <w:w w:val="90"/>
        </w:rPr>
        <w:t>developed</w:t>
      </w:r>
      <w:r>
        <w:rPr>
          <w:spacing w:val="1"/>
        </w:rPr>
        <w:t xml:space="preserve"> </w:t>
      </w:r>
      <w:r>
        <w:rPr>
          <w:w w:val="90"/>
        </w:rPr>
        <w:t>class</w:t>
      </w:r>
      <w:r>
        <w:rPr>
          <w:spacing w:val="2"/>
        </w:rPr>
        <w:t xml:space="preserve"> </w:t>
      </w:r>
      <w:r>
        <w:rPr>
          <w:w w:val="90"/>
        </w:rPr>
        <w:t>of</w:t>
      </w:r>
      <w:r>
        <w:rPr>
          <w:spacing w:val="1"/>
        </w:rPr>
        <w:t xml:space="preserve"> </w:t>
      </w:r>
      <w:r>
        <w:rPr>
          <w:w w:val="90"/>
        </w:rPr>
        <w:t>models</w:t>
      </w:r>
      <w:r>
        <w:rPr>
          <w:spacing w:val="2"/>
        </w:rPr>
        <w:t xml:space="preserve"> </w:t>
      </w:r>
      <w:r>
        <w:rPr>
          <w:w w:val="90"/>
        </w:rPr>
        <w:t>are</w:t>
      </w:r>
      <w:r>
        <w:rPr>
          <w:spacing w:val="1"/>
        </w:rPr>
        <w:t xml:space="preserve"> </w:t>
      </w:r>
      <w:r>
        <w:rPr>
          <w:w w:val="90"/>
        </w:rPr>
        <w:t>the</w:t>
      </w:r>
      <w:r>
        <w:rPr>
          <w:spacing w:val="2"/>
        </w:rPr>
        <w:t xml:space="preserve"> </w:t>
      </w:r>
      <w:r>
        <w:rPr>
          <w:w w:val="90"/>
        </w:rPr>
        <w:t>saliency</w:t>
      </w:r>
      <w:r>
        <w:rPr>
          <w:spacing w:val="1"/>
        </w:rPr>
        <w:t xml:space="preserve"> </w:t>
      </w:r>
      <w:r>
        <w:rPr>
          <w:w w:val="90"/>
        </w:rPr>
        <w:t>models,</w:t>
      </w:r>
      <w:r>
        <w:rPr>
          <w:spacing w:val="5"/>
        </w:rPr>
        <w:t xml:space="preserve"> </w:t>
      </w:r>
      <w:r>
        <w:rPr>
          <w:w w:val="90"/>
        </w:rPr>
        <w:t>which</w:t>
      </w:r>
      <w:r>
        <w:rPr>
          <w:spacing w:val="2"/>
        </w:rPr>
        <w:t xml:space="preserve"> </w:t>
      </w:r>
      <w:r>
        <w:rPr>
          <w:w w:val="90"/>
        </w:rPr>
        <w:t>aim</w:t>
      </w:r>
      <w:r>
        <w:rPr>
          <w:spacing w:val="1"/>
        </w:rPr>
        <w:t xml:space="preserve"> </w:t>
      </w:r>
      <w:r>
        <w:rPr>
          <w:w w:val="90"/>
        </w:rPr>
        <w:t>to</w:t>
      </w:r>
      <w:r>
        <w:rPr>
          <w:spacing w:val="2"/>
        </w:rPr>
        <w:t xml:space="preserve"> </w:t>
      </w:r>
      <w:r>
        <w:rPr>
          <w:w w:val="90"/>
        </w:rPr>
        <w:t>predict</w:t>
      </w:r>
      <w:r>
        <w:rPr>
          <w:spacing w:val="1"/>
        </w:rPr>
        <w:t xml:space="preserve"> </w:t>
      </w:r>
      <w:r>
        <w:rPr>
          <w:w w:val="90"/>
        </w:rPr>
        <w:t>eye</w:t>
      </w:r>
      <w:r>
        <w:rPr>
          <w:spacing w:val="2"/>
        </w:rPr>
        <w:t xml:space="preserve"> </w:t>
      </w:r>
      <w:r>
        <w:rPr>
          <w:spacing w:val="-4"/>
          <w:w w:val="90"/>
        </w:rPr>
        <w:t>move-</w:t>
      </w:r>
    </w:p>
    <w:p w14:paraId="1281E9D4" w14:textId="77777777" w:rsidR="00470D98" w:rsidRDefault="001E0CFE">
      <w:pPr>
        <w:pStyle w:val="BodyText"/>
        <w:spacing w:before="8"/>
        <w:ind w:left="290"/>
      </w:pPr>
      <w:r>
        <w:rPr>
          <w:rFonts w:ascii="Trebuchet MS"/>
          <w:spacing w:val="-4"/>
          <w:sz w:val="12"/>
        </w:rPr>
        <w:t>42</w:t>
      </w:r>
      <w:r>
        <w:rPr>
          <w:rFonts w:ascii="Trebuchet MS"/>
          <w:spacing w:val="38"/>
          <w:sz w:val="12"/>
        </w:rPr>
        <w:t xml:space="preserve">  </w:t>
      </w:r>
      <w:r>
        <w:rPr>
          <w:spacing w:val="-4"/>
        </w:rPr>
        <w:t>ments</w:t>
      </w:r>
      <w:r>
        <w:rPr>
          <w:spacing w:val="7"/>
        </w:rPr>
        <w:t xml:space="preserve"> </w:t>
      </w:r>
      <w:r>
        <w:rPr>
          <w:spacing w:val="-4"/>
        </w:rPr>
        <w:t>during</w:t>
      </w:r>
      <w:r>
        <w:rPr>
          <w:spacing w:val="5"/>
        </w:rPr>
        <w:t xml:space="preserve"> </w:t>
      </w:r>
      <w:r>
        <w:rPr>
          <w:spacing w:val="-4"/>
        </w:rPr>
        <w:t>scene</w:t>
      </w:r>
      <w:r>
        <w:rPr>
          <w:spacing w:val="6"/>
        </w:rPr>
        <w:t xml:space="preserve"> </w:t>
      </w:r>
      <w:r>
        <w:rPr>
          <w:spacing w:val="-4"/>
        </w:rPr>
        <w:t>viewing,</w:t>
      </w:r>
      <w:r>
        <w:rPr>
          <w:spacing w:val="9"/>
        </w:rPr>
        <w:t xml:space="preserve"> </w:t>
      </w:r>
      <w:r>
        <w:rPr>
          <w:spacing w:val="-4"/>
        </w:rPr>
        <w:t>including</w:t>
      </w:r>
      <w:r>
        <w:rPr>
          <w:spacing w:val="6"/>
        </w:rPr>
        <w:t xml:space="preserve"> </w:t>
      </w:r>
      <w:r>
        <w:rPr>
          <w:spacing w:val="-4"/>
        </w:rPr>
        <w:t>visual</w:t>
      </w:r>
      <w:r>
        <w:rPr>
          <w:spacing w:val="6"/>
        </w:rPr>
        <w:t xml:space="preserve"> </w:t>
      </w:r>
      <w:r>
        <w:rPr>
          <w:spacing w:val="-4"/>
        </w:rPr>
        <w:t>search.</w:t>
      </w:r>
      <w:r>
        <w:rPr>
          <w:spacing w:val="44"/>
        </w:rPr>
        <w:t xml:space="preserve"> </w:t>
      </w:r>
      <w:r>
        <w:rPr>
          <w:spacing w:val="-4"/>
        </w:rPr>
        <w:t>They</w:t>
      </w:r>
      <w:r>
        <w:rPr>
          <w:spacing w:val="5"/>
        </w:rPr>
        <w:t xml:space="preserve"> </w:t>
      </w:r>
      <w:r>
        <w:rPr>
          <w:spacing w:val="-4"/>
        </w:rPr>
        <w:t>rest</w:t>
      </w:r>
      <w:r>
        <w:rPr>
          <w:spacing w:val="6"/>
        </w:rPr>
        <w:t xml:space="preserve"> </w:t>
      </w:r>
      <w:r>
        <w:rPr>
          <w:spacing w:val="-4"/>
        </w:rPr>
        <w:t>on</w:t>
      </w:r>
      <w:r>
        <w:rPr>
          <w:spacing w:val="6"/>
        </w:rPr>
        <w:t xml:space="preserve"> </w:t>
      </w:r>
      <w:r>
        <w:rPr>
          <w:spacing w:val="-4"/>
        </w:rPr>
        <w:t>the</w:t>
      </w:r>
      <w:r>
        <w:rPr>
          <w:spacing w:val="6"/>
        </w:rPr>
        <w:t xml:space="preserve"> </w:t>
      </w:r>
      <w:r>
        <w:rPr>
          <w:spacing w:val="-4"/>
        </w:rPr>
        <w:t>assump-</w:t>
      </w:r>
    </w:p>
    <w:p w14:paraId="1CF429C8" w14:textId="77777777" w:rsidR="00470D98" w:rsidRDefault="001E0CFE">
      <w:pPr>
        <w:pStyle w:val="BodyText"/>
        <w:ind w:left="290"/>
      </w:pPr>
      <w:r>
        <w:rPr>
          <w:rFonts w:ascii="Trebuchet MS"/>
          <w:spacing w:val="-4"/>
          <w:sz w:val="12"/>
        </w:rPr>
        <w:t>43</w:t>
      </w:r>
      <w:r>
        <w:rPr>
          <w:rFonts w:ascii="Trebuchet MS"/>
          <w:spacing w:val="75"/>
          <w:w w:val="150"/>
          <w:sz w:val="12"/>
        </w:rPr>
        <w:t xml:space="preserve"> </w:t>
      </w:r>
      <w:r>
        <w:rPr>
          <w:spacing w:val="-4"/>
        </w:rPr>
        <w:t xml:space="preserve">tion that fixations are directed to objects or locations that are most dissimilar </w:t>
      </w:r>
      <w:r>
        <w:rPr>
          <w:spacing w:val="-5"/>
        </w:rPr>
        <w:t>to</w:t>
      </w:r>
    </w:p>
    <w:p w14:paraId="5DF3A73C" w14:textId="202F2CA0" w:rsidR="00470D98" w:rsidRDefault="001E0CFE">
      <w:pPr>
        <w:pStyle w:val="BodyText"/>
        <w:spacing w:before="8"/>
        <w:ind w:left="290"/>
      </w:pPr>
      <w:r>
        <w:rPr>
          <w:rFonts w:ascii="Trebuchet MS"/>
          <w:spacing w:val="-2"/>
          <w:sz w:val="12"/>
        </w:rPr>
        <w:t>44</w:t>
      </w:r>
      <w:r>
        <w:rPr>
          <w:rFonts w:ascii="Trebuchet MS"/>
          <w:spacing w:val="77"/>
          <w:w w:val="150"/>
          <w:sz w:val="12"/>
        </w:rPr>
        <w:t xml:space="preserve"> </w:t>
      </w:r>
      <w:r>
        <w:rPr>
          <w:spacing w:val="-2"/>
        </w:rPr>
        <w:t>the</w:t>
      </w:r>
      <w:r>
        <w:rPr>
          <w:spacing w:val="5"/>
        </w:rPr>
        <w:t xml:space="preserve"> </w:t>
      </w:r>
      <w:r>
        <w:rPr>
          <w:spacing w:val="-2"/>
        </w:rPr>
        <w:t>background</w:t>
      </w:r>
      <w:r>
        <w:rPr>
          <w:spacing w:val="4"/>
        </w:rPr>
        <w:t xml:space="preserve"> </w:t>
      </w:r>
      <w:r>
        <w:rPr>
          <w:spacing w:val="-2"/>
        </w:rPr>
        <w:t>or</w:t>
      </w:r>
      <w:r>
        <w:rPr>
          <w:spacing w:val="5"/>
        </w:rPr>
        <w:t xml:space="preserve"> </w:t>
      </w:r>
      <w:r>
        <w:rPr>
          <w:spacing w:val="-2"/>
        </w:rPr>
        <w:t>other</w:t>
      </w:r>
      <w:r>
        <w:rPr>
          <w:spacing w:val="5"/>
        </w:rPr>
        <w:t xml:space="preserve"> </w:t>
      </w:r>
      <w:r>
        <w:rPr>
          <w:spacing w:val="-2"/>
        </w:rPr>
        <w:t>objects</w:t>
      </w:r>
      <w:r>
        <w:rPr>
          <w:spacing w:val="5"/>
        </w:rPr>
        <w:t xml:space="preserve"> </w:t>
      </w:r>
      <w:r>
        <w:rPr>
          <w:spacing w:val="-2"/>
        </w:rPr>
        <w:t>in</w:t>
      </w:r>
      <w:r>
        <w:rPr>
          <w:spacing w:val="5"/>
        </w:rPr>
        <w:t xml:space="preserve"> </w:t>
      </w:r>
      <w:r>
        <w:rPr>
          <w:spacing w:val="-2"/>
        </w:rPr>
        <w:t>the</w:t>
      </w:r>
      <w:r>
        <w:rPr>
          <w:spacing w:val="4"/>
        </w:rPr>
        <w:t xml:space="preserve"> </w:t>
      </w:r>
      <w:r>
        <w:rPr>
          <w:spacing w:val="-2"/>
        </w:rPr>
        <w:t>visual</w:t>
      </w:r>
      <w:r>
        <w:rPr>
          <w:spacing w:val="5"/>
        </w:rPr>
        <w:t xml:space="preserve"> </w:t>
      </w:r>
      <w:r>
        <w:rPr>
          <w:spacing w:val="-2"/>
        </w:rPr>
        <w:t>display</w:t>
      </w:r>
      <w:r>
        <w:rPr>
          <w:spacing w:val="5"/>
        </w:rPr>
        <w:t xml:space="preserve"> </w:t>
      </w:r>
      <w:del w:id="49" w:author="Hughes, Anna E" w:date="2023-08-09T15:29:00Z">
        <w:r w:rsidR="00791F47">
          <w:fldChar w:fldCharType="begin"/>
        </w:r>
        <w:r w:rsidR="00791F47">
          <w:delInstrText xml:space="preserve"> HYPERLINK \l "_bookmark43" </w:delInstrText>
        </w:r>
        <w:r w:rsidR="00791F47">
          <w:fldChar w:fldCharType="separate"/>
        </w:r>
        <w:r w:rsidR="001644E6">
          <w:rPr>
            <w:spacing w:val="-2"/>
          </w:rPr>
          <w:delText>(Itti</w:delText>
        </w:r>
        <w:r w:rsidR="001644E6">
          <w:rPr>
            <w:spacing w:val="5"/>
          </w:rPr>
          <w:delText xml:space="preserve"> </w:delText>
        </w:r>
        <w:r w:rsidR="001644E6">
          <w:rPr>
            <w:spacing w:val="-2"/>
          </w:rPr>
          <w:delText>and</w:delText>
        </w:r>
        <w:r w:rsidR="001644E6">
          <w:rPr>
            <w:spacing w:val="5"/>
          </w:rPr>
          <w:delText xml:space="preserve"> </w:delText>
        </w:r>
        <w:r w:rsidR="001644E6">
          <w:rPr>
            <w:spacing w:val="-2"/>
          </w:rPr>
          <w:delText>Koch,</w:delText>
        </w:r>
        <w:r w:rsidR="00791F47">
          <w:rPr>
            <w:spacing w:val="-2"/>
          </w:rPr>
          <w:fldChar w:fldCharType="end"/>
        </w:r>
      </w:del>
      <w:ins w:id="50" w:author="Hughes, Anna E" w:date="2023-08-09T15:29:00Z">
        <w:r w:rsidR="00791F47">
          <w:fldChar w:fldCharType="begin"/>
        </w:r>
        <w:r w:rsidR="00791F47">
          <w:instrText xml:space="preserve"> HYPERLINK \l "_bookmark44" </w:instrText>
        </w:r>
        <w:r w:rsidR="00791F47">
          <w:fldChar w:fldCharType="separate"/>
        </w:r>
        <w:r>
          <w:rPr>
            <w:spacing w:val="-2"/>
          </w:rPr>
          <w:t>(Itti</w:t>
        </w:r>
        <w:r>
          <w:rPr>
            <w:spacing w:val="5"/>
          </w:rPr>
          <w:t xml:space="preserve"> </w:t>
        </w:r>
        <w:r>
          <w:rPr>
            <w:spacing w:val="-2"/>
          </w:rPr>
          <w:t>and</w:t>
        </w:r>
        <w:r>
          <w:rPr>
            <w:spacing w:val="5"/>
          </w:rPr>
          <w:t xml:space="preserve"> </w:t>
        </w:r>
        <w:r>
          <w:rPr>
            <w:spacing w:val="-2"/>
          </w:rPr>
          <w:t>Koch,</w:t>
        </w:r>
        <w:r w:rsidR="00791F47">
          <w:rPr>
            <w:spacing w:val="-2"/>
          </w:rPr>
          <w:fldChar w:fldCharType="end"/>
        </w:r>
      </w:ins>
      <w:r>
        <w:rPr>
          <w:spacing w:val="4"/>
        </w:rPr>
        <w:t xml:space="preserve"> </w:t>
      </w:r>
      <w:del w:id="51" w:author="Hughes, Anna E" w:date="2023-08-09T15:29:00Z">
        <w:r w:rsidR="00791F47">
          <w:fldChar w:fldCharType="begin"/>
        </w:r>
        <w:r w:rsidR="00791F47">
          <w:delInstrText xml:space="preserve"> HYPERLINK \l "_bookmark43" </w:delInstrText>
        </w:r>
        <w:r w:rsidR="00791F47">
          <w:fldChar w:fldCharType="separate"/>
        </w:r>
        <w:r w:rsidR="001644E6">
          <w:rPr>
            <w:spacing w:val="-2"/>
          </w:rPr>
          <w:delText>2000;</w:delText>
        </w:r>
        <w:r w:rsidR="00791F47">
          <w:rPr>
            <w:spacing w:val="-2"/>
          </w:rPr>
          <w:fldChar w:fldCharType="end"/>
        </w:r>
      </w:del>
      <w:ins w:id="52" w:author="Hughes, Anna E" w:date="2023-08-09T15:29:00Z">
        <w:r w:rsidR="00791F47">
          <w:fldChar w:fldCharType="begin"/>
        </w:r>
        <w:r w:rsidR="00791F47">
          <w:instrText xml:space="preserve"> HYPERLINK \l "_bookmark44" </w:instrText>
        </w:r>
        <w:r w:rsidR="00791F47">
          <w:fldChar w:fldCharType="separate"/>
        </w:r>
        <w:r>
          <w:rPr>
            <w:spacing w:val="-2"/>
          </w:rPr>
          <w:t>2000;</w:t>
        </w:r>
        <w:r w:rsidR="00791F47">
          <w:rPr>
            <w:spacing w:val="-2"/>
          </w:rPr>
          <w:fldChar w:fldCharType="end"/>
        </w:r>
      </w:ins>
      <w:r>
        <w:rPr>
          <w:spacing w:val="5"/>
        </w:rPr>
        <w:t xml:space="preserve"> </w:t>
      </w:r>
      <w:r w:rsidR="00791F47">
        <w:fldChar w:fldCharType="begin"/>
      </w:r>
      <w:r w:rsidR="00791F47">
        <w:instrText xml:space="preserve"> HYPERLINK \l "_</w:instrText>
      </w:r>
      <w:del w:id="53" w:author="Hughes, Anna E" w:date="2023-08-09T15:29:00Z">
        <w:r w:rsidR="00791F47">
          <w:delInstrText>bookmark44</w:delInstrText>
        </w:r>
      </w:del>
      <w:ins w:id="54" w:author="Hughes, Anna E" w:date="2023-08-09T15:29:00Z">
        <w:r w:rsidR="00791F47">
          <w:instrText>bookmark45</w:instrText>
        </w:r>
      </w:ins>
      <w:r w:rsidR="00791F47">
        <w:instrText xml:space="preserve">" </w:instrText>
      </w:r>
      <w:r w:rsidR="00791F47">
        <w:fldChar w:fldCharType="separate"/>
      </w:r>
      <w:r>
        <w:rPr>
          <w:spacing w:val="-4"/>
        </w:rPr>
        <w:t>Itti</w:t>
      </w:r>
      <w:r w:rsidR="00791F47">
        <w:rPr>
          <w:spacing w:val="-4"/>
        </w:rPr>
        <w:fldChar w:fldCharType="end"/>
      </w:r>
    </w:p>
    <w:p w14:paraId="676390DF" w14:textId="4CCFB238" w:rsidR="00470D98" w:rsidRDefault="001644E6">
      <w:pPr>
        <w:pStyle w:val="BodyText"/>
        <w:ind w:left="290"/>
      </w:pPr>
      <w:del w:id="55" w:author="Hughes, Anna E" w:date="2023-08-09T15:29:00Z">
        <w:r>
          <w:rPr>
            <w:rFonts w:ascii="Trebuchet MS"/>
            <w:sz w:val="12"/>
          </w:rPr>
          <w:delText>45</w:delText>
        </w:r>
        <w:r>
          <w:rPr>
            <w:rFonts w:ascii="Trebuchet MS"/>
            <w:spacing w:val="31"/>
            <w:sz w:val="12"/>
          </w:rPr>
          <w:delText xml:space="preserve">  </w:delText>
        </w:r>
        <w:r w:rsidR="00791F47">
          <w:fldChar w:fldCharType="begin"/>
        </w:r>
        <w:r w:rsidR="00791F47">
          <w:delInstrText xml:space="preserve"> HYPERLINK \l "_bookmark44" </w:delInstrText>
        </w:r>
        <w:r w:rsidR="00791F47">
          <w:fldChar w:fldCharType="separate"/>
        </w:r>
        <w:r>
          <w:delText>et</w:delText>
        </w:r>
        <w:r>
          <w:rPr>
            <w:spacing w:val="8"/>
          </w:rPr>
          <w:delText xml:space="preserve"> </w:delText>
        </w:r>
        <w:r>
          <w:delText>al.,</w:delText>
        </w:r>
        <w:r w:rsidR="00791F47">
          <w:fldChar w:fldCharType="end"/>
        </w:r>
        <w:r>
          <w:rPr>
            <w:spacing w:val="8"/>
          </w:rPr>
          <w:delText xml:space="preserve"> </w:delText>
        </w:r>
        <w:r w:rsidR="00791F47">
          <w:fldChar w:fldCharType="begin"/>
        </w:r>
        <w:r w:rsidR="00791F47">
          <w:delInstrText xml:space="preserve"> HYPERLINK \l "_bookmark44" </w:delInstrText>
        </w:r>
        <w:r w:rsidR="00791F47">
          <w:fldChar w:fldCharType="separate"/>
        </w:r>
        <w:r>
          <w:delText>1998;</w:delText>
        </w:r>
        <w:r w:rsidR="00791F47">
          <w:fldChar w:fldCharType="end"/>
        </w:r>
        <w:r>
          <w:rPr>
            <w:spacing w:val="7"/>
          </w:rPr>
          <w:delText xml:space="preserve"> </w:delText>
        </w:r>
        <w:r w:rsidR="00791F47">
          <w:fldChar w:fldCharType="begin"/>
        </w:r>
        <w:r w:rsidR="00791F47">
          <w:delInstrText xml:space="preserve"> HYPERLINK \l "_bookmark46" </w:delInstrText>
        </w:r>
        <w:r w:rsidR="00791F47">
          <w:fldChar w:fldCharType="separate"/>
        </w:r>
        <w:r>
          <w:delText>Koch</w:delText>
        </w:r>
        <w:r>
          <w:rPr>
            <w:spacing w:val="8"/>
          </w:rPr>
          <w:delText xml:space="preserve"> </w:delText>
        </w:r>
        <w:r>
          <w:delText>and</w:delText>
        </w:r>
        <w:r>
          <w:rPr>
            <w:spacing w:val="7"/>
          </w:rPr>
          <w:delText xml:space="preserve"> </w:delText>
        </w:r>
        <w:r>
          <w:delText>Ullman,</w:delText>
        </w:r>
        <w:r w:rsidR="00791F47">
          <w:fldChar w:fldCharType="end"/>
        </w:r>
        <w:r>
          <w:rPr>
            <w:spacing w:val="7"/>
          </w:rPr>
          <w:delText xml:space="preserve"> </w:delText>
        </w:r>
        <w:r w:rsidR="00791F47">
          <w:fldChar w:fldCharType="begin"/>
        </w:r>
        <w:r w:rsidR="00791F47">
          <w:delInstrText xml:space="preserve"> HYPERLINK \l "_bookmark46" </w:delInstrText>
        </w:r>
        <w:r w:rsidR="00791F47">
          <w:fldChar w:fldCharType="separate"/>
        </w:r>
        <w:r>
          <w:delText>1987).</w:delText>
        </w:r>
        <w:r w:rsidR="00791F47">
          <w:fldChar w:fldCharType="end"/>
        </w:r>
      </w:del>
      <w:ins w:id="56" w:author="Hughes, Anna E" w:date="2023-08-09T15:29:00Z">
        <w:r w:rsidR="001E0CFE">
          <w:rPr>
            <w:rFonts w:ascii="Trebuchet MS"/>
            <w:sz w:val="12"/>
          </w:rPr>
          <w:t>45</w:t>
        </w:r>
        <w:r w:rsidR="001E0CFE">
          <w:rPr>
            <w:rFonts w:ascii="Trebuchet MS"/>
            <w:spacing w:val="31"/>
            <w:sz w:val="12"/>
          </w:rPr>
          <w:t xml:space="preserve">  </w:t>
        </w:r>
        <w:r w:rsidR="00791F47">
          <w:fldChar w:fldCharType="begin"/>
        </w:r>
        <w:r w:rsidR="00791F47">
          <w:instrText xml:space="preserve"> HYPERLINK \l "_bookmark45" </w:instrText>
        </w:r>
        <w:r w:rsidR="00791F47">
          <w:fldChar w:fldCharType="separate"/>
        </w:r>
        <w:r w:rsidR="001E0CFE">
          <w:t>et</w:t>
        </w:r>
        <w:r w:rsidR="001E0CFE">
          <w:rPr>
            <w:spacing w:val="8"/>
          </w:rPr>
          <w:t xml:space="preserve"> </w:t>
        </w:r>
        <w:r w:rsidR="001E0CFE">
          <w:t>al.,</w:t>
        </w:r>
        <w:r w:rsidR="00791F47">
          <w:fldChar w:fldCharType="end"/>
        </w:r>
        <w:r w:rsidR="001E0CFE">
          <w:rPr>
            <w:spacing w:val="8"/>
          </w:rPr>
          <w:t xml:space="preserve"> </w:t>
        </w:r>
        <w:r w:rsidR="00791F47">
          <w:fldChar w:fldCharType="begin"/>
        </w:r>
        <w:r w:rsidR="00791F47">
          <w:instrText xml:space="preserve"> HYPERLINK \l "_bookmark45" </w:instrText>
        </w:r>
        <w:r w:rsidR="00791F47">
          <w:fldChar w:fldCharType="separate"/>
        </w:r>
        <w:r w:rsidR="001E0CFE">
          <w:t>1998;</w:t>
        </w:r>
        <w:r w:rsidR="00791F47">
          <w:fldChar w:fldCharType="end"/>
        </w:r>
        <w:r w:rsidR="001E0CFE">
          <w:rPr>
            <w:spacing w:val="7"/>
          </w:rPr>
          <w:t xml:space="preserve"> </w:t>
        </w:r>
        <w:r w:rsidR="00791F47">
          <w:fldChar w:fldCharType="begin"/>
        </w:r>
        <w:r w:rsidR="00791F47">
          <w:instrText xml:space="preserve"> HYPERLINK \l "_bookmark47" </w:instrText>
        </w:r>
        <w:r w:rsidR="00791F47">
          <w:fldChar w:fldCharType="separate"/>
        </w:r>
        <w:r w:rsidR="001E0CFE">
          <w:t>Koch</w:t>
        </w:r>
        <w:r w:rsidR="001E0CFE">
          <w:rPr>
            <w:spacing w:val="8"/>
          </w:rPr>
          <w:t xml:space="preserve"> </w:t>
        </w:r>
        <w:r w:rsidR="001E0CFE">
          <w:t>and</w:t>
        </w:r>
        <w:r w:rsidR="001E0CFE">
          <w:rPr>
            <w:spacing w:val="7"/>
          </w:rPr>
          <w:t xml:space="preserve"> </w:t>
        </w:r>
        <w:r w:rsidR="001E0CFE">
          <w:t>Ullman,</w:t>
        </w:r>
        <w:r w:rsidR="00791F47">
          <w:fldChar w:fldCharType="end"/>
        </w:r>
        <w:r w:rsidR="001E0CFE">
          <w:rPr>
            <w:spacing w:val="7"/>
          </w:rPr>
          <w:t xml:space="preserve"> </w:t>
        </w:r>
        <w:r w:rsidR="00791F47">
          <w:fldChar w:fldCharType="begin"/>
        </w:r>
        <w:r w:rsidR="00791F47">
          <w:instrText xml:space="preserve"> HYPERLINK \l "_bookmark47" </w:instrText>
        </w:r>
        <w:r w:rsidR="00791F47">
          <w:fldChar w:fldCharType="separate"/>
        </w:r>
        <w:r w:rsidR="001E0CFE">
          <w:t>1987).</w:t>
        </w:r>
        <w:r w:rsidR="00791F47">
          <w:fldChar w:fldCharType="end"/>
        </w:r>
      </w:ins>
      <w:r w:rsidR="001E0CFE">
        <w:rPr>
          <w:spacing w:val="59"/>
        </w:rPr>
        <w:t xml:space="preserve"> </w:t>
      </w:r>
      <w:r w:rsidR="001E0CFE">
        <w:t>While</w:t>
      </w:r>
      <w:r w:rsidR="001E0CFE">
        <w:rPr>
          <w:spacing w:val="7"/>
        </w:rPr>
        <w:t xml:space="preserve"> </w:t>
      </w:r>
      <w:r w:rsidR="001E0CFE">
        <w:t>the</w:t>
      </w:r>
      <w:r w:rsidR="001E0CFE">
        <w:rPr>
          <w:spacing w:val="7"/>
        </w:rPr>
        <w:t xml:space="preserve"> </w:t>
      </w:r>
      <w:r w:rsidR="001E0CFE">
        <w:t>original</w:t>
      </w:r>
      <w:r w:rsidR="001E0CFE">
        <w:rPr>
          <w:spacing w:val="8"/>
        </w:rPr>
        <w:t xml:space="preserve"> </w:t>
      </w:r>
      <w:r w:rsidR="001E0CFE">
        <w:t>saliency</w:t>
      </w:r>
      <w:r w:rsidR="001E0CFE">
        <w:rPr>
          <w:spacing w:val="7"/>
        </w:rPr>
        <w:t xml:space="preserve"> </w:t>
      </w:r>
      <w:r w:rsidR="001E0CFE">
        <w:t>model</w:t>
      </w:r>
      <w:r w:rsidR="001E0CFE">
        <w:rPr>
          <w:spacing w:val="8"/>
        </w:rPr>
        <w:t xml:space="preserve"> </w:t>
      </w:r>
      <w:r w:rsidR="001E0CFE">
        <w:rPr>
          <w:spacing w:val="-5"/>
        </w:rPr>
        <w:t>was</w:t>
      </w:r>
    </w:p>
    <w:p w14:paraId="71B9A050" w14:textId="56F4DBBE" w:rsidR="00470D98" w:rsidRDefault="001E0CFE">
      <w:pPr>
        <w:pStyle w:val="BodyText"/>
        <w:spacing w:before="8"/>
        <w:ind w:left="290"/>
      </w:pPr>
      <w:r>
        <w:rPr>
          <w:rFonts w:ascii="Trebuchet MS"/>
          <w:spacing w:val="-4"/>
          <w:sz w:val="12"/>
        </w:rPr>
        <w:t>46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4"/>
        </w:rPr>
        <w:t>able</w:t>
      </w:r>
      <w:r>
        <w:rPr>
          <w:spacing w:val="-7"/>
        </w:rPr>
        <w:t xml:space="preserve"> </w:t>
      </w:r>
      <w:r>
        <w:rPr>
          <w:spacing w:val="-4"/>
        </w:rPr>
        <w:t>to</w:t>
      </w:r>
      <w:r>
        <w:rPr>
          <w:spacing w:val="-8"/>
        </w:rPr>
        <w:t xml:space="preserve"> </w:t>
      </w:r>
      <w:r>
        <w:rPr>
          <w:spacing w:val="-4"/>
        </w:rPr>
        <w:t>predict</w:t>
      </w:r>
      <w:r>
        <w:rPr>
          <w:spacing w:val="-8"/>
        </w:rPr>
        <w:t xml:space="preserve"> </w:t>
      </w:r>
      <w:r>
        <w:rPr>
          <w:spacing w:val="-4"/>
        </w:rPr>
        <w:t>fixation</w:t>
      </w:r>
      <w:r>
        <w:rPr>
          <w:spacing w:val="-8"/>
        </w:rPr>
        <w:t xml:space="preserve"> </w:t>
      </w:r>
      <w:r>
        <w:rPr>
          <w:spacing w:val="-4"/>
        </w:rPr>
        <w:t>allocation</w:t>
      </w:r>
      <w:r>
        <w:rPr>
          <w:spacing w:val="-8"/>
        </w:rPr>
        <w:t xml:space="preserve"> </w:t>
      </w:r>
      <w:r>
        <w:rPr>
          <w:spacing w:val="-4"/>
        </w:rPr>
        <w:t>in</w:t>
      </w:r>
      <w:r>
        <w:rPr>
          <w:spacing w:val="-8"/>
        </w:rPr>
        <w:t xml:space="preserve"> </w:t>
      </w:r>
      <w:r>
        <w:rPr>
          <w:spacing w:val="-4"/>
        </w:rPr>
        <w:t>a</w:t>
      </w:r>
      <w:r>
        <w:rPr>
          <w:spacing w:val="-8"/>
        </w:rPr>
        <w:t xml:space="preserve"> </w:t>
      </w:r>
      <w:r>
        <w:rPr>
          <w:spacing w:val="-4"/>
        </w:rPr>
        <w:t>visual</w:t>
      </w:r>
      <w:r>
        <w:rPr>
          <w:spacing w:val="-7"/>
        </w:rPr>
        <w:t xml:space="preserve"> </w:t>
      </w:r>
      <w:r>
        <w:rPr>
          <w:spacing w:val="-4"/>
        </w:rPr>
        <w:t>search</w:t>
      </w:r>
      <w:r>
        <w:rPr>
          <w:spacing w:val="-8"/>
        </w:rPr>
        <w:t xml:space="preserve"> </w:t>
      </w:r>
      <w:r>
        <w:rPr>
          <w:spacing w:val="-4"/>
        </w:rPr>
        <w:t>task</w:t>
      </w:r>
      <w:r>
        <w:rPr>
          <w:spacing w:val="-8"/>
        </w:rPr>
        <w:t xml:space="preserve"> </w:t>
      </w:r>
      <w:r>
        <w:rPr>
          <w:spacing w:val="-4"/>
        </w:rPr>
        <w:t>above</w:t>
      </w:r>
      <w:r>
        <w:rPr>
          <w:spacing w:val="-8"/>
        </w:rPr>
        <w:t xml:space="preserve"> </w:t>
      </w:r>
      <w:r>
        <w:rPr>
          <w:spacing w:val="-4"/>
        </w:rPr>
        <w:t>chance</w:t>
      </w:r>
      <w:r>
        <w:rPr>
          <w:spacing w:val="-8"/>
        </w:rPr>
        <w:t xml:space="preserve"> </w:t>
      </w:r>
      <w:r>
        <w:rPr>
          <w:spacing w:val="-4"/>
        </w:rPr>
        <w:t>(P</w:t>
      </w:r>
      <w:r w:rsidR="00791F47">
        <w:fldChar w:fldCharType="begin"/>
      </w:r>
      <w:r w:rsidR="00791F47">
        <w:instrText xml:space="preserve"> HYPERLINK \l "_</w:instrText>
      </w:r>
      <w:del w:id="57" w:author="Hughes, Anna E" w:date="2023-08-09T15:29:00Z">
        <w:r w:rsidR="00791F47">
          <w:delInstrText>bookmark71</w:delInstrText>
        </w:r>
      </w:del>
      <w:ins w:id="58" w:author="Hughes, Anna E" w:date="2023-08-09T15:29:00Z">
        <w:r w:rsidR="00791F47">
          <w:instrText>bookmark72</w:instrText>
        </w:r>
      </w:ins>
      <w:r w:rsidR="00791F47">
        <w:instrText xml:space="preserve">" </w:instrText>
      </w:r>
      <w:r w:rsidR="00791F47">
        <w:fldChar w:fldCharType="separate"/>
      </w:r>
      <w:r>
        <w:rPr>
          <w:spacing w:val="-4"/>
        </w:rPr>
        <w:t>arkhurst</w:t>
      </w:r>
      <w:r w:rsidR="00791F47">
        <w:rPr>
          <w:spacing w:val="-4"/>
        </w:rPr>
        <w:fldChar w:fldCharType="end"/>
      </w:r>
    </w:p>
    <w:p w14:paraId="79480D14" w14:textId="0A9EFA38" w:rsidR="00470D98" w:rsidRDefault="001644E6">
      <w:pPr>
        <w:pStyle w:val="BodyText"/>
        <w:spacing w:before="8"/>
        <w:ind w:left="290"/>
      </w:pPr>
      <w:del w:id="59" w:author="Hughes, Anna E" w:date="2023-08-09T15:29:00Z">
        <w:r>
          <w:rPr>
            <w:rFonts w:ascii="Trebuchet MS"/>
            <w:w w:val="90"/>
            <w:sz w:val="12"/>
          </w:rPr>
          <w:delText>47</w:delText>
        </w:r>
        <w:r>
          <w:rPr>
            <w:rFonts w:ascii="Trebuchet MS"/>
            <w:spacing w:val="69"/>
            <w:sz w:val="12"/>
          </w:rPr>
          <w:delText xml:space="preserve">  </w:delText>
        </w:r>
        <w:r w:rsidR="00791F47">
          <w:fldChar w:fldCharType="begin"/>
        </w:r>
        <w:r w:rsidR="00791F47">
          <w:delInstrText xml:space="preserve"> HYPERLINK \l "_bookmark71" </w:delInstrText>
        </w:r>
        <w:r w:rsidR="00791F47">
          <w:fldChar w:fldCharType="separate"/>
        </w:r>
        <w:r>
          <w:rPr>
            <w:w w:val="90"/>
          </w:rPr>
          <w:delText>et</w:delText>
        </w:r>
        <w:r>
          <w:rPr>
            <w:spacing w:val="-3"/>
          </w:rPr>
          <w:delText xml:space="preserve"> </w:delText>
        </w:r>
        <w:r>
          <w:rPr>
            <w:w w:val="90"/>
          </w:rPr>
          <w:delText>al.,</w:delText>
        </w:r>
        <w:r w:rsidR="00791F47">
          <w:rPr>
            <w:w w:val="90"/>
          </w:rPr>
          <w:fldChar w:fldCharType="end"/>
        </w:r>
        <w:r>
          <w:rPr>
            <w:spacing w:val="-4"/>
          </w:rPr>
          <w:delText xml:space="preserve"> </w:delText>
        </w:r>
        <w:r w:rsidR="00791F47">
          <w:fldChar w:fldCharType="begin"/>
        </w:r>
        <w:r w:rsidR="00791F47">
          <w:delInstrText xml:space="preserve"> HYPERLINK \l "_bookmark71" </w:delInstrText>
        </w:r>
        <w:r w:rsidR="00791F47">
          <w:fldChar w:fldCharType="separate"/>
        </w:r>
        <w:r>
          <w:rPr>
            <w:w w:val="90"/>
          </w:rPr>
          <w:delText>2002),</w:delText>
        </w:r>
        <w:r w:rsidR="00791F47">
          <w:rPr>
            <w:w w:val="90"/>
          </w:rPr>
          <w:fldChar w:fldCharType="end"/>
        </w:r>
      </w:del>
      <w:ins w:id="60" w:author="Hughes, Anna E" w:date="2023-08-09T15:29:00Z">
        <w:r w:rsidR="001E0CFE">
          <w:rPr>
            <w:rFonts w:ascii="Trebuchet MS"/>
            <w:w w:val="90"/>
            <w:sz w:val="12"/>
          </w:rPr>
          <w:t>47</w:t>
        </w:r>
        <w:r w:rsidR="001E0CFE">
          <w:rPr>
            <w:rFonts w:ascii="Trebuchet MS"/>
            <w:spacing w:val="69"/>
            <w:sz w:val="12"/>
          </w:rPr>
          <w:t xml:space="preserve">  </w:t>
        </w:r>
        <w:r w:rsidR="00791F47">
          <w:fldChar w:fldCharType="begin"/>
        </w:r>
        <w:r w:rsidR="00791F47">
          <w:instrText xml:space="preserve"> HYPERLINK \l "_bookmark72" </w:instrText>
        </w:r>
        <w:r w:rsidR="00791F47">
          <w:fldChar w:fldCharType="separate"/>
        </w:r>
        <w:r w:rsidR="001E0CFE">
          <w:rPr>
            <w:w w:val="90"/>
          </w:rPr>
          <w:t>et</w:t>
        </w:r>
        <w:r w:rsidR="001E0CFE">
          <w:rPr>
            <w:spacing w:val="-3"/>
          </w:rPr>
          <w:t xml:space="preserve"> </w:t>
        </w:r>
        <w:r w:rsidR="001E0CFE">
          <w:rPr>
            <w:w w:val="90"/>
          </w:rPr>
          <w:t>al.,</w:t>
        </w:r>
        <w:r w:rsidR="00791F47">
          <w:rPr>
            <w:w w:val="90"/>
          </w:rPr>
          <w:fldChar w:fldCharType="end"/>
        </w:r>
        <w:r w:rsidR="001E0CFE">
          <w:rPr>
            <w:spacing w:val="-4"/>
          </w:rPr>
          <w:t xml:space="preserve"> </w:t>
        </w:r>
        <w:r w:rsidR="00791F47">
          <w:fldChar w:fldCharType="begin"/>
        </w:r>
        <w:r w:rsidR="00791F47">
          <w:instrText xml:space="preserve"> HYPERLINK \l "_bookmark72" </w:instrText>
        </w:r>
        <w:r w:rsidR="00791F47">
          <w:fldChar w:fldCharType="separate"/>
        </w:r>
        <w:r w:rsidR="001E0CFE">
          <w:rPr>
            <w:w w:val="90"/>
          </w:rPr>
          <w:t>2002),</w:t>
        </w:r>
        <w:r w:rsidR="00791F47">
          <w:rPr>
            <w:w w:val="90"/>
          </w:rPr>
          <w:fldChar w:fldCharType="end"/>
        </w:r>
      </w:ins>
      <w:r w:rsidR="001E0CFE">
        <w:rPr>
          <w:spacing w:val="-2"/>
        </w:rPr>
        <w:t xml:space="preserve"> </w:t>
      </w:r>
      <w:r w:rsidR="001E0CFE">
        <w:rPr>
          <w:w w:val="90"/>
        </w:rPr>
        <w:t>further</w:t>
      </w:r>
      <w:r w:rsidR="001E0CFE">
        <w:rPr>
          <w:spacing w:val="-4"/>
        </w:rPr>
        <w:t xml:space="preserve"> </w:t>
      </w:r>
      <w:r w:rsidR="001E0CFE">
        <w:rPr>
          <w:w w:val="90"/>
        </w:rPr>
        <w:t>research</w:t>
      </w:r>
      <w:r w:rsidR="001E0CFE">
        <w:rPr>
          <w:spacing w:val="-4"/>
        </w:rPr>
        <w:t xml:space="preserve"> </w:t>
      </w:r>
      <w:r w:rsidR="001E0CFE">
        <w:rPr>
          <w:w w:val="90"/>
        </w:rPr>
        <w:t>demonstrated</w:t>
      </w:r>
      <w:r w:rsidR="001E0CFE">
        <w:rPr>
          <w:spacing w:val="-4"/>
        </w:rPr>
        <w:t xml:space="preserve"> </w:t>
      </w:r>
      <w:r w:rsidR="001E0CFE">
        <w:rPr>
          <w:w w:val="90"/>
        </w:rPr>
        <w:t>that</w:t>
      </w:r>
      <w:r w:rsidR="001E0CFE">
        <w:rPr>
          <w:spacing w:val="-4"/>
        </w:rPr>
        <w:t xml:space="preserve"> </w:t>
      </w:r>
      <w:r w:rsidR="001E0CFE">
        <w:rPr>
          <w:w w:val="90"/>
        </w:rPr>
        <w:t>a</w:t>
      </w:r>
      <w:r w:rsidR="001E0CFE">
        <w:rPr>
          <w:spacing w:val="-4"/>
        </w:rPr>
        <w:t xml:space="preserve"> </w:t>
      </w:r>
      <w:r w:rsidR="001E0CFE">
        <w:rPr>
          <w:w w:val="90"/>
        </w:rPr>
        <w:t>comparable</w:t>
      </w:r>
      <w:r w:rsidR="001E0CFE">
        <w:rPr>
          <w:spacing w:val="-4"/>
        </w:rPr>
        <w:t xml:space="preserve"> </w:t>
      </w:r>
      <w:r w:rsidR="001E0CFE">
        <w:rPr>
          <w:w w:val="90"/>
        </w:rPr>
        <w:t>level</w:t>
      </w:r>
      <w:r w:rsidR="001E0CFE">
        <w:rPr>
          <w:spacing w:val="-4"/>
        </w:rPr>
        <w:t xml:space="preserve"> </w:t>
      </w:r>
      <w:r w:rsidR="001E0CFE">
        <w:rPr>
          <w:w w:val="90"/>
        </w:rPr>
        <w:t>of</w:t>
      </w:r>
      <w:r w:rsidR="001E0CFE">
        <w:rPr>
          <w:spacing w:val="-4"/>
        </w:rPr>
        <w:t xml:space="preserve"> </w:t>
      </w:r>
      <w:r w:rsidR="001E0CFE">
        <w:rPr>
          <w:spacing w:val="-2"/>
          <w:w w:val="90"/>
        </w:rPr>
        <w:t>performance</w:t>
      </w:r>
    </w:p>
    <w:p w14:paraId="5C2AA762" w14:textId="0FF1E2EE" w:rsidR="00470D98" w:rsidRDefault="001E0CFE">
      <w:pPr>
        <w:pStyle w:val="BodyText"/>
        <w:ind w:left="290"/>
      </w:pPr>
      <w:r>
        <w:rPr>
          <w:rFonts w:ascii="Trebuchet MS"/>
          <w:spacing w:val="-8"/>
          <w:sz w:val="12"/>
        </w:rPr>
        <w:t>48</w:t>
      </w:r>
      <w:r>
        <w:rPr>
          <w:rFonts w:ascii="Trebuchet MS"/>
          <w:spacing w:val="57"/>
          <w:sz w:val="12"/>
        </w:rPr>
        <w:t xml:space="preserve">  </w:t>
      </w:r>
      <w:r>
        <w:rPr>
          <w:spacing w:val="-8"/>
        </w:rPr>
        <w:t>could</w:t>
      </w:r>
      <w:r>
        <w:rPr>
          <w:spacing w:val="-3"/>
        </w:rPr>
        <w:t xml:space="preserve"> </w:t>
      </w:r>
      <w:r>
        <w:rPr>
          <w:spacing w:val="-8"/>
        </w:rPr>
        <w:t>be</w:t>
      </w:r>
      <w:r>
        <w:rPr>
          <w:spacing w:val="-4"/>
        </w:rPr>
        <w:t xml:space="preserve"> </w:t>
      </w:r>
      <w:r>
        <w:rPr>
          <w:spacing w:val="-8"/>
        </w:rPr>
        <w:t>achieved</w:t>
      </w:r>
      <w:r>
        <w:rPr>
          <w:spacing w:val="-4"/>
        </w:rPr>
        <w:t xml:space="preserve"> </w:t>
      </w:r>
      <w:r>
        <w:rPr>
          <w:spacing w:val="-8"/>
        </w:rPr>
        <w:t>using</w:t>
      </w:r>
      <w:r>
        <w:rPr>
          <w:spacing w:val="-5"/>
        </w:rPr>
        <w:t xml:space="preserve"> </w:t>
      </w:r>
      <w:r>
        <w:rPr>
          <w:spacing w:val="-8"/>
        </w:rPr>
        <w:t>a</w:t>
      </w:r>
      <w:r>
        <w:rPr>
          <w:spacing w:val="-3"/>
        </w:rPr>
        <w:t xml:space="preserve"> </w:t>
      </w:r>
      <w:r>
        <w:rPr>
          <w:spacing w:val="-8"/>
        </w:rPr>
        <w:t>simple</w:t>
      </w:r>
      <w:r>
        <w:rPr>
          <w:spacing w:val="-5"/>
        </w:rPr>
        <w:t xml:space="preserve"> </w:t>
      </w:r>
      <w:r>
        <w:rPr>
          <w:spacing w:val="-8"/>
        </w:rPr>
        <w:t>central</w:t>
      </w:r>
      <w:r>
        <w:rPr>
          <w:spacing w:val="-4"/>
        </w:rPr>
        <w:t xml:space="preserve"> </w:t>
      </w:r>
      <w:r>
        <w:rPr>
          <w:spacing w:val="-8"/>
        </w:rPr>
        <w:t>fixation</w:t>
      </w:r>
      <w:r>
        <w:rPr>
          <w:spacing w:val="-4"/>
        </w:rPr>
        <w:t xml:space="preserve"> </w:t>
      </w:r>
      <w:r>
        <w:rPr>
          <w:spacing w:val="-8"/>
        </w:rPr>
        <w:t>bias</w:t>
      </w:r>
      <w:r>
        <w:rPr>
          <w:spacing w:val="-4"/>
        </w:rPr>
        <w:t xml:space="preserve"> </w:t>
      </w:r>
      <w:r>
        <w:rPr>
          <w:spacing w:val="-8"/>
        </w:rPr>
        <w:t>heuristic</w:t>
      </w:r>
      <w:r>
        <w:rPr>
          <w:spacing w:val="-4"/>
        </w:rPr>
        <w:t xml:space="preserve"> </w:t>
      </w:r>
      <w:r>
        <w:rPr>
          <w:spacing w:val="-8"/>
        </w:rPr>
        <w:t>(T</w:t>
      </w:r>
      <w:del w:id="61" w:author="Hughes, Anna E" w:date="2023-08-09T15:29:00Z">
        <w:r w:rsidR="00791F47">
          <w:fldChar w:fldCharType="begin"/>
        </w:r>
        <w:r w:rsidR="00791F47">
          <w:delInstrText xml:space="preserve"> HYPERLINK \l "_bookmark76" </w:delInstrText>
        </w:r>
        <w:r w:rsidR="00791F47">
          <w:fldChar w:fldCharType="separate"/>
        </w:r>
        <w:r w:rsidR="001644E6">
          <w:rPr>
            <w:spacing w:val="-8"/>
          </w:rPr>
          <w:delText>atler,</w:delText>
        </w:r>
        <w:r w:rsidR="00791F47">
          <w:rPr>
            <w:spacing w:val="-8"/>
          </w:rPr>
          <w:fldChar w:fldCharType="end"/>
        </w:r>
        <w:r w:rsidR="001644E6">
          <w:rPr>
            <w:spacing w:val="-4"/>
          </w:rPr>
          <w:delText xml:space="preserve"> </w:delText>
        </w:r>
        <w:r w:rsidR="00791F47">
          <w:fldChar w:fldCharType="begin"/>
        </w:r>
        <w:r w:rsidR="00791F47">
          <w:delInstrText xml:space="preserve"> HYPERLINK \l "_bookmark76" </w:delInstrText>
        </w:r>
        <w:r w:rsidR="00791F47">
          <w:fldChar w:fldCharType="separate"/>
        </w:r>
        <w:r w:rsidR="001644E6">
          <w:rPr>
            <w:spacing w:val="-8"/>
          </w:rPr>
          <w:delText>2007).</w:delText>
        </w:r>
        <w:r w:rsidR="00791F47">
          <w:rPr>
            <w:spacing w:val="-8"/>
          </w:rPr>
          <w:fldChar w:fldCharType="end"/>
        </w:r>
      </w:del>
      <w:ins w:id="62" w:author="Hughes, Anna E" w:date="2023-08-09T15:29:00Z">
        <w:r w:rsidR="00791F47">
          <w:fldChar w:fldCharType="begin"/>
        </w:r>
        <w:r w:rsidR="00791F47">
          <w:instrText xml:space="preserve"> HYPERLINK \l "_bookmark77" </w:instrText>
        </w:r>
        <w:r w:rsidR="00791F47">
          <w:fldChar w:fldCharType="separate"/>
        </w:r>
        <w:r>
          <w:rPr>
            <w:spacing w:val="-8"/>
          </w:rPr>
          <w:t>atler,</w:t>
        </w:r>
        <w:r w:rsidR="00791F47">
          <w:rPr>
            <w:spacing w:val="-8"/>
          </w:rPr>
          <w:fldChar w:fldCharType="end"/>
        </w:r>
        <w:r>
          <w:rPr>
            <w:spacing w:val="-4"/>
          </w:rPr>
          <w:t xml:space="preserve"> </w:t>
        </w:r>
        <w:r w:rsidR="00791F47">
          <w:fldChar w:fldCharType="begin"/>
        </w:r>
        <w:r w:rsidR="00791F47">
          <w:instrText xml:space="preserve"> HYPERLINK \l "_bookmark77" </w:instrText>
        </w:r>
        <w:r w:rsidR="00791F47">
          <w:fldChar w:fldCharType="separate"/>
        </w:r>
        <w:r>
          <w:rPr>
            <w:spacing w:val="-8"/>
          </w:rPr>
          <w:t>2007).</w:t>
        </w:r>
        <w:r w:rsidR="00791F47">
          <w:rPr>
            <w:spacing w:val="-8"/>
          </w:rPr>
          <w:fldChar w:fldCharType="end"/>
        </w:r>
      </w:ins>
      <w:r>
        <w:rPr>
          <w:spacing w:val="14"/>
        </w:rPr>
        <w:t xml:space="preserve"> </w:t>
      </w:r>
      <w:r>
        <w:rPr>
          <w:spacing w:val="-8"/>
        </w:rPr>
        <w:t>The</w:t>
      </w:r>
    </w:p>
    <w:p w14:paraId="6B6442D3" w14:textId="4D9B7ADC" w:rsidR="00470D98" w:rsidRDefault="001E0CFE">
      <w:pPr>
        <w:pStyle w:val="BodyText"/>
        <w:spacing w:before="8"/>
        <w:ind w:left="290"/>
      </w:pPr>
      <w:r>
        <w:rPr>
          <w:rFonts w:ascii="Trebuchet MS"/>
          <w:spacing w:val="-6"/>
          <w:sz w:val="12"/>
        </w:rPr>
        <w:t>49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6"/>
        </w:rPr>
        <w:t>saliency</w:t>
      </w:r>
      <w:r>
        <w:rPr>
          <w:spacing w:val="-4"/>
        </w:rPr>
        <w:t xml:space="preserve"> </w:t>
      </w:r>
      <w:r>
        <w:rPr>
          <w:spacing w:val="-6"/>
        </w:rPr>
        <w:t>models</w:t>
      </w:r>
      <w:r>
        <w:rPr>
          <w:spacing w:val="-4"/>
        </w:rPr>
        <w:t xml:space="preserve"> </w:t>
      </w:r>
      <w:r>
        <w:rPr>
          <w:spacing w:val="-6"/>
        </w:rPr>
        <w:t>have</w:t>
      </w:r>
      <w:r>
        <w:rPr>
          <w:spacing w:val="-5"/>
        </w:rPr>
        <w:t xml:space="preserve"> </w:t>
      </w:r>
      <w:r>
        <w:rPr>
          <w:spacing w:val="-6"/>
        </w:rPr>
        <w:t>since</w:t>
      </w:r>
      <w:r>
        <w:rPr>
          <w:spacing w:val="-4"/>
        </w:rPr>
        <w:t xml:space="preserve"> </w:t>
      </w:r>
      <w:r>
        <w:rPr>
          <w:spacing w:val="-6"/>
        </w:rPr>
        <w:t>been</w:t>
      </w:r>
      <w:r>
        <w:rPr>
          <w:spacing w:val="-5"/>
        </w:rPr>
        <w:t xml:space="preserve"> </w:t>
      </w:r>
      <w:r>
        <w:rPr>
          <w:spacing w:val="-6"/>
        </w:rPr>
        <w:t>extended</w:t>
      </w:r>
      <w:r>
        <w:rPr>
          <w:spacing w:val="-4"/>
        </w:rPr>
        <w:t xml:space="preserve"> </w:t>
      </w:r>
      <w:r>
        <w:rPr>
          <w:spacing w:val="-6"/>
        </w:rPr>
        <w:t>and</w:t>
      </w:r>
      <w:r>
        <w:rPr>
          <w:spacing w:val="-5"/>
        </w:rPr>
        <w:t xml:space="preserve"> </w:t>
      </w:r>
      <w:r>
        <w:rPr>
          <w:spacing w:val="-6"/>
        </w:rPr>
        <w:t>improved</w:t>
      </w:r>
      <w:r>
        <w:rPr>
          <w:spacing w:val="-4"/>
        </w:rPr>
        <w:t xml:space="preserve"> </w:t>
      </w:r>
      <w:r>
        <w:rPr>
          <w:spacing w:val="-6"/>
        </w:rPr>
        <w:t>(see</w:t>
      </w:r>
      <w:r>
        <w:rPr>
          <w:spacing w:val="-5"/>
        </w:rPr>
        <w:t xml:space="preserve"> </w:t>
      </w:r>
      <w:r>
        <w:rPr>
          <w:spacing w:val="-6"/>
        </w:rPr>
        <w:t>for</w:t>
      </w:r>
      <w:r>
        <w:rPr>
          <w:spacing w:val="-4"/>
        </w:rPr>
        <w:t xml:space="preserve"> </w:t>
      </w:r>
      <w:r>
        <w:rPr>
          <w:spacing w:val="-6"/>
        </w:rPr>
        <w:t>example</w:t>
      </w:r>
      <w:r>
        <w:rPr>
          <w:spacing w:val="-5"/>
        </w:rPr>
        <w:t xml:space="preserve"> </w:t>
      </w:r>
      <w:r w:rsidR="00791F47">
        <w:fldChar w:fldCharType="begin"/>
      </w:r>
      <w:r w:rsidR="00791F47">
        <w:instrText xml:space="preserve"> HYPERLINK \l "_</w:instrText>
      </w:r>
      <w:del w:id="63" w:author="Hughes, Anna E" w:date="2023-08-09T15:29:00Z">
        <w:r w:rsidR="00791F47">
          <w:delInstrText>bookmark92</w:delInstrText>
        </w:r>
      </w:del>
      <w:ins w:id="64" w:author="Hughes, Anna E" w:date="2023-08-09T15:29:00Z">
        <w:r w:rsidR="00791F47">
          <w:instrText>bookmark93</w:instrText>
        </w:r>
      </w:ins>
      <w:r w:rsidR="00791F47">
        <w:instrText xml:space="preserve">" </w:instrText>
      </w:r>
      <w:r w:rsidR="00791F47">
        <w:fldChar w:fldCharType="separate"/>
      </w:r>
      <w:r>
        <w:rPr>
          <w:spacing w:val="-6"/>
        </w:rPr>
        <w:t>Zhang</w:t>
      </w:r>
      <w:r w:rsidR="00791F47">
        <w:rPr>
          <w:spacing w:val="-6"/>
        </w:rPr>
        <w:fldChar w:fldCharType="end"/>
      </w:r>
    </w:p>
    <w:p w14:paraId="00648BE5" w14:textId="60C51ED0" w:rsidR="00470D98" w:rsidRDefault="001644E6">
      <w:pPr>
        <w:pStyle w:val="BodyText"/>
        <w:ind w:left="290"/>
      </w:pPr>
      <w:del w:id="65" w:author="Hughes, Anna E" w:date="2023-08-09T15:29:00Z">
        <w:r>
          <w:rPr>
            <w:rFonts w:ascii="Trebuchet MS"/>
            <w:spacing w:val="-4"/>
            <w:sz w:val="12"/>
          </w:rPr>
          <w:delText>50</w:delText>
        </w:r>
        <w:r>
          <w:rPr>
            <w:rFonts w:ascii="Trebuchet MS"/>
            <w:spacing w:val="35"/>
            <w:sz w:val="12"/>
          </w:rPr>
          <w:delText xml:space="preserve">  </w:delText>
        </w:r>
        <w:r w:rsidR="00791F47">
          <w:fldChar w:fldCharType="begin"/>
        </w:r>
        <w:r w:rsidR="00791F47">
          <w:delInstrText xml:space="preserve"> HYPERLINK \l "_bookmark92" </w:delInstrText>
        </w:r>
        <w:r w:rsidR="00791F47">
          <w:fldChar w:fldCharType="separate"/>
        </w:r>
        <w:r>
          <w:rPr>
            <w:spacing w:val="-4"/>
          </w:rPr>
          <w:delText>et</w:delText>
        </w:r>
        <w:r>
          <w:rPr>
            <w:spacing w:val="1"/>
          </w:rPr>
          <w:delText xml:space="preserve"> </w:delText>
        </w:r>
        <w:r>
          <w:rPr>
            <w:spacing w:val="-4"/>
          </w:rPr>
          <w:delText>al.</w:delText>
        </w:r>
        <w:r w:rsidR="00791F47">
          <w:rPr>
            <w:spacing w:val="-4"/>
          </w:rPr>
          <w:fldChar w:fldCharType="end"/>
        </w:r>
        <w:r>
          <w:delText xml:space="preserve"> </w:delText>
        </w:r>
        <w:r w:rsidR="00791F47">
          <w:fldChar w:fldCharType="begin"/>
        </w:r>
        <w:r w:rsidR="00791F47">
          <w:delInstrText xml:space="preserve"> HYPERLINK \l "_bookmark92" </w:delInstrText>
        </w:r>
        <w:r w:rsidR="00791F47">
          <w:fldChar w:fldCharType="separate"/>
        </w:r>
        <w:r>
          <w:rPr>
            <w:spacing w:val="-4"/>
          </w:rPr>
          <w:delText>(2008)):</w:delText>
        </w:r>
        <w:r w:rsidR="00791F47">
          <w:rPr>
            <w:spacing w:val="-4"/>
          </w:rPr>
          <w:fldChar w:fldCharType="end"/>
        </w:r>
      </w:del>
      <w:ins w:id="66" w:author="Hughes, Anna E" w:date="2023-08-09T15:29:00Z">
        <w:r w:rsidR="001E0CFE">
          <w:rPr>
            <w:rFonts w:ascii="Trebuchet MS"/>
            <w:spacing w:val="-4"/>
            <w:sz w:val="12"/>
          </w:rPr>
          <w:t>50</w:t>
        </w:r>
        <w:r w:rsidR="001E0CFE">
          <w:rPr>
            <w:rFonts w:ascii="Trebuchet MS"/>
            <w:spacing w:val="35"/>
            <w:sz w:val="12"/>
          </w:rPr>
          <w:t xml:space="preserve">  </w:t>
        </w:r>
        <w:r w:rsidR="00791F47">
          <w:fldChar w:fldCharType="begin"/>
        </w:r>
        <w:r w:rsidR="00791F47">
          <w:instrText xml:space="preserve"> HYPERLINK \l "_bookmark93" </w:instrText>
        </w:r>
        <w:r w:rsidR="00791F47">
          <w:fldChar w:fldCharType="separate"/>
        </w:r>
        <w:r w:rsidR="001E0CFE">
          <w:rPr>
            <w:spacing w:val="-4"/>
          </w:rPr>
          <w:t>et</w:t>
        </w:r>
        <w:r w:rsidR="001E0CFE">
          <w:rPr>
            <w:spacing w:val="1"/>
          </w:rPr>
          <w:t xml:space="preserve"> </w:t>
        </w:r>
        <w:r w:rsidR="001E0CFE">
          <w:rPr>
            <w:spacing w:val="-4"/>
          </w:rPr>
          <w:t>al.</w:t>
        </w:r>
        <w:r w:rsidR="00791F47">
          <w:rPr>
            <w:spacing w:val="-4"/>
          </w:rPr>
          <w:fldChar w:fldCharType="end"/>
        </w:r>
        <w:r w:rsidR="001E0CFE">
          <w:t xml:space="preserve"> </w:t>
        </w:r>
        <w:r w:rsidR="00791F47">
          <w:fldChar w:fldCharType="begin"/>
        </w:r>
        <w:r w:rsidR="00791F47">
          <w:instrText xml:space="preserve"> HYPERLINK \l "_bookmark93" </w:instrText>
        </w:r>
        <w:r w:rsidR="00791F47">
          <w:fldChar w:fldCharType="separate"/>
        </w:r>
        <w:r w:rsidR="001E0CFE">
          <w:rPr>
            <w:spacing w:val="-4"/>
          </w:rPr>
          <w:t>(2008)):</w:t>
        </w:r>
        <w:r w:rsidR="00791F47">
          <w:rPr>
            <w:spacing w:val="-4"/>
          </w:rPr>
          <w:fldChar w:fldCharType="end"/>
        </w:r>
      </w:ins>
      <w:r w:rsidR="001E0CFE">
        <w:rPr>
          <w:spacing w:val="21"/>
        </w:rPr>
        <w:t xml:space="preserve"> </w:t>
      </w:r>
      <w:r w:rsidR="001E0CFE">
        <w:rPr>
          <w:spacing w:val="-4"/>
        </w:rPr>
        <w:t>however,</w:t>
      </w:r>
      <w:r w:rsidR="001E0CFE">
        <w:rPr>
          <w:spacing w:val="2"/>
        </w:rPr>
        <w:t xml:space="preserve"> </w:t>
      </w:r>
      <w:r w:rsidR="001E0CFE">
        <w:rPr>
          <w:spacing w:val="-4"/>
        </w:rPr>
        <w:t>the</w:t>
      </w:r>
      <w:r w:rsidR="001E0CFE">
        <w:rPr>
          <w:spacing w:val="1"/>
        </w:rPr>
        <w:t xml:space="preserve"> </w:t>
      </w:r>
      <w:r w:rsidR="001E0CFE">
        <w:rPr>
          <w:spacing w:val="-4"/>
        </w:rPr>
        <w:t>main</w:t>
      </w:r>
      <w:r w:rsidR="001E0CFE">
        <w:t xml:space="preserve"> </w:t>
      </w:r>
      <w:r w:rsidR="001E0CFE">
        <w:rPr>
          <w:spacing w:val="-4"/>
        </w:rPr>
        <w:t>issue</w:t>
      </w:r>
      <w:r w:rsidR="001E0CFE">
        <w:t xml:space="preserve"> </w:t>
      </w:r>
      <w:r w:rsidR="001E0CFE">
        <w:rPr>
          <w:spacing w:val="-4"/>
        </w:rPr>
        <w:t>with</w:t>
      </w:r>
      <w:r w:rsidR="001E0CFE">
        <w:rPr>
          <w:spacing w:val="1"/>
        </w:rPr>
        <w:t xml:space="preserve"> </w:t>
      </w:r>
      <w:r w:rsidR="001E0CFE">
        <w:rPr>
          <w:spacing w:val="-4"/>
        </w:rPr>
        <w:t>this</w:t>
      </w:r>
      <w:r w:rsidR="001E0CFE">
        <w:t xml:space="preserve"> </w:t>
      </w:r>
      <w:r w:rsidR="001E0CFE">
        <w:rPr>
          <w:spacing w:val="-4"/>
        </w:rPr>
        <w:t>family</w:t>
      </w:r>
      <w:r w:rsidR="001E0CFE">
        <w:rPr>
          <w:spacing w:val="1"/>
        </w:rPr>
        <w:t xml:space="preserve"> </w:t>
      </w:r>
      <w:r w:rsidR="001E0CFE">
        <w:rPr>
          <w:spacing w:val="-4"/>
        </w:rPr>
        <w:t>of</w:t>
      </w:r>
      <w:r w:rsidR="001E0CFE">
        <w:t xml:space="preserve"> </w:t>
      </w:r>
      <w:r w:rsidR="001E0CFE">
        <w:rPr>
          <w:spacing w:val="-4"/>
        </w:rPr>
        <w:t>models</w:t>
      </w:r>
      <w:r w:rsidR="001E0CFE">
        <w:rPr>
          <w:spacing w:val="1"/>
        </w:rPr>
        <w:t xml:space="preserve"> </w:t>
      </w:r>
      <w:r w:rsidR="001E0CFE">
        <w:rPr>
          <w:spacing w:val="-4"/>
        </w:rPr>
        <w:t>remains</w:t>
      </w:r>
      <w:r w:rsidR="001E0CFE">
        <w:t xml:space="preserve"> </w:t>
      </w:r>
      <w:r w:rsidR="001E0CFE">
        <w:rPr>
          <w:spacing w:val="-4"/>
        </w:rPr>
        <w:t>their</w:t>
      </w:r>
    </w:p>
    <w:p w14:paraId="2C5791C1" w14:textId="02039908" w:rsidR="00470D98" w:rsidRDefault="001E0CFE">
      <w:pPr>
        <w:pStyle w:val="BodyText"/>
        <w:spacing w:before="8"/>
        <w:ind w:left="290"/>
      </w:pPr>
      <w:r>
        <w:rPr>
          <w:rFonts w:ascii="Trebuchet MS"/>
          <w:spacing w:val="-4"/>
          <w:sz w:val="12"/>
        </w:rPr>
        <w:t>51</w:t>
      </w:r>
      <w:r>
        <w:rPr>
          <w:rFonts w:ascii="Trebuchet MS"/>
          <w:spacing w:val="38"/>
          <w:sz w:val="12"/>
        </w:rPr>
        <w:t xml:space="preserve">  </w:t>
      </w:r>
      <w:r>
        <w:rPr>
          <w:spacing w:val="-4"/>
        </w:rPr>
        <w:t>limited</w:t>
      </w:r>
      <w:r>
        <w:rPr>
          <w:spacing w:val="10"/>
        </w:rPr>
        <w:t xml:space="preserve"> </w:t>
      </w:r>
      <w:r>
        <w:rPr>
          <w:spacing w:val="-4"/>
        </w:rPr>
        <w:t>usability</w:t>
      </w:r>
      <w:r>
        <w:rPr>
          <w:spacing w:val="8"/>
        </w:rPr>
        <w:t xml:space="preserve"> </w:t>
      </w:r>
      <w:r>
        <w:rPr>
          <w:spacing w:val="-4"/>
        </w:rPr>
        <w:t>in</w:t>
      </w:r>
      <w:r>
        <w:rPr>
          <w:spacing w:val="8"/>
        </w:rPr>
        <w:t xml:space="preserve"> </w:t>
      </w:r>
      <w:r>
        <w:rPr>
          <w:spacing w:val="-4"/>
        </w:rPr>
        <w:t>complex</w:t>
      </w:r>
      <w:r>
        <w:rPr>
          <w:spacing w:val="9"/>
        </w:rPr>
        <w:t xml:space="preserve"> </w:t>
      </w:r>
      <w:r>
        <w:rPr>
          <w:spacing w:val="-4"/>
        </w:rPr>
        <w:t>real-life</w:t>
      </w:r>
      <w:r>
        <w:rPr>
          <w:spacing w:val="9"/>
        </w:rPr>
        <w:t xml:space="preserve"> </w:t>
      </w:r>
      <w:r>
        <w:rPr>
          <w:spacing w:val="-4"/>
        </w:rPr>
        <w:t>search</w:t>
      </w:r>
      <w:r>
        <w:rPr>
          <w:spacing w:val="8"/>
        </w:rPr>
        <w:t xml:space="preserve"> </w:t>
      </w:r>
      <w:r>
        <w:rPr>
          <w:spacing w:val="-4"/>
        </w:rPr>
        <w:t>arrays</w:t>
      </w:r>
      <w:r>
        <w:rPr>
          <w:spacing w:val="9"/>
        </w:rPr>
        <w:t xml:space="preserve"> </w:t>
      </w:r>
      <w:r>
        <w:rPr>
          <w:spacing w:val="-4"/>
        </w:rPr>
        <w:t>(T</w:t>
      </w:r>
      <w:del w:id="67" w:author="Hughes, Anna E" w:date="2023-08-09T15:29:00Z">
        <w:r w:rsidR="00791F47">
          <w:fldChar w:fldCharType="begin"/>
        </w:r>
        <w:r w:rsidR="00791F47">
          <w:delInstrText xml:space="preserve"> HYPERLINK \l "_bookmark77" </w:delInstrText>
        </w:r>
        <w:r w:rsidR="00791F47">
          <w:fldChar w:fldCharType="separate"/>
        </w:r>
        <w:r w:rsidR="001644E6">
          <w:rPr>
            <w:spacing w:val="-4"/>
          </w:rPr>
          <w:delText>atler</w:delText>
        </w:r>
        <w:r w:rsidR="001644E6">
          <w:rPr>
            <w:spacing w:val="9"/>
          </w:rPr>
          <w:delText xml:space="preserve"> </w:delText>
        </w:r>
        <w:r w:rsidR="001644E6">
          <w:rPr>
            <w:spacing w:val="-4"/>
          </w:rPr>
          <w:delText>et</w:delText>
        </w:r>
        <w:r w:rsidR="001644E6">
          <w:rPr>
            <w:spacing w:val="9"/>
          </w:rPr>
          <w:delText xml:space="preserve"> </w:delText>
        </w:r>
        <w:r w:rsidR="001644E6">
          <w:rPr>
            <w:spacing w:val="-4"/>
          </w:rPr>
          <w:delText>al</w:delText>
        </w:r>
        <w:r w:rsidR="00791F47">
          <w:rPr>
            <w:spacing w:val="-4"/>
          </w:rPr>
          <w:fldChar w:fldCharType="end"/>
        </w:r>
      </w:del>
      <w:ins w:id="68" w:author="Hughes, Anna E" w:date="2023-08-09T15:29:00Z">
        <w:r w:rsidR="00791F47">
          <w:fldChar w:fldCharType="begin"/>
        </w:r>
        <w:r w:rsidR="00791F47">
          <w:instrText xml:space="preserve"> HYPERLINK \l "_bookmark78" </w:instrText>
        </w:r>
        <w:r w:rsidR="00791F47">
          <w:fldChar w:fldCharType="separate"/>
        </w:r>
        <w:r>
          <w:rPr>
            <w:spacing w:val="-4"/>
          </w:rPr>
          <w:t>atler</w:t>
        </w:r>
        <w:r>
          <w:rPr>
            <w:spacing w:val="9"/>
          </w:rPr>
          <w:t xml:space="preserve"> </w:t>
        </w:r>
        <w:r>
          <w:rPr>
            <w:spacing w:val="-4"/>
          </w:rPr>
          <w:t>et</w:t>
        </w:r>
        <w:r>
          <w:rPr>
            <w:spacing w:val="9"/>
          </w:rPr>
          <w:t xml:space="preserve"> </w:t>
        </w:r>
        <w:r>
          <w:rPr>
            <w:spacing w:val="-4"/>
          </w:rPr>
          <w:t>al</w:t>
        </w:r>
        <w:r w:rsidR="00791F47">
          <w:rPr>
            <w:spacing w:val="-4"/>
          </w:rPr>
          <w:fldChar w:fldCharType="end"/>
        </w:r>
      </w:ins>
      <w:r>
        <w:rPr>
          <w:spacing w:val="-4"/>
        </w:rPr>
        <w:t>.,</w:t>
      </w:r>
      <w:r>
        <w:rPr>
          <w:spacing w:val="9"/>
        </w:rPr>
        <w:t xml:space="preserve"> </w:t>
      </w:r>
      <w:del w:id="69" w:author="Hughes, Anna E" w:date="2023-08-09T15:29:00Z">
        <w:r w:rsidR="00791F47">
          <w:fldChar w:fldCharType="begin"/>
        </w:r>
        <w:r w:rsidR="00791F47">
          <w:delInstrText xml:space="preserve"> HYPERLIN</w:delInstrText>
        </w:r>
        <w:r w:rsidR="00791F47">
          <w:delInstrText xml:space="preserve">K \l "_bookmark77" </w:delInstrText>
        </w:r>
        <w:r w:rsidR="00791F47">
          <w:fldChar w:fldCharType="separate"/>
        </w:r>
        <w:r w:rsidR="001644E6">
          <w:rPr>
            <w:spacing w:val="-4"/>
          </w:rPr>
          <w:delText>2011;</w:delText>
        </w:r>
        <w:r w:rsidR="00791F47">
          <w:rPr>
            <w:spacing w:val="-4"/>
          </w:rPr>
          <w:fldChar w:fldCharType="end"/>
        </w:r>
      </w:del>
      <w:ins w:id="70" w:author="Hughes, Anna E" w:date="2023-08-09T15:29:00Z">
        <w:r w:rsidR="00791F47">
          <w:fldChar w:fldCharType="begin"/>
        </w:r>
        <w:r w:rsidR="00791F47">
          <w:instrText xml:space="preserve"> HYPERLINK \l "_bookmark78" </w:instrText>
        </w:r>
        <w:r w:rsidR="00791F47">
          <w:fldChar w:fldCharType="separate"/>
        </w:r>
        <w:r>
          <w:rPr>
            <w:spacing w:val="-4"/>
          </w:rPr>
          <w:t>2011;</w:t>
        </w:r>
        <w:r w:rsidR="00791F47">
          <w:rPr>
            <w:spacing w:val="-4"/>
          </w:rPr>
          <w:fldChar w:fldCharType="end"/>
        </w:r>
      </w:ins>
      <w:r>
        <w:rPr>
          <w:spacing w:val="9"/>
        </w:rPr>
        <w:t xml:space="preserve"> </w:t>
      </w:r>
      <w:r w:rsidR="00791F47">
        <w:fldChar w:fldCharType="begin"/>
      </w:r>
      <w:r w:rsidR="00791F47">
        <w:instrText xml:space="preserve"> HYPERLINK \l "_</w:instrText>
      </w:r>
      <w:del w:id="71" w:author="Hughes, Anna E" w:date="2023-08-09T15:29:00Z">
        <w:r w:rsidR="00791F47">
          <w:delInstrText>bookmark47</w:delInstrText>
        </w:r>
      </w:del>
      <w:ins w:id="72" w:author="Hughes, Anna E" w:date="2023-08-09T15:29:00Z">
        <w:r w:rsidR="00791F47">
          <w:instrText>bookmark48</w:instrText>
        </w:r>
      </w:ins>
      <w:r w:rsidR="00791F47">
        <w:instrText xml:space="preserve">" </w:instrText>
      </w:r>
      <w:r w:rsidR="00791F47">
        <w:fldChar w:fldCharType="separate"/>
      </w:r>
      <w:r>
        <w:rPr>
          <w:spacing w:val="-4"/>
        </w:rPr>
        <w:t>Koehler</w:t>
      </w:r>
      <w:r w:rsidR="00791F47">
        <w:rPr>
          <w:spacing w:val="-4"/>
        </w:rPr>
        <w:fldChar w:fldCharType="end"/>
      </w:r>
    </w:p>
    <w:p w14:paraId="367F707B" w14:textId="6CA5CD2D" w:rsidR="00470D98" w:rsidRDefault="001E0CFE">
      <w:pPr>
        <w:pStyle w:val="BodyText"/>
        <w:ind w:left="290"/>
      </w:pPr>
      <w:r>
        <w:rPr>
          <w:rFonts w:ascii="Trebuchet MS"/>
          <w:w w:val="90"/>
          <w:sz w:val="12"/>
        </w:rPr>
        <w:t>52</w:t>
      </w:r>
      <w:r>
        <w:rPr>
          <w:rFonts w:ascii="Trebuchet MS"/>
          <w:spacing w:val="70"/>
          <w:sz w:val="12"/>
        </w:rPr>
        <w:t xml:space="preserve">  </w:t>
      </w:r>
      <w:del w:id="73" w:author="Hughes, Anna E" w:date="2023-08-09T15:29:00Z">
        <w:r w:rsidR="00791F47">
          <w:fldChar w:fldCharType="begin"/>
        </w:r>
        <w:r w:rsidR="00791F47">
          <w:delInstrText xml:space="preserve"> HYPERLINK \l "_bookmark47" </w:delInstrText>
        </w:r>
        <w:r w:rsidR="00791F47">
          <w:fldChar w:fldCharType="separate"/>
        </w:r>
        <w:r w:rsidR="001644E6">
          <w:rPr>
            <w:w w:val="90"/>
          </w:rPr>
          <w:delText>et</w:delText>
        </w:r>
        <w:r w:rsidR="001644E6">
          <w:rPr>
            <w:spacing w:val="2"/>
          </w:rPr>
          <w:delText xml:space="preserve"> </w:delText>
        </w:r>
        <w:r w:rsidR="001644E6">
          <w:rPr>
            <w:w w:val="90"/>
          </w:rPr>
          <w:delText>al.,</w:delText>
        </w:r>
        <w:r w:rsidR="00791F47">
          <w:rPr>
            <w:w w:val="90"/>
          </w:rPr>
          <w:fldChar w:fldCharType="end"/>
        </w:r>
      </w:del>
      <w:ins w:id="74" w:author="Hughes, Anna E" w:date="2023-08-09T15:29:00Z">
        <w:r w:rsidR="00791F47">
          <w:fldChar w:fldCharType="begin"/>
        </w:r>
        <w:r w:rsidR="00791F47">
          <w:instrText xml:space="preserve"> HYPERLINK \l "_bookmark48" </w:instrText>
        </w:r>
        <w:r w:rsidR="00791F47">
          <w:fldChar w:fldCharType="separate"/>
        </w:r>
        <w:r>
          <w:rPr>
            <w:w w:val="90"/>
          </w:rPr>
          <w:t>et</w:t>
        </w:r>
        <w:r>
          <w:rPr>
            <w:spacing w:val="2"/>
          </w:rPr>
          <w:t xml:space="preserve"> </w:t>
        </w:r>
        <w:r>
          <w:rPr>
            <w:w w:val="90"/>
          </w:rPr>
          <w:t>al.,</w:t>
        </w:r>
        <w:r w:rsidR="00791F47">
          <w:rPr>
            <w:w w:val="90"/>
          </w:rPr>
          <w:fldChar w:fldCharType="end"/>
        </w:r>
      </w:ins>
      <w:r>
        <w:rPr>
          <w:spacing w:val="1"/>
        </w:rPr>
        <w:t xml:space="preserve"> </w:t>
      </w:r>
      <w:del w:id="75" w:author="Hughes, Anna E" w:date="2023-08-09T15:29:00Z">
        <w:r w:rsidR="00791F47">
          <w:fldChar w:fldCharType="begin"/>
        </w:r>
        <w:r w:rsidR="00791F47">
          <w:delInstrText xml:space="preserve"> HYPERLINK \l "_bookmark47" </w:delInstrText>
        </w:r>
        <w:r w:rsidR="00791F47">
          <w:fldChar w:fldCharType="separate"/>
        </w:r>
        <w:r w:rsidR="001644E6">
          <w:rPr>
            <w:w w:val="90"/>
          </w:rPr>
          <w:delText>2014),</w:delText>
        </w:r>
        <w:r w:rsidR="00791F47">
          <w:rPr>
            <w:w w:val="90"/>
          </w:rPr>
          <w:fldChar w:fldCharType="end"/>
        </w:r>
      </w:del>
      <w:ins w:id="76" w:author="Hughes, Anna E" w:date="2023-08-09T15:29:00Z">
        <w:r w:rsidR="00791F47">
          <w:fldChar w:fldCharType="begin"/>
        </w:r>
        <w:r w:rsidR="00791F47">
          <w:instrText xml:space="preserve"> HYPERLINK \l "_bookmark48" </w:instrText>
        </w:r>
        <w:r w:rsidR="00791F47">
          <w:fldChar w:fldCharType="separate"/>
        </w:r>
        <w:r>
          <w:rPr>
            <w:w w:val="90"/>
          </w:rPr>
          <w:t>2014),</w:t>
        </w:r>
        <w:r w:rsidR="00791F47">
          <w:rPr>
            <w:w w:val="90"/>
          </w:rPr>
          <w:fldChar w:fldCharType="end"/>
        </w:r>
      </w:ins>
      <w:r>
        <w:rPr>
          <w:spacing w:val="3"/>
        </w:rPr>
        <w:t xml:space="preserve"> </w:t>
      </w:r>
      <w:r>
        <w:rPr>
          <w:w w:val="90"/>
        </w:rPr>
        <w:t>and</w:t>
      </w:r>
      <w:r>
        <w:rPr>
          <w:spacing w:val="1"/>
        </w:rPr>
        <w:t xml:space="preserve"> </w:t>
      </w:r>
      <w:r>
        <w:rPr>
          <w:w w:val="90"/>
        </w:rPr>
        <w:t>even</w:t>
      </w:r>
      <w:r>
        <w:rPr>
          <w:spacing w:val="1"/>
        </w:rPr>
        <w:t xml:space="preserve"> </w:t>
      </w:r>
      <w:r>
        <w:rPr>
          <w:w w:val="90"/>
        </w:rPr>
        <w:t>in</w:t>
      </w:r>
      <w:r>
        <w:rPr>
          <w:spacing w:val="1"/>
        </w:rPr>
        <w:t xml:space="preserve"> </w:t>
      </w:r>
      <w:r>
        <w:rPr>
          <w:w w:val="90"/>
        </w:rPr>
        <w:t>abstract</w:t>
      </w:r>
      <w:r>
        <w:rPr>
          <w:spacing w:val="1"/>
        </w:rPr>
        <w:t xml:space="preserve"> </w:t>
      </w:r>
      <w:r>
        <w:rPr>
          <w:w w:val="90"/>
        </w:rPr>
        <w:t>laboratory</w:t>
      </w:r>
      <w:r>
        <w:rPr>
          <w:spacing w:val="1"/>
        </w:rPr>
        <w:t xml:space="preserve"> </w:t>
      </w:r>
      <w:r>
        <w:rPr>
          <w:w w:val="90"/>
        </w:rPr>
        <w:t>search</w:t>
      </w:r>
      <w:r>
        <w:rPr>
          <w:spacing w:val="1"/>
        </w:rPr>
        <w:t xml:space="preserve"> </w:t>
      </w:r>
      <w:r>
        <w:rPr>
          <w:w w:val="90"/>
        </w:rPr>
        <w:t>arrays</w:t>
      </w:r>
      <w:r>
        <w:rPr>
          <w:spacing w:val="1"/>
        </w:rPr>
        <w:t xml:space="preserve"> </w:t>
      </w:r>
      <w:del w:id="77" w:author="Hughes, Anna E" w:date="2023-08-09T15:29:00Z">
        <w:r w:rsidR="00791F47">
          <w:fldChar w:fldCharType="begin"/>
        </w:r>
        <w:r w:rsidR="00791F47">
          <w:delInstrText xml:space="preserve"> HYPERLINK \l "_bookmark48" </w:delInstrText>
        </w:r>
        <w:r w:rsidR="00791F47">
          <w:fldChar w:fldCharType="separate"/>
        </w:r>
        <w:r w:rsidR="001644E6">
          <w:rPr>
            <w:w w:val="90"/>
          </w:rPr>
          <w:delText>(Kotseruba</w:delText>
        </w:r>
        <w:r w:rsidR="001644E6">
          <w:delText xml:space="preserve"> </w:delText>
        </w:r>
        <w:r w:rsidR="001644E6">
          <w:rPr>
            <w:w w:val="90"/>
          </w:rPr>
          <w:delText>et</w:delText>
        </w:r>
        <w:r w:rsidR="001644E6">
          <w:rPr>
            <w:spacing w:val="1"/>
          </w:rPr>
          <w:delText xml:space="preserve"> </w:delText>
        </w:r>
        <w:r w:rsidR="001644E6">
          <w:rPr>
            <w:w w:val="90"/>
          </w:rPr>
          <w:delText>al.,</w:delText>
        </w:r>
        <w:r w:rsidR="00791F47">
          <w:rPr>
            <w:w w:val="90"/>
          </w:rPr>
          <w:fldChar w:fldCharType="end"/>
        </w:r>
      </w:del>
      <w:ins w:id="78" w:author="Hughes, Anna E" w:date="2023-08-09T15:29:00Z">
        <w:r w:rsidR="00791F47">
          <w:fldChar w:fldCharType="begin"/>
        </w:r>
        <w:r w:rsidR="00791F47">
          <w:instrText xml:space="preserve"> HYPERLINK \l "_bookmark49" </w:instrText>
        </w:r>
        <w:r w:rsidR="00791F47">
          <w:fldChar w:fldCharType="separate"/>
        </w:r>
        <w:r>
          <w:rPr>
            <w:w w:val="90"/>
          </w:rPr>
          <w:t>(Kotseruba</w:t>
        </w:r>
        <w:r>
          <w:t xml:space="preserve"> </w:t>
        </w:r>
        <w:r>
          <w:rPr>
            <w:w w:val="90"/>
          </w:rPr>
          <w:t>et</w:t>
        </w:r>
        <w:r>
          <w:rPr>
            <w:spacing w:val="1"/>
          </w:rPr>
          <w:t xml:space="preserve"> </w:t>
        </w:r>
        <w:r>
          <w:rPr>
            <w:w w:val="90"/>
          </w:rPr>
          <w:t>al.,</w:t>
        </w:r>
        <w:r w:rsidR="00791F47">
          <w:rPr>
            <w:w w:val="90"/>
          </w:rPr>
          <w:fldChar w:fldCharType="end"/>
        </w:r>
      </w:ins>
      <w:r>
        <w:rPr>
          <w:spacing w:val="1"/>
        </w:rPr>
        <w:t xml:space="preserve"> </w:t>
      </w:r>
      <w:del w:id="79" w:author="Hughes, Anna E" w:date="2023-08-09T15:29:00Z">
        <w:r w:rsidR="00791F47">
          <w:fldChar w:fldCharType="begin"/>
        </w:r>
        <w:r w:rsidR="00791F47">
          <w:delInstrText xml:space="preserve"> HYPERLINK \l "_bookmark48" </w:delInstrText>
        </w:r>
        <w:r w:rsidR="00791F47">
          <w:fldChar w:fldCharType="separate"/>
        </w:r>
        <w:r w:rsidR="001644E6">
          <w:rPr>
            <w:spacing w:val="-2"/>
            <w:w w:val="90"/>
          </w:rPr>
          <w:delText>2020).</w:delText>
        </w:r>
        <w:r w:rsidR="00791F47">
          <w:rPr>
            <w:spacing w:val="-2"/>
            <w:w w:val="90"/>
          </w:rPr>
          <w:fldChar w:fldCharType="end"/>
        </w:r>
      </w:del>
      <w:ins w:id="80" w:author="Hughes, Anna E" w:date="2023-08-09T15:29:00Z">
        <w:r w:rsidR="00791F47">
          <w:fldChar w:fldCharType="begin"/>
        </w:r>
        <w:r w:rsidR="00791F47">
          <w:instrText xml:space="preserve"> HY</w:instrText>
        </w:r>
        <w:r w:rsidR="00791F47">
          <w:instrText xml:space="preserve">PERLINK \l "_bookmark49" </w:instrText>
        </w:r>
        <w:r w:rsidR="00791F47">
          <w:fldChar w:fldCharType="separate"/>
        </w:r>
        <w:r>
          <w:rPr>
            <w:spacing w:val="-2"/>
            <w:w w:val="90"/>
          </w:rPr>
          <w:t>2020).</w:t>
        </w:r>
        <w:r w:rsidR="00791F47">
          <w:rPr>
            <w:spacing w:val="-2"/>
            <w:w w:val="90"/>
          </w:rPr>
          <w:fldChar w:fldCharType="end"/>
        </w:r>
      </w:ins>
    </w:p>
    <w:p w14:paraId="520AFEF7" w14:textId="77777777" w:rsidR="00470D98" w:rsidRDefault="001E0CFE">
      <w:pPr>
        <w:pStyle w:val="BodyText"/>
        <w:spacing w:before="8"/>
        <w:ind w:left="290"/>
      </w:pPr>
      <w:r>
        <w:rPr>
          <w:rFonts w:ascii="Trebuchet MS"/>
          <w:spacing w:val="-6"/>
          <w:sz w:val="12"/>
        </w:rPr>
        <w:t>53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6"/>
        </w:rPr>
        <w:t>In</w:t>
      </w:r>
      <w:r>
        <w:rPr>
          <w:spacing w:val="-7"/>
        </w:rPr>
        <w:t xml:space="preserve"> </w:t>
      </w:r>
      <w:r>
        <w:rPr>
          <w:spacing w:val="-6"/>
        </w:rPr>
        <w:t>addition,</w:t>
      </w:r>
      <w:r>
        <w:rPr>
          <w:spacing w:val="-8"/>
        </w:rPr>
        <w:t xml:space="preserve"> </w:t>
      </w:r>
      <w:r>
        <w:rPr>
          <w:spacing w:val="-6"/>
        </w:rPr>
        <w:t>in</w:t>
      </w:r>
      <w:r>
        <w:rPr>
          <w:spacing w:val="-7"/>
        </w:rPr>
        <w:t xml:space="preserve"> </w:t>
      </w:r>
      <w:r>
        <w:rPr>
          <w:spacing w:val="-6"/>
        </w:rPr>
        <w:t>most</w:t>
      </w:r>
      <w:r>
        <w:rPr>
          <w:spacing w:val="-7"/>
        </w:rPr>
        <w:t xml:space="preserve"> </w:t>
      </w:r>
      <w:r>
        <w:rPr>
          <w:spacing w:val="-6"/>
        </w:rPr>
        <w:t>instances</w:t>
      </w:r>
      <w:r>
        <w:rPr>
          <w:spacing w:val="-7"/>
        </w:rPr>
        <w:t xml:space="preserve"> </w:t>
      </w:r>
      <w:r>
        <w:rPr>
          <w:spacing w:val="-6"/>
        </w:rPr>
        <w:t>of</w:t>
      </w:r>
      <w:r>
        <w:rPr>
          <w:spacing w:val="-7"/>
        </w:rPr>
        <w:t xml:space="preserve"> </w:t>
      </w:r>
      <w:r>
        <w:rPr>
          <w:spacing w:val="-6"/>
        </w:rPr>
        <w:t>visual</w:t>
      </w:r>
      <w:r>
        <w:rPr>
          <w:spacing w:val="-8"/>
        </w:rPr>
        <w:t xml:space="preserve"> </w:t>
      </w:r>
      <w:r>
        <w:rPr>
          <w:spacing w:val="-6"/>
        </w:rPr>
        <w:t>search,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target</w:t>
      </w:r>
      <w:r>
        <w:rPr>
          <w:spacing w:val="-7"/>
        </w:rPr>
        <w:t xml:space="preserve"> </w:t>
      </w:r>
      <w:r>
        <w:rPr>
          <w:spacing w:val="-6"/>
        </w:rPr>
        <w:t>is</w:t>
      </w:r>
      <w:r>
        <w:rPr>
          <w:spacing w:val="-8"/>
        </w:rPr>
        <w:t xml:space="preserve"> </w:t>
      </w:r>
      <w:r>
        <w:rPr>
          <w:spacing w:val="-6"/>
        </w:rPr>
        <w:t>clearly</w:t>
      </w:r>
      <w:r>
        <w:rPr>
          <w:spacing w:val="-7"/>
        </w:rPr>
        <w:t xml:space="preserve"> </w:t>
      </w:r>
      <w:r>
        <w:rPr>
          <w:spacing w:val="-6"/>
        </w:rPr>
        <w:t>defined</w:t>
      </w:r>
      <w:r>
        <w:rPr>
          <w:spacing w:val="-7"/>
        </w:rPr>
        <w:t xml:space="preserve"> </w:t>
      </w:r>
      <w:r>
        <w:rPr>
          <w:spacing w:val="-6"/>
        </w:rPr>
        <w:t>(i.e.</w:t>
      </w:r>
      <w:r>
        <w:rPr>
          <w:spacing w:val="7"/>
        </w:rPr>
        <w:t xml:space="preserve"> </w:t>
      </w:r>
      <w:r>
        <w:rPr>
          <w:spacing w:val="-6"/>
        </w:rPr>
        <w:t>the</w:t>
      </w:r>
    </w:p>
    <w:p w14:paraId="0AE4333C" w14:textId="77777777" w:rsidR="00470D98" w:rsidRDefault="001E0CFE">
      <w:pPr>
        <w:pStyle w:val="BodyText"/>
        <w:ind w:left="290"/>
      </w:pPr>
      <w:r>
        <w:rPr>
          <w:rFonts w:ascii="Trebuchet MS"/>
          <w:spacing w:val="-4"/>
          <w:sz w:val="12"/>
        </w:rPr>
        <w:t>54</w:t>
      </w:r>
      <w:r>
        <w:rPr>
          <w:rFonts w:ascii="Trebuchet MS"/>
          <w:spacing w:val="38"/>
          <w:sz w:val="12"/>
        </w:rPr>
        <w:t xml:space="preserve">  </w:t>
      </w:r>
      <w:r>
        <w:rPr>
          <w:spacing w:val="-4"/>
        </w:rPr>
        <w:t>goal</w:t>
      </w:r>
      <w:r>
        <w:rPr>
          <w:spacing w:val="1"/>
        </w:rPr>
        <w:t xml:space="preserve"> </w:t>
      </w:r>
      <w:r>
        <w:rPr>
          <w:spacing w:val="-4"/>
        </w:rPr>
        <w:t>is</w:t>
      </w:r>
      <w:r>
        <w:rPr>
          <w:spacing w:val="1"/>
        </w:rPr>
        <w:t xml:space="preserve"> </w:t>
      </w:r>
      <w:r>
        <w:rPr>
          <w:spacing w:val="-4"/>
        </w:rPr>
        <w:t>to</w:t>
      </w:r>
      <w:r>
        <w:rPr>
          <w:spacing w:val="1"/>
        </w:rPr>
        <w:t xml:space="preserve"> </w:t>
      </w:r>
      <w:r>
        <w:rPr>
          <w:spacing w:val="-4"/>
        </w:rPr>
        <w:t>find</w:t>
      </w:r>
      <w:r>
        <w:rPr>
          <w:spacing w:val="1"/>
        </w:rPr>
        <w:t xml:space="preserve"> </w:t>
      </w:r>
      <w:r>
        <w:rPr>
          <w:spacing w:val="-4"/>
        </w:rPr>
        <w:t>a</w:t>
      </w:r>
      <w:r>
        <w:t xml:space="preserve"> </w:t>
      </w:r>
      <w:r>
        <w:rPr>
          <w:spacing w:val="-4"/>
        </w:rPr>
        <w:t>specific</w:t>
      </w:r>
      <w:r>
        <w:rPr>
          <w:spacing w:val="1"/>
        </w:rPr>
        <w:t xml:space="preserve"> </w:t>
      </w:r>
      <w:r>
        <w:rPr>
          <w:spacing w:val="-4"/>
        </w:rPr>
        <w:t>object)</w:t>
      </w:r>
      <w:r>
        <w:rPr>
          <w:spacing w:val="1"/>
        </w:rPr>
        <w:t xml:space="preserve"> </w:t>
      </w:r>
      <w:r>
        <w:rPr>
          <w:spacing w:val="-4"/>
        </w:rPr>
        <w:t>and</w:t>
      </w:r>
      <w:r>
        <w:rPr>
          <w:spacing w:val="1"/>
        </w:rPr>
        <w:t xml:space="preserve"> </w:t>
      </w:r>
      <w:r>
        <w:rPr>
          <w:spacing w:val="-4"/>
        </w:rPr>
        <w:t>inspecting</w:t>
      </w:r>
      <w:r>
        <w:rPr>
          <w:spacing w:val="1"/>
        </w:rPr>
        <w:t xml:space="preserve"> </w:t>
      </w:r>
      <w:r>
        <w:rPr>
          <w:spacing w:val="-4"/>
        </w:rPr>
        <w:t>the</w:t>
      </w:r>
      <w:r>
        <w:rPr>
          <w:spacing w:val="1"/>
        </w:rPr>
        <w:t xml:space="preserve"> </w:t>
      </w:r>
      <w:r>
        <w:rPr>
          <w:spacing w:val="-4"/>
        </w:rPr>
        <w:t>most</w:t>
      </w:r>
      <w:r>
        <w:rPr>
          <w:spacing w:val="1"/>
        </w:rPr>
        <w:t xml:space="preserve"> </w:t>
      </w:r>
      <w:r>
        <w:rPr>
          <w:spacing w:val="-4"/>
        </w:rPr>
        <w:t>salient</w:t>
      </w:r>
      <w:r>
        <w:rPr>
          <w:spacing w:val="1"/>
        </w:rPr>
        <w:t xml:space="preserve"> </w:t>
      </w:r>
      <w:r>
        <w:rPr>
          <w:spacing w:val="-4"/>
        </w:rPr>
        <w:t>areas</w:t>
      </w:r>
      <w:r>
        <w:rPr>
          <w:spacing w:val="1"/>
        </w:rPr>
        <w:t xml:space="preserve"> </w:t>
      </w:r>
      <w:r>
        <w:rPr>
          <w:spacing w:val="-4"/>
        </w:rPr>
        <w:t>of</w:t>
      </w:r>
      <w:r>
        <w:rPr>
          <w:spacing w:val="1"/>
        </w:rPr>
        <w:t xml:space="preserve"> </w:t>
      </w:r>
      <w:r>
        <w:rPr>
          <w:spacing w:val="-4"/>
        </w:rPr>
        <w:t>the</w:t>
      </w:r>
      <w:r>
        <w:rPr>
          <w:spacing w:val="1"/>
        </w:rPr>
        <w:t xml:space="preserve"> </w:t>
      </w:r>
      <w:r>
        <w:rPr>
          <w:spacing w:val="-4"/>
        </w:rPr>
        <w:t>dis-</w:t>
      </w:r>
    </w:p>
    <w:p w14:paraId="6F8E2EAE" w14:textId="77777777" w:rsidR="00470D98" w:rsidRDefault="001E0CFE">
      <w:pPr>
        <w:pStyle w:val="BodyText"/>
        <w:spacing w:before="8"/>
        <w:ind w:left="290"/>
      </w:pPr>
      <w:r>
        <w:rPr>
          <w:rFonts w:ascii="Trebuchet MS"/>
          <w:sz w:val="12"/>
        </w:rPr>
        <w:t>55</w:t>
      </w:r>
      <w:r>
        <w:rPr>
          <w:rFonts w:ascii="Trebuchet MS"/>
          <w:spacing w:val="77"/>
          <w:w w:val="150"/>
          <w:sz w:val="12"/>
        </w:rPr>
        <w:t xml:space="preserve"> </w:t>
      </w:r>
      <w:r>
        <w:t>play</w:t>
      </w:r>
      <w:r>
        <w:rPr>
          <w:spacing w:val="-2"/>
        </w:rPr>
        <w:t xml:space="preserve"> </w:t>
      </w:r>
      <w:r>
        <w:t>may in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cases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inefficient.</w:t>
      </w:r>
      <w:r>
        <w:rPr>
          <w:spacing w:val="35"/>
        </w:rPr>
        <w:t xml:space="preserve"> </w:t>
      </w:r>
      <w:r>
        <w:t>Finally,</w:t>
      </w:r>
      <w:r>
        <w:rPr>
          <w:spacing w:val="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focusing</w:t>
      </w:r>
      <w:r>
        <w:rPr>
          <w:spacing w:val="-1"/>
        </w:rPr>
        <w:t xml:space="preserve"> </w:t>
      </w:r>
      <w:r>
        <w:t>on eye</w:t>
      </w:r>
      <w:r>
        <w:rPr>
          <w:spacing w:val="-2"/>
        </w:rPr>
        <w:t xml:space="preserve"> movements,</w:t>
      </w:r>
    </w:p>
    <w:p w14:paraId="3CA1B7A8" w14:textId="77777777" w:rsidR="00470D98" w:rsidRDefault="001E0CFE">
      <w:pPr>
        <w:pStyle w:val="BodyText"/>
        <w:ind w:left="290"/>
      </w:pPr>
      <w:r>
        <w:rPr>
          <w:rFonts w:ascii="Trebuchet MS"/>
          <w:w w:val="90"/>
          <w:sz w:val="12"/>
        </w:rPr>
        <w:t>56</w:t>
      </w:r>
      <w:r>
        <w:rPr>
          <w:rFonts w:ascii="Trebuchet MS"/>
          <w:spacing w:val="70"/>
          <w:sz w:val="12"/>
        </w:rPr>
        <w:t xml:space="preserve">  </w:t>
      </w:r>
      <w:r>
        <w:rPr>
          <w:w w:val="90"/>
        </w:rPr>
        <w:t>these</w:t>
      </w:r>
      <w:r>
        <w:rPr>
          <w:spacing w:val="9"/>
        </w:rPr>
        <w:t xml:space="preserve"> </w:t>
      </w:r>
      <w:r>
        <w:rPr>
          <w:w w:val="90"/>
        </w:rPr>
        <w:t>models</w:t>
      </w:r>
      <w:r>
        <w:rPr>
          <w:spacing w:val="9"/>
        </w:rPr>
        <w:t xml:space="preserve"> </w:t>
      </w:r>
      <w:r>
        <w:rPr>
          <w:w w:val="90"/>
        </w:rPr>
        <w:t>do</w:t>
      </w:r>
      <w:r>
        <w:rPr>
          <w:spacing w:val="10"/>
        </w:rPr>
        <w:t xml:space="preserve"> </w:t>
      </w:r>
      <w:r>
        <w:rPr>
          <w:w w:val="90"/>
        </w:rPr>
        <w:t>not</w:t>
      </w:r>
      <w:r>
        <w:rPr>
          <w:spacing w:val="9"/>
        </w:rPr>
        <w:t xml:space="preserve"> </w:t>
      </w:r>
      <w:r>
        <w:rPr>
          <w:w w:val="90"/>
        </w:rPr>
        <w:t>necessarily</w:t>
      </w:r>
      <w:r>
        <w:rPr>
          <w:spacing w:val="9"/>
        </w:rPr>
        <w:t xml:space="preserve"> </w:t>
      </w:r>
      <w:r>
        <w:rPr>
          <w:w w:val="90"/>
        </w:rPr>
        <w:t>provide</w:t>
      </w:r>
      <w:r>
        <w:rPr>
          <w:spacing w:val="9"/>
        </w:rPr>
        <w:t xml:space="preserve"> </w:t>
      </w:r>
      <w:r>
        <w:rPr>
          <w:w w:val="90"/>
        </w:rPr>
        <w:t>a</w:t>
      </w:r>
      <w:r>
        <w:rPr>
          <w:spacing w:val="9"/>
        </w:rPr>
        <w:t xml:space="preserve"> </w:t>
      </w:r>
      <w:r>
        <w:rPr>
          <w:w w:val="90"/>
        </w:rPr>
        <w:t>theoretical</w:t>
      </w:r>
      <w:r>
        <w:rPr>
          <w:spacing w:val="10"/>
        </w:rPr>
        <w:t xml:space="preserve"> </w:t>
      </w:r>
      <w:r>
        <w:rPr>
          <w:w w:val="90"/>
        </w:rPr>
        <w:t>framework</w:t>
      </w:r>
      <w:r>
        <w:rPr>
          <w:spacing w:val="10"/>
        </w:rPr>
        <w:t xml:space="preserve"> </w:t>
      </w:r>
      <w:r>
        <w:rPr>
          <w:w w:val="90"/>
        </w:rPr>
        <w:t>for</w:t>
      </w:r>
      <w:r>
        <w:rPr>
          <w:spacing w:val="9"/>
        </w:rPr>
        <w:t xml:space="preserve"> </w:t>
      </w:r>
      <w:r>
        <w:rPr>
          <w:w w:val="90"/>
        </w:rPr>
        <w:t>the</w:t>
      </w:r>
      <w:r>
        <w:rPr>
          <w:spacing w:val="9"/>
        </w:rPr>
        <w:t xml:space="preserve"> </w:t>
      </w:r>
      <w:r>
        <w:rPr>
          <w:spacing w:val="-2"/>
          <w:w w:val="90"/>
        </w:rPr>
        <w:t>cognitive</w:t>
      </w:r>
    </w:p>
    <w:p w14:paraId="230F77FB" w14:textId="77777777" w:rsidR="00470D98" w:rsidRDefault="001E0CFE">
      <w:pPr>
        <w:pStyle w:val="BodyText"/>
        <w:spacing w:before="8"/>
        <w:ind w:left="290"/>
      </w:pPr>
      <w:r>
        <w:rPr>
          <w:rFonts w:ascii="Trebuchet MS"/>
          <w:spacing w:val="-6"/>
          <w:sz w:val="12"/>
        </w:rPr>
        <w:t>57</w:t>
      </w:r>
      <w:r>
        <w:rPr>
          <w:rFonts w:ascii="Trebuchet MS"/>
          <w:spacing w:val="45"/>
          <w:sz w:val="12"/>
        </w:rPr>
        <w:t xml:space="preserve">  </w:t>
      </w:r>
      <w:r>
        <w:rPr>
          <w:spacing w:val="-6"/>
        </w:rPr>
        <w:t>processes</w:t>
      </w:r>
      <w:r>
        <w:rPr>
          <w:spacing w:val="-3"/>
        </w:rPr>
        <w:t xml:space="preserve"> </w:t>
      </w:r>
      <w:r>
        <w:rPr>
          <w:spacing w:val="-6"/>
        </w:rPr>
        <w:t>underlying</w:t>
      </w:r>
      <w:r>
        <w:rPr>
          <w:spacing w:val="-4"/>
        </w:rPr>
        <w:t xml:space="preserve"> </w:t>
      </w:r>
      <w:r>
        <w:rPr>
          <w:spacing w:val="-6"/>
        </w:rPr>
        <w:t>visual</w:t>
      </w:r>
      <w:r>
        <w:rPr>
          <w:spacing w:val="-5"/>
        </w:rPr>
        <w:t xml:space="preserve"> </w:t>
      </w:r>
      <w:r>
        <w:rPr>
          <w:spacing w:val="-6"/>
        </w:rPr>
        <w:t>search.</w:t>
      </w:r>
    </w:p>
    <w:p w14:paraId="237AAAC2" w14:textId="77777777" w:rsidR="00470D98" w:rsidRDefault="001E0CFE">
      <w:pPr>
        <w:pStyle w:val="BodyText"/>
        <w:tabs>
          <w:tab w:val="left" w:pos="968"/>
        </w:tabs>
        <w:spacing w:before="8"/>
        <w:ind w:left="290"/>
      </w:pPr>
      <w:r>
        <w:rPr>
          <w:rFonts w:ascii="Trebuchet MS"/>
          <w:spacing w:val="-5"/>
          <w:sz w:val="12"/>
        </w:rPr>
        <w:t>58</w:t>
      </w:r>
      <w:r>
        <w:rPr>
          <w:rFonts w:ascii="Trebuchet MS"/>
          <w:sz w:val="12"/>
        </w:rPr>
        <w:tab/>
      </w:r>
      <w:r>
        <w:rPr>
          <w:w w:val="90"/>
        </w:rPr>
        <w:t>Perhaps</w:t>
      </w:r>
      <w:r>
        <w:rPr>
          <w:spacing w:val="4"/>
        </w:rPr>
        <w:t xml:space="preserve"> </w:t>
      </w:r>
      <w:r>
        <w:rPr>
          <w:w w:val="90"/>
        </w:rPr>
        <w:t>the</w:t>
      </w:r>
      <w:r>
        <w:rPr>
          <w:spacing w:val="5"/>
        </w:rPr>
        <w:t xml:space="preserve"> </w:t>
      </w:r>
      <w:r>
        <w:rPr>
          <w:w w:val="90"/>
        </w:rPr>
        <w:t>most</w:t>
      </w:r>
      <w:r>
        <w:rPr>
          <w:spacing w:val="4"/>
        </w:rPr>
        <w:t xml:space="preserve"> </w:t>
      </w:r>
      <w:r>
        <w:rPr>
          <w:w w:val="90"/>
        </w:rPr>
        <w:t>established</w:t>
      </w:r>
      <w:r>
        <w:rPr>
          <w:spacing w:val="5"/>
        </w:rPr>
        <w:t xml:space="preserve"> </w:t>
      </w:r>
      <w:r>
        <w:rPr>
          <w:w w:val="90"/>
        </w:rPr>
        <w:t>class</w:t>
      </w:r>
      <w:r>
        <w:rPr>
          <w:spacing w:val="4"/>
        </w:rPr>
        <w:t xml:space="preserve"> </w:t>
      </w:r>
      <w:r>
        <w:rPr>
          <w:w w:val="90"/>
        </w:rPr>
        <w:t>of</w:t>
      </w:r>
      <w:r>
        <w:rPr>
          <w:spacing w:val="4"/>
        </w:rPr>
        <w:t xml:space="preserve"> </w:t>
      </w:r>
      <w:r>
        <w:rPr>
          <w:w w:val="90"/>
        </w:rPr>
        <w:t>models</w:t>
      </w:r>
      <w:r>
        <w:rPr>
          <w:spacing w:val="5"/>
        </w:rPr>
        <w:t xml:space="preserve"> </w:t>
      </w:r>
      <w:r>
        <w:rPr>
          <w:w w:val="90"/>
        </w:rPr>
        <w:t>of</w:t>
      </w:r>
      <w:r>
        <w:rPr>
          <w:spacing w:val="4"/>
        </w:rPr>
        <w:t xml:space="preserve"> </w:t>
      </w:r>
      <w:r>
        <w:rPr>
          <w:w w:val="90"/>
        </w:rPr>
        <w:t>visual</w:t>
      </w:r>
      <w:r>
        <w:rPr>
          <w:spacing w:val="5"/>
        </w:rPr>
        <w:t xml:space="preserve"> </w:t>
      </w:r>
      <w:r>
        <w:rPr>
          <w:w w:val="90"/>
        </w:rPr>
        <w:t>search</w:t>
      </w:r>
      <w:r>
        <w:rPr>
          <w:spacing w:val="4"/>
        </w:rPr>
        <w:t xml:space="preserve"> </w:t>
      </w:r>
      <w:r>
        <w:rPr>
          <w:w w:val="90"/>
        </w:rPr>
        <w:t>are</w:t>
      </w:r>
      <w:r>
        <w:rPr>
          <w:spacing w:val="5"/>
        </w:rPr>
        <w:t xml:space="preserve"> </w:t>
      </w:r>
      <w:r>
        <w:rPr>
          <w:w w:val="90"/>
        </w:rPr>
        <w:t>based</w:t>
      </w:r>
      <w:r>
        <w:rPr>
          <w:spacing w:val="4"/>
        </w:rPr>
        <w:t xml:space="preserve"> </w:t>
      </w:r>
      <w:r>
        <w:rPr>
          <w:spacing w:val="-2"/>
          <w:w w:val="90"/>
        </w:rPr>
        <w:t>around</w:t>
      </w:r>
    </w:p>
    <w:p w14:paraId="33F58E66" w14:textId="2FBD3694" w:rsidR="00470D98" w:rsidRDefault="001E0CFE">
      <w:pPr>
        <w:pStyle w:val="BodyText"/>
        <w:ind w:left="290"/>
      </w:pPr>
      <w:r>
        <w:rPr>
          <w:rFonts w:ascii="Trebuchet MS"/>
          <w:spacing w:val="-6"/>
          <w:sz w:val="12"/>
        </w:rPr>
        <w:t>59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6"/>
        </w:rPr>
        <w:t>Feature</w:t>
      </w:r>
      <w:r>
        <w:rPr>
          <w:spacing w:val="2"/>
        </w:rPr>
        <w:t xml:space="preserve"> </w:t>
      </w:r>
      <w:r>
        <w:rPr>
          <w:spacing w:val="-6"/>
        </w:rPr>
        <w:t>Integration</w:t>
      </w:r>
      <w:r>
        <w:rPr>
          <w:spacing w:val="2"/>
        </w:rPr>
        <w:t xml:space="preserve"> </w:t>
      </w:r>
      <w:r>
        <w:rPr>
          <w:spacing w:val="-6"/>
        </w:rPr>
        <w:t>Theory</w:t>
      </w:r>
      <w:r>
        <w:rPr>
          <w:spacing w:val="1"/>
        </w:rPr>
        <w:t xml:space="preserve"> </w:t>
      </w:r>
      <w:r>
        <w:rPr>
          <w:spacing w:val="-6"/>
        </w:rPr>
        <w:t>(T</w:t>
      </w:r>
      <w:del w:id="81" w:author="Hughes, Anna E" w:date="2023-08-09T15:29:00Z">
        <w:r w:rsidR="00791F47">
          <w:fldChar w:fldCharType="begin"/>
        </w:r>
        <w:r w:rsidR="00791F47">
          <w:delInstrText xml:space="preserve"> HYPERLINK \l "_bookmark79" </w:delInstrText>
        </w:r>
        <w:r w:rsidR="00791F47">
          <w:fldChar w:fldCharType="separate"/>
        </w:r>
        <w:r w:rsidR="001644E6">
          <w:rPr>
            <w:spacing w:val="-6"/>
          </w:rPr>
          <w:delText>reisman</w:delText>
        </w:r>
        <w:r w:rsidR="001644E6">
          <w:rPr>
            <w:spacing w:val="1"/>
          </w:rPr>
          <w:delText xml:space="preserve"> </w:delText>
        </w:r>
        <w:r w:rsidR="001644E6">
          <w:rPr>
            <w:spacing w:val="-6"/>
          </w:rPr>
          <w:delText>and</w:delText>
        </w:r>
        <w:r w:rsidR="001644E6">
          <w:rPr>
            <w:spacing w:val="2"/>
          </w:rPr>
          <w:delText xml:space="preserve"> </w:delText>
        </w:r>
        <w:r w:rsidR="001644E6">
          <w:rPr>
            <w:spacing w:val="-6"/>
          </w:rPr>
          <w:delText>Gelade,</w:delText>
        </w:r>
        <w:r w:rsidR="00791F47">
          <w:rPr>
            <w:spacing w:val="-6"/>
          </w:rPr>
          <w:fldChar w:fldCharType="end"/>
        </w:r>
        <w:r w:rsidR="001644E6">
          <w:rPr>
            <w:spacing w:val="1"/>
          </w:rPr>
          <w:delText xml:space="preserve"> </w:delText>
        </w:r>
        <w:r w:rsidR="00791F47">
          <w:fldChar w:fldCharType="begin"/>
        </w:r>
        <w:r w:rsidR="00791F47">
          <w:delInstrText xml:space="preserve"> HYPERLINK \l "_bookmark79" </w:delInstrText>
        </w:r>
        <w:r w:rsidR="00791F47">
          <w:fldChar w:fldCharType="separate"/>
        </w:r>
        <w:r w:rsidR="001644E6">
          <w:rPr>
            <w:spacing w:val="-6"/>
          </w:rPr>
          <w:delText>1980),</w:delText>
        </w:r>
        <w:r w:rsidR="00791F47">
          <w:rPr>
            <w:spacing w:val="-6"/>
          </w:rPr>
          <w:fldChar w:fldCharType="end"/>
        </w:r>
      </w:del>
      <w:ins w:id="82" w:author="Hughes, Anna E" w:date="2023-08-09T15:29:00Z">
        <w:r w:rsidR="00791F47">
          <w:fldChar w:fldCharType="begin"/>
        </w:r>
        <w:r w:rsidR="00791F47">
          <w:instrText xml:space="preserve"> HYPERLINK \l "_bookmark80" </w:instrText>
        </w:r>
        <w:r w:rsidR="00791F47">
          <w:fldChar w:fldCharType="separate"/>
        </w:r>
        <w:r>
          <w:rPr>
            <w:spacing w:val="-6"/>
          </w:rPr>
          <w:t>reisman</w:t>
        </w:r>
        <w:r>
          <w:rPr>
            <w:spacing w:val="1"/>
          </w:rPr>
          <w:t xml:space="preserve"> </w:t>
        </w:r>
        <w:r>
          <w:rPr>
            <w:spacing w:val="-6"/>
          </w:rPr>
          <w:t>and</w:t>
        </w:r>
        <w:r>
          <w:rPr>
            <w:spacing w:val="2"/>
          </w:rPr>
          <w:t xml:space="preserve"> </w:t>
        </w:r>
        <w:r>
          <w:rPr>
            <w:spacing w:val="-6"/>
          </w:rPr>
          <w:t>Gelade,</w:t>
        </w:r>
        <w:r w:rsidR="00791F47">
          <w:rPr>
            <w:spacing w:val="-6"/>
          </w:rPr>
          <w:fldChar w:fldCharType="end"/>
        </w:r>
        <w:r>
          <w:rPr>
            <w:spacing w:val="1"/>
          </w:rPr>
          <w:t xml:space="preserve"> </w:t>
        </w:r>
        <w:r w:rsidR="00791F47">
          <w:fldChar w:fldCharType="begin"/>
        </w:r>
        <w:r w:rsidR="00791F47">
          <w:instrText xml:space="preserve"> HYPERLINK \l "_bookmark80" </w:instrText>
        </w:r>
        <w:r w:rsidR="00791F47">
          <w:fldChar w:fldCharType="separate"/>
        </w:r>
        <w:r>
          <w:rPr>
            <w:spacing w:val="-6"/>
          </w:rPr>
          <w:t>1980),</w:t>
        </w:r>
        <w:r w:rsidR="00791F47">
          <w:rPr>
            <w:spacing w:val="-6"/>
          </w:rPr>
          <w:fldChar w:fldCharType="end"/>
        </w:r>
      </w:ins>
      <w:r>
        <w:rPr>
          <w:spacing w:val="4"/>
        </w:rPr>
        <w:t xml:space="preserve"> </w:t>
      </w:r>
      <w:r>
        <w:rPr>
          <w:spacing w:val="-6"/>
        </w:rPr>
        <w:t>which</w:t>
      </w:r>
      <w:r>
        <w:rPr>
          <w:spacing w:val="1"/>
        </w:rPr>
        <w:t xml:space="preserve"> </w:t>
      </w:r>
      <w:r>
        <w:rPr>
          <w:spacing w:val="-6"/>
        </w:rPr>
        <w:t>has</w:t>
      </w:r>
      <w:r>
        <w:rPr>
          <w:spacing w:val="1"/>
        </w:rPr>
        <w:t xml:space="preserve"> </w:t>
      </w:r>
      <w:r>
        <w:rPr>
          <w:spacing w:val="-6"/>
        </w:rPr>
        <w:t>been</w:t>
      </w:r>
      <w:r>
        <w:rPr>
          <w:spacing w:val="2"/>
        </w:rPr>
        <w:t xml:space="preserve"> </w:t>
      </w:r>
      <w:r>
        <w:rPr>
          <w:spacing w:val="-6"/>
        </w:rPr>
        <w:t>modi-</w:t>
      </w:r>
    </w:p>
    <w:p w14:paraId="6E64A230" w14:textId="08E38FBB" w:rsidR="00470D98" w:rsidRDefault="001E0CFE">
      <w:pPr>
        <w:pStyle w:val="BodyText"/>
        <w:spacing w:before="8"/>
        <w:ind w:left="290"/>
      </w:pPr>
      <w:r>
        <w:rPr>
          <w:rFonts w:ascii="Trebuchet MS"/>
          <w:spacing w:val="-2"/>
          <w:sz w:val="12"/>
        </w:rPr>
        <w:t>60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2"/>
        </w:rPr>
        <w:t>fied</w:t>
      </w:r>
      <w:r>
        <w:rPr>
          <w:spacing w:val="1"/>
        </w:rPr>
        <w:t xml:space="preserve"> </w:t>
      </w:r>
      <w:r>
        <w:rPr>
          <w:spacing w:val="-2"/>
        </w:rPr>
        <w:t>and</w:t>
      </w:r>
      <w:r>
        <w:rPr>
          <w:spacing w:val="-1"/>
        </w:rPr>
        <w:t xml:space="preserve"> </w:t>
      </w:r>
      <w:r>
        <w:rPr>
          <w:spacing w:val="-2"/>
        </w:rPr>
        <w:t>extended</w:t>
      </w:r>
      <w:r>
        <w:rPr>
          <w:spacing w:val="-1"/>
        </w:rPr>
        <w:t xml:space="preserve"> </w:t>
      </w:r>
      <w:r>
        <w:rPr>
          <w:spacing w:val="-2"/>
        </w:rPr>
        <w:t>by</w:t>
      </w:r>
      <w:r>
        <w:rPr>
          <w:spacing w:val="-1"/>
        </w:rPr>
        <w:t xml:space="preserve"> </w:t>
      </w:r>
      <w:r>
        <w:rPr>
          <w:spacing w:val="-2"/>
        </w:rPr>
        <w:t>Wolfe</w:t>
      </w:r>
      <w:r>
        <w:t xml:space="preserve"> </w:t>
      </w:r>
      <w:r>
        <w:rPr>
          <w:spacing w:val="-2"/>
        </w:rPr>
        <w:t>and</w:t>
      </w:r>
      <w:r>
        <w:rPr>
          <w:spacing w:val="-1"/>
        </w:rPr>
        <w:t xml:space="preserve"> </w:t>
      </w:r>
      <w:r>
        <w:rPr>
          <w:spacing w:val="-2"/>
        </w:rPr>
        <w:t>colleagues</w:t>
      </w:r>
      <w:r>
        <w:rPr>
          <w:spacing w:val="-1"/>
        </w:rPr>
        <w:t xml:space="preserve"> </w:t>
      </w:r>
      <w:r>
        <w:rPr>
          <w:spacing w:val="-2"/>
        </w:rPr>
        <w:t>in</w:t>
      </w:r>
      <w:r>
        <w:t xml:space="preserve"> </w:t>
      </w:r>
      <w:r>
        <w:rPr>
          <w:spacing w:val="-2"/>
        </w:rPr>
        <w:t>the</w:t>
      </w:r>
      <w:r>
        <w:rPr>
          <w:spacing w:val="-1"/>
        </w:rPr>
        <w:t xml:space="preserve"> </w:t>
      </w:r>
      <w:r>
        <w:rPr>
          <w:spacing w:val="-2"/>
        </w:rPr>
        <w:t>Guided</w:t>
      </w:r>
      <w:r>
        <w:rPr>
          <w:spacing w:val="-1"/>
        </w:rPr>
        <w:t xml:space="preserve"> </w:t>
      </w:r>
      <w:r>
        <w:rPr>
          <w:spacing w:val="-2"/>
        </w:rPr>
        <w:t>Search</w:t>
      </w:r>
      <w:r>
        <w:rPr>
          <w:spacing w:val="-1"/>
        </w:rPr>
        <w:t xml:space="preserve"> </w:t>
      </w:r>
      <w:r>
        <w:rPr>
          <w:spacing w:val="-2"/>
        </w:rPr>
        <w:t>Model</w:t>
      </w:r>
      <w:r>
        <w:t xml:space="preserve"> </w:t>
      </w:r>
      <w:r w:rsidR="00791F47">
        <w:fldChar w:fldCharType="begin"/>
      </w:r>
      <w:r w:rsidR="00791F47">
        <w:instrText xml:space="preserve"> HYPERLINK \l "_</w:instrText>
      </w:r>
      <w:del w:id="83" w:author="Hughes, Anna E" w:date="2023-08-09T15:29:00Z">
        <w:r w:rsidR="00791F47">
          <w:delInstrText>bookmark87</w:delInstrText>
        </w:r>
      </w:del>
      <w:ins w:id="84" w:author="Hughes, Anna E" w:date="2023-08-09T15:29:00Z">
        <w:r w:rsidR="00791F47">
          <w:instrText>bookmark88</w:instrText>
        </w:r>
      </w:ins>
      <w:r w:rsidR="00791F47">
        <w:instrText xml:space="preserve">" </w:instrText>
      </w:r>
      <w:r w:rsidR="00791F47">
        <w:fldChar w:fldCharType="separate"/>
      </w:r>
      <w:r>
        <w:rPr>
          <w:spacing w:val="-2"/>
        </w:rPr>
        <w:t>(Wolfe</w:t>
      </w:r>
      <w:r w:rsidR="00791F47">
        <w:rPr>
          <w:spacing w:val="-2"/>
        </w:rPr>
        <w:fldChar w:fldCharType="end"/>
      </w:r>
    </w:p>
    <w:p w14:paraId="25AF020D" w14:textId="1D0DA2BF" w:rsidR="00470D98" w:rsidRDefault="001644E6">
      <w:pPr>
        <w:pStyle w:val="BodyText"/>
        <w:ind w:left="290"/>
      </w:pPr>
      <w:del w:id="85" w:author="Hughes, Anna E" w:date="2023-08-09T15:29:00Z">
        <w:r>
          <w:rPr>
            <w:rFonts w:ascii="Trebuchet MS"/>
            <w:spacing w:val="-4"/>
            <w:sz w:val="12"/>
          </w:rPr>
          <w:delText>61</w:delText>
        </w:r>
        <w:r>
          <w:rPr>
            <w:rFonts w:ascii="Trebuchet MS"/>
            <w:spacing w:val="35"/>
            <w:sz w:val="12"/>
          </w:rPr>
          <w:delText xml:space="preserve">  </w:delText>
        </w:r>
        <w:r w:rsidR="00791F47">
          <w:fldChar w:fldCharType="begin"/>
        </w:r>
        <w:r w:rsidR="00791F47">
          <w:delInstrText xml:space="preserve"> HYPERLINK \l "_bookmark87" </w:delInstrText>
        </w:r>
        <w:r w:rsidR="00791F47">
          <w:fldChar w:fldCharType="separate"/>
        </w:r>
        <w:r>
          <w:rPr>
            <w:spacing w:val="-4"/>
          </w:rPr>
          <w:delText>et</w:delText>
        </w:r>
        <w:r>
          <w:delText xml:space="preserve"> </w:delText>
        </w:r>
        <w:r>
          <w:rPr>
            <w:spacing w:val="-4"/>
          </w:rPr>
          <w:delText>al.,</w:delText>
        </w:r>
        <w:r w:rsidR="00791F47">
          <w:rPr>
            <w:spacing w:val="-4"/>
          </w:rPr>
          <w:fldChar w:fldCharType="end"/>
        </w:r>
        <w:r>
          <w:rPr>
            <w:spacing w:val="1"/>
          </w:rPr>
          <w:delText xml:space="preserve"> </w:delText>
        </w:r>
        <w:r w:rsidR="00791F47">
          <w:fldChar w:fldCharType="begin"/>
        </w:r>
        <w:r w:rsidR="00791F47">
          <w:delInstrText xml:space="preserve"> HYPERLINK \l "_bookmark87" </w:delInstrText>
        </w:r>
        <w:r w:rsidR="00791F47">
          <w:fldChar w:fldCharType="separate"/>
        </w:r>
        <w:r>
          <w:rPr>
            <w:spacing w:val="-4"/>
          </w:rPr>
          <w:delText>1989;</w:delText>
        </w:r>
        <w:r w:rsidR="00791F47">
          <w:rPr>
            <w:spacing w:val="-4"/>
          </w:rPr>
          <w:fldChar w:fldCharType="end"/>
        </w:r>
        <w:r>
          <w:delText xml:space="preserve"> </w:delText>
        </w:r>
        <w:r w:rsidR="00791F47">
          <w:fldChar w:fldCharType="begin"/>
        </w:r>
        <w:r w:rsidR="00791F47">
          <w:delInstrText xml:space="preserve"> HYPERLINK \l "_bookmark84" </w:delInstrText>
        </w:r>
        <w:r w:rsidR="00791F47">
          <w:fldChar w:fldCharType="separate"/>
        </w:r>
        <w:r>
          <w:rPr>
            <w:spacing w:val="-4"/>
          </w:rPr>
          <w:delText>Wolfe,</w:delText>
        </w:r>
        <w:r w:rsidR="00791F47">
          <w:rPr>
            <w:spacing w:val="-4"/>
          </w:rPr>
          <w:fldChar w:fldCharType="end"/>
        </w:r>
        <w:r>
          <w:rPr>
            <w:spacing w:val="-1"/>
          </w:rPr>
          <w:delText xml:space="preserve"> </w:delText>
        </w:r>
        <w:r w:rsidR="00791F47">
          <w:fldChar w:fldCharType="begin"/>
        </w:r>
        <w:r w:rsidR="00791F47">
          <w:delInstrText xml:space="preserve"> HYPERLINK \l "_bookmark84" </w:delInstrText>
        </w:r>
        <w:r w:rsidR="00791F47">
          <w:fldChar w:fldCharType="separate"/>
        </w:r>
        <w:r>
          <w:rPr>
            <w:spacing w:val="-4"/>
          </w:rPr>
          <w:delText>2014).</w:delText>
        </w:r>
        <w:r w:rsidR="00791F47">
          <w:rPr>
            <w:spacing w:val="-4"/>
          </w:rPr>
          <w:fldChar w:fldCharType="end"/>
        </w:r>
      </w:del>
      <w:ins w:id="86" w:author="Hughes, Anna E" w:date="2023-08-09T15:29:00Z">
        <w:r w:rsidR="001E0CFE">
          <w:rPr>
            <w:rFonts w:ascii="Trebuchet MS"/>
            <w:spacing w:val="-4"/>
            <w:sz w:val="12"/>
          </w:rPr>
          <w:t>61</w:t>
        </w:r>
        <w:r w:rsidR="001E0CFE">
          <w:rPr>
            <w:rFonts w:ascii="Trebuchet MS"/>
            <w:spacing w:val="35"/>
            <w:sz w:val="12"/>
          </w:rPr>
          <w:t xml:space="preserve">  </w:t>
        </w:r>
        <w:r w:rsidR="00791F47">
          <w:fldChar w:fldCharType="begin"/>
        </w:r>
        <w:r w:rsidR="00791F47">
          <w:instrText xml:space="preserve"> HYPERLINK \l "_bookmark88" </w:instrText>
        </w:r>
        <w:r w:rsidR="00791F47">
          <w:fldChar w:fldCharType="separate"/>
        </w:r>
        <w:r w:rsidR="001E0CFE">
          <w:rPr>
            <w:spacing w:val="-4"/>
          </w:rPr>
          <w:t>et</w:t>
        </w:r>
        <w:r w:rsidR="001E0CFE">
          <w:t xml:space="preserve"> </w:t>
        </w:r>
        <w:r w:rsidR="001E0CFE">
          <w:rPr>
            <w:spacing w:val="-4"/>
          </w:rPr>
          <w:t>al.,</w:t>
        </w:r>
        <w:r w:rsidR="00791F47">
          <w:rPr>
            <w:spacing w:val="-4"/>
          </w:rPr>
          <w:fldChar w:fldCharType="end"/>
        </w:r>
        <w:r w:rsidR="001E0CFE">
          <w:rPr>
            <w:spacing w:val="1"/>
          </w:rPr>
          <w:t xml:space="preserve"> </w:t>
        </w:r>
        <w:r w:rsidR="00791F47">
          <w:fldChar w:fldCharType="begin"/>
        </w:r>
        <w:r w:rsidR="00791F47">
          <w:instrText xml:space="preserve"> HYPERLINK \l "_bookmark88" </w:instrText>
        </w:r>
        <w:r w:rsidR="00791F47">
          <w:fldChar w:fldCharType="separate"/>
        </w:r>
        <w:r w:rsidR="001E0CFE">
          <w:rPr>
            <w:spacing w:val="-4"/>
          </w:rPr>
          <w:t>1989;</w:t>
        </w:r>
        <w:r w:rsidR="00791F47">
          <w:rPr>
            <w:spacing w:val="-4"/>
          </w:rPr>
          <w:fldChar w:fldCharType="end"/>
        </w:r>
        <w:r w:rsidR="001E0CFE">
          <w:t xml:space="preserve"> </w:t>
        </w:r>
        <w:r w:rsidR="00791F47">
          <w:fldChar w:fldCharType="begin"/>
        </w:r>
        <w:r w:rsidR="00791F47">
          <w:instrText xml:space="preserve"> HYPERLINK \l "_bookmark85" </w:instrText>
        </w:r>
        <w:r w:rsidR="00791F47">
          <w:fldChar w:fldCharType="separate"/>
        </w:r>
        <w:r w:rsidR="001E0CFE">
          <w:rPr>
            <w:spacing w:val="-4"/>
          </w:rPr>
          <w:t>Wolfe,</w:t>
        </w:r>
        <w:r w:rsidR="00791F47">
          <w:rPr>
            <w:spacing w:val="-4"/>
          </w:rPr>
          <w:fldChar w:fldCharType="end"/>
        </w:r>
        <w:r w:rsidR="001E0CFE">
          <w:rPr>
            <w:spacing w:val="-1"/>
          </w:rPr>
          <w:t xml:space="preserve"> </w:t>
        </w:r>
        <w:r w:rsidR="00791F47">
          <w:fldChar w:fldCharType="begin"/>
        </w:r>
        <w:r w:rsidR="00791F47">
          <w:instrText xml:space="preserve"> HYPERLINK \l "_bookmark85" </w:instrText>
        </w:r>
        <w:r w:rsidR="00791F47">
          <w:fldChar w:fldCharType="separate"/>
        </w:r>
        <w:r w:rsidR="001E0CFE">
          <w:rPr>
            <w:spacing w:val="-4"/>
          </w:rPr>
          <w:t>2014).</w:t>
        </w:r>
        <w:r w:rsidR="00791F47">
          <w:rPr>
            <w:spacing w:val="-4"/>
          </w:rPr>
          <w:fldChar w:fldCharType="end"/>
        </w:r>
      </w:ins>
      <w:r w:rsidR="001E0CFE">
        <w:rPr>
          <w:spacing w:val="30"/>
        </w:rPr>
        <w:t xml:space="preserve"> </w:t>
      </w:r>
      <w:r w:rsidR="001E0CFE">
        <w:rPr>
          <w:spacing w:val="-4"/>
        </w:rPr>
        <w:t>These</w:t>
      </w:r>
      <w:r w:rsidR="001E0CFE">
        <w:rPr>
          <w:spacing w:val="1"/>
        </w:rPr>
        <w:t xml:space="preserve"> </w:t>
      </w:r>
      <w:r w:rsidR="001E0CFE">
        <w:rPr>
          <w:spacing w:val="-4"/>
        </w:rPr>
        <w:t>theories</w:t>
      </w:r>
      <w:r w:rsidR="001E0CFE">
        <w:t xml:space="preserve"> </w:t>
      </w:r>
      <w:r w:rsidR="001E0CFE">
        <w:rPr>
          <w:spacing w:val="-4"/>
        </w:rPr>
        <w:t>have</w:t>
      </w:r>
      <w:r w:rsidR="001E0CFE">
        <w:t xml:space="preserve"> </w:t>
      </w:r>
      <w:r w:rsidR="001E0CFE">
        <w:rPr>
          <w:spacing w:val="-4"/>
        </w:rPr>
        <w:t>been</w:t>
      </w:r>
      <w:r w:rsidR="001E0CFE">
        <w:t xml:space="preserve"> </w:t>
      </w:r>
      <w:r w:rsidR="001E0CFE">
        <w:rPr>
          <w:spacing w:val="-4"/>
        </w:rPr>
        <w:t>developed</w:t>
      </w:r>
      <w:r w:rsidR="001E0CFE">
        <w:t xml:space="preserve"> </w:t>
      </w:r>
      <w:r w:rsidR="001E0CFE">
        <w:rPr>
          <w:spacing w:val="-4"/>
        </w:rPr>
        <w:t>using</w:t>
      </w:r>
      <w:r w:rsidR="001E0CFE">
        <w:rPr>
          <w:spacing w:val="1"/>
        </w:rPr>
        <w:t xml:space="preserve"> </w:t>
      </w:r>
      <w:r w:rsidR="001E0CFE">
        <w:rPr>
          <w:spacing w:val="-4"/>
        </w:rPr>
        <w:t>data</w:t>
      </w:r>
      <w:r w:rsidR="001E0CFE">
        <w:t xml:space="preserve"> </w:t>
      </w:r>
      <w:r w:rsidR="001E0CFE">
        <w:rPr>
          <w:spacing w:val="-4"/>
        </w:rPr>
        <w:t>from</w:t>
      </w:r>
    </w:p>
    <w:p w14:paraId="45EE74E1" w14:textId="77777777" w:rsidR="00470D98" w:rsidRDefault="001E0CFE">
      <w:pPr>
        <w:pStyle w:val="BodyText"/>
        <w:spacing w:before="8"/>
        <w:ind w:left="290"/>
      </w:pPr>
      <w:r>
        <w:rPr>
          <w:rFonts w:ascii="Trebuchet MS"/>
          <w:spacing w:val="-4"/>
          <w:sz w:val="12"/>
        </w:rPr>
        <w:t>62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4"/>
        </w:rPr>
        <w:t>visual</w:t>
      </w:r>
      <w:r>
        <w:rPr>
          <w:spacing w:val="7"/>
        </w:rPr>
        <w:t xml:space="preserve"> </w:t>
      </w:r>
      <w:r>
        <w:rPr>
          <w:spacing w:val="-4"/>
        </w:rPr>
        <w:t>search</w:t>
      </w:r>
      <w:r>
        <w:rPr>
          <w:spacing w:val="6"/>
        </w:rPr>
        <w:t xml:space="preserve"> </w:t>
      </w:r>
      <w:r>
        <w:rPr>
          <w:spacing w:val="-4"/>
        </w:rPr>
        <w:t>tasks</w:t>
      </w:r>
      <w:r>
        <w:rPr>
          <w:spacing w:val="5"/>
        </w:rPr>
        <w:t xml:space="preserve"> </w:t>
      </w:r>
      <w:r>
        <w:rPr>
          <w:spacing w:val="-4"/>
        </w:rPr>
        <w:t>with</w:t>
      </w:r>
      <w:r>
        <w:rPr>
          <w:spacing w:val="6"/>
        </w:rPr>
        <w:t xml:space="preserve"> </w:t>
      </w:r>
      <w:r>
        <w:rPr>
          <w:spacing w:val="-4"/>
        </w:rPr>
        <w:t>discrete</w:t>
      </w:r>
      <w:r>
        <w:rPr>
          <w:spacing w:val="6"/>
        </w:rPr>
        <w:t xml:space="preserve"> </w:t>
      </w:r>
      <w:r>
        <w:rPr>
          <w:spacing w:val="-4"/>
        </w:rPr>
        <w:t>sets</w:t>
      </w:r>
      <w:r>
        <w:rPr>
          <w:spacing w:val="6"/>
        </w:rPr>
        <w:t xml:space="preserve"> </w:t>
      </w:r>
      <w:r>
        <w:rPr>
          <w:spacing w:val="-4"/>
        </w:rPr>
        <w:t>of</w:t>
      </w:r>
      <w:r>
        <w:rPr>
          <w:spacing w:val="5"/>
        </w:rPr>
        <w:t xml:space="preserve"> </w:t>
      </w:r>
      <w:r>
        <w:rPr>
          <w:spacing w:val="-4"/>
        </w:rPr>
        <w:t>abstract</w:t>
      </w:r>
      <w:r>
        <w:rPr>
          <w:spacing w:val="6"/>
        </w:rPr>
        <w:t xml:space="preserve"> </w:t>
      </w:r>
      <w:r>
        <w:rPr>
          <w:spacing w:val="-4"/>
        </w:rPr>
        <w:t>items.</w:t>
      </w:r>
      <w:r>
        <w:rPr>
          <w:spacing w:val="50"/>
        </w:rPr>
        <w:t xml:space="preserve"> </w:t>
      </w:r>
      <w:r>
        <w:rPr>
          <w:spacing w:val="-4"/>
        </w:rPr>
        <w:t>These</w:t>
      </w:r>
      <w:r>
        <w:rPr>
          <w:spacing w:val="6"/>
        </w:rPr>
        <w:t xml:space="preserve"> </w:t>
      </w:r>
      <w:r>
        <w:rPr>
          <w:spacing w:val="-4"/>
        </w:rPr>
        <w:t>models</w:t>
      </w:r>
      <w:r>
        <w:rPr>
          <w:spacing w:val="6"/>
        </w:rPr>
        <w:t xml:space="preserve"> </w:t>
      </w:r>
      <w:r>
        <w:rPr>
          <w:spacing w:val="-4"/>
        </w:rPr>
        <w:t>combine</w:t>
      </w:r>
    </w:p>
    <w:p w14:paraId="6806B281" w14:textId="77777777" w:rsidR="00470D98" w:rsidRDefault="001E0CFE">
      <w:pPr>
        <w:pStyle w:val="BodyText"/>
        <w:ind w:left="290"/>
      </w:pPr>
      <w:r>
        <w:rPr>
          <w:rFonts w:ascii="Trebuchet MS" w:hAnsi="Trebuchet MS"/>
          <w:spacing w:val="-4"/>
          <w:sz w:val="12"/>
        </w:rPr>
        <w:t>63</w:t>
      </w:r>
      <w:r>
        <w:rPr>
          <w:rFonts w:ascii="Trebuchet MS" w:hAnsi="Trebuchet MS"/>
          <w:spacing w:val="31"/>
          <w:sz w:val="12"/>
        </w:rPr>
        <w:t xml:space="preserve">  </w:t>
      </w:r>
      <w:r>
        <w:rPr>
          <w:spacing w:val="-4"/>
        </w:rPr>
        <w:t>top-down</w:t>
      </w:r>
      <w:r>
        <w:rPr>
          <w:spacing w:val="11"/>
        </w:rPr>
        <w:t xml:space="preserve"> </w:t>
      </w:r>
      <w:r>
        <w:rPr>
          <w:spacing w:val="-4"/>
        </w:rPr>
        <w:t>influences</w:t>
      </w:r>
      <w:r>
        <w:rPr>
          <w:spacing w:val="11"/>
        </w:rPr>
        <w:t xml:space="preserve"> </w:t>
      </w:r>
      <w:r>
        <w:rPr>
          <w:spacing w:val="-4"/>
        </w:rPr>
        <w:t>(how</w:t>
      </w:r>
      <w:r>
        <w:rPr>
          <w:spacing w:val="10"/>
        </w:rPr>
        <w:t xml:space="preserve"> </w:t>
      </w:r>
      <w:r>
        <w:rPr>
          <w:spacing w:val="-4"/>
        </w:rPr>
        <w:t>closely</w:t>
      </w:r>
      <w:r>
        <w:rPr>
          <w:spacing w:val="10"/>
        </w:rPr>
        <w:t xml:space="preserve"> </w:t>
      </w:r>
      <w:r>
        <w:rPr>
          <w:spacing w:val="-4"/>
        </w:rPr>
        <w:t>an</w:t>
      </w:r>
      <w:r>
        <w:rPr>
          <w:spacing w:val="10"/>
        </w:rPr>
        <w:t xml:space="preserve"> </w:t>
      </w:r>
      <w:r>
        <w:rPr>
          <w:spacing w:val="-4"/>
        </w:rPr>
        <w:t>item</w:t>
      </w:r>
      <w:r>
        <w:rPr>
          <w:spacing w:val="10"/>
        </w:rPr>
        <w:t xml:space="preserve"> </w:t>
      </w:r>
      <w:r>
        <w:rPr>
          <w:spacing w:val="-4"/>
        </w:rPr>
        <w:t>resembles</w:t>
      </w:r>
      <w:r>
        <w:rPr>
          <w:spacing w:val="11"/>
        </w:rPr>
        <w:t xml:space="preserve"> </w:t>
      </w:r>
      <w:r>
        <w:rPr>
          <w:spacing w:val="-4"/>
        </w:rPr>
        <w:t>the</w:t>
      </w:r>
      <w:r>
        <w:rPr>
          <w:spacing w:val="10"/>
        </w:rPr>
        <w:t xml:space="preserve"> </w:t>
      </w:r>
      <w:r>
        <w:rPr>
          <w:spacing w:val="-4"/>
        </w:rPr>
        <w:t>observer’s</w:t>
      </w:r>
      <w:r>
        <w:rPr>
          <w:spacing w:val="10"/>
        </w:rPr>
        <w:t xml:space="preserve"> </w:t>
      </w:r>
      <w:r>
        <w:rPr>
          <w:spacing w:val="-4"/>
        </w:rPr>
        <w:t>goal)</w:t>
      </w:r>
      <w:r>
        <w:rPr>
          <w:spacing w:val="10"/>
        </w:rPr>
        <w:t xml:space="preserve"> </w:t>
      </w:r>
      <w:r>
        <w:rPr>
          <w:spacing w:val="-4"/>
        </w:rPr>
        <w:t>with</w:t>
      </w:r>
    </w:p>
    <w:p w14:paraId="63FAE5BD" w14:textId="77777777" w:rsidR="00470D98" w:rsidRDefault="001E0CFE">
      <w:pPr>
        <w:pStyle w:val="BodyText"/>
        <w:spacing w:before="8"/>
        <w:ind w:left="290"/>
      </w:pPr>
      <w:r>
        <w:rPr>
          <w:rFonts w:ascii="Trebuchet MS" w:hAnsi="Trebuchet MS"/>
          <w:spacing w:val="-4"/>
          <w:sz w:val="12"/>
        </w:rPr>
        <w:t>64</w:t>
      </w:r>
      <w:r>
        <w:rPr>
          <w:rFonts w:ascii="Trebuchet MS" w:hAnsi="Trebuchet MS"/>
          <w:spacing w:val="37"/>
          <w:sz w:val="12"/>
        </w:rPr>
        <w:t xml:space="preserve">  </w:t>
      </w:r>
      <w:r>
        <w:rPr>
          <w:spacing w:val="-4"/>
        </w:rPr>
        <w:t>bottom-up</w:t>
      </w:r>
      <w:r>
        <w:rPr>
          <w:spacing w:val="10"/>
        </w:rPr>
        <w:t xml:space="preserve"> </w:t>
      </w:r>
      <w:r>
        <w:rPr>
          <w:spacing w:val="-4"/>
        </w:rPr>
        <w:t>image</w:t>
      </w:r>
      <w:r>
        <w:rPr>
          <w:spacing w:val="9"/>
        </w:rPr>
        <w:t xml:space="preserve"> </w:t>
      </w:r>
      <w:r>
        <w:rPr>
          <w:spacing w:val="-4"/>
        </w:rPr>
        <w:t>properties.</w:t>
      </w:r>
      <w:r>
        <w:rPr>
          <w:spacing w:val="55"/>
        </w:rPr>
        <w:t xml:space="preserve"> </w:t>
      </w:r>
      <w:r>
        <w:rPr>
          <w:spacing w:val="-4"/>
        </w:rPr>
        <w:t>For</w:t>
      </w:r>
      <w:r>
        <w:rPr>
          <w:spacing w:val="9"/>
        </w:rPr>
        <w:t xml:space="preserve"> </w:t>
      </w:r>
      <w:r>
        <w:rPr>
          <w:spacing w:val="-4"/>
        </w:rPr>
        <w:t>example,</w:t>
      </w:r>
      <w:r>
        <w:rPr>
          <w:spacing w:val="14"/>
        </w:rPr>
        <w:t xml:space="preserve"> </w:t>
      </w:r>
      <w:r>
        <w:rPr>
          <w:spacing w:val="-4"/>
        </w:rPr>
        <w:t>if</w:t>
      </w:r>
      <w:r>
        <w:rPr>
          <w:spacing w:val="9"/>
        </w:rPr>
        <w:t xml:space="preserve"> </w:t>
      </w:r>
      <w:r>
        <w:rPr>
          <w:spacing w:val="-4"/>
        </w:rPr>
        <w:t>one’s</w:t>
      </w:r>
      <w:r>
        <w:rPr>
          <w:spacing w:val="8"/>
        </w:rPr>
        <w:t xml:space="preserve"> </w:t>
      </w:r>
      <w:r>
        <w:rPr>
          <w:spacing w:val="-4"/>
        </w:rPr>
        <w:t>goal</w:t>
      </w:r>
      <w:r>
        <w:rPr>
          <w:spacing w:val="9"/>
        </w:rPr>
        <w:t xml:space="preserve"> </w:t>
      </w:r>
      <w:r>
        <w:rPr>
          <w:spacing w:val="-4"/>
        </w:rPr>
        <w:t>(top-down</w:t>
      </w:r>
      <w:r>
        <w:rPr>
          <w:spacing w:val="9"/>
        </w:rPr>
        <w:t xml:space="preserve"> </w:t>
      </w:r>
      <w:r>
        <w:rPr>
          <w:spacing w:val="-4"/>
        </w:rPr>
        <w:t>processing)</w:t>
      </w:r>
    </w:p>
    <w:p w14:paraId="2B4C6C90" w14:textId="77777777" w:rsidR="00470D98" w:rsidRDefault="001E0CFE">
      <w:pPr>
        <w:pStyle w:val="BodyText"/>
        <w:ind w:left="290"/>
      </w:pPr>
      <w:r>
        <w:rPr>
          <w:rFonts w:ascii="Trebuchet MS"/>
          <w:spacing w:val="-4"/>
          <w:sz w:val="12"/>
        </w:rPr>
        <w:t>65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4"/>
        </w:rPr>
        <w:t>is</w:t>
      </w:r>
      <w:r>
        <w:rPr>
          <w:spacing w:val="2"/>
        </w:rPr>
        <w:t xml:space="preserve"> </w:t>
      </w:r>
      <w:r>
        <w:rPr>
          <w:spacing w:val="-4"/>
        </w:rPr>
        <w:t>to</w:t>
      </w:r>
      <w:r>
        <w:rPr>
          <w:spacing w:val="1"/>
        </w:rPr>
        <w:t xml:space="preserve"> </w:t>
      </w:r>
      <w:r>
        <w:rPr>
          <w:spacing w:val="-4"/>
        </w:rPr>
        <w:t>find</w:t>
      </w:r>
      <w:r>
        <w:t xml:space="preserve"> </w:t>
      </w:r>
      <w:r>
        <w:rPr>
          <w:spacing w:val="-4"/>
        </w:rPr>
        <w:t>a</w:t>
      </w:r>
      <w:r>
        <w:rPr>
          <w:spacing w:val="1"/>
        </w:rPr>
        <w:t xml:space="preserve"> </w:t>
      </w:r>
      <w:r>
        <w:rPr>
          <w:spacing w:val="-4"/>
        </w:rPr>
        <w:t>red</w:t>
      </w:r>
      <w:r>
        <w:rPr>
          <w:spacing w:val="1"/>
        </w:rPr>
        <w:t xml:space="preserve"> </w:t>
      </w:r>
      <w:r>
        <w:rPr>
          <w:spacing w:val="-4"/>
        </w:rPr>
        <w:t>horizontal</w:t>
      </w:r>
      <w:r>
        <w:rPr>
          <w:spacing w:val="1"/>
        </w:rPr>
        <w:t xml:space="preserve"> </w:t>
      </w:r>
      <w:r>
        <w:rPr>
          <w:spacing w:val="-4"/>
        </w:rPr>
        <w:t>bar,</w:t>
      </w:r>
      <w:r>
        <w:rPr>
          <w:spacing w:val="3"/>
        </w:rPr>
        <w:t xml:space="preserve"> </w:t>
      </w:r>
      <w:r>
        <w:rPr>
          <w:spacing w:val="-4"/>
        </w:rPr>
        <w:t>all</w:t>
      </w:r>
      <w:r>
        <w:t xml:space="preserve"> </w:t>
      </w:r>
      <w:r>
        <w:rPr>
          <w:spacing w:val="-4"/>
        </w:rPr>
        <w:t>the</w:t>
      </w:r>
      <w:r>
        <w:rPr>
          <w:spacing w:val="1"/>
        </w:rPr>
        <w:t xml:space="preserve"> </w:t>
      </w:r>
      <w:r>
        <w:rPr>
          <w:spacing w:val="-4"/>
        </w:rPr>
        <w:t>red</w:t>
      </w:r>
      <w:r>
        <w:rPr>
          <w:spacing w:val="1"/>
        </w:rPr>
        <w:t xml:space="preserve"> </w:t>
      </w:r>
      <w:r>
        <w:rPr>
          <w:spacing w:val="-4"/>
        </w:rPr>
        <w:t>and</w:t>
      </w:r>
      <w:r>
        <w:rPr>
          <w:spacing w:val="1"/>
        </w:rPr>
        <w:t xml:space="preserve"> </w:t>
      </w:r>
      <w:r>
        <w:rPr>
          <w:spacing w:val="-4"/>
        </w:rPr>
        <w:t>horizontal</w:t>
      </w:r>
      <w:r>
        <w:rPr>
          <w:spacing w:val="1"/>
        </w:rPr>
        <w:t xml:space="preserve"> </w:t>
      </w:r>
      <w:r>
        <w:rPr>
          <w:spacing w:val="-4"/>
        </w:rPr>
        <w:t>items</w:t>
      </w:r>
      <w:r>
        <w:t xml:space="preserve"> </w:t>
      </w:r>
      <w:r>
        <w:rPr>
          <w:spacing w:val="-4"/>
        </w:rPr>
        <w:t>in</w:t>
      </w:r>
      <w:r>
        <w:rPr>
          <w:spacing w:val="1"/>
        </w:rPr>
        <w:t xml:space="preserve"> </w:t>
      </w:r>
      <w:r>
        <w:rPr>
          <w:spacing w:val="-4"/>
        </w:rPr>
        <w:t>a</w:t>
      </w:r>
      <w:r>
        <w:rPr>
          <w:spacing w:val="1"/>
        </w:rPr>
        <w:t xml:space="preserve"> </w:t>
      </w:r>
      <w:r>
        <w:rPr>
          <w:spacing w:val="-4"/>
        </w:rPr>
        <w:t>visual</w:t>
      </w:r>
      <w:r>
        <w:rPr>
          <w:spacing w:val="1"/>
        </w:rPr>
        <w:t xml:space="preserve"> </w:t>
      </w:r>
      <w:r>
        <w:rPr>
          <w:spacing w:val="-4"/>
        </w:rPr>
        <w:t>search</w:t>
      </w:r>
    </w:p>
    <w:p w14:paraId="2DED8F2E" w14:textId="77777777" w:rsidR="00470D98" w:rsidRDefault="001E0CFE">
      <w:pPr>
        <w:pStyle w:val="BodyText"/>
        <w:spacing w:before="8"/>
        <w:ind w:left="290"/>
      </w:pPr>
      <w:r>
        <w:rPr>
          <w:rFonts w:ascii="Trebuchet MS"/>
          <w:spacing w:val="-6"/>
          <w:sz w:val="12"/>
        </w:rPr>
        <w:t>66</w:t>
      </w:r>
      <w:r>
        <w:rPr>
          <w:rFonts w:ascii="Trebuchet MS"/>
          <w:spacing w:val="42"/>
          <w:sz w:val="12"/>
        </w:rPr>
        <w:t xml:space="preserve">  </w:t>
      </w:r>
      <w:r>
        <w:rPr>
          <w:spacing w:val="-6"/>
        </w:rPr>
        <w:t>display</w:t>
      </w:r>
      <w:r>
        <w:rPr>
          <w:spacing w:val="-5"/>
        </w:rPr>
        <w:t xml:space="preserve"> </w:t>
      </w:r>
      <w:r>
        <w:rPr>
          <w:spacing w:val="-6"/>
        </w:rPr>
        <w:t>will</w:t>
      </w:r>
      <w:r>
        <w:rPr>
          <w:spacing w:val="-5"/>
        </w:rPr>
        <w:t xml:space="preserve"> </w:t>
      </w:r>
      <w:r>
        <w:rPr>
          <w:spacing w:val="-6"/>
        </w:rPr>
        <w:t>be</w:t>
      </w:r>
      <w:r>
        <w:rPr>
          <w:spacing w:val="-5"/>
        </w:rPr>
        <w:t xml:space="preserve"> </w:t>
      </w:r>
      <w:r>
        <w:rPr>
          <w:spacing w:val="-6"/>
        </w:rPr>
        <w:t>given greater</w:t>
      </w:r>
      <w:r>
        <w:rPr>
          <w:spacing w:val="-5"/>
        </w:rPr>
        <w:t xml:space="preserve"> </w:t>
      </w:r>
      <w:r>
        <w:rPr>
          <w:spacing w:val="-6"/>
        </w:rPr>
        <w:t>weight</w:t>
      </w:r>
      <w:r>
        <w:rPr>
          <w:spacing w:val="-5"/>
        </w:rPr>
        <w:t xml:space="preserve"> </w:t>
      </w:r>
      <w:r>
        <w:rPr>
          <w:spacing w:val="-6"/>
        </w:rPr>
        <w:t>than distractors</w:t>
      </w:r>
      <w:r>
        <w:rPr>
          <w:spacing w:val="-5"/>
        </w:rPr>
        <w:t xml:space="preserve"> </w:t>
      </w:r>
      <w:r>
        <w:rPr>
          <w:spacing w:val="-6"/>
        </w:rPr>
        <w:t>(e.g.</w:t>
      </w:r>
      <w:r>
        <w:rPr>
          <w:spacing w:val="8"/>
        </w:rPr>
        <w:t xml:space="preserve"> </w:t>
      </w:r>
      <w:r>
        <w:rPr>
          <w:spacing w:val="-6"/>
        </w:rPr>
        <w:t>vertical</w:t>
      </w:r>
      <w:r>
        <w:rPr>
          <w:spacing w:val="-5"/>
        </w:rPr>
        <w:t xml:space="preserve"> </w:t>
      </w:r>
      <w:r>
        <w:rPr>
          <w:spacing w:val="-6"/>
        </w:rPr>
        <w:t>and blue</w:t>
      </w:r>
      <w:r>
        <w:rPr>
          <w:spacing w:val="-5"/>
        </w:rPr>
        <w:t xml:space="preserve"> </w:t>
      </w:r>
      <w:r>
        <w:rPr>
          <w:spacing w:val="-6"/>
        </w:rPr>
        <w:t>items)</w:t>
      </w:r>
    </w:p>
    <w:p w14:paraId="0D9A9A67" w14:textId="77777777" w:rsidR="00470D98" w:rsidRDefault="001E0CFE">
      <w:pPr>
        <w:pStyle w:val="BodyText"/>
        <w:spacing w:before="8"/>
        <w:ind w:left="290"/>
      </w:pPr>
      <w:r>
        <w:rPr>
          <w:rFonts w:ascii="Trebuchet MS"/>
          <w:spacing w:val="-2"/>
          <w:sz w:val="12"/>
        </w:rPr>
        <w:t>67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2"/>
        </w:rPr>
        <w:t>in</w:t>
      </w:r>
      <w:r>
        <w:rPr>
          <w:spacing w:val="-3"/>
        </w:rPr>
        <w:t xml:space="preserve"> </w:t>
      </w:r>
      <w:r>
        <w:rPr>
          <w:spacing w:val="-2"/>
        </w:rPr>
        <w:t>the model.</w:t>
      </w:r>
      <w:r>
        <w:rPr>
          <w:spacing w:val="27"/>
        </w:rPr>
        <w:t xml:space="preserve"> </w:t>
      </w:r>
      <w:r>
        <w:rPr>
          <w:spacing w:val="-2"/>
        </w:rPr>
        <w:t>The</w:t>
      </w:r>
      <w:r>
        <w:rPr>
          <w:spacing w:val="-3"/>
        </w:rPr>
        <w:t xml:space="preserve"> </w:t>
      </w:r>
      <w:r>
        <w:rPr>
          <w:spacing w:val="-2"/>
        </w:rPr>
        <w:t>salience of a</w:t>
      </w:r>
      <w:r>
        <w:rPr>
          <w:spacing w:val="-3"/>
        </w:rPr>
        <w:t xml:space="preserve"> </w:t>
      </w:r>
      <w:r>
        <w:rPr>
          <w:spacing w:val="-2"/>
        </w:rPr>
        <w:t>given object in</w:t>
      </w:r>
      <w:r>
        <w:rPr>
          <w:spacing w:val="-3"/>
        </w:rPr>
        <w:t xml:space="preserve"> </w:t>
      </w:r>
      <w:r>
        <w:rPr>
          <w:spacing w:val="-2"/>
        </w:rPr>
        <w:t>the display (how</w:t>
      </w:r>
      <w:r>
        <w:rPr>
          <w:spacing w:val="-3"/>
        </w:rPr>
        <w:t xml:space="preserve"> </w:t>
      </w:r>
      <w:r>
        <w:rPr>
          <w:spacing w:val="-2"/>
        </w:rPr>
        <w:t xml:space="preserve">distinctive it </w:t>
      </w:r>
      <w:r>
        <w:rPr>
          <w:spacing w:val="-5"/>
        </w:rPr>
        <w:t>is</w:t>
      </w:r>
    </w:p>
    <w:p w14:paraId="7F2207DA" w14:textId="77777777" w:rsidR="00470D98" w:rsidRDefault="001E0CFE">
      <w:pPr>
        <w:pStyle w:val="BodyText"/>
        <w:ind w:left="290"/>
      </w:pPr>
      <w:r>
        <w:rPr>
          <w:rFonts w:ascii="Trebuchet MS"/>
          <w:w w:val="90"/>
          <w:sz w:val="12"/>
        </w:rPr>
        <w:t>68</w:t>
      </w:r>
      <w:r>
        <w:rPr>
          <w:rFonts w:ascii="Trebuchet MS"/>
          <w:spacing w:val="79"/>
          <w:sz w:val="12"/>
        </w:rPr>
        <w:t xml:space="preserve">  </w:t>
      </w:r>
      <w:r>
        <w:rPr>
          <w:w w:val="90"/>
        </w:rPr>
        <w:t>from</w:t>
      </w:r>
      <w:r>
        <w:rPr>
          <w:spacing w:val="6"/>
        </w:rPr>
        <w:t xml:space="preserve"> </w:t>
      </w:r>
      <w:r>
        <w:rPr>
          <w:w w:val="90"/>
        </w:rPr>
        <w:t>the</w:t>
      </w:r>
      <w:r>
        <w:rPr>
          <w:spacing w:val="7"/>
        </w:rPr>
        <w:t xml:space="preserve"> </w:t>
      </w:r>
      <w:r>
        <w:rPr>
          <w:w w:val="90"/>
        </w:rPr>
        <w:t>surrounding</w:t>
      </w:r>
      <w:r>
        <w:rPr>
          <w:spacing w:val="6"/>
        </w:rPr>
        <w:t xml:space="preserve"> </w:t>
      </w:r>
      <w:r>
        <w:rPr>
          <w:w w:val="90"/>
        </w:rPr>
        <w:t>objects)</w:t>
      </w:r>
      <w:r>
        <w:rPr>
          <w:spacing w:val="6"/>
        </w:rPr>
        <w:t xml:space="preserve"> </w:t>
      </w:r>
      <w:r>
        <w:rPr>
          <w:w w:val="90"/>
        </w:rPr>
        <w:t>also</w:t>
      </w:r>
      <w:r>
        <w:rPr>
          <w:spacing w:val="7"/>
        </w:rPr>
        <w:t xml:space="preserve"> </w:t>
      </w:r>
      <w:r>
        <w:rPr>
          <w:w w:val="90"/>
        </w:rPr>
        <w:t>activates</w:t>
      </w:r>
      <w:r>
        <w:rPr>
          <w:spacing w:val="6"/>
        </w:rPr>
        <w:t xml:space="preserve"> </w:t>
      </w:r>
      <w:r>
        <w:rPr>
          <w:w w:val="90"/>
        </w:rPr>
        <w:t>bottom-up</w:t>
      </w:r>
      <w:r>
        <w:rPr>
          <w:spacing w:val="7"/>
        </w:rPr>
        <w:t xml:space="preserve"> </w:t>
      </w:r>
      <w:r>
        <w:rPr>
          <w:w w:val="90"/>
        </w:rPr>
        <w:t>processing.</w:t>
      </w:r>
      <w:r>
        <w:rPr>
          <w:spacing w:val="29"/>
        </w:rPr>
        <w:t xml:space="preserve"> </w:t>
      </w:r>
      <w:r>
        <w:rPr>
          <w:w w:val="90"/>
        </w:rPr>
        <w:t>For</w:t>
      </w:r>
      <w:r>
        <w:rPr>
          <w:spacing w:val="7"/>
        </w:rPr>
        <w:t xml:space="preserve"> </w:t>
      </w:r>
      <w:r>
        <w:rPr>
          <w:w w:val="90"/>
        </w:rPr>
        <w:t>instance,</w:t>
      </w:r>
      <w:r>
        <w:rPr>
          <w:spacing w:val="8"/>
        </w:rPr>
        <w:t xml:space="preserve"> </w:t>
      </w:r>
      <w:r>
        <w:rPr>
          <w:spacing w:val="-10"/>
          <w:w w:val="90"/>
        </w:rPr>
        <w:t>a</w:t>
      </w:r>
    </w:p>
    <w:p w14:paraId="57943D5D" w14:textId="77777777" w:rsidR="00470D98" w:rsidRDefault="001E0CFE">
      <w:pPr>
        <w:pStyle w:val="BodyText"/>
        <w:spacing w:before="8"/>
        <w:ind w:left="290"/>
      </w:pPr>
      <w:r>
        <w:rPr>
          <w:rFonts w:ascii="Trebuchet MS"/>
          <w:spacing w:val="-8"/>
          <w:sz w:val="12"/>
        </w:rPr>
        <w:t>69</w:t>
      </w:r>
      <w:r>
        <w:rPr>
          <w:rFonts w:ascii="Trebuchet MS"/>
          <w:spacing w:val="48"/>
          <w:sz w:val="12"/>
        </w:rPr>
        <w:t xml:space="preserve">  </w:t>
      </w:r>
      <w:r>
        <w:rPr>
          <w:spacing w:val="-8"/>
        </w:rPr>
        <w:t>blue</w:t>
      </w:r>
      <w:r>
        <w:rPr>
          <w:spacing w:val="-4"/>
        </w:rPr>
        <w:t xml:space="preserve"> </w:t>
      </w:r>
      <w:r>
        <w:rPr>
          <w:spacing w:val="-8"/>
        </w:rPr>
        <w:t>item</w:t>
      </w:r>
      <w:r>
        <w:rPr>
          <w:spacing w:val="-5"/>
        </w:rPr>
        <w:t xml:space="preserve"> </w:t>
      </w:r>
      <w:r>
        <w:rPr>
          <w:spacing w:val="-8"/>
        </w:rPr>
        <w:t>among</w:t>
      </w:r>
      <w:r>
        <w:rPr>
          <w:spacing w:val="-4"/>
        </w:rPr>
        <w:t xml:space="preserve"> </w:t>
      </w:r>
      <w:r>
        <w:rPr>
          <w:spacing w:val="-8"/>
        </w:rPr>
        <w:t>red</w:t>
      </w:r>
      <w:r>
        <w:rPr>
          <w:spacing w:val="-5"/>
        </w:rPr>
        <w:t xml:space="preserve"> </w:t>
      </w:r>
      <w:r>
        <w:rPr>
          <w:spacing w:val="-8"/>
        </w:rPr>
        <w:t>items</w:t>
      </w:r>
      <w:r>
        <w:rPr>
          <w:spacing w:val="-5"/>
        </w:rPr>
        <w:t xml:space="preserve"> </w:t>
      </w:r>
      <w:r>
        <w:rPr>
          <w:spacing w:val="-8"/>
        </w:rPr>
        <w:t>is</w:t>
      </w:r>
      <w:r>
        <w:rPr>
          <w:spacing w:val="-5"/>
        </w:rPr>
        <w:t xml:space="preserve"> </w:t>
      </w:r>
      <w:r>
        <w:rPr>
          <w:spacing w:val="-8"/>
        </w:rPr>
        <w:t>ranked</w:t>
      </w:r>
      <w:r>
        <w:rPr>
          <w:spacing w:val="-5"/>
        </w:rPr>
        <w:t xml:space="preserve"> </w:t>
      </w:r>
      <w:r>
        <w:rPr>
          <w:spacing w:val="-8"/>
        </w:rPr>
        <w:t>higher</w:t>
      </w:r>
      <w:r>
        <w:rPr>
          <w:spacing w:val="-5"/>
        </w:rPr>
        <w:t xml:space="preserve"> </w:t>
      </w:r>
      <w:r>
        <w:rPr>
          <w:spacing w:val="-8"/>
        </w:rPr>
        <w:t>than</w:t>
      </w:r>
      <w:r>
        <w:rPr>
          <w:spacing w:val="-5"/>
        </w:rPr>
        <w:t xml:space="preserve"> </w:t>
      </w:r>
      <w:r>
        <w:rPr>
          <w:spacing w:val="-8"/>
        </w:rPr>
        <w:t>red</w:t>
      </w:r>
      <w:r>
        <w:rPr>
          <w:spacing w:val="-5"/>
        </w:rPr>
        <w:t xml:space="preserve"> </w:t>
      </w:r>
      <w:r>
        <w:rPr>
          <w:spacing w:val="-8"/>
        </w:rPr>
        <w:t>among</w:t>
      </w:r>
      <w:r>
        <w:rPr>
          <w:spacing w:val="-5"/>
        </w:rPr>
        <w:t xml:space="preserve"> </w:t>
      </w:r>
      <w:r>
        <w:rPr>
          <w:spacing w:val="-8"/>
        </w:rPr>
        <w:t>orange</w:t>
      </w:r>
      <w:r>
        <w:rPr>
          <w:spacing w:val="-5"/>
        </w:rPr>
        <w:t xml:space="preserve"> </w:t>
      </w:r>
      <w:r>
        <w:rPr>
          <w:spacing w:val="-8"/>
        </w:rPr>
        <w:t>items.</w:t>
      </w:r>
      <w:r>
        <w:rPr>
          <w:spacing w:val="10"/>
        </w:rPr>
        <w:t xml:space="preserve"> </w:t>
      </w:r>
      <w:r>
        <w:rPr>
          <w:spacing w:val="-8"/>
        </w:rPr>
        <w:t>In</w:t>
      </w:r>
      <w:r>
        <w:rPr>
          <w:spacing w:val="-5"/>
        </w:rPr>
        <w:t xml:space="preserve"> </w:t>
      </w:r>
      <w:r>
        <w:rPr>
          <w:spacing w:val="-8"/>
        </w:rPr>
        <w:t>such</w:t>
      </w:r>
    </w:p>
    <w:p w14:paraId="6D030CB2" w14:textId="77777777" w:rsidR="00470D98" w:rsidRDefault="001E0CFE">
      <w:pPr>
        <w:pStyle w:val="BodyText"/>
        <w:ind w:left="290"/>
      </w:pPr>
      <w:r>
        <w:rPr>
          <w:rFonts w:ascii="Trebuchet MS"/>
          <w:spacing w:val="-4"/>
          <w:sz w:val="12"/>
        </w:rPr>
        <w:t>70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4"/>
        </w:rPr>
        <w:t>cases,</w:t>
      </w:r>
      <w:r>
        <w:rPr>
          <w:spacing w:val="17"/>
        </w:rPr>
        <w:t xml:space="preserve"> </w:t>
      </w:r>
      <w:r>
        <w:rPr>
          <w:spacing w:val="-4"/>
        </w:rPr>
        <w:t>a</w:t>
      </w:r>
      <w:r>
        <w:rPr>
          <w:spacing w:val="12"/>
        </w:rPr>
        <w:t xml:space="preserve"> </w:t>
      </w:r>
      <w:r>
        <w:rPr>
          <w:spacing w:val="-4"/>
        </w:rPr>
        <w:t>salient</w:t>
      </w:r>
      <w:r>
        <w:rPr>
          <w:spacing w:val="12"/>
        </w:rPr>
        <w:t xml:space="preserve"> </w:t>
      </w:r>
      <w:r>
        <w:rPr>
          <w:spacing w:val="-4"/>
        </w:rPr>
        <w:t>item</w:t>
      </w:r>
      <w:r>
        <w:rPr>
          <w:spacing w:val="11"/>
        </w:rPr>
        <w:t xml:space="preserve"> </w:t>
      </w:r>
      <w:r>
        <w:rPr>
          <w:spacing w:val="-4"/>
        </w:rPr>
        <w:t>can</w:t>
      </w:r>
      <w:r>
        <w:rPr>
          <w:spacing w:val="12"/>
        </w:rPr>
        <w:t xml:space="preserve"> </w:t>
      </w:r>
      <w:r>
        <w:rPr>
          <w:spacing w:val="-4"/>
        </w:rPr>
        <w:t>capture</w:t>
      </w:r>
      <w:r>
        <w:rPr>
          <w:spacing w:val="11"/>
        </w:rPr>
        <w:t xml:space="preserve"> </w:t>
      </w:r>
      <w:r>
        <w:rPr>
          <w:spacing w:val="-4"/>
        </w:rPr>
        <w:t>attention</w:t>
      </w:r>
      <w:r>
        <w:rPr>
          <w:spacing w:val="11"/>
        </w:rPr>
        <w:t xml:space="preserve"> </w:t>
      </w:r>
      <w:r>
        <w:rPr>
          <w:spacing w:val="-4"/>
        </w:rPr>
        <w:t>even</w:t>
      </w:r>
      <w:r>
        <w:rPr>
          <w:spacing w:val="12"/>
        </w:rPr>
        <w:t xml:space="preserve"> </w:t>
      </w:r>
      <w:r>
        <w:rPr>
          <w:spacing w:val="-4"/>
        </w:rPr>
        <w:t>without</w:t>
      </w:r>
      <w:r>
        <w:rPr>
          <w:spacing w:val="12"/>
        </w:rPr>
        <w:t xml:space="preserve"> </w:t>
      </w:r>
      <w:r>
        <w:rPr>
          <w:spacing w:val="-4"/>
        </w:rPr>
        <w:t>resembling</w:t>
      </w:r>
      <w:r>
        <w:rPr>
          <w:spacing w:val="11"/>
        </w:rPr>
        <w:t xml:space="preserve"> </w:t>
      </w:r>
      <w:r>
        <w:rPr>
          <w:spacing w:val="-4"/>
        </w:rPr>
        <w:t>the</w:t>
      </w:r>
      <w:r>
        <w:rPr>
          <w:spacing w:val="12"/>
        </w:rPr>
        <w:t xml:space="preserve"> </w:t>
      </w:r>
      <w:r>
        <w:rPr>
          <w:spacing w:val="-4"/>
        </w:rPr>
        <w:t>target.</w:t>
      </w:r>
    </w:p>
    <w:p w14:paraId="290B08CB" w14:textId="77777777" w:rsidR="00470D98" w:rsidRDefault="001E0CFE">
      <w:pPr>
        <w:pStyle w:val="BodyText"/>
        <w:spacing w:before="8"/>
        <w:ind w:left="290"/>
      </w:pPr>
      <w:r>
        <w:rPr>
          <w:rFonts w:ascii="Trebuchet MS"/>
          <w:spacing w:val="-8"/>
          <w:sz w:val="12"/>
        </w:rPr>
        <w:t>71</w:t>
      </w:r>
      <w:r>
        <w:rPr>
          <w:rFonts w:ascii="Trebuchet MS"/>
          <w:spacing w:val="48"/>
          <w:sz w:val="12"/>
        </w:rPr>
        <w:t xml:space="preserve">  </w:t>
      </w:r>
      <w:r>
        <w:rPr>
          <w:spacing w:val="-8"/>
        </w:rPr>
        <w:t>Combining</w:t>
      </w:r>
      <w:r>
        <w:rPr>
          <w:spacing w:val="-2"/>
        </w:rPr>
        <w:t xml:space="preserve"> </w:t>
      </w:r>
      <w:r>
        <w:rPr>
          <w:spacing w:val="-8"/>
        </w:rPr>
        <w:t>bottom-up</w:t>
      </w:r>
      <w:r>
        <w:rPr>
          <w:spacing w:val="-2"/>
        </w:rPr>
        <w:t xml:space="preserve"> </w:t>
      </w:r>
      <w:r>
        <w:rPr>
          <w:spacing w:val="-8"/>
        </w:rPr>
        <w:t>and</w:t>
      </w:r>
      <w:r>
        <w:rPr>
          <w:spacing w:val="-3"/>
        </w:rPr>
        <w:t xml:space="preserve"> </w:t>
      </w:r>
      <w:r>
        <w:rPr>
          <w:spacing w:val="-8"/>
        </w:rPr>
        <w:t>top-down</w:t>
      </w:r>
      <w:r>
        <w:rPr>
          <w:spacing w:val="-2"/>
        </w:rPr>
        <w:t xml:space="preserve"> </w:t>
      </w:r>
      <w:r>
        <w:rPr>
          <w:spacing w:val="-8"/>
        </w:rPr>
        <w:t>sources</w:t>
      </w:r>
      <w:r>
        <w:rPr>
          <w:spacing w:val="-3"/>
        </w:rPr>
        <w:t xml:space="preserve"> </w:t>
      </w:r>
      <w:r>
        <w:rPr>
          <w:spacing w:val="-8"/>
        </w:rPr>
        <w:t>of</w:t>
      </w:r>
      <w:r>
        <w:rPr>
          <w:spacing w:val="-2"/>
        </w:rPr>
        <w:t xml:space="preserve"> </w:t>
      </w:r>
      <w:r>
        <w:rPr>
          <w:spacing w:val="-8"/>
        </w:rPr>
        <w:t>activation</w:t>
      </w:r>
      <w:r>
        <w:rPr>
          <w:spacing w:val="-3"/>
        </w:rPr>
        <w:t xml:space="preserve"> </w:t>
      </w:r>
      <w:r>
        <w:rPr>
          <w:spacing w:val="-8"/>
        </w:rPr>
        <w:t>generates</w:t>
      </w:r>
      <w:r>
        <w:rPr>
          <w:spacing w:val="-3"/>
        </w:rPr>
        <w:t xml:space="preserve"> </w:t>
      </w:r>
      <w:r>
        <w:rPr>
          <w:spacing w:val="-8"/>
        </w:rPr>
        <w:t>an</w:t>
      </w:r>
      <w:r>
        <w:rPr>
          <w:spacing w:val="-2"/>
        </w:rPr>
        <w:t xml:space="preserve"> </w:t>
      </w:r>
      <w:r>
        <w:rPr>
          <w:spacing w:val="-8"/>
        </w:rPr>
        <w:t>activation</w:t>
      </w:r>
    </w:p>
    <w:p w14:paraId="275D1E9A" w14:textId="77777777" w:rsidR="00470D98" w:rsidRDefault="001E0CFE">
      <w:pPr>
        <w:pStyle w:val="BodyText"/>
        <w:ind w:left="290"/>
      </w:pPr>
      <w:r>
        <w:rPr>
          <w:rFonts w:ascii="Trebuchet MS"/>
          <w:spacing w:val="-6"/>
          <w:sz w:val="12"/>
        </w:rPr>
        <w:t>72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6"/>
        </w:rPr>
        <w:t>map</w:t>
      </w:r>
      <w:r>
        <w:rPr>
          <w:spacing w:val="2"/>
        </w:rPr>
        <w:t xml:space="preserve"> </w:t>
      </w:r>
      <w:r>
        <w:rPr>
          <w:spacing w:val="-6"/>
        </w:rPr>
        <w:t>which</w:t>
      </w:r>
      <w:r>
        <w:rPr>
          <w:spacing w:val="1"/>
        </w:rPr>
        <w:t xml:space="preserve"> </w:t>
      </w:r>
      <w:r>
        <w:rPr>
          <w:spacing w:val="-6"/>
        </w:rPr>
        <w:t>generates</w:t>
      </w:r>
      <w:r>
        <w:rPr>
          <w:spacing w:val="1"/>
        </w:rPr>
        <w:t xml:space="preserve"> </w:t>
      </w:r>
      <w:r>
        <w:rPr>
          <w:spacing w:val="-6"/>
        </w:rPr>
        <w:t>a</w:t>
      </w:r>
      <w:r>
        <w:t xml:space="preserve"> </w:t>
      </w:r>
      <w:r>
        <w:rPr>
          <w:spacing w:val="-6"/>
        </w:rPr>
        <w:t>prediction</w:t>
      </w:r>
      <w:r>
        <w:rPr>
          <w:spacing w:val="1"/>
        </w:rPr>
        <w:t xml:space="preserve"> </w:t>
      </w:r>
      <w:r>
        <w:rPr>
          <w:spacing w:val="-6"/>
        </w:rPr>
        <w:t>of</w:t>
      </w:r>
      <w:r>
        <w:rPr>
          <w:spacing w:val="1"/>
        </w:rPr>
        <w:t xml:space="preserve"> </w:t>
      </w:r>
      <w:r>
        <w:rPr>
          <w:spacing w:val="-6"/>
        </w:rPr>
        <w:t>the</w:t>
      </w:r>
      <w:r>
        <w:rPr>
          <w:spacing w:val="1"/>
        </w:rPr>
        <w:t xml:space="preserve"> </w:t>
      </w:r>
      <w:r>
        <w:rPr>
          <w:spacing w:val="-6"/>
        </w:rPr>
        <w:t>order</w:t>
      </w:r>
      <w:r>
        <w:t xml:space="preserve"> </w:t>
      </w:r>
      <w:r>
        <w:rPr>
          <w:spacing w:val="-6"/>
        </w:rPr>
        <w:t>in</w:t>
      </w:r>
      <w:r>
        <w:rPr>
          <w:spacing w:val="1"/>
        </w:rPr>
        <w:t xml:space="preserve"> </w:t>
      </w:r>
      <w:r>
        <w:rPr>
          <w:spacing w:val="-6"/>
        </w:rPr>
        <w:t>which</w:t>
      </w:r>
      <w:r>
        <w:rPr>
          <w:spacing w:val="1"/>
        </w:rPr>
        <w:t xml:space="preserve"> </w:t>
      </w:r>
      <w:r>
        <w:rPr>
          <w:spacing w:val="-6"/>
        </w:rPr>
        <w:t>stimuli</w:t>
      </w:r>
      <w:r>
        <w:rPr>
          <w:spacing w:val="1"/>
        </w:rPr>
        <w:t xml:space="preserve"> </w:t>
      </w:r>
      <w:r>
        <w:rPr>
          <w:spacing w:val="-6"/>
        </w:rPr>
        <w:t>are</w:t>
      </w:r>
      <w:r>
        <w:rPr>
          <w:spacing w:val="1"/>
        </w:rPr>
        <w:t xml:space="preserve"> </w:t>
      </w:r>
      <w:r>
        <w:rPr>
          <w:spacing w:val="-6"/>
        </w:rPr>
        <w:t>processed</w:t>
      </w:r>
      <w:r>
        <w:t xml:space="preserve"> </w:t>
      </w:r>
      <w:r>
        <w:rPr>
          <w:spacing w:val="-6"/>
        </w:rPr>
        <w:t>in</w:t>
      </w:r>
    </w:p>
    <w:p w14:paraId="3A6BBF08" w14:textId="77777777" w:rsidR="00470D98" w:rsidRDefault="001E0CFE">
      <w:pPr>
        <w:pStyle w:val="BodyText"/>
        <w:spacing w:before="8"/>
        <w:ind w:left="290"/>
      </w:pPr>
      <w:r>
        <w:rPr>
          <w:rFonts w:ascii="Trebuchet MS"/>
          <w:spacing w:val="-6"/>
          <w:sz w:val="12"/>
        </w:rPr>
        <w:t>73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6"/>
        </w:rPr>
        <w:t>visual</w:t>
      </w:r>
      <w:r>
        <w:rPr>
          <w:spacing w:val="1"/>
        </w:rPr>
        <w:t xml:space="preserve"> </w:t>
      </w:r>
      <w:r>
        <w:rPr>
          <w:spacing w:val="-6"/>
        </w:rPr>
        <w:t>search.</w:t>
      </w:r>
      <w:r>
        <w:rPr>
          <w:spacing w:val="22"/>
        </w:rPr>
        <w:t xml:space="preserve"> </w:t>
      </w:r>
      <w:r>
        <w:rPr>
          <w:spacing w:val="-6"/>
        </w:rPr>
        <w:t>Other</w:t>
      </w:r>
      <w:r>
        <w:rPr>
          <w:spacing w:val="-1"/>
        </w:rPr>
        <w:t xml:space="preserve"> </w:t>
      </w:r>
      <w:r>
        <w:rPr>
          <w:spacing w:val="-6"/>
        </w:rPr>
        <w:t>extensions</w:t>
      </w:r>
      <w:r>
        <w:rPr>
          <w:spacing w:val="-1"/>
        </w:rPr>
        <w:t xml:space="preserve"> </w:t>
      </w:r>
      <w:r>
        <w:rPr>
          <w:spacing w:val="-6"/>
        </w:rPr>
        <w:t>to</w:t>
      </w:r>
      <w:r>
        <w:t xml:space="preserve"> </w:t>
      </w:r>
      <w:r>
        <w:rPr>
          <w:spacing w:val="-6"/>
        </w:rPr>
        <w:t>these</w:t>
      </w:r>
      <w:r>
        <w:rPr>
          <w:spacing w:val="-1"/>
        </w:rPr>
        <w:t xml:space="preserve"> </w:t>
      </w:r>
      <w:r>
        <w:rPr>
          <w:spacing w:val="-6"/>
        </w:rPr>
        <w:t>models</w:t>
      </w:r>
      <w:r>
        <w:rPr>
          <w:spacing w:val="-1"/>
        </w:rPr>
        <w:t xml:space="preserve"> </w:t>
      </w:r>
      <w:r>
        <w:rPr>
          <w:spacing w:val="-6"/>
        </w:rPr>
        <w:t>have</w:t>
      </w:r>
      <w:r>
        <w:rPr>
          <w:spacing w:val="-1"/>
        </w:rPr>
        <w:t xml:space="preserve"> </w:t>
      </w:r>
      <w:r>
        <w:rPr>
          <w:spacing w:val="-6"/>
        </w:rPr>
        <w:t>been</w:t>
      </w:r>
      <w:r>
        <w:rPr>
          <w:spacing w:val="-1"/>
        </w:rPr>
        <w:t xml:space="preserve"> </w:t>
      </w:r>
      <w:r>
        <w:rPr>
          <w:spacing w:val="-6"/>
        </w:rPr>
        <w:t>proposed,</w:t>
      </w:r>
      <w:r>
        <w:rPr>
          <w:spacing w:val="1"/>
        </w:rPr>
        <w:t xml:space="preserve"> </w:t>
      </w:r>
      <w:r>
        <w:rPr>
          <w:spacing w:val="-6"/>
        </w:rPr>
        <w:t>such</w:t>
      </w:r>
      <w:r>
        <w:t xml:space="preserve"> </w:t>
      </w:r>
      <w:r>
        <w:rPr>
          <w:spacing w:val="-6"/>
        </w:rPr>
        <w:t>as</w:t>
      </w:r>
      <w:r>
        <w:rPr>
          <w:spacing w:val="-1"/>
        </w:rPr>
        <w:t xml:space="preserve"> </w:t>
      </w:r>
      <w:r>
        <w:rPr>
          <w:spacing w:val="-6"/>
        </w:rPr>
        <w:t>the</w:t>
      </w:r>
    </w:p>
    <w:p w14:paraId="528C5B84" w14:textId="77777777" w:rsidR="00470D98" w:rsidRDefault="001E0CFE">
      <w:pPr>
        <w:pStyle w:val="BodyText"/>
        <w:ind w:left="290"/>
      </w:pPr>
      <w:r>
        <w:rPr>
          <w:rFonts w:ascii="Trebuchet MS"/>
          <w:spacing w:val="-4"/>
          <w:sz w:val="12"/>
        </w:rPr>
        <w:t>74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4"/>
        </w:rPr>
        <w:t>Dimension</w:t>
      </w:r>
      <w:r>
        <w:rPr>
          <w:spacing w:val="-9"/>
        </w:rPr>
        <w:t xml:space="preserve"> </w:t>
      </w:r>
      <w:r>
        <w:rPr>
          <w:spacing w:val="-4"/>
        </w:rPr>
        <w:t>Weighting</w:t>
      </w:r>
      <w:r>
        <w:rPr>
          <w:spacing w:val="-9"/>
        </w:rPr>
        <w:t xml:space="preserve"> </w:t>
      </w:r>
      <w:r>
        <w:rPr>
          <w:spacing w:val="-4"/>
        </w:rPr>
        <w:t>Account,</w:t>
      </w:r>
      <w:r>
        <w:rPr>
          <w:spacing w:val="-9"/>
        </w:rPr>
        <w:t xml:space="preserve"> </w:t>
      </w:r>
      <w:r>
        <w:rPr>
          <w:spacing w:val="-4"/>
        </w:rPr>
        <w:t>in</w:t>
      </w:r>
      <w:r>
        <w:rPr>
          <w:spacing w:val="-10"/>
        </w:rPr>
        <w:t xml:space="preserve"> </w:t>
      </w:r>
      <w:r>
        <w:rPr>
          <w:spacing w:val="-4"/>
        </w:rPr>
        <w:t>which</w:t>
      </w:r>
      <w:r>
        <w:rPr>
          <w:spacing w:val="-9"/>
        </w:rPr>
        <w:t xml:space="preserve"> </w:t>
      </w:r>
      <w:r>
        <w:rPr>
          <w:spacing w:val="-4"/>
        </w:rPr>
        <w:t>saliency</w:t>
      </w:r>
      <w:r>
        <w:rPr>
          <w:spacing w:val="-9"/>
        </w:rPr>
        <w:t xml:space="preserve"> </w:t>
      </w:r>
      <w:r>
        <w:rPr>
          <w:spacing w:val="-4"/>
        </w:rPr>
        <w:t>weightings</w:t>
      </w:r>
      <w:r>
        <w:rPr>
          <w:spacing w:val="-9"/>
        </w:rPr>
        <w:t xml:space="preserve"> </w:t>
      </w:r>
      <w:r>
        <w:rPr>
          <w:spacing w:val="-4"/>
        </w:rPr>
        <w:t>are</w:t>
      </w:r>
      <w:r>
        <w:rPr>
          <w:spacing w:val="-9"/>
        </w:rPr>
        <w:t xml:space="preserve"> </w:t>
      </w:r>
      <w:r>
        <w:rPr>
          <w:spacing w:val="-4"/>
        </w:rPr>
        <w:t>assigned</w:t>
      </w:r>
      <w:r>
        <w:rPr>
          <w:spacing w:val="-9"/>
        </w:rPr>
        <w:t xml:space="preserve"> </w:t>
      </w:r>
      <w:r>
        <w:rPr>
          <w:spacing w:val="-4"/>
        </w:rPr>
        <w:t>to</w:t>
      </w:r>
      <w:r>
        <w:rPr>
          <w:spacing w:val="-9"/>
        </w:rPr>
        <w:t xml:space="preserve"> </w:t>
      </w:r>
      <w:r>
        <w:rPr>
          <w:spacing w:val="-4"/>
        </w:rPr>
        <w:t>dif-</w:t>
      </w:r>
    </w:p>
    <w:p w14:paraId="6D9FA6F9" w14:textId="77777777" w:rsidR="00470D98" w:rsidRDefault="001E0CFE">
      <w:pPr>
        <w:pStyle w:val="BodyText"/>
        <w:spacing w:before="8"/>
        <w:ind w:left="290"/>
      </w:pPr>
      <w:r>
        <w:rPr>
          <w:rFonts w:ascii="Trebuchet MS" w:hAnsi="Trebuchet MS"/>
          <w:spacing w:val="-6"/>
          <w:sz w:val="12"/>
        </w:rPr>
        <w:t>75</w:t>
      </w:r>
      <w:r>
        <w:rPr>
          <w:rFonts w:ascii="Trebuchet MS" w:hAnsi="Trebuchet MS"/>
          <w:spacing w:val="45"/>
          <w:sz w:val="12"/>
        </w:rPr>
        <w:t xml:space="preserve">  </w:t>
      </w:r>
      <w:r>
        <w:rPr>
          <w:spacing w:val="-6"/>
        </w:rPr>
        <w:t>ferent</w:t>
      </w:r>
      <w:r>
        <w:rPr>
          <w:spacing w:val="-2"/>
        </w:rPr>
        <w:t xml:space="preserve"> </w:t>
      </w:r>
      <w:r>
        <w:rPr>
          <w:spacing w:val="-6"/>
        </w:rPr>
        <w:t>target</w:t>
      </w:r>
      <w:r>
        <w:rPr>
          <w:spacing w:val="-2"/>
        </w:rPr>
        <w:t xml:space="preserve"> </w:t>
      </w:r>
      <w:r>
        <w:rPr>
          <w:spacing w:val="-6"/>
        </w:rPr>
        <w:t>’dimensions’</w:t>
      </w:r>
      <w:r>
        <w:rPr>
          <w:spacing w:val="-2"/>
        </w:rPr>
        <w:t xml:space="preserve"> </w:t>
      </w:r>
      <w:r>
        <w:rPr>
          <w:spacing w:val="-6"/>
        </w:rPr>
        <w:t>(e.g.</w:t>
      </w:r>
      <w:r>
        <w:rPr>
          <w:spacing w:val="13"/>
        </w:rPr>
        <w:t xml:space="preserve"> </w:t>
      </w:r>
      <w:r>
        <w:rPr>
          <w:spacing w:val="-6"/>
        </w:rPr>
        <w:t>colour</w:t>
      </w:r>
      <w:r>
        <w:rPr>
          <w:spacing w:val="-2"/>
        </w:rPr>
        <w:t xml:space="preserve"> </w:t>
      </w:r>
      <w:r>
        <w:rPr>
          <w:spacing w:val="-6"/>
        </w:rPr>
        <w:t>or</w:t>
      </w:r>
      <w:r>
        <w:rPr>
          <w:spacing w:val="-2"/>
        </w:rPr>
        <w:t xml:space="preserve"> </w:t>
      </w:r>
      <w:r>
        <w:rPr>
          <w:spacing w:val="-6"/>
        </w:rPr>
        <w:t>shape),</w:t>
      </w:r>
      <w:r>
        <w:rPr>
          <w:spacing w:val="-1"/>
        </w:rPr>
        <w:t xml:space="preserve"> </w:t>
      </w:r>
      <w:r>
        <w:rPr>
          <w:spacing w:val="-6"/>
        </w:rPr>
        <w:t>helping</w:t>
      </w:r>
      <w:r>
        <w:rPr>
          <w:spacing w:val="-2"/>
        </w:rPr>
        <w:t xml:space="preserve"> </w:t>
      </w:r>
      <w:r>
        <w:rPr>
          <w:spacing w:val="-6"/>
        </w:rPr>
        <w:t>to</w:t>
      </w:r>
      <w:r>
        <w:rPr>
          <w:spacing w:val="-2"/>
        </w:rPr>
        <w:t xml:space="preserve"> </w:t>
      </w:r>
      <w:r>
        <w:rPr>
          <w:spacing w:val="-6"/>
        </w:rPr>
        <w:t>explain</w:t>
      </w:r>
      <w:r>
        <w:rPr>
          <w:spacing w:val="-2"/>
        </w:rPr>
        <w:t xml:space="preserve"> </w:t>
      </w:r>
      <w:r>
        <w:rPr>
          <w:spacing w:val="-6"/>
        </w:rPr>
        <w:t>results</w:t>
      </w:r>
      <w:r>
        <w:rPr>
          <w:spacing w:val="-2"/>
        </w:rPr>
        <w:t xml:space="preserve"> </w:t>
      </w:r>
      <w:r>
        <w:rPr>
          <w:spacing w:val="-6"/>
        </w:rPr>
        <w:t>where</w:t>
      </w:r>
    </w:p>
    <w:p w14:paraId="20D59E5D" w14:textId="77777777" w:rsidR="00470D98" w:rsidRDefault="001E0CFE">
      <w:pPr>
        <w:pStyle w:val="BodyText"/>
        <w:ind w:left="290"/>
      </w:pPr>
      <w:r>
        <w:rPr>
          <w:rFonts w:ascii="Trebuchet MS"/>
          <w:spacing w:val="-6"/>
          <w:sz w:val="12"/>
        </w:rPr>
        <w:t>76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6"/>
        </w:rPr>
        <w:t>varying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target</w:t>
      </w:r>
      <w:r>
        <w:rPr>
          <w:spacing w:val="-7"/>
        </w:rPr>
        <w:t xml:space="preserve"> </w:t>
      </w:r>
      <w:r>
        <w:rPr>
          <w:spacing w:val="-6"/>
        </w:rPr>
        <w:t>dimension</w:t>
      </w:r>
      <w:r>
        <w:rPr>
          <w:spacing w:val="-7"/>
        </w:rPr>
        <w:t xml:space="preserve"> </w:t>
      </w:r>
      <w:r>
        <w:rPr>
          <w:spacing w:val="-6"/>
        </w:rPr>
        <w:t>within</w:t>
      </w:r>
      <w:r>
        <w:rPr>
          <w:spacing w:val="-8"/>
        </w:rPr>
        <w:t xml:space="preserve"> </w:t>
      </w:r>
      <w:r>
        <w:rPr>
          <w:spacing w:val="-6"/>
        </w:rPr>
        <w:t>blocks</w:t>
      </w:r>
      <w:r>
        <w:rPr>
          <w:spacing w:val="-7"/>
        </w:rPr>
        <w:t xml:space="preserve"> </w:t>
      </w:r>
      <w:r>
        <w:rPr>
          <w:spacing w:val="-6"/>
        </w:rPr>
        <w:t>of</w:t>
      </w:r>
      <w:r>
        <w:rPr>
          <w:spacing w:val="-7"/>
        </w:rPr>
        <w:t xml:space="preserve"> </w:t>
      </w:r>
      <w:r>
        <w:rPr>
          <w:spacing w:val="-6"/>
        </w:rPr>
        <w:t>trials</w:t>
      </w:r>
      <w:r>
        <w:rPr>
          <w:spacing w:val="-7"/>
        </w:rPr>
        <w:t xml:space="preserve"> </w:t>
      </w:r>
      <w:r>
        <w:rPr>
          <w:spacing w:val="-6"/>
        </w:rPr>
        <w:t>leads</w:t>
      </w:r>
      <w:r>
        <w:rPr>
          <w:spacing w:val="-7"/>
        </w:rPr>
        <w:t xml:space="preserve"> </w:t>
      </w:r>
      <w:r>
        <w:rPr>
          <w:spacing w:val="-6"/>
        </w:rPr>
        <w:t>to</w:t>
      </w:r>
      <w:r>
        <w:rPr>
          <w:spacing w:val="-8"/>
        </w:rPr>
        <w:t xml:space="preserve"> </w:t>
      </w:r>
      <w:r>
        <w:rPr>
          <w:spacing w:val="-6"/>
        </w:rPr>
        <w:t>longer</w:t>
      </w:r>
      <w:r>
        <w:rPr>
          <w:spacing w:val="-7"/>
        </w:rPr>
        <w:t xml:space="preserve"> </w:t>
      </w:r>
      <w:r>
        <w:rPr>
          <w:spacing w:val="-6"/>
        </w:rPr>
        <w:t>reaction</w:t>
      </w:r>
      <w:r>
        <w:rPr>
          <w:spacing w:val="-7"/>
        </w:rPr>
        <w:t xml:space="preserve"> </w:t>
      </w:r>
      <w:r>
        <w:rPr>
          <w:spacing w:val="-6"/>
        </w:rPr>
        <w:t>times</w:t>
      </w:r>
    </w:p>
    <w:p w14:paraId="3E290BA9" w14:textId="77777777" w:rsidR="00470D98" w:rsidRDefault="00470D98">
      <w:pPr>
        <w:sectPr w:rsidR="00470D98">
          <w:pgSz w:w="12240" w:h="15840"/>
          <w:pgMar w:top="1820" w:right="1720" w:bottom="2000" w:left="1600" w:header="0" w:footer="1818" w:gutter="0"/>
          <w:cols w:space="720"/>
        </w:sectPr>
      </w:pPr>
    </w:p>
    <w:p w14:paraId="47B11CE0" w14:textId="77777777" w:rsidR="00470D98" w:rsidRDefault="00470D98">
      <w:pPr>
        <w:pStyle w:val="BodyText"/>
        <w:spacing w:before="0"/>
        <w:ind w:left="0"/>
        <w:rPr>
          <w:sz w:val="20"/>
        </w:rPr>
      </w:pPr>
    </w:p>
    <w:p w14:paraId="70AD85FA" w14:textId="77777777" w:rsidR="00470D98" w:rsidRDefault="00470D98">
      <w:pPr>
        <w:pStyle w:val="BodyText"/>
        <w:spacing w:before="0"/>
        <w:ind w:left="0"/>
        <w:rPr>
          <w:sz w:val="20"/>
        </w:rPr>
      </w:pPr>
    </w:p>
    <w:p w14:paraId="4BF9C866" w14:textId="2F293A80" w:rsidR="00470D98" w:rsidRDefault="001E0CFE">
      <w:pPr>
        <w:pStyle w:val="BodyText"/>
        <w:spacing w:before="238"/>
        <w:ind w:left="290"/>
      </w:pPr>
      <w:r>
        <w:rPr>
          <w:rFonts w:ascii="Trebuchet MS"/>
          <w:w w:val="90"/>
          <w:sz w:val="12"/>
        </w:rPr>
        <w:t>77</w:t>
      </w:r>
      <w:r>
        <w:rPr>
          <w:rFonts w:ascii="Trebuchet MS"/>
          <w:spacing w:val="73"/>
          <w:sz w:val="12"/>
        </w:rPr>
        <w:t xml:space="preserve">  </w:t>
      </w:r>
      <w:r>
        <w:rPr>
          <w:w w:val="90"/>
        </w:rPr>
        <w:t>than</w:t>
      </w:r>
      <w:r>
        <w:rPr>
          <w:spacing w:val="15"/>
        </w:rPr>
        <w:t xml:space="preserve"> </w:t>
      </w:r>
      <w:r>
        <w:rPr>
          <w:w w:val="90"/>
        </w:rPr>
        <w:t>where</w:t>
      </w:r>
      <w:r>
        <w:rPr>
          <w:spacing w:val="14"/>
        </w:rPr>
        <w:t xml:space="preserve"> </w:t>
      </w:r>
      <w:r>
        <w:rPr>
          <w:w w:val="90"/>
        </w:rPr>
        <w:t>the</w:t>
      </w:r>
      <w:r>
        <w:rPr>
          <w:spacing w:val="15"/>
        </w:rPr>
        <w:t xml:space="preserve"> </w:t>
      </w:r>
      <w:r>
        <w:rPr>
          <w:w w:val="90"/>
        </w:rPr>
        <w:t>dimension</w:t>
      </w:r>
      <w:r>
        <w:rPr>
          <w:spacing w:val="14"/>
        </w:rPr>
        <w:t xml:space="preserve"> </w:t>
      </w:r>
      <w:r>
        <w:rPr>
          <w:w w:val="90"/>
        </w:rPr>
        <w:t>remains</w:t>
      </w:r>
      <w:r>
        <w:rPr>
          <w:spacing w:val="14"/>
        </w:rPr>
        <w:t xml:space="preserve"> </w:t>
      </w:r>
      <w:r>
        <w:rPr>
          <w:w w:val="90"/>
        </w:rPr>
        <w:t>consistent</w:t>
      </w:r>
      <w:r>
        <w:rPr>
          <w:spacing w:val="15"/>
        </w:rPr>
        <w:t xml:space="preserve"> </w:t>
      </w:r>
      <w:r>
        <w:rPr>
          <w:w w:val="90"/>
        </w:rPr>
        <w:t>within</w:t>
      </w:r>
      <w:r>
        <w:rPr>
          <w:spacing w:val="14"/>
        </w:rPr>
        <w:t xml:space="preserve"> </w:t>
      </w:r>
      <w:r>
        <w:rPr>
          <w:w w:val="90"/>
        </w:rPr>
        <w:t>a</w:t>
      </w:r>
      <w:r>
        <w:rPr>
          <w:spacing w:val="15"/>
        </w:rPr>
        <w:t xml:space="preserve"> </w:t>
      </w:r>
      <w:r>
        <w:rPr>
          <w:w w:val="90"/>
        </w:rPr>
        <w:t>block</w:t>
      </w:r>
      <w:r>
        <w:rPr>
          <w:spacing w:val="14"/>
        </w:rPr>
        <w:t xml:space="preserve"> </w:t>
      </w:r>
      <w:r w:rsidR="00791F47">
        <w:fldChar w:fldCharType="begin"/>
      </w:r>
      <w:r w:rsidR="00791F47">
        <w:instrText xml:space="preserve"> HYPERLINK \l "_</w:instrText>
      </w:r>
      <w:del w:id="87" w:author="Hughes, Anna E" w:date="2023-08-09T15:29:00Z">
        <w:r w:rsidR="00791F47">
          <w:delInstrText>bookmark50</w:delInstrText>
        </w:r>
      </w:del>
      <w:ins w:id="88" w:author="Hughes, Anna E" w:date="2023-08-09T15:29:00Z">
        <w:r w:rsidR="00791F47">
          <w:instrText>bookmark51</w:instrText>
        </w:r>
      </w:ins>
      <w:r w:rsidR="00791F47">
        <w:instrText xml:space="preserve">" </w:instrText>
      </w:r>
      <w:r w:rsidR="00791F47">
        <w:fldChar w:fldCharType="separate"/>
      </w:r>
      <w:r>
        <w:rPr>
          <w:w w:val="90"/>
        </w:rPr>
        <w:t>(Krummenacher</w:t>
      </w:r>
      <w:r>
        <w:rPr>
          <w:spacing w:val="15"/>
        </w:rPr>
        <w:t xml:space="preserve"> </w:t>
      </w:r>
      <w:r>
        <w:rPr>
          <w:spacing w:val="-5"/>
          <w:w w:val="90"/>
        </w:rPr>
        <w:t>and</w:t>
      </w:r>
      <w:r w:rsidR="00791F47">
        <w:rPr>
          <w:spacing w:val="-5"/>
          <w:w w:val="90"/>
        </w:rPr>
        <w:fldChar w:fldCharType="end"/>
      </w:r>
    </w:p>
    <w:p w14:paraId="4889BF34" w14:textId="5BB6146B" w:rsidR="00470D98" w:rsidRDefault="001644E6">
      <w:pPr>
        <w:pStyle w:val="BodyText"/>
        <w:ind w:left="290"/>
      </w:pPr>
      <w:del w:id="89" w:author="Hughes, Anna E" w:date="2023-08-09T15:29:00Z">
        <w:r>
          <w:rPr>
            <w:rFonts w:ascii="Trebuchet MS" w:hAnsi="Trebuchet MS"/>
            <w:w w:val="95"/>
            <w:sz w:val="12"/>
          </w:rPr>
          <w:delText>78</w:delText>
        </w:r>
        <w:r>
          <w:rPr>
            <w:rFonts w:ascii="Trebuchet MS" w:hAnsi="Trebuchet MS"/>
            <w:spacing w:val="34"/>
            <w:sz w:val="12"/>
          </w:rPr>
          <w:delText xml:space="preserve">  </w:delText>
        </w:r>
        <w:r w:rsidR="00791F47">
          <w:fldChar w:fldCharType="begin"/>
        </w:r>
        <w:r w:rsidR="00791F47">
          <w:delInstrText xml:space="preserve"> HYPERLINK \l "_bookmark50" </w:delInstrText>
        </w:r>
        <w:r w:rsidR="00791F47">
          <w:fldChar w:fldCharType="separate"/>
        </w:r>
        <w:r>
          <w:rPr>
            <w:spacing w:val="10"/>
            <w:w w:val="104"/>
          </w:rPr>
          <w:delText>M</w:delText>
        </w:r>
        <w:r>
          <w:rPr>
            <w:spacing w:val="-90"/>
            <w:w w:val="86"/>
          </w:rPr>
          <w:delText>u</w:delText>
        </w:r>
        <w:r>
          <w:rPr>
            <w:spacing w:val="29"/>
            <w:w w:val="112"/>
          </w:rPr>
          <w:delText>¨</w:delText>
        </w:r>
        <w:r>
          <w:rPr>
            <w:spacing w:val="10"/>
            <w:w w:val="91"/>
          </w:rPr>
          <w:delText>ller,</w:delText>
        </w:r>
        <w:r w:rsidR="00791F47">
          <w:rPr>
            <w:spacing w:val="10"/>
            <w:w w:val="91"/>
          </w:rPr>
          <w:fldChar w:fldCharType="end"/>
        </w:r>
        <w:r>
          <w:rPr>
            <w:spacing w:val="-3"/>
          </w:rPr>
          <w:delText xml:space="preserve"> </w:delText>
        </w:r>
        <w:r w:rsidR="00791F47">
          <w:fldChar w:fldCharType="begin"/>
        </w:r>
        <w:r w:rsidR="00791F47">
          <w:delInstrText xml:space="preserve"> HYPERLINK \l "_bookmark50" </w:delInstrText>
        </w:r>
        <w:r w:rsidR="00791F47">
          <w:fldChar w:fldCharType="separate"/>
        </w:r>
        <w:r>
          <w:rPr>
            <w:w w:val="95"/>
          </w:rPr>
          <w:delText>2012).</w:delText>
        </w:r>
        <w:r w:rsidR="00791F47">
          <w:rPr>
            <w:w w:val="95"/>
          </w:rPr>
          <w:fldChar w:fldCharType="end"/>
        </w:r>
      </w:del>
      <w:ins w:id="90" w:author="Hughes, Anna E" w:date="2023-08-09T15:29:00Z">
        <w:r w:rsidR="001E0CFE">
          <w:rPr>
            <w:rFonts w:ascii="Trebuchet MS" w:hAnsi="Trebuchet MS"/>
            <w:w w:val="95"/>
            <w:sz w:val="12"/>
          </w:rPr>
          <w:t>78</w:t>
        </w:r>
        <w:r w:rsidR="001E0CFE">
          <w:rPr>
            <w:rFonts w:ascii="Trebuchet MS" w:hAnsi="Trebuchet MS"/>
            <w:spacing w:val="34"/>
            <w:sz w:val="12"/>
          </w:rPr>
          <w:t xml:space="preserve">  </w:t>
        </w:r>
        <w:r w:rsidR="00791F47">
          <w:fldChar w:fldCharType="begin"/>
        </w:r>
        <w:r w:rsidR="00791F47">
          <w:instrText xml:space="preserve"> HYPERLINK \l "_bookmark51" </w:instrText>
        </w:r>
        <w:r w:rsidR="00791F47">
          <w:fldChar w:fldCharType="separate"/>
        </w:r>
        <w:r w:rsidR="001E0CFE">
          <w:rPr>
            <w:spacing w:val="10"/>
            <w:w w:val="104"/>
          </w:rPr>
          <w:t>M</w:t>
        </w:r>
        <w:r w:rsidR="001E0CFE">
          <w:rPr>
            <w:spacing w:val="-90"/>
            <w:w w:val="86"/>
          </w:rPr>
          <w:t>u</w:t>
        </w:r>
        <w:r w:rsidR="001E0CFE">
          <w:rPr>
            <w:spacing w:val="29"/>
            <w:w w:val="112"/>
          </w:rPr>
          <w:t>¨</w:t>
        </w:r>
        <w:r w:rsidR="001E0CFE">
          <w:rPr>
            <w:spacing w:val="10"/>
            <w:w w:val="91"/>
          </w:rPr>
          <w:t>ller,</w:t>
        </w:r>
        <w:r w:rsidR="00791F47">
          <w:rPr>
            <w:spacing w:val="10"/>
            <w:w w:val="91"/>
          </w:rPr>
          <w:fldChar w:fldCharType="end"/>
        </w:r>
        <w:r w:rsidR="001E0CFE">
          <w:rPr>
            <w:spacing w:val="-3"/>
          </w:rPr>
          <w:t xml:space="preserve"> </w:t>
        </w:r>
        <w:r w:rsidR="00791F47">
          <w:fldChar w:fldCharType="begin"/>
        </w:r>
        <w:r w:rsidR="00791F47">
          <w:instrText xml:space="preserve"> HYPERLINK \l "_bookmark51" </w:instrText>
        </w:r>
        <w:r w:rsidR="00791F47">
          <w:fldChar w:fldCharType="separate"/>
        </w:r>
        <w:r w:rsidR="001E0CFE">
          <w:rPr>
            <w:w w:val="95"/>
          </w:rPr>
          <w:t>2012).</w:t>
        </w:r>
        <w:r w:rsidR="00791F47">
          <w:rPr>
            <w:w w:val="95"/>
          </w:rPr>
          <w:fldChar w:fldCharType="end"/>
        </w:r>
      </w:ins>
      <w:r w:rsidR="001E0CFE">
        <w:rPr>
          <w:spacing w:val="22"/>
        </w:rPr>
        <w:t xml:space="preserve"> </w:t>
      </w:r>
      <w:r w:rsidR="001E0CFE">
        <w:rPr>
          <w:w w:val="95"/>
        </w:rPr>
        <w:t>Thus,</w:t>
      </w:r>
      <w:r w:rsidR="001E0CFE">
        <w:rPr>
          <w:spacing w:val="-1"/>
        </w:rPr>
        <w:t xml:space="preserve"> </w:t>
      </w:r>
      <w:r w:rsidR="001E0CFE">
        <w:rPr>
          <w:w w:val="95"/>
        </w:rPr>
        <w:t>these</w:t>
      </w:r>
      <w:r w:rsidR="001E0CFE">
        <w:rPr>
          <w:spacing w:val="-3"/>
        </w:rPr>
        <w:t xml:space="preserve"> </w:t>
      </w:r>
      <w:r w:rsidR="001E0CFE">
        <w:rPr>
          <w:w w:val="95"/>
        </w:rPr>
        <w:t>models</w:t>
      </w:r>
      <w:r w:rsidR="001E0CFE">
        <w:rPr>
          <w:spacing w:val="-1"/>
          <w:w w:val="95"/>
        </w:rPr>
        <w:t xml:space="preserve"> </w:t>
      </w:r>
      <w:r w:rsidR="001E0CFE">
        <w:rPr>
          <w:w w:val="95"/>
        </w:rPr>
        <w:t>aim</w:t>
      </w:r>
      <w:r w:rsidR="001E0CFE">
        <w:rPr>
          <w:spacing w:val="-3"/>
        </w:rPr>
        <w:t xml:space="preserve"> </w:t>
      </w:r>
      <w:r w:rsidR="001E0CFE">
        <w:rPr>
          <w:w w:val="95"/>
        </w:rPr>
        <w:t>to</w:t>
      </w:r>
      <w:r w:rsidR="001E0CFE">
        <w:rPr>
          <w:spacing w:val="-3"/>
        </w:rPr>
        <w:t xml:space="preserve"> </w:t>
      </w:r>
      <w:r w:rsidR="001E0CFE">
        <w:rPr>
          <w:w w:val="95"/>
        </w:rPr>
        <w:t>produce</w:t>
      </w:r>
      <w:r w:rsidR="001E0CFE">
        <w:rPr>
          <w:spacing w:val="-1"/>
          <w:w w:val="95"/>
        </w:rPr>
        <w:t xml:space="preserve"> </w:t>
      </w:r>
      <w:r w:rsidR="001E0CFE">
        <w:rPr>
          <w:w w:val="95"/>
        </w:rPr>
        <w:t>a</w:t>
      </w:r>
      <w:r w:rsidR="001E0CFE">
        <w:rPr>
          <w:spacing w:val="-3"/>
        </w:rPr>
        <w:t xml:space="preserve"> </w:t>
      </w:r>
      <w:r w:rsidR="001E0CFE">
        <w:rPr>
          <w:w w:val="95"/>
        </w:rPr>
        <w:t>representation</w:t>
      </w:r>
      <w:r w:rsidR="001E0CFE">
        <w:rPr>
          <w:spacing w:val="-3"/>
        </w:rPr>
        <w:t xml:space="preserve"> </w:t>
      </w:r>
      <w:r w:rsidR="001E0CFE">
        <w:rPr>
          <w:w w:val="95"/>
        </w:rPr>
        <w:t>of</w:t>
      </w:r>
      <w:r w:rsidR="001E0CFE">
        <w:rPr>
          <w:spacing w:val="-3"/>
        </w:rPr>
        <w:t xml:space="preserve"> </w:t>
      </w:r>
      <w:r w:rsidR="001E0CFE">
        <w:rPr>
          <w:w w:val="95"/>
        </w:rPr>
        <w:t>the</w:t>
      </w:r>
      <w:r w:rsidR="001E0CFE">
        <w:rPr>
          <w:spacing w:val="-1"/>
          <w:w w:val="95"/>
        </w:rPr>
        <w:t xml:space="preserve"> </w:t>
      </w:r>
      <w:r w:rsidR="001E0CFE">
        <w:rPr>
          <w:spacing w:val="-2"/>
          <w:w w:val="95"/>
        </w:rPr>
        <w:t>visual</w:t>
      </w:r>
    </w:p>
    <w:p w14:paraId="67791909" w14:textId="77777777" w:rsidR="00470D98" w:rsidRDefault="001E0CFE">
      <w:pPr>
        <w:pStyle w:val="BodyText"/>
        <w:spacing w:before="8"/>
        <w:ind w:left="290"/>
      </w:pPr>
      <w:r>
        <w:rPr>
          <w:rFonts w:ascii="Trebuchet MS"/>
          <w:spacing w:val="-4"/>
          <w:sz w:val="12"/>
        </w:rPr>
        <w:t>79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4"/>
        </w:rPr>
        <w:t>properties</w:t>
      </w:r>
      <w:r>
        <w:rPr>
          <w:spacing w:val="3"/>
        </w:rPr>
        <w:t xml:space="preserve"> </w:t>
      </w:r>
      <w:r>
        <w:rPr>
          <w:spacing w:val="-4"/>
        </w:rPr>
        <w:t>of</w:t>
      </w:r>
      <w:r>
        <w:rPr>
          <w:spacing w:val="4"/>
        </w:rPr>
        <w:t xml:space="preserve"> </w:t>
      </w:r>
      <w:r>
        <w:rPr>
          <w:spacing w:val="-4"/>
        </w:rPr>
        <w:t>the</w:t>
      </w:r>
      <w:r>
        <w:rPr>
          <w:spacing w:val="3"/>
        </w:rPr>
        <w:t xml:space="preserve"> </w:t>
      </w:r>
      <w:r>
        <w:rPr>
          <w:spacing w:val="-4"/>
        </w:rPr>
        <w:t>distractors</w:t>
      </w:r>
      <w:r>
        <w:rPr>
          <w:spacing w:val="4"/>
        </w:rPr>
        <w:t xml:space="preserve"> </w:t>
      </w:r>
      <w:r>
        <w:rPr>
          <w:spacing w:val="-4"/>
        </w:rPr>
        <w:t>at</w:t>
      </w:r>
      <w:r>
        <w:rPr>
          <w:spacing w:val="4"/>
        </w:rPr>
        <w:t xml:space="preserve"> </w:t>
      </w:r>
      <w:r>
        <w:rPr>
          <w:spacing w:val="-4"/>
        </w:rPr>
        <w:t>each</w:t>
      </w:r>
      <w:r>
        <w:rPr>
          <w:spacing w:val="4"/>
        </w:rPr>
        <w:t xml:space="preserve"> </w:t>
      </w:r>
      <w:r>
        <w:rPr>
          <w:spacing w:val="-4"/>
        </w:rPr>
        <w:t>location</w:t>
      </w:r>
      <w:r>
        <w:rPr>
          <w:spacing w:val="3"/>
        </w:rPr>
        <w:t xml:space="preserve"> </w:t>
      </w:r>
      <w:r>
        <w:rPr>
          <w:spacing w:val="-4"/>
        </w:rPr>
        <w:t>in</w:t>
      </w:r>
      <w:r>
        <w:rPr>
          <w:spacing w:val="4"/>
        </w:rPr>
        <w:t xml:space="preserve"> </w:t>
      </w:r>
      <w:r>
        <w:rPr>
          <w:spacing w:val="-4"/>
        </w:rPr>
        <w:t>the</w:t>
      </w:r>
      <w:r>
        <w:rPr>
          <w:spacing w:val="3"/>
        </w:rPr>
        <w:t xml:space="preserve"> </w:t>
      </w:r>
      <w:r>
        <w:rPr>
          <w:spacing w:val="-4"/>
        </w:rPr>
        <w:t>visual</w:t>
      </w:r>
      <w:r>
        <w:rPr>
          <w:spacing w:val="4"/>
        </w:rPr>
        <w:t xml:space="preserve"> </w:t>
      </w:r>
      <w:r>
        <w:rPr>
          <w:spacing w:val="-4"/>
        </w:rPr>
        <w:t>field.</w:t>
      </w:r>
      <w:r>
        <w:rPr>
          <w:spacing w:val="42"/>
        </w:rPr>
        <w:t xml:space="preserve"> </w:t>
      </w:r>
      <w:r>
        <w:rPr>
          <w:spacing w:val="-4"/>
        </w:rPr>
        <w:t>However,</w:t>
      </w:r>
      <w:r>
        <w:rPr>
          <w:spacing w:val="7"/>
        </w:rPr>
        <w:t xml:space="preserve"> </w:t>
      </w:r>
      <w:r>
        <w:rPr>
          <w:spacing w:val="-4"/>
        </w:rPr>
        <w:t>these</w:t>
      </w:r>
    </w:p>
    <w:p w14:paraId="2BC264BC" w14:textId="77777777" w:rsidR="00470D98" w:rsidRDefault="001E0CFE">
      <w:pPr>
        <w:pStyle w:val="BodyText"/>
        <w:ind w:left="290"/>
      </w:pPr>
      <w:r>
        <w:rPr>
          <w:rFonts w:ascii="Trebuchet MS"/>
          <w:spacing w:val="-6"/>
          <w:sz w:val="12"/>
        </w:rPr>
        <w:t>80</w:t>
      </w:r>
      <w:r>
        <w:rPr>
          <w:rFonts w:ascii="Trebuchet MS"/>
          <w:spacing w:val="40"/>
          <w:sz w:val="12"/>
        </w:rPr>
        <w:t xml:space="preserve">  </w:t>
      </w:r>
      <w:r>
        <w:rPr>
          <w:spacing w:val="-6"/>
        </w:rPr>
        <w:t>are</w:t>
      </w:r>
      <w:r>
        <w:rPr>
          <w:spacing w:val="-1"/>
        </w:rPr>
        <w:t xml:space="preserve"> </w:t>
      </w:r>
      <w:r>
        <w:rPr>
          <w:spacing w:val="-6"/>
        </w:rPr>
        <w:t>predominantly</w:t>
      </w:r>
      <w:r>
        <w:rPr>
          <w:spacing w:val="-2"/>
        </w:rPr>
        <w:t xml:space="preserve"> </w:t>
      </w:r>
      <w:r>
        <w:rPr>
          <w:spacing w:val="-6"/>
        </w:rPr>
        <w:t>qualitative</w:t>
      </w:r>
      <w:r>
        <w:rPr>
          <w:spacing w:val="-2"/>
        </w:rPr>
        <w:t xml:space="preserve"> </w:t>
      </w:r>
      <w:r>
        <w:rPr>
          <w:spacing w:val="-6"/>
        </w:rPr>
        <w:t>models,</w:t>
      </w:r>
      <w:r>
        <w:rPr>
          <w:spacing w:val="-1"/>
        </w:rPr>
        <w:t xml:space="preserve"> </w:t>
      </w:r>
      <w:r>
        <w:rPr>
          <w:spacing w:val="-6"/>
        </w:rPr>
        <w:t>and</w:t>
      </w:r>
      <w:r>
        <w:rPr>
          <w:spacing w:val="-2"/>
        </w:rPr>
        <w:t xml:space="preserve"> </w:t>
      </w:r>
      <w:r>
        <w:rPr>
          <w:spacing w:val="-6"/>
        </w:rPr>
        <w:t>thus</w:t>
      </w:r>
      <w:r>
        <w:rPr>
          <w:spacing w:val="-1"/>
        </w:rPr>
        <w:t xml:space="preserve"> </w:t>
      </w:r>
      <w:r>
        <w:rPr>
          <w:spacing w:val="-6"/>
        </w:rPr>
        <w:t>it</w:t>
      </w:r>
      <w:r>
        <w:rPr>
          <w:spacing w:val="-2"/>
        </w:rPr>
        <w:t xml:space="preserve"> </w:t>
      </w:r>
      <w:r>
        <w:rPr>
          <w:spacing w:val="-6"/>
        </w:rPr>
        <w:t>is</w:t>
      </w:r>
      <w:r>
        <w:rPr>
          <w:spacing w:val="-2"/>
        </w:rPr>
        <w:t xml:space="preserve"> </w:t>
      </w:r>
      <w:r>
        <w:rPr>
          <w:spacing w:val="-6"/>
        </w:rPr>
        <w:t>difficult</w:t>
      </w:r>
      <w:r>
        <w:rPr>
          <w:spacing w:val="-2"/>
        </w:rPr>
        <w:t xml:space="preserve"> </w:t>
      </w:r>
      <w:r>
        <w:rPr>
          <w:spacing w:val="-6"/>
        </w:rPr>
        <w:t>to</w:t>
      </w:r>
      <w:r>
        <w:rPr>
          <w:spacing w:val="-2"/>
        </w:rPr>
        <w:t xml:space="preserve"> </w:t>
      </w:r>
      <w:r>
        <w:rPr>
          <w:spacing w:val="-6"/>
        </w:rPr>
        <w:t>use</w:t>
      </w:r>
      <w:r>
        <w:rPr>
          <w:spacing w:val="-2"/>
        </w:rPr>
        <w:t xml:space="preserve"> </w:t>
      </w:r>
      <w:r>
        <w:rPr>
          <w:spacing w:val="-6"/>
        </w:rPr>
        <w:t>them</w:t>
      </w:r>
      <w:r>
        <w:rPr>
          <w:spacing w:val="-1"/>
        </w:rPr>
        <w:t xml:space="preserve"> </w:t>
      </w:r>
      <w:r>
        <w:rPr>
          <w:spacing w:val="-6"/>
        </w:rPr>
        <w:t>to</w:t>
      </w:r>
      <w:r>
        <w:rPr>
          <w:spacing w:val="-2"/>
        </w:rPr>
        <w:t xml:space="preserve"> </w:t>
      </w:r>
      <w:r>
        <w:rPr>
          <w:spacing w:val="-6"/>
        </w:rPr>
        <w:t>make</w:t>
      </w:r>
    </w:p>
    <w:p w14:paraId="5B9F3A71" w14:textId="77777777" w:rsidR="00470D98" w:rsidRDefault="001E0CFE">
      <w:pPr>
        <w:pStyle w:val="BodyText"/>
        <w:spacing w:before="8"/>
        <w:ind w:left="290"/>
      </w:pPr>
      <w:r>
        <w:rPr>
          <w:rFonts w:ascii="Trebuchet MS"/>
          <w:spacing w:val="-4"/>
          <w:sz w:val="12"/>
        </w:rPr>
        <w:t>81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4"/>
        </w:rPr>
        <w:t>specific</w:t>
      </w:r>
      <w:r>
        <w:rPr>
          <w:spacing w:val="-9"/>
        </w:rPr>
        <w:t xml:space="preserve"> </w:t>
      </w:r>
      <w:r>
        <w:rPr>
          <w:spacing w:val="-4"/>
        </w:rPr>
        <w:t>quantitative</w:t>
      </w:r>
      <w:r>
        <w:rPr>
          <w:spacing w:val="-9"/>
        </w:rPr>
        <w:t xml:space="preserve"> </w:t>
      </w:r>
      <w:r>
        <w:rPr>
          <w:spacing w:val="-4"/>
        </w:rPr>
        <w:t>predictions.</w:t>
      </w:r>
    </w:p>
    <w:p w14:paraId="0691D918" w14:textId="77777777" w:rsidR="00470D98" w:rsidRDefault="001E0CFE">
      <w:pPr>
        <w:pStyle w:val="BodyText"/>
        <w:tabs>
          <w:tab w:val="left" w:pos="968"/>
        </w:tabs>
        <w:spacing w:before="8"/>
        <w:ind w:left="290"/>
      </w:pPr>
      <w:r>
        <w:rPr>
          <w:rFonts w:ascii="Trebuchet MS"/>
          <w:spacing w:val="-5"/>
          <w:sz w:val="12"/>
        </w:rPr>
        <w:t>82</w:t>
      </w:r>
      <w:r>
        <w:rPr>
          <w:rFonts w:ascii="Trebuchet MS"/>
          <w:sz w:val="12"/>
        </w:rPr>
        <w:tab/>
      </w:r>
      <w:r>
        <w:rPr>
          <w:spacing w:val="-4"/>
        </w:rPr>
        <w:t>TCS</w:t>
      </w:r>
      <w:r>
        <w:rPr>
          <w:spacing w:val="-1"/>
        </w:rPr>
        <w:t xml:space="preserve"> </w:t>
      </w:r>
      <w:r>
        <w:rPr>
          <w:spacing w:val="-4"/>
        </w:rPr>
        <w:t>falls</w:t>
      </w:r>
      <w:r>
        <w:rPr>
          <w:spacing w:val="-1"/>
        </w:rPr>
        <w:t xml:space="preserve"> </w:t>
      </w:r>
      <w:r>
        <w:rPr>
          <w:spacing w:val="-4"/>
        </w:rPr>
        <w:t>under</w:t>
      </w:r>
      <w:r>
        <w:rPr>
          <w:spacing w:val="-1"/>
        </w:rPr>
        <w:t xml:space="preserve"> </w:t>
      </w:r>
      <w:r>
        <w:rPr>
          <w:spacing w:val="-4"/>
        </w:rPr>
        <w:t>a</w:t>
      </w:r>
      <w:r>
        <w:t xml:space="preserve"> </w:t>
      </w:r>
      <w:r>
        <w:rPr>
          <w:spacing w:val="-4"/>
        </w:rPr>
        <w:t>class</w:t>
      </w:r>
      <w:r>
        <w:rPr>
          <w:spacing w:val="-1"/>
        </w:rPr>
        <w:t xml:space="preserve"> </w:t>
      </w:r>
      <w:r>
        <w:rPr>
          <w:spacing w:val="-4"/>
        </w:rPr>
        <w:t>of</w:t>
      </w:r>
      <w:r>
        <w:rPr>
          <w:spacing w:val="-1"/>
        </w:rPr>
        <w:t xml:space="preserve"> </w:t>
      </w:r>
      <w:r>
        <w:rPr>
          <w:spacing w:val="-4"/>
        </w:rPr>
        <w:t>models</w:t>
      </w:r>
      <w:r>
        <w:rPr>
          <w:spacing w:val="-1"/>
        </w:rPr>
        <w:t xml:space="preserve"> </w:t>
      </w:r>
      <w:r>
        <w:rPr>
          <w:spacing w:val="-4"/>
        </w:rPr>
        <w:t>that</w:t>
      </w:r>
      <w:r>
        <w:t xml:space="preserve"> </w:t>
      </w:r>
      <w:r>
        <w:rPr>
          <w:spacing w:val="-4"/>
        </w:rPr>
        <w:t>take</w:t>
      </w:r>
      <w:r>
        <w:rPr>
          <w:spacing w:val="-1"/>
        </w:rPr>
        <w:t xml:space="preserve"> </w:t>
      </w:r>
      <w:r>
        <w:rPr>
          <w:spacing w:val="-4"/>
        </w:rPr>
        <w:t>a</w:t>
      </w:r>
      <w:r>
        <w:rPr>
          <w:spacing w:val="-1"/>
        </w:rPr>
        <w:t xml:space="preserve"> </w:t>
      </w:r>
      <w:r>
        <w:rPr>
          <w:spacing w:val="-4"/>
        </w:rPr>
        <w:t>different</w:t>
      </w:r>
      <w:r>
        <w:rPr>
          <w:spacing w:val="-1"/>
        </w:rPr>
        <w:t xml:space="preserve"> </w:t>
      </w:r>
      <w:r>
        <w:rPr>
          <w:spacing w:val="-4"/>
        </w:rPr>
        <w:t>approach,</w:t>
      </w:r>
      <w:r>
        <w:rPr>
          <w:spacing w:val="2"/>
        </w:rPr>
        <w:t xml:space="preserve"> </w:t>
      </w:r>
      <w:r>
        <w:rPr>
          <w:spacing w:val="-4"/>
        </w:rPr>
        <w:t>in</w:t>
      </w:r>
      <w:r>
        <w:rPr>
          <w:spacing w:val="-1"/>
        </w:rPr>
        <w:t xml:space="preserve"> </w:t>
      </w:r>
      <w:r>
        <w:rPr>
          <w:spacing w:val="-4"/>
        </w:rPr>
        <w:t>that</w:t>
      </w:r>
      <w:r>
        <w:rPr>
          <w:spacing w:val="-1"/>
        </w:rPr>
        <w:t xml:space="preserve"> </w:t>
      </w:r>
      <w:r>
        <w:rPr>
          <w:spacing w:val="-4"/>
        </w:rPr>
        <w:t>they</w:t>
      </w:r>
    </w:p>
    <w:p w14:paraId="2442319B" w14:textId="77777777" w:rsidR="00470D98" w:rsidRDefault="001E0CFE">
      <w:pPr>
        <w:pStyle w:val="BodyText"/>
        <w:ind w:left="290"/>
      </w:pPr>
      <w:r>
        <w:rPr>
          <w:rFonts w:ascii="Trebuchet MS"/>
          <w:spacing w:val="-6"/>
          <w:sz w:val="12"/>
        </w:rPr>
        <w:t>83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6"/>
        </w:rPr>
        <w:t>focus</w:t>
      </w:r>
      <w:r>
        <w:rPr>
          <w:spacing w:val="5"/>
        </w:rPr>
        <w:t xml:space="preserve"> </w:t>
      </w:r>
      <w:r>
        <w:rPr>
          <w:spacing w:val="-6"/>
        </w:rPr>
        <w:t>solely</w:t>
      </w:r>
      <w:r>
        <w:rPr>
          <w:spacing w:val="5"/>
        </w:rPr>
        <w:t xml:space="preserve"> </w:t>
      </w:r>
      <w:r>
        <w:rPr>
          <w:spacing w:val="-6"/>
        </w:rPr>
        <w:t>on</w:t>
      </w:r>
      <w:r>
        <w:rPr>
          <w:spacing w:val="5"/>
        </w:rPr>
        <w:t xml:space="preserve"> </w:t>
      </w:r>
      <w:r>
        <w:rPr>
          <w:spacing w:val="-6"/>
        </w:rPr>
        <w:t>representing</w:t>
      </w:r>
      <w:r>
        <w:rPr>
          <w:spacing w:val="5"/>
        </w:rPr>
        <w:t xml:space="preserve"> </w:t>
      </w:r>
      <w:r>
        <w:rPr>
          <w:spacing w:val="-6"/>
        </w:rPr>
        <w:t>the</w:t>
      </w:r>
      <w:r>
        <w:rPr>
          <w:spacing w:val="4"/>
        </w:rPr>
        <w:t xml:space="preserve"> </w:t>
      </w:r>
      <w:r>
        <w:rPr>
          <w:spacing w:val="-6"/>
        </w:rPr>
        <w:t>difference</w:t>
      </w:r>
      <w:r>
        <w:rPr>
          <w:spacing w:val="5"/>
        </w:rPr>
        <w:t xml:space="preserve"> </w:t>
      </w:r>
      <w:r>
        <w:rPr>
          <w:spacing w:val="-6"/>
        </w:rPr>
        <w:t>between</w:t>
      </w:r>
      <w:r>
        <w:rPr>
          <w:spacing w:val="6"/>
        </w:rPr>
        <w:t xml:space="preserve"> </w:t>
      </w:r>
      <w:r>
        <w:rPr>
          <w:spacing w:val="-6"/>
        </w:rPr>
        <w:t>targets</w:t>
      </w:r>
      <w:r>
        <w:rPr>
          <w:spacing w:val="5"/>
        </w:rPr>
        <w:t xml:space="preserve"> </w:t>
      </w:r>
      <w:r>
        <w:rPr>
          <w:spacing w:val="-6"/>
        </w:rPr>
        <w:t>and</w:t>
      </w:r>
      <w:r>
        <w:rPr>
          <w:spacing w:val="5"/>
        </w:rPr>
        <w:t xml:space="preserve"> </w:t>
      </w:r>
      <w:r>
        <w:rPr>
          <w:spacing w:val="-6"/>
        </w:rPr>
        <w:t>distractors.</w:t>
      </w:r>
      <w:r>
        <w:rPr>
          <w:spacing w:val="45"/>
        </w:rPr>
        <w:t xml:space="preserve"> </w:t>
      </w:r>
      <w:r>
        <w:rPr>
          <w:spacing w:val="-6"/>
        </w:rPr>
        <w:t>For</w:t>
      </w:r>
    </w:p>
    <w:p w14:paraId="1A75D084" w14:textId="77777777" w:rsidR="00470D98" w:rsidRDefault="001E0CFE">
      <w:pPr>
        <w:pStyle w:val="BodyText"/>
        <w:spacing w:before="8"/>
        <w:ind w:left="290"/>
      </w:pPr>
      <w:r>
        <w:rPr>
          <w:rFonts w:ascii="Trebuchet MS"/>
          <w:spacing w:val="-4"/>
          <w:sz w:val="12"/>
        </w:rPr>
        <w:t>84</w:t>
      </w:r>
      <w:r>
        <w:rPr>
          <w:rFonts w:ascii="Trebuchet MS"/>
          <w:spacing w:val="78"/>
          <w:w w:val="150"/>
          <w:sz w:val="12"/>
        </w:rPr>
        <w:t xml:space="preserve"> </w:t>
      </w:r>
      <w:r>
        <w:rPr>
          <w:spacing w:val="-4"/>
        </w:rPr>
        <w:t>example,</w:t>
      </w:r>
      <w:r>
        <w:rPr>
          <w:spacing w:val="9"/>
        </w:rPr>
        <w:t xml:space="preserve"> </w:t>
      </w:r>
      <w:r>
        <w:rPr>
          <w:spacing w:val="-4"/>
        </w:rPr>
        <w:t>in</w:t>
      </w:r>
      <w:r>
        <w:rPr>
          <w:spacing w:val="4"/>
        </w:rPr>
        <w:t xml:space="preserve"> </w:t>
      </w:r>
      <w:r>
        <w:rPr>
          <w:spacing w:val="-4"/>
        </w:rPr>
        <w:t>work</w:t>
      </w:r>
      <w:r>
        <w:rPr>
          <w:spacing w:val="4"/>
        </w:rPr>
        <w:t xml:space="preserve"> </w:t>
      </w:r>
      <w:r>
        <w:rPr>
          <w:spacing w:val="-4"/>
        </w:rPr>
        <w:t>on</w:t>
      </w:r>
      <w:r>
        <w:rPr>
          <w:spacing w:val="4"/>
        </w:rPr>
        <w:t xml:space="preserve"> </w:t>
      </w:r>
      <w:r>
        <w:rPr>
          <w:spacing w:val="-4"/>
        </w:rPr>
        <w:t>eye</w:t>
      </w:r>
      <w:r>
        <w:rPr>
          <w:spacing w:val="4"/>
        </w:rPr>
        <w:t xml:space="preserve"> </w:t>
      </w:r>
      <w:r>
        <w:rPr>
          <w:spacing w:val="-4"/>
        </w:rPr>
        <w:t>movement</w:t>
      </w:r>
      <w:r>
        <w:rPr>
          <w:spacing w:val="4"/>
        </w:rPr>
        <w:t xml:space="preserve"> </w:t>
      </w:r>
      <w:r>
        <w:rPr>
          <w:spacing w:val="-4"/>
        </w:rPr>
        <w:t>patterns,</w:t>
      </w:r>
      <w:r>
        <w:rPr>
          <w:spacing w:val="8"/>
        </w:rPr>
        <w:t xml:space="preserve"> </w:t>
      </w:r>
      <w:r>
        <w:rPr>
          <w:spacing w:val="-4"/>
        </w:rPr>
        <w:t>it</w:t>
      </w:r>
      <w:r>
        <w:rPr>
          <w:spacing w:val="4"/>
        </w:rPr>
        <w:t xml:space="preserve"> </w:t>
      </w:r>
      <w:r>
        <w:rPr>
          <w:spacing w:val="-4"/>
        </w:rPr>
        <w:t>has</w:t>
      </w:r>
      <w:r>
        <w:rPr>
          <w:spacing w:val="5"/>
        </w:rPr>
        <w:t xml:space="preserve"> </w:t>
      </w:r>
      <w:r>
        <w:rPr>
          <w:spacing w:val="-4"/>
        </w:rPr>
        <w:t>been</w:t>
      </w:r>
      <w:r>
        <w:rPr>
          <w:spacing w:val="4"/>
        </w:rPr>
        <w:t xml:space="preserve"> </w:t>
      </w:r>
      <w:r>
        <w:rPr>
          <w:spacing w:val="-4"/>
        </w:rPr>
        <w:t>proposed</w:t>
      </w:r>
      <w:r>
        <w:rPr>
          <w:spacing w:val="4"/>
        </w:rPr>
        <w:t xml:space="preserve"> </w:t>
      </w:r>
      <w:r>
        <w:rPr>
          <w:spacing w:val="-4"/>
        </w:rPr>
        <w:t>that</w:t>
      </w:r>
      <w:r>
        <w:rPr>
          <w:spacing w:val="4"/>
        </w:rPr>
        <w:t xml:space="preserve"> </w:t>
      </w:r>
      <w:r>
        <w:rPr>
          <w:spacing w:val="-4"/>
        </w:rPr>
        <w:t>perfor-</w:t>
      </w:r>
    </w:p>
    <w:p w14:paraId="34CD1D30" w14:textId="77777777" w:rsidR="00470D98" w:rsidRDefault="001E0CFE">
      <w:pPr>
        <w:pStyle w:val="BodyText"/>
        <w:ind w:left="290"/>
      </w:pPr>
      <w:r>
        <w:rPr>
          <w:rFonts w:ascii="Trebuchet MS"/>
          <w:spacing w:val="-4"/>
          <w:sz w:val="12"/>
        </w:rPr>
        <w:t>85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4"/>
        </w:rPr>
        <w:t>mance</w:t>
      </w:r>
      <w:r>
        <w:rPr>
          <w:spacing w:val="-6"/>
        </w:rPr>
        <w:t xml:space="preserve"> </w:t>
      </w:r>
      <w:r>
        <w:rPr>
          <w:spacing w:val="-4"/>
        </w:rPr>
        <w:t>in</w:t>
      </w:r>
      <w:r>
        <w:rPr>
          <w:spacing w:val="-8"/>
        </w:rPr>
        <w:t xml:space="preserve"> </w:t>
      </w:r>
      <w:r>
        <w:rPr>
          <w:spacing w:val="-4"/>
        </w:rPr>
        <w:t>inefficient</w:t>
      </w:r>
      <w:r>
        <w:rPr>
          <w:spacing w:val="-7"/>
        </w:rPr>
        <w:t xml:space="preserve"> </w:t>
      </w:r>
      <w:r>
        <w:rPr>
          <w:spacing w:val="-4"/>
        </w:rPr>
        <w:t>(serial)</w:t>
      </w:r>
      <w:r>
        <w:rPr>
          <w:spacing w:val="-8"/>
        </w:rPr>
        <w:t xml:space="preserve"> </w:t>
      </w:r>
      <w:r>
        <w:rPr>
          <w:spacing w:val="-4"/>
        </w:rPr>
        <w:t>visual</w:t>
      </w:r>
      <w:r>
        <w:rPr>
          <w:spacing w:val="-8"/>
        </w:rPr>
        <w:t xml:space="preserve"> </w:t>
      </w:r>
      <w:r>
        <w:rPr>
          <w:spacing w:val="-4"/>
        </w:rPr>
        <w:t>search</w:t>
      </w:r>
      <w:r>
        <w:rPr>
          <w:spacing w:val="-7"/>
        </w:rPr>
        <w:t xml:space="preserve"> </w:t>
      </w:r>
      <w:r>
        <w:rPr>
          <w:spacing w:val="-4"/>
        </w:rPr>
        <w:t>is</w:t>
      </w:r>
      <w:r>
        <w:rPr>
          <w:spacing w:val="-8"/>
        </w:rPr>
        <w:t xml:space="preserve"> </w:t>
      </w:r>
      <w:r>
        <w:rPr>
          <w:spacing w:val="-4"/>
        </w:rPr>
        <w:t>mostly</w:t>
      </w:r>
      <w:r>
        <w:rPr>
          <w:spacing w:val="-7"/>
        </w:rPr>
        <w:t xml:space="preserve"> </w:t>
      </w:r>
      <w:r>
        <w:rPr>
          <w:spacing w:val="-4"/>
        </w:rPr>
        <w:t>determined</w:t>
      </w:r>
      <w:r>
        <w:rPr>
          <w:spacing w:val="-8"/>
        </w:rPr>
        <w:t xml:space="preserve"> </w:t>
      </w:r>
      <w:r>
        <w:rPr>
          <w:spacing w:val="-4"/>
        </w:rPr>
        <w:t>by</w:t>
      </w:r>
      <w:r>
        <w:rPr>
          <w:spacing w:val="-8"/>
        </w:rPr>
        <w:t xml:space="preserve"> </w:t>
      </w:r>
      <w:r>
        <w:rPr>
          <w:spacing w:val="-4"/>
        </w:rPr>
        <w:t>the</w:t>
      </w:r>
      <w:r>
        <w:rPr>
          <w:spacing w:val="-8"/>
        </w:rPr>
        <w:t xml:space="preserve"> </w:t>
      </w:r>
      <w:r>
        <w:rPr>
          <w:spacing w:val="-4"/>
        </w:rPr>
        <w:t>size</w:t>
      </w:r>
      <w:r>
        <w:rPr>
          <w:spacing w:val="-7"/>
        </w:rPr>
        <w:t xml:space="preserve"> </w:t>
      </w:r>
      <w:r>
        <w:rPr>
          <w:spacing w:val="-4"/>
        </w:rPr>
        <w:t>of</w:t>
      </w:r>
      <w:r>
        <w:rPr>
          <w:spacing w:val="-8"/>
        </w:rPr>
        <w:t xml:space="preserve"> </w:t>
      </w:r>
      <w:r>
        <w:rPr>
          <w:spacing w:val="-5"/>
        </w:rPr>
        <w:t>the</w:t>
      </w:r>
    </w:p>
    <w:p w14:paraId="3BE58DFC" w14:textId="77777777" w:rsidR="00470D98" w:rsidRDefault="001E0CFE">
      <w:pPr>
        <w:pStyle w:val="BodyText"/>
        <w:spacing w:before="8"/>
        <w:ind w:left="290"/>
      </w:pPr>
      <w:r>
        <w:rPr>
          <w:rFonts w:ascii="Trebuchet MS" w:hAnsi="Trebuchet MS"/>
          <w:spacing w:val="-6"/>
          <w:sz w:val="12"/>
        </w:rPr>
        <w:t>86</w:t>
      </w:r>
      <w:r>
        <w:rPr>
          <w:rFonts w:ascii="Trebuchet MS" w:hAnsi="Trebuchet MS"/>
          <w:spacing w:val="50"/>
          <w:sz w:val="12"/>
        </w:rPr>
        <w:t xml:space="preserve">  </w:t>
      </w:r>
      <w:r>
        <w:rPr>
          <w:spacing w:val="-6"/>
        </w:rPr>
        <w:t>‘functional</w:t>
      </w:r>
      <w:r>
        <w:rPr>
          <w:spacing w:val="-5"/>
        </w:rPr>
        <w:t xml:space="preserve"> </w:t>
      </w:r>
      <w:r>
        <w:rPr>
          <w:spacing w:val="-6"/>
        </w:rPr>
        <w:t>viewing field’,</w:t>
      </w:r>
      <w:r>
        <w:rPr>
          <w:spacing w:val="-4"/>
        </w:rPr>
        <w:t xml:space="preserve"> </w:t>
      </w:r>
      <w:r>
        <w:rPr>
          <w:spacing w:val="-6"/>
        </w:rPr>
        <w:t>whose size varies</w:t>
      </w:r>
      <w:r>
        <w:rPr>
          <w:spacing w:val="-5"/>
        </w:rPr>
        <w:t xml:space="preserve"> </w:t>
      </w:r>
      <w:r>
        <w:rPr>
          <w:spacing w:val="-6"/>
        </w:rPr>
        <w:t>as a function of</w:t>
      </w:r>
      <w:r>
        <w:rPr>
          <w:spacing w:val="-5"/>
        </w:rPr>
        <w:t xml:space="preserve"> </w:t>
      </w:r>
      <w:r>
        <w:rPr>
          <w:spacing w:val="-6"/>
        </w:rPr>
        <w:t>target-distractor sim-</w:t>
      </w:r>
    </w:p>
    <w:p w14:paraId="7084C453" w14:textId="733A377E" w:rsidR="00470D98" w:rsidRDefault="001E0CFE">
      <w:pPr>
        <w:pStyle w:val="BodyText"/>
        <w:ind w:left="290"/>
      </w:pPr>
      <w:r>
        <w:rPr>
          <w:rFonts w:ascii="Trebuchet MS"/>
          <w:spacing w:val="-4"/>
          <w:sz w:val="12"/>
        </w:rPr>
        <w:t>87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4"/>
        </w:rPr>
        <w:t>ilarity</w:t>
      </w:r>
      <w:r>
        <w:rPr>
          <w:spacing w:val="1"/>
        </w:rPr>
        <w:t xml:space="preserve"> </w:t>
      </w:r>
      <w:del w:id="91" w:author="Hughes, Anna E" w:date="2023-08-09T15:29:00Z">
        <w:r w:rsidR="00791F47">
          <w:fldChar w:fldCharType="begin"/>
        </w:r>
        <w:r w:rsidR="00791F47">
          <w:delInstrText xml:space="preserve"> HYPERLINK \l "_bookmark40" </w:delInstrText>
        </w:r>
        <w:r w:rsidR="00791F47">
          <w:fldChar w:fldCharType="separate"/>
        </w:r>
        <w:r w:rsidR="001644E6">
          <w:rPr>
            <w:spacing w:val="-4"/>
          </w:rPr>
          <w:delText>(Hulleman</w:delText>
        </w:r>
        <w:r w:rsidR="001644E6">
          <w:delText xml:space="preserve"> </w:delText>
        </w:r>
        <w:r w:rsidR="001644E6">
          <w:rPr>
            <w:spacing w:val="-4"/>
          </w:rPr>
          <w:delText>and</w:delText>
        </w:r>
        <w:r w:rsidR="001644E6">
          <w:delText xml:space="preserve"> </w:delText>
        </w:r>
        <w:r w:rsidR="001644E6">
          <w:rPr>
            <w:spacing w:val="-4"/>
          </w:rPr>
          <w:delText>Olivers,</w:delText>
        </w:r>
        <w:r w:rsidR="00791F47">
          <w:rPr>
            <w:spacing w:val="-4"/>
          </w:rPr>
          <w:fldChar w:fldCharType="end"/>
        </w:r>
        <w:r w:rsidR="001644E6">
          <w:rPr>
            <w:spacing w:val="-1"/>
          </w:rPr>
          <w:delText xml:space="preserve"> </w:delText>
        </w:r>
        <w:r w:rsidR="00791F47">
          <w:fldChar w:fldCharType="begin"/>
        </w:r>
        <w:r w:rsidR="00791F47">
          <w:delInstrText xml:space="preserve"> HYPERLINK \l "_bookmark40" </w:delInstrText>
        </w:r>
        <w:r w:rsidR="00791F47">
          <w:fldChar w:fldCharType="separate"/>
        </w:r>
        <w:r w:rsidR="001644E6">
          <w:rPr>
            <w:spacing w:val="-4"/>
          </w:rPr>
          <w:delText>2017).</w:delText>
        </w:r>
        <w:r w:rsidR="00791F47">
          <w:rPr>
            <w:spacing w:val="-4"/>
          </w:rPr>
          <w:fldChar w:fldCharType="end"/>
        </w:r>
      </w:del>
      <w:ins w:id="92" w:author="Hughes, Anna E" w:date="2023-08-09T15:29:00Z">
        <w:r w:rsidR="00791F47">
          <w:fldChar w:fldCharType="begin"/>
        </w:r>
        <w:r w:rsidR="00791F47">
          <w:instrText xml:space="preserve"> HYPERLINK \l "_bookmark41" </w:instrText>
        </w:r>
        <w:r w:rsidR="00791F47">
          <w:fldChar w:fldCharType="separate"/>
        </w:r>
        <w:r>
          <w:rPr>
            <w:spacing w:val="-4"/>
          </w:rPr>
          <w:t>(Hulleman</w:t>
        </w:r>
        <w:r>
          <w:t xml:space="preserve"> </w:t>
        </w:r>
        <w:r>
          <w:rPr>
            <w:spacing w:val="-4"/>
          </w:rPr>
          <w:t>and</w:t>
        </w:r>
        <w:r>
          <w:t xml:space="preserve"> </w:t>
        </w:r>
        <w:r>
          <w:rPr>
            <w:spacing w:val="-4"/>
          </w:rPr>
          <w:t>Olivers,</w:t>
        </w:r>
        <w:r w:rsidR="00791F47">
          <w:rPr>
            <w:spacing w:val="-4"/>
          </w:rPr>
          <w:fldChar w:fldCharType="end"/>
        </w:r>
        <w:r>
          <w:rPr>
            <w:spacing w:val="-1"/>
          </w:rPr>
          <w:t xml:space="preserve"> </w:t>
        </w:r>
        <w:r w:rsidR="00791F47">
          <w:fldChar w:fldCharType="begin"/>
        </w:r>
        <w:r w:rsidR="00791F47">
          <w:instrText xml:space="preserve"> HYPERLINK \l "_bookmark41" </w:instrText>
        </w:r>
        <w:r w:rsidR="00791F47">
          <w:fldChar w:fldCharType="separate"/>
        </w:r>
        <w:r>
          <w:rPr>
            <w:spacing w:val="-4"/>
          </w:rPr>
          <w:t>2017).</w:t>
        </w:r>
        <w:r w:rsidR="00791F47">
          <w:rPr>
            <w:spacing w:val="-4"/>
          </w:rPr>
          <w:fldChar w:fldCharType="end"/>
        </w:r>
      </w:ins>
      <w:r>
        <w:rPr>
          <w:spacing w:val="28"/>
        </w:rPr>
        <w:t xml:space="preserve"> </w:t>
      </w:r>
      <w:r>
        <w:rPr>
          <w:spacing w:val="-4"/>
        </w:rPr>
        <w:t>Similarly,</w:t>
      </w:r>
      <w:r>
        <w:rPr>
          <w:spacing w:val="2"/>
        </w:rPr>
        <w:t xml:space="preserve"> </w:t>
      </w:r>
      <w:r>
        <w:rPr>
          <w:spacing w:val="-4"/>
        </w:rPr>
        <w:t>work</w:t>
      </w:r>
      <w:r>
        <w:t xml:space="preserve"> </w:t>
      </w:r>
      <w:r>
        <w:rPr>
          <w:spacing w:val="-4"/>
        </w:rPr>
        <w:t>on</w:t>
      </w:r>
      <w:r>
        <w:t xml:space="preserve"> </w:t>
      </w:r>
      <w:r>
        <w:rPr>
          <w:spacing w:val="-4"/>
        </w:rPr>
        <w:t>attention</w:t>
      </w:r>
      <w:r>
        <w:t xml:space="preserve"> </w:t>
      </w:r>
      <w:r>
        <w:rPr>
          <w:spacing w:val="-4"/>
        </w:rPr>
        <w:t>has</w:t>
      </w:r>
      <w:r>
        <w:t xml:space="preserve"> </w:t>
      </w:r>
      <w:r>
        <w:rPr>
          <w:spacing w:val="-4"/>
        </w:rPr>
        <w:t>proposed</w:t>
      </w:r>
    </w:p>
    <w:p w14:paraId="306CA4CE" w14:textId="77777777" w:rsidR="00470D98" w:rsidRDefault="001E0CFE">
      <w:pPr>
        <w:pStyle w:val="BodyText"/>
        <w:spacing w:before="8"/>
        <w:ind w:left="290"/>
      </w:pPr>
      <w:r>
        <w:rPr>
          <w:rFonts w:ascii="Trebuchet MS" w:hAnsi="Trebuchet MS"/>
          <w:spacing w:val="-4"/>
          <w:sz w:val="12"/>
        </w:rPr>
        <w:t>88</w:t>
      </w:r>
      <w:r>
        <w:rPr>
          <w:rFonts w:ascii="Trebuchet MS" w:hAnsi="Trebuchet MS"/>
          <w:spacing w:val="31"/>
          <w:sz w:val="12"/>
        </w:rPr>
        <w:t xml:space="preserve">  </w:t>
      </w:r>
      <w:r>
        <w:rPr>
          <w:spacing w:val="-4"/>
        </w:rPr>
        <w:t>the</w:t>
      </w:r>
      <w:r>
        <w:rPr>
          <w:spacing w:val="-2"/>
        </w:rPr>
        <w:t xml:space="preserve"> </w:t>
      </w:r>
      <w:r>
        <w:rPr>
          <w:spacing w:val="-4"/>
        </w:rPr>
        <w:t>notion of</w:t>
      </w:r>
      <w:r>
        <w:rPr>
          <w:spacing w:val="-3"/>
        </w:rPr>
        <w:t xml:space="preserve"> </w:t>
      </w:r>
      <w:r>
        <w:rPr>
          <w:spacing w:val="-4"/>
        </w:rPr>
        <w:t>‘relative features’,</w:t>
      </w:r>
      <w:r>
        <w:rPr>
          <w:spacing w:val="-1"/>
        </w:rPr>
        <w:t xml:space="preserve"> </w:t>
      </w:r>
      <w:r>
        <w:rPr>
          <w:spacing w:val="-4"/>
        </w:rPr>
        <w:t>where attention</w:t>
      </w:r>
      <w:r>
        <w:rPr>
          <w:spacing w:val="-3"/>
        </w:rPr>
        <w:t xml:space="preserve"> </w:t>
      </w:r>
      <w:r>
        <w:rPr>
          <w:spacing w:val="-4"/>
        </w:rPr>
        <w:t>is tuned</w:t>
      </w:r>
      <w:r>
        <w:rPr>
          <w:spacing w:val="-3"/>
        </w:rPr>
        <w:t xml:space="preserve"> </w:t>
      </w:r>
      <w:r>
        <w:rPr>
          <w:spacing w:val="-4"/>
        </w:rPr>
        <w:t>to feature</w:t>
      </w:r>
      <w:r>
        <w:rPr>
          <w:spacing w:val="-3"/>
        </w:rPr>
        <w:t xml:space="preserve"> </w:t>
      </w:r>
      <w:r>
        <w:rPr>
          <w:spacing w:val="-4"/>
        </w:rPr>
        <w:t>relationships</w:t>
      </w:r>
    </w:p>
    <w:p w14:paraId="52FB4807" w14:textId="1B6FC8D3" w:rsidR="00470D98" w:rsidRDefault="001E0CFE">
      <w:pPr>
        <w:pStyle w:val="BodyText"/>
        <w:ind w:left="290"/>
      </w:pPr>
      <w:r>
        <w:rPr>
          <w:rFonts w:ascii="Trebuchet MS"/>
          <w:spacing w:val="-8"/>
          <w:sz w:val="12"/>
        </w:rPr>
        <w:t>89</w:t>
      </w:r>
      <w:r>
        <w:rPr>
          <w:rFonts w:ascii="Trebuchet MS"/>
          <w:spacing w:val="46"/>
          <w:sz w:val="12"/>
        </w:rPr>
        <w:t xml:space="preserve">  </w:t>
      </w:r>
      <w:r>
        <w:rPr>
          <w:spacing w:val="-8"/>
        </w:rPr>
        <w:t>i.e.</w:t>
      </w:r>
      <w:r>
        <w:rPr>
          <w:spacing w:val="14"/>
        </w:rPr>
        <w:t xml:space="preserve"> </w:t>
      </w:r>
      <w:r>
        <w:rPr>
          <w:spacing w:val="-8"/>
        </w:rPr>
        <w:t>the</w:t>
      </w:r>
      <w:r>
        <w:rPr>
          <w:spacing w:val="-2"/>
        </w:rPr>
        <w:t xml:space="preserve"> </w:t>
      </w:r>
      <w:r>
        <w:rPr>
          <w:spacing w:val="-8"/>
        </w:rPr>
        <w:t>appearance</w:t>
      </w:r>
      <w:r>
        <w:rPr>
          <w:spacing w:val="-2"/>
        </w:rPr>
        <w:t xml:space="preserve"> </w:t>
      </w:r>
      <w:r>
        <w:rPr>
          <w:spacing w:val="-8"/>
        </w:rPr>
        <w:t>of</w:t>
      </w:r>
      <w:r>
        <w:rPr>
          <w:spacing w:val="-2"/>
        </w:rPr>
        <w:t xml:space="preserve"> </w:t>
      </w:r>
      <w:r>
        <w:rPr>
          <w:spacing w:val="-8"/>
        </w:rPr>
        <w:t>the</w:t>
      </w:r>
      <w:r>
        <w:rPr>
          <w:spacing w:val="-2"/>
        </w:rPr>
        <w:t xml:space="preserve"> </w:t>
      </w:r>
      <w:r>
        <w:rPr>
          <w:spacing w:val="-8"/>
        </w:rPr>
        <w:t>target</w:t>
      </w:r>
      <w:r>
        <w:rPr>
          <w:spacing w:val="-2"/>
        </w:rPr>
        <w:t xml:space="preserve"> </w:t>
      </w:r>
      <w:r>
        <w:rPr>
          <w:spacing w:val="-8"/>
        </w:rPr>
        <w:t>relative</w:t>
      </w:r>
      <w:r>
        <w:rPr>
          <w:spacing w:val="-2"/>
        </w:rPr>
        <w:t xml:space="preserve"> </w:t>
      </w:r>
      <w:r>
        <w:rPr>
          <w:spacing w:val="-8"/>
        </w:rPr>
        <w:t>to</w:t>
      </w:r>
      <w:r>
        <w:rPr>
          <w:spacing w:val="-2"/>
        </w:rPr>
        <w:t xml:space="preserve"> </w:t>
      </w:r>
      <w:r>
        <w:rPr>
          <w:spacing w:val="-8"/>
        </w:rPr>
        <w:t>distractors</w:t>
      </w:r>
      <w:r>
        <w:rPr>
          <w:spacing w:val="-2"/>
        </w:rPr>
        <w:t xml:space="preserve"> </w:t>
      </w:r>
      <w:r>
        <w:rPr>
          <w:spacing w:val="-8"/>
        </w:rPr>
        <w:t>in</w:t>
      </w:r>
      <w:r>
        <w:rPr>
          <w:spacing w:val="-1"/>
        </w:rPr>
        <w:t xml:space="preserve"> </w:t>
      </w:r>
      <w:r>
        <w:rPr>
          <w:spacing w:val="-8"/>
        </w:rPr>
        <w:t>the</w:t>
      </w:r>
      <w:r>
        <w:rPr>
          <w:spacing w:val="-2"/>
        </w:rPr>
        <w:t xml:space="preserve"> </w:t>
      </w:r>
      <w:r>
        <w:rPr>
          <w:spacing w:val="-8"/>
        </w:rPr>
        <w:t>environment</w:t>
      </w:r>
      <w:r>
        <w:rPr>
          <w:spacing w:val="-2"/>
        </w:rPr>
        <w:t xml:space="preserve"> </w:t>
      </w:r>
      <w:r w:rsidR="00791F47">
        <w:fldChar w:fldCharType="begin"/>
      </w:r>
      <w:r w:rsidR="00791F47">
        <w:instrText xml:space="preserve"> HYPERLINK \l "_</w:instrText>
      </w:r>
      <w:del w:id="93" w:author="Hughes, Anna E" w:date="2023-08-09T15:29:00Z">
        <w:r w:rsidR="00791F47">
          <w:delInstrText>bookmark26</w:delInstrText>
        </w:r>
      </w:del>
      <w:ins w:id="94" w:author="Hughes, Anna E" w:date="2023-08-09T15:29:00Z">
        <w:r w:rsidR="00791F47">
          <w:instrText>bookmark27</w:instrText>
        </w:r>
      </w:ins>
      <w:r w:rsidR="00791F47">
        <w:instrText xml:space="preserve">" </w:instrText>
      </w:r>
      <w:r w:rsidR="00791F47">
        <w:fldChar w:fldCharType="separate"/>
      </w:r>
      <w:r>
        <w:rPr>
          <w:spacing w:val="-8"/>
        </w:rPr>
        <w:t>(Becker</w:t>
      </w:r>
      <w:r w:rsidR="00791F47">
        <w:rPr>
          <w:spacing w:val="-8"/>
        </w:rPr>
        <w:fldChar w:fldCharType="end"/>
      </w:r>
    </w:p>
    <w:p w14:paraId="0D07228B" w14:textId="2A77F76F" w:rsidR="00470D98" w:rsidRDefault="001644E6">
      <w:pPr>
        <w:pStyle w:val="BodyText"/>
        <w:spacing w:before="8"/>
        <w:ind w:left="290"/>
      </w:pPr>
      <w:del w:id="95" w:author="Hughes, Anna E" w:date="2023-08-09T15:29:00Z">
        <w:r>
          <w:rPr>
            <w:rFonts w:ascii="Trebuchet MS"/>
            <w:spacing w:val="-2"/>
            <w:sz w:val="12"/>
          </w:rPr>
          <w:delText>90</w:delText>
        </w:r>
        <w:r>
          <w:rPr>
            <w:rFonts w:ascii="Trebuchet MS"/>
            <w:spacing w:val="32"/>
            <w:sz w:val="12"/>
          </w:rPr>
          <w:delText xml:space="preserve">  </w:delText>
        </w:r>
        <w:r w:rsidR="00791F47">
          <w:fldChar w:fldCharType="begin"/>
        </w:r>
        <w:r w:rsidR="00791F47">
          <w:delInstrText xml:space="preserve"> HYPERLINK \l "_bookmark26" </w:delInstrText>
        </w:r>
        <w:r w:rsidR="00791F47">
          <w:fldChar w:fldCharType="separate"/>
        </w:r>
        <w:r>
          <w:rPr>
            <w:spacing w:val="-2"/>
          </w:rPr>
          <w:delText>et</w:delText>
        </w:r>
        <w:r>
          <w:rPr>
            <w:spacing w:val="-8"/>
          </w:rPr>
          <w:delText xml:space="preserve"> </w:delText>
        </w:r>
        <w:r>
          <w:rPr>
            <w:spacing w:val="-2"/>
          </w:rPr>
          <w:delText>al.,</w:delText>
        </w:r>
        <w:r w:rsidR="00791F47">
          <w:rPr>
            <w:spacing w:val="-2"/>
          </w:rPr>
          <w:fldChar w:fldCharType="end"/>
        </w:r>
        <w:r>
          <w:rPr>
            <w:spacing w:val="-9"/>
          </w:rPr>
          <w:delText xml:space="preserve"> </w:delText>
        </w:r>
        <w:r w:rsidR="00791F47">
          <w:fldChar w:fldCharType="begin"/>
        </w:r>
        <w:r w:rsidR="00791F47">
          <w:delInstrText xml:space="preserve"> HYPERLINK \l "_bookmark26" </w:delInstrText>
        </w:r>
        <w:r w:rsidR="00791F47">
          <w:fldChar w:fldCharType="separate"/>
        </w:r>
        <w:r>
          <w:rPr>
            <w:spacing w:val="-2"/>
          </w:rPr>
          <w:delText>2014;</w:delText>
        </w:r>
        <w:r w:rsidR="00791F47">
          <w:rPr>
            <w:spacing w:val="-2"/>
          </w:rPr>
          <w:fldChar w:fldCharType="end"/>
        </w:r>
        <w:r>
          <w:rPr>
            <w:spacing w:val="-8"/>
          </w:rPr>
          <w:delText xml:space="preserve"> </w:delText>
        </w:r>
        <w:r w:rsidR="00791F47">
          <w:fldChar w:fldCharType="begin"/>
        </w:r>
        <w:r w:rsidR="00791F47">
          <w:delInstrText xml:space="preserve"> HYPERLINK \l "_bookmark25" </w:delInstrText>
        </w:r>
        <w:r w:rsidR="00791F47">
          <w:fldChar w:fldCharType="separate"/>
        </w:r>
        <w:r>
          <w:rPr>
            <w:spacing w:val="-2"/>
          </w:rPr>
          <w:delText>Becker,</w:delText>
        </w:r>
        <w:r w:rsidR="00791F47">
          <w:rPr>
            <w:spacing w:val="-2"/>
          </w:rPr>
          <w:fldChar w:fldCharType="end"/>
        </w:r>
        <w:r>
          <w:rPr>
            <w:spacing w:val="-8"/>
          </w:rPr>
          <w:delText xml:space="preserve"> </w:delText>
        </w:r>
        <w:r w:rsidR="00791F47">
          <w:fldChar w:fldCharType="begin"/>
        </w:r>
        <w:r w:rsidR="00791F47">
          <w:delInstrText xml:space="preserve"> HYPERLINK \l "_bookmark25" </w:delInstrText>
        </w:r>
        <w:r w:rsidR="00791F47">
          <w:fldChar w:fldCharType="separate"/>
        </w:r>
        <w:r>
          <w:rPr>
            <w:spacing w:val="-2"/>
          </w:rPr>
          <w:delText>2010).</w:delText>
        </w:r>
        <w:r w:rsidR="00791F47">
          <w:rPr>
            <w:spacing w:val="-2"/>
          </w:rPr>
          <w:fldChar w:fldCharType="end"/>
        </w:r>
      </w:del>
      <w:ins w:id="96" w:author="Hughes, Anna E" w:date="2023-08-09T15:29:00Z">
        <w:r w:rsidR="001E0CFE">
          <w:rPr>
            <w:rFonts w:ascii="Trebuchet MS"/>
            <w:spacing w:val="-2"/>
            <w:sz w:val="12"/>
          </w:rPr>
          <w:t>90</w:t>
        </w:r>
        <w:r w:rsidR="001E0CFE">
          <w:rPr>
            <w:rFonts w:ascii="Trebuchet MS"/>
            <w:spacing w:val="32"/>
            <w:sz w:val="12"/>
          </w:rPr>
          <w:t xml:space="preserve">  </w:t>
        </w:r>
        <w:r w:rsidR="00791F47">
          <w:fldChar w:fldCharType="begin"/>
        </w:r>
        <w:r w:rsidR="00791F47">
          <w:instrText xml:space="preserve"> HYPERLINK \l "_bookmark27" </w:instrText>
        </w:r>
        <w:r w:rsidR="00791F47">
          <w:fldChar w:fldCharType="separate"/>
        </w:r>
        <w:r w:rsidR="001E0CFE">
          <w:rPr>
            <w:spacing w:val="-2"/>
          </w:rPr>
          <w:t>et</w:t>
        </w:r>
        <w:r w:rsidR="001E0CFE">
          <w:rPr>
            <w:spacing w:val="-8"/>
          </w:rPr>
          <w:t xml:space="preserve"> </w:t>
        </w:r>
        <w:r w:rsidR="001E0CFE">
          <w:rPr>
            <w:spacing w:val="-2"/>
          </w:rPr>
          <w:t>al.,</w:t>
        </w:r>
        <w:r w:rsidR="00791F47">
          <w:rPr>
            <w:spacing w:val="-2"/>
          </w:rPr>
          <w:fldChar w:fldCharType="end"/>
        </w:r>
        <w:r w:rsidR="001E0CFE">
          <w:rPr>
            <w:spacing w:val="-9"/>
          </w:rPr>
          <w:t xml:space="preserve"> </w:t>
        </w:r>
        <w:r w:rsidR="00791F47">
          <w:fldChar w:fldCharType="begin"/>
        </w:r>
        <w:r w:rsidR="00791F47">
          <w:instrText xml:space="preserve"> HYPERLINK \l "_bookmark27" </w:instrText>
        </w:r>
        <w:r w:rsidR="00791F47">
          <w:fldChar w:fldCharType="separate"/>
        </w:r>
        <w:r w:rsidR="001E0CFE">
          <w:rPr>
            <w:spacing w:val="-2"/>
          </w:rPr>
          <w:t>2014;</w:t>
        </w:r>
        <w:r w:rsidR="00791F47">
          <w:rPr>
            <w:spacing w:val="-2"/>
          </w:rPr>
          <w:fldChar w:fldCharType="end"/>
        </w:r>
        <w:r w:rsidR="001E0CFE">
          <w:rPr>
            <w:spacing w:val="-8"/>
          </w:rPr>
          <w:t xml:space="preserve"> </w:t>
        </w:r>
        <w:r w:rsidR="00791F47">
          <w:fldChar w:fldCharType="begin"/>
        </w:r>
        <w:r w:rsidR="00791F47">
          <w:instrText xml:space="preserve"> HYPERLINK \l "_bookmark26" </w:instrText>
        </w:r>
        <w:r w:rsidR="00791F47">
          <w:fldChar w:fldCharType="separate"/>
        </w:r>
        <w:r w:rsidR="001E0CFE">
          <w:rPr>
            <w:spacing w:val="-2"/>
          </w:rPr>
          <w:t>Becker,</w:t>
        </w:r>
        <w:r w:rsidR="00791F47">
          <w:rPr>
            <w:spacing w:val="-2"/>
          </w:rPr>
          <w:fldChar w:fldCharType="end"/>
        </w:r>
        <w:r w:rsidR="001E0CFE">
          <w:rPr>
            <w:spacing w:val="-8"/>
          </w:rPr>
          <w:t xml:space="preserve"> </w:t>
        </w:r>
        <w:r w:rsidR="00791F47">
          <w:fldChar w:fldCharType="begin"/>
        </w:r>
        <w:r w:rsidR="00791F47">
          <w:instrText xml:space="preserve"> HYPERLINK \l "_bookmark26" </w:instrText>
        </w:r>
        <w:r w:rsidR="00791F47">
          <w:fldChar w:fldCharType="separate"/>
        </w:r>
        <w:r w:rsidR="001E0CFE">
          <w:rPr>
            <w:spacing w:val="-2"/>
          </w:rPr>
          <w:t>2010).</w:t>
        </w:r>
        <w:r w:rsidR="00791F47">
          <w:rPr>
            <w:spacing w:val="-2"/>
          </w:rPr>
          <w:fldChar w:fldCharType="end"/>
        </w:r>
      </w:ins>
      <w:r w:rsidR="001E0CFE">
        <w:rPr>
          <w:spacing w:val="10"/>
        </w:rPr>
        <w:t xml:space="preserve"> </w:t>
      </w:r>
      <w:r w:rsidR="001E0CFE">
        <w:rPr>
          <w:spacing w:val="-2"/>
        </w:rPr>
        <w:t>TCS</w:t>
      </w:r>
      <w:r w:rsidR="001E0CFE">
        <w:rPr>
          <w:spacing w:val="-8"/>
        </w:rPr>
        <w:t xml:space="preserve"> </w:t>
      </w:r>
      <w:r w:rsidR="001E0CFE">
        <w:rPr>
          <w:spacing w:val="-2"/>
        </w:rPr>
        <w:t>also</w:t>
      </w:r>
      <w:r w:rsidR="001E0CFE">
        <w:rPr>
          <w:spacing w:val="-8"/>
        </w:rPr>
        <w:t xml:space="preserve"> </w:t>
      </w:r>
      <w:r w:rsidR="001E0CFE">
        <w:rPr>
          <w:spacing w:val="-2"/>
        </w:rPr>
        <w:t>has</w:t>
      </w:r>
      <w:r w:rsidR="001E0CFE">
        <w:rPr>
          <w:spacing w:val="-9"/>
        </w:rPr>
        <w:t xml:space="preserve"> </w:t>
      </w:r>
      <w:r w:rsidR="001E0CFE">
        <w:rPr>
          <w:spacing w:val="-2"/>
        </w:rPr>
        <w:t>features</w:t>
      </w:r>
      <w:r w:rsidR="001E0CFE">
        <w:rPr>
          <w:spacing w:val="-8"/>
        </w:rPr>
        <w:t xml:space="preserve"> </w:t>
      </w:r>
      <w:r w:rsidR="001E0CFE">
        <w:rPr>
          <w:spacing w:val="-2"/>
        </w:rPr>
        <w:t>in</w:t>
      </w:r>
      <w:r w:rsidR="001E0CFE">
        <w:rPr>
          <w:spacing w:val="-8"/>
        </w:rPr>
        <w:t xml:space="preserve"> </w:t>
      </w:r>
      <w:r w:rsidR="001E0CFE">
        <w:rPr>
          <w:spacing w:val="-2"/>
        </w:rPr>
        <w:t>common</w:t>
      </w:r>
      <w:r w:rsidR="001E0CFE">
        <w:rPr>
          <w:spacing w:val="-8"/>
        </w:rPr>
        <w:t xml:space="preserve"> </w:t>
      </w:r>
      <w:r w:rsidR="001E0CFE">
        <w:rPr>
          <w:spacing w:val="-2"/>
        </w:rPr>
        <w:t>with</w:t>
      </w:r>
      <w:r w:rsidR="001E0CFE">
        <w:rPr>
          <w:spacing w:val="-8"/>
        </w:rPr>
        <w:t xml:space="preserve"> </w:t>
      </w:r>
      <w:r w:rsidR="001E0CFE">
        <w:rPr>
          <w:spacing w:val="-2"/>
        </w:rPr>
        <w:t>other</w:t>
      </w:r>
      <w:r w:rsidR="001E0CFE">
        <w:rPr>
          <w:spacing w:val="-8"/>
        </w:rPr>
        <w:t xml:space="preserve"> </w:t>
      </w:r>
      <w:r w:rsidR="001E0CFE">
        <w:rPr>
          <w:spacing w:val="-2"/>
        </w:rPr>
        <w:t>models</w:t>
      </w:r>
    </w:p>
    <w:p w14:paraId="65C4D47C" w14:textId="77777777" w:rsidR="00470D98" w:rsidRDefault="001E0CFE">
      <w:pPr>
        <w:pStyle w:val="BodyText"/>
        <w:ind w:left="290"/>
      </w:pPr>
      <w:r>
        <w:rPr>
          <w:rFonts w:ascii="Trebuchet MS"/>
          <w:spacing w:val="-4"/>
          <w:sz w:val="12"/>
        </w:rPr>
        <w:t>91</w:t>
      </w:r>
      <w:r>
        <w:rPr>
          <w:rFonts w:ascii="Trebuchet MS"/>
          <w:spacing w:val="38"/>
          <w:sz w:val="12"/>
        </w:rPr>
        <w:t xml:space="preserve">  </w:t>
      </w:r>
      <w:r>
        <w:rPr>
          <w:spacing w:val="-4"/>
        </w:rPr>
        <w:t>that</w:t>
      </w:r>
      <w:r>
        <w:rPr>
          <w:spacing w:val="9"/>
        </w:rPr>
        <w:t xml:space="preserve"> </w:t>
      </w:r>
      <w:r>
        <w:rPr>
          <w:spacing w:val="-4"/>
        </w:rPr>
        <w:t>propose</w:t>
      </w:r>
      <w:r>
        <w:rPr>
          <w:spacing w:val="8"/>
        </w:rPr>
        <w:t xml:space="preserve"> </w:t>
      </w:r>
      <w:r>
        <w:rPr>
          <w:spacing w:val="-4"/>
        </w:rPr>
        <w:t>parallel</w:t>
      </w:r>
      <w:r>
        <w:rPr>
          <w:spacing w:val="9"/>
        </w:rPr>
        <w:t xml:space="preserve"> </w:t>
      </w:r>
      <w:r>
        <w:rPr>
          <w:spacing w:val="-4"/>
        </w:rPr>
        <w:t>identification</w:t>
      </w:r>
      <w:r>
        <w:rPr>
          <w:spacing w:val="8"/>
        </w:rPr>
        <w:t xml:space="preserve"> </w:t>
      </w:r>
      <w:r>
        <w:rPr>
          <w:spacing w:val="-4"/>
        </w:rPr>
        <w:t>of</w:t>
      </w:r>
      <w:r>
        <w:rPr>
          <w:spacing w:val="9"/>
        </w:rPr>
        <w:t xml:space="preserve"> </w:t>
      </w:r>
      <w:r>
        <w:rPr>
          <w:spacing w:val="-4"/>
        </w:rPr>
        <w:t>all</w:t>
      </w:r>
      <w:r>
        <w:rPr>
          <w:spacing w:val="9"/>
        </w:rPr>
        <w:t xml:space="preserve"> </w:t>
      </w:r>
      <w:r>
        <w:rPr>
          <w:spacing w:val="-4"/>
        </w:rPr>
        <w:t>items</w:t>
      </w:r>
      <w:r>
        <w:rPr>
          <w:spacing w:val="8"/>
        </w:rPr>
        <w:t xml:space="preserve"> </w:t>
      </w:r>
      <w:r>
        <w:rPr>
          <w:spacing w:val="-4"/>
        </w:rPr>
        <w:t>in</w:t>
      </w:r>
      <w:r>
        <w:rPr>
          <w:spacing w:val="9"/>
        </w:rPr>
        <w:t xml:space="preserve"> </w:t>
      </w:r>
      <w:r>
        <w:rPr>
          <w:spacing w:val="-4"/>
        </w:rPr>
        <w:t>a</w:t>
      </w:r>
      <w:r>
        <w:rPr>
          <w:spacing w:val="8"/>
        </w:rPr>
        <w:t xml:space="preserve"> </w:t>
      </w:r>
      <w:r>
        <w:rPr>
          <w:spacing w:val="-4"/>
        </w:rPr>
        <w:t>scene,</w:t>
      </w:r>
      <w:r>
        <w:rPr>
          <w:spacing w:val="14"/>
        </w:rPr>
        <w:t xml:space="preserve"> </w:t>
      </w:r>
      <w:r>
        <w:rPr>
          <w:spacing w:val="-4"/>
        </w:rPr>
        <w:t>with</w:t>
      </w:r>
      <w:r>
        <w:rPr>
          <w:spacing w:val="8"/>
        </w:rPr>
        <w:t xml:space="preserve"> </w:t>
      </w:r>
      <w:r>
        <w:rPr>
          <w:spacing w:val="-4"/>
        </w:rPr>
        <w:t>diffusion</w:t>
      </w:r>
      <w:r>
        <w:rPr>
          <w:spacing w:val="9"/>
        </w:rPr>
        <w:t xml:space="preserve"> </w:t>
      </w:r>
      <w:r>
        <w:rPr>
          <w:spacing w:val="-4"/>
        </w:rPr>
        <w:t>based</w:t>
      </w:r>
    </w:p>
    <w:p w14:paraId="4B187668" w14:textId="24669EF2" w:rsidR="00470D98" w:rsidRDefault="001E0CFE">
      <w:pPr>
        <w:pStyle w:val="BodyText"/>
        <w:spacing w:before="8"/>
        <w:ind w:left="290"/>
      </w:pPr>
      <w:r>
        <w:rPr>
          <w:rFonts w:ascii="Trebuchet MS"/>
          <w:spacing w:val="-4"/>
          <w:sz w:val="12"/>
        </w:rPr>
        <w:t>92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4"/>
        </w:rPr>
        <w:t>mechanisms</w:t>
      </w:r>
      <w:r>
        <w:rPr>
          <w:spacing w:val="6"/>
        </w:rPr>
        <w:t xml:space="preserve"> </w:t>
      </w:r>
      <w:r>
        <w:rPr>
          <w:spacing w:val="-4"/>
        </w:rPr>
        <w:t>for</w:t>
      </w:r>
      <w:r>
        <w:rPr>
          <w:spacing w:val="5"/>
        </w:rPr>
        <w:t xml:space="preserve"> </w:t>
      </w:r>
      <w:r>
        <w:rPr>
          <w:spacing w:val="-4"/>
        </w:rPr>
        <w:t>identifying</w:t>
      </w:r>
      <w:r>
        <w:rPr>
          <w:spacing w:val="6"/>
        </w:rPr>
        <w:t xml:space="preserve"> </w:t>
      </w:r>
      <w:r>
        <w:rPr>
          <w:spacing w:val="-4"/>
        </w:rPr>
        <w:t>targets</w:t>
      </w:r>
      <w:r>
        <w:rPr>
          <w:spacing w:val="5"/>
        </w:rPr>
        <w:t xml:space="preserve"> </w:t>
      </w:r>
      <w:r>
        <w:rPr>
          <w:spacing w:val="-4"/>
        </w:rPr>
        <w:t>from</w:t>
      </w:r>
      <w:r>
        <w:rPr>
          <w:spacing w:val="5"/>
        </w:rPr>
        <w:t xml:space="preserve"> </w:t>
      </w:r>
      <w:r>
        <w:rPr>
          <w:spacing w:val="-4"/>
        </w:rPr>
        <w:t>distractors</w:t>
      </w:r>
      <w:r>
        <w:rPr>
          <w:spacing w:val="6"/>
        </w:rPr>
        <w:t xml:space="preserve"> </w:t>
      </w:r>
      <w:del w:id="97" w:author="Hughes, Anna E" w:date="2023-08-09T15:29:00Z">
        <w:r w:rsidR="00791F47">
          <w:fldChar w:fldCharType="begin"/>
        </w:r>
        <w:r w:rsidR="00791F47">
          <w:delInstrText xml:space="preserve"> HYPERLINK \l "_bookmark59" </w:delInstrText>
        </w:r>
        <w:r w:rsidR="00791F47">
          <w:fldChar w:fldCharType="separate"/>
        </w:r>
        <w:r w:rsidR="001644E6">
          <w:rPr>
            <w:spacing w:val="-4"/>
          </w:rPr>
          <w:delText>(Moran</w:delText>
        </w:r>
        <w:r w:rsidR="001644E6">
          <w:rPr>
            <w:spacing w:val="5"/>
          </w:rPr>
          <w:delText xml:space="preserve"> </w:delText>
        </w:r>
        <w:r w:rsidR="001644E6">
          <w:rPr>
            <w:spacing w:val="-4"/>
          </w:rPr>
          <w:delText>et</w:delText>
        </w:r>
        <w:r w:rsidR="001644E6">
          <w:rPr>
            <w:spacing w:val="6"/>
          </w:rPr>
          <w:delText xml:space="preserve"> </w:delText>
        </w:r>
        <w:r w:rsidR="001644E6">
          <w:rPr>
            <w:spacing w:val="-4"/>
          </w:rPr>
          <w:delText>al.,</w:delText>
        </w:r>
        <w:r w:rsidR="00791F47">
          <w:rPr>
            <w:spacing w:val="-4"/>
          </w:rPr>
          <w:fldChar w:fldCharType="end"/>
        </w:r>
      </w:del>
      <w:ins w:id="98" w:author="Hughes, Anna E" w:date="2023-08-09T15:29:00Z">
        <w:r w:rsidR="00791F47">
          <w:fldChar w:fldCharType="begin"/>
        </w:r>
        <w:r w:rsidR="00791F47">
          <w:instrText xml:space="preserve"> HYPERLINK \l "_bookmark60" </w:instrText>
        </w:r>
        <w:r w:rsidR="00791F47">
          <w:fldChar w:fldCharType="separate"/>
        </w:r>
        <w:r>
          <w:rPr>
            <w:spacing w:val="-4"/>
          </w:rPr>
          <w:t>(Moran</w:t>
        </w:r>
        <w:r>
          <w:rPr>
            <w:spacing w:val="5"/>
          </w:rPr>
          <w:t xml:space="preserve"> </w:t>
        </w:r>
        <w:r>
          <w:rPr>
            <w:spacing w:val="-4"/>
          </w:rPr>
          <w:t>et</w:t>
        </w:r>
        <w:r>
          <w:rPr>
            <w:spacing w:val="6"/>
          </w:rPr>
          <w:t xml:space="preserve"> </w:t>
        </w:r>
        <w:r>
          <w:rPr>
            <w:spacing w:val="-4"/>
          </w:rPr>
          <w:t>al.,</w:t>
        </w:r>
        <w:r w:rsidR="00791F47">
          <w:rPr>
            <w:spacing w:val="-4"/>
          </w:rPr>
          <w:fldChar w:fldCharType="end"/>
        </w:r>
      </w:ins>
      <w:r>
        <w:rPr>
          <w:spacing w:val="5"/>
        </w:rPr>
        <w:t xml:space="preserve"> </w:t>
      </w:r>
      <w:del w:id="99" w:author="Hughes, Anna E" w:date="2023-08-09T15:29:00Z">
        <w:r w:rsidR="00791F47">
          <w:fldChar w:fldCharType="begin"/>
        </w:r>
        <w:r w:rsidR="00791F47">
          <w:delInstrText xml:space="preserve"> HYPERLINK \l "_bookmark59" </w:delInstrText>
        </w:r>
        <w:r w:rsidR="00791F47">
          <w:fldChar w:fldCharType="separate"/>
        </w:r>
        <w:r w:rsidR="001644E6">
          <w:rPr>
            <w:spacing w:val="-4"/>
          </w:rPr>
          <w:delText>2013,</w:delText>
        </w:r>
        <w:r w:rsidR="00791F47">
          <w:rPr>
            <w:spacing w:val="-4"/>
          </w:rPr>
          <w:fldChar w:fldCharType="end"/>
        </w:r>
      </w:del>
      <w:ins w:id="100" w:author="Hughes, Anna E" w:date="2023-08-09T15:29:00Z">
        <w:r w:rsidR="00791F47">
          <w:fldChar w:fldCharType="begin"/>
        </w:r>
        <w:r w:rsidR="00791F47">
          <w:instrText xml:space="preserve"> HYPERLINK \l "_bookmark60" </w:instrText>
        </w:r>
        <w:r w:rsidR="00791F47">
          <w:fldChar w:fldCharType="separate"/>
        </w:r>
        <w:r>
          <w:rPr>
            <w:spacing w:val="-4"/>
          </w:rPr>
          <w:t>2013,</w:t>
        </w:r>
        <w:r w:rsidR="00791F47">
          <w:rPr>
            <w:spacing w:val="-4"/>
          </w:rPr>
          <w:fldChar w:fldCharType="end"/>
        </w:r>
      </w:ins>
      <w:r>
        <w:rPr>
          <w:spacing w:val="6"/>
        </w:rPr>
        <w:t xml:space="preserve"> </w:t>
      </w:r>
      <w:r w:rsidR="00791F47">
        <w:fldChar w:fldCharType="begin"/>
      </w:r>
      <w:r w:rsidR="00791F47">
        <w:instrText xml:space="preserve"> HYPERLINK \l "_</w:instrText>
      </w:r>
      <w:del w:id="101" w:author="Hughes, Anna E" w:date="2023-08-09T15:29:00Z">
        <w:r w:rsidR="00791F47">
          <w:delInstrText>bookmark60</w:delInstrText>
        </w:r>
      </w:del>
      <w:ins w:id="102" w:author="Hughes, Anna E" w:date="2023-08-09T15:29:00Z">
        <w:r w:rsidR="00791F47">
          <w:instrText>bookmark61</w:instrText>
        </w:r>
      </w:ins>
      <w:r w:rsidR="00791F47">
        <w:instrText xml:space="preserve">" </w:instrText>
      </w:r>
      <w:r w:rsidR="00791F47">
        <w:fldChar w:fldCharType="separate"/>
      </w:r>
      <w:r>
        <w:rPr>
          <w:spacing w:val="-4"/>
        </w:rPr>
        <w:t>2016).</w:t>
      </w:r>
      <w:r w:rsidR="00791F47">
        <w:rPr>
          <w:spacing w:val="-4"/>
        </w:rPr>
        <w:fldChar w:fldCharType="end"/>
      </w:r>
    </w:p>
    <w:p w14:paraId="04835A10" w14:textId="7F2B58EC" w:rsidR="00470D98" w:rsidRDefault="001E0CFE">
      <w:pPr>
        <w:pStyle w:val="BodyText"/>
        <w:spacing w:before="8"/>
        <w:ind w:left="290"/>
      </w:pPr>
      <w:r>
        <w:rPr>
          <w:rFonts w:ascii="Trebuchet MS"/>
          <w:spacing w:val="-6"/>
          <w:sz w:val="12"/>
        </w:rPr>
        <w:t>93</w:t>
      </w:r>
      <w:r>
        <w:rPr>
          <w:rFonts w:ascii="Trebuchet MS"/>
          <w:spacing w:val="49"/>
          <w:sz w:val="12"/>
        </w:rPr>
        <w:t xml:space="preserve">  </w:t>
      </w:r>
      <w:r>
        <w:rPr>
          <w:spacing w:val="-6"/>
        </w:rPr>
        <w:t>However,</w:t>
      </w:r>
      <w:r>
        <w:rPr>
          <w:spacing w:val="-5"/>
        </w:rPr>
        <w:t xml:space="preserve"> </w:t>
      </w:r>
      <w:r>
        <w:rPr>
          <w:spacing w:val="-6"/>
        </w:rPr>
        <w:t>TCS</w:t>
      </w:r>
      <w:r>
        <w:rPr>
          <w:spacing w:val="-7"/>
        </w:rPr>
        <w:t xml:space="preserve"> </w:t>
      </w:r>
      <w:del w:id="103" w:author="Hughes, Anna E" w:date="2023-08-09T15:29:00Z">
        <w:r w:rsidR="00791F47">
          <w:fldChar w:fldCharType="begin"/>
        </w:r>
        <w:r w:rsidR="00791F47">
          <w:delInstrText xml:space="preserve"> HYPERLINK \l "_bookmark55" </w:delInstrText>
        </w:r>
        <w:r w:rsidR="00791F47">
          <w:fldChar w:fldCharType="separate"/>
        </w:r>
        <w:r w:rsidR="001644E6">
          <w:rPr>
            <w:spacing w:val="-6"/>
          </w:rPr>
          <w:delText>(Lleras et al.,</w:delText>
        </w:r>
        <w:r w:rsidR="00791F47">
          <w:rPr>
            <w:spacing w:val="-6"/>
          </w:rPr>
          <w:fldChar w:fldCharType="end"/>
        </w:r>
      </w:del>
      <w:ins w:id="104" w:author="Hughes, Anna E" w:date="2023-08-09T15:29:00Z">
        <w:r w:rsidR="00791F47">
          <w:fldChar w:fldCharType="begin"/>
        </w:r>
        <w:r w:rsidR="00791F47">
          <w:instrText xml:space="preserve"> HYPERLINK \l "_bookmark56" </w:instrText>
        </w:r>
        <w:r w:rsidR="00791F47">
          <w:fldChar w:fldCharType="separate"/>
        </w:r>
        <w:r>
          <w:rPr>
            <w:spacing w:val="-6"/>
          </w:rPr>
          <w:t>(Lleras et al.,</w:t>
        </w:r>
        <w:r w:rsidR="00791F47">
          <w:rPr>
            <w:spacing w:val="-6"/>
          </w:rPr>
          <w:fldChar w:fldCharType="end"/>
        </w:r>
      </w:ins>
      <w:r>
        <w:rPr>
          <w:spacing w:val="-7"/>
        </w:rPr>
        <w:t xml:space="preserve"> </w:t>
      </w:r>
      <w:del w:id="105" w:author="Hughes, Anna E" w:date="2023-08-09T15:29:00Z">
        <w:r w:rsidR="00791F47">
          <w:fldChar w:fldCharType="begin"/>
        </w:r>
        <w:r w:rsidR="00791F47">
          <w:delInstrText xml:space="preserve"> HYPERLINK \l "_bookmark55" </w:delInstrText>
        </w:r>
        <w:r w:rsidR="00791F47">
          <w:fldChar w:fldCharType="separate"/>
        </w:r>
        <w:r w:rsidR="001644E6">
          <w:rPr>
            <w:spacing w:val="-6"/>
          </w:rPr>
          <w:delText>2020)</w:delText>
        </w:r>
        <w:r w:rsidR="00791F47">
          <w:rPr>
            <w:spacing w:val="-6"/>
          </w:rPr>
          <w:fldChar w:fldCharType="end"/>
        </w:r>
      </w:del>
      <w:ins w:id="106" w:author="Hughes, Anna E" w:date="2023-08-09T15:29:00Z">
        <w:r w:rsidR="00791F47">
          <w:fldChar w:fldCharType="begin"/>
        </w:r>
        <w:r w:rsidR="00791F47">
          <w:instrText xml:space="preserve"> HYPERLINK \l "_bookmark56" </w:instrText>
        </w:r>
        <w:r w:rsidR="00791F47">
          <w:fldChar w:fldCharType="separate"/>
        </w:r>
        <w:r>
          <w:rPr>
            <w:spacing w:val="-6"/>
          </w:rPr>
          <w:t>2020)</w:t>
        </w:r>
        <w:r w:rsidR="00791F47">
          <w:rPr>
            <w:spacing w:val="-6"/>
          </w:rPr>
          <w:fldChar w:fldCharType="end"/>
        </w:r>
      </w:ins>
      <w:r>
        <w:rPr>
          <w:spacing w:val="-6"/>
        </w:rPr>
        <w:t xml:space="preserve"> aims</w:t>
      </w:r>
      <w:r>
        <w:rPr>
          <w:spacing w:val="-7"/>
        </w:rPr>
        <w:t xml:space="preserve"> </w:t>
      </w:r>
      <w:r>
        <w:rPr>
          <w:spacing w:val="-6"/>
        </w:rPr>
        <w:t>to provide a</w:t>
      </w:r>
      <w:r>
        <w:rPr>
          <w:spacing w:val="-7"/>
        </w:rPr>
        <w:t xml:space="preserve"> </w:t>
      </w:r>
      <w:r>
        <w:rPr>
          <w:spacing w:val="-6"/>
        </w:rPr>
        <w:t>unifying framework</w:t>
      </w:r>
      <w:r>
        <w:rPr>
          <w:spacing w:val="-7"/>
        </w:rPr>
        <w:t xml:space="preserve"> </w:t>
      </w:r>
      <w:r>
        <w:rPr>
          <w:spacing w:val="-6"/>
        </w:rPr>
        <w:t>that can</w:t>
      </w:r>
    </w:p>
    <w:p w14:paraId="3E22C8F7" w14:textId="77777777" w:rsidR="00470D98" w:rsidRDefault="001E0CFE">
      <w:pPr>
        <w:pStyle w:val="BodyText"/>
        <w:ind w:left="290"/>
      </w:pPr>
      <w:r>
        <w:rPr>
          <w:rFonts w:ascii="Trebuchet MS"/>
          <w:spacing w:val="-8"/>
          <w:sz w:val="12"/>
        </w:rPr>
        <w:t>94</w:t>
      </w:r>
      <w:r>
        <w:rPr>
          <w:rFonts w:ascii="Trebuchet MS"/>
          <w:spacing w:val="47"/>
          <w:sz w:val="12"/>
        </w:rPr>
        <w:t xml:space="preserve">  </w:t>
      </w:r>
      <w:r>
        <w:rPr>
          <w:spacing w:val="-8"/>
        </w:rPr>
        <w:t>make</w:t>
      </w:r>
      <w:r>
        <w:rPr>
          <w:spacing w:val="2"/>
        </w:rPr>
        <w:t xml:space="preserve"> </w:t>
      </w:r>
      <w:r>
        <w:rPr>
          <w:spacing w:val="-8"/>
        </w:rPr>
        <w:t>quantitative</w:t>
      </w:r>
      <w:r>
        <w:rPr>
          <w:spacing w:val="1"/>
        </w:rPr>
        <w:t xml:space="preserve"> </w:t>
      </w:r>
      <w:r>
        <w:rPr>
          <w:spacing w:val="-8"/>
        </w:rPr>
        <w:t>behavioural</w:t>
      </w:r>
      <w:r>
        <w:rPr>
          <w:spacing w:val="2"/>
        </w:rPr>
        <w:t xml:space="preserve"> </w:t>
      </w:r>
      <w:r>
        <w:rPr>
          <w:spacing w:val="-8"/>
        </w:rPr>
        <w:t>predictions</w:t>
      </w:r>
      <w:r>
        <w:rPr>
          <w:spacing w:val="2"/>
        </w:rPr>
        <w:t xml:space="preserve"> </w:t>
      </w:r>
      <w:r>
        <w:rPr>
          <w:spacing w:val="-8"/>
        </w:rPr>
        <w:t>for</w:t>
      </w:r>
      <w:r>
        <w:rPr>
          <w:spacing w:val="2"/>
        </w:rPr>
        <w:t xml:space="preserve"> </w:t>
      </w:r>
      <w:r>
        <w:rPr>
          <w:spacing w:val="-8"/>
        </w:rPr>
        <w:t>visual</w:t>
      </w:r>
      <w:r>
        <w:rPr>
          <w:spacing w:val="1"/>
        </w:rPr>
        <w:t xml:space="preserve"> </w:t>
      </w:r>
      <w:r>
        <w:rPr>
          <w:spacing w:val="-8"/>
        </w:rPr>
        <w:t>search</w:t>
      </w:r>
      <w:r>
        <w:rPr>
          <w:spacing w:val="2"/>
        </w:rPr>
        <w:t xml:space="preserve"> </w:t>
      </w:r>
      <w:r>
        <w:rPr>
          <w:spacing w:val="-8"/>
        </w:rPr>
        <w:t>based</w:t>
      </w:r>
      <w:r>
        <w:rPr>
          <w:spacing w:val="2"/>
        </w:rPr>
        <w:t xml:space="preserve"> </w:t>
      </w:r>
      <w:r>
        <w:rPr>
          <w:spacing w:val="-8"/>
        </w:rPr>
        <w:t>on</w:t>
      </w:r>
      <w:r>
        <w:rPr>
          <w:spacing w:val="2"/>
        </w:rPr>
        <w:t xml:space="preserve"> </w:t>
      </w:r>
      <w:r>
        <w:rPr>
          <w:spacing w:val="-8"/>
        </w:rPr>
        <w:t>this</w:t>
      </w:r>
      <w:r>
        <w:rPr>
          <w:spacing w:val="1"/>
        </w:rPr>
        <w:t xml:space="preserve"> </w:t>
      </w:r>
      <w:r>
        <w:rPr>
          <w:spacing w:val="-8"/>
        </w:rPr>
        <w:t>general</w:t>
      </w:r>
    </w:p>
    <w:p w14:paraId="57848B90" w14:textId="77777777" w:rsidR="00470D98" w:rsidRDefault="001E0CFE">
      <w:pPr>
        <w:pStyle w:val="BodyText"/>
        <w:spacing w:before="8"/>
        <w:ind w:left="290"/>
      </w:pPr>
      <w:r>
        <w:rPr>
          <w:rFonts w:ascii="Trebuchet MS"/>
          <w:spacing w:val="-2"/>
          <w:sz w:val="12"/>
        </w:rPr>
        <w:t>95</w:t>
      </w:r>
      <w:r>
        <w:rPr>
          <w:rFonts w:ascii="Trebuchet MS"/>
          <w:spacing w:val="79"/>
          <w:w w:val="150"/>
          <w:sz w:val="12"/>
        </w:rPr>
        <w:t xml:space="preserve"> </w:t>
      </w:r>
      <w:r>
        <w:rPr>
          <w:spacing w:val="-2"/>
        </w:rPr>
        <w:t>assumption.</w:t>
      </w:r>
      <w:r>
        <w:rPr>
          <w:spacing w:val="33"/>
        </w:rPr>
        <w:t xml:space="preserve"> </w:t>
      </w:r>
      <w:r>
        <w:rPr>
          <w:spacing w:val="-2"/>
        </w:rPr>
        <w:t>As</w:t>
      </w:r>
      <w:r>
        <w:rPr>
          <w:spacing w:val="-1"/>
        </w:rPr>
        <w:t xml:space="preserve"> </w:t>
      </w:r>
      <w:r>
        <w:rPr>
          <w:spacing w:val="-2"/>
        </w:rPr>
        <w:t>such,</w:t>
      </w:r>
      <w:r>
        <w:rPr>
          <w:spacing w:val="2"/>
        </w:rPr>
        <w:t xml:space="preserve"> </w:t>
      </w:r>
      <w:r>
        <w:rPr>
          <w:spacing w:val="-2"/>
        </w:rPr>
        <w:t>it</w:t>
      </w:r>
      <w:r>
        <w:rPr>
          <w:spacing w:val="-1"/>
        </w:rPr>
        <w:t xml:space="preserve"> </w:t>
      </w:r>
      <w:r>
        <w:rPr>
          <w:spacing w:val="-2"/>
        </w:rPr>
        <w:t>is</w:t>
      </w:r>
      <w:r>
        <w:rPr>
          <w:spacing w:val="-1"/>
        </w:rPr>
        <w:t xml:space="preserve"> </w:t>
      </w:r>
      <w:r>
        <w:rPr>
          <w:spacing w:val="-2"/>
        </w:rPr>
        <w:t>an</w:t>
      </w:r>
      <w:r>
        <w:rPr>
          <w:spacing w:val="-1"/>
        </w:rPr>
        <w:t xml:space="preserve"> </w:t>
      </w:r>
      <w:r>
        <w:rPr>
          <w:spacing w:val="-2"/>
        </w:rPr>
        <w:t>attractive</w:t>
      </w:r>
      <w:r>
        <w:t xml:space="preserve"> </w:t>
      </w:r>
      <w:r>
        <w:rPr>
          <w:spacing w:val="-2"/>
        </w:rPr>
        <w:t>candidate</w:t>
      </w:r>
      <w:r>
        <w:rPr>
          <w:spacing w:val="-1"/>
        </w:rPr>
        <w:t xml:space="preserve"> </w:t>
      </w:r>
      <w:r>
        <w:rPr>
          <w:spacing w:val="-2"/>
        </w:rPr>
        <w:t>model</w:t>
      </w:r>
      <w:r>
        <w:rPr>
          <w:spacing w:val="-1"/>
        </w:rPr>
        <w:t xml:space="preserve"> </w:t>
      </w:r>
      <w:r>
        <w:rPr>
          <w:spacing w:val="-2"/>
        </w:rPr>
        <w:t>for</w:t>
      </w:r>
      <w:r>
        <w:rPr>
          <w:spacing w:val="-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 xml:space="preserve"> </w:t>
      </w:r>
      <w:r>
        <w:rPr>
          <w:spacing w:val="-2"/>
        </w:rPr>
        <w:t>formal</w:t>
      </w:r>
      <w:r>
        <w:rPr>
          <w:spacing w:val="-1"/>
        </w:rPr>
        <w:t xml:space="preserve"> </w:t>
      </w:r>
      <w:r>
        <w:rPr>
          <w:spacing w:val="-2"/>
        </w:rPr>
        <w:t>registered</w:t>
      </w:r>
    </w:p>
    <w:p w14:paraId="12EAF95E" w14:textId="77777777" w:rsidR="00470D98" w:rsidRDefault="001E0CFE">
      <w:pPr>
        <w:spacing w:before="7"/>
        <w:ind w:left="290"/>
        <w:rPr>
          <w:sz w:val="24"/>
        </w:rPr>
      </w:pPr>
      <w:r>
        <w:rPr>
          <w:rFonts w:ascii="Trebuchet MS"/>
          <w:sz w:val="12"/>
        </w:rPr>
        <w:t>96</w:t>
      </w:r>
      <w:r>
        <w:rPr>
          <w:rFonts w:ascii="Trebuchet MS"/>
          <w:spacing w:val="62"/>
          <w:sz w:val="12"/>
        </w:rPr>
        <w:t xml:space="preserve">  </w:t>
      </w:r>
      <w:r>
        <w:rPr>
          <w:spacing w:val="-2"/>
          <w:sz w:val="24"/>
        </w:rPr>
        <w:t>replication.</w:t>
      </w:r>
    </w:p>
    <w:p w14:paraId="5B6D4DC2" w14:textId="77777777" w:rsidR="00470D98" w:rsidRDefault="001E0CFE">
      <w:pPr>
        <w:pStyle w:val="BodyText"/>
        <w:tabs>
          <w:tab w:val="left" w:pos="968"/>
        </w:tabs>
        <w:spacing w:before="8"/>
        <w:ind w:left="290"/>
      </w:pPr>
      <w:r>
        <w:rPr>
          <w:rFonts w:ascii="Trebuchet MS"/>
          <w:spacing w:val="-5"/>
          <w:sz w:val="12"/>
        </w:rPr>
        <w:t>97</w:t>
      </w:r>
      <w:r>
        <w:rPr>
          <w:rFonts w:ascii="Trebuchet MS"/>
          <w:sz w:val="12"/>
        </w:rPr>
        <w:tab/>
      </w:r>
      <w:r>
        <w:rPr>
          <w:spacing w:val="-4"/>
        </w:rPr>
        <w:t>A</w:t>
      </w:r>
      <w:r>
        <w:rPr>
          <w:spacing w:val="-9"/>
        </w:rPr>
        <w:t xml:space="preserve"> </w:t>
      </w:r>
      <w:r>
        <w:rPr>
          <w:spacing w:val="-4"/>
        </w:rPr>
        <w:t>key</w:t>
      </w:r>
      <w:r>
        <w:rPr>
          <w:spacing w:val="-7"/>
        </w:rPr>
        <w:t xml:space="preserve"> </w:t>
      </w:r>
      <w:r>
        <w:rPr>
          <w:spacing w:val="-4"/>
        </w:rPr>
        <w:t>assumption</w:t>
      </w:r>
      <w:r>
        <w:rPr>
          <w:spacing w:val="-8"/>
        </w:rPr>
        <w:t xml:space="preserve"> </w:t>
      </w:r>
      <w:r>
        <w:rPr>
          <w:spacing w:val="-4"/>
        </w:rPr>
        <w:t>of</w:t>
      </w:r>
      <w:r>
        <w:rPr>
          <w:spacing w:val="-8"/>
        </w:rPr>
        <w:t xml:space="preserve"> </w:t>
      </w:r>
      <w:r>
        <w:rPr>
          <w:spacing w:val="-4"/>
        </w:rPr>
        <w:t>the</w:t>
      </w:r>
      <w:r>
        <w:rPr>
          <w:spacing w:val="-8"/>
        </w:rPr>
        <w:t xml:space="preserve"> </w:t>
      </w:r>
      <w:r>
        <w:rPr>
          <w:spacing w:val="-4"/>
        </w:rPr>
        <w:t>TCS</w:t>
      </w:r>
      <w:r>
        <w:rPr>
          <w:spacing w:val="-8"/>
        </w:rPr>
        <w:t xml:space="preserve"> </w:t>
      </w:r>
      <w:r>
        <w:rPr>
          <w:spacing w:val="-4"/>
        </w:rPr>
        <w:t>model</w:t>
      </w:r>
      <w:r>
        <w:rPr>
          <w:spacing w:val="-8"/>
        </w:rPr>
        <w:t xml:space="preserve"> </w:t>
      </w:r>
      <w:r>
        <w:rPr>
          <w:spacing w:val="-4"/>
        </w:rPr>
        <w:t>is</w:t>
      </w:r>
      <w:r>
        <w:rPr>
          <w:spacing w:val="-8"/>
        </w:rPr>
        <w:t xml:space="preserve"> </w:t>
      </w:r>
      <w:r>
        <w:rPr>
          <w:spacing w:val="-4"/>
        </w:rPr>
        <w:t>that</w:t>
      </w:r>
      <w:r>
        <w:rPr>
          <w:spacing w:val="-8"/>
        </w:rPr>
        <w:t xml:space="preserve"> </w:t>
      </w:r>
      <w:r>
        <w:rPr>
          <w:spacing w:val="-4"/>
        </w:rPr>
        <w:t>behaviour</w:t>
      </w:r>
      <w:r>
        <w:rPr>
          <w:spacing w:val="-9"/>
        </w:rPr>
        <w:t xml:space="preserve"> </w:t>
      </w:r>
      <w:r>
        <w:rPr>
          <w:spacing w:val="-4"/>
        </w:rPr>
        <w:t>is</w:t>
      </w:r>
      <w:r>
        <w:rPr>
          <w:spacing w:val="-7"/>
        </w:rPr>
        <w:t xml:space="preserve"> </w:t>
      </w:r>
      <w:r>
        <w:rPr>
          <w:spacing w:val="-4"/>
        </w:rPr>
        <w:t>determined</w:t>
      </w:r>
      <w:r>
        <w:rPr>
          <w:spacing w:val="-8"/>
        </w:rPr>
        <w:t xml:space="preserve"> </w:t>
      </w:r>
      <w:r>
        <w:rPr>
          <w:spacing w:val="-4"/>
        </w:rPr>
        <w:t>by</w:t>
      </w:r>
      <w:r>
        <w:rPr>
          <w:spacing w:val="-9"/>
        </w:rPr>
        <w:t xml:space="preserve"> </w:t>
      </w:r>
      <w:r>
        <w:rPr>
          <w:spacing w:val="-4"/>
        </w:rPr>
        <w:t>com-</w:t>
      </w:r>
    </w:p>
    <w:p w14:paraId="0B4CF7AD" w14:textId="77777777" w:rsidR="00470D98" w:rsidRDefault="001E0CFE">
      <w:pPr>
        <w:pStyle w:val="BodyText"/>
        <w:ind w:left="290"/>
      </w:pPr>
      <w:r>
        <w:rPr>
          <w:rFonts w:ascii="Trebuchet MS"/>
          <w:spacing w:val="-6"/>
          <w:sz w:val="12"/>
        </w:rPr>
        <w:t>98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6"/>
        </w:rPr>
        <w:t>paring</w:t>
      </w:r>
      <w:r>
        <w:rPr>
          <w:spacing w:val="13"/>
        </w:rPr>
        <w:t xml:space="preserve"> </w:t>
      </w:r>
      <w:r>
        <w:rPr>
          <w:spacing w:val="-6"/>
        </w:rPr>
        <w:t>the</w:t>
      </w:r>
      <w:r>
        <w:rPr>
          <w:spacing w:val="12"/>
        </w:rPr>
        <w:t xml:space="preserve"> </w:t>
      </w:r>
      <w:r>
        <w:rPr>
          <w:spacing w:val="-6"/>
        </w:rPr>
        <w:t>target</w:t>
      </w:r>
      <w:r>
        <w:rPr>
          <w:spacing w:val="13"/>
        </w:rPr>
        <w:t xml:space="preserve"> </w:t>
      </w:r>
      <w:r>
        <w:rPr>
          <w:spacing w:val="-6"/>
        </w:rPr>
        <w:t>template</w:t>
      </w:r>
      <w:r>
        <w:rPr>
          <w:spacing w:val="12"/>
        </w:rPr>
        <w:t xml:space="preserve"> </w:t>
      </w:r>
      <w:r>
        <w:rPr>
          <w:spacing w:val="-6"/>
        </w:rPr>
        <w:t>(held</w:t>
      </w:r>
      <w:r>
        <w:rPr>
          <w:spacing w:val="12"/>
        </w:rPr>
        <w:t xml:space="preserve"> </w:t>
      </w:r>
      <w:r>
        <w:rPr>
          <w:spacing w:val="-6"/>
        </w:rPr>
        <w:t>in</w:t>
      </w:r>
      <w:r>
        <w:rPr>
          <w:spacing w:val="13"/>
        </w:rPr>
        <w:t xml:space="preserve"> </w:t>
      </w:r>
      <w:r>
        <w:rPr>
          <w:spacing w:val="-6"/>
        </w:rPr>
        <w:t>memory)</w:t>
      </w:r>
      <w:r>
        <w:rPr>
          <w:spacing w:val="13"/>
        </w:rPr>
        <w:t xml:space="preserve"> </w:t>
      </w:r>
      <w:r>
        <w:rPr>
          <w:spacing w:val="-6"/>
        </w:rPr>
        <w:t>with</w:t>
      </w:r>
      <w:r>
        <w:rPr>
          <w:spacing w:val="12"/>
        </w:rPr>
        <w:t xml:space="preserve"> </w:t>
      </w:r>
      <w:r>
        <w:rPr>
          <w:spacing w:val="-6"/>
        </w:rPr>
        <w:t>every</w:t>
      </w:r>
      <w:r>
        <w:rPr>
          <w:spacing w:val="13"/>
        </w:rPr>
        <w:t xml:space="preserve"> </w:t>
      </w:r>
      <w:r>
        <w:rPr>
          <w:spacing w:val="-6"/>
        </w:rPr>
        <w:t>element</w:t>
      </w:r>
      <w:r>
        <w:rPr>
          <w:spacing w:val="13"/>
        </w:rPr>
        <w:t xml:space="preserve"> </w:t>
      </w:r>
      <w:r>
        <w:rPr>
          <w:spacing w:val="-6"/>
        </w:rPr>
        <w:t>present</w:t>
      </w:r>
      <w:r>
        <w:rPr>
          <w:spacing w:val="12"/>
        </w:rPr>
        <w:t xml:space="preserve"> </w:t>
      </w:r>
      <w:r>
        <w:rPr>
          <w:spacing w:val="-6"/>
        </w:rPr>
        <w:t>in</w:t>
      </w:r>
      <w:r>
        <w:rPr>
          <w:spacing w:val="13"/>
        </w:rPr>
        <w:t xml:space="preserve"> </w:t>
      </w:r>
      <w:r>
        <w:rPr>
          <w:spacing w:val="-6"/>
        </w:rPr>
        <w:t>the</w:t>
      </w:r>
    </w:p>
    <w:p w14:paraId="22C6666A" w14:textId="77777777" w:rsidR="00470D98" w:rsidRDefault="001E0CFE">
      <w:pPr>
        <w:pStyle w:val="BodyText"/>
        <w:spacing w:before="8"/>
        <w:ind w:left="290"/>
      </w:pPr>
      <w:r>
        <w:rPr>
          <w:rFonts w:ascii="Trebuchet MS"/>
          <w:spacing w:val="-4"/>
          <w:sz w:val="12"/>
        </w:rPr>
        <w:t>99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4"/>
        </w:rPr>
        <w:t>scene</w:t>
      </w:r>
      <w:r>
        <w:rPr>
          <w:spacing w:val="4"/>
        </w:rPr>
        <w:t xml:space="preserve"> </w:t>
      </w:r>
      <w:r>
        <w:rPr>
          <w:spacing w:val="-4"/>
        </w:rPr>
        <w:t>in</w:t>
      </w:r>
      <w:r>
        <w:rPr>
          <w:spacing w:val="4"/>
        </w:rPr>
        <w:t xml:space="preserve"> </w:t>
      </w:r>
      <w:r>
        <w:rPr>
          <w:spacing w:val="-4"/>
        </w:rPr>
        <w:t>parallel.</w:t>
      </w:r>
      <w:r>
        <w:rPr>
          <w:spacing w:val="45"/>
        </w:rPr>
        <w:t xml:space="preserve"> </w:t>
      </w:r>
      <w:r>
        <w:rPr>
          <w:spacing w:val="-4"/>
        </w:rPr>
        <w:t>This</w:t>
      </w:r>
      <w:r>
        <w:rPr>
          <w:spacing w:val="4"/>
        </w:rPr>
        <w:t xml:space="preserve"> </w:t>
      </w:r>
      <w:r>
        <w:rPr>
          <w:spacing w:val="-4"/>
        </w:rPr>
        <w:t>allows</w:t>
      </w:r>
      <w:r>
        <w:rPr>
          <w:spacing w:val="4"/>
        </w:rPr>
        <w:t xml:space="preserve"> </w:t>
      </w:r>
      <w:r>
        <w:rPr>
          <w:spacing w:val="-4"/>
        </w:rPr>
        <w:t>the</w:t>
      </w:r>
      <w:r>
        <w:rPr>
          <w:spacing w:val="4"/>
        </w:rPr>
        <w:t xml:space="preserve"> </w:t>
      </w:r>
      <w:r>
        <w:rPr>
          <w:spacing w:val="-4"/>
        </w:rPr>
        <w:t>visual</w:t>
      </w:r>
      <w:r>
        <w:rPr>
          <w:spacing w:val="3"/>
        </w:rPr>
        <w:t xml:space="preserve"> </w:t>
      </w:r>
      <w:r>
        <w:rPr>
          <w:spacing w:val="-4"/>
        </w:rPr>
        <w:t>system</w:t>
      </w:r>
      <w:r>
        <w:rPr>
          <w:spacing w:val="4"/>
        </w:rPr>
        <w:t xml:space="preserve"> </w:t>
      </w:r>
      <w:r>
        <w:rPr>
          <w:spacing w:val="-4"/>
        </w:rPr>
        <w:t>to</w:t>
      </w:r>
      <w:r>
        <w:rPr>
          <w:spacing w:val="4"/>
        </w:rPr>
        <w:t xml:space="preserve"> </w:t>
      </w:r>
      <w:r>
        <w:rPr>
          <w:spacing w:val="-4"/>
        </w:rPr>
        <w:t>reject</w:t>
      </w:r>
      <w:r>
        <w:rPr>
          <w:spacing w:val="4"/>
        </w:rPr>
        <w:t xml:space="preserve"> </w:t>
      </w:r>
      <w:r>
        <w:rPr>
          <w:spacing w:val="-4"/>
        </w:rPr>
        <w:t>peripheral</w:t>
      </w:r>
      <w:r>
        <w:rPr>
          <w:spacing w:val="4"/>
        </w:rPr>
        <w:t xml:space="preserve"> </w:t>
      </w:r>
      <w:r>
        <w:rPr>
          <w:spacing w:val="-4"/>
        </w:rPr>
        <w:t>non-targets</w:t>
      </w:r>
    </w:p>
    <w:p w14:paraId="3053BDAF" w14:textId="77777777" w:rsidR="00470D98" w:rsidRDefault="001E0CFE">
      <w:pPr>
        <w:pStyle w:val="BodyText"/>
      </w:pPr>
      <w:r>
        <w:rPr>
          <w:rFonts w:ascii="Trebuchet MS"/>
          <w:w w:val="90"/>
          <w:sz w:val="12"/>
        </w:rPr>
        <w:t>100</w:t>
      </w:r>
      <w:r>
        <w:rPr>
          <w:rFonts w:ascii="Trebuchet MS"/>
          <w:spacing w:val="71"/>
          <w:sz w:val="12"/>
        </w:rPr>
        <w:t xml:space="preserve">  </w:t>
      </w:r>
      <w:r>
        <w:rPr>
          <w:w w:val="90"/>
        </w:rPr>
        <w:t>quickly;</w:t>
      </w:r>
      <w:r>
        <w:rPr>
          <w:spacing w:val="8"/>
        </w:rPr>
        <w:t xml:space="preserve"> </w:t>
      </w:r>
      <w:r>
        <w:rPr>
          <w:w w:val="90"/>
        </w:rPr>
        <w:t>the</w:t>
      </w:r>
      <w:r>
        <w:rPr>
          <w:spacing w:val="5"/>
        </w:rPr>
        <w:t xml:space="preserve"> </w:t>
      </w:r>
      <w:r>
        <w:rPr>
          <w:w w:val="90"/>
        </w:rPr>
        <w:t>speed</w:t>
      </w:r>
      <w:r>
        <w:rPr>
          <w:spacing w:val="5"/>
        </w:rPr>
        <w:t xml:space="preserve"> </w:t>
      </w:r>
      <w:r>
        <w:rPr>
          <w:w w:val="90"/>
        </w:rPr>
        <w:t>at</w:t>
      </w:r>
      <w:r>
        <w:rPr>
          <w:spacing w:val="4"/>
        </w:rPr>
        <w:t xml:space="preserve"> </w:t>
      </w:r>
      <w:r>
        <w:rPr>
          <w:w w:val="90"/>
        </w:rPr>
        <w:t>which</w:t>
      </w:r>
      <w:r>
        <w:rPr>
          <w:spacing w:val="5"/>
        </w:rPr>
        <w:t xml:space="preserve"> </w:t>
      </w:r>
      <w:r>
        <w:rPr>
          <w:w w:val="90"/>
        </w:rPr>
        <w:t>items</w:t>
      </w:r>
      <w:r>
        <w:rPr>
          <w:spacing w:val="5"/>
        </w:rPr>
        <w:t xml:space="preserve"> </w:t>
      </w:r>
      <w:r>
        <w:rPr>
          <w:w w:val="90"/>
        </w:rPr>
        <w:t>are</w:t>
      </w:r>
      <w:r>
        <w:rPr>
          <w:spacing w:val="5"/>
        </w:rPr>
        <w:t xml:space="preserve"> </w:t>
      </w:r>
      <w:r>
        <w:rPr>
          <w:w w:val="90"/>
        </w:rPr>
        <w:t>evaluated</w:t>
      </w:r>
      <w:r>
        <w:rPr>
          <w:spacing w:val="5"/>
        </w:rPr>
        <w:t xml:space="preserve"> </w:t>
      </w:r>
      <w:r>
        <w:rPr>
          <w:w w:val="90"/>
        </w:rPr>
        <w:t>is</w:t>
      </w:r>
      <w:r>
        <w:rPr>
          <w:spacing w:val="4"/>
        </w:rPr>
        <w:t xml:space="preserve"> </w:t>
      </w:r>
      <w:r>
        <w:rPr>
          <w:w w:val="90"/>
        </w:rPr>
        <w:t>determined</w:t>
      </w:r>
      <w:r>
        <w:rPr>
          <w:spacing w:val="5"/>
        </w:rPr>
        <w:t xml:space="preserve"> </w:t>
      </w:r>
      <w:r>
        <w:rPr>
          <w:w w:val="90"/>
        </w:rPr>
        <w:t>by</w:t>
      </w:r>
      <w:r>
        <w:rPr>
          <w:spacing w:val="5"/>
        </w:rPr>
        <w:t xml:space="preserve"> </w:t>
      </w:r>
      <w:r>
        <w:rPr>
          <w:w w:val="90"/>
        </w:rPr>
        <w:t>how</w:t>
      </w:r>
      <w:r>
        <w:rPr>
          <w:spacing w:val="5"/>
        </w:rPr>
        <w:t xml:space="preserve"> </w:t>
      </w:r>
      <w:r>
        <w:rPr>
          <w:w w:val="90"/>
        </w:rPr>
        <w:t>different</w:t>
      </w:r>
      <w:r>
        <w:rPr>
          <w:spacing w:val="4"/>
        </w:rPr>
        <w:t xml:space="preserve"> </w:t>
      </w:r>
      <w:r>
        <w:rPr>
          <w:spacing w:val="-5"/>
          <w:w w:val="90"/>
        </w:rPr>
        <w:t>the</w:t>
      </w:r>
    </w:p>
    <w:p w14:paraId="17A0BFDD" w14:textId="77777777" w:rsidR="00470D98" w:rsidRDefault="001E0CFE">
      <w:pPr>
        <w:pStyle w:val="BodyText"/>
        <w:spacing w:before="8"/>
      </w:pPr>
      <w:r>
        <w:rPr>
          <w:rFonts w:ascii="Trebuchet MS"/>
          <w:spacing w:val="-4"/>
          <w:sz w:val="12"/>
        </w:rPr>
        <w:t>101</w:t>
      </w:r>
      <w:r>
        <w:rPr>
          <w:rFonts w:ascii="Trebuchet MS"/>
          <w:spacing w:val="78"/>
          <w:w w:val="150"/>
          <w:sz w:val="12"/>
        </w:rPr>
        <w:t xml:space="preserve"> </w:t>
      </w:r>
      <w:r>
        <w:rPr>
          <w:spacing w:val="-4"/>
        </w:rPr>
        <w:t>item</w:t>
      </w:r>
      <w:r>
        <w:rPr>
          <w:spacing w:val="3"/>
        </w:rPr>
        <w:t xml:space="preserve"> </w:t>
      </w:r>
      <w:r>
        <w:rPr>
          <w:spacing w:val="-4"/>
        </w:rPr>
        <w:t>is</w:t>
      </w:r>
      <w:r>
        <w:rPr>
          <w:spacing w:val="2"/>
        </w:rPr>
        <w:t xml:space="preserve"> </w:t>
      </w:r>
      <w:r>
        <w:rPr>
          <w:spacing w:val="-4"/>
        </w:rPr>
        <w:t>from</w:t>
      </w:r>
      <w:r>
        <w:rPr>
          <w:spacing w:val="3"/>
        </w:rPr>
        <w:t xml:space="preserve"> </w:t>
      </w:r>
      <w:r>
        <w:rPr>
          <w:spacing w:val="-4"/>
        </w:rPr>
        <w:t>the</w:t>
      </w:r>
      <w:r>
        <w:rPr>
          <w:spacing w:val="3"/>
        </w:rPr>
        <w:t xml:space="preserve"> </w:t>
      </w:r>
      <w:r>
        <w:rPr>
          <w:spacing w:val="-4"/>
        </w:rPr>
        <w:t>template</w:t>
      </w:r>
      <w:r>
        <w:rPr>
          <w:spacing w:val="2"/>
        </w:rPr>
        <w:t xml:space="preserve"> </w:t>
      </w:r>
      <w:r>
        <w:rPr>
          <w:spacing w:val="-4"/>
        </w:rPr>
        <w:t>through</w:t>
      </w:r>
      <w:r>
        <w:rPr>
          <w:spacing w:val="3"/>
        </w:rPr>
        <w:t xml:space="preserve"> </w:t>
      </w:r>
      <w:r>
        <w:rPr>
          <w:spacing w:val="-4"/>
        </w:rPr>
        <w:t>an</w:t>
      </w:r>
      <w:r>
        <w:rPr>
          <w:spacing w:val="3"/>
        </w:rPr>
        <w:t xml:space="preserve"> </w:t>
      </w:r>
      <w:r>
        <w:rPr>
          <w:spacing w:val="-4"/>
        </w:rPr>
        <w:t>evidence</w:t>
      </w:r>
      <w:r>
        <w:rPr>
          <w:spacing w:val="2"/>
        </w:rPr>
        <w:t xml:space="preserve"> </w:t>
      </w:r>
      <w:r>
        <w:rPr>
          <w:spacing w:val="-4"/>
        </w:rPr>
        <w:t>accumulation</w:t>
      </w:r>
      <w:r>
        <w:rPr>
          <w:spacing w:val="3"/>
        </w:rPr>
        <w:t xml:space="preserve"> </w:t>
      </w:r>
      <w:r>
        <w:rPr>
          <w:spacing w:val="-4"/>
        </w:rPr>
        <w:t>process</w:t>
      </w:r>
      <w:r>
        <w:rPr>
          <w:spacing w:val="3"/>
        </w:rPr>
        <w:t xml:space="preserve"> </w:t>
      </w:r>
      <w:r>
        <w:rPr>
          <w:spacing w:val="-4"/>
        </w:rPr>
        <w:t>(formally,</w:t>
      </w:r>
    </w:p>
    <w:p w14:paraId="0CED3A3C" w14:textId="77777777" w:rsidR="00470D98" w:rsidRDefault="001E0CFE">
      <w:pPr>
        <w:pStyle w:val="BodyText"/>
        <w:spacing w:before="8"/>
      </w:pPr>
      <w:r>
        <w:rPr>
          <w:rFonts w:ascii="Trebuchet MS"/>
          <w:w w:val="90"/>
          <w:sz w:val="12"/>
        </w:rPr>
        <w:t>102</w:t>
      </w:r>
      <w:r>
        <w:rPr>
          <w:rFonts w:ascii="Trebuchet MS"/>
          <w:spacing w:val="73"/>
          <w:sz w:val="12"/>
        </w:rPr>
        <w:t xml:space="preserve">  </w:t>
      </w:r>
      <w:r>
        <w:rPr>
          <w:w w:val="90"/>
        </w:rPr>
        <w:t>the</w:t>
      </w:r>
      <w:r>
        <w:rPr>
          <w:spacing w:val="3"/>
        </w:rPr>
        <w:t xml:space="preserve"> </w:t>
      </w:r>
      <w:r>
        <w:rPr>
          <w:w w:val="90"/>
        </w:rPr>
        <w:t>slope</w:t>
      </w:r>
      <w:r>
        <w:rPr>
          <w:spacing w:val="3"/>
        </w:rPr>
        <w:t xml:space="preserve"> </w:t>
      </w:r>
      <w:r>
        <w:rPr>
          <w:w w:val="90"/>
        </w:rPr>
        <w:t>of</w:t>
      </w:r>
      <w:r>
        <w:rPr>
          <w:spacing w:val="4"/>
        </w:rPr>
        <w:t xml:space="preserve"> </w:t>
      </w:r>
      <w:r>
        <w:rPr>
          <w:w w:val="90"/>
        </w:rPr>
        <w:t>the</w:t>
      </w:r>
      <w:r>
        <w:rPr>
          <w:spacing w:val="3"/>
        </w:rPr>
        <w:t xml:space="preserve"> </w:t>
      </w:r>
      <w:r>
        <w:rPr>
          <w:w w:val="90"/>
        </w:rPr>
        <w:t>logarithmic</w:t>
      </w:r>
      <w:r>
        <w:rPr>
          <w:spacing w:val="3"/>
        </w:rPr>
        <w:t xml:space="preserve"> </w:t>
      </w:r>
      <w:r>
        <w:rPr>
          <w:w w:val="90"/>
        </w:rPr>
        <w:t>function</w:t>
      </w:r>
      <w:r>
        <w:rPr>
          <w:spacing w:val="4"/>
        </w:rPr>
        <w:t xml:space="preserve"> </w:t>
      </w:r>
      <w:r>
        <w:rPr>
          <w:w w:val="90"/>
        </w:rPr>
        <w:t>is</w:t>
      </w:r>
      <w:r>
        <w:rPr>
          <w:spacing w:val="3"/>
        </w:rPr>
        <w:t xml:space="preserve"> </w:t>
      </w:r>
      <w:r>
        <w:rPr>
          <w:w w:val="90"/>
        </w:rPr>
        <w:t>assumed</w:t>
      </w:r>
      <w:r>
        <w:rPr>
          <w:spacing w:val="3"/>
        </w:rPr>
        <w:t xml:space="preserve"> </w:t>
      </w:r>
      <w:r>
        <w:rPr>
          <w:w w:val="90"/>
        </w:rPr>
        <w:t>to</w:t>
      </w:r>
      <w:r>
        <w:rPr>
          <w:spacing w:val="3"/>
        </w:rPr>
        <w:t xml:space="preserve"> </w:t>
      </w:r>
      <w:r>
        <w:rPr>
          <w:w w:val="90"/>
        </w:rPr>
        <w:t>be</w:t>
      </w:r>
      <w:r>
        <w:rPr>
          <w:spacing w:val="4"/>
        </w:rPr>
        <w:t xml:space="preserve"> </w:t>
      </w:r>
      <w:r>
        <w:rPr>
          <w:w w:val="90"/>
        </w:rPr>
        <w:t>inversely</w:t>
      </w:r>
      <w:r>
        <w:rPr>
          <w:spacing w:val="3"/>
        </w:rPr>
        <w:t xml:space="preserve"> </w:t>
      </w:r>
      <w:r>
        <w:rPr>
          <w:w w:val="90"/>
        </w:rPr>
        <w:t>proportional</w:t>
      </w:r>
      <w:r>
        <w:rPr>
          <w:spacing w:val="3"/>
        </w:rPr>
        <w:t xml:space="preserve"> </w:t>
      </w:r>
      <w:r>
        <w:rPr>
          <w:w w:val="90"/>
        </w:rPr>
        <w:t>to</w:t>
      </w:r>
      <w:r>
        <w:rPr>
          <w:spacing w:val="3"/>
        </w:rPr>
        <w:t xml:space="preserve"> </w:t>
      </w:r>
      <w:r>
        <w:rPr>
          <w:spacing w:val="-5"/>
          <w:w w:val="90"/>
        </w:rPr>
        <w:t>the</w:t>
      </w:r>
    </w:p>
    <w:p w14:paraId="03DFC513" w14:textId="77777777" w:rsidR="00470D98" w:rsidRDefault="001E0CFE">
      <w:pPr>
        <w:pStyle w:val="BodyText"/>
      </w:pPr>
      <w:r>
        <w:rPr>
          <w:rFonts w:ascii="Trebuchet MS"/>
          <w:spacing w:val="-6"/>
          <w:sz w:val="12"/>
        </w:rPr>
        <w:t>103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6"/>
        </w:rPr>
        <w:t>overall</w:t>
      </w:r>
      <w:r>
        <w:rPr>
          <w:spacing w:val="4"/>
        </w:rPr>
        <w:t xml:space="preserve"> </w:t>
      </w:r>
      <w:r>
        <w:rPr>
          <w:spacing w:val="-6"/>
        </w:rPr>
        <w:t>magnitude</w:t>
      </w:r>
      <w:r>
        <w:rPr>
          <w:spacing w:val="5"/>
        </w:rPr>
        <w:t xml:space="preserve"> </w:t>
      </w:r>
      <w:r>
        <w:rPr>
          <w:spacing w:val="-6"/>
        </w:rPr>
        <w:t>of</w:t>
      </w:r>
      <w:r>
        <w:rPr>
          <w:spacing w:val="4"/>
        </w:rPr>
        <w:t xml:space="preserve"> </w:t>
      </w:r>
      <w:r>
        <w:rPr>
          <w:spacing w:val="-6"/>
        </w:rPr>
        <w:t>the</w:t>
      </w:r>
      <w:r>
        <w:rPr>
          <w:spacing w:val="4"/>
        </w:rPr>
        <w:t xml:space="preserve"> </w:t>
      </w:r>
      <w:r>
        <w:rPr>
          <w:spacing w:val="-6"/>
        </w:rPr>
        <w:t>contrast</w:t>
      </w:r>
      <w:r>
        <w:rPr>
          <w:spacing w:val="4"/>
        </w:rPr>
        <w:t xml:space="preserve"> </w:t>
      </w:r>
      <w:r>
        <w:rPr>
          <w:spacing w:val="-6"/>
        </w:rPr>
        <w:t>signal</w:t>
      </w:r>
      <w:r>
        <w:rPr>
          <w:spacing w:val="4"/>
        </w:rPr>
        <w:t xml:space="preserve"> </w:t>
      </w:r>
      <w:r>
        <w:rPr>
          <w:spacing w:val="-6"/>
        </w:rPr>
        <w:t>between</w:t>
      </w:r>
      <w:r>
        <w:rPr>
          <w:spacing w:val="5"/>
        </w:rPr>
        <w:t xml:space="preserve"> </w:t>
      </w:r>
      <w:r>
        <w:rPr>
          <w:spacing w:val="-6"/>
        </w:rPr>
        <w:t>the</w:t>
      </w:r>
      <w:r>
        <w:rPr>
          <w:spacing w:val="4"/>
        </w:rPr>
        <w:t xml:space="preserve"> </w:t>
      </w:r>
      <w:r>
        <w:rPr>
          <w:spacing w:val="-6"/>
        </w:rPr>
        <w:t>target</w:t>
      </w:r>
      <w:r>
        <w:rPr>
          <w:spacing w:val="4"/>
        </w:rPr>
        <w:t xml:space="preserve"> </w:t>
      </w:r>
      <w:r>
        <w:rPr>
          <w:spacing w:val="-6"/>
        </w:rPr>
        <w:t>and</w:t>
      </w:r>
      <w:r>
        <w:rPr>
          <w:spacing w:val="4"/>
        </w:rPr>
        <w:t xml:space="preserve"> </w:t>
      </w:r>
      <w:r>
        <w:rPr>
          <w:spacing w:val="-6"/>
        </w:rPr>
        <w:t>distractor).</w:t>
      </w:r>
      <w:r>
        <w:rPr>
          <w:spacing w:val="40"/>
        </w:rPr>
        <w:t xml:space="preserve"> </w:t>
      </w:r>
      <w:r>
        <w:rPr>
          <w:spacing w:val="-6"/>
        </w:rPr>
        <w:t>The</w:t>
      </w:r>
    </w:p>
    <w:p w14:paraId="3A982300" w14:textId="77777777" w:rsidR="00470D98" w:rsidRDefault="001E0CFE">
      <w:pPr>
        <w:pStyle w:val="BodyText"/>
        <w:spacing w:before="8"/>
      </w:pPr>
      <w:r>
        <w:rPr>
          <w:rFonts w:ascii="Trebuchet MS"/>
          <w:spacing w:val="-4"/>
          <w:sz w:val="12"/>
        </w:rPr>
        <w:t>104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4"/>
        </w:rPr>
        <w:t>model</w:t>
      </w:r>
      <w:r>
        <w:rPr>
          <w:spacing w:val="-3"/>
        </w:rPr>
        <w:t xml:space="preserve"> </w:t>
      </w:r>
      <w:r>
        <w:rPr>
          <w:spacing w:val="-4"/>
        </w:rPr>
        <w:t>thus focuses on an initial,</w:t>
      </w:r>
      <w:r>
        <w:rPr>
          <w:spacing w:val="-3"/>
        </w:rPr>
        <w:t xml:space="preserve"> </w:t>
      </w:r>
      <w:r>
        <w:rPr>
          <w:spacing w:val="-4"/>
        </w:rPr>
        <w:t>efficient processing stage of search;</w:t>
      </w:r>
      <w:r>
        <w:rPr>
          <w:spacing w:val="-3"/>
        </w:rPr>
        <w:t xml:space="preserve"> </w:t>
      </w:r>
      <w:r>
        <w:rPr>
          <w:spacing w:val="-4"/>
        </w:rPr>
        <w:t>if sufficient</w:t>
      </w:r>
    </w:p>
    <w:p w14:paraId="79837A35" w14:textId="77777777" w:rsidR="00470D98" w:rsidRDefault="001E0CFE">
      <w:pPr>
        <w:pStyle w:val="BodyText"/>
      </w:pPr>
      <w:r>
        <w:rPr>
          <w:rFonts w:ascii="Trebuchet MS"/>
          <w:spacing w:val="-4"/>
          <w:sz w:val="12"/>
        </w:rPr>
        <w:t>105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4"/>
        </w:rPr>
        <w:t>evidence</w:t>
      </w:r>
      <w:r>
        <w:t xml:space="preserve"> </w:t>
      </w:r>
      <w:r>
        <w:rPr>
          <w:spacing w:val="-4"/>
        </w:rPr>
        <w:t>is</w:t>
      </w:r>
      <w:r>
        <w:t xml:space="preserve"> </w:t>
      </w:r>
      <w:r>
        <w:rPr>
          <w:spacing w:val="-4"/>
        </w:rPr>
        <w:t>not</w:t>
      </w:r>
      <w:r>
        <w:t xml:space="preserve"> </w:t>
      </w:r>
      <w:r>
        <w:rPr>
          <w:spacing w:val="-4"/>
        </w:rPr>
        <w:t>accumulated</w:t>
      </w:r>
      <w:r>
        <w:t xml:space="preserve"> </w:t>
      </w:r>
      <w:r>
        <w:rPr>
          <w:spacing w:val="-4"/>
        </w:rPr>
        <w:t>during</w:t>
      </w:r>
      <w:r>
        <w:t xml:space="preserve"> </w:t>
      </w:r>
      <w:r>
        <w:rPr>
          <w:spacing w:val="-4"/>
        </w:rPr>
        <w:t>this</w:t>
      </w:r>
      <w:r>
        <w:t xml:space="preserve"> </w:t>
      </w:r>
      <w:r>
        <w:rPr>
          <w:spacing w:val="-4"/>
        </w:rPr>
        <w:t>process,</w:t>
      </w:r>
      <w:r>
        <w:rPr>
          <w:spacing w:val="2"/>
        </w:rPr>
        <w:t xml:space="preserve"> </w:t>
      </w:r>
      <w:r>
        <w:rPr>
          <w:spacing w:val="-4"/>
        </w:rPr>
        <w:t>the</w:t>
      </w:r>
      <w:r>
        <w:t xml:space="preserve"> </w:t>
      </w:r>
      <w:r>
        <w:rPr>
          <w:spacing w:val="-4"/>
        </w:rPr>
        <w:t>model</w:t>
      </w:r>
      <w:r>
        <w:t xml:space="preserve"> </w:t>
      </w:r>
      <w:r>
        <w:rPr>
          <w:spacing w:val="-4"/>
        </w:rPr>
        <w:t>posits</w:t>
      </w:r>
      <w:r>
        <w:t xml:space="preserve"> </w:t>
      </w:r>
      <w:r>
        <w:rPr>
          <w:spacing w:val="-4"/>
        </w:rPr>
        <w:t>that</w:t>
      </w:r>
      <w:r>
        <w:t xml:space="preserve"> </w:t>
      </w:r>
      <w:r>
        <w:rPr>
          <w:spacing w:val="-4"/>
        </w:rPr>
        <w:t>a</w:t>
      </w:r>
      <w:r>
        <w:t xml:space="preserve"> </w:t>
      </w:r>
      <w:r>
        <w:rPr>
          <w:spacing w:val="-4"/>
        </w:rPr>
        <w:t>second</w:t>
      </w:r>
    </w:p>
    <w:p w14:paraId="43F440D5" w14:textId="77777777" w:rsidR="00470D98" w:rsidRDefault="001E0CFE">
      <w:pPr>
        <w:pStyle w:val="BodyText"/>
        <w:spacing w:before="8"/>
      </w:pPr>
      <w:r>
        <w:rPr>
          <w:rFonts w:ascii="Trebuchet MS"/>
          <w:spacing w:val="-4"/>
          <w:sz w:val="12"/>
        </w:rPr>
        <w:t>106</w:t>
      </w:r>
      <w:r>
        <w:rPr>
          <w:rFonts w:ascii="Trebuchet MS"/>
          <w:spacing w:val="79"/>
          <w:w w:val="150"/>
          <w:sz w:val="12"/>
        </w:rPr>
        <w:t xml:space="preserve"> </w:t>
      </w:r>
      <w:r>
        <w:rPr>
          <w:spacing w:val="-4"/>
        </w:rPr>
        <w:t>stage</w:t>
      </w:r>
      <w:r>
        <w:rPr>
          <w:spacing w:val="-2"/>
        </w:rPr>
        <w:t xml:space="preserve"> </w:t>
      </w:r>
      <w:r>
        <w:rPr>
          <w:spacing w:val="-4"/>
        </w:rPr>
        <w:t>is</w:t>
      </w:r>
      <w:r>
        <w:rPr>
          <w:spacing w:val="-3"/>
        </w:rPr>
        <w:t xml:space="preserve"> </w:t>
      </w:r>
      <w:r>
        <w:rPr>
          <w:spacing w:val="-4"/>
        </w:rPr>
        <w:t>entered,</w:t>
      </w:r>
      <w:r>
        <w:rPr>
          <w:spacing w:val="-1"/>
        </w:rPr>
        <w:t xml:space="preserve"> </w:t>
      </w:r>
      <w:r>
        <w:rPr>
          <w:spacing w:val="-4"/>
        </w:rPr>
        <w:t>requiring</w:t>
      </w:r>
      <w:r>
        <w:rPr>
          <w:spacing w:val="-3"/>
        </w:rPr>
        <w:t xml:space="preserve"> </w:t>
      </w:r>
      <w:r>
        <w:rPr>
          <w:spacing w:val="-4"/>
        </w:rPr>
        <w:t>a</w:t>
      </w:r>
      <w:r>
        <w:rPr>
          <w:spacing w:val="-3"/>
        </w:rPr>
        <w:t xml:space="preserve"> </w:t>
      </w:r>
      <w:r>
        <w:rPr>
          <w:spacing w:val="-4"/>
        </w:rPr>
        <w:t>sequence</w:t>
      </w:r>
      <w:r>
        <w:rPr>
          <w:spacing w:val="-3"/>
        </w:rPr>
        <w:t xml:space="preserve"> </w:t>
      </w:r>
      <w:r>
        <w:rPr>
          <w:spacing w:val="-4"/>
        </w:rPr>
        <w:t>of</w:t>
      </w:r>
      <w:r>
        <w:rPr>
          <w:spacing w:val="-3"/>
        </w:rPr>
        <w:t xml:space="preserve"> </w:t>
      </w:r>
      <w:r>
        <w:rPr>
          <w:spacing w:val="-4"/>
        </w:rPr>
        <w:t>eye</w:t>
      </w:r>
      <w:r>
        <w:rPr>
          <w:spacing w:val="-2"/>
        </w:rPr>
        <w:t xml:space="preserve"> </w:t>
      </w:r>
      <w:r>
        <w:rPr>
          <w:spacing w:val="-4"/>
        </w:rPr>
        <w:t>movements</w:t>
      </w:r>
      <w:r>
        <w:rPr>
          <w:spacing w:val="-3"/>
        </w:rPr>
        <w:t xml:space="preserve"> </w:t>
      </w:r>
      <w:r>
        <w:rPr>
          <w:spacing w:val="-4"/>
        </w:rPr>
        <w:t>to</w:t>
      </w:r>
      <w:r>
        <w:rPr>
          <w:spacing w:val="-3"/>
        </w:rPr>
        <w:t xml:space="preserve"> </w:t>
      </w:r>
      <w:r>
        <w:rPr>
          <w:spacing w:val="-4"/>
        </w:rPr>
        <w:t>search</w:t>
      </w:r>
      <w:r>
        <w:rPr>
          <w:spacing w:val="-3"/>
        </w:rPr>
        <w:t xml:space="preserve"> </w:t>
      </w:r>
      <w:r>
        <w:rPr>
          <w:spacing w:val="-4"/>
        </w:rPr>
        <w:t>for</w:t>
      </w:r>
      <w:r>
        <w:rPr>
          <w:spacing w:val="-3"/>
        </w:rPr>
        <w:t xml:space="preserve"> </w:t>
      </w:r>
      <w:r>
        <w:rPr>
          <w:spacing w:val="-4"/>
        </w:rPr>
        <w:t>the</w:t>
      </w:r>
      <w:r>
        <w:rPr>
          <w:spacing w:val="-3"/>
        </w:rPr>
        <w:t xml:space="preserve"> </w:t>
      </w:r>
      <w:r>
        <w:rPr>
          <w:spacing w:val="-4"/>
        </w:rPr>
        <w:t>target</w:t>
      </w:r>
    </w:p>
    <w:p w14:paraId="0C6815B5" w14:textId="77777777" w:rsidR="00470D98" w:rsidRDefault="001E0CFE">
      <w:pPr>
        <w:pStyle w:val="BodyText"/>
      </w:pPr>
      <w:r>
        <w:rPr>
          <w:rFonts w:ascii="Trebuchet MS"/>
          <w:spacing w:val="-2"/>
          <w:sz w:val="12"/>
        </w:rPr>
        <w:t>107</w:t>
      </w:r>
      <w:r>
        <w:rPr>
          <w:rFonts w:ascii="Trebuchet MS"/>
          <w:spacing w:val="76"/>
          <w:w w:val="150"/>
          <w:sz w:val="12"/>
        </w:rPr>
        <w:t xml:space="preserve"> </w:t>
      </w:r>
      <w:r>
        <w:rPr>
          <w:spacing w:val="-2"/>
        </w:rPr>
        <w:t>in</w:t>
      </w:r>
      <w:r>
        <w:rPr>
          <w:spacing w:val="-8"/>
        </w:rPr>
        <w:t xml:space="preserve"> </w:t>
      </w:r>
      <w:r>
        <w:rPr>
          <w:spacing w:val="-2"/>
        </w:rPr>
        <w:t>a</w:t>
      </w:r>
      <w:r>
        <w:rPr>
          <w:spacing w:val="-8"/>
        </w:rPr>
        <w:t xml:space="preserve"> </w:t>
      </w:r>
      <w:r>
        <w:rPr>
          <w:spacing w:val="-2"/>
        </w:rPr>
        <w:t>serial</w:t>
      </w:r>
      <w:r>
        <w:rPr>
          <w:spacing w:val="-9"/>
        </w:rPr>
        <w:t xml:space="preserve"> </w:t>
      </w:r>
      <w:r>
        <w:rPr>
          <w:spacing w:val="-2"/>
        </w:rPr>
        <w:t>manner.</w:t>
      </w:r>
      <w:r>
        <w:rPr>
          <w:spacing w:val="11"/>
        </w:rPr>
        <w:t xml:space="preserve"> </w:t>
      </w:r>
      <w:r>
        <w:rPr>
          <w:spacing w:val="-2"/>
        </w:rPr>
        <w:t>TCS</w:t>
      </w:r>
      <w:r>
        <w:rPr>
          <w:spacing w:val="-8"/>
        </w:rPr>
        <w:t xml:space="preserve"> </w:t>
      </w:r>
      <w:r>
        <w:rPr>
          <w:spacing w:val="-2"/>
        </w:rPr>
        <w:t>has</w:t>
      </w:r>
      <w:r>
        <w:rPr>
          <w:spacing w:val="-8"/>
        </w:rPr>
        <w:t xml:space="preserve"> </w:t>
      </w:r>
      <w:r>
        <w:rPr>
          <w:spacing w:val="-2"/>
        </w:rPr>
        <w:t>been</w:t>
      </w:r>
      <w:r>
        <w:rPr>
          <w:spacing w:val="-8"/>
        </w:rPr>
        <w:t xml:space="preserve"> </w:t>
      </w:r>
      <w:r>
        <w:rPr>
          <w:spacing w:val="-2"/>
        </w:rPr>
        <w:t>successful</w:t>
      </w:r>
      <w:r>
        <w:rPr>
          <w:spacing w:val="-9"/>
        </w:rPr>
        <w:t xml:space="preserve"> </w:t>
      </w:r>
      <w:r>
        <w:rPr>
          <w:spacing w:val="-2"/>
        </w:rPr>
        <w:t>in</w:t>
      </w:r>
      <w:r>
        <w:rPr>
          <w:spacing w:val="-8"/>
        </w:rPr>
        <w:t xml:space="preserve"> </w:t>
      </w:r>
      <w:r>
        <w:rPr>
          <w:spacing w:val="-2"/>
        </w:rPr>
        <w:t>predicting</w:t>
      </w:r>
      <w:r>
        <w:rPr>
          <w:spacing w:val="-8"/>
        </w:rPr>
        <w:t xml:space="preserve"> </w:t>
      </w:r>
      <w:r>
        <w:rPr>
          <w:spacing w:val="-2"/>
        </w:rPr>
        <w:t>a</w:t>
      </w:r>
      <w:r>
        <w:rPr>
          <w:spacing w:val="-9"/>
        </w:rPr>
        <w:t xml:space="preserve"> </w:t>
      </w:r>
      <w:r>
        <w:rPr>
          <w:spacing w:val="-2"/>
        </w:rPr>
        <w:t>number</w:t>
      </w:r>
      <w:r>
        <w:rPr>
          <w:spacing w:val="-8"/>
        </w:rPr>
        <w:t xml:space="preserve"> </w:t>
      </w:r>
      <w:r>
        <w:rPr>
          <w:spacing w:val="-2"/>
        </w:rPr>
        <w:t>of</w:t>
      </w:r>
      <w:r>
        <w:rPr>
          <w:spacing w:val="-9"/>
        </w:rPr>
        <w:t xml:space="preserve"> </w:t>
      </w:r>
      <w:r>
        <w:rPr>
          <w:spacing w:val="-2"/>
        </w:rPr>
        <w:t>empirical</w:t>
      </w:r>
    </w:p>
    <w:p w14:paraId="10156A91" w14:textId="77777777" w:rsidR="00470D98" w:rsidRDefault="001E0CFE">
      <w:pPr>
        <w:pStyle w:val="BodyText"/>
        <w:spacing w:before="8"/>
      </w:pPr>
      <w:r>
        <w:rPr>
          <w:rFonts w:ascii="Trebuchet MS"/>
          <w:spacing w:val="-6"/>
          <w:sz w:val="12"/>
        </w:rPr>
        <w:t>108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6"/>
        </w:rPr>
        <w:t>results,</w:t>
      </w:r>
      <w:r>
        <w:rPr>
          <w:spacing w:val="-3"/>
        </w:rPr>
        <w:t xml:space="preserve"> </w:t>
      </w:r>
      <w:r>
        <w:rPr>
          <w:spacing w:val="-6"/>
        </w:rPr>
        <w:t>including</w:t>
      </w:r>
      <w:r>
        <w:rPr>
          <w:spacing w:val="-5"/>
        </w:rPr>
        <w:t xml:space="preserve"> </w:t>
      </w:r>
      <w:r>
        <w:rPr>
          <w:spacing w:val="-6"/>
        </w:rPr>
        <w:t>search performance in</w:t>
      </w:r>
      <w:r>
        <w:rPr>
          <w:spacing w:val="-5"/>
        </w:rPr>
        <w:t xml:space="preserve"> </w:t>
      </w:r>
      <w:r>
        <w:rPr>
          <w:spacing w:val="-6"/>
        </w:rPr>
        <w:t>heterogeneous scenes</w:t>
      </w:r>
      <w:r>
        <w:rPr>
          <w:spacing w:val="-5"/>
        </w:rPr>
        <w:t xml:space="preserve"> </w:t>
      </w:r>
      <w:r>
        <w:rPr>
          <w:spacing w:val="-6"/>
        </w:rPr>
        <w:t>based on parame-</w:t>
      </w:r>
    </w:p>
    <w:p w14:paraId="20A5FDCA" w14:textId="3CFF3FE9" w:rsidR="00470D98" w:rsidRDefault="001E0CFE">
      <w:pPr>
        <w:pStyle w:val="BodyText"/>
      </w:pPr>
      <w:r>
        <w:rPr>
          <w:rFonts w:ascii="Trebuchet MS"/>
          <w:spacing w:val="-4"/>
          <w:sz w:val="12"/>
        </w:rPr>
        <w:t>109</w:t>
      </w:r>
      <w:r>
        <w:rPr>
          <w:rFonts w:ascii="Trebuchet MS"/>
          <w:spacing w:val="76"/>
          <w:w w:val="150"/>
          <w:sz w:val="12"/>
        </w:rPr>
        <w:t xml:space="preserve"> </w:t>
      </w:r>
      <w:r>
        <w:rPr>
          <w:spacing w:val="-4"/>
        </w:rPr>
        <w:t>ters</w:t>
      </w:r>
      <w:r>
        <w:rPr>
          <w:spacing w:val="-2"/>
        </w:rPr>
        <w:t xml:space="preserve"> </w:t>
      </w:r>
      <w:r>
        <w:rPr>
          <w:spacing w:val="-4"/>
        </w:rPr>
        <w:t>estimated</w:t>
      </w:r>
      <w:r>
        <w:rPr>
          <w:spacing w:val="-2"/>
        </w:rPr>
        <w:t xml:space="preserve"> </w:t>
      </w:r>
      <w:r>
        <w:rPr>
          <w:spacing w:val="-4"/>
        </w:rPr>
        <w:t>in</w:t>
      </w:r>
      <w:r>
        <w:rPr>
          <w:spacing w:val="-1"/>
        </w:rPr>
        <w:t xml:space="preserve"> </w:t>
      </w:r>
      <w:r>
        <w:rPr>
          <w:spacing w:val="-4"/>
        </w:rPr>
        <w:t>homogeneous</w:t>
      </w:r>
      <w:r>
        <w:rPr>
          <w:spacing w:val="-2"/>
        </w:rPr>
        <w:t xml:space="preserve"> </w:t>
      </w:r>
      <w:r>
        <w:rPr>
          <w:spacing w:val="-4"/>
        </w:rPr>
        <w:t>scenes,</w:t>
      </w:r>
      <w:r>
        <w:rPr>
          <w:spacing w:val="1"/>
        </w:rPr>
        <w:t xml:space="preserve"> </w:t>
      </w:r>
      <w:r>
        <w:rPr>
          <w:spacing w:val="-4"/>
        </w:rPr>
        <w:t>both</w:t>
      </w:r>
      <w:r>
        <w:rPr>
          <w:spacing w:val="-2"/>
        </w:rPr>
        <w:t xml:space="preserve"> </w:t>
      </w:r>
      <w:r>
        <w:rPr>
          <w:spacing w:val="-4"/>
        </w:rPr>
        <w:t>with</w:t>
      </w:r>
      <w:r>
        <w:rPr>
          <w:spacing w:val="-1"/>
        </w:rPr>
        <w:t xml:space="preserve"> </w:t>
      </w:r>
      <w:r>
        <w:rPr>
          <w:spacing w:val="-4"/>
        </w:rPr>
        <w:t>artificial</w:t>
      </w:r>
      <w:r>
        <w:rPr>
          <w:spacing w:val="-1"/>
        </w:rPr>
        <w:t xml:space="preserve"> </w:t>
      </w:r>
      <w:r>
        <w:rPr>
          <w:spacing w:val="-4"/>
        </w:rPr>
        <w:t>stimuli</w:t>
      </w:r>
      <w:r>
        <w:rPr>
          <w:spacing w:val="-2"/>
        </w:rPr>
        <w:t xml:space="preserve"> </w:t>
      </w:r>
      <w:r w:rsidR="00791F47">
        <w:fldChar w:fldCharType="begin"/>
      </w:r>
      <w:r w:rsidR="00791F47">
        <w:instrText xml:space="preserve"> HYPERLINK \l "_</w:instrText>
      </w:r>
      <w:del w:id="107" w:author="Hughes, Anna E" w:date="2023-08-09T15:29:00Z">
        <w:r w:rsidR="00791F47">
          <w:delInstrText>bookmark28</w:delInstrText>
        </w:r>
      </w:del>
      <w:ins w:id="108" w:author="Hughes, Anna E" w:date="2023-08-09T15:29:00Z">
        <w:r w:rsidR="00791F47">
          <w:instrText>bookmark29</w:instrText>
        </w:r>
      </w:ins>
      <w:r w:rsidR="00791F47">
        <w:instrText xml:space="preserve">" </w:instrText>
      </w:r>
      <w:r w:rsidR="00791F47">
        <w:fldChar w:fldCharType="separate"/>
      </w:r>
      <w:r>
        <w:rPr>
          <w:spacing w:val="-4"/>
        </w:rPr>
        <w:t>(Buetti</w:t>
      </w:r>
      <w:r>
        <w:rPr>
          <w:spacing w:val="-2"/>
        </w:rPr>
        <w:t xml:space="preserve"> </w:t>
      </w:r>
      <w:r>
        <w:rPr>
          <w:spacing w:val="-4"/>
        </w:rPr>
        <w:t>et</w:t>
      </w:r>
      <w:r>
        <w:rPr>
          <w:spacing w:val="-1"/>
        </w:rPr>
        <w:t xml:space="preserve"> </w:t>
      </w:r>
      <w:r>
        <w:rPr>
          <w:spacing w:val="-4"/>
        </w:rPr>
        <w:t>al.,</w:t>
      </w:r>
      <w:r w:rsidR="00791F47">
        <w:rPr>
          <w:spacing w:val="-4"/>
        </w:rPr>
        <w:fldChar w:fldCharType="end"/>
      </w:r>
    </w:p>
    <w:p w14:paraId="1B06024E" w14:textId="27438FF5" w:rsidR="00470D98" w:rsidRDefault="001644E6">
      <w:pPr>
        <w:pStyle w:val="BodyText"/>
        <w:spacing w:before="8"/>
      </w:pPr>
      <w:del w:id="109" w:author="Hughes, Anna E" w:date="2023-08-09T15:29:00Z">
        <w:r>
          <w:rPr>
            <w:rFonts w:ascii="Trebuchet MS"/>
            <w:spacing w:val="-4"/>
            <w:sz w:val="12"/>
          </w:rPr>
          <w:delText>110</w:delText>
        </w:r>
        <w:r>
          <w:rPr>
            <w:rFonts w:ascii="Trebuchet MS"/>
            <w:spacing w:val="38"/>
            <w:sz w:val="12"/>
          </w:rPr>
          <w:delText xml:space="preserve">  </w:delText>
        </w:r>
        <w:r w:rsidR="00791F47">
          <w:fldChar w:fldCharType="begin"/>
        </w:r>
        <w:r w:rsidR="00791F47">
          <w:delInstrText xml:space="preserve"> HYPERLINK \l "_bookmark28" </w:delInstrText>
        </w:r>
        <w:r w:rsidR="00791F47">
          <w:fldChar w:fldCharType="separate"/>
        </w:r>
        <w:r>
          <w:rPr>
            <w:spacing w:val="-4"/>
          </w:rPr>
          <w:delText>2016;</w:delText>
        </w:r>
        <w:r w:rsidR="00791F47">
          <w:rPr>
            <w:spacing w:val="-4"/>
          </w:rPr>
          <w:fldChar w:fldCharType="end"/>
        </w:r>
        <w:r>
          <w:rPr>
            <w:spacing w:val="7"/>
          </w:rPr>
          <w:delText xml:space="preserve"> </w:delText>
        </w:r>
        <w:r w:rsidR="00791F47">
          <w:fldChar w:fldCharType="begin"/>
        </w:r>
        <w:r w:rsidR="00791F47">
          <w:delInstrText xml:space="preserve"> HYPERLINK \l "_bookmark54" </w:delInstrText>
        </w:r>
        <w:r w:rsidR="00791F47">
          <w:fldChar w:fldCharType="separate"/>
        </w:r>
        <w:r>
          <w:rPr>
            <w:spacing w:val="-4"/>
          </w:rPr>
          <w:delText>Lleras</w:delText>
        </w:r>
        <w:r>
          <w:rPr>
            <w:spacing w:val="7"/>
          </w:rPr>
          <w:delText xml:space="preserve"> </w:delText>
        </w:r>
        <w:r>
          <w:rPr>
            <w:spacing w:val="-4"/>
          </w:rPr>
          <w:delText>et</w:delText>
        </w:r>
        <w:r>
          <w:rPr>
            <w:spacing w:val="6"/>
          </w:rPr>
          <w:delText xml:space="preserve"> </w:delText>
        </w:r>
        <w:r>
          <w:rPr>
            <w:spacing w:val="-4"/>
          </w:rPr>
          <w:delText>al.,</w:delText>
        </w:r>
        <w:r w:rsidR="00791F47">
          <w:rPr>
            <w:spacing w:val="-4"/>
          </w:rPr>
          <w:fldChar w:fldCharType="end"/>
        </w:r>
        <w:r>
          <w:rPr>
            <w:spacing w:val="7"/>
          </w:rPr>
          <w:delText xml:space="preserve"> </w:delText>
        </w:r>
        <w:r w:rsidR="00791F47">
          <w:fldChar w:fldCharType="begin"/>
        </w:r>
        <w:r w:rsidR="00791F47">
          <w:delInstrText xml:space="preserve"> HYPERLINK \l "_bookmark54" </w:delInstrText>
        </w:r>
        <w:r w:rsidR="00791F47">
          <w:fldChar w:fldCharType="separate"/>
        </w:r>
        <w:r>
          <w:rPr>
            <w:spacing w:val="-4"/>
          </w:rPr>
          <w:delText>2019)</w:delText>
        </w:r>
        <w:r w:rsidR="00791F47">
          <w:rPr>
            <w:spacing w:val="-4"/>
          </w:rPr>
          <w:fldChar w:fldCharType="end"/>
        </w:r>
      </w:del>
      <w:ins w:id="110" w:author="Hughes, Anna E" w:date="2023-08-09T15:29:00Z">
        <w:r w:rsidR="001E0CFE">
          <w:rPr>
            <w:rFonts w:ascii="Trebuchet MS"/>
            <w:spacing w:val="-4"/>
            <w:sz w:val="12"/>
          </w:rPr>
          <w:t>110</w:t>
        </w:r>
        <w:r w:rsidR="001E0CFE">
          <w:rPr>
            <w:rFonts w:ascii="Trebuchet MS"/>
            <w:spacing w:val="38"/>
            <w:sz w:val="12"/>
          </w:rPr>
          <w:t xml:space="preserve">  </w:t>
        </w:r>
        <w:r w:rsidR="00791F47">
          <w:fldChar w:fldCharType="begin"/>
        </w:r>
        <w:r w:rsidR="00791F47">
          <w:instrText xml:space="preserve"> HYPERLINK \l "_bookmark29" </w:instrText>
        </w:r>
        <w:r w:rsidR="00791F47">
          <w:fldChar w:fldCharType="separate"/>
        </w:r>
        <w:r w:rsidR="001E0CFE">
          <w:rPr>
            <w:spacing w:val="-4"/>
          </w:rPr>
          <w:t>2016;</w:t>
        </w:r>
        <w:r w:rsidR="00791F47">
          <w:rPr>
            <w:spacing w:val="-4"/>
          </w:rPr>
          <w:fldChar w:fldCharType="end"/>
        </w:r>
        <w:r w:rsidR="001E0CFE">
          <w:rPr>
            <w:spacing w:val="7"/>
          </w:rPr>
          <w:t xml:space="preserve"> </w:t>
        </w:r>
        <w:r w:rsidR="00791F47">
          <w:fldChar w:fldCharType="begin"/>
        </w:r>
        <w:r w:rsidR="00791F47">
          <w:instrText xml:space="preserve"> HYPERLINK \l "_bookmark55" </w:instrText>
        </w:r>
        <w:r w:rsidR="00791F47">
          <w:fldChar w:fldCharType="separate"/>
        </w:r>
        <w:r w:rsidR="001E0CFE">
          <w:rPr>
            <w:spacing w:val="-4"/>
          </w:rPr>
          <w:t>Lleras</w:t>
        </w:r>
        <w:r w:rsidR="001E0CFE">
          <w:rPr>
            <w:spacing w:val="7"/>
          </w:rPr>
          <w:t xml:space="preserve"> </w:t>
        </w:r>
        <w:r w:rsidR="001E0CFE">
          <w:rPr>
            <w:spacing w:val="-4"/>
          </w:rPr>
          <w:t>et</w:t>
        </w:r>
        <w:r w:rsidR="001E0CFE">
          <w:rPr>
            <w:spacing w:val="6"/>
          </w:rPr>
          <w:t xml:space="preserve"> </w:t>
        </w:r>
        <w:r w:rsidR="001E0CFE">
          <w:rPr>
            <w:spacing w:val="-4"/>
          </w:rPr>
          <w:t>al.,</w:t>
        </w:r>
        <w:r w:rsidR="00791F47">
          <w:rPr>
            <w:spacing w:val="-4"/>
          </w:rPr>
          <w:fldChar w:fldCharType="end"/>
        </w:r>
        <w:r w:rsidR="001E0CFE">
          <w:rPr>
            <w:spacing w:val="7"/>
          </w:rPr>
          <w:t xml:space="preserve"> </w:t>
        </w:r>
        <w:r w:rsidR="00791F47">
          <w:fldChar w:fldCharType="begin"/>
        </w:r>
        <w:r w:rsidR="00791F47">
          <w:instrText xml:space="preserve"> HYPERLINK \l "_bookmark55" </w:instrText>
        </w:r>
        <w:r w:rsidR="00791F47">
          <w:fldChar w:fldCharType="separate"/>
        </w:r>
        <w:r w:rsidR="001E0CFE">
          <w:rPr>
            <w:spacing w:val="-4"/>
          </w:rPr>
          <w:t>2019)</w:t>
        </w:r>
        <w:r w:rsidR="00791F47">
          <w:rPr>
            <w:spacing w:val="-4"/>
          </w:rPr>
          <w:fldChar w:fldCharType="end"/>
        </w:r>
      </w:ins>
      <w:r w:rsidR="001E0CFE">
        <w:rPr>
          <w:spacing w:val="7"/>
        </w:rPr>
        <w:t xml:space="preserve"> </w:t>
      </w:r>
      <w:r w:rsidR="001E0CFE">
        <w:rPr>
          <w:spacing w:val="-4"/>
        </w:rPr>
        <w:t>and</w:t>
      </w:r>
      <w:r w:rsidR="001E0CFE">
        <w:rPr>
          <w:spacing w:val="6"/>
        </w:rPr>
        <w:t xml:space="preserve"> </w:t>
      </w:r>
      <w:r w:rsidR="001E0CFE">
        <w:rPr>
          <w:spacing w:val="-4"/>
        </w:rPr>
        <w:t>with</w:t>
      </w:r>
      <w:r w:rsidR="001E0CFE">
        <w:rPr>
          <w:spacing w:val="7"/>
        </w:rPr>
        <w:t xml:space="preserve"> </w:t>
      </w:r>
      <w:r w:rsidR="001E0CFE">
        <w:rPr>
          <w:spacing w:val="-4"/>
        </w:rPr>
        <w:t>real-world</w:t>
      </w:r>
      <w:r w:rsidR="001E0CFE">
        <w:rPr>
          <w:spacing w:val="7"/>
        </w:rPr>
        <w:t xml:space="preserve"> </w:t>
      </w:r>
      <w:r w:rsidR="001E0CFE">
        <w:rPr>
          <w:spacing w:val="-4"/>
        </w:rPr>
        <w:t>objects</w:t>
      </w:r>
      <w:r w:rsidR="001E0CFE">
        <w:rPr>
          <w:spacing w:val="6"/>
        </w:rPr>
        <w:t xml:space="preserve"> </w:t>
      </w:r>
      <w:r w:rsidR="001E0CFE">
        <w:rPr>
          <w:spacing w:val="-4"/>
        </w:rPr>
        <w:t>visualised</w:t>
      </w:r>
      <w:r w:rsidR="001E0CFE">
        <w:rPr>
          <w:spacing w:val="7"/>
        </w:rPr>
        <w:t xml:space="preserve"> </w:t>
      </w:r>
      <w:r w:rsidR="001E0CFE">
        <w:rPr>
          <w:spacing w:val="-4"/>
        </w:rPr>
        <w:t>on</w:t>
      </w:r>
      <w:r w:rsidR="001E0CFE">
        <w:rPr>
          <w:spacing w:val="6"/>
        </w:rPr>
        <w:t xml:space="preserve"> </w:t>
      </w:r>
      <w:r w:rsidR="001E0CFE">
        <w:rPr>
          <w:spacing w:val="-4"/>
        </w:rPr>
        <w:t>a</w:t>
      </w:r>
      <w:r w:rsidR="001E0CFE">
        <w:rPr>
          <w:spacing w:val="7"/>
        </w:rPr>
        <w:t xml:space="preserve"> </w:t>
      </w:r>
      <w:r w:rsidR="001E0CFE">
        <w:rPr>
          <w:spacing w:val="-4"/>
        </w:rPr>
        <w:t>computer</w:t>
      </w:r>
    </w:p>
    <w:p w14:paraId="50932E98" w14:textId="65F67A53" w:rsidR="00470D98" w:rsidRDefault="001E0CFE">
      <w:pPr>
        <w:pStyle w:val="BodyText"/>
      </w:pPr>
      <w:r>
        <w:rPr>
          <w:rFonts w:ascii="Trebuchet MS"/>
          <w:spacing w:val="-6"/>
          <w:sz w:val="12"/>
        </w:rPr>
        <w:t>111</w:t>
      </w:r>
      <w:r>
        <w:rPr>
          <w:rFonts w:ascii="Trebuchet MS"/>
          <w:spacing w:val="45"/>
          <w:sz w:val="12"/>
        </w:rPr>
        <w:t xml:space="preserve">  </w:t>
      </w:r>
      <w:r>
        <w:rPr>
          <w:spacing w:val="-6"/>
        </w:rPr>
        <w:t xml:space="preserve">display </w:t>
      </w:r>
      <w:del w:id="111" w:author="Hughes, Anna E" w:date="2023-08-09T15:29:00Z">
        <w:r w:rsidR="00791F47">
          <w:fldChar w:fldCharType="begin"/>
        </w:r>
        <w:r w:rsidR="00791F47">
          <w:delInstrText xml:space="preserve"> HYPERLINK \l "_bookmark81" </w:delInstrText>
        </w:r>
        <w:r w:rsidR="00791F47">
          <w:fldChar w:fldCharType="separate"/>
        </w:r>
        <w:r w:rsidR="001644E6">
          <w:rPr>
            <w:spacing w:val="-6"/>
          </w:rPr>
          <w:delText>(Wang</w:delText>
        </w:r>
        <w:r w:rsidR="001644E6">
          <w:rPr>
            <w:spacing w:val="-5"/>
          </w:rPr>
          <w:delText xml:space="preserve"> </w:delText>
        </w:r>
        <w:r w:rsidR="001644E6">
          <w:rPr>
            <w:spacing w:val="-6"/>
          </w:rPr>
          <w:delText>et al.,</w:delText>
        </w:r>
        <w:r w:rsidR="00791F47">
          <w:rPr>
            <w:spacing w:val="-6"/>
          </w:rPr>
          <w:fldChar w:fldCharType="end"/>
        </w:r>
        <w:r w:rsidR="001644E6">
          <w:rPr>
            <w:spacing w:val="-5"/>
          </w:rPr>
          <w:delText xml:space="preserve"> </w:delText>
        </w:r>
        <w:r w:rsidR="00791F47">
          <w:fldChar w:fldCharType="begin"/>
        </w:r>
        <w:r w:rsidR="00791F47">
          <w:delInstrText xml:space="preserve"> HYPERLINK \l "_bookmark81" </w:delInstrText>
        </w:r>
        <w:r w:rsidR="00791F47">
          <w:fldChar w:fldCharType="separate"/>
        </w:r>
        <w:r w:rsidR="001644E6">
          <w:rPr>
            <w:spacing w:val="-6"/>
          </w:rPr>
          <w:delText>2017).</w:delText>
        </w:r>
        <w:r w:rsidR="00791F47">
          <w:rPr>
            <w:spacing w:val="-6"/>
          </w:rPr>
          <w:fldChar w:fldCharType="end"/>
        </w:r>
      </w:del>
      <w:ins w:id="112" w:author="Hughes, Anna E" w:date="2023-08-09T15:29:00Z">
        <w:r w:rsidR="00791F47">
          <w:fldChar w:fldCharType="begin"/>
        </w:r>
        <w:r w:rsidR="00791F47">
          <w:instrText xml:space="preserve"> HYPERLINK \l "_bookmark82" </w:instrText>
        </w:r>
        <w:r w:rsidR="00791F47">
          <w:fldChar w:fldCharType="separate"/>
        </w:r>
        <w:r>
          <w:rPr>
            <w:spacing w:val="-6"/>
          </w:rPr>
          <w:t>(Wang</w:t>
        </w:r>
        <w:r>
          <w:rPr>
            <w:spacing w:val="-5"/>
          </w:rPr>
          <w:t xml:space="preserve"> </w:t>
        </w:r>
        <w:r>
          <w:rPr>
            <w:spacing w:val="-6"/>
          </w:rPr>
          <w:t>et al.,</w:t>
        </w:r>
        <w:r w:rsidR="00791F47">
          <w:rPr>
            <w:spacing w:val="-6"/>
          </w:rPr>
          <w:fldChar w:fldCharType="end"/>
        </w:r>
        <w:r>
          <w:rPr>
            <w:spacing w:val="-5"/>
          </w:rPr>
          <w:t xml:space="preserve"> </w:t>
        </w:r>
        <w:r w:rsidR="00791F47">
          <w:fldChar w:fldCharType="begin"/>
        </w:r>
        <w:r w:rsidR="00791F47">
          <w:instrText xml:space="preserve"> HYPERLINK \l "_bookmark82" </w:instrText>
        </w:r>
        <w:r w:rsidR="00791F47">
          <w:fldChar w:fldCharType="separate"/>
        </w:r>
        <w:r>
          <w:rPr>
            <w:spacing w:val="-6"/>
          </w:rPr>
          <w:t>2017).</w:t>
        </w:r>
        <w:r w:rsidR="00791F47">
          <w:rPr>
            <w:spacing w:val="-6"/>
          </w:rPr>
          <w:fldChar w:fldCharType="end"/>
        </w:r>
      </w:ins>
      <w:r>
        <w:rPr>
          <w:spacing w:val="7"/>
        </w:rPr>
        <w:t xml:space="preserve"> </w:t>
      </w:r>
      <w:r>
        <w:rPr>
          <w:spacing w:val="-6"/>
        </w:rPr>
        <w:t xml:space="preserve">Table </w:t>
      </w:r>
      <w:hyperlink w:anchor="_bookmark1" w:history="1">
        <w:r>
          <w:rPr>
            <w:spacing w:val="-6"/>
          </w:rPr>
          <w:t>1</w:t>
        </w:r>
      </w:hyperlink>
      <w:r>
        <w:rPr>
          <w:spacing w:val="-5"/>
        </w:rPr>
        <w:t xml:space="preserve"> </w:t>
      </w:r>
      <w:r>
        <w:rPr>
          <w:spacing w:val="-6"/>
        </w:rPr>
        <w:t>provides an</w:t>
      </w:r>
      <w:r>
        <w:rPr>
          <w:spacing w:val="-5"/>
        </w:rPr>
        <w:t xml:space="preserve"> </w:t>
      </w:r>
      <w:r>
        <w:rPr>
          <w:spacing w:val="-6"/>
        </w:rPr>
        <w:t>overview of</w:t>
      </w:r>
      <w:r>
        <w:rPr>
          <w:spacing w:val="-5"/>
        </w:rPr>
        <w:t xml:space="preserve"> </w:t>
      </w:r>
      <w:r>
        <w:rPr>
          <w:spacing w:val="-6"/>
        </w:rPr>
        <w:t>studies</w:t>
      </w:r>
      <w:r>
        <w:rPr>
          <w:spacing w:val="-5"/>
        </w:rPr>
        <w:t xml:space="preserve"> </w:t>
      </w:r>
      <w:r>
        <w:rPr>
          <w:spacing w:val="-6"/>
        </w:rPr>
        <w:t>investigating</w:t>
      </w:r>
    </w:p>
    <w:p w14:paraId="396F6944" w14:textId="77777777" w:rsidR="00470D98" w:rsidRDefault="001E0CFE">
      <w:pPr>
        <w:pStyle w:val="BodyText"/>
        <w:spacing w:before="8"/>
      </w:pPr>
      <w:r>
        <w:rPr>
          <w:rFonts w:ascii="Trebuchet MS"/>
          <w:sz w:val="12"/>
        </w:rPr>
        <w:t>112</w:t>
      </w:r>
      <w:r>
        <w:rPr>
          <w:rFonts w:ascii="Trebuchet MS"/>
          <w:spacing w:val="33"/>
          <w:sz w:val="12"/>
        </w:rPr>
        <w:t xml:space="preserve">  </w:t>
      </w:r>
      <w:r>
        <w:t>the</w:t>
      </w:r>
      <w:r>
        <w:rPr>
          <w:spacing w:val="-12"/>
        </w:rPr>
        <w:t xml:space="preserve"> </w:t>
      </w:r>
      <w:r>
        <w:t>TCS</w:t>
      </w:r>
      <w:r>
        <w:rPr>
          <w:spacing w:val="-12"/>
        </w:rPr>
        <w:t xml:space="preserve"> </w:t>
      </w:r>
      <w:r>
        <w:t>framework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rPr>
          <w:spacing w:val="-2"/>
        </w:rPr>
        <w:t>date.</w:t>
      </w:r>
    </w:p>
    <w:p w14:paraId="02262CB3" w14:textId="77777777" w:rsidR="00470D98" w:rsidRDefault="001E0CFE">
      <w:pPr>
        <w:pStyle w:val="BodyText"/>
        <w:tabs>
          <w:tab w:val="left" w:pos="968"/>
        </w:tabs>
        <w:spacing w:before="8"/>
      </w:pPr>
      <w:r>
        <w:rPr>
          <w:rFonts w:ascii="Trebuchet MS"/>
          <w:spacing w:val="-5"/>
          <w:sz w:val="12"/>
        </w:rPr>
        <w:t>113</w:t>
      </w:r>
      <w:r>
        <w:rPr>
          <w:rFonts w:ascii="Trebuchet MS"/>
          <w:sz w:val="12"/>
        </w:rPr>
        <w:tab/>
      </w:r>
      <w:r>
        <w:rPr>
          <w:spacing w:val="-2"/>
        </w:rPr>
        <w:t>The</w:t>
      </w:r>
      <w:r>
        <w:rPr>
          <w:spacing w:val="10"/>
        </w:rPr>
        <w:t xml:space="preserve"> </w:t>
      </w:r>
      <w:r>
        <w:rPr>
          <w:spacing w:val="-2"/>
        </w:rPr>
        <w:t>original</w:t>
      </w:r>
      <w:r>
        <w:rPr>
          <w:spacing w:val="11"/>
        </w:rPr>
        <w:t xml:space="preserve"> </w:t>
      </w:r>
      <w:r>
        <w:rPr>
          <w:spacing w:val="-2"/>
        </w:rPr>
        <w:t>version</w:t>
      </w:r>
      <w:r>
        <w:rPr>
          <w:spacing w:val="11"/>
        </w:rPr>
        <w:t xml:space="preserve"> </w:t>
      </w:r>
      <w:r>
        <w:rPr>
          <w:spacing w:val="-2"/>
        </w:rPr>
        <w:t>of</w:t>
      </w:r>
      <w:r>
        <w:rPr>
          <w:spacing w:val="11"/>
        </w:rPr>
        <w:t xml:space="preserve"> </w:t>
      </w:r>
      <w:r>
        <w:rPr>
          <w:spacing w:val="-2"/>
        </w:rPr>
        <w:t>the</w:t>
      </w:r>
      <w:r>
        <w:rPr>
          <w:spacing w:val="11"/>
        </w:rPr>
        <w:t xml:space="preserve"> </w:t>
      </w:r>
      <w:r>
        <w:rPr>
          <w:spacing w:val="-2"/>
        </w:rPr>
        <w:t>TCS</w:t>
      </w:r>
      <w:r>
        <w:rPr>
          <w:spacing w:val="11"/>
        </w:rPr>
        <w:t xml:space="preserve"> </w:t>
      </w:r>
      <w:r>
        <w:rPr>
          <w:spacing w:val="-2"/>
        </w:rPr>
        <w:t>model</w:t>
      </w:r>
      <w:r>
        <w:rPr>
          <w:spacing w:val="11"/>
        </w:rPr>
        <w:t xml:space="preserve"> </w:t>
      </w:r>
      <w:r>
        <w:rPr>
          <w:spacing w:val="-2"/>
        </w:rPr>
        <w:t>is</w:t>
      </w:r>
      <w:r>
        <w:rPr>
          <w:spacing w:val="11"/>
        </w:rPr>
        <w:t xml:space="preserve"> </w:t>
      </w:r>
      <w:r>
        <w:rPr>
          <w:spacing w:val="-2"/>
        </w:rPr>
        <w:t>essentially</w:t>
      </w:r>
      <w:r>
        <w:rPr>
          <w:spacing w:val="11"/>
        </w:rPr>
        <w:t xml:space="preserve"> </w:t>
      </w:r>
      <w:r>
        <w:rPr>
          <w:spacing w:val="-2"/>
        </w:rPr>
        <w:t>a</w:t>
      </w:r>
      <w:r>
        <w:rPr>
          <w:spacing w:val="11"/>
        </w:rPr>
        <w:t xml:space="preserve"> </w:t>
      </w:r>
      <w:r>
        <w:rPr>
          <w:spacing w:val="-2"/>
        </w:rPr>
        <w:t>(natural)</w:t>
      </w:r>
      <w:r>
        <w:rPr>
          <w:spacing w:val="11"/>
        </w:rPr>
        <w:t xml:space="preserve"> </w:t>
      </w:r>
      <w:r>
        <w:rPr>
          <w:spacing w:val="-2"/>
        </w:rPr>
        <w:t>log-linear</w:t>
      </w:r>
    </w:p>
    <w:p w14:paraId="0D8D7E16" w14:textId="77777777" w:rsidR="00470D98" w:rsidRDefault="001E0CFE">
      <w:pPr>
        <w:pStyle w:val="BodyText"/>
      </w:pPr>
      <w:r>
        <w:rPr>
          <w:rFonts w:ascii="Trebuchet MS"/>
          <w:spacing w:val="-4"/>
          <w:sz w:val="12"/>
        </w:rPr>
        <w:t>114</w:t>
      </w:r>
      <w:r>
        <w:rPr>
          <w:rFonts w:ascii="Trebuchet MS"/>
          <w:spacing w:val="38"/>
          <w:sz w:val="12"/>
        </w:rPr>
        <w:t xml:space="preserve">  </w:t>
      </w:r>
      <w:r>
        <w:rPr>
          <w:spacing w:val="-4"/>
        </w:rPr>
        <w:t>model</w:t>
      </w:r>
      <w:r>
        <w:rPr>
          <w:spacing w:val="2"/>
        </w:rPr>
        <w:t xml:space="preserve"> </w:t>
      </w:r>
      <w:r>
        <w:rPr>
          <w:spacing w:val="-4"/>
        </w:rPr>
        <w:t>in</w:t>
      </w:r>
      <w:r>
        <w:rPr>
          <w:spacing w:val="1"/>
        </w:rPr>
        <w:t xml:space="preserve"> </w:t>
      </w:r>
      <w:r>
        <w:rPr>
          <w:spacing w:val="-4"/>
        </w:rPr>
        <w:t>the</w:t>
      </w:r>
      <w:r>
        <w:t xml:space="preserve"> </w:t>
      </w:r>
      <w:r>
        <w:rPr>
          <w:spacing w:val="-4"/>
        </w:rPr>
        <w:t>number</w:t>
      </w:r>
      <w:r>
        <w:rPr>
          <w:spacing w:val="1"/>
        </w:rPr>
        <w:t xml:space="preserve"> </w:t>
      </w:r>
      <w:r>
        <w:rPr>
          <w:spacing w:val="-4"/>
        </w:rPr>
        <w:t>of</w:t>
      </w:r>
      <w:r>
        <w:rPr>
          <w:spacing w:val="1"/>
        </w:rPr>
        <w:t xml:space="preserve"> </w:t>
      </w:r>
      <w:r>
        <w:rPr>
          <w:spacing w:val="-4"/>
        </w:rPr>
        <w:t>distractors.</w:t>
      </w:r>
      <w:r>
        <w:rPr>
          <w:spacing w:val="28"/>
        </w:rPr>
        <w:t xml:space="preserve"> </w:t>
      </w:r>
      <w:r>
        <w:rPr>
          <w:spacing w:val="-4"/>
        </w:rPr>
        <w:t>The</w:t>
      </w:r>
      <w:r>
        <w:rPr>
          <w:spacing w:val="1"/>
        </w:rPr>
        <w:t xml:space="preserve"> </w:t>
      </w:r>
      <w:r>
        <w:rPr>
          <w:spacing w:val="-4"/>
        </w:rPr>
        <w:t>full</w:t>
      </w:r>
      <w:r>
        <w:t xml:space="preserve"> </w:t>
      </w:r>
      <w:r>
        <w:rPr>
          <w:spacing w:val="-4"/>
        </w:rPr>
        <w:t>model</w:t>
      </w:r>
      <w:r>
        <w:t xml:space="preserve"> </w:t>
      </w:r>
      <w:r>
        <w:rPr>
          <w:spacing w:val="-4"/>
        </w:rPr>
        <w:t>contains</w:t>
      </w:r>
      <w:r>
        <w:rPr>
          <w:spacing w:val="1"/>
        </w:rPr>
        <w:t xml:space="preserve"> </w:t>
      </w:r>
      <w:r>
        <w:rPr>
          <w:spacing w:val="-4"/>
        </w:rPr>
        <w:t>a</w:t>
      </w:r>
      <w:r>
        <w:rPr>
          <w:spacing w:val="1"/>
        </w:rPr>
        <w:t xml:space="preserve"> </w:t>
      </w:r>
      <w:r>
        <w:rPr>
          <w:spacing w:val="-4"/>
        </w:rPr>
        <w:t>variable</w:t>
      </w:r>
      <w:r>
        <w:rPr>
          <w:spacing w:val="1"/>
        </w:rPr>
        <w:t xml:space="preserve"> </w:t>
      </w:r>
      <w:r>
        <w:rPr>
          <w:rFonts w:ascii="Times New Roman"/>
          <w:i/>
          <w:spacing w:val="-4"/>
        </w:rPr>
        <w:t>L</w:t>
      </w:r>
      <w:r>
        <w:rPr>
          <w:spacing w:val="-4"/>
        </w:rPr>
        <w:t>,</w:t>
      </w:r>
      <w:r>
        <w:rPr>
          <w:spacing w:val="3"/>
        </w:rPr>
        <w:t xml:space="preserve"> </w:t>
      </w:r>
      <w:r>
        <w:rPr>
          <w:spacing w:val="-4"/>
        </w:rPr>
        <w:t>which</w:t>
      </w:r>
    </w:p>
    <w:p w14:paraId="082AC82C" w14:textId="77777777" w:rsidR="00470D98" w:rsidRDefault="00470D98">
      <w:pPr>
        <w:sectPr w:rsidR="00470D98">
          <w:pgSz w:w="12240" w:h="15840"/>
          <w:pgMar w:top="1820" w:right="1720" w:bottom="2000" w:left="1600" w:header="0" w:footer="1818" w:gutter="0"/>
          <w:cols w:space="720"/>
        </w:sectPr>
      </w:pPr>
    </w:p>
    <w:p w14:paraId="6C4DF09C" w14:textId="77777777" w:rsidR="00470D98" w:rsidRDefault="00470D98">
      <w:pPr>
        <w:pStyle w:val="BodyText"/>
        <w:spacing w:before="0"/>
        <w:ind w:left="0"/>
        <w:rPr>
          <w:sz w:val="20"/>
        </w:rPr>
      </w:pPr>
    </w:p>
    <w:p w14:paraId="05148C75" w14:textId="77777777" w:rsidR="00470D98" w:rsidRDefault="00470D98">
      <w:pPr>
        <w:pStyle w:val="BodyText"/>
        <w:spacing w:before="0"/>
        <w:ind w:left="0"/>
        <w:rPr>
          <w:sz w:val="20"/>
        </w:rPr>
      </w:pPr>
    </w:p>
    <w:p w14:paraId="005D1AAE" w14:textId="77777777" w:rsidR="00470D98" w:rsidRDefault="001E0CFE">
      <w:pPr>
        <w:pStyle w:val="BodyText"/>
        <w:spacing w:before="238"/>
      </w:pPr>
      <w:r>
        <w:rPr>
          <w:rFonts w:ascii="Trebuchet MS"/>
          <w:w w:val="90"/>
          <w:sz w:val="12"/>
        </w:rPr>
        <w:t>115</w:t>
      </w:r>
      <w:r>
        <w:rPr>
          <w:rFonts w:ascii="Trebuchet MS"/>
          <w:spacing w:val="62"/>
          <w:sz w:val="12"/>
        </w:rPr>
        <w:t xml:space="preserve">  </w:t>
      </w:r>
      <w:r>
        <w:rPr>
          <w:w w:val="90"/>
        </w:rPr>
        <w:t>represents</w:t>
      </w:r>
      <w:r>
        <w:rPr>
          <w:spacing w:val="-2"/>
        </w:rPr>
        <w:t xml:space="preserve"> </w:t>
      </w:r>
      <w:r>
        <w:rPr>
          <w:w w:val="90"/>
        </w:rPr>
        <w:t>the</w:t>
      </w:r>
      <w:r>
        <w:rPr>
          <w:spacing w:val="-3"/>
        </w:rPr>
        <w:t xml:space="preserve"> </w:t>
      </w:r>
      <w:r>
        <w:rPr>
          <w:w w:val="90"/>
        </w:rPr>
        <w:t>number</w:t>
      </w:r>
      <w:r>
        <w:rPr>
          <w:spacing w:val="-4"/>
        </w:rPr>
        <w:t xml:space="preserve"> </w:t>
      </w:r>
      <w:r>
        <w:rPr>
          <w:w w:val="90"/>
        </w:rPr>
        <w:t>of</w:t>
      </w:r>
      <w:r>
        <w:rPr>
          <w:spacing w:val="-3"/>
        </w:rPr>
        <w:t xml:space="preserve"> </w:t>
      </w:r>
      <w:r>
        <w:rPr>
          <w:w w:val="90"/>
        </w:rPr>
        <w:t>different</w:t>
      </w:r>
      <w:r>
        <w:rPr>
          <w:spacing w:val="-4"/>
        </w:rPr>
        <w:t xml:space="preserve"> </w:t>
      </w:r>
      <w:r>
        <w:rPr>
          <w:w w:val="90"/>
        </w:rPr>
        <w:t>types</w:t>
      </w:r>
      <w:r>
        <w:rPr>
          <w:spacing w:val="-3"/>
        </w:rPr>
        <w:t xml:space="preserve"> </w:t>
      </w:r>
      <w:r>
        <w:rPr>
          <w:w w:val="90"/>
        </w:rPr>
        <w:t>of</w:t>
      </w:r>
      <w:r>
        <w:rPr>
          <w:spacing w:val="-3"/>
        </w:rPr>
        <w:t xml:space="preserve"> </w:t>
      </w:r>
      <w:r>
        <w:rPr>
          <w:w w:val="90"/>
        </w:rPr>
        <w:t>distractors</w:t>
      </w:r>
      <w:r>
        <w:rPr>
          <w:spacing w:val="-3"/>
        </w:rPr>
        <w:t xml:space="preserve"> </w:t>
      </w:r>
      <w:r>
        <w:rPr>
          <w:w w:val="90"/>
        </w:rPr>
        <w:t>present</w:t>
      </w:r>
      <w:r>
        <w:rPr>
          <w:spacing w:val="-3"/>
        </w:rPr>
        <w:t xml:space="preserve"> </w:t>
      </w:r>
      <w:r>
        <w:rPr>
          <w:w w:val="90"/>
        </w:rPr>
        <w:t>in</w:t>
      </w:r>
      <w:r>
        <w:rPr>
          <w:spacing w:val="-3"/>
        </w:rPr>
        <w:t xml:space="preserve"> </w:t>
      </w:r>
      <w:r>
        <w:rPr>
          <w:w w:val="90"/>
        </w:rPr>
        <w:t>the</w:t>
      </w:r>
      <w:r>
        <w:rPr>
          <w:spacing w:val="-3"/>
        </w:rPr>
        <w:t xml:space="preserve"> </w:t>
      </w:r>
      <w:r>
        <w:rPr>
          <w:w w:val="90"/>
        </w:rPr>
        <w:t>display.</w:t>
      </w:r>
      <w:r>
        <w:rPr>
          <w:spacing w:val="16"/>
        </w:rPr>
        <w:t xml:space="preserve"> </w:t>
      </w:r>
      <w:r>
        <w:rPr>
          <w:spacing w:val="-4"/>
          <w:w w:val="90"/>
        </w:rPr>
        <w:t>How-</w:t>
      </w:r>
    </w:p>
    <w:p w14:paraId="0ED54534" w14:textId="3BBFB791" w:rsidR="00470D98" w:rsidRDefault="001E0CFE">
      <w:pPr>
        <w:pStyle w:val="BodyText"/>
        <w:spacing w:line="279" w:lineRule="exact"/>
      </w:pPr>
      <w:r>
        <w:rPr>
          <w:rFonts w:ascii="Trebuchet MS"/>
          <w:w w:val="90"/>
          <w:sz w:val="12"/>
        </w:rPr>
        <w:t>116</w:t>
      </w:r>
      <w:r>
        <w:rPr>
          <w:rFonts w:ascii="Trebuchet MS"/>
          <w:spacing w:val="75"/>
          <w:sz w:val="12"/>
        </w:rPr>
        <w:t xml:space="preserve">  </w:t>
      </w:r>
      <w:r>
        <w:rPr>
          <w:w w:val="90"/>
        </w:rPr>
        <w:t>ever,</w:t>
      </w:r>
      <w:r>
        <w:rPr>
          <w:spacing w:val="6"/>
        </w:rPr>
        <w:t xml:space="preserve"> </w:t>
      </w:r>
      <w:r>
        <w:rPr>
          <w:w w:val="90"/>
        </w:rPr>
        <w:t>in</w:t>
      </w:r>
      <w:r>
        <w:rPr>
          <w:spacing w:val="1"/>
        </w:rPr>
        <w:t xml:space="preserve"> </w:t>
      </w:r>
      <w:r>
        <w:rPr>
          <w:w w:val="90"/>
        </w:rPr>
        <w:t>our</w:t>
      </w:r>
      <w:r>
        <w:rPr>
          <w:spacing w:val="1"/>
        </w:rPr>
        <w:t xml:space="preserve"> </w:t>
      </w:r>
      <w:r>
        <w:rPr>
          <w:w w:val="90"/>
        </w:rPr>
        <w:t>paper,</w:t>
      </w:r>
      <w:r>
        <w:rPr>
          <w:spacing w:val="5"/>
        </w:rPr>
        <w:t xml:space="preserve"> </w:t>
      </w:r>
      <w:r>
        <w:rPr>
          <w:w w:val="90"/>
        </w:rPr>
        <w:t>we</w:t>
      </w:r>
      <w:r>
        <w:rPr>
          <w:spacing w:val="1"/>
        </w:rPr>
        <w:t xml:space="preserve"> </w:t>
      </w:r>
      <w:r>
        <w:rPr>
          <w:w w:val="90"/>
        </w:rPr>
        <w:t>will</w:t>
      </w:r>
      <w:r>
        <w:rPr>
          <w:spacing w:val="1"/>
        </w:rPr>
        <w:t xml:space="preserve"> </w:t>
      </w:r>
      <w:r>
        <w:rPr>
          <w:w w:val="90"/>
        </w:rPr>
        <w:t>follow</w:t>
      </w:r>
      <w:r>
        <w:rPr>
          <w:spacing w:val="1"/>
        </w:rPr>
        <w:t xml:space="preserve"> </w:t>
      </w:r>
      <w:del w:id="113" w:author="Hughes, Anna E" w:date="2023-08-09T15:29:00Z">
        <w:r w:rsidR="00791F47">
          <w:fldChar w:fldCharType="begin"/>
        </w:r>
        <w:r w:rsidR="00791F47">
          <w:delInstrText xml:space="preserve"> HYPERLINK \l "_bookmark29" </w:delInstrText>
        </w:r>
        <w:r w:rsidR="00791F47">
          <w:fldChar w:fldCharType="separate"/>
        </w:r>
        <w:r w:rsidR="001644E6">
          <w:rPr>
            <w:w w:val="90"/>
          </w:rPr>
          <w:delText>Buetti</w:delText>
        </w:r>
        <w:r w:rsidR="001644E6">
          <w:rPr>
            <w:spacing w:val="2"/>
          </w:rPr>
          <w:delText xml:space="preserve"> </w:delText>
        </w:r>
        <w:r w:rsidR="001644E6">
          <w:rPr>
            <w:w w:val="90"/>
          </w:rPr>
          <w:delText>et</w:delText>
        </w:r>
        <w:r w:rsidR="001644E6">
          <w:rPr>
            <w:spacing w:val="1"/>
          </w:rPr>
          <w:delText xml:space="preserve"> </w:delText>
        </w:r>
        <w:r w:rsidR="001644E6">
          <w:rPr>
            <w:w w:val="90"/>
          </w:rPr>
          <w:delText>al.</w:delText>
        </w:r>
        <w:r w:rsidR="00791F47">
          <w:rPr>
            <w:w w:val="90"/>
          </w:rPr>
          <w:fldChar w:fldCharType="end"/>
        </w:r>
        <w:r w:rsidR="001644E6">
          <w:rPr>
            <w:spacing w:val="1"/>
          </w:rPr>
          <w:delText xml:space="preserve"> </w:delText>
        </w:r>
        <w:r w:rsidR="00791F47">
          <w:fldChar w:fldCharType="begin"/>
        </w:r>
        <w:r w:rsidR="00791F47">
          <w:delInstrText xml:space="preserve"> HYPERLINK \l "_bookmark29" </w:delInstrText>
        </w:r>
        <w:r w:rsidR="00791F47">
          <w:fldChar w:fldCharType="separate"/>
        </w:r>
        <w:r w:rsidR="001644E6">
          <w:rPr>
            <w:w w:val="90"/>
          </w:rPr>
          <w:delText>(2019)</w:delText>
        </w:r>
        <w:r w:rsidR="00791F47">
          <w:rPr>
            <w:w w:val="90"/>
          </w:rPr>
          <w:fldChar w:fldCharType="end"/>
        </w:r>
      </w:del>
      <w:ins w:id="114" w:author="Hughes, Anna E" w:date="2023-08-09T15:29:00Z">
        <w:r w:rsidR="00791F47">
          <w:fldChar w:fldCharType="begin"/>
        </w:r>
        <w:r w:rsidR="00791F47">
          <w:instrText xml:space="preserve"> HYPERLINK \l "_bookmark30" </w:instrText>
        </w:r>
        <w:r w:rsidR="00791F47">
          <w:fldChar w:fldCharType="separate"/>
        </w:r>
        <w:r>
          <w:rPr>
            <w:w w:val="90"/>
          </w:rPr>
          <w:t>Buetti</w:t>
        </w:r>
        <w:r>
          <w:rPr>
            <w:spacing w:val="2"/>
          </w:rPr>
          <w:t xml:space="preserve"> </w:t>
        </w:r>
        <w:r>
          <w:rPr>
            <w:w w:val="90"/>
          </w:rPr>
          <w:t>et</w:t>
        </w:r>
        <w:r>
          <w:rPr>
            <w:spacing w:val="1"/>
          </w:rPr>
          <w:t xml:space="preserve"> </w:t>
        </w:r>
        <w:r>
          <w:rPr>
            <w:w w:val="90"/>
          </w:rPr>
          <w:t>al.</w:t>
        </w:r>
        <w:r w:rsidR="00791F47">
          <w:rPr>
            <w:w w:val="90"/>
          </w:rPr>
          <w:fldChar w:fldCharType="end"/>
        </w:r>
        <w:r>
          <w:rPr>
            <w:spacing w:val="1"/>
          </w:rPr>
          <w:t xml:space="preserve"> </w:t>
        </w:r>
        <w:r w:rsidR="00791F47">
          <w:fldChar w:fldCharType="begin"/>
        </w:r>
        <w:r w:rsidR="00791F47">
          <w:instrText xml:space="preserve"> HYPERLINK \l "_bookmark30" </w:instrText>
        </w:r>
        <w:r w:rsidR="00791F47">
          <w:fldChar w:fldCharType="separate"/>
        </w:r>
        <w:r>
          <w:rPr>
            <w:w w:val="90"/>
          </w:rPr>
          <w:t>(2019)</w:t>
        </w:r>
        <w:r w:rsidR="00791F47">
          <w:rPr>
            <w:w w:val="90"/>
          </w:rPr>
          <w:fldChar w:fldCharType="end"/>
        </w:r>
      </w:ins>
      <w:r>
        <w:rPr>
          <w:spacing w:val="1"/>
        </w:rPr>
        <w:t xml:space="preserve"> </w:t>
      </w:r>
      <w:r>
        <w:rPr>
          <w:w w:val="90"/>
        </w:rPr>
        <w:t>and</w:t>
      </w:r>
      <w:r>
        <w:rPr>
          <w:spacing w:val="2"/>
        </w:rPr>
        <w:t xml:space="preserve"> </w:t>
      </w:r>
      <w:r>
        <w:rPr>
          <w:w w:val="90"/>
        </w:rPr>
        <w:t>only</w:t>
      </w:r>
      <w:r>
        <w:rPr>
          <w:spacing w:val="1"/>
        </w:rPr>
        <w:t xml:space="preserve"> </w:t>
      </w:r>
      <w:r>
        <w:rPr>
          <w:w w:val="90"/>
        </w:rPr>
        <w:t>consider</w:t>
      </w:r>
      <w:r>
        <w:rPr>
          <w:spacing w:val="1"/>
        </w:rPr>
        <w:t xml:space="preserve"> </w:t>
      </w:r>
      <w:r>
        <w:rPr>
          <w:w w:val="90"/>
        </w:rPr>
        <w:t>the</w:t>
      </w:r>
      <w:r>
        <w:rPr>
          <w:spacing w:val="1"/>
        </w:rPr>
        <w:t xml:space="preserve"> </w:t>
      </w:r>
      <w:r>
        <w:rPr>
          <w:spacing w:val="-2"/>
          <w:w w:val="90"/>
        </w:rPr>
        <w:t>specific</w:t>
      </w:r>
    </w:p>
    <w:p w14:paraId="26CC9404" w14:textId="77777777" w:rsidR="00470D98" w:rsidRDefault="001E0CFE">
      <w:pPr>
        <w:pStyle w:val="BodyText"/>
        <w:spacing w:before="0" w:line="291" w:lineRule="exact"/>
      </w:pPr>
      <w:r>
        <w:rPr>
          <w:rFonts w:ascii="Trebuchet MS"/>
          <w:spacing w:val="-2"/>
          <w:sz w:val="12"/>
        </w:rPr>
        <w:t>117</w:t>
      </w:r>
      <w:r>
        <w:rPr>
          <w:rFonts w:ascii="Trebuchet MS"/>
          <w:spacing w:val="74"/>
          <w:w w:val="150"/>
          <w:sz w:val="12"/>
        </w:rPr>
        <w:t xml:space="preserve"> </w:t>
      </w:r>
      <w:r>
        <w:rPr>
          <w:spacing w:val="-2"/>
        </w:rPr>
        <w:t>case</w:t>
      </w:r>
      <w:r>
        <w:rPr>
          <w:spacing w:val="-3"/>
        </w:rPr>
        <w:t xml:space="preserve"> </w:t>
      </w:r>
      <w:r>
        <w:rPr>
          <w:spacing w:val="-2"/>
        </w:rPr>
        <w:t>of</w:t>
      </w:r>
      <w:r>
        <w:t xml:space="preserve"> </w:t>
      </w:r>
      <w:r>
        <w:rPr>
          <w:rFonts w:ascii="Times New Roman"/>
          <w:i/>
          <w:spacing w:val="-2"/>
        </w:rPr>
        <w:t>L</w:t>
      </w:r>
      <w:r>
        <w:rPr>
          <w:rFonts w:ascii="Times New Roman"/>
          <w:i/>
          <w:spacing w:val="-13"/>
        </w:rPr>
        <w:t xml:space="preserve"> </w:t>
      </w:r>
      <w:r>
        <w:rPr>
          <w:rFonts w:ascii="Tahoma"/>
          <w:spacing w:val="-2"/>
        </w:rPr>
        <w:t>=</w:t>
      </w:r>
      <w:r>
        <w:rPr>
          <w:rFonts w:ascii="Tahoma"/>
          <w:spacing w:val="-17"/>
        </w:rPr>
        <w:t xml:space="preserve"> </w:t>
      </w:r>
      <w:r>
        <w:rPr>
          <w:spacing w:val="-2"/>
        </w:rPr>
        <w:t>1,</w:t>
      </w:r>
      <w:r>
        <w:rPr>
          <w:spacing w:val="3"/>
        </w:rPr>
        <w:t xml:space="preserve"> </w:t>
      </w:r>
      <w:r>
        <w:rPr>
          <w:spacing w:val="-2"/>
        </w:rPr>
        <w:t>of</w:t>
      </w:r>
      <w:r>
        <w:rPr>
          <w:spacing w:val="-1"/>
        </w:rPr>
        <w:t xml:space="preserve"> </w:t>
      </w:r>
      <w:r>
        <w:rPr>
          <w:spacing w:val="-2"/>
        </w:rPr>
        <w:t>a</w:t>
      </w:r>
      <w:r>
        <w:t xml:space="preserve"> </w:t>
      </w:r>
      <w:r>
        <w:rPr>
          <w:spacing w:val="-2"/>
        </w:rPr>
        <w:t>target</w:t>
      </w:r>
      <w:r>
        <w:t xml:space="preserve"> </w:t>
      </w:r>
      <w:r>
        <w:rPr>
          <w:spacing w:val="-2"/>
        </w:rPr>
        <w:t>among</w:t>
      </w:r>
      <w:r>
        <w:t xml:space="preserve"> </w:t>
      </w:r>
      <w:r>
        <w:rPr>
          <w:spacing w:val="-2"/>
        </w:rPr>
        <w:t>a</w:t>
      </w:r>
      <w:r>
        <w:t xml:space="preserve"> </w:t>
      </w:r>
      <w:r>
        <w:rPr>
          <w:spacing w:val="-2"/>
        </w:rPr>
        <w:t>homogeneous</w:t>
      </w:r>
      <w:r>
        <w:t xml:space="preserve"> </w:t>
      </w:r>
      <w:r>
        <w:rPr>
          <w:spacing w:val="-2"/>
        </w:rPr>
        <w:t>set</w:t>
      </w:r>
      <w:r>
        <w:t xml:space="preserve"> </w:t>
      </w:r>
      <w:r>
        <w:rPr>
          <w:spacing w:val="-2"/>
        </w:rPr>
        <w:t>of</w:t>
      </w:r>
      <w:r>
        <w:t xml:space="preserve"> </w:t>
      </w:r>
      <w:r>
        <w:rPr>
          <w:spacing w:val="-2"/>
        </w:rPr>
        <w:t>distractors.</w:t>
      </w:r>
      <w:r>
        <w:rPr>
          <w:spacing w:val="30"/>
        </w:rPr>
        <w:t xml:space="preserve"> </w:t>
      </w:r>
      <w:r>
        <w:rPr>
          <w:spacing w:val="-2"/>
        </w:rPr>
        <w:t>In</w:t>
      </w:r>
      <w:r>
        <w:t xml:space="preserve"> </w:t>
      </w:r>
      <w:r>
        <w:rPr>
          <w:spacing w:val="-2"/>
        </w:rPr>
        <w:t>this</w:t>
      </w:r>
      <w:r>
        <w:rPr>
          <w:spacing w:val="-1"/>
        </w:rPr>
        <w:t xml:space="preserve"> </w:t>
      </w:r>
      <w:r>
        <w:rPr>
          <w:spacing w:val="-2"/>
        </w:rPr>
        <w:t>case,</w:t>
      </w:r>
    </w:p>
    <w:p w14:paraId="1157212C" w14:textId="77777777" w:rsidR="00470D98" w:rsidRDefault="001E0CFE">
      <w:pPr>
        <w:pStyle w:val="BodyText"/>
        <w:spacing w:before="8"/>
      </w:pPr>
      <w:r>
        <w:rPr>
          <w:rFonts w:ascii="Trebuchet MS"/>
          <w:spacing w:val="-4"/>
          <w:sz w:val="12"/>
        </w:rPr>
        <w:t>118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4"/>
        </w:rPr>
        <w:t>the</w:t>
      </w:r>
      <w:r>
        <w:rPr>
          <w:spacing w:val="-8"/>
        </w:rPr>
        <w:t xml:space="preserve"> </w:t>
      </w:r>
      <w:r>
        <w:rPr>
          <w:spacing w:val="-4"/>
        </w:rPr>
        <w:t>TCS</w:t>
      </w:r>
      <w:r>
        <w:rPr>
          <w:spacing w:val="-8"/>
        </w:rPr>
        <w:t xml:space="preserve"> </w:t>
      </w:r>
      <w:r>
        <w:rPr>
          <w:spacing w:val="-4"/>
        </w:rPr>
        <w:t>model</w:t>
      </w:r>
      <w:r>
        <w:rPr>
          <w:spacing w:val="-8"/>
        </w:rPr>
        <w:t xml:space="preserve"> </w:t>
      </w:r>
      <w:r>
        <w:rPr>
          <w:spacing w:val="-4"/>
        </w:rPr>
        <w:t>can</w:t>
      </w:r>
      <w:r>
        <w:rPr>
          <w:spacing w:val="-8"/>
        </w:rPr>
        <w:t xml:space="preserve"> </w:t>
      </w:r>
      <w:r>
        <w:rPr>
          <w:spacing w:val="-4"/>
        </w:rPr>
        <w:t>be</w:t>
      </w:r>
      <w:r>
        <w:rPr>
          <w:spacing w:val="-8"/>
        </w:rPr>
        <w:t xml:space="preserve"> </w:t>
      </w:r>
      <w:r>
        <w:rPr>
          <w:spacing w:val="-4"/>
        </w:rPr>
        <w:t>represented</w:t>
      </w:r>
      <w:r>
        <w:rPr>
          <w:spacing w:val="-8"/>
        </w:rPr>
        <w:t xml:space="preserve"> </w:t>
      </w:r>
      <w:r>
        <w:rPr>
          <w:spacing w:val="-4"/>
        </w:rPr>
        <w:t>in</w:t>
      </w:r>
      <w:r>
        <w:rPr>
          <w:spacing w:val="-8"/>
        </w:rPr>
        <w:t xml:space="preserve"> </w:t>
      </w:r>
      <w:r>
        <w:rPr>
          <w:spacing w:val="-4"/>
        </w:rPr>
        <w:t>the</w:t>
      </w:r>
      <w:r>
        <w:rPr>
          <w:spacing w:val="-8"/>
        </w:rPr>
        <w:t xml:space="preserve"> </w:t>
      </w:r>
      <w:r>
        <w:rPr>
          <w:spacing w:val="-4"/>
        </w:rPr>
        <w:t>following</w:t>
      </w:r>
      <w:r>
        <w:rPr>
          <w:spacing w:val="-8"/>
        </w:rPr>
        <w:t xml:space="preserve"> </w:t>
      </w:r>
      <w:r>
        <w:rPr>
          <w:spacing w:val="-4"/>
        </w:rPr>
        <w:t>way:</w:t>
      </w:r>
    </w:p>
    <w:p w14:paraId="56A0581E" w14:textId="77777777" w:rsidR="00470D98" w:rsidRDefault="001E0CFE">
      <w:pPr>
        <w:tabs>
          <w:tab w:val="left" w:pos="8109"/>
        </w:tabs>
        <w:spacing w:before="246"/>
        <w:ind w:left="3341"/>
        <w:rPr>
          <w:sz w:val="24"/>
        </w:rPr>
      </w:pPr>
      <w:bookmarkStart w:id="115" w:name="_bookmark0"/>
      <w:bookmarkEnd w:id="115"/>
      <w:r>
        <w:rPr>
          <w:rFonts w:ascii="Times New Roman" w:hAnsi="Times New Roman"/>
          <w:i/>
          <w:spacing w:val="-2"/>
          <w:sz w:val="24"/>
        </w:rPr>
        <w:t>R</w:t>
      </w:r>
      <w:r>
        <w:rPr>
          <w:spacing w:val="-2"/>
          <w:position w:val="5"/>
          <w:sz w:val="24"/>
        </w:rPr>
        <w:t>ˆ</w:t>
      </w:r>
      <w:r>
        <w:rPr>
          <w:rFonts w:ascii="Times New Roman" w:hAnsi="Times New Roman"/>
          <w:i/>
          <w:spacing w:val="-2"/>
          <w:sz w:val="24"/>
        </w:rPr>
        <w:t>T</w:t>
      </w:r>
      <w:r>
        <w:rPr>
          <w:rFonts w:ascii="Times New Roman" w:hAnsi="Times New Roman"/>
          <w:i/>
          <w:spacing w:val="5"/>
          <w:sz w:val="24"/>
        </w:rPr>
        <w:t xml:space="preserve"> </w:t>
      </w:r>
      <w:r>
        <w:rPr>
          <w:rFonts w:ascii="Tahoma" w:hAnsi="Tahoma"/>
          <w:spacing w:val="-2"/>
          <w:sz w:val="24"/>
        </w:rPr>
        <w:t>=</w:t>
      </w:r>
      <w:r>
        <w:rPr>
          <w:rFonts w:ascii="Tahoma" w:hAnsi="Tahoma"/>
          <w:spacing w:val="-22"/>
          <w:sz w:val="24"/>
        </w:rPr>
        <w:t xml:space="preserve"> </w:t>
      </w:r>
      <w:r>
        <w:rPr>
          <w:rFonts w:ascii="Times New Roman" w:hAnsi="Times New Roman"/>
          <w:i/>
          <w:spacing w:val="-2"/>
          <w:sz w:val="24"/>
        </w:rPr>
        <w:t>a</w:t>
      </w:r>
      <w:r>
        <w:rPr>
          <w:rFonts w:ascii="Times New Roman" w:hAnsi="Times New Roman"/>
          <w:i/>
          <w:spacing w:val="-27"/>
          <w:sz w:val="24"/>
        </w:rPr>
        <w:t xml:space="preserve"> </w:t>
      </w:r>
      <w:r>
        <w:rPr>
          <w:rFonts w:ascii="Tahoma" w:hAnsi="Tahoma"/>
          <w:spacing w:val="-2"/>
          <w:sz w:val="24"/>
        </w:rPr>
        <w:t>+</w:t>
      </w:r>
      <w:r>
        <w:rPr>
          <w:rFonts w:ascii="Tahoma" w:hAnsi="Tahoma"/>
          <w:spacing w:val="-42"/>
          <w:sz w:val="24"/>
        </w:rPr>
        <w:t xml:space="preserve"> </w:t>
      </w:r>
      <w:r>
        <w:rPr>
          <w:rFonts w:ascii="Times New Roman" w:hAnsi="Times New Roman"/>
          <w:i/>
          <w:spacing w:val="-2"/>
          <w:sz w:val="24"/>
        </w:rPr>
        <w:t>D</w:t>
      </w:r>
      <w:r>
        <w:rPr>
          <w:rFonts w:ascii="Times New Roman" w:hAnsi="Times New Roman"/>
          <w:i/>
          <w:spacing w:val="-34"/>
          <w:sz w:val="24"/>
        </w:rPr>
        <w:t xml:space="preserve"> </w:t>
      </w:r>
      <w:r>
        <w:rPr>
          <w:spacing w:val="-2"/>
          <w:sz w:val="24"/>
        </w:rPr>
        <w:t>log</w:t>
      </w:r>
      <w:r>
        <w:rPr>
          <w:rFonts w:ascii="Tahoma" w:hAnsi="Tahoma"/>
          <w:spacing w:val="-2"/>
          <w:sz w:val="24"/>
        </w:rPr>
        <w:t>(</w:t>
      </w:r>
      <w:r>
        <w:rPr>
          <w:rFonts w:ascii="Times New Roman" w:hAnsi="Times New Roman"/>
          <w:i/>
          <w:spacing w:val="-2"/>
          <w:sz w:val="24"/>
        </w:rPr>
        <w:t>N</w:t>
      </w:r>
      <w:r>
        <w:rPr>
          <w:rFonts w:ascii="Times New Roman" w:hAnsi="Times New Roman"/>
          <w:i/>
          <w:spacing w:val="-2"/>
          <w:sz w:val="24"/>
          <w:vertAlign w:val="subscript"/>
        </w:rPr>
        <w:t>T</w:t>
      </w:r>
      <w:r>
        <w:rPr>
          <w:rFonts w:ascii="Times New Roman" w:hAnsi="Times New Roman"/>
          <w:i/>
          <w:spacing w:val="1"/>
          <w:sz w:val="24"/>
        </w:rPr>
        <w:t xml:space="preserve"> </w:t>
      </w:r>
      <w:r>
        <w:rPr>
          <w:rFonts w:ascii="Tahoma" w:hAnsi="Tahoma"/>
          <w:spacing w:val="-2"/>
          <w:sz w:val="24"/>
        </w:rPr>
        <w:t>+</w:t>
      </w:r>
      <w:r>
        <w:rPr>
          <w:rFonts w:ascii="Tahoma" w:hAnsi="Tahoma"/>
          <w:spacing w:val="-42"/>
          <w:sz w:val="24"/>
        </w:rPr>
        <w:t xml:space="preserve"> </w:t>
      </w:r>
      <w:r>
        <w:rPr>
          <w:spacing w:val="-7"/>
          <w:sz w:val="24"/>
        </w:rPr>
        <w:t>1</w:t>
      </w:r>
      <w:r>
        <w:rPr>
          <w:rFonts w:ascii="Tahoma" w:hAnsi="Tahoma"/>
          <w:spacing w:val="-7"/>
          <w:sz w:val="24"/>
        </w:rPr>
        <w:t>)</w:t>
      </w:r>
      <w:r>
        <w:rPr>
          <w:rFonts w:ascii="Tahoma" w:hAnsi="Tahoma"/>
          <w:sz w:val="24"/>
        </w:rPr>
        <w:tab/>
      </w:r>
      <w:r>
        <w:rPr>
          <w:spacing w:val="-5"/>
          <w:sz w:val="24"/>
        </w:rPr>
        <w:t>(1)</w:t>
      </w:r>
    </w:p>
    <w:p w14:paraId="60616D82" w14:textId="77777777" w:rsidR="00470D98" w:rsidRDefault="001E0CFE">
      <w:pPr>
        <w:pStyle w:val="BodyText"/>
        <w:tabs>
          <w:tab w:val="left" w:pos="968"/>
        </w:tabs>
        <w:spacing w:before="137"/>
      </w:pPr>
      <w:r>
        <w:rPr>
          <w:rFonts w:ascii="Trebuchet MS"/>
          <w:spacing w:val="-5"/>
          <w:sz w:val="12"/>
        </w:rPr>
        <w:t>119</w:t>
      </w:r>
      <w:r>
        <w:rPr>
          <w:rFonts w:ascii="Trebuchet MS"/>
          <w:sz w:val="12"/>
        </w:rPr>
        <w:tab/>
      </w:r>
      <w:r>
        <w:rPr>
          <w:spacing w:val="-4"/>
        </w:rPr>
        <w:t>The</w:t>
      </w:r>
      <w:r>
        <w:rPr>
          <w:spacing w:val="18"/>
        </w:rPr>
        <w:t xml:space="preserve"> </w:t>
      </w:r>
      <w:r>
        <w:rPr>
          <w:spacing w:val="-4"/>
        </w:rPr>
        <w:t>intercept,</w:t>
      </w:r>
      <w:r>
        <w:rPr>
          <w:spacing w:val="26"/>
        </w:rPr>
        <w:t xml:space="preserve"> </w:t>
      </w:r>
      <w:r>
        <w:rPr>
          <w:rFonts w:ascii="Times New Roman"/>
          <w:i/>
          <w:spacing w:val="-4"/>
        </w:rPr>
        <w:t>a</w:t>
      </w:r>
      <w:r>
        <w:rPr>
          <w:spacing w:val="-4"/>
        </w:rPr>
        <w:t>,</w:t>
      </w:r>
      <w:r>
        <w:rPr>
          <w:spacing w:val="27"/>
        </w:rPr>
        <w:t xml:space="preserve"> </w:t>
      </w:r>
      <w:r>
        <w:rPr>
          <w:spacing w:val="-4"/>
        </w:rPr>
        <w:t>corresponds</w:t>
      </w:r>
      <w:r>
        <w:rPr>
          <w:spacing w:val="18"/>
        </w:rPr>
        <w:t xml:space="preserve"> </w:t>
      </w:r>
      <w:r>
        <w:rPr>
          <w:spacing w:val="-4"/>
        </w:rPr>
        <w:t>to</w:t>
      </w:r>
      <w:r>
        <w:rPr>
          <w:spacing w:val="19"/>
        </w:rPr>
        <w:t xml:space="preserve"> </w:t>
      </w:r>
      <w:r>
        <w:rPr>
          <w:spacing w:val="-4"/>
        </w:rPr>
        <w:t>search</w:t>
      </w:r>
      <w:r>
        <w:rPr>
          <w:spacing w:val="18"/>
        </w:rPr>
        <w:t xml:space="preserve"> </w:t>
      </w:r>
      <w:r>
        <w:rPr>
          <w:spacing w:val="-4"/>
        </w:rPr>
        <w:t>arrays</w:t>
      </w:r>
      <w:r>
        <w:rPr>
          <w:spacing w:val="19"/>
        </w:rPr>
        <w:t xml:space="preserve"> </w:t>
      </w:r>
      <w:r>
        <w:rPr>
          <w:spacing w:val="-4"/>
        </w:rPr>
        <w:t>in</w:t>
      </w:r>
      <w:r>
        <w:rPr>
          <w:spacing w:val="18"/>
        </w:rPr>
        <w:t xml:space="preserve"> </w:t>
      </w:r>
      <w:r>
        <w:rPr>
          <w:spacing w:val="-4"/>
        </w:rPr>
        <w:t>which</w:t>
      </w:r>
      <w:r>
        <w:rPr>
          <w:spacing w:val="19"/>
        </w:rPr>
        <w:t xml:space="preserve"> </w:t>
      </w:r>
      <w:r>
        <w:rPr>
          <w:spacing w:val="-4"/>
        </w:rPr>
        <w:t>only</w:t>
      </w:r>
      <w:r>
        <w:rPr>
          <w:spacing w:val="18"/>
        </w:rPr>
        <w:t xml:space="preserve"> </w:t>
      </w:r>
      <w:r>
        <w:rPr>
          <w:spacing w:val="-4"/>
        </w:rPr>
        <w:t>the</w:t>
      </w:r>
      <w:r>
        <w:rPr>
          <w:spacing w:val="19"/>
        </w:rPr>
        <w:t xml:space="preserve"> </w:t>
      </w:r>
      <w:r>
        <w:rPr>
          <w:spacing w:val="-4"/>
        </w:rPr>
        <w:t>target</w:t>
      </w:r>
      <w:r>
        <w:rPr>
          <w:spacing w:val="18"/>
        </w:rPr>
        <w:t xml:space="preserve"> </w:t>
      </w:r>
      <w:r>
        <w:rPr>
          <w:spacing w:val="-5"/>
        </w:rPr>
        <w:t>is</w:t>
      </w:r>
    </w:p>
    <w:p w14:paraId="14B302AD" w14:textId="77777777" w:rsidR="00470D98" w:rsidRDefault="001E0CFE">
      <w:pPr>
        <w:pStyle w:val="BodyText"/>
        <w:spacing w:before="8"/>
      </w:pPr>
      <w:r>
        <w:rPr>
          <w:rFonts w:ascii="Trebuchet MS"/>
          <w:spacing w:val="-6"/>
          <w:sz w:val="12"/>
        </w:rPr>
        <w:t>120</w:t>
      </w:r>
      <w:r>
        <w:rPr>
          <w:rFonts w:ascii="Trebuchet MS"/>
          <w:spacing w:val="74"/>
          <w:w w:val="150"/>
          <w:sz w:val="12"/>
        </w:rPr>
        <w:t xml:space="preserve"> </w:t>
      </w:r>
      <w:r>
        <w:rPr>
          <w:spacing w:val="-6"/>
        </w:rPr>
        <w:t>present</w:t>
      </w:r>
      <w:r>
        <w:rPr>
          <w:spacing w:val="-7"/>
        </w:rPr>
        <w:t xml:space="preserve"> </w:t>
      </w:r>
      <w:r>
        <w:rPr>
          <w:spacing w:val="-6"/>
        </w:rPr>
        <w:t>and</w:t>
      </w:r>
      <w:r>
        <w:rPr>
          <w:spacing w:val="-7"/>
        </w:rPr>
        <w:t xml:space="preserve"> </w:t>
      </w:r>
      <w:r>
        <w:rPr>
          <w:spacing w:val="-6"/>
        </w:rPr>
        <w:t>there</w:t>
      </w:r>
      <w:r>
        <w:rPr>
          <w:spacing w:val="-8"/>
        </w:rPr>
        <w:t xml:space="preserve"> </w:t>
      </w:r>
      <w:r>
        <w:rPr>
          <w:spacing w:val="-6"/>
        </w:rPr>
        <w:t>are</w:t>
      </w:r>
      <w:r>
        <w:rPr>
          <w:spacing w:val="-7"/>
        </w:rPr>
        <w:t xml:space="preserve"> </w:t>
      </w:r>
      <w:r>
        <w:rPr>
          <w:spacing w:val="-6"/>
        </w:rPr>
        <w:t>no</w:t>
      </w:r>
      <w:r>
        <w:rPr>
          <w:spacing w:val="-7"/>
        </w:rPr>
        <w:t xml:space="preserve"> </w:t>
      </w:r>
      <w:r>
        <w:rPr>
          <w:spacing w:val="-6"/>
        </w:rPr>
        <w:t>distractors.</w:t>
      </w:r>
      <w:r>
        <w:rPr>
          <w:spacing w:val="-5"/>
        </w:rPr>
        <w:t xml:space="preserve"> </w:t>
      </w:r>
      <w:r>
        <w:rPr>
          <w:rFonts w:ascii="Times New Roman"/>
          <w:i/>
          <w:spacing w:val="-6"/>
        </w:rPr>
        <w:t>N</w:t>
      </w:r>
      <w:r>
        <w:rPr>
          <w:rFonts w:ascii="Times New Roman"/>
          <w:i/>
          <w:spacing w:val="-6"/>
          <w:vertAlign w:val="subscript"/>
        </w:rPr>
        <w:t>T</w:t>
      </w:r>
      <w:r>
        <w:rPr>
          <w:rFonts w:ascii="Times New Roman"/>
          <w:i/>
          <w:spacing w:val="2"/>
        </w:rPr>
        <w:t xml:space="preserve"> </w:t>
      </w:r>
      <w:r>
        <w:rPr>
          <w:spacing w:val="-6"/>
        </w:rPr>
        <w:t>is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total</w:t>
      </w:r>
      <w:r>
        <w:rPr>
          <w:spacing w:val="-7"/>
        </w:rPr>
        <w:t xml:space="preserve"> </w:t>
      </w:r>
      <w:r>
        <w:rPr>
          <w:spacing w:val="-6"/>
        </w:rPr>
        <w:t>number</w:t>
      </w:r>
      <w:r>
        <w:rPr>
          <w:spacing w:val="-7"/>
        </w:rPr>
        <w:t xml:space="preserve"> </w:t>
      </w:r>
      <w:r>
        <w:rPr>
          <w:spacing w:val="-6"/>
        </w:rPr>
        <w:t>of</w:t>
      </w:r>
      <w:r>
        <w:rPr>
          <w:spacing w:val="-8"/>
        </w:rPr>
        <w:t xml:space="preserve"> </w:t>
      </w:r>
      <w:r>
        <w:rPr>
          <w:spacing w:val="-6"/>
        </w:rPr>
        <w:t>distractors.</w:t>
      </w:r>
    </w:p>
    <w:p w14:paraId="327A5049" w14:textId="77777777" w:rsidR="00470D98" w:rsidRDefault="001E0CFE">
      <w:pPr>
        <w:spacing w:before="251"/>
        <w:ind w:left="227"/>
        <w:rPr>
          <w:rFonts w:ascii="Times New Roman"/>
          <w:i/>
          <w:sz w:val="24"/>
        </w:rPr>
      </w:pPr>
      <w:r>
        <w:rPr>
          <w:rFonts w:ascii="Trebuchet MS"/>
          <w:sz w:val="12"/>
        </w:rPr>
        <w:t>121</w:t>
      </w:r>
      <w:r>
        <w:rPr>
          <w:rFonts w:ascii="Trebuchet MS"/>
          <w:spacing w:val="147"/>
          <w:sz w:val="12"/>
        </w:rPr>
        <w:t xml:space="preserve"> </w:t>
      </w:r>
      <w:bookmarkStart w:id="116" w:name="Rationale_for_proposed_work"/>
      <w:bookmarkEnd w:id="116"/>
      <w:r>
        <w:rPr>
          <w:rFonts w:ascii="Times New Roman"/>
          <w:i/>
          <w:sz w:val="24"/>
        </w:rPr>
        <w:t>1.2.</w:t>
      </w:r>
      <w:r>
        <w:rPr>
          <w:rFonts w:ascii="Times New Roman"/>
          <w:i/>
          <w:spacing w:val="51"/>
          <w:sz w:val="24"/>
        </w:rPr>
        <w:t xml:space="preserve"> </w:t>
      </w:r>
      <w:r>
        <w:rPr>
          <w:rFonts w:ascii="Times New Roman"/>
          <w:i/>
          <w:sz w:val="24"/>
        </w:rPr>
        <w:t>Rationale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z w:val="24"/>
        </w:rPr>
        <w:t>for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proposed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work</w:t>
      </w:r>
    </w:p>
    <w:p w14:paraId="1966C528" w14:textId="77777777" w:rsidR="00470D98" w:rsidRDefault="001E0CFE">
      <w:pPr>
        <w:pStyle w:val="BodyText"/>
        <w:tabs>
          <w:tab w:val="left" w:pos="968"/>
        </w:tabs>
        <w:spacing w:before="68"/>
      </w:pPr>
      <w:r>
        <w:rPr>
          <w:rFonts w:ascii="Trebuchet MS"/>
          <w:spacing w:val="-5"/>
          <w:sz w:val="12"/>
        </w:rPr>
        <w:t>122</w:t>
      </w:r>
      <w:r>
        <w:rPr>
          <w:rFonts w:ascii="Trebuchet MS"/>
          <w:sz w:val="12"/>
        </w:rPr>
        <w:tab/>
      </w:r>
      <w:r>
        <w:rPr>
          <w:spacing w:val="-4"/>
        </w:rPr>
        <w:t>While</w:t>
      </w:r>
      <w:r>
        <w:rPr>
          <w:spacing w:val="-9"/>
        </w:rPr>
        <w:t xml:space="preserve"> </w:t>
      </w:r>
      <w:r>
        <w:rPr>
          <w:spacing w:val="-4"/>
        </w:rPr>
        <w:t>many</w:t>
      </w:r>
      <w:r>
        <w:rPr>
          <w:spacing w:val="-8"/>
        </w:rPr>
        <w:t xml:space="preserve"> </w:t>
      </w:r>
      <w:r>
        <w:rPr>
          <w:spacing w:val="-4"/>
        </w:rPr>
        <w:t>aspects</w:t>
      </w:r>
      <w:r>
        <w:rPr>
          <w:spacing w:val="-8"/>
        </w:rPr>
        <w:t xml:space="preserve"> </w:t>
      </w:r>
      <w:r>
        <w:rPr>
          <w:spacing w:val="-4"/>
        </w:rPr>
        <w:t>of</w:t>
      </w:r>
      <w:r>
        <w:rPr>
          <w:spacing w:val="-9"/>
        </w:rPr>
        <w:t xml:space="preserve"> </w:t>
      </w:r>
      <w:r>
        <w:rPr>
          <w:spacing w:val="-4"/>
        </w:rPr>
        <w:t>the</w:t>
      </w:r>
      <w:r>
        <w:rPr>
          <w:spacing w:val="-8"/>
        </w:rPr>
        <w:t xml:space="preserve"> </w:t>
      </w:r>
      <w:r>
        <w:rPr>
          <w:spacing w:val="-4"/>
        </w:rPr>
        <w:t>TCS</w:t>
      </w:r>
      <w:r>
        <w:rPr>
          <w:spacing w:val="-8"/>
        </w:rPr>
        <w:t xml:space="preserve"> </w:t>
      </w:r>
      <w:r>
        <w:rPr>
          <w:spacing w:val="-4"/>
        </w:rPr>
        <w:t>framework</w:t>
      </w:r>
      <w:r>
        <w:rPr>
          <w:spacing w:val="-9"/>
        </w:rPr>
        <w:t xml:space="preserve"> </w:t>
      </w:r>
      <w:r>
        <w:rPr>
          <w:spacing w:val="-4"/>
        </w:rPr>
        <w:t>have</w:t>
      </w:r>
      <w:r>
        <w:rPr>
          <w:spacing w:val="-8"/>
        </w:rPr>
        <w:t xml:space="preserve"> </w:t>
      </w:r>
      <w:r>
        <w:rPr>
          <w:spacing w:val="-4"/>
        </w:rPr>
        <w:t>been</w:t>
      </w:r>
      <w:r>
        <w:rPr>
          <w:spacing w:val="-8"/>
        </w:rPr>
        <w:t xml:space="preserve"> </w:t>
      </w:r>
      <w:r>
        <w:rPr>
          <w:spacing w:val="-4"/>
        </w:rPr>
        <w:t>tested,</w:t>
      </w:r>
      <w:r>
        <w:rPr>
          <w:spacing w:val="-7"/>
        </w:rPr>
        <w:t xml:space="preserve"> </w:t>
      </w:r>
      <w:r>
        <w:rPr>
          <w:spacing w:val="-4"/>
        </w:rPr>
        <w:t>with</w:t>
      </w:r>
      <w:r>
        <w:rPr>
          <w:spacing w:val="-9"/>
        </w:rPr>
        <w:t xml:space="preserve"> </w:t>
      </w:r>
      <w:r>
        <w:rPr>
          <w:spacing w:val="-4"/>
        </w:rPr>
        <w:t>extremely</w:t>
      </w:r>
    </w:p>
    <w:p w14:paraId="16A651B2" w14:textId="77777777" w:rsidR="00470D98" w:rsidRDefault="001E0CFE">
      <w:pPr>
        <w:pStyle w:val="BodyText"/>
        <w:spacing w:before="8"/>
      </w:pPr>
      <w:r>
        <w:rPr>
          <w:rFonts w:ascii="Trebuchet MS"/>
          <w:spacing w:val="-4"/>
          <w:sz w:val="12"/>
        </w:rPr>
        <w:t>123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4"/>
        </w:rPr>
        <w:t>promising</w:t>
      </w:r>
      <w:r>
        <w:rPr>
          <w:spacing w:val="-7"/>
        </w:rPr>
        <w:t xml:space="preserve"> </w:t>
      </w:r>
      <w:r>
        <w:rPr>
          <w:spacing w:val="-4"/>
        </w:rPr>
        <w:t>results,</w:t>
      </w:r>
      <w:r>
        <w:rPr>
          <w:spacing w:val="-6"/>
        </w:rPr>
        <w:t xml:space="preserve"> </w:t>
      </w:r>
      <w:r>
        <w:rPr>
          <w:spacing w:val="-4"/>
        </w:rPr>
        <w:t>there</w:t>
      </w:r>
      <w:r>
        <w:rPr>
          <w:spacing w:val="-7"/>
        </w:rPr>
        <w:t xml:space="preserve"> </w:t>
      </w:r>
      <w:r>
        <w:rPr>
          <w:spacing w:val="-4"/>
        </w:rPr>
        <w:t>remains</w:t>
      </w:r>
      <w:r>
        <w:rPr>
          <w:spacing w:val="-6"/>
        </w:rPr>
        <w:t xml:space="preserve"> </w:t>
      </w:r>
      <w:r>
        <w:rPr>
          <w:spacing w:val="-4"/>
        </w:rPr>
        <w:t>a</w:t>
      </w:r>
      <w:r>
        <w:rPr>
          <w:spacing w:val="-7"/>
        </w:rPr>
        <w:t xml:space="preserve"> </w:t>
      </w:r>
      <w:r>
        <w:rPr>
          <w:spacing w:val="-4"/>
        </w:rPr>
        <w:t>great</w:t>
      </w:r>
      <w:r>
        <w:rPr>
          <w:spacing w:val="-7"/>
        </w:rPr>
        <w:t xml:space="preserve"> </w:t>
      </w:r>
      <w:r>
        <w:rPr>
          <w:spacing w:val="-4"/>
        </w:rPr>
        <w:t>deal</w:t>
      </w:r>
      <w:r>
        <w:rPr>
          <w:spacing w:val="-7"/>
        </w:rPr>
        <w:t xml:space="preserve"> </w:t>
      </w:r>
      <w:r>
        <w:rPr>
          <w:spacing w:val="-4"/>
        </w:rPr>
        <w:t>of</w:t>
      </w:r>
      <w:r>
        <w:rPr>
          <w:spacing w:val="-7"/>
        </w:rPr>
        <w:t xml:space="preserve"> </w:t>
      </w:r>
      <w:r>
        <w:rPr>
          <w:spacing w:val="-4"/>
        </w:rPr>
        <w:t>scope</w:t>
      </w:r>
      <w:r>
        <w:rPr>
          <w:spacing w:val="-7"/>
        </w:rPr>
        <w:t xml:space="preserve"> </w:t>
      </w:r>
      <w:r>
        <w:rPr>
          <w:spacing w:val="-4"/>
        </w:rPr>
        <w:t>for</w:t>
      </w:r>
      <w:r>
        <w:rPr>
          <w:spacing w:val="-6"/>
        </w:rPr>
        <w:t xml:space="preserve"> </w:t>
      </w:r>
      <w:r>
        <w:rPr>
          <w:spacing w:val="-4"/>
        </w:rPr>
        <w:t>verification</w:t>
      </w:r>
      <w:r>
        <w:rPr>
          <w:spacing w:val="-7"/>
        </w:rPr>
        <w:t xml:space="preserve"> </w:t>
      </w:r>
      <w:r>
        <w:rPr>
          <w:spacing w:val="-4"/>
        </w:rPr>
        <w:t>of</w:t>
      </w:r>
      <w:r>
        <w:rPr>
          <w:spacing w:val="-7"/>
        </w:rPr>
        <w:t xml:space="preserve"> </w:t>
      </w:r>
      <w:r>
        <w:rPr>
          <w:spacing w:val="-4"/>
        </w:rPr>
        <w:t>some</w:t>
      </w:r>
      <w:r>
        <w:rPr>
          <w:spacing w:val="-7"/>
        </w:rPr>
        <w:t xml:space="preserve"> </w:t>
      </w:r>
      <w:r>
        <w:rPr>
          <w:spacing w:val="-5"/>
        </w:rPr>
        <w:t>of</w:t>
      </w:r>
    </w:p>
    <w:p w14:paraId="0598DC0E" w14:textId="77777777" w:rsidR="00470D98" w:rsidRDefault="001E0CFE">
      <w:pPr>
        <w:pStyle w:val="BodyText"/>
      </w:pPr>
      <w:r>
        <w:rPr>
          <w:rFonts w:ascii="Trebuchet MS"/>
          <w:spacing w:val="-8"/>
          <w:sz w:val="12"/>
        </w:rPr>
        <w:t>124</w:t>
      </w:r>
      <w:r>
        <w:rPr>
          <w:rFonts w:ascii="Trebuchet MS"/>
          <w:spacing w:val="52"/>
          <w:sz w:val="12"/>
        </w:rPr>
        <w:t xml:space="preserve">  </w:t>
      </w:r>
      <w:r>
        <w:rPr>
          <w:spacing w:val="-8"/>
        </w:rPr>
        <w:t>the</w:t>
      </w:r>
      <w:r>
        <w:rPr>
          <w:spacing w:val="-6"/>
        </w:rPr>
        <w:t xml:space="preserve"> </w:t>
      </w:r>
      <w:r>
        <w:rPr>
          <w:spacing w:val="-8"/>
        </w:rPr>
        <w:t>key</w:t>
      </w:r>
      <w:r>
        <w:rPr>
          <w:spacing w:val="-6"/>
        </w:rPr>
        <w:t xml:space="preserve"> </w:t>
      </w:r>
      <w:r>
        <w:rPr>
          <w:spacing w:val="-8"/>
        </w:rPr>
        <w:t>findings</w:t>
      </w:r>
      <w:r>
        <w:rPr>
          <w:spacing w:val="-6"/>
        </w:rPr>
        <w:t xml:space="preserve"> </w:t>
      </w:r>
      <w:r>
        <w:rPr>
          <w:spacing w:val="-8"/>
        </w:rPr>
        <w:t>to</w:t>
      </w:r>
      <w:r>
        <w:rPr>
          <w:spacing w:val="-6"/>
        </w:rPr>
        <w:t xml:space="preserve"> </w:t>
      </w:r>
      <w:r>
        <w:rPr>
          <w:spacing w:val="-8"/>
        </w:rPr>
        <w:t>date,</w:t>
      </w:r>
      <w:r>
        <w:rPr>
          <w:spacing w:val="-5"/>
        </w:rPr>
        <w:t xml:space="preserve"> </w:t>
      </w:r>
      <w:r>
        <w:rPr>
          <w:spacing w:val="-8"/>
        </w:rPr>
        <w:t>and</w:t>
      </w:r>
      <w:r>
        <w:rPr>
          <w:spacing w:val="-6"/>
        </w:rPr>
        <w:t xml:space="preserve"> </w:t>
      </w:r>
      <w:r>
        <w:rPr>
          <w:spacing w:val="-8"/>
        </w:rPr>
        <w:t>extensions</w:t>
      </w:r>
      <w:r>
        <w:rPr>
          <w:spacing w:val="-6"/>
        </w:rPr>
        <w:t xml:space="preserve"> </w:t>
      </w:r>
      <w:r>
        <w:rPr>
          <w:spacing w:val="-8"/>
        </w:rPr>
        <w:t>of</w:t>
      </w:r>
      <w:r>
        <w:rPr>
          <w:spacing w:val="-6"/>
        </w:rPr>
        <w:t xml:space="preserve"> </w:t>
      </w:r>
      <w:r>
        <w:rPr>
          <w:spacing w:val="-8"/>
        </w:rPr>
        <w:t>aspects</w:t>
      </w:r>
      <w:r>
        <w:rPr>
          <w:spacing w:val="-6"/>
        </w:rPr>
        <w:t xml:space="preserve"> </w:t>
      </w:r>
      <w:r>
        <w:rPr>
          <w:spacing w:val="-8"/>
        </w:rPr>
        <w:t>of</w:t>
      </w:r>
      <w:r>
        <w:rPr>
          <w:spacing w:val="-6"/>
        </w:rPr>
        <w:t xml:space="preserve"> </w:t>
      </w:r>
      <w:r>
        <w:rPr>
          <w:spacing w:val="-8"/>
        </w:rPr>
        <w:t>the</w:t>
      </w:r>
      <w:r>
        <w:rPr>
          <w:spacing w:val="-6"/>
        </w:rPr>
        <w:t xml:space="preserve"> </w:t>
      </w:r>
      <w:r>
        <w:rPr>
          <w:spacing w:val="-8"/>
        </w:rPr>
        <w:t>model.</w:t>
      </w:r>
      <w:r>
        <w:rPr>
          <w:spacing w:val="15"/>
        </w:rPr>
        <w:t xml:space="preserve"> </w:t>
      </w:r>
      <w:r>
        <w:rPr>
          <w:spacing w:val="-8"/>
        </w:rPr>
        <w:t>In</w:t>
      </w:r>
      <w:r>
        <w:rPr>
          <w:spacing w:val="-6"/>
        </w:rPr>
        <w:t xml:space="preserve"> </w:t>
      </w:r>
      <w:r>
        <w:rPr>
          <w:spacing w:val="-8"/>
        </w:rPr>
        <w:t>all</w:t>
      </w:r>
      <w:r>
        <w:rPr>
          <w:spacing w:val="-6"/>
        </w:rPr>
        <w:t xml:space="preserve"> </w:t>
      </w:r>
      <w:r>
        <w:rPr>
          <w:spacing w:val="-8"/>
        </w:rPr>
        <w:t>implementa-</w:t>
      </w:r>
    </w:p>
    <w:p w14:paraId="543EB603" w14:textId="77777777" w:rsidR="00470D98" w:rsidRDefault="001E0CFE">
      <w:pPr>
        <w:pStyle w:val="BodyText"/>
        <w:spacing w:before="8"/>
      </w:pPr>
      <w:r>
        <w:rPr>
          <w:rFonts w:ascii="Trebuchet MS"/>
          <w:spacing w:val="-6"/>
          <w:sz w:val="12"/>
        </w:rPr>
        <w:t>125</w:t>
      </w:r>
      <w:r>
        <w:rPr>
          <w:rFonts w:ascii="Trebuchet MS"/>
          <w:spacing w:val="55"/>
          <w:sz w:val="12"/>
        </w:rPr>
        <w:t xml:space="preserve">  </w:t>
      </w:r>
      <w:r>
        <w:rPr>
          <w:spacing w:val="-6"/>
        </w:rPr>
        <w:t>tions of TCS so far,</w:t>
      </w:r>
      <w:r>
        <w:rPr>
          <w:spacing w:val="-4"/>
        </w:rPr>
        <w:t xml:space="preserve"> </w:t>
      </w:r>
      <w:r>
        <w:rPr>
          <w:spacing w:val="-6"/>
        </w:rPr>
        <w:t>predictions of search efficiency (e.g.</w:t>
      </w:r>
      <w:r>
        <w:rPr>
          <w:spacing w:val="12"/>
        </w:rPr>
        <w:t xml:space="preserve"> </w:t>
      </w:r>
      <w:r>
        <w:rPr>
          <w:spacing w:val="-6"/>
        </w:rPr>
        <w:t>in heterogeneous scenes)</w:t>
      </w:r>
    </w:p>
    <w:p w14:paraId="04D98263" w14:textId="77777777" w:rsidR="00470D98" w:rsidRDefault="001E0CFE">
      <w:pPr>
        <w:pStyle w:val="BodyText"/>
        <w:spacing w:before="8"/>
      </w:pPr>
      <w:r>
        <w:rPr>
          <w:rFonts w:ascii="Trebuchet MS"/>
          <w:spacing w:val="-4"/>
          <w:sz w:val="12"/>
        </w:rPr>
        <w:t>126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4"/>
        </w:rPr>
        <w:t>have</w:t>
      </w:r>
      <w:r>
        <w:rPr>
          <w:spacing w:val="-5"/>
        </w:rPr>
        <w:t xml:space="preserve"> </w:t>
      </w:r>
      <w:r>
        <w:rPr>
          <w:spacing w:val="-4"/>
        </w:rPr>
        <w:t>been</w:t>
      </w:r>
      <w:r>
        <w:rPr>
          <w:spacing w:val="-5"/>
        </w:rPr>
        <w:t xml:space="preserve"> </w:t>
      </w:r>
      <w:r>
        <w:rPr>
          <w:spacing w:val="-4"/>
        </w:rPr>
        <w:t>made</w:t>
      </w:r>
      <w:r>
        <w:rPr>
          <w:spacing w:val="-5"/>
        </w:rPr>
        <w:t xml:space="preserve"> </w:t>
      </w:r>
      <w:r>
        <w:rPr>
          <w:spacing w:val="-4"/>
        </w:rPr>
        <w:t>on</w:t>
      </w:r>
      <w:r>
        <w:rPr>
          <w:spacing w:val="-5"/>
        </w:rPr>
        <w:t xml:space="preserve"> </w:t>
      </w:r>
      <w:r>
        <w:rPr>
          <w:spacing w:val="-4"/>
        </w:rPr>
        <w:t>the</w:t>
      </w:r>
      <w:r>
        <w:rPr>
          <w:spacing w:val="-5"/>
        </w:rPr>
        <w:t xml:space="preserve"> </w:t>
      </w:r>
      <w:r>
        <w:rPr>
          <w:spacing w:val="-4"/>
        </w:rPr>
        <w:t>average</w:t>
      </w:r>
      <w:r>
        <w:rPr>
          <w:spacing w:val="-5"/>
        </w:rPr>
        <w:t xml:space="preserve"> </w:t>
      </w:r>
      <w:r>
        <w:rPr>
          <w:spacing w:val="-4"/>
        </w:rPr>
        <w:t>of</w:t>
      </w:r>
      <w:r>
        <w:rPr>
          <w:spacing w:val="-5"/>
        </w:rPr>
        <w:t xml:space="preserve"> </w:t>
      </w:r>
      <w:r>
        <w:rPr>
          <w:spacing w:val="-4"/>
        </w:rPr>
        <w:t>a</w:t>
      </w:r>
      <w:r>
        <w:rPr>
          <w:spacing w:val="-6"/>
        </w:rPr>
        <w:t xml:space="preserve"> </w:t>
      </w:r>
      <w:r>
        <w:rPr>
          <w:spacing w:val="-4"/>
        </w:rPr>
        <w:t>group</w:t>
      </w:r>
      <w:r>
        <w:rPr>
          <w:spacing w:val="-5"/>
        </w:rPr>
        <w:t xml:space="preserve"> </w:t>
      </w:r>
      <w:r>
        <w:rPr>
          <w:spacing w:val="-4"/>
        </w:rPr>
        <w:t>of</w:t>
      </w:r>
      <w:r>
        <w:rPr>
          <w:spacing w:val="-5"/>
        </w:rPr>
        <w:t xml:space="preserve"> </w:t>
      </w:r>
      <w:r>
        <w:rPr>
          <w:spacing w:val="-4"/>
        </w:rPr>
        <w:t>participants, using</w:t>
      </w:r>
      <w:r>
        <w:rPr>
          <w:spacing w:val="-5"/>
        </w:rPr>
        <w:t xml:space="preserve"> </w:t>
      </w:r>
      <w:r>
        <w:rPr>
          <w:spacing w:val="-4"/>
        </w:rPr>
        <w:t>data</w:t>
      </w:r>
      <w:r>
        <w:rPr>
          <w:spacing w:val="-5"/>
        </w:rPr>
        <w:t xml:space="preserve"> </w:t>
      </w:r>
      <w:r>
        <w:rPr>
          <w:spacing w:val="-4"/>
        </w:rPr>
        <w:t>from</w:t>
      </w:r>
      <w:r>
        <w:rPr>
          <w:spacing w:val="-5"/>
        </w:rPr>
        <w:t xml:space="preserve"> </w:t>
      </w:r>
      <w:r>
        <w:rPr>
          <w:spacing w:val="-4"/>
        </w:rPr>
        <w:t>a</w:t>
      </w:r>
      <w:r>
        <w:rPr>
          <w:spacing w:val="-5"/>
        </w:rPr>
        <w:t xml:space="preserve"> </w:t>
      </w:r>
      <w:r>
        <w:rPr>
          <w:spacing w:val="-4"/>
        </w:rPr>
        <w:t>dif-</w:t>
      </w:r>
    </w:p>
    <w:p w14:paraId="276BB5A8" w14:textId="77777777" w:rsidR="00470D98" w:rsidRDefault="001E0CFE">
      <w:pPr>
        <w:pStyle w:val="BodyText"/>
      </w:pPr>
      <w:r>
        <w:rPr>
          <w:rFonts w:ascii="Trebuchet MS"/>
          <w:spacing w:val="-6"/>
          <w:sz w:val="12"/>
        </w:rPr>
        <w:t>127</w:t>
      </w:r>
      <w:r>
        <w:rPr>
          <w:rFonts w:ascii="Trebuchet MS"/>
          <w:spacing w:val="42"/>
          <w:sz w:val="12"/>
        </w:rPr>
        <w:t xml:space="preserve">  </w:t>
      </w:r>
      <w:r>
        <w:rPr>
          <w:spacing w:val="-6"/>
        </w:rPr>
        <w:t>ferent</w:t>
      </w:r>
      <w:r>
        <w:rPr>
          <w:spacing w:val="-4"/>
        </w:rPr>
        <w:t xml:space="preserve"> </w:t>
      </w:r>
      <w:r>
        <w:rPr>
          <w:spacing w:val="-6"/>
        </w:rPr>
        <w:t>group</w:t>
      </w:r>
      <w:r>
        <w:rPr>
          <w:spacing w:val="-3"/>
        </w:rPr>
        <w:t xml:space="preserve"> </w:t>
      </w:r>
      <w:r>
        <w:rPr>
          <w:spacing w:val="-6"/>
        </w:rPr>
        <w:t>performing</w:t>
      </w:r>
      <w:r>
        <w:rPr>
          <w:spacing w:val="-3"/>
        </w:rPr>
        <w:t xml:space="preserve"> </w:t>
      </w:r>
      <w:r>
        <w:rPr>
          <w:spacing w:val="-6"/>
        </w:rPr>
        <w:t>a</w:t>
      </w:r>
      <w:r>
        <w:rPr>
          <w:spacing w:val="-3"/>
        </w:rPr>
        <w:t xml:space="preserve"> </w:t>
      </w:r>
      <w:r>
        <w:rPr>
          <w:spacing w:val="-6"/>
        </w:rPr>
        <w:t>different</w:t>
      </w:r>
      <w:r>
        <w:rPr>
          <w:spacing w:val="-4"/>
        </w:rPr>
        <w:t xml:space="preserve"> </w:t>
      </w:r>
      <w:r>
        <w:rPr>
          <w:spacing w:val="-6"/>
        </w:rPr>
        <w:t>task</w:t>
      </w:r>
      <w:r>
        <w:rPr>
          <w:spacing w:val="-3"/>
        </w:rPr>
        <w:t xml:space="preserve"> </w:t>
      </w:r>
      <w:r>
        <w:rPr>
          <w:spacing w:val="-6"/>
        </w:rPr>
        <w:t>(e.g.</w:t>
      </w:r>
      <w:r>
        <w:rPr>
          <w:spacing w:val="13"/>
        </w:rPr>
        <w:t xml:space="preserve"> </w:t>
      </w:r>
      <w:r>
        <w:rPr>
          <w:spacing w:val="-6"/>
        </w:rPr>
        <w:t>searching</w:t>
      </w:r>
      <w:r>
        <w:rPr>
          <w:spacing w:val="-4"/>
        </w:rPr>
        <w:t xml:space="preserve"> </w:t>
      </w:r>
      <w:r>
        <w:rPr>
          <w:spacing w:val="-6"/>
        </w:rPr>
        <w:t>in</w:t>
      </w:r>
      <w:r>
        <w:rPr>
          <w:spacing w:val="-3"/>
        </w:rPr>
        <w:t xml:space="preserve"> </w:t>
      </w:r>
      <w:r>
        <w:rPr>
          <w:spacing w:val="-6"/>
        </w:rPr>
        <w:t>homogeneous</w:t>
      </w:r>
      <w:r>
        <w:rPr>
          <w:spacing w:val="-3"/>
        </w:rPr>
        <w:t xml:space="preserve"> </w:t>
      </w:r>
      <w:r>
        <w:rPr>
          <w:spacing w:val="-6"/>
        </w:rPr>
        <w:t>scenes).</w:t>
      </w:r>
    </w:p>
    <w:p w14:paraId="6A24AF84" w14:textId="77777777" w:rsidR="00470D98" w:rsidRDefault="001E0CFE">
      <w:pPr>
        <w:pStyle w:val="BodyText"/>
        <w:spacing w:before="8"/>
      </w:pPr>
      <w:r>
        <w:rPr>
          <w:rFonts w:ascii="Trebuchet MS"/>
          <w:spacing w:val="-4"/>
          <w:sz w:val="12"/>
        </w:rPr>
        <w:t>128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4"/>
        </w:rPr>
        <w:t>Thus,</w:t>
      </w:r>
      <w:r>
        <w:t xml:space="preserve"> </w:t>
      </w:r>
      <w:r>
        <w:rPr>
          <w:spacing w:val="-4"/>
        </w:rPr>
        <w:t>we</w:t>
      </w:r>
      <w:r>
        <w:rPr>
          <w:spacing w:val="-3"/>
        </w:rPr>
        <w:t xml:space="preserve"> </w:t>
      </w:r>
      <w:r>
        <w:rPr>
          <w:spacing w:val="-4"/>
        </w:rPr>
        <w:t>know</w:t>
      </w:r>
      <w:r>
        <w:rPr>
          <w:spacing w:val="-2"/>
        </w:rPr>
        <w:t xml:space="preserve"> </w:t>
      </w:r>
      <w:r>
        <w:rPr>
          <w:spacing w:val="-4"/>
        </w:rPr>
        <w:t>that</w:t>
      </w:r>
      <w:r>
        <w:rPr>
          <w:spacing w:val="-3"/>
        </w:rPr>
        <w:t xml:space="preserve"> </w:t>
      </w:r>
      <w:r>
        <w:rPr>
          <w:spacing w:val="-4"/>
        </w:rPr>
        <w:t>TCS</w:t>
      </w:r>
      <w:r>
        <w:rPr>
          <w:spacing w:val="-3"/>
        </w:rPr>
        <w:t xml:space="preserve"> </w:t>
      </w:r>
      <w:r>
        <w:rPr>
          <w:spacing w:val="-4"/>
        </w:rPr>
        <w:t>can</w:t>
      </w:r>
      <w:r>
        <w:rPr>
          <w:spacing w:val="-3"/>
        </w:rPr>
        <w:t xml:space="preserve"> </w:t>
      </w:r>
      <w:r>
        <w:rPr>
          <w:spacing w:val="-4"/>
        </w:rPr>
        <w:t>replicate</w:t>
      </w:r>
      <w:r>
        <w:rPr>
          <w:spacing w:val="-3"/>
        </w:rPr>
        <w:t xml:space="preserve"> </w:t>
      </w:r>
      <w:r>
        <w:rPr>
          <w:spacing w:val="-4"/>
        </w:rPr>
        <w:t>group-level</w:t>
      </w:r>
      <w:r>
        <w:rPr>
          <w:spacing w:val="-3"/>
        </w:rPr>
        <w:t xml:space="preserve"> </w:t>
      </w:r>
      <w:r>
        <w:rPr>
          <w:spacing w:val="-4"/>
        </w:rPr>
        <w:t>averages</w:t>
      </w:r>
      <w:r>
        <w:rPr>
          <w:spacing w:val="-3"/>
        </w:rPr>
        <w:t xml:space="preserve"> </w:t>
      </w:r>
      <w:r>
        <w:rPr>
          <w:spacing w:val="-4"/>
        </w:rPr>
        <w:t>between</w:t>
      </w:r>
      <w:r>
        <w:rPr>
          <w:spacing w:val="-2"/>
        </w:rPr>
        <w:t xml:space="preserve"> </w:t>
      </w:r>
      <w:r>
        <w:rPr>
          <w:spacing w:val="-4"/>
        </w:rPr>
        <w:t>subjects</w:t>
      </w:r>
      <w:r>
        <w:rPr>
          <w:spacing w:val="-3"/>
        </w:rPr>
        <w:t xml:space="preserve"> </w:t>
      </w:r>
      <w:r>
        <w:rPr>
          <w:spacing w:val="-5"/>
        </w:rPr>
        <w:t>in</w:t>
      </w:r>
    </w:p>
    <w:p w14:paraId="1C6E51B8" w14:textId="77777777" w:rsidR="00470D98" w:rsidRDefault="001E0CFE">
      <w:pPr>
        <w:pStyle w:val="BodyText"/>
      </w:pPr>
      <w:r>
        <w:rPr>
          <w:rFonts w:ascii="Trebuchet MS"/>
          <w:spacing w:val="-6"/>
          <w:sz w:val="12"/>
        </w:rPr>
        <w:t>129</w:t>
      </w:r>
      <w:r>
        <w:rPr>
          <w:rFonts w:ascii="Trebuchet MS"/>
          <w:spacing w:val="43"/>
          <w:sz w:val="12"/>
        </w:rPr>
        <w:t xml:space="preserve">  </w:t>
      </w:r>
      <w:r>
        <w:rPr>
          <w:spacing w:val="-6"/>
        </w:rPr>
        <w:t>search</w:t>
      </w:r>
      <w:r>
        <w:rPr>
          <w:spacing w:val="-5"/>
        </w:rPr>
        <w:t xml:space="preserve"> </w:t>
      </w:r>
      <w:r>
        <w:rPr>
          <w:spacing w:val="-6"/>
        </w:rPr>
        <w:t>well,</w:t>
      </w:r>
      <w:r>
        <w:rPr>
          <w:spacing w:val="-5"/>
        </w:rPr>
        <w:t xml:space="preserve"> </w:t>
      </w:r>
      <w:r>
        <w:rPr>
          <w:spacing w:val="-6"/>
        </w:rPr>
        <w:t>but</w:t>
      </w:r>
      <w:r>
        <w:rPr>
          <w:spacing w:val="-4"/>
        </w:rPr>
        <w:t xml:space="preserve"> </w:t>
      </w:r>
      <w:r>
        <w:rPr>
          <w:spacing w:val="-6"/>
        </w:rPr>
        <w:t>we</w:t>
      </w:r>
      <w:r>
        <w:rPr>
          <w:spacing w:val="-5"/>
        </w:rPr>
        <w:t xml:space="preserve"> </w:t>
      </w:r>
      <w:r>
        <w:rPr>
          <w:spacing w:val="-6"/>
        </w:rPr>
        <w:t>do</w:t>
      </w:r>
      <w:r>
        <w:rPr>
          <w:spacing w:val="-5"/>
        </w:rPr>
        <w:t xml:space="preserve"> </w:t>
      </w:r>
      <w:r>
        <w:rPr>
          <w:spacing w:val="-6"/>
        </w:rPr>
        <w:t>not</w:t>
      </w:r>
      <w:r>
        <w:rPr>
          <w:spacing w:val="-5"/>
        </w:rPr>
        <w:t xml:space="preserve"> </w:t>
      </w:r>
      <w:r>
        <w:rPr>
          <w:spacing w:val="-6"/>
        </w:rPr>
        <w:t>know</w:t>
      </w:r>
      <w:r>
        <w:rPr>
          <w:spacing w:val="-5"/>
        </w:rPr>
        <w:t xml:space="preserve"> </w:t>
      </w:r>
      <w:r>
        <w:rPr>
          <w:spacing w:val="-6"/>
        </w:rPr>
        <w:t>to</w:t>
      </w:r>
      <w:r>
        <w:rPr>
          <w:spacing w:val="-5"/>
        </w:rPr>
        <w:t xml:space="preserve"> </w:t>
      </w:r>
      <w:r>
        <w:rPr>
          <w:spacing w:val="-6"/>
        </w:rPr>
        <w:t>what</w:t>
      </w:r>
      <w:r>
        <w:rPr>
          <w:spacing w:val="-5"/>
        </w:rPr>
        <w:t xml:space="preserve"> </w:t>
      </w:r>
      <w:r>
        <w:rPr>
          <w:spacing w:val="-6"/>
        </w:rPr>
        <w:t>extent</w:t>
      </w:r>
      <w:r>
        <w:rPr>
          <w:spacing w:val="-4"/>
        </w:rPr>
        <w:t xml:space="preserve"> </w:t>
      </w:r>
      <w:r>
        <w:rPr>
          <w:spacing w:val="-6"/>
        </w:rPr>
        <w:t>it</w:t>
      </w:r>
      <w:r>
        <w:rPr>
          <w:spacing w:val="-5"/>
        </w:rPr>
        <w:t xml:space="preserve"> </w:t>
      </w:r>
      <w:r>
        <w:rPr>
          <w:spacing w:val="-6"/>
        </w:rPr>
        <w:t>is</w:t>
      </w:r>
      <w:r>
        <w:rPr>
          <w:spacing w:val="-5"/>
        </w:rPr>
        <w:t xml:space="preserve"> </w:t>
      </w:r>
      <w:r>
        <w:rPr>
          <w:spacing w:val="-6"/>
        </w:rPr>
        <w:t>also</w:t>
      </w:r>
      <w:r>
        <w:rPr>
          <w:spacing w:val="-5"/>
        </w:rPr>
        <w:t xml:space="preserve"> </w:t>
      </w:r>
      <w:r>
        <w:rPr>
          <w:spacing w:val="-6"/>
        </w:rPr>
        <w:t>able</w:t>
      </w:r>
      <w:r>
        <w:rPr>
          <w:spacing w:val="-5"/>
        </w:rPr>
        <w:t xml:space="preserve"> </w:t>
      </w:r>
      <w:r>
        <w:rPr>
          <w:spacing w:val="-6"/>
        </w:rPr>
        <w:t>to</w:t>
      </w:r>
      <w:r>
        <w:rPr>
          <w:spacing w:val="-5"/>
        </w:rPr>
        <w:t xml:space="preserve"> </w:t>
      </w:r>
      <w:r>
        <w:rPr>
          <w:spacing w:val="-6"/>
        </w:rPr>
        <w:t>make</w:t>
      </w:r>
      <w:r>
        <w:rPr>
          <w:spacing w:val="-4"/>
        </w:rPr>
        <w:t xml:space="preserve"> </w:t>
      </w:r>
      <w:r>
        <w:rPr>
          <w:spacing w:val="-6"/>
        </w:rPr>
        <w:t>predictions</w:t>
      </w:r>
    </w:p>
    <w:p w14:paraId="4F41AF7F" w14:textId="77777777" w:rsidR="00470D98" w:rsidRDefault="001E0CFE">
      <w:pPr>
        <w:pStyle w:val="BodyText"/>
        <w:spacing w:before="8"/>
      </w:pPr>
      <w:r>
        <w:rPr>
          <w:rFonts w:ascii="Trebuchet MS"/>
          <w:spacing w:val="-6"/>
          <w:sz w:val="12"/>
        </w:rPr>
        <w:t>130</w:t>
      </w:r>
      <w:r>
        <w:rPr>
          <w:rFonts w:ascii="Trebuchet MS"/>
          <w:spacing w:val="42"/>
          <w:sz w:val="12"/>
        </w:rPr>
        <w:t xml:space="preserve">  </w:t>
      </w:r>
      <w:r>
        <w:rPr>
          <w:spacing w:val="-6"/>
        </w:rPr>
        <w:t>at the</w:t>
      </w:r>
      <w:r>
        <w:rPr>
          <w:spacing w:val="-7"/>
        </w:rPr>
        <w:t xml:space="preserve"> </w:t>
      </w:r>
      <w:r>
        <w:rPr>
          <w:spacing w:val="-6"/>
        </w:rPr>
        <w:t>individual</w:t>
      </w:r>
      <w:r>
        <w:rPr>
          <w:spacing w:val="-7"/>
        </w:rPr>
        <w:t xml:space="preserve"> </w:t>
      </w:r>
      <w:r>
        <w:rPr>
          <w:spacing w:val="-6"/>
        </w:rPr>
        <w:t>level.</w:t>
      </w:r>
      <w:r>
        <w:rPr>
          <w:spacing w:val="5"/>
        </w:rPr>
        <w:t xml:space="preserve"> </w:t>
      </w:r>
      <w:r>
        <w:rPr>
          <w:spacing w:val="-6"/>
        </w:rPr>
        <w:t>This is</w:t>
      </w:r>
      <w:r>
        <w:rPr>
          <w:spacing w:val="-7"/>
        </w:rPr>
        <w:t xml:space="preserve"> </w:t>
      </w:r>
      <w:r>
        <w:rPr>
          <w:spacing w:val="-6"/>
        </w:rPr>
        <w:t>particularly</w:t>
      </w:r>
      <w:r>
        <w:rPr>
          <w:spacing w:val="-7"/>
        </w:rPr>
        <w:t xml:space="preserve"> </w:t>
      </w:r>
      <w:r>
        <w:rPr>
          <w:spacing w:val="-6"/>
        </w:rPr>
        <w:t>important</w:t>
      </w:r>
      <w:r>
        <w:rPr>
          <w:spacing w:val="-7"/>
        </w:rPr>
        <w:t xml:space="preserve"> </w:t>
      </w:r>
      <w:r>
        <w:rPr>
          <w:spacing w:val="-6"/>
        </w:rPr>
        <w:t>given</w:t>
      </w:r>
      <w:r>
        <w:rPr>
          <w:spacing w:val="-7"/>
        </w:rPr>
        <w:t xml:space="preserve"> </w:t>
      </w:r>
      <w:r>
        <w:rPr>
          <w:spacing w:val="-6"/>
        </w:rPr>
        <w:t>that</w:t>
      </w:r>
      <w:r>
        <w:rPr>
          <w:spacing w:val="-7"/>
        </w:rPr>
        <w:t xml:space="preserve"> </w:t>
      </w:r>
      <w:r>
        <w:rPr>
          <w:spacing w:val="-6"/>
        </w:rPr>
        <w:t>conclusions based</w:t>
      </w:r>
    </w:p>
    <w:p w14:paraId="25F6890F" w14:textId="77777777" w:rsidR="00470D98" w:rsidRDefault="001E0CFE">
      <w:pPr>
        <w:pStyle w:val="BodyText"/>
      </w:pPr>
      <w:r>
        <w:rPr>
          <w:rFonts w:ascii="Trebuchet MS"/>
          <w:spacing w:val="-8"/>
          <w:sz w:val="12"/>
        </w:rPr>
        <w:t>131</w:t>
      </w:r>
      <w:r>
        <w:rPr>
          <w:rFonts w:ascii="Trebuchet MS"/>
          <w:spacing w:val="51"/>
          <w:sz w:val="12"/>
        </w:rPr>
        <w:t xml:space="preserve">  </w:t>
      </w:r>
      <w:r>
        <w:rPr>
          <w:spacing w:val="-8"/>
        </w:rPr>
        <w:t>on</w:t>
      </w:r>
      <w:r>
        <w:t xml:space="preserve"> </w:t>
      </w:r>
      <w:r>
        <w:rPr>
          <w:spacing w:val="-8"/>
        </w:rPr>
        <w:t>aggregate</w:t>
      </w:r>
      <w:r>
        <w:t xml:space="preserve"> </w:t>
      </w:r>
      <w:r>
        <w:rPr>
          <w:spacing w:val="-8"/>
        </w:rPr>
        <w:t>data</w:t>
      </w:r>
      <w:r>
        <w:t xml:space="preserve"> </w:t>
      </w:r>
      <w:r>
        <w:rPr>
          <w:spacing w:val="-8"/>
        </w:rPr>
        <w:t>can</w:t>
      </w:r>
      <w:r>
        <w:rPr>
          <w:spacing w:val="-1"/>
        </w:rPr>
        <w:t xml:space="preserve"> </w:t>
      </w:r>
      <w:r>
        <w:rPr>
          <w:spacing w:val="-8"/>
        </w:rPr>
        <w:t>be</w:t>
      </w:r>
      <w:r>
        <w:rPr>
          <w:spacing w:val="-1"/>
        </w:rPr>
        <w:t xml:space="preserve"> </w:t>
      </w:r>
      <w:r>
        <w:rPr>
          <w:spacing w:val="-8"/>
        </w:rPr>
        <w:t>different</w:t>
      </w:r>
      <w:r>
        <w:t xml:space="preserve"> </w:t>
      </w:r>
      <w:r>
        <w:rPr>
          <w:spacing w:val="-8"/>
        </w:rPr>
        <w:t>from</w:t>
      </w:r>
      <w:r>
        <w:rPr>
          <w:spacing w:val="-1"/>
        </w:rPr>
        <w:t xml:space="preserve"> </w:t>
      </w:r>
      <w:r>
        <w:rPr>
          <w:spacing w:val="-8"/>
        </w:rPr>
        <w:t>those</w:t>
      </w:r>
      <w:r>
        <w:rPr>
          <w:spacing w:val="-1"/>
        </w:rPr>
        <w:t xml:space="preserve"> </w:t>
      </w:r>
      <w:r>
        <w:rPr>
          <w:spacing w:val="-8"/>
        </w:rPr>
        <w:t>that</w:t>
      </w:r>
      <w:r>
        <w:rPr>
          <w:spacing w:val="1"/>
        </w:rPr>
        <w:t xml:space="preserve"> </w:t>
      </w:r>
      <w:r>
        <w:rPr>
          <w:spacing w:val="-8"/>
        </w:rPr>
        <w:t>take</w:t>
      </w:r>
      <w:r>
        <w:rPr>
          <w:spacing w:val="-1"/>
        </w:rPr>
        <w:t xml:space="preserve"> </w:t>
      </w:r>
      <w:r>
        <w:rPr>
          <w:spacing w:val="-8"/>
        </w:rPr>
        <w:t>individual</w:t>
      </w:r>
      <w:r>
        <w:rPr>
          <w:spacing w:val="-1"/>
        </w:rPr>
        <w:t xml:space="preserve"> </w:t>
      </w:r>
      <w:r>
        <w:rPr>
          <w:spacing w:val="-8"/>
        </w:rPr>
        <w:t>differences</w:t>
      </w:r>
      <w:r>
        <w:t xml:space="preserve"> </w:t>
      </w:r>
      <w:r>
        <w:rPr>
          <w:spacing w:val="-8"/>
        </w:rPr>
        <w:t>into</w:t>
      </w:r>
    </w:p>
    <w:p w14:paraId="7DF4C9D4" w14:textId="77777777" w:rsidR="00470D98" w:rsidRDefault="001E0CFE">
      <w:pPr>
        <w:pStyle w:val="BodyText"/>
        <w:spacing w:before="8"/>
      </w:pPr>
      <w:r>
        <w:rPr>
          <w:rFonts w:ascii="Trebuchet MS"/>
          <w:spacing w:val="-6"/>
          <w:sz w:val="12"/>
        </w:rPr>
        <w:t>132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6"/>
        </w:rPr>
        <w:t>account;</w:t>
      </w:r>
      <w:r>
        <w:rPr>
          <w:spacing w:val="2"/>
        </w:rPr>
        <w:t xml:space="preserve"> </w:t>
      </w:r>
      <w:r>
        <w:rPr>
          <w:spacing w:val="-6"/>
        </w:rPr>
        <w:t>in</w:t>
      </w:r>
      <w:r>
        <w:rPr>
          <w:spacing w:val="-1"/>
        </w:rPr>
        <w:t xml:space="preserve"> </w:t>
      </w:r>
      <w:r>
        <w:rPr>
          <w:spacing w:val="-6"/>
        </w:rPr>
        <w:t>one</w:t>
      </w:r>
      <w:r>
        <w:rPr>
          <w:spacing w:val="-1"/>
        </w:rPr>
        <w:t xml:space="preserve"> </w:t>
      </w:r>
      <w:r>
        <w:rPr>
          <w:spacing w:val="-6"/>
        </w:rPr>
        <w:t>study</w:t>
      </w:r>
      <w:r>
        <w:rPr>
          <w:spacing w:val="-2"/>
        </w:rPr>
        <w:t xml:space="preserve"> </w:t>
      </w:r>
      <w:r>
        <w:rPr>
          <w:spacing w:val="-6"/>
        </w:rPr>
        <w:t>where</w:t>
      </w:r>
      <w:r>
        <w:rPr>
          <w:spacing w:val="-1"/>
        </w:rPr>
        <w:t xml:space="preserve"> </w:t>
      </w:r>
      <w:r>
        <w:rPr>
          <w:spacing w:val="-6"/>
        </w:rPr>
        <w:t>participants</w:t>
      </w:r>
      <w:r>
        <w:rPr>
          <w:spacing w:val="-1"/>
        </w:rPr>
        <w:t xml:space="preserve"> </w:t>
      </w:r>
      <w:r>
        <w:rPr>
          <w:spacing w:val="-6"/>
        </w:rPr>
        <w:t>searched</w:t>
      </w:r>
      <w:r>
        <w:rPr>
          <w:spacing w:val="-1"/>
        </w:rPr>
        <w:t xml:space="preserve"> </w:t>
      </w:r>
      <w:r>
        <w:rPr>
          <w:spacing w:val="-6"/>
        </w:rPr>
        <w:t>for</w:t>
      </w:r>
      <w:r>
        <w:rPr>
          <w:spacing w:val="-2"/>
        </w:rPr>
        <w:t xml:space="preserve"> </w:t>
      </w:r>
      <w:r>
        <w:rPr>
          <w:spacing w:val="-6"/>
        </w:rPr>
        <w:t>a</w:t>
      </w:r>
      <w:r>
        <w:rPr>
          <w:spacing w:val="-1"/>
        </w:rPr>
        <w:t xml:space="preserve"> </w:t>
      </w:r>
      <w:r>
        <w:rPr>
          <w:spacing w:val="-6"/>
        </w:rPr>
        <w:t>target</w:t>
      </w:r>
      <w:r>
        <w:rPr>
          <w:spacing w:val="-1"/>
        </w:rPr>
        <w:t xml:space="preserve"> </w:t>
      </w:r>
      <w:r>
        <w:rPr>
          <w:spacing w:val="-6"/>
        </w:rPr>
        <w:t>in</w:t>
      </w:r>
      <w:r>
        <w:rPr>
          <w:spacing w:val="-2"/>
        </w:rPr>
        <w:t xml:space="preserve"> </w:t>
      </w:r>
      <w:r>
        <w:rPr>
          <w:spacing w:val="-6"/>
        </w:rPr>
        <w:t>an</w:t>
      </w:r>
      <w:r>
        <w:rPr>
          <w:spacing w:val="-1"/>
        </w:rPr>
        <w:t xml:space="preserve"> </w:t>
      </w:r>
      <w:r>
        <w:rPr>
          <w:spacing w:val="-6"/>
        </w:rPr>
        <w:t>array</w:t>
      </w:r>
      <w:r>
        <w:rPr>
          <w:spacing w:val="-1"/>
        </w:rPr>
        <w:t xml:space="preserve"> </w:t>
      </w:r>
      <w:r>
        <w:rPr>
          <w:spacing w:val="-6"/>
        </w:rPr>
        <w:t>of</w:t>
      </w:r>
      <w:r>
        <w:rPr>
          <w:spacing w:val="-1"/>
        </w:rPr>
        <w:t xml:space="preserve"> </w:t>
      </w:r>
      <w:r>
        <w:rPr>
          <w:spacing w:val="-6"/>
        </w:rPr>
        <w:t>ran-</w:t>
      </w:r>
    </w:p>
    <w:p w14:paraId="32EFD1DD" w14:textId="77777777" w:rsidR="00470D98" w:rsidRDefault="001E0CFE">
      <w:pPr>
        <w:pStyle w:val="BodyText"/>
      </w:pPr>
      <w:r>
        <w:rPr>
          <w:rFonts w:ascii="Trebuchet MS"/>
          <w:spacing w:val="-4"/>
          <w:sz w:val="12"/>
        </w:rPr>
        <w:t>133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4"/>
        </w:rPr>
        <w:t>domly</w:t>
      </w:r>
      <w:r>
        <w:rPr>
          <w:spacing w:val="11"/>
        </w:rPr>
        <w:t xml:space="preserve"> </w:t>
      </w:r>
      <w:r>
        <w:rPr>
          <w:spacing w:val="-4"/>
        </w:rPr>
        <w:t>oriented</w:t>
      </w:r>
      <w:r>
        <w:rPr>
          <w:spacing w:val="9"/>
        </w:rPr>
        <w:t xml:space="preserve"> </w:t>
      </w:r>
      <w:r>
        <w:rPr>
          <w:spacing w:val="-4"/>
        </w:rPr>
        <w:t>line</w:t>
      </w:r>
      <w:r>
        <w:rPr>
          <w:spacing w:val="10"/>
        </w:rPr>
        <w:t xml:space="preserve"> </w:t>
      </w:r>
      <w:r>
        <w:rPr>
          <w:spacing w:val="-4"/>
        </w:rPr>
        <w:t>segments,</w:t>
      </w:r>
      <w:r>
        <w:rPr>
          <w:spacing w:val="15"/>
        </w:rPr>
        <w:t xml:space="preserve"> </w:t>
      </w:r>
      <w:r>
        <w:rPr>
          <w:spacing w:val="-4"/>
        </w:rPr>
        <w:t>aggregating</w:t>
      </w:r>
      <w:r>
        <w:rPr>
          <w:spacing w:val="10"/>
        </w:rPr>
        <w:t xml:space="preserve"> </w:t>
      </w:r>
      <w:r>
        <w:rPr>
          <w:spacing w:val="-4"/>
        </w:rPr>
        <w:t>the</w:t>
      </w:r>
      <w:r>
        <w:rPr>
          <w:spacing w:val="9"/>
        </w:rPr>
        <w:t xml:space="preserve"> </w:t>
      </w:r>
      <w:r>
        <w:rPr>
          <w:spacing w:val="-4"/>
        </w:rPr>
        <w:t>data</w:t>
      </w:r>
      <w:r>
        <w:rPr>
          <w:spacing w:val="10"/>
        </w:rPr>
        <w:t xml:space="preserve"> </w:t>
      </w:r>
      <w:r>
        <w:rPr>
          <w:spacing w:val="-4"/>
        </w:rPr>
        <w:t>suggested</w:t>
      </w:r>
      <w:r>
        <w:rPr>
          <w:spacing w:val="9"/>
        </w:rPr>
        <w:t xml:space="preserve"> </w:t>
      </w:r>
      <w:r>
        <w:rPr>
          <w:spacing w:val="-4"/>
        </w:rPr>
        <w:t>that</w:t>
      </w:r>
      <w:r>
        <w:rPr>
          <w:spacing w:val="10"/>
        </w:rPr>
        <w:t xml:space="preserve"> </w:t>
      </w:r>
      <w:r>
        <w:rPr>
          <w:spacing w:val="-4"/>
        </w:rPr>
        <w:t>participants</w:t>
      </w:r>
    </w:p>
    <w:p w14:paraId="3552CAE6" w14:textId="44F2015A" w:rsidR="00470D98" w:rsidRDefault="001E0CFE">
      <w:pPr>
        <w:pStyle w:val="BodyText"/>
        <w:spacing w:before="8"/>
      </w:pPr>
      <w:r>
        <w:rPr>
          <w:rFonts w:ascii="Trebuchet MS"/>
          <w:spacing w:val="-6"/>
          <w:sz w:val="12"/>
        </w:rPr>
        <w:t>134</w:t>
      </w:r>
      <w:r>
        <w:rPr>
          <w:rFonts w:ascii="Trebuchet MS"/>
          <w:spacing w:val="42"/>
          <w:sz w:val="12"/>
        </w:rPr>
        <w:t xml:space="preserve">  </w:t>
      </w:r>
      <w:r>
        <w:rPr>
          <w:spacing w:val="-6"/>
        </w:rPr>
        <w:t>were</w:t>
      </w:r>
      <w:r>
        <w:rPr>
          <w:spacing w:val="-7"/>
        </w:rPr>
        <w:t xml:space="preserve"> </w:t>
      </w:r>
      <w:r>
        <w:rPr>
          <w:spacing w:val="-6"/>
        </w:rPr>
        <w:t>using</w:t>
      </w:r>
      <w:r>
        <w:rPr>
          <w:spacing w:val="-7"/>
        </w:rPr>
        <w:t xml:space="preserve"> </w:t>
      </w:r>
      <w:r>
        <w:rPr>
          <w:spacing w:val="-6"/>
        </w:rPr>
        <w:t>a</w:t>
      </w:r>
      <w:r>
        <w:rPr>
          <w:spacing w:val="-7"/>
        </w:rPr>
        <w:t xml:space="preserve"> </w:t>
      </w:r>
      <w:r>
        <w:rPr>
          <w:spacing w:val="-6"/>
        </w:rPr>
        <w:t>stochastic</w:t>
      </w:r>
      <w:r>
        <w:rPr>
          <w:spacing w:val="-7"/>
        </w:rPr>
        <w:t xml:space="preserve"> </w:t>
      </w:r>
      <w:r>
        <w:rPr>
          <w:spacing w:val="-6"/>
        </w:rPr>
        <w:t>search</w:t>
      </w:r>
      <w:r>
        <w:rPr>
          <w:spacing w:val="-7"/>
        </w:rPr>
        <w:t xml:space="preserve"> </w:t>
      </w:r>
      <w:r>
        <w:rPr>
          <w:spacing w:val="-6"/>
        </w:rPr>
        <w:t>model</w:t>
      </w:r>
      <w:r>
        <w:rPr>
          <w:spacing w:val="-7"/>
        </w:rPr>
        <w:t xml:space="preserve"> </w:t>
      </w:r>
      <w:del w:id="117" w:author="Hughes, Anna E" w:date="2023-08-09T15:29:00Z">
        <w:r w:rsidR="00791F47">
          <w:fldChar w:fldCharType="begin"/>
        </w:r>
        <w:r w:rsidR="00791F47">
          <w:delInstrText xml:space="preserve"> HYPERLINK \l "_bookmark67" </w:delInstrText>
        </w:r>
        <w:r w:rsidR="00791F47">
          <w:fldChar w:fldCharType="separate"/>
        </w:r>
        <w:r w:rsidR="001644E6">
          <w:rPr>
            <w:spacing w:val="-6"/>
          </w:rPr>
          <w:delText>(Nowakowska</w:delText>
        </w:r>
        <w:r w:rsidR="001644E6">
          <w:rPr>
            <w:spacing w:val="-7"/>
          </w:rPr>
          <w:delText xml:space="preserve"> </w:delText>
        </w:r>
        <w:r w:rsidR="001644E6">
          <w:rPr>
            <w:spacing w:val="-6"/>
          </w:rPr>
          <w:delText>et</w:delText>
        </w:r>
        <w:r w:rsidR="001644E6">
          <w:rPr>
            <w:spacing w:val="-7"/>
          </w:rPr>
          <w:delText xml:space="preserve"> </w:delText>
        </w:r>
        <w:r w:rsidR="001644E6">
          <w:rPr>
            <w:spacing w:val="-6"/>
          </w:rPr>
          <w:delText>al.,</w:delText>
        </w:r>
        <w:r w:rsidR="00791F47">
          <w:rPr>
            <w:spacing w:val="-6"/>
          </w:rPr>
          <w:fldChar w:fldCharType="end"/>
        </w:r>
        <w:r w:rsidR="001644E6">
          <w:rPr>
            <w:spacing w:val="-8"/>
          </w:rPr>
          <w:delText xml:space="preserve"> </w:delText>
        </w:r>
        <w:r w:rsidR="00791F47">
          <w:fldChar w:fldCharType="begin"/>
        </w:r>
        <w:r w:rsidR="00791F47">
          <w:delInstrText xml:space="preserve"> HYPERLINK \l "_bookmark67" </w:delInstrText>
        </w:r>
        <w:r w:rsidR="00791F47">
          <w:fldChar w:fldCharType="separate"/>
        </w:r>
        <w:r w:rsidR="001644E6">
          <w:rPr>
            <w:spacing w:val="-6"/>
          </w:rPr>
          <w:delText>2017).</w:delText>
        </w:r>
        <w:r w:rsidR="00791F47">
          <w:rPr>
            <w:spacing w:val="-6"/>
          </w:rPr>
          <w:fldChar w:fldCharType="end"/>
        </w:r>
      </w:del>
      <w:ins w:id="118" w:author="Hughes, Anna E" w:date="2023-08-09T15:29:00Z">
        <w:r w:rsidR="00791F47">
          <w:fldChar w:fldCharType="begin"/>
        </w:r>
        <w:r w:rsidR="00791F47">
          <w:instrText xml:space="preserve"> HYPERLINK \l "_bookmark68" </w:instrText>
        </w:r>
        <w:r w:rsidR="00791F47">
          <w:fldChar w:fldCharType="separate"/>
        </w:r>
        <w:r>
          <w:rPr>
            <w:spacing w:val="-6"/>
          </w:rPr>
          <w:t>(Nowakowska</w:t>
        </w:r>
        <w:r>
          <w:rPr>
            <w:spacing w:val="-7"/>
          </w:rPr>
          <w:t xml:space="preserve"> </w:t>
        </w:r>
        <w:r>
          <w:rPr>
            <w:spacing w:val="-6"/>
          </w:rPr>
          <w:t>et</w:t>
        </w:r>
        <w:r>
          <w:rPr>
            <w:spacing w:val="-7"/>
          </w:rPr>
          <w:t xml:space="preserve"> </w:t>
        </w:r>
        <w:r>
          <w:rPr>
            <w:spacing w:val="-6"/>
          </w:rPr>
          <w:t>al.,</w:t>
        </w:r>
        <w:r w:rsidR="00791F47">
          <w:rPr>
            <w:spacing w:val="-6"/>
          </w:rPr>
          <w:fldChar w:fldCharType="end"/>
        </w:r>
        <w:r>
          <w:rPr>
            <w:spacing w:val="-8"/>
          </w:rPr>
          <w:t xml:space="preserve"> </w:t>
        </w:r>
        <w:r w:rsidR="00791F47">
          <w:fldChar w:fldCharType="begin"/>
        </w:r>
        <w:r w:rsidR="00791F47">
          <w:instrText xml:space="preserve"> HYPERLINK \l "_bookmark68" </w:instrText>
        </w:r>
        <w:r w:rsidR="00791F47">
          <w:fldChar w:fldCharType="separate"/>
        </w:r>
        <w:r>
          <w:rPr>
            <w:spacing w:val="-6"/>
          </w:rPr>
          <w:t>2017).</w:t>
        </w:r>
        <w:r w:rsidR="00791F47">
          <w:rPr>
            <w:spacing w:val="-6"/>
          </w:rPr>
          <w:fldChar w:fldCharType="end"/>
        </w:r>
      </w:ins>
      <w:r>
        <w:rPr>
          <w:spacing w:val="5"/>
        </w:rPr>
        <w:t xml:space="preserve"> </w:t>
      </w:r>
      <w:r>
        <w:rPr>
          <w:spacing w:val="-6"/>
        </w:rPr>
        <w:t>However,</w:t>
      </w:r>
      <w:r>
        <w:rPr>
          <w:spacing w:val="-7"/>
        </w:rPr>
        <w:t xml:space="preserve"> </w:t>
      </w:r>
      <w:r>
        <w:rPr>
          <w:spacing w:val="-6"/>
        </w:rPr>
        <w:t>when</w:t>
      </w:r>
    </w:p>
    <w:p w14:paraId="443EBB90" w14:textId="77777777" w:rsidR="00470D98" w:rsidRDefault="001E0CFE">
      <w:pPr>
        <w:pStyle w:val="BodyText"/>
      </w:pPr>
      <w:r>
        <w:rPr>
          <w:rFonts w:ascii="Trebuchet MS"/>
          <w:spacing w:val="-4"/>
          <w:sz w:val="12"/>
        </w:rPr>
        <w:t>135</w:t>
      </w:r>
      <w:r>
        <w:rPr>
          <w:rFonts w:ascii="Trebuchet MS"/>
          <w:spacing w:val="79"/>
          <w:w w:val="150"/>
          <w:sz w:val="12"/>
        </w:rPr>
        <w:t xml:space="preserve"> </w:t>
      </w:r>
      <w:r>
        <w:rPr>
          <w:spacing w:val="-4"/>
        </w:rPr>
        <w:t>considering</w:t>
      </w:r>
      <w:r>
        <w:rPr>
          <w:spacing w:val="4"/>
        </w:rPr>
        <w:t xml:space="preserve"> </w:t>
      </w:r>
      <w:r>
        <w:rPr>
          <w:spacing w:val="-4"/>
        </w:rPr>
        <w:t>each</w:t>
      </w:r>
      <w:r>
        <w:rPr>
          <w:spacing w:val="3"/>
        </w:rPr>
        <w:t xml:space="preserve"> </w:t>
      </w:r>
      <w:r>
        <w:rPr>
          <w:spacing w:val="-4"/>
        </w:rPr>
        <w:t>participant</w:t>
      </w:r>
      <w:r>
        <w:rPr>
          <w:spacing w:val="3"/>
        </w:rPr>
        <w:t xml:space="preserve"> </w:t>
      </w:r>
      <w:r>
        <w:rPr>
          <w:spacing w:val="-4"/>
        </w:rPr>
        <w:t>individually,</w:t>
      </w:r>
      <w:r>
        <w:rPr>
          <w:spacing w:val="7"/>
        </w:rPr>
        <w:t xml:space="preserve"> </w:t>
      </w:r>
      <w:r>
        <w:rPr>
          <w:spacing w:val="-4"/>
        </w:rPr>
        <w:t>it</w:t>
      </w:r>
      <w:r>
        <w:rPr>
          <w:spacing w:val="4"/>
        </w:rPr>
        <w:t xml:space="preserve"> </w:t>
      </w:r>
      <w:r>
        <w:rPr>
          <w:spacing w:val="-4"/>
        </w:rPr>
        <w:t>became</w:t>
      </w:r>
      <w:r>
        <w:rPr>
          <w:spacing w:val="3"/>
        </w:rPr>
        <w:t xml:space="preserve"> </w:t>
      </w:r>
      <w:r>
        <w:rPr>
          <w:spacing w:val="-4"/>
        </w:rPr>
        <w:t>clear</w:t>
      </w:r>
      <w:r>
        <w:rPr>
          <w:spacing w:val="3"/>
        </w:rPr>
        <w:t xml:space="preserve"> </w:t>
      </w:r>
      <w:r>
        <w:rPr>
          <w:spacing w:val="-4"/>
        </w:rPr>
        <w:t>that</w:t>
      </w:r>
      <w:r>
        <w:rPr>
          <w:spacing w:val="3"/>
        </w:rPr>
        <w:t xml:space="preserve"> </w:t>
      </w:r>
      <w:r>
        <w:rPr>
          <w:spacing w:val="-4"/>
        </w:rPr>
        <w:t>there</w:t>
      </w:r>
      <w:r>
        <w:rPr>
          <w:spacing w:val="3"/>
        </w:rPr>
        <w:t xml:space="preserve"> </w:t>
      </w:r>
      <w:r>
        <w:rPr>
          <w:spacing w:val="-4"/>
        </w:rPr>
        <w:t>was</w:t>
      </w:r>
      <w:r>
        <w:rPr>
          <w:spacing w:val="4"/>
        </w:rPr>
        <w:t xml:space="preserve"> </w:t>
      </w:r>
      <w:r>
        <w:rPr>
          <w:spacing w:val="-4"/>
        </w:rPr>
        <w:t>a</w:t>
      </w:r>
      <w:r>
        <w:rPr>
          <w:spacing w:val="3"/>
        </w:rPr>
        <w:t xml:space="preserve"> </w:t>
      </w:r>
      <w:r>
        <w:rPr>
          <w:spacing w:val="-4"/>
        </w:rPr>
        <w:t>high</w:t>
      </w:r>
    </w:p>
    <w:p w14:paraId="35AE4D45" w14:textId="77777777" w:rsidR="00470D98" w:rsidRDefault="001E0CFE">
      <w:pPr>
        <w:pStyle w:val="BodyText"/>
        <w:spacing w:before="8"/>
      </w:pPr>
      <w:r>
        <w:rPr>
          <w:rFonts w:ascii="Trebuchet MS"/>
          <w:spacing w:val="-4"/>
          <w:sz w:val="12"/>
        </w:rPr>
        <w:t>136</w:t>
      </w:r>
      <w:r>
        <w:rPr>
          <w:rFonts w:ascii="Trebuchet MS"/>
          <w:spacing w:val="79"/>
          <w:w w:val="150"/>
          <w:sz w:val="12"/>
        </w:rPr>
        <w:t xml:space="preserve"> </w:t>
      </w:r>
      <w:r>
        <w:rPr>
          <w:spacing w:val="-4"/>
        </w:rPr>
        <w:t>level</w:t>
      </w:r>
      <w:r>
        <w:rPr>
          <w:spacing w:val="2"/>
        </w:rPr>
        <w:t xml:space="preserve"> </w:t>
      </w:r>
      <w:r>
        <w:rPr>
          <w:spacing w:val="-4"/>
        </w:rPr>
        <w:t>of</w:t>
      </w:r>
      <w:r>
        <w:rPr>
          <w:spacing w:val="3"/>
        </w:rPr>
        <w:t xml:space="preserve"> </w:t>
      </w:r>
      <w:r>
        <w:rPr>
          <w:spacing w:val="-4"/>
        </w:rPr>
        <w:t>heterogeneity</w:t>
      </w:r>
      <w:r>
        <w:rPr>
          <w:spacing w:val="2"/>
        </w:rPr>
        <w:t xml:space="preserve"> </w:t>
      </w:r>
      <w:r>
        <w:rPr>
          <w:spacing w:val="-4"/>
        </w:rPr>
        <w:t>in</w:t>
      </w:r>
      <w:r>
        <w:rPr>
          <w:spacing w:val="2"/>
        </w:rPr>
        <w:t xml:space="preserve"> </w:t>
      </w:r>
      <w:r>
        <w:rPr>
          <w:spacing w:val="-4"/>
        </w:rPr>
        <w:t>responses,</w:t>
      </w:r>
      <w:r>
        <w:rPr>
          <w:spacing w:val="7"/>
        </w:rPr>
        <w:t xml:space="preserve"> </w:t>
      </w:r>
      <w:r>
        <w:rPr>
          <w:spacing w:val="-4"/>
        </w:rPr>
        <w:t>with</w:t>
      </w:r>
      <w:r>
        <w:rPr>
          <w:spacing w:val="2"/>
        </w:rPr>
        <w:t xml:space="preserve"> </w:t>
      </w:r>
      <w:r>
        <w:rPr>
          <w:spacing w:val="-4"/>
        </w:rPr>
        <w:t>some</w:t>
      </w:r>
      <w:r>
        <w:rPr>
          <w:spacing w:val="2"/>
        </w:rPr>
        <w:t xml:space="preserve"> </w:t>
      </w:r>
      <w:r>
        <w:rPr>
          <w:spacing w:val="-4"/>
        </w:rPr>
        <w:t>participants</w:t>
      </w:r>
      <w:r>
        <w:rPr>
          <w:spacing w:val="3"/>
        </w:rPr>
        <w:t xml:space="preserve"> </w:t>
      </w:r>
      <w:r>
        <w:rPr>
          <w:spacing w:val="-4"/>
        </w:rPr>
        <w:t>performing</w:t>
      </w:r>
      <w:r>
        <w:rPr>
          <w:spacing w:val="2"/>
        </w:rPr>
        <w:t xml:space="preserve"> </w:t>
      </w:r>
      <w:r>
        <w:rPr>
          <w:spacing w:val="-4"/>
        </w:rPr>
        <w:t>close</w:t>
      </w:r>
      <w:r>
        <w:rPr>
          <w:spacing w:val="2"/>
        </w:rPr>
        <w:t xml:space="preserve"> </w:t>
      </w:r>
      <w:r>
        <w:rPr>
          <w:spacing w:val="-5"/>
        </w:rPr>
        <w:t>to</w:t>
      </w:r>
    </w:p>
    <w:p w14:paraId="7AD70E41" w14:textId="132AC512" w:rsidR="00470D98" w:rsidRDefault="001E0CFE">
      <w:pPr>
        <w:pStyle w:val="BodyText"/>
        <w:spacing w:before="8"/>
      </w:pPr>
      <w:r>
        <w:rPr>
          <w:rFonts w:ascii="Trebuchet MS"/>
          <w:spacing w:val="-8"/>
          <w:sz w:val="12"/>
        </w:rPr>
        <w:t>137</w:t>
      </w:r>
      <w:r>
        <w:rPr>
          <w:rFonts w:ascii="Trebuchet MS"/>
          <w:spacing w:val="49"/>
          <w:sz w:val="12"/>
        </w:rPr>
        <w:t xml:space="preserve">  </w:t>
      </w:r>
      <w:r>
        <w:rPr>
          <w:spacing w:val="-8"/>
        </w:rPr>
        <w:t>optimally,</w:t>
      </w:r>
      <w:r>
        <w:rPr>
          <w:spacing w:val="-3"/>
        </w:rPr>
        <w:t xml:space="preserve"> </w:t>
      </w:r>
      <w:r>
        <w:rPr>
          <w:spacing w:val="-8"/>
        </w:rPr>
        <w:t>and</w:t>
      </w:r>
      <w:r>
        <w:rPr>
          <w:spacing w:val="-4"/>
        </w:rPr>
        <w:t xml:space="preserve"> </w:t>
      </w:r>
      <w:r>
        <w:rPr>
          <w:spacing w:val="-8"/>
        </w:rPr>
        <w:t>others</w:t>
      </w:r>
      <w:r>
        <w:rPr>
          <w:spacing w:val="-4"/>
        </w:rPr>
        <w:t xml:space="preserve"> </w:t>
      </w:r>
      <w:r>
        <w:rPr>
          <w:spacing w:val="-8"/>
        </w:rPr>
        <w:t>actually</w:t>
      </w:r>
      <w:r>
        <w:rPr>
          <w:spacing w:val="-4"/>
        </w:rPr>
        <w:t xml:space="preserve"> </w:t>
      </w:r>
      <w:r>
        <w:rPr>
          <w:spacing w:val="-8"/>
        </w:rPr>
        <w:t>performing</w:t>
      </w:r>
      <w:r>
        <w:rPr>
          <w:spacing w:val="-4"/>
        </w:rPr>
        <w:t xml:space="preserve"> </w:t>
      </w:r>
      <w:r>
        <w:rPr>
          <w:spacing w:val="-8"/>
        </w:rPr>
        <w:t>worse</w:t>
      </w:r>
      <w:r>
        <w:rPr>
          <w:spacing w:val="-4"/>
        </w:rPr>
        <w:t xml:space="preserve"> </w:t>
      </w:r>
      <w:r>
        <w:rPr>
          <w:spacing w:val="-8"/>
        </w:rPr>
        <w:t>than</w:t>
      </w:r>
      <w:r>
        <w:rPr>
          <w:spacing w:val="-4"/>
        </w:rPr>
        <w:t xml:space="preserve"> </w:t>
      </w:r>
      <w:r>
        <w:rPr>
          <w:spacing w:val="-8"/>
        </w:rPr>
        <w:t>chance</w:t>
      </w:r>
      <w:r>
        <w:rPr>
          <w:spacing w:val="-4"/>
        </w:rPr>
        <w:t xml:space="preserve"> </w:t>
      </w:r>
      <w:r w:rsidR="00791F47">
        <w:fldChar w:fldCharType="begin"/>
      </w:r>
      <w:r w:rsidR="00791F47">
        <w:instrText xml:space="preserve"> HYPERLINK \l "_</w:instrText>
      </w:r>
      <w:del w:id="119" w:author="Hughes, Anna E" w:date="2023-08-09T15:29:00Z">
        <w:r w:rsidR="00791F47">
          <w:delInstrText>bookmark67</w:delInstrText>
        </w:r>
      </w:del>
      <w:ins w:id="120" w:author="Hughes, Anna E" w:date="2023-08-09T15:29:00Z">
        <w:r w:rsidR="00791F47">
          <w:instrText>bookmark68</w:instrText>
        </w:r>
      </w:ins>
      <w:r w:rsidR="00791F47">
        <w:instrText xml:space="preserve">" </w:instrText>
      </w:r>
      <w:r w:rsidR="00791F47">
        <w:fldChar w:fldCharType="separate"/>
      </w:r>
      <w:r>
        <w:rPr>
          <w:spacing w:val="-8"/>
        </w:rPr>
        <w:t>(Nowakowska</w:t>
      </w:r>
      <w:r>
        <w:rPr>
          <w:spacing w:val="-4"/>
        </w:rPr>
        <w:t xml:space="preserve"> </w:t>
      </w:r>
      <w:r>
        <w:rPr>
          <w:spacing w:val="-8"/>
        </w:rPr>
        <w:t>et</w:t>
      </w:r>
      <w:r>
        <w:rPr>
          <w:spacing w:val="-4"/>
        </w:rPr>
        <w:t xml:space="preserve"> </w:t>
      </w:r>
      <w:r>
        <w:rPr>
          <w:spacing w:val="-8"/>
        </w:rPr>
        <w:t>al.,</w:t>
      </w:r>
      <w:r w:rsidR="00791F47">
        <w:rPr>
          <w:spacing w:val="-8"/>
        </w:rPr>
        <w:fldChar w:fldCharType="end"/>
      </w:r>
    </w:p>
    <w:p w14:paraId="274ACAAD" w14:textId="6AD7022D" w:rsidR="00470D98" w:rsidRDefault="001644E6">
      <w:pPr>
        <w:pStyle w:val="BodyText"/>
      </w:pPr>
      <w:del w:id="121" w:author="Hughes, Anna E" w:date="2023-08-09T15:29:00Z">
        <w:r>
          <w:rPr>
            <w:rFonts w:ascii="Trebuchet MS"/>
            <w:spacing w:val="-8"/>
            <w:sz w:val="12"/>
          </w:rPr>
          <w:delText>138</w:delText>
        </w:r>
        <w:r>
          <w:rPr>
            <w:rFonts w:ascii="Trebuchet MS"/>
            <w:spacing w:val="53"/>
            <w:sz w:val="12"/>
          </w:rPr>
          <w:delText xml:space="preserve">  </w:delText>
        </w:r>
        <w:r w:rsidR="00791F47">
          <w:fldChar w:fldCharType="begin"/>
        </w:r>
        <w:r w:rsidR="00791F47">
          <w:delInstrText xml:space="preserve"> HYPERLINK \l "_bookmark67" </w:delInstrText>
        </w:r>
        <w:r w:rsidR="00791F47">
          <w:fldChar w:fldCharType="separate"/>
        </w:r>
        <w:r>
          <w:rPr>
            <w:spacing w:val="-8"/>
          </w:rPr>
          <w:delText>2017).</w:delText>
        </w:r>
        <w:r w:rsidR="00791F47">
          <w:rPr>
            <w:spacing w:val="-8"/>
          </w:rPr>
          <w:fldChar w:fldCharType="end"/>
        </w:r>
      </w:del>
      <w:ins w:id="122" w:author="Hughes, Anna E" w:date="2023-08-09T15:29:00Z">
        <w:r w:rsidR="001E0CFE">
          <w:rPr>
            <w:rFonts w:ascii="Trebuchet MS"/>
            <w:spacing w:val="-8"/>
            <w:sz w:val="12"/>
          </w:rPr>
          <w:t>138</w:t>
        </w:r>
        <w:r w:rsidR="001E0CFE">
          <w:rPr>
            <w:rFonts w:ascii="Trebuchet MS"/>
            <w:spacing w:val="53"/>
            <w:sz w:val="12"/>
          </w:rPr>
          <w:t xml:space="preserve">  </w:t>
        </w:r>
        <w:r w:rsidR="00791F47">
          <w:fldChar w:fldCharType="begin"/>
        </w:r>
        <w:r w:rsidR="00791F47">
          <w:instrText xml:space="preserve"> HYPERLINK \l "_bookmark68" </w:instrText>
        </w:r>
        <w:r w:rsidR="00791F47">
          <w:fldChar w:fldCharType="separate"/>
        </w:r>
        <w:r w:rsidR="001E0CFE">
          <w:rPr>
            <w:spacing w:val="-8"/>
          </w:rPr>
          <w:t>2017).</w:t>
        </w:r>
        <w:r w:rsidR="00791F47">
          <w:rPr>
            <w:spacing w:val="-8"/>
          </w:rPr>
          <w:fldChar w:fldCharType="end"/>
        </w:r>
      </w:ins>
      <w:r w:rsidR="001E0CFE">
        <w:rPr>
          <w:spacing w:val="13"/>
        </w:rPr>
        <w:t xml:space="preserve"> </w:t>
      </w:r>
      <w:r w:rsidR="001E0CFE">
        <w:rPr>
          <w:spacing w:val="-8"/>
        </w:rPr>
        <w:t>Similarly</w:t>
      </w:r>
      <w:r w:rsidR="001E0CFE">
        <w:rPr>
          <w:spacing w:val="-1"/>
        </w:rPr>
        <w:t xml:space="preserve"> </w:t>
      </w:r>
      <w:r w:rsidR="001E0CFE">
        <w:rPr>
          <w:spacing w:val="-8"/>
        </w:rPr>
        <w:t>striking</w:t>
      </w:r>
      <w:r w:rsidR="001E0CFE">
        <w:rPr>
          <w:spacing w:val="-1"/>
        </w:rPr>
        <w:t xml:space="preserve"> </w:t>
      </w:r>
      <w:r w:rsidR="001E0CFE">
        <w:rPr>
          <w:spacing w:val="-8"/>
        </w:rPr>
        <w:t>variability</w:t>
      </w:r>
      <w:r w:rsidR="001E0CFE">
        <w:rPr>
          <w:spacing w:val="-1"/>
        </w:rPr>
        <w:t xml:space="preserve"> </w:t>
      </w:r>
      <w:r w:rsidR="001E0CFE">
        <w:rPr>
          <w:spacing w:val="-8"/>
        </w:rPr>
        <w:t>has</w:t>
      </w:r>
      <w:r w:rsidR="001E0CFE">
        <w:rPr>
          <w:spacing w:val="-1"/>
        </w:rPr>
        <w:t xml:space="preserve"> </w:t>
      </w:r>
      <w:r w:rsidR="001E0CFE">
        <w:rPr>
          <w:spacing w:val="-8"/>
        </w:rPr>
        <w:t>also</w:t>
      </w:r>
      <w:r w:rsidR="001E0CFE">
        <w:rPr>
          <w:spacing w:val="-1"/>
        </w:rPr>
        <w:t xml:space="preserve"> </w:t>
      </w:r>
      <w:r w:rsidR="001E0CFE">
        <w:rPr>
          <w:spacing w:val="-8"/>
        </w:rPr>
        <w:t>been</w:t>
      </w:r>
      <w:r w:rsidR="001E0CFE">
        <w:rPr>
          <w:spacing w:val="-1"/>
        </w:rPr>
        <w:t xml:space="preserve"> </w:t>
      </w:r>
      <w:r w:rsidR="001E0CFE">
        <w:rPr>
          <w:spacing w:val="-8"/>
        </w:rPr>
        <w:t>reported</w:t>
      </w:r>
      <w:r w:rsidR="001E0CFE">
        <w:rPr>
          <w:spacing w:val="-1"/>
        </w:rPr>
        <w:t xml:space="preserve"> </w:t>
      </w:r>
      <w:r w:rsidR="001E0CFE">
        <w:rPr>
          <w:spacing w:val="-8"/>
        </w:rPr>
        <w:t>in</w:t>
      </w:r>
      <w:r w:rsidR="001E0CFE">
        <w:rPr>
          <w:spacing w:val="-1"/>
        </w:rPr>
        <w:t xml:space="preserve"> </w:t>
      </w:r>
      <w:r w:rsidR="001E0CFE">
        <w:rPr>
          <w:spacing w:val="-8"/>
        </w:rPr>
        <w:t>other</w:t>
      </w:r>
      <w:r w:rsidR="001E0CFE">
        <w:rPr>
          <w:spacing w:val="-1"/>
        </w:rPr>
        <w:t xml:space="preserve"> </w:t>
      </w:r>
      <w:r w:rsidR="001E0CFE">
        <w:rPr>
          <w:spacing w:val="-8"/>
        </w:rPr>
        <w:t>search</w:t>
      </w:r>
      <w:r w:rsidR="001E0CFE">
        <w:rPr>
          <w:spacing w:val="-1"/>
        </w:rPr>
        <w:t xml:space="preserve"> </w:t>
      </w:r>
      <w:r w:rsidR="001E0CFE">
        <w:rPr>
          <w:spacing w:val="-8"/>
        </w:rPr>
        <w:t>studies</w:t>
      </w:r>
    </w:p>
    <w:p w14:paraId="557B72DB" w14:textId="77777777" w:rsidR="00087420" w:rsidRDefault="001644E6">
      <w:pPr>
        <w:pStyle w:val="BodyText"/>
        <w:spacing w:before="8"/>
        <w:rPr>
          <w:del w:id="123" w:author="Hughes, Anna E" w:date="2023-08-09T15:29:00Z"/>
        </w:rPr>
      </w:pPr>
      <w:del w:id="124" w:author="Hughes, Anna E" w:date="2023-08-09T15:29:00Z">
        <w:r>
          <w:rPr>
            <w:rFonts w:ascii="Trebuchet MS"/>
            <w:spacing w:val="-2"/>
            <w:sz w:val="12"/>
          </w:rPr>
          <w:delText>139</w:delText>
        </w:r>
        <w:r>
          <w:rPr>
            <w:rFonts w:ascii="Trebuchet MS"/>
            <w:spacing w:val="33"/>
            <w:sz w:val="12"/>
          </w:rPr>
          <w:delText xml:space="preserve">  </w:delText>
        </w:r>
        <w:r w:rsidR="00791F47">
          <w:fldChar w:fldCharType="begin"/>
        </w:r>
        <w:r w:rsidR="00791F47">
          <w:delInstrText xml:space="preserve"> HYPERLINK \l "_bookmark41" </w:delInstrText>
        </w:r>
        <w:r w:rsidR="00791F47">
          <w:fldChar w:fldCharType="separate"/>
        </w:r>
        <w:r>
          <w:rPr>
            <w:spacing w:val="-2"/>
          </w:rPr>
          <w:delText>(Irons</w:delText>
        </w:r>
        <w:r>
          <w:rPr>
            <w:spacing w:val="-11"/>
          </w:rPr>
          <w:delText xml:space="preserve"> </w:delText>
        </w:r>
        <w:r>
          <w:rPr>
            <w:spacing w:val="-2"/>
          </w:rPr>
          <w:delText>and</w:delText>
        </w:r>
        <w:r>
          <w:rPr>
            <w:spacing w:val="-11"/>
          </w:rPr>
          <w:delText xml:space="preserve"> </w:delText>
        </w:r>
        <w:r>
          <w:rPr>
            <w:spacing w:val="-2"/>
          </w:rPr>
          <w:delText>Leber,</w:delText>
        </w:r>
        <w:r w:rsidR="00791F47">
          <w:rPr>
            <w:spacing w:val="-2"/>
          </w:rPr>
          <w:fldChar w:fldCharType="end"/>
        </w:r>
        <w:r>
          <w:rPr>
            <w:spacing w:val="-11"/>
          </w:rPr>
          <w:delText xml:space="preserve"> </w:delText>
        </w:r>
        <w:r w:rsidR="00791F47">
          <w:fldChar w:fldCharType="begin"/>
        </w:r>
        <w:r w:rsidR="00791F47">
          <w:delInstrText xml:space="preserve"> HYPERLINK \l "_bookmark41" </w:delInstrText>
        </w:r>
        <w:r w:rsidR="00791F47">
          <w:fldChar w:fldCharType="separate"/>
        </w:r>
        <w:r>
          <w:rPr>
            <w:spacing w:val="-2"/>
          </w:rPr>
          <w:delText>2016,</w:delText>
        </w:r>
        <w:r w:rsidR="00791F47">
          <w:rPr>
            <w:spacing w:val="-2"/>
          </w:rPr>
          <w:fldChar w:fldCharType="end"/>
        </w:r>
        <w:r>
          <w:rPr>
            <w:spacing w:val="-12"/>
          </w:rPr>
          <w:delText xml:space="preserve"> </w:delText>
        </w:r>
        <w:r w:rsidR="00791F47">
          <w:fldChar w:fldCharType="begin"/>
        </w:r>
        <w:r w:rsidR="00791F47">
          <w:delInstrText xml:space="preserve"> HYPERLINK \l "_bookmark42" </w:delInstrText>
        </w:r>
        <w:r w:rsidR="00791F47">
          <w:fldChar w:fldCharType="separate"/>
        </w:r>
        <w:r>
          <w:rPr>
            <w:spacing w:val="-2"/>
          </w:rPr>
          <w:delText>2018;</w:delText>
        </w:r>
        <w:r w:rsidR="00791F47">
          <w:rPr>
            <w:spacing w:val="-2"/>
          </w:rPr>
          <w:fldChar w:fldCharType="end"/>
        </w:r>
        <w:r>
          <w:rPr>
            <w:spacing w:val="-11"/>
          </w:rPr>
          <w:delText xml:space="preserve"> </w:delText>
        </w:r>
        <w:r w:rsidR="00791F47">
          <w:fldChar w:fldCharType="begin"/>
        </w:r>
        <w:r w:rsidR="00791F47">
          <w:delInstrText xml:space="preserve"> HYPERLINK \l "_bookmark32" </w:delInstrText>
        </w:r>
        <w:r w:rsidR="00791F47">
          <w:fldChar w:fldCharType="separate"/>
        </w:r>
        <w:r>
          <w:rPr>
            <w:spacing w:val="-2"/>
          </w:rPr>
          <w:delText>Clarke</w:delText>
        </w:r>
        <w:r>
          <w:rPr>
            <w:spacing w:val="-11"/>
          </w:rPr>
          <w:delText xml:space="preserve"> </w:delText>
        </w:r>
        <w:r>
          <w:rPr>
            <w:spacing w:val="-2"/>
          </w:rPr>
          <w:delText>et</w:delText>
        </w:r>
        <w:r>
          <w:rPr>
            <w:spacing w:val="-11"/>
          </w:rPr>
          <w:delText xml:space="preserve"> </w:delText>
        </w:r>
        <w:r>
          <w:rPr>
            <w:spacing w:val="-2"/>
          </w:rPr>
          <w:delText>al.,</w:delText>
        </w:r>
        <w:r w:rsidR="00791F47">
          <w:rPr>
            <w:spacing w:val="-2"/>
          </w:rPr>
          <w:fldChar w:fldCharType="end"/>
        </w:r>
        <w:r>
          <w:rPr>
            <w:spacing w:val="-11"/>
          </w:rPr>
          <w:delText xml:space="preserve"> </w:delText>
        </w:r>
        <w:r w:rsidR="00791F47">
          <w:fldChar w:fldCharType="begin"/>
        </w:r>
        <w:r w:rsidR="00791F47">
          <w:delInstrText xml:space="preserve"> HYPERLINK \l "_bookmark32" </w:delInstrText>
        </w:r>
        <w:r w:rsidR="00791F47">
          <w:fldChar w:fldCharType="separate"/>
        </w:r>
        <w:r>
          <w:rPr>
            <w:spacing w:val="-2"/>
          </w:rPr>
          <w:delText>2022a).</w:delText>
        </w:r>
        <w:r w:rsidR="00791F47">
          <w:rPr>
            <w:spacing w:val="-2"/>
          </w:rPr>
          <w:fldChar w:fldCharType="end"/>
        </w:r>
      </w:del>
    </w:p>
    <w:p w14:paraId="7B4E1A72" w14:textId="77777777" w:rsidR="00470D98" w:rsidRDefault="001E0CFE">
      <w:pPr>
        <w:pStyle w:val="BodyText"/>
        <w:spacing w:before="8"/>
        <w:rPr>
          <w:ins w:id="125" w:author="Hughes, Anna E" w:date="2023-08-09T15:29:00Z"/>
        </w:rPr>
      </w:pPr>
      <w:ins w:id="126" w:author="Hughes, Anna E" w:date="2023-08-09T15:29:00Z">
        <w:r>
          <w:rPr>
            <w:rFonts w:ascii="Trebuchet MS"/>
            <w:spacing w:val="-2"/>
            <w:sz w:val="12"/>
          </w:rPr>
          <w:t>139</w:t>
        </w:r>
        <w:r>
          <w:rPr>
            <w:rFonts w:ascii="Trebuchet MS"/>
            <w:spacing w:val="33"/>
            <w:sz w:val="12"/>
          </w:rPr>
          <w:t xml:space="preserve">  </w:t>
        </w:r>
        <w:r w:rsidR="00791F47">
          <w:fldChar w:fldCharType="begin"/>
        </w:r>
        <w:r w:rsidR="00791F47">
          <w:instrText xml:space="preserve"> HYPERLINK \l "_bookmark42" </w:instrText>
        </w:r>
        <w:r w:rsidR="00791F47">
          <w:fldChar w:fldCharType="separate"/>
        </w:r>
        <w:r>
          <w:rPr>
            <w:spacing w:val="-2"/>
          </w:rPr>
          <w:t>(Irons</w:t>
        </w:r>
        <w:r>
          <w:rPr>
            <w:spacing w:val="-11"/>
          </w:rPr>
          <w:t xml:space="preserve"> </w:t>
        </w:r>
        <w:r>
          <w:rPr>
            <w:spacing w:val="-2"/>
          </w:rPr>
          <w:t>and</w:t>
        </w:r>
        <w:r>
          <w:rPr>
            <w:spacing w:val="-11"/>
          </w:rPr>
          <w:t xml:space="preserve"> </w:t>
        </w:r>
        <w:r>
          <w:rPr>
            <w:spacing w:val="-2"/>
          </w:rPr>
          <w:t>Leber,</w:t>
        </w:r>
        <w:r w:rsidR="00791F47">
          <w:rPr>
            <w:spacing w:val="-2"/>
          </w:rPr>
          <w:fldChar w:fldCharType="end"/>
        </w:r>
        <w:r>
          <w:rPr>
            <w:spacing w:val="-11"/>
          </w:rPr>
          <w:t xml:space="preserve"> </w:t>
        </w:r>
        <w:r w:rsidR="00791F47">
          <w:fldChar w:fldCharType="begin"/>
        </w:r>
        <w:r w:rsidR="00791F47">
          <w:instrText xml:space="preserve"> HYPERLINK \l "_bookmark42" </w:instrText>
        </w:r>
        <w:r w:rsidR="00791F47">
          <w:fldChar w:fldCharType="separate"/>
        </w:r>
        <w:r>
          <w:rPr>
            <w:spacing w:val="-2"/>
          </w:rPr>
          <w:t>2016,</w:t>
        </w:r>
        <w:r w:rsidR="00791F47">
          <w:rPr>
            <w:spacing w:val="-2"/>
          </w:rPr>
          <w:fldChar w:fldCharType="end"/>
        </w:r>
        <w:r>
          <w:rPr>
            <w:spacing w:val="-12"/>
          </w:rPr>
          <w:t xml:space="preserve"> </w:t>
        </w:r>
        <w:r w:rsidR="00791F47">
          <w:fldChar w:fldCharType="begin"/>
        </w:r>
        <w:r w:rsidR="00791F47">
          <w:instrText xml:space="preserve"> HYPERLINK \l "_bookmark43" </w:instrText>
        </w:r>
        <w:r w:rsidR="00791F47">
          <w:fldChar w:fldCharType="separate"/>
        </w:r>
        <w:r>
          <w:rPr>
            <w:spacing w:val="-2"/>
          </w:rPr>
          <w:t>2018;</w:t>
        </w:r>
        <w:r w:rsidR="00791F47">
          <w:rPr>
            <w:spacing w:val="-2"/>
          </w:rPr>
          <w:fldChar w:fldCharType="end"/>
        </w:r>
        <w:r>
          <w:rPr>
            <w:spacing w:val="-11"/>
          </w:rPr>
          <w:t xml:space="preserve"> </w:t>
        </w:r>
        <w:r w:rsidR="00791F47">
          <w:fldChar w:fldCharType="begin"/>
        </w:r>
        <w:r w:rsidR="00791F47">
          <w:instrText xml:space="preserve"> HYPERLINK \l "_bookmark33" </w:instrText>
        </w:r>
        <w:r w:rsidR="00791F47">
          <w:fldChar w:fldCharType="separate"/>
        </w:r>
        <w:r>
          <w:rPr>
            <w:spacing w:val="-2"/>
          </w:rPr>
          <w:t>Clarke</w:t>
        </w:r>
        <w:r>
          <w:rPr>
            <w:spacing w:val="-11"/>
          </w:rPr>
          <w:t xml:space="preserve"> </w:t>
        </w:r>
        <w:r>
          <w:rPr>
            <w:spacing w:val="-2"/>
          </w:rPr>
          <w:t>et</w:t>
        </w:r>
        <w:r>
          <w:rPr>
            <w:spacing w:val="-11"/>
          </w:rPr>
          <w:t xml:space="preserve"> </w:t>
        </w:r>
        <w:r>
          <w:rPr>
            <w:spacing w:val="-2"/>
          </w:rPr>
          <w:t>al.,</w:t>
        </w:r>
        <w:r w:rsidR="00791F47">
          <w:rPr>
            <w:spacing w:val="-2"/>
          </w:rPr>
          <w:fldChar w:fldCharType="end"/>
        </w:r>
        <w:r>
          <w:rPr>
            <w:spacing w:val="-11"/>
          </w:rPr>
          <w:t xml:space="preserve"> </w:t>
        </w:r>
        <w:r w:rsidR="00791F47">
          <w:fldChar w:fldCharType="begin"/>
        </w:r>
        <w:r w:rsidR="00791F47">
          <w:instrText xml:space="preserve"> HYPERLINK \l "_bookmark33" </w:instrText>
        </w:r>
        <w:r w:rsidR="00791F47">
          <w:fldChar w:fldCharType="separate"/>
        </w:r>
        <w:r>
          <w:rPr>
            <w:spacing w:val="-2"/>
          </w:rPr>
          <w:t>2022a).</w:t>
        </w:r>
        <w:r w:rsidR="00791F47">
          <w:rPr>
            <w:spacing w:val="-2"/>
          </w:rPr>
          <w:fldChar w:fldCharType="end"/>
        </w:r>
      </w:ins>
    </w:p>
    <w:p w14:paraId="7E59922E" w14:textId="77777777" w:rsidR="00470D98" w:rsidRDefault="001E0CFE">
      <w:pPr>
        <w:pStyle w:val="BodyText"/>
        <w:tabs>
          <w:tab w:val="left" w:pos="968"/>
        </w:tabs>
      </w:pPr>
      <w:r>
        <w:rPr>
          <w:rFonts w:ascii="Trebuchet MS"/>
          <w:spacing w:val="-5"/>
          <w:sz w:val="12"/>
        </w:rPr>
        <w:t>140</w:t>
      </w:r>
      <w:r>
        <w:rPr>
          <w:rFonts w:ascii="Trebuchet MS"/>
          <w:sz w:val="12"/>
        </w:rPr>
        <w:tab/>
      </w:r>
      <w:r>
        <w:rPr>
          <w:spacing w:val="-6"/>
        </w:rPr>
        <w:t>Taking search</w:t>
      </w:r>
      <w:r>
        <w:rPr>
          <w:spacing w:val="-7"/>
        </w:rPr>
        <w:t xml:space="preserve"> </w:t>
      </w:r>
      <w:r>
        <w:rPr>
          <w:spacing w:val="-6"/>
        </w:rPr>
        <w:t>time distributions into account is also important for</w:t>
      </w:r>
      <w:r>
        <w:rPr>
          <w:spacing w:val="-7"/>
        </w:rPr>
        <w:t xml:space="preserve"> </w:t>
      </w:r>
      <w:r>
        <w:rPr>
          <w:spacing w:val="-6"/>
        </w:rPr>
        <w:t>constrain-</w:t>
      </w:r>
    </w:p>
    <w:p w14:paraId="4D49D7D6" w14:textId="7BF214CB" w:rsidR="00470D98" w:rsidRDefault="001E0CFE">
      <w:pPr>
        <w:pStyle w:val="BodyText"/>
        <w:spacing w:before="8"/>
      </w:pPr>
      <w:r>
        <w:rPr>
          <w:rFonts w:ascii="Trebuchet MS" w:hAnsi="Trebuchet MS"/>
          <w:w w:val="95"/>
          <w:sz w:val="12"/>
        </w:rPr>
        <w:t>141</w:t>
      </w:r>
      <w:r>
        <w:rPr>
          <w:rFonts w:ascii="Trebuchet MS" w:hAnsi="Trebuchet MS"/>
          <w:spacing w:val="44"/>
          <w:sz w:val="12"/>
        </w:rPr>
        <w:t xml:space="preserve">  </w:t>
      </w:r>
      <w:r>
        <w:rPr>
          <w:w w:val="95"/>
        </w:rPr>
        <w:t>ing</w:t>
      </w:r>
      <w:r>
        <w:rPr>
          <w:spacing w:val="-1"/>
          <w:w w:val="95"/>
        </w:rPr>
        <w:t xml:space="preserve"> </w:t>
      </w:r>
      <w:r>
        <w:rPr>
          <w:w w:val="95"/>
        </w:rPr>
        <w:t>theories</w:t>
      </w:r>
      <w:r>
        <w:rPr>
          <w:spacing w:val="-1"/>
          <w:w w:val="95"/>
        </w:rPr>
        <w:t xml:space="preserve"> </w:t>
      </w:r>
      <w:r>
        <w:rPr>
          <w:w w:val="95"/>
        </w:rPr>
        <w:t>of</w:t>
      </w:r>
      <w:r>
        <w:rPr>
          <w:spacing w:val="-1"/>
          <w:w w:val="95"/>
        </w:rPr>
        <w:t xml:space="preserve"> </w:t>
      </w:r>
      <w:r>
        <w:rPr>
          <w:w w:val="95"/>
        </w:rPr>
        <w:t>visual</w:t>
      </w:r>
      <w:r>
        <w:rPr>
          <w:spacing w:val="-1"/>
          <w:w w:val="95"/>
        </w:rPr>
        <w:t xml:space="preserve"> </w:t>
      </w:r>
      <w:r>
        <w:rPr>
          <w:w w:val="95"/>
        </w:rPr>
        <w:t>search</w:t>
      </w:r>
      <w:r>
        <w:rPr>
          <w:spacing w:val="-3"/>
        </w:rPr>
        <w:t xml:space="preserve"> </w:t>
      </w:r>
      <w:del w:id="127" w:author="Hughes, Anna E" w:date="2023-08-09T15:29:00Z">
        <w:r w:rsidR="00791F47">
          <w:fldChar w:fldCharType="begin"/>
        </w:r>
        <w:r w:rsidR="00791F47">
          <w:delInstrText xml:space="preserve"> HYPERLINK \l "_bookmark88" </w:delInstrText>
        </w:r>
        <w:r w:rsidR="00791F47">
          <w:fldChar w:fldCharType="separate"/>
        </w:r>
        <w:r w:rsidR="001644E6">
          <w:rPr>
            <w:w w:val="95"/>
          </w:rPr>
          <w:delText>(Wolfe</w:delText>
        </w:r>
        <w:r w:rsidR="001644E6">
          <w:rPr>
            <w:spacing w:val="-1"/>
            <w:w w:val="95"/>
          </w:rPr>
          <w:delText xml:space="preserve"> </w:delText>
        </w:r>
        <w:r w:rsidR="001644E6">
          <w:rPr>
            <w:w w:val="95"/>
          </w:rPr>
          <w:delText>et</w:delText>
        </w:r>
        <w:r w:rsidR="001644E6">
          <w:rPr>
            <w:spacing w:val="-1"/>
            <w:w w:val="95"/>
          </w:rPr>
          <w:delText xml:space="preserve"> </w:delText>
        </w:r>
        <w:r w:rsidR="001644E6">
          <w:rPr>
            <w:w w:val="95"/>
          </w:rPr>
          <w:delText>al.,</w:delText>
        </w:r>
        <w:r w:rsidR="00791F47">
          <w:rPr>
            <w:w w:val="95"/>
          </w:rPr>
          <w:fldChar w:fldCharType="end"/>
        </w:r>
        <w:r w:rsidR="001644E6">
          <w:rPr>
            <w:spacing w:val="-1"/>
            <w:w w:val="95"/>
          </w:rPr>
          <w:delText xml:space="preserve"> </w:delText>
        </w:r>
        <w:r w:rsidR="00791F47">
          <w:fldChar w:fldCharType="begin"/>
        </w:r>
        <w:r w:rsidR="00791F47">
          <w:delInstrText xml:space="preserve"> HYPERLINK \l "_bookmark88" </w:delInstrText>
        </w:r>
        <w:r w:rsidR="00791F47">
          <w:fldChar w:fldCharType="separate"/>
        </w:r>
        <w:r w:rsidR="001644E6">
          <w:rPr>
            <w:w w:val="95"/>
          </w:rPr>
          <w:delText>2010;</w:delText>
        </w:r>
        <w:r w:rsidR="00791F47">
          <w:rPr>
            <w:w w:val="95"/>
          </w:rPr>
          <w:fldChar w:fldCharType="end"/>
        </w:r>
        <w:r w:rsidR="001644E6">
          <w:rPr>
            <w:spacing w:val="-3"/>
          </w:rPr>
          <w:delText xml:space="preserve"> </w:delText>
        </w:r>
        <w:r w:rsidR="00791F47">
          <w:fldChar w:fldCharType="begin"/>
        </w:r>
        <w:r w:rsidR="00791F47">
          <w:delInstrText xml:space="preserve"> HYPERLINK \l "_bookmark52" </w:delInstrText>
        </w:r>
        <w:r w:rsidR="00791F47">
          <w:fldChar w:fldCharType="separate"/>
        </w:r>
        <w:r w:rsidR="001644E6">
          <w:rPr>
            <w:w w:val="95"/>
          </w:rPr>
          <w:delText>Liesefeld</w:delText>
        </w:r>
        <w:r w:rsidR="001644E6">
          <w:rPr>
            <w:spacing w:val="-1"/>
            <w:w w:val="95"/>
          </w:rPr>
          <w:delText xml:space="preserve"> </w:delText>
        </w:r>
        <w:r w:rsidR="001644E6">
          <w:rPr>
            <w:w w:val="95"/>
          </w:rPr>
          <w:delText>and</w:delText>
        </w:r>
        <w:r w:rsidR="001644E6">
          <w:rPr>
            <w:spacing w:val="-1"/>
            <w:w w:val="95"/>
          </w:rPr>
          <w:delText xml:space="preserve"> </w:delText>
        </w:r>
        <w:r w:rsidR="001644E6">
          <w:rPr>
            <w:spacing w:val="10"/>
            <w:w w:val="104"/>
          </w:rPr>
          <w:delText>M</w:delText>
        </w:r>
        <w:r w:rsidR="001644E6">
          <w:rPr>
            <w:spacing w:val="-90"/>
            <w:w w:val="86"/>
          </w:rPr>
          <w:delText>u</w:delText>
        </w:r>
        <w:r w:rsidR="001644E6">
          <w:rPr>
            <w:spacing w:val="29"/>
            <w:w w:val="112"/>
          </w:rPr>
          <w:delText>¨</w:delText>
        </w:r>
        <w:r w:rsidR="001644E6">
          <w:rPr>
            <w:spacing w:val="10"/>
            <w:w w:val="91"/>
          </w:rPr>
          <w:delText>ller,</w:delText>
        </w:r>
        <w:r w:rsidR="00791F47">
          <w:rPr>
            <w:spacing w:val="10"/>
            <w:w w:val="91"/>
          </w:rPr>
          <w:fldChar w:fldCharType="end"/>
        </w:r>
        <w:r w:rsidR="001644E6">
          <w:rPr>
            <w:spacing w:val="-1"/>
            <w:w w:val="95"/>
          </w:rPr>
          <w:delText xml:space="preserve"> </w:delText>
        </w:r>
        <w:r w:rsidR="00791F47">
          <w:fldChar w:fldCharType="begin"/>
        </w:r>
        <w:r w:rsidR="00791F47">
          <w:delInstrText xml:space="preserve"> HYPERLINK \l "_bookmark52" </w:delInstrText>
        </w:r>
        <w:r w:rsidR="00791F47">
          <w:fldChar w:fldCharType="separate"/>
        </w:r>
        <w:r w:rsidR="001644E6">
          <w:rPr>
            <w:w w:val="95"/>
          </w:rPr>
          <w:delText>2020):</w:delText>
        </w:r>
        <w:r w:rsidR="00791F47">
          <w:rPr>
            <w:w w:val="95"/>
          </w:rPr>
          <w:fldChar w:fldCharType="end"/>
        </w:r>
      </w:del>
      <w:ins w:id="128" w:author="Hughes, Anna E" w:date="2023-08-09T15:29:00Z">
        <w:r w:rsidR="00791F47">
          <w:fldChar w:fldCharType="begin"/>
        </w:r>
        <w:r w:rsidR="00791F47">
          <w:instrText xml:space="preserve"> HYPERLINK \l "_bookmark89" </w:instrText>
        </w:r>
        <w:r w:rsidR="00791F47">
          <w:fldChar w:fldCharType="separate"/>
        </w:r>
        <w:r>
          <w:rPr>
            <w:w w:val="95"/>
          </w:rPr>
          <w:t>(Wolfe</w:t>
        </w:r>
        <w:r>
          <w:rPr>
            <w:spacing w:val="-1"/>
            <w:w w:val="95"/>
          </w:rPr>
          <w:t xml:space="preserve"> </w:t>
        </w:r>
        <w:r>
          <w:rPr>
            <w:w w:val="95"/>
          </w:rPr>
          <w:t>et</w:t>
        </w:r>
        <w:r>
          <w:rPr>
            <w:spacing w:val="-1"/>
            <w:w w:val="95"/>
          </w:rPr>
          <w:t xml:space="preserve"> </w:t>
        </w:r>
        <w:r>
          <w:rPr>
            <w:w w:val="95"/>
          </w:rPr>
          <w:t>al.,</w:t>
        </w:r>
        <w:r w:rsidR="00791F47">
          <w:rPr>
            <w:w w:val="95"/>
          </w:rPr>
          <w:fldChar w:fldCharType="end"/>
        </w:r>
        <w:r>
          <w:rPr>
            <w:spacing w:val="-1"/>
            <w:w w:val="95"/>
          </w:rPr>
          <w:t xml:space="preserve"> </w:t>
        </w:r>
        <w:r w:rsidR="00791F47">
          <w:fldChar w:fldCharType="begin"/>
        </w:r>
        <w:r w:rsidR="00791F47">
          <w:instrText xml:space="preserve"> HYPERLINK \l "_bookmark89" </w:instrText>
        </w:r>
        <w:r w:rsidR="00791F47">
          <w:fldChar w:fldCharType="separate"/>
        </w:r>
        <w:r>
          <w:rPr>
            <w:w w:val="95"/>
          </w:rPr>
          <w:t>2010;</w:t>
        </w:r>
        <w:r w:rsidR="00791F47">
          <w:rPr>
            <w:w w:val="95"/>
          </w:rPr>
          <w:fldChar w:fldCharType="end"/>
        </w:r>
        <w:r>
          <w:rPr>
            <w:spacing w:val="-3"/>
          </w:rPr>
          <w:t xml:space="preserve"> </w:t>
        </w:r>
        <w:r w:rsidR="00791F47">
          <w:fldChar w:fldCharType="begin"/>
        </w:r>
        <w:r w:rsidR="00791F47">
          <w:instrText xml:space="preserve"> HYPERLINK \l "_bookmark53" </w:instrText>
        </w:r>
        <w:r w:rsidR="00791F47">
          <w:fldChar w:fldCharType="separate"/>
        </w:r>
        <w:r>
          <w:rPr>
            <w:w w:val="95"/>
          </w:rPr>
          <w:t>Liesefeld</w:t>
        </w:r>
        <w:r>
          <w:rPr>
            <w:spacing w:val="-1"/>
            <w:w w:val="95"/>
          </w:rPr>
          <w:t xml:space="preserve"> </w:t>
        </w:r>
        <w:r>
          <w:rPr>
            <w:w w:val="95"/>
          </w:rPr>
          <w:t>and</w:t>
        </w:r>
        <w:r>
          <w:rPr>
            <w:spacing w:val="-1"/>
            <w:w w:val="95"/>
          </w:rPr>
          <w:t xml:space="preserve"> </w:t>
        </w:r>
        <w:r>
          <w:rPr>
            <w:spacing w:val="10"/>
            <w:w w:val="104"/>
          </w:rPr>
          <w:t>M</w:t>
        </w:r>
        <w:r>
          <w:rPr>
            <w:spacing w:val="-90"/>
            <w:w w:val="86"/>
          </w:rPr>
          <w:t>u</w:t>
        </w:r>
        <w:r>
          <w:rPr>
            <w:spacing w:val="29"/>
            <w:w w:val="112"/>
          </w:rPr>
          <w:t>¨</w:t>
        </w:r>
        <w:r>
          <w:rPr>
            <w:spacing w:val="10"/>
            <w:w w:val="91"/>
          </w:rPr>
          <w:t>ller,</w:t>
        </w:r>
        <w:r w:rsidR="00791F47">
          <w:rPr>
            <w:spacing w:val="10"/>
            <w:w w:val="91"/>
          </w:rPr>
          <w:fldChar w:fldCharType="end"/>
        </w:r>
        <w:r>
          <w:rPr>
            <w:spacing w:val="-1"/>
            <w:w w:val="95"/>
          </w:rPr>
          <w:t xml:space="preserve"> </w:t>
        </w:r>
        <w:r w:rsidR="00791F47">
          <w:fldChar w:fldCharType="begin"/>
        </w:r>
        <w:r w:rsidR="00791F47">
          <w:instrText xml:space="preserve"> HYPERLINK \l "_bookmark53" </w:instrText>
        </w:r>
        <w:r w:rsidR="00791F47">
          <w:fldChar w:fldCharType="separate"/>
        </w:r>
        <w:r>
          <w:rPr>
            <w:w w:val="95"/>
          </w:rPr>
          <w:t>2020):</w:t>
        </w:r>
        <w:r w:rsidR="00791F47">
          <w:rPr>
            <w:w w:val="95"/>
          </w:rPr>
          <w:fldChar w:fldCharType="end"/>
        </w:r>
      </w:ins>
      <w:r>
        <w:rPr>
          <w:spacing w:val="10"/>
        </w:rPr>
        <w:t xml:space="preserve"> </w:t>
      </w:r>
      <w:r>
        <w:rPr>
          <w:spacing w:val="-5"/>
          <w:w w:val="95"/>
        </w:rPr>
        <w:t>for</w:t>
      </w:r>
    </w:p>
    <w:p w14:paraId="24EA0097" w14:textId="77777777" w:rsidR="00470D98" w:rsidRDefault="001E0CFE">
      <w:pPr>
        <w:pStyle w:val="BodyText"/>
      </w:pPr>
      <w:r>
        <w:rPr>
          <w:rFonts w:ascii="Trebuchet MS"/>
          <w:spacing w:val="-8"/>
          <w:sz w:val="12"/>
        </w:rPr>
        <w:t>142</w:t>
      </w:r>
      <w:r>
        <w:rPr>
          <w:rFonts w:ascii="Trebuchet MS"/>
          <w:spacing w:val="48"/>
          <w:sz w:val="12"/>
        </w:rPr>
        <w:t xml:space="preserve">  </w:t>
      </w:r>
      <w:r>
        <w:rPr>
          <w:spacing w:val="-8"/>
        </w:rPr>
        <w:t>example,</w:t>
      </w:r>
      <w:r>
        <w:t xml:space="preserve"> </w:t>
      </w:r>
      <w:r>
        <w:rPr>
          <w:spacing w:val="-8"/>
        </w:rPr>
        <w:t>they</w:t>
      </w:r>
      <w:r>
        <w:rPr>
          <w:spacing w:val="-2"/>
        </w:rPr>
        <w:t xml:space="preserve"> </w:t>
      </w:r>
      <w:r>
        <w:rPr>
          <w:spacing w:val="-8"/>
        </w:rPr>
        <w:t>have</w:t>
      </w:r>
      <w:r>
        <w:rPr>
          <w:spacing w:val="-1"/>
        </w:rPr>
        <w:t xml:space="preserve"> </w:t>
      </w:r>
      <w:r>
        <w:rPr>
          <w:spacing w:val="-8"/>
        </w:rPr>
        <w:t>been</w:t>
      </w:r>
      <w:r>
        <w:rPr>
          <w:spacing w:val="-2"/>
        </w:rPr>
        <w:t xml:space="preserve"> </w:t>
      </w:r>
      <w:r>
        <w:rPr>
          <w:spacing w:val="-8"/>
        </w:rPr>
        <w:t>used</w:t>
      </w:r>
      <w:r>
        <w:rPr>
          <w:spacing w:val="-2"/>
        </w:rPr>
        <w:t xml:space="preserve"> </w:t>
      </w:r>
      <w:r>
        <w:rPr>
          <w:spacing w:val="-8"/>
        </w:rPr>
        <w:t>to</w:t>
      </w:r>
      <w:r>
        <w:rPr>
          <w:spacing w:val="-1"/>
        </w:rPr>
        <w:t xml:space="preserve"> </w:t>
      </w:r>
      <w:r>
        <w:rPr>
          <w:spacing w:val="-8"/>
        </w:rPr>
        <w:t>help</w:t>
      </w:r>
      <w:r>
        <w:rPr>
          <w:spacing w:val="-2"/>
        </w:rPr>
        <w:t xml:space="preserve"> </w:t>
      </w:r>
      <w:r>
        <w:rPr>
          <w:spacing w:val="-8"/>
        </w:rPr>
        <w:t>distinguish</w:t>
      </w:r>
      <w:r>
        <w:rPr>
          <w:spacing w:val="-2"/>
        </w:rPr>
        <w:t xml:space="preserve"> </w:t>
      </w:r>
      <w:r>
        <w:rPr>
          <w:spacing w:val="-8"/>
        </w:rPr>
        <w:t>between</w:t>
      </w:r>
      <w:r>
        <w:rPr>
          <w:spacing w:val="-1"/>
        </w:rPr>
        <w:t xml:space="preserve"> </w:t>
      </w:r>
      <w:r>
        <w:rPr>
          <w:spacing w:val="-8"/>
        </w:rPr>
        <w:t>models</w:t>
      </w:r>
      <w:r>
        <w:rPr>
          <w:spacing w:val="-1"/>
        </w:rPr>
        <w:t xml:space="preserve"> </w:t>
      </w:r>
      <w:r>
        <w:rPr>
          <w:spacing w:val="-8"/>
        </w:rPr>
        <w:t>that</w:t>
      </w:r>
      <w:r>
        <w:rPr>
          <w:spacing w:val="-2"/>
        </w:rPr>
        <w:t xml:space="preserve"> </w:t>
      </w:r>
      <w:r>
        <w:rPr>
          <w:spacing w:val="-8"/>
        </w:rPr>
        <w:t>make</w:t>
      </w:r>
      <w:r>
        <w:rPr>
          <w:spacing w:val="-2"/>
        </w:rPr>
        <w:t xml:space="preserve"> </w:t>
      </w:r>
      <w:r>
        <w:rPr>
          <w:spacing w:val="-8"/>
        </w:rPr>
        <w:t>sim-</w:t>
      </w:r>
    </w:p>
    <w:p w14:paraId="40255E26" w14:textId="335494B6" w:rsidR="00470D98" w:rsidRDefault="001E0CFE">
      <w:pPr>
        <w:pStyle w:val="BodyText"/>
        <w:spacing w:before="8"/>
      </w:pPr>
      <w:r>
        <w:rPr>
          <w:rFonts w:ascii="Trebuchet MS"/>
          <w:spacing w:val="-4"/>
          <w:sz w:val="12"/>
        </w:rPr>
        <w:t>143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4"/>
        </w:rPr>
        <w:t>ilar</w:t>
      </w:r>
      <w:r>
        <w:rPr>
          <w:spacing w:val="-2"/>
        </w:rPr>
        <w:t xml:space="preserve"> </w:t>
      </w:r>
      <w:r>
        <w:rPr>
          <w:spacing w:val="-4"/>
        </w:rPr>
        <w:t>predictions</w:t>
      </w:r>
      <w:r>
        <w:rPr>
          <w:spacing w:val="-3"/>
        </w:rPr>
        <w:t xml:space="preserve"> </w:t>
      </w:r>
      <w:r>
        <w:rPr>
          <w:spacing w:val="-4"/>
        </w:rPr>
        <w:t>at</w:t>
      </w:r>
      <w:r>
        <w:rPr>
          <w:spacing w:val="-3"/>
        </w:rPr>
        <w:t xml:space="preserve"> </w:t>
      </w:r>
      <w:r>
        <w:rPr>
          <w:spacing w:val="-4"/>
        </w:rPr>
        <w:t>the level</w:t>
      </w:r>
      <w:r>
        <w:rPr>
          <w:spacing w:val="-2"/>
        </w:rPr>
        <w:t xml:space="preserve"> </w:t>
      </w:r>
      <w:r>
        <w:rPr>
          <w:spacing w:val="-4"/>
        </w:rPr>
        <w:t>of</w:t>
      </w:r>
      <w:r>
        <w:rPr>
          <w:spacing w:val="-3"/>
        </w:rPr>
        <w:t xml:space="preserve"> </w:t>
      </w:r>
      <w:r>
        <w:rPr>
          <w:spacing w:val="-4"/>
        </w:rPr>
        <w:t>average reaction</w:t>
      </w:r>
      <w:r>
        <w:rPr>
          <w:spacing w:val="-3"/>
        </w:rPr>
        <w:t xml:space="preserve"> </w:t>
      </w:r>
      <w:r>
        <w:rPr>
          <w:spacing w:val="-4"/>
        </w:rPr>
        <w:t>times</w:t>
      </w:r>
      <w:r>
        <w:rPr>
          <w:spacing w:val="-3"/>
        </w:rPr>
        <w:t xml:space="preserve"> </w:t>
      </w:r>
      <w:del w:id="129" w:author="Hughes, Anna E" w:date="2023-08-09T15:29:00Z">
        <w:r w:rsidR="00791F47">
          <w:fldChar w:fldCharType="begin"/>
        </w:r>
        <w:r w:rsidR="00791F47">
          <w:delInstrText xml:space="preserve"> HYPERLINK \l "_bookmark60" </w:delInstrText>
        </w:r>
        <w:r w:rsidR="00791F47">
          <w:fldChar w:fldCharType="separate"/>
        </w:r>
        <w:r w:rsidR="001644E6">
          <w:rPr>
            <w:spacing w:val="-4"/>
          </w:rPr>
          <w:delText>(Moran</w:delText>
        </w:r>
        <w:r w:rsidR="001644E6">
          <w:rPr>
            <w:spacing w:val="-3"/>
          </w:rPr>
          <w:delText xml:space="preserve"> </w:delText>
        </w:r>
        <w:r w:rsidR="001644E6">
          <w:rPr>
            <w:spacing w:val="-4"/>
          </w:rPr>
          <w:delText>et</w:delText>
        </w:r>
        <w:r w:rsidR="001644E6">
          <w:rPr>
            <w:spacing w:val="-3"/>
          </w:rPr>
          <w:delText xml:space="preserve"> </w:delText>
        </w:r>
        <w:r w:rsidR="001644E6">
          <w:rPr>
            <w:spacing w:val="-4"/>
          </w:rPr>
          <w:delText>al.,</w:delText>
        </w:r>
        <w:r w:rsidR="00791F47">
          <w:rPr>
            <w:spacing w:val="-4"/>
          </w:rPr>
          <w:fldChar w:fldCharType="end"/>
        </w:r>
      </w:del>
      <w:ins w:id="130" w:author="Hughes, Anna E" w:date="2023-08-09T15:29:00Z">
        <w:r w:rsidR="00791F47">
          <w:fldChar w:fldCharType="begin"/>
        </w:r>
        <w:r w:rsidR="00791F47">
          <w:instrText xml:space="preserve"> HYPERLINK \l "_bookmark61" </w:instrText>
        </w:r>
        <w:r w:rsidR="00791F47">
          <w:fldChar w:fldCharType="separate"/>
        </w:r>
        <w:r>
          <w:rPr>
            <w:spacing w:val="-4"/>
          </w:rPr>
          <w:t>(Moran</w:t>
        </w:r>
        <w:r>
          <w:rPr>
            <w:spacing w:val="-3"/>
          </w:rPr>
          <w:t xml:space="preserve"> </w:t>
        </w:r>
        <w:r>
          <w:rPr>
            <w:spacing w:val="-4"/>
          </w:rPr>
          <w:t>et</w:t>
        </w:r>
        <w:r>
          <w:rPr>
            <w:spacing w:val="-3"/>
          </w:rPr>
          <w:t xml:space="preserve"> </w:t>
        </w:r>
        <w:r>
          <w:rPr>
            <w:spacing w:val="-4"/>
          </w:rPr>
          <w:t>al.,</w:t>
        </w:r>
        <w:r w:rsidR="00791F47">
          <w:rPr>
            <w:spacing w:val="-4"/>
          </w:rPr>
          <w:fldChar w:fldCharType="end"/>
        </w:r>
      </w:ins>
      <w:r>
        <w:rPr>
          <w:spacing w:val="-3"/>
        </w:rPr>
        <w:t xml:space="preserve"> </w:t>
      </w:r>
      <w:del w:id="131" w:author="Hughes, Anna E" w:date="2023-08-09T15:29:00Z">
        <w:r w:rsidR="00791F47">
          <w:fldChar w:fldCharType="begin"/>
        </w:r>
        <w:r w:rsidR="00791F47">
          <w:delInstrText xml:space="preserve"> HYPERLINK \l "_bookmark60" </w:delInstrText>
        </w:r>
        <w:r w:rsidR="00791F47">
          <w:fldChar w:fldCharType="separate"/>
        </w:r>
        <w:r w:rsidR="001644E6">
          <w:rPr>
            <w:spacing w:val="-4"/>
          </w:rPr>
          <w:delText>2016,</w:delText>
        </w:r>
        <w:r w:rsidR="00791F47">
          <w:rPr>
            <w:spacing w:val="-4"/>
          </w:rPr>
          <w:fldChar w:fldCharType="end"/>
        </w:r>
      </w:del>
      <w:ins w:id="132" w:author="Hughes, Anna E" w:date="2023-08-09T15:29:00Z">
        <w:r w:rsidR="00791F47">
          <w:fldChar w:fldCharType="begin"/>
        </w:r>
        <w:r w:rsidR="00791F47">
          <w:instrText xml:space="preserve"> HYPERLINK \l "_bookmark61" </w:instrText>
        </w:r>
        <w:r w:rsidR="00791F47">
          <w:fldChar w:fldCharType="separate"/>
        </w:r>
        <w:r>
          <w:rPr>
            <w:spacing w:val="-4"/>
          </w:rPr>
          <w:t>2016,</w:t>
        </w:r>
        <w:r w:rsidR="00791F47">
          <w:rPr>
            <w:spacing w:val="-4"/>
          </w:rPr>
          <w:fldChar w:fldCharType="end"/>
        </w:r>
      </w:ins>
      <w:r>
        <w:rPr>
          <w:spacing w:val="-3"/>
        </w:rPr>
        <w:t xml:space="preserve"> </w:t>
      </w:r>
      <w:r w:rsidR="00791F47">
        <w:fldChar w:fldCharType="begin"/>
      </w:r>
      <w:r w:rsidR="00791F47">
        <w:instrText xml:space="preserve"> HYPERLINK \l "_</w:instrText>
      </w:r>
      <w:del w:id="133" w:author="Hughes, Anna E" w:date="2023-08-09T15:29:00Z">
        <w:r w:rsidR="00791F47">
          <w:delInstrText>bookmark61</w:delInstrText>
        </w:r>
      </w:del>
      <w:ins w:id="134" w:author="Hughes, Anna E" w:date="2023-08-09T15:29:00Z">
        <w:r w:rsidR="00791F47">
          <w:instrText>bookmark62</w:instrText>
        </w:r>
      </w:ins>
      <w:r w:rsidR="00791F47">
        <w:instrText xml:space="preserve">" </w:instrText>
      </w:r>
      <w:r w:rsidR="00791F47">
        <w:fldChar w:fldCharType="separate"/>
      </w:r>
      <w:r>
        <w:rPr>
          <w:spacing w:val="-4"/>
        </w:rPr>
        <w:t>2017).</w:t>
      </w:r>
      <w:r w:rsidR="00791F47">
        <w:rPr>
          <w:spacing w:val="-4"/>
        </w:rPr>
        <w:fldChar w:fldCharType="end"/>
      </w:r>
    </w:p>
    <w:p w14:paraId="7499A19B" w14:textId="77777777" w:rsidR="00470D98" w:rsidRDefault="001E0CFE">
      <w:pPr>
        <w:pStyle w:val="BodyText"/>
      </w:pPr>
      <w:r>
        <w:rPr>
          <w:rFonts w:ascii="Trebuchet MS"/>
          <w:spacing w:val="-2"/>
          <w:sz w:val="12"/>
        </w:rPr>
        <w:t>144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2"/>
        </w:rPr>
        <w:t>Including</w:t>
      </w:r>
      <w:r>
        <w:rPr>
          <w:spacing w:val="9"/>
        </w:rPr>
        <w:t xml:space="preserve"> </w:t>
      </w:r>
      <w:r>
        <w:rPr>
          <w:spacing w:val="-2"/>
        </w:rPr>
        <w:t>subject</w:t>
      </w:r>
      <w:r>
        <w:rPr>
          <w:spacing w:val="9"/>
        </w:rPr>
        <w:t xml:space="preserve"> </w:t>
      </w:r>
      <w:r>
        <w:rPr>
          <w:spacing w:val="-2"/>
        </w:rPr>
        <w:t>and</w:t>
      </w:r>
      <w:r>
        <w:rPr>
          <w:spacing w:val="9"/>
        </w:rPr>
        <w:t xml:space="preserve"> </w:t>
      </w:r>
      <w:r>
        <w:rPr>
          <w:spacing w:val="-2"/>
        </w:rPr>
        <w:t>trial</w:t>
      </w:r>
      <w:r>
        <w:rPr>
          <w:spacing w:val="9"/>
        </w:rPr>
        <w:t xml:space="preserve"> </w:t>
      </w:r>
      <w:r>
        <w:rPr>
          <w:spacing w:val="-2"/>
        </w:rPr>
        <w:t>level</w:t>
      </w:r>
      <w:r>
        <w:rPr>
          <w:spacing w:val="9"/>
        </w:rPr>
        <w:t xml:space="preserve"> </w:t>
      </w:r>
      <w:r>
        <w:rPr>
          <w:spacing w:val="-2"/>
        </w:rPr>
        <w:t>data</w:t>
      </w:r>
      <w:r>
        <w:rPr>
          <w:spacing w:val="9"/>
        </w:rPr>
        <w:t xml:space="preserve"> </w:t>
      </w:r>
      <w:r>
        <w:rPr>
          <w:spacing w:val="-2"/>
        </w:rPr>
        <w:t>into</w:t>
      </w:r>
      <w:r>
        <w:rPr>
          <w:spacing w:val="9"/>
        </w:rPr>
        <w:t xml:space="preserve"> </w:t>
      </w:r>
      <w:r>
        <w:rPr>
          <w:spacing w:val="-2"/>
        </w:rPr>
        <w:t>our</w:t>
      </w:r>
      <w:r>
        <w:rPr>
          <w:spacing w:val="9"/>
        </w:rPr>
        <w:t xml:space="preserve"> </w:t>
      </w:r>
      <w:r>
        <w:rPr>
          <w:spacing w:val="-2"/>
        </w:rPr>
        <w:t>implementation</w:t>
      </w:r>
      <w:r>
        <w:rPr>
          <w:spacing w:val="9"/>
        </w:rPr>
        <w:t xml:space="preserve"> </w:t>
      </w:r>
      <w:r>
        <w:rPr>
          <w:spacing w:val="-2"/>
        </w:rPr>
        <w:t>of</w:t>
      </w:r>
      <w:r>
        <w:rPr>
          <w:spacing w:val="9"/>
        </w:rPr>
        <w:t xml:space="preserve"> </w:t>
      </w:r>
      <w:r>
        <w:rPr>
          <w:spacing w:val="-2"/>
        </w:rPr>
        <w:t>the</w:t>
      </w:r>
      <w:r>
        <w:rPr>
          <w:spacing w:val="9"/>
        </w:rPr>
        <w:t xml:space="preserve"> </w:t>
      </w:r>
      <w:r>
        <w:rPr>
          <w:spacing w:val="-2"/>
        </w:rPr>
        <w:t>TCS</w:t>
      </w:r>
      <w:r>
        <w:rPr>
          <w:spacing w:val="9"/>
        </w:rPr>
        <w:t xml:space="preserve"> </w:t>
      </w:r>
      <w:r>
        <w:rPr>
          <w:spacing w:val="-4"/>
        </w:rPr>
        <w:t>will</w:t>
      </w:r>
    </w:p>
    <w:p w14:paraId="44D9B44A" w14:textId="77777777" w:rsidR="00470D98" w:rsidRDefault="001E0CFE">
      <w:pPr>
        <w:pStyle w:val="BodyText"/>
        <w:spacing w:before="8"/>
      </w:pPr>
      <w:r>
        <w:rPr>
          <w:rFonts w:ascii="Trebuchet MS"/>
          <w:w w:val="90"/>
          <w:sz w:val="12"/>
        </w:rPr>
        <w:t>145</w:t>
      </w:r>
      <w:r>
        <w:rPr>
          <w:rFonts w:ascii="Trebuchet MS"/>
          <w:spacing w:val="67"/>
          <w:sz w:val="12"/>
        </w:rPr>
        <w:t xml:space="preserve">  </w:t>
      </w:r>
      <w:r>
        <w:rPr>
          <w:w w:val="90"/>
        </w:rPr>
        <w:t>therefore</w:t>
      </w:r>
      <w:r>
        <w:rPr>
          <w:spacing w:val="8"/>
        </w:rPr>
        <w:t xml:space="preserve"> </w:t>
      </w:r>
      <w:r>
        <w:rPr>
          <w:w w:val="90"/>
        </w:rPr>
        <w:t>further</w:t>
      </w:r>
      <w:r>
        <w:rPr>
          <w:spacing w:val="9"/>
        </w:rPr>
        <w:t xml:space="preserve"> </w:t>
      </w:r>
      <w:r>
        <w:rPr>
          <w:w w:val="90"/>
        </w:rPr>
        <w:t>aid</w:t>
      </w:r>
      <w:r>
        <w:rPr>
          <w:spacing w:val="8"/>
        </w:rPr>
        <w:t xml:space="preserve"> </w:t>
      </w:r>
      <w:r>
        <w:rPr>
          <w:w w:val="90"/>
        </w:rPr>
        <w:t>model</w:t>
      </w:r>
      <w:r>
        <w:rPr>
          <w:spacing w:val="9"/>
        </w:rPr>
        <w:t xml:space="preserve"> </w:t>
      </w:r>
      <w:r>
        <w:rPr>
          <w:w w:val="90"/>
        </w:rPr>
        <w:t>development</w:t>
      </w:r>
      <w:r>
        <w:rPr>
          <w:spacing w:val="8"/>
        </w:rPr>
        <w:t xml:space="preserve"> </w:t>
      </w:r>
      <w:r>
        <w:rPr>
          <w:w w:val="90"/>
        </w:rPr>
        <w:t>and</w:t>
      </w:r>
      <w:r>
        <w:rPr>
          <w:spacing w:val="9"/>
        </w:rPr>
        <w:t xml:space="preserve"> </w:t>
      </w:r>
      <w:r>
        <w:rPr>
          <w:w w:val="90"/>
        </w:rPr>
        <w:t>assumption</w:t>
      </w:r>
      <w:r>
        <w:rPr>
          <w:spacing w:val="8"/>
        </w:rPr>
        <w:t xml:space="preserve"> </w:t>
      </w:r>
      <w:r>
        <w:rPr>
          <w:spacing w:val="-2"/>
          <w:w w:val="90"/>
        </w:rPr>
        <w:t>testing.</w:t>
      </w:r>
    </w:p>
    <w:p w14:paraId="6EE653D2" w14:textId="77777777" w:rsidR="00470D98" w:rsidRDefault="001E0CFE">
      <w:pPr>
        <w:pStyle w:val="BodyText"/>
        <w:tabs>
          <w:tab w:val="left" w:pos="968"/>
        </w:tabs>
      </w:pPr>
      <w:r>
        <w:rPr>
          <w:rFonts w:ascii="Trebuchet MS"/>
          <w:spacing w:val="-5"/>
          <w:sz w:val="12"/>
        </w:rPr>
        <w:t>146</w:t>
      </w:r>
      <w:r>
        <w:rPr>
          <w:rFonts w:ascii="Trebuchet MS"/>
          <w:sz w:val="12"/>
        </w:rPr>
        <w:tab/>
      </w:r>
      <w:r>
        <w:rPr>
          <w:spacing w:val="-4"/>
        </w:rPr>
        <w:t>We</w:t>
      </w:r>
      <w:r>
        <w:t xml:space="preserve"> </w:t>
      </w:r>
      <w:r>
        <w:rPr>
          <w:spacing w:val="-4"/>
        </w:rPr>
        <w:t>also</w:t>
      </w:r>
      <w:r>
        <w:rPr>
          <w:spacing w:val="1"/>
        </w:rPr>
        <w:t xml:space="preserve"> </w:t>
      </w:r>
      <w:r>
        <w:rPr>
          <w:spacing w:val="-4"/>
        </w:rPr>
        <w:t>extend</w:t>
      </w:r>
      <w:r>
        <w:t xml:space="preserve"> </w:t>
      </w:r>
      <w:r>
        <w:rPr>
          <w:spacing w:val="-4"/>
        </w:rPr>
        <w:t>the</w:t>
      </w:r>
      <w:r>
        <w:rPr>
          <w:spacing w:val="1"/>
        </w:rPr>
        <w:t xml:space="preserve"> </w:t>
      </w:r>
      <w:r>
        <w:rPr>
          <w:spacing w:val="-4"/>
        </w:rPr>
        <w:t>TCS</w:t>
      </w:r>
      <w:r>
        <w:rPr>
          <w:spacing w:val="1"/>
        </w:rPr>
        <w:t xml:space="preserve"> </w:t>
      </w:r>
      <w:r>
        <w:rPr>
          <w:spacing w:val="-4"/>
        </w:rPr>
        <w:t>model</w:t>
      </w:r>
      <w:r>
        <w:t xml:space="preserve"> </w:t>
      </w:r>
      <w:r>
        <w:rPr>
          <w:spacing w:val="-4"/>
        </w:rPr>
        <w:t>into</w:t>
      </w:r>
      <w:r>
        <w:rPr>
          <w:spacing w:val="1"/>
        </w:rPr>
        <w:t xml:space="preserve"> </w:t>
      </w:r>
      <w:r>
        <w:rPr>
          <w:spacing w:val="-4"/>
        </w:rPr>
        <w:t>a</w:t>
      </w:r>
      <w:r>
        <w:rPr>
          <w:spacing w:val="1"/>
        </w:rPr>
        <w:t xml:space="preserve"> </w:t>
      </w:r>
      <w:r>
        <w:rPr>
          <w:spacing w:val="-4"/>
        </w:rPr>
        <w:t>Bayesian</w:t>
      </w:r>
      <w:r>
        <w:t xml:space="preserve"> </w:t>
      </w:r>
      <w:r>
        <w:rPr>
          <w:spacing w:val="-4"/>
        </w:rPr>
        <w:t>framework,</w:t>
      </w:r>
      <w:r>
        <w:rPr>
          <w:spacing w:val="4"/>
        </w:rPr>
        <w:t xml:space="preserve"> </w:t>
      </w:r>
      <w:r>
        <w:rPr>
          <w:spacing w:val="-4"/>
        </w:rPr>
        <w:t>where</w:t>
      </w:r>
      <w:r>
        <w:t xml:space="preserve"> </w:t>
      </w:r>
      <w:r>
        <w:rPr>
          <w:spacing w:val="-4"/>
        </w:rPr>
        <w:t>we</w:t>
      </w:r>
      <w:r>
        <w:rPr>
          <w:spacing w:val="1"/>
        </w:rPr>
        <w:t xml:space="preserve"> </w:t>
      </w:r>
      <w:r>
        <w:rPr>
          <w:spacing w:val="-4"/>
        </w:rPr>
        <w:t>begin</w:t>
      </w:r>
    </w:p>
    <w:p w14:paraId="152A906F" w14:textId="77777777" w:rsidR="00470D98" w:rsidRDefault="001E0CFE">
      <w:pPr>
        <w:pStyle w:val="BodyText"/>
        <w:spacing w:before="8"/>
      </w:pPr>
      <w:r>
        <w:rPr>
          <w:rFonts w:ascii="Trebuchet MS" w:hAnsi="Trebuchet MS"/>
          <w:spacing w:val="-4"/>
          <w:sz w:val="12"/>
        </w:rPr>
        <w:t>147</w:t>
      </w:r>
      <w:r>
        <w:rPr>
          <w:rFonts w:ascii="Trebuchet MS" w:hAnsi="Trebuchet MS"/>
          <w:spacing w:val="38"/>
          <w:sz w:val="12"/>
        </w:rPr>
        <w:t xml:space="preserve">  </w:t>
      </w:r>
      <w:r>
        <w:rPr>
          <w:spacing w:val="-4"/>
        </w:rPr>
        <w:t>with</w:t>
      </w:r>
      <w:r>
        <w:rPr>
          <w:spacing w:val="1"/>
        </w:rPr>
        <w:t xml:space="preserve"> </w:t>
      </w:r>
      <w:r>
        <w:rPr>
          <w:spacing w:val="-4"/>
        </w:rPr>
        <w:t>existing</w:t>
      </w:r>
      <w:r>
        <w:rPr>
          <w:spacing w:val="1"/>
        </w:rPr>
        <w:t xml:space="preserve"> </w:t>
      </w:r>
      <w:r>
        <w:rPr>
          <w:spacing w:val="-4"/>
        </w:rPr>
        <w:t>’prior’</w:t>
      </w:r>
      <w:r>
        <w:rPr>
          <w:spacing w:val="1"/>
        </w:rPr>
        <w:t xml:space="preserve"> </w:t>
      </w:r>
      <w:r>
        <w:rPr>
          <w:spacing w:val="-4"/>
        </w:rPr>
        <w:t>beliefs</w:t>
      </w:r>
      <w:r>
        <w:rPr>
          <w:spacing w:val="1"/>
        </w:rPr>
        <w:t xml:space="preserve"> </w:t>
      </w:r>
      <w:r>
        <w:rPr>
          <w:spacing w:val="-4"/>
        </w:rPr>
        <w:t>that</w:t>
      </w:r>
      <w:r>
        <w:rPr>
          <w:spacing w:val="1"/>
        </w:rPr>
        <w:t xml:space="preserve"> </w:t>
      </w:r>
      <w:r>
        <w:rPr>
          <w:spacing w:val="-4"/>
        </w:rPr>
        <w:t>are</w:t>
      </w:r>
      <w:r>
        <w:rPr>
          <w:spacing w:val="1"/>
        </w:rPr>
        <w:t xml:space="preserve"> </w:t>
      </w:r>
      <w:r>
        <w:rPr>
          <w:spacing w:val="-4"/>
        </w:rPr>
        <w:t>updated</w:t>
      </w:r>
      <w:r>
        <w:rPr>
          <w:spacing w:val="1"/>
        </w:rPr>
        <w:t xml:space="preserve"> </w:t>
      </w:r>
      <w:r>
        <w:rPr>
          <w:spacing w:val="-4"/>
        </w:rPr>
        <w:t>with</w:t>
      </w:r>
      <w:r>
        <w:t xml:space="preserve"> </w:t>
      </w:r>
      <w:r>
        <w:rPr>
          <w:spacing w:val="-4"/>
        </w:rPr>
        <w:t>data</w:t>
      </w:r>
      <w:r>
        <w:rPr>
          <w:spacing w:val="1"/>
        </w:rPr>
        <w:t xml:space="preserve"> </w:t>
      </w:r>
      <w:r>
        <w:rPr>
          <w:spacing w:val="-4"/>
        </w:rPr>
        <w:t>to</w:t>
      </w:r>
      <w:r>
        <w:rPr>
          <w:spacing w:val="1"/>
        </w:rPr>
        <w:t xml:space="preserve"> </w:t>
      </w:r>
      <w:r>
        <w:rPr>
          <w:spacing w:val="-4"/>
        </w:rPr>
        <w:t>give</w:t>
      </w:r>
      <w:r>
        <w:rPr>
          <w:spacing w:val="1"/>
        </w:rPr>
        <w:t xml:space="preserve"> </w:t>
      </w:r>
      <w:r>
        <w:rPr>
          <w:spacing w:val="-4"/>
        </w:rPr>
        <w:t>’posterior’</w:t>
      </w:r>
      <w:r>
        <w:rPr>
          <w:spacing w:val="1"/>
        </w:rPr>
        <w:t xml:space="preserve"> </w:t>
      </w:r>
      <w:r>
        <w:rPr>
          <w:spacing w:val="-4"/>
        </w:rPr>
        <w:t>beliefs</w:t>
      </w:r>
    </w:p>
    <w:p w14:paraId="1CF3B098" w14:textId="18EB3597" w:rsidR="00470D98" w:rsidRDefault="001E0CFE">
      <w:pPr>
        <w:pStyle w:val="BodyText"/>
        <w:spacing w:before="8"/>
      </w:pPr>
      <w:r>
        <w:rPr>
          <w:rFonts w:ascii="Trebuchet MS"/>
          <w:spacing w:val="-2"/>
          <w:sz w:val="12"/>
        </w:rPr>
        <w:t>148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2"/>
        </w:rPr>
        <w:t>that</w:t>
      </w:r>
      <w:r>
        <w:rPr>
          <w:spacing w:val="6"/>
        </w:rPr>
        <w:t xml:space="preserve"> </w:t>
      </w:r>
      <w:r>
        <w:rPr>
          <w:spacing w:val="-2"/>
        </w:rPr>
        <w:t>can</w:t>
      </w:r>
      <w:r>
        <w:rPr>
          <w:spacing w:val="6"/>
        </w:rPr>
        <w:t xml:space="preserve"> </w:t>
      </w:r>
      <w:r>
        <w:rPr>
          <w:spacing w:val="-2"/>
        </w:rPr>
        <w:t>be</w:t>
      </w:r>
      <w:r>
        <w:rPr>
          <w:spacing w:val="7"/>
        </w:rPr>
        <w:t xml:space="preserve"> </w:t>
      </w:r>
      <w:r>
        <w:rPr>
          <w:spacing w:val="-2"/>
        </w:rPr>
        <w:t>used</w:t>
      </w:r>
      <w:r>
        <w:rPr>
          <w:spacing w:val="6"/>
        </w:rPr>
        <w:t xml:space="preserve"> </w:t>
      </w:r>
      <w:r>
        <w:rPr>
          <w:spacing w:val="-2"/>
        </w:rPr>
        <w:t>for</w:t>
      </w:r>
      <w:r>
        <w:rPr>
          <w:spacing w:val="6"/>
        </w:rPr>
        <w:t xml:space="preserve"> </w:t>
      </w:r>
      <w:r>
        <w:rPr>
          <w:spacing w:val="-2"/>
        </w:rPr>
        <w:t>inference</w:t>
      </w:r>
      <w:r>
        <w:rPr>
          <w:spacing w:val="6"/>
        </w:rPr>
        <w:t xml:space="preserve"> </w:t>
      </w:r>
      <w:del w:id="135" w:author="Hughes, Anna E" w:date="2023-08-09T15:29:00Z">
        <w:r w:rsidR="00791F47">
          <w:fldChar w:fldCharType="begin"/>
        </w:r>
        <w:r w:rsidR="00791F47">
          <w:delInstrText xml:space="preserve"> HYPERLINK \l "_bookmark58" </w:delInstrText>
        </w:r>
        <w:r w:rsidR="00791F47">
          <w:fldChar w:fldCharType="separate"/>
        </w:r>
        <w:r w:rsidR="001644E6">
          <w:rPr>
            <w:spacing w:val="-2"/>
          </w:rPr>
          <w:delText>(McElreath,</w:delText>
        </w:r>
        <w:r w:rsidR="00791F47">
          <w:rPr>
            <w:spacing w:val="-2"/>
          </w:rPr>
          <w:fldChar w:fldCharType="end"/>
        </w:r>
      </w:del>
      <w:ins w:id="136" w:author="Hughes, Anna E" w:date="2023-08-09T15:29:00Z">
        <w:r w:rsidR="00791F47">
          <w:fldChar w:fldCharType="begin"/>
        </w:r>
        <w:r w:rsidR="00791F47">
          <w:instrText xml:space="preserve"> HYPERLINK \l "_bookmark59" </w:instrText>
        </w:r>
        <w:r w:rsidR="00791F47">
          <w:fldChar w:fldCharType="separate"/>
        </w:r>
        <w:r>
          <w:rPr>
            <w:spacing w:val="-2"/>
          </w:rPr>
          <w:t>(McElreath,</w:t>
        </w:r>
        <w:r w:rsidR="00791F47">
          <w:rPr>
            <w:spacing w:val="-2"/>
          </w:rPr>
          <w:fldChar w:fldCharType="end"/>
        </w:r>
      </w:ins>
      <w:r>
        <w:rPr>
          <w:spacing w:val="6"/>
        </w:rPr>
        <w:t xml:space="preserve"> </w:t>
      </w:r>
      <w:r w:rsidR="00791F47">
        <w:fldChar w:fldCharType="begin"/>
      </w:r>
      <w:r w:rsidR="00791F47">
        <w:instrText xml:space="preserve"> HYPERLINK \l "_</w:instrText>
      </w:r>
      <w:del w:id="137" w:author="Hughes, Anna E" w:date="2023-08-09T15:29:00Z">
        <w:r w:rsidR="00791F47">
          <w:delInstrText>bookmark58</w:delInstrText>
        </w:r>
      </w:del>
      <w:ins w:id="138" w:author="Hughes, Anna E" w:date="2023-08-09T15:29:00Z">
        <w:r w:rsidR="00791F47">
          <w:instrText>bookmark59</w:instrText>
        </w:r>
      </w:ins>
      <w:r w:rsidR="00791F47">
        <w:instrText xml:space="preserve">" </w:instrText>
      </w:r>
      <w:r w:rsidR="00791F47">
        <w:fldChar w:fldCharType="separate"/>
      </w:r>
      <w:r>
        <w:rPr>
          <w:spacing w:val="-2"/>
        </w:rPr>
        <w:t>2020).</w:t>
      </w:r>
      <w:r w:rsidR="00791F47">
        <w:rPr>
          <w:spacing w:val="-2"/>
        </w:rPr>
        <w:fldChar w:fldCharType="end"/>
      </w:r>
      <w:r>
        <w:rPr>
          <w:spacing w:val="52"/>
        </w:rPr>
        <w:t xml:space="preserve"> </w:t>
      </w:r>
      <w:r>
        <w:rPr>
          <w:spacing w:val="-2"/>
        </w:rPr>
        <w:t>We</w:t>
      </w:r>
      <w:r>
        <w:rPr>
          <w:spacing w:val="6"/>
        </w:rPr>
        <w:t xml:space="preserve"> </w:t>
      </w:r>
      <w:r>
        <w:rPr>
          <w:spacing w:val="-2"/>
        </w:rPr>
        <w:t>think</w:t>
      </w:r>
      <w:r>
        <w:rPr>
          <w:spacing w:val="6"/>
        </w:rPr>
        <w:t xml:space="preserve"> </w:t>
      </w:r>
      <w:r>
        <w:rPr>
          <w:spacing w:val="-2"/>
        </w:rPr>
        <w:t>this</w:t>
      </w:r>
      <w:r>
        <w:rPr>
          <w:spacing w:val="6"/>
        </w:rPr>
        <w:t xml:space="preserve"> </w:t>
      </w:r>
      <w:r>
        <w:rPr>
          <w:spacing w:val="-2"/>
        </w:rPr>
        <w:t>has</w:t>
      </w:r>
      <w:r>
        <w:rPr>
          <w:spacing w:val="6"/>
        </w:rPr>
        <w:t xml:space="preserve"> </w:t>
      </w:r>
      <w:r>
        <w:rPr>
          <w:spacing w:val="-2"/>
        </w:rPr>
        <w:t>a</w:t>
      </w:r>
      <w:r>
        <w:rPr>
          <w:spacing w:val="6"/>
        </w:rPr>
        <w:t xml:space="preserve"> </w:t>
      </w:r>
      <w:r>
        <w:rPr>
          <w:spacing w:val="-2"/>
        </w:rPr>
        <w:t>number</w:t>
      </w:r>
    </w:p>
    <w:p w14:paraId="4BCA6885" w14:textId="77777777" w:rsidR="00470D98" w:rsidRDefault="00470D98">
      <w:pPr>
        <w:sectPr w:rsidR="00470D98">
          <w:pgSz w:w="12240" w:h="15840"/>
          <w:pgMar w:top="1820" w:right="1720" w:bottom="2000" w:left="1600" w:header="0" w:footer="1818" w:gutter="0"/>
          <w:cols w:space="720"/>
        </w:sectPr>
      </w:pPr>
    </w:p>
    <w:p w14:paraId="2F18A416" w14:textId="77777777" w:rsidR="00470D98" w:rsidRDefault="00470D98">
      <w:pPr>
        <w:pStyle w:val="BodyText"/>
        <w:spacing w:before="0"/>
        <w:ind w:left="0"/>
        <w:rPr>
          <w:sz w:val="20"/>
        </w:rPr>
      </w:pPr>
    </w:p>
    <w:p w14:paraId="5F5BBDCD" w14:textId="77777777" w:rsidR="00470D98" w:rsidRDefault="00470D98">
      <w:pPr>
        <w:pStyle w:val="BodyText"/>
        <w:spacing w:before="2"/>
        <w:ind w:left="0"/>
        <w:rPr>
          <w:sz w:val="29"/>
        </w:rPr>
      </w:pPr>
    </w:p>
    <w:p w14:paraId="5D8D4B32" w14:textId="1273ACB6" w:rsidR="00470D98" w:rsidRDefault="00133F83">
      <w:pPr>
        <w:pStyle w:val="BodyText"/>
        <w:tabs>
          <w:tab w:val="left" w:pos="3034"/>
        </w:tabs>
        <w:spacing w:before="93"/>
        <w:ind w:left="736"/>
        <w:jc w:val="both"/>
      </w:pPr>
      <w:del w:id="139" w:author="Hughes, Anna E" w:date="2023-08-09T15:29:00Z">
        <w:r>
          <w:rPr>
            <w:noProof/>
            <w:lang w:val="en-GB" w:eastAsia="en-GB"/>
          </w:rPr>
          <mc:AlternateContent>
            <mc:Choice Requires="wps">
              <w:drawing>
                <wp:anchor distT="0" distB="0" distL="0" distR="0" simplePos="0" relativeHeight="487640576" behindDoc="1" locked="0" layoutInCell="1" allowOverlap="1" wp14:anchorId="7AB58733" wp14:editId="21109B80">
                  <wp:simplePos x="0" y="0"/>
                  <wp:positionH relativeFrom="page">
                    <wp:posOffset>1407795</wp:posOffset>
                  </wp:positionH>
                  <wp:positionV relativeFrom="paragraph">
                    <wp:posOffset>252730</wp:posOffset>
                  </wp:positionV>
                  <wp:extent cx="4934585" cy="1270"/>
                  <wp:effectExtent l="0" t="0" r="0" b="0"/>
                  <wp:wrapTopAndBottom/>
                  <wp:docPr id="546" name="docshape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4934585" cy="1270"/>
                          </a:xfrm>
                          <a:custGeom>
                            <a:avLst/>
                            <a:gdLst>
                              <a:gd name="T0" fmla="+- 0 2217 2217"/>
                              <a:gd name="T1" fmla="*/ T0 w 7771"/>
                              <a:gd name="T2" fmla="+- 0 9988 2217"/>
                              <a:gd name="T3" fmla="*/ T2 w 777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7771">
                                <a:moveTo>
                                  <a:pt x="0" y="0"/>
                                </a:moveTo>
                                <a:lnTo>
                                  <a:pt x="7771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w14:anchorId="61CA0808" id="docshape4" o:spid="_x0000_s1026" style="position:absolute;margin-left:110.85pt;margin-top:19.9pt;width:388.55pt;height:.1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77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" path="m,l7771,e" filled="f" strokeweight=".14042mm">
                  <v:path arrowok="t" o:connecttype="custom" o:connectlocs="0,0;4934585,0" o:connectangles="0,0"/>
                  <w10:wrap type="topAndBottom" anchorx="page"/>
                </v:shape>
              </w:pict>
            </mc:Fallback>
          </mc:AlternateContent>
        </w:r>
      </w:del>
      <w:ins w:id="140" w:author="Hughes, Anna E" w:date="2023-08-09T15:29:00Z">
        <w:r w:rsidR="001E0CFE">
          <w:rPr>
            <w:noProof/>
            <w:lang w:val="en-GB" w:eastAsia="en-GB"/>
          </w:rPr>
          <mc:AlternateContent>
            <mc:Choice Requires="wps">
              <w:drawing>
                <wp:anchor distT="0" distB="0" distL="0" distR="0" simplePos="0" relativeHeight="487588864" behindDoc="1" locked="0" layoutInCell="1" allowOverlap="1">
                  <wp:simplePos x="0" y="0"/>
                  <wp:positionH relativeFrom="page">
                    <wp:posOffset>1407845</wp:posOffset>
                  </wp:positionH>
                  <wp:positionV relativeFrom="paragraph">
                    <wp:posOffset>252522</wp:posOffset>
                  </wp:positionV>
                  <wp:extent cx="4934585" cy="1270"/>
                  <wp:effectExtent l="0" t="0" r="0" b="0"/>
                  <wp:wrapTopAndBottom/>
                  <wp:docPr id="4" name="Graphic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>
                          <a:xfrm>
                            <a:off x="0" y="0"/>
                            <a:ext cx="49345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34585">
                                <a:moveTo>
                                  <a:pt x="0" y="0"/>
                                </a:moveTo>
                                <a:lnTo>
                                  <a:pt x="4934496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16421D9E" id="Graphic 4" o:spid="_x0000_s1026" style="position:absolute;margin-left:110.85pt;margin-top:19.9pt;width:388.55pt;height:.1pt;z-index:-15727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9345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" path="m,l4934496,e" filled="f" strokeweight=".14039mm">
                  <v:path arrowok="t"/>
                  <w10:wrap type="topAndBottom" anchorx="page"/>
                </v:shape>
              </w:pict>
            </mc:Fallback>
          </mc:AlternateContent>
        </w:r>
      </w:ins>
      <w:r w:rsidR="001E0CFE">
        <w:rPr>
          <w:spacing w:val="-2"/>
        </w:rPr>
        <w:t>Reference</w:t>
      </w:r>
      <w:r w:rsidR="001E0CFE">
        <w:tab/>
      </w:r>
      <w:r w:rsidR="001E0CFE">
        <w:rPr>
          <w:spacing w:val="-2"/>
        </w:rPr>
        <w:t>Overview</w:t>
      </w:r>
    </w:p>
    <w:moveToRangeStart w:id="141" w:author="Hughes, Anna E" w:date="2023-08-09T15:29:00Z" w:name="move142487407"/>
    <w:p w14:paraId="108AA252" w14:textId="152A4D9A" w:rsidR="00470D98" w:rsidRDefault="00791F47">
      <w:pPr>
        <w:pStyle w:val="BodyText"/>
        <w:spacing w:before="0"/>
        <w:ind w:left="736"/>
        <w:jc w:val="both"/>
      </w:pPr>
      <w:moveTo w:id="142" w:author="Hughes, Anna E" w:date="2023-08-09T15:29:00Z">
        <w:r>
          <w:fldChar w:fldCharType="begin"/>
        </w:r>
        <w:r>
          <w:instrText xml:space="preserve"> HYPERLINK \l "_bookmark29" </w:instrText>
        </w:r>
        <w:r>
          <w:fldChar w:fldCharType="separate"/>
        </w:r>
        <w:r w:rsidR="001E0CFE">
          <w:rPr>
            <w:spacing w:val="-6"/>
            <w:rPrChange w:id="143" w:author="Hughes, Anna E" w:date="2023-08-09T15:29:00Z">
              <w:rPr>
                <w:rFonts w:ascii="Times New Roman"/>
                <w:b/>
                <w:spacing w:val="-2"/>
              </w:rPr>
            </w:rPrChange>
          </w:rPr>
          <w:t>Buetti</w:t>
        </w:r>
        <w:r w:rsidR="001E0CFE">
          <w:rPr>
            <w:spacing w:val="-8"/>
            <w:rPrChange w:id="144" w:author="Hughes, Anna E" w:date="2023-08-09T15:29:00Z">
              <w:rPr>
                <w:rFonts w:ascii="Times New Roman"/>
                <w:b/>
                <w:spacing w:val="-13"/>
              </w:rPr>
            </w:rPrChange>
          </w:rPr>
          <w:t xml:space="preserve"> </w:t>
        </w:r>
        <w:r w:rsidR="001E0CFE">
          <w:rPr>
            <w:spacing w:val="-6"/>
            <w:rPrChange w:id="145" w:author="Hughes, Anna E" w:date="2023-08-09T15:29:00Z">
              <w:rPr>
                <w:rFonts w:ascii="Times New Roman"/>
                <w:b/>
                <w:spacing w:val="-2"/>
              </w:rPr>
            </w:rPrChange>
          </w:rPr>
          <w:t>et</w:t>
        </w:r>
        <w:r w:rsidR="001E0CFE">
          <w:rPr>
            <w:spacing w:val="-7"/>
            <w:rPrChange w:id="146" w:author="Hughes, Anna E" w:date="2023-08-09T15:29:00Z">
              <w:rPr>
                <w:rFonts w:ascii="Times New Roman"/>
                <w:b/>
                <w:spacing w:val="-13"/>
              </w:rPr>
            </w:rPrChange>
          </w:rPr>
          <w:t xml:space="preserve"> </w:t>
        </w:r>
        <w:r w:rsidR="001E0CFE">
          <w:rPr>
            <w:spacing w:val="-6"/>
            <w:rPrChange w:id="147" w:author="Hughes, Anna E" w:date="2023-08-09T15:29:00Z">
              <w:rPr>
                <w:rFonts w:ascii="Times New Roman"/>
                <w:b/>
                <w:spacing w:val="-2"/>
              </w:rPr>
            </w:rPrChange>
          </w:rPr>
          <w:t>al.</w:t>
        </w:r>
        <w:r>
          <w:rPr>
            <w:spacing w:val="-6"/>
            <w:rPrChange w:id="148" w:author="Hughes, Anna E" w:date="2023-08-09T15:29:00Z">
              <w:rPr>
                <w:rFonts w:ascii="Times New Roman"/>
                <w:b/>
                <w:spacing w:val="-2"/>
              </w:rPr>
            </w:rPrChange>
          </w:rPr>
          <w:fldChar w:fldCharType="end"/>
        </w:r>
        <w:r w:rsidR="001E0CFE">
          <w:rPr>
            <w:spacing w:val="-7"/>
            <w:rPrChange w:id="149" w:author="Hughes, Anna E" w:date="2023-08-09T15:29:00Z">
              <w:rPr>
                <w:rFonts w:ascii="Times New Roman"/>
                <w:b/>
                <w:spacing w:val="-13"/>
              </w:rPr>
            </w:rPrChange>
          </w:rPr>
          <w:t xml:space="preserve"> </w:t>
        </w:r>
      </w:moveTo>
      <w:moveToRangeEnd w:id="141"/>
      <w:del w:id="150" w:author="Hughes, Anna E" w:date="2023-08-09T15:29:00Z">
        <w:r>
          <w:fldChar w:fldCharType="begin"/>
        </w:r>
        <w:r>
          <w:delInstrText xml:space="preserve"> HYPERLINK \l "_bookmark28" </w:delInstrText>
        </w:r>
        <w:r>
          <w:fldChar w:fldCharType="separate"/>
        </w:r>
        <w:r w:rsidR="001644E6">
          <w:rPr>
            <w:spacing w:val="-6"/>
          </w:rPr>
          <w:delText>Buetti</w:delText>
        </w:r>
        <w:r w:rsidR="001644E6">
          <w:rPr>
            <w:spacing w:val="-8"/>
          </w:rPr>
          <w:delText xml:space="preserve"> </w:delText>
        </w:r>
        <w:r w:rsidR="001644E6">
          <w:rPr>
            <w:spacing w:val="-6"/>
          </w:rPr>
          <w:delText>et</w:delText>
        </w:r>
        <w:r w:rsidR="001644E6">
          <w:rPr>
            <w:spacing w:val="-7"/>
          </w:rPr>
          <w:delText xml:space="preserve"> </w:delText>
        </w:r>
        <w:r w:rsidR="001644E6">
          <w:rPr>
            <w:spacing w:val="-6"/>
          </w:rPr>
          <w:delText>al.</w:delText>
        </w:r>
        <w:r>
          <w:rPr>
            <w:spacing w:val="-6"/>
          </w:rPr>
          <w:fldChar w:fldCharType="end"/>
        </w:r>
        <w:r w:rsidR="001644E6">
          <w:rPr>
            <w:spacing w:val="-7"/>
          </w:rPr>
          <w:delText xml:space="preserve"> </w:delText>
        </w:r>
        <w:r>
          <w:fldChar w:fldCharType="begin"/>
        </w:r>
        <w:r>
          <w:delInstrText xml:space="preserve"> HYPERLINK \l "_bookmark28" </w:delInstrText>
        </w:r>
        <w:r>
          <w:fldChar w:fldCharType="separate"/>
        </w:r>
        <w:r w:rsidR="001644E6">
          <w:rPr>
            <w:spacing w:val="-6"/>
          </w:rPr>
          <w:delText>(2016)</w:delText>
        </w:r>
        <w:r>
          <w:rPr>
            <w:spacing w:val="-6"/>
          </w:rPr>
          <w:fldChar w:fldCharType="end"/>
        </w:r>
      </w:del>
      <w:ins w:id="151" w:author="Hughes, Anna E" w:date="2023-08-09T15:29:00Z">
        <w:r>
          <w:fldChar w:fldCharType="begin"/>
        </w:r>
        <w:r>
          <w:instrText xml:space="preserve"> HYPERLINK \l "_bookmark29" </w:instrText>
        </w:r>
        <w:r>
          <w:fldChar w:fldCharType="separate"/>
        </w:r>
        <w:r w:rsidR="001E0CFE">
          <w:rPr>
            <w:spacing w:val="-6"/>
          </w:rPr>
          <w:t>(2016)</w:t>
        </w:r>
        <w:r>
          <w:rPr>
            <w:spacing w:val="-6"/>
          </w:rPr>
          <w:fldChar w:fldCharType="end"/>
        </w:r>
      </w:ins>
      <w:r w:rsidR="001E0CFE">
        <w:rPr>
          <w:spacing w:val="54"/>
          <w:w w:val="150"/>
        </w:rPr>
        <w:t xml:space="preserve">   </w:t>
      </w:r>
      <w:r w:rsidR="001E0CFE">
        <w:rPr>
          <w:spacing w:val="-6"/>
        </w:rPr>
        <w:t>For efficient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search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with</w:t>
      </w:r>
      <w:r w:rsidR="001E0CFE">
        <w:rPr>
          <w:spacing w:val="-8"/>
        </w:rPr>
        <w:t xml:space="preserve"> </w:t>
      </w:r>
      <w:r w:rsidR="001E0CFE">
        <w:rPr>
          <w:spacing w:val="-6"/>
        </w:rPr>
        <w:t>a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specific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target,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there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is</w:t>
      </w:r>
      <w:r w:rsidR="001E0CFE">
        <w:rPr>
          <w:spacing w:val="-8"/>
        </w:rPr>
        <w:t xml:space="preserve"> </w:t>
      </w:r>
      <w:r w:rsidR="001E0CFE">
        <w:rPr>
          <w:spacing w:val="-6"/>
        </w:rPr>
        <w:t>a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log-</w:t>
      </w:r>
    </w:p>
    <w:p w14:paraId="3181DF82" w14:textId="77777777" w:rsidR="00470D98" w:rsidRDefault="001E0CFE">
      <w:pPr>
        <w:pStyle w:val="BodyText"/>
        <w:spacing w:before="0" w:line="247" w:lineRule="auto"/>
        <w:ind w:left="3034" w:right="649"/>
        <w:jc w:val="both"/>
      </w:pPr>
      <w:r>
        <w:rPr>
          <w:w w:val="90"/>
        </w:rPr>
        <w:t>arithmic relationship between distractor set size and re- action time.</w:t>
      </w:r>
      <w:r>
        <w:t xml:space="preserve"> </w:t>
      </w:r>
      <w:r>
        <w:rPr>
          <w:w w:val="90"/>
        </w:rPr>
        <w:t xml:space="preserve">The steepness of this relationship is modu- lated by distractor-target similarity, with steeper slopes </w:t>
      </w:r>
      <w:r>
        <w:t>for</w:t>
      </w:r>
      <w:r>
        <w:rPr>
          <w:spacing w:val="-14"/>
        </w:rPr>
        <w:t xml:space="preserve"> </w:t>
      </w:r>
      <w:r>
        <w:t>more</w:t>
      </w:r>
      <w:r>
        <w:rPr>
          <w:spacing w:val="-13"/>
        </w:rPr>
        <w:t xml:space="preserve"> </w:t>
      </w:r>
      <w:r>
        <w:t>similar</w:t>
      </w:r>
      <w:r>
        <w:rPr>
          <w:spacing w:val="-13"/>
        </w:rPr>
        <w:t xml:space="preserve"> </w:t>
      </w:r>
      <w:r>
        <w:t>distractors.</w:t>
      </w:r>
    </w:p>
    <w:p w14:paraId="5E684F26" w14:textId="12EFC718" w:rsidR="00470D98" w:rsidRDefault="00791F47">
      <w:pPr>
        <w:pStyle w:val="BodyText"/>
        <w:spacing w:before="0" w:line="278" w:lineRule="exact"/>
        <w:ind w:left="736"/>
        <w:jc w:val="both"/>
      </w:pPr>
      <w:del w:id="152" w:author="Hughes, Anna E" w:date="2023-08-09T15:29:00Z">
        <w:r>
          <w:fldChar w:fldCharType="begin"/>
        </w:r>
        <w:r>
          <w:delInstrText xml:space="preserve"> HYPERLINK \l "_bookmark81" </w:delInstrText>
        </w:r>
        <w:r>
          <w:fldChar w:fldCharType="separate"/>
        </w:r>
        <w:r w:rsidR="001644E6">
          <w:rPr>
            <w:spacing w:val="-4"/>
          </w:rPr>
          <w:delText>Wang</w:delText>
        </w:r>
        <w:r w:rsidR="001644E6">
          <w:rPr>
            <w:spacing w:val="-10"/>
          </w:rPr>
          <w:delText xml:space="preserve"> </w:delText>
        </w:r>
        <w:r w:rsidR="001644E6">
          <w:rPr>
            <w:spacing w:val="-4"/>
          </w:rPr>
          <w:delText>et</w:delText>
        </w:r>
        <w:r w:rsidR="001644E6">
          <w:rPr>
            <w:spacing w:val="-9"/>
          </w:rPr>
          <w:delText xml:space="preserve"> </w:delText>
        </w:r>
        <w:r w:rsidR="001644E6">
          <w:rPr>
            <w:spacing w:val="-4"/>
          </w:rPr>
          <w:delText>al.</w:delText>
        </w:r>
        <w:r>
          <w:rPr>
            <w:spacing w:val="-4"/>
          </w:rPr>
          <w:fldChar w:fldCharType="end"/>
        </w:r>
        <w:r w:rsidR="001644E6">
          <w:rPr>
            <w:spacing w:val="-9"/>
          </w:rPr>
          <w:delText xml:space="preserve"> </w:delText>
        </w:r>
        <w:r>
          <w:fldChar w:fldCharType="begin"/>
        </w:r>
        <w:r>
          <w:delInstrText xml:space="preserve"> HYPERLINK \l "_bookmark81" </w:delInstrText>
        </w:r>
        <w:r>
          <w:fldChar w:fldCharType="separate"/>
        </w:r>
        <w:r w:rsidR="001644E6">
          <w:rPr>
            <w:spacing w:val="-4"/>
          </w:rPr>
          <w:delText>(2017)</w:delText>
        </w:r>
        <w:r>
          <w:rPr>
            <w:spacing w:val="-4"/>
          </w:rPr>
          <w:fldChar w:fldCharType="end"/>
        </w:r>
      </w:del>
      <w:ins w:id="153" w:author="Hughes, Anna E" w:date="2023-08-09T15:29:00Z">
        <w:r>
          <w:fldChar w:fldCharType="begin"/>
        </w:r>
        <w:r>
          <w:instrText xml:space="preserve"> HYPERLINK \l "_bookmark82" </w:instrText>
        </w:r>
        <w:r>
          <w:fldChar w:fldCharType="separate"/>
        </w:r>
        <w:r w:rsidR="001E0CFE">
          <w:rPr>
            <w:spacing w:val="-4"/>
          </w:rPr>
          <w:t>Wang</w:t>
        </w:r>
        <w:r w:rsidR="001E0CFE">
          <w:rPr>
            <w:spacing w:val="-10"/>
          </w:rPr>
          <w:t xml:space="preserve"> </w:t>
        </w:r>
        <w:r w:rsidR="001E0CFE">
          <w:rPr>
            <w:spacing w:val="-4"/>
          </w:rPr>
          <w:t>et</w:t>
        </w:r>
        <w:r w:rsidR="001E0CFE">
          <w:rPr>
            <w:spacing w:val="-9"/>
          </w:rPr>
          <w:t xml:space="preserve"> </w:t>
        </w:r>
        <w:r w:rsidR="001E0CFE">
          <w:rPr>
            <w:spacing w:val="-4"/>
          </w:rPr>
          <w:t>al.</w:t>
        </w:r>
        <w:r>
          <w:rPr>
            <w:spacing w:val="-4"/>
          </w:rPr>
          <w:fldChar w:fldCharType="end"/>
        </w:r>
        <w:r w:rsidR="001E0CFE">
          <w:rPr>
            <w:spacing w:val="-9"/>
          </w:rPr>
          <w:t xml:space="preserve"> </w:t>
        </w:r>
        <w:r>
          <w:fldChar w:fldCharType="begin"/>
        </w:r>
        <w:r>
          <w:instrText xml:space="preserve"> HYPERLINK \l "_bookmark82" </w:instrText>
        </w:r>
        <w:r>
          <w:fldChar w:fldCharType="separate"/>
        </w:r>
        <w:r w:rsidR="001E0CFE">
          <w:rPr>
            <w:spacing w:val="-4"/>
          </w:rPr>
          <w:t>(2017)</w:t>
        </w:r>
        <w:r>
          <w:rPr>
            <w:spacing w:val="-4"/>
          </w:rPr>
          <w:fldChar w:fldCharType="end"/>
        </w:r>
      </w:ins>
      <w:r w:rsidR="001E0CFE">
        <w:rPr>
          <w:spacing w:val="74"/>
        </w:rPr>
        <w:t xml:space="preserve">   </w:t>
      </w:r>
      <w:r w:rsidR="001E0CFE">
        <w:rPr>
          <w:spacing w:val="-4"/>
        </w:rPr>
        <w:t>Data</w:t>
      </w:r>
      <w:r w:rsidR="001E0CFE">
        <w:rPr>
          <w:spacing w:val="4"/>
        </w:rPr>
        <w:t xml:space="preserve"> </w:t>
      </w:r>
      <w:r w:rsidR="001E0CFE">
        <w:rPr>
          <w:spacing w:val="-4"/>
        </w:rPr>
        <w:t>from</w:t>
      </w:r>
      <w:r w:rsidR="001E0CFE">
        <w:rPr>
          <w:spacing w:val="3"/>
        </w:rPr>
        <w:t xml:space="preserve"> </w:t>
      </w:r>
      <w:r w:rsidR="001E0CFE">
        <w:rPr>
          <w:spacing w:val="-4"/>
        </w:rPr>
        <w:t>homogeneous</w:t>
      </w:r>
      <w:r w:rsidR="001E0CFE">
        <w:rPr>
          <w:spacing w:val="3"/>
        </w:rPr>
        <w:t xml:space="preserve"> </w:t>
      </w:r>
      <w:r w:rsidR="001E0CFE">
        <w:rPr>
          <w:spacing w:val="-4"/>
        </w:rPr>
        <w:t>search</w:t>
      </w:r>
      <w:r w:rsidR="001E0CFE">
        <w:rPr>
          <w:spacing w:val="3"/>
        </w:rPr>
        <w:t xml:space="preserve"> </w:t>
      </w:r>
      <w:r w:rsidR="001E0CFE">
        <w:rPr>
          <w:spacing w:val="-4"/>
        </w:rPr>
        <w:t>arrays</w:t>
      </w:r>
      <w:r w:rsidR="001E0CFE">
        <w:rPr>
          <w:spacing w:val="3"/>
        </w:rPr>
        <w:t xml:space="preserve"> </w:t>
      </w:r>
      <w:r w:rsidR="001E0CFE">
        <w:rPr>
          <w:spacing w:val="-4"/>
        </w:rPr>
        <w:t>can</w:t>
      </w:r>
      <w:r w:rsidR="001E0CFE">
        <w:rPr>
          <w:spacing w:val="2"/>
        </w:rPr>
        <w:t xml:space="preserve"> </w:t>
      </w:r>
      <w:r w:rsidR="001E0CFE">
        <w:rPr>
          <w:spacing w:val="-4"/>
        </w:rPr>
        <w:t>be</w:t>
      </w:r>
      <w:r w:rsidR="001E0CFE">
        <w:rPr>
          <w:spacing w:val="3"/>
        </w:rPr>
        <w:t xml:space="preserve"> </w:t>
      </w:r>
      <w:r w:rsidR="001E0CFE">
        <w:rPr>
          <w:spacing w:val="-4"/>
        </w:rPr>
        <w:t>used</w:t>
      </w:r>
      <w:r w:rsidR="001E0CFE">
        <w:rPr>
          <w:spacing w:val="3"/>
        </w:rPr>
        <w:t xml:space="preserve"> </w:t>
      </w:r>
      <w:r w:rsidR="001E0CFE">
        <w:rPr>
          <w:spacing w:val="-5"/>
        </w:rPr>
        <w:t>to</w:t>
      </w:r>
    </w:p>
    <w:p w14:paraId="62B1453C" w14:textId="77777777" w:rsidR="00470D98" w:rsidRDefault="001E0CFE">
      <w:pPr>
        <w:pStyle w:val="BodyText"/>
        <w:spacing w:before="3" w:line="247" w:lineRule="auto"/>
        <w:ind w:left="3034" w:right="649"/>
        <w:jc w:val="both"/>
      </w:pPr>
      <w:r>
        <w:rPr>
          <w:w w:val="90"/>
        </w:rPr>
        <w:t xml:space="preserve">predict search reaction times in heterogeneous displays containing images of real-world objects, using an equa- </w:t>
      </w:r>
      <w:r>
        <w:rPr>
          <w:spacing w:val="-6"/>
        </w:rPr>
        <w:t>tion assuming parallel,</w:t>
      </w:r>
      <w:r>
        <w:t xml:space="preserve"> </w:t>
      </w:r>
      <w:r>
        <w:rPr>
          <w:spacing w:val="-6"/>
        </w:rPr>
        <w:t>unlimited capacity,</w:t>
      </w:r>
      <w:r>
        <w:t xml:space="preserve"> </w:t>
      </w:r>
      <w:r>
        <w:rPr>
          <w:spacing w:val="-6"/>
        </w:rPr>
        <w:t xml:space="preserve">exhaustive </w:t>
      </w:r>
      <w:r>
        <w:rPr>
          <w:w w:val="90"/>
        </w:rPr>
        <w:t>processing,</w:t>
      </w:r>
      <w:r>
        <w:rPr>
          <w:spacing w:val="13"/>
        </w:rPr>
        <w:t xml:space="preserve"> </w:t>
      </w:r>
      <w:r>
        <w:rPr>
          <w:w w:val="90"/>
        </w:rPr>
        <w:t>and</w:t>
      </w:r>
      <w:r>
        <w:rPr>
          <w:spacing w:val="11"/>
        </w:rPr>
        <w:t xml:space="preserve"> </w:t>
      </w:r>
      <w:r>
        <w:rPr>
          <w:w w:val="90"/>
        </w:rPr>
        <w:t>independence</w:t>
      </w:r>
      <w:r>
        <w:rPr>
          <w:spacing w:val="12"/>
        </w:rPr>
        <w:t xml:space="preserve"> </w:t>
      </w:r>
      <w:r>
        <w:rPr>
          <w:w w:val="90"/>
        </w:rPr>
        <w:t>of</w:t>
      </w:r>
      <w:r>
        <w:rPr>
          <w:spacing w:val="12"/>
        </w:rPr>
        <w:t xml:space="preserve"> </w:t>
      </w:r>
      <w:r>
        <w:rPr>
          <w:w w:val="90"/>
        </w:rPr>
        <w:t>inter-item</w:t>
      </w:r>
      <w:r>
        <w:rPr>
          <w:spacing w:val="12"/>
        </w:rPr>
        <w:t xml:space="preserve"> </w:t>
      </w:r>
      <w:r>
        <w:rPr>
          <w:spacing w:val="-2"/>
          <w:w w:val="90"/>
        </w:rPr>
        <w:t>processing.</w:t>
      </w:r>
    </w:p>
    <w:p w14:paraId="45BA063C" w14:textId="13B59566" w:rsidR="00470D98" w:rsidRDefault="00791F47">
      <w:pPr>
        <w:pStyle w:val="BodyText"/>
        <w:spacing w:before="0" w:line="278" w:lineRule="exact"/>
        <w:ind w:left="736"/>
        <w:jc w:val="both"/>
      </w:pPr>
      <w:del w:id="154" w:author="Hughes, Anna E" w:date="2023-08-09T15:29:00Z">
        <w:r>
          <w:fldChar w:fldCharType="begin"/>
        </w:r>
        <w:r>
          <w:delInstrText xml:space="preserve"> HYPERLINK \l "_bookmark56" </w:delInstrText>
        </w:r>
        <w:r>
          <w:fldChar w:fldCharType="separate"/>
        </w:r>
        <w:r w:rsidR="001644E6">
          <w:rPr>
            <w:spacing w:val="-6"/>
          </w:rPr>
          <w:delText>Madison</w:delText>
        </w:r>
        <w:r w:rsidR="001644E6">
          <w:rPr>
            <w:spacing w:val="-5"/>
          </w:rPr>
          <w:delText xml:space="preserve"> </w:delText>
        </w:r>
        <w:r w:rsidR="001644E6">
          <w:rPr>
            <w:spacing w:val="-6"/>
          </w:rPr>
          <w:delText>et</w:delText>
        </w:r>
        <w:r w:rsidR="001644E6">
          <w:rPr>
            <w:spacing w:val="-3"/>
          </w:rPr>
          <w:delText xml:space="preserve"> </w:delText>
        </w:r>
        <w:r w:rsidR="001644E6">
          <w:rPr>
            <w:spacing w:val="-6"/>
          </w:rPr>
          <w:delText>al.</w:delText>
        </w:r>
        <w:r>
          <w:rPr>
            <w:spacing w:val="-6"/>
          </w:rPr>
          <w:fldChar w:fldCharType="end"/>
        </w:r>
        <w:r w:rsidR="001644E6">
          <w:rPr>
            <w:spacing w:val="-3"/>
          </w:rPr>
          <w:delText xml:space="preserve"> </w:delText>
        </w:r>
        <w:r>
          <w:fldChar w:fldCharType="begin"/>
        </w:r>
        <w:r>
          <w:delInstrText xml:space="preserve"> HYPERLINK \l "_bookmark56" </w:delInstrText>
        </w:r>
        <w:r>
          <w:fldChar w:fldCharType="separate"/>
        </w:r>
        <w:r w:rsidR="001644E6">
          <w:rPr>
            <w:spacing w:val="-6"/>
          </w:rPr>
          <w:delText>(2018)</w:delText>
        </w:r>
        <w:r>
          <w:rPr>
            <w:spacing w:val="-6"/>
          </w:rPr>
          <w:fldChar w:fldCharType="end"/>
        </w:r>
      </w:del>
      <w:ins w:id="155" w:author="Hughes, Anna E" w:date="2023-08-09T15:29:00Z">
        <w:r>
          <w:fldChar w:fldCharType="begin"/>
        </w:r>
        <w:r>
          <w:instrText xml:space="preserve"> HYPERLINK \l "_bookmark57" </w:instrText>
        </w:r>
        <w:r>
          <w:fldChar w:fldCharType="separate"/>
        </w:r>
        <w:r w:rsidR="001E0CFE">
          <w:rPr>
            <w:spacing w:val="-6"/>
          </w:rPr>
          <w:t>Madison</w:t>
        </w:r>
        <w:r w:rsidR="001E0CFE">
          <w:rPr>
            <w:spacing w:val="-5"/>
          </w:rPr>
          <w:t xml:space="preserve"> </w:t>
        </w:r>
        <w:r w:rsidR="001E0CFE">
          <w:rPr>
            <w:spacing w:val="-6"/>
          </w:rPr>
          <w:t>et</w:t>
        </w:r>
        <w:r w:rsidR="001E0CFE">
          <w:rPr>
            <w:spacing w:val="-3"/>
          </w:rPr>
          <w:t xml:space="preserve"> </w:t>
        </w:r>
        <w:r w:rsidR="001E0CFE">
          <w:rPr>
            <w:spacing w:val="-6"/>
          </w:rPr>
          <w:t>al.</w:t>
        </w:r>
        <w:r>
          <w:rPr>
            <w:spacing w:val="-6"/>
          </w:rPr>
          <w:fldChar w:fldCharType="end"/>
        </w:r>
        <w:r w:rsidR="001E0CFE">
          <w:rPr>
            <w:spacing w:val="-3"/>
          </w:rPr>
          <w:t xml:space="preserve"> </w:t>
        </w:r>
        <w:r>
          <w:fldChar w:fldCharType="begin"/>
        </w:r>
        <w:r>
          <w:instrText xml:space="preserve"> HYPERLINK \l "_bookmark57" </w:instrText>
        </w:r>
        <w:r>
          <w:fldChar w:fldCharType="separate"/>
        </w:r>
        <w:r w:rsidR="001E0CFE">
          <w:rPr>
            <w:spacing w:val="-6"/>
          </w:rPr>
          <w:t>(2018)</w:t>
        </w:r>
        <w:r>
          <w:rPr>
            <w:spacing w:val="-6"/>
          </w:rPr>
          <w:fldChar w:fldCharType="end"/>
        </w:r>
      </w:ins>
      <w:r w:rsidR="001E0CFE">
        <w:rPr>
          <w:spacing w:val="47"/>
        </w:rPr>
        <w:t xml:space="preserve">  </w:t>
      </w:r>
      <w:r w:rsidR="001E0CFE">
        <w:rPr>
          <w:spacing w:val="-6"/>
        </w:rPr>
        <w:t>Logarithmic efficiency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in</w:t>
      </w:r>
      <w:r w:rsidR="001E0CFE">
        <w:rPr>
          <w:spacing w:val="-8"/>
        </w:rPr>
        <w:t xml:space="preserve"> </w:t>
      </w:r>
      <w:r w:rsidR="001E0CFE">
        <w:rPr>
          <w:spacing w:val="-6"/>
        </w:rPr>
        <w:t>efficient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search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cannot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be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ex-</w:t>
      </w:r>
    </w:p>
    <w:p w14:paraId="0C8DF3CE" w14:textId="77777777" w:rsidR="00470D98" w:rsidRDefault="001E0CFE">
      <w:pPr>
        <w:pStyle w:val="BodyText"/>
        <w:spacing w:before="8"/>
        <w:ind w:left="3034"/>
        <w:jc w:val="both"/>
      </w:pPr>
      <w:r>
        <w:rPr>
          <w:w w:val="90"/>
        </w:rPr>
        <w:t>plained</w:t>
      </w:r>
      <w:r>
        <w:rPr>
          <w:spacing w:val="11"/>
        </w:rPr>
        <w:t xml:space="preserve"> </w:t>
      </w:r>
      <w:r>
        <w:rPr>
          <w:w w:val="90"/>
        </w:rPr>
        <w:t>by</w:t>
      </w:r>
      <w:r>
        <w:rPr>
          <w:spacing w:val="11"/>
        </w:rPr>
        <w:t xml:space="preserve"> </w:t>
      </w:r>
      <w:r>
        <w:rPr>
          <w:w w:val="90"/>
        </w:rPr>
        <w:t>crowding</w:t>
      </w:r>
      <w:r>
        <w:rPr>
          <w:spacing w:val="12"/>
        </w:rPr>
        <w:t xml:space="preserve"> </w:t>
      </w:r>
      <w:r>
        <w:rPr>
          <w:w w:val="90"/>
        </w:rPr>
        <w:t>in</w:t>
      </w:r>
      <w:r>
        <w:rPr>
          <w:spacing w:val="11"/>
        </w:rPr>
        <w:t xml:space="preserve"> </w:t>
      </w:r>
      <w:r>
        <w:rPr>
          <w:w w:val="90"/>
        </w:rPr>
        <w:t>peripheral</w:t>
      </w:r>
      <w:r>
        <w:rPr>
          <w:spacing w:val="12"/>
        </w:rPr>
        <w:t xml:space="preserve"> </w:t>
      </w:r>
      <w:r>
        <w:rPr>
          <w:spacing w:val="-2"/>
          <w:w w:val="90"/>
        </w:rPr>
        <w:t>vision.</w:t>
      </w:r>
    </w:p>
    <w:p w14:paraId="3CCEEEAB" w14:textId="51BC3FC1" w:rsidR="00470D98" w:rsidRDefault="00791F47">
      <w:pPr>
        <w:pStyle w:val="BodyText"/>
        <w:tabs>
          <w:tab w:val="left" w:pos="3034"/>
        </w:tabs>
        <w:ind w:left="736"/>
        <w:jc w:val="both"/>
      </w:pPr>
      <w:ins w:id="156" w:author="Hughes, Anna E" w:date="2023-08-09T15:29:00Z">
        <w:r>
          <w:fldChar w:fldCharType="begin"/>
        </w:r>
        <w:r>
          <w:instrText xml:space="preserve"> HYPERLINK \l "_bookmark67" </w:instrText>
        </w:r>
        <w:r>
          <w:fldChar w:fldCharType="separate"/>
        </w:r>
        <w:r w:rsidR="001E0CFE">
          <w:t>Ng et al.</w:t>
        </w:r>
        <w:r>
          <w:fldChar w:fldCharType="end"/>
        </w:r>
        <w:r w:rsidR="001E0CFE">
          <w:t xml:space="preserve"> </w:t>
        </w:r>
        <w:r>
          <w:fldChar w:fldCharType="begin"/>
        </w:r>
        <w:r>
          <w:instrText xml:space="preserve"> HYPERLINK \l "_bookmark67" </w:instrText>
        </w:r>
        <w:r>
          <w:fldChar w:fldCharType="separate"/>
        </w:r>
        <w:r w:rsidR="001E0CFE">
          <w:rPr>
            <w:spacing w:val="-2"/>
          </w:rPr>
          <w:t>(2018)</w:t>
        </w:r>
        <w:r>
          <w:rPr>
            <w:spacing w:val="-2"/>
          </w:rPr>
          <w:fldChar w:fldCharType="end"/>
        </w:r>
      </w:ins>
      <w:moveFromRangeStart w:id="157" w:author="Hughes, Anna E" w:date="2023-08-09T15:29:00Z" w:name="move142487408"/>
      <w:moveFrom w:id="158" w:author="Hughes, Anna E" w:date="2023-08-09T15:29:00Z">
        <w:r>
          <w:fldChar w:fldCharType="begin"/>
        </w:r>
        <w:r>
          <w:instrText xml:space="preserve"> HYPERLINK \l "_bookmark66" </w:instrText>
        </w:r>
        <w:r>
          <w:fldChar w:fldCharType="separate"/>
        </w:r>
        <w:r w:rsidR="001E0CFE">
          <w:t>Ng et al.</w:t>
        </w:r>
        <w:r>
          <w:fldChar w:fldCharType="end"/>
        </w:r>
        <w:r w:rsidR="001E0CFE">
          <w:t xml:space="preserve"> </w:t>
        </w:r>
      </w:moveFrom>
      <w:moveFromRangeEnd w:id="157"/>
      <w:del w:id="159" w:author="Hughes, Anna E" w:date="2023-08-09T15:29:00Z">
        <w:r>
          <w:fldChar w:fldCharType="begin"/>
        </w:r>
        <w:r>
          <w:delInstrText xml:space="preserve"> HYPERLINK \l "_bookmark66" </w:delInstrText>
        </w:r>
        <w:r>
          <w:fldChar w:fldCharType="separate"/>
        </w:r>
        <w:r w:rsidR="001644E6">
          <w:rPr>
            <w:spacing w:val="-2"/>
          </w:rPr>
          <w:delText>(2018)</w:delText>
        </w:r>
        <w:r>
          <w:rPr>
            <w:spacing w:val="-2"/>
          </w:rPr>
          <w:fldChar w:fldCharType="end"/>
        </w:r>
      </w:del>
      <w:r w:rsidR="001E0CFE">
        <w:tab/>
      </w:r>
      <w:r w:rsidR="001E0CFE">
        <w:rPr>
          <w:spacing w:val="-8"/>
        </w:rPr>
        <w:t>Logarithmic</w:t>
      </w:r>
      <w:r w:rsidR="001E0CFE">
        <w:rPr>
          <w:spacing w:val="2"/>
        </w:rPr>
        <w:t xml:space="preserve"> </w:t>
      </w:r>
      <w:r w:rsidR="001E0CFE">
        <w:rPr>
          <w:spacing w:val="-8"/>
        </w:rPr>
        <w:t>efficiency</w:t>
      </w:r>
      <w:r w:rsidR="001E0CFE">
        <w:rPr>
          <w:spacing w:val="2"/>
        </w:rPr>
        <w:t xml:space="preserve"> </w:t>
      </w:r>
      <w:r w:rsidR="001E0CFE">
        <w:rPr>
          <w:spacing w:val="-8"/>
        </w:rPr>
        <w:t>in</w:t>
      </w:r>
      <w:r w:rsidR="001E0CFE">
        <w:rPr>
          <w:spacing w:val="2"/>
        </w:rPr>
        <w:t xml:space="preserve"> </w:t>
      </w:r>
      <w:r w:rsidR="001E0CFE">
        <w:rPr>
          <w:spacing w:val="-8"/>
        </w:rPr>
        <w:t>efficient</w:t>
      </w:r>
      <w:r w:rsidR="001E0CFE">
        <w:rPr>
          <w:spacing w:val="3"/>
        </w:rPr>
        <w:t xml:space="preserve"> </w:t>
      </w:r>
      <w:r w:rsidR="001E0CFE">
        <w:rPr>
          <w:spacing w:val="-8"/>
        </w:rPr>
        <w:t>search</w:t>
      </w:r>
      <w:r w:rsidR="001E0CFE">
        <w:rPr>
          <w:spacing w:val="2"/>
        </w:rPr>
        <w:t xml:space="preserve"> </w:t>
      </w:r>
      <w:r w:rsidR="001E0CFE">
        <w:rPr>
          <w:spacing w:val="-8"/>
        </w:rPr>
        <w:t>cannot</w:t>
      </w:r>
      <w:r w:rsidR="001E0CFE">
        <w:rPr>
          <w:spacing w:val="2"/>
        </w:rPr>
        <w:t xml:space="preserve"> </w:t>
      </w:r>
      <w:r w:rsidR="001E0CFE">
        <w:rPr>
          <w:spacing w:val="-8"/>
        </w:rPr>
        <w:t>be</w:t>
      </w:r>
      <w:r w:rsidR="001E0CFE">
        <w:rPr>
          <w:spacing w:val="3"/>
        </w:rPr>
        <w:t xml:space="preserve"> </w:t>
      </w:r>
      <w:r w:rsidR="001E0CFE">
        <w:rPr>
          <w:spacing w:val="-8"/>
        </w:rPr>
        <w:t>ex-</w:t>
      </w:r>
    </w:p>
    <w:p w14:paraId="69A6DEE0" w14:textId="77777777" w:rsidR="00470D98" w:rsidRDefault="001E0CFE">
      <w:pPr>
        <w:pStyle w:val="BodyText"/>
        <w:spacing w:before="8"/>
        <w:ind w:left="3034"/>
        <w:jc w:val="both"/>
      </w:pPr>
      <w:r>
        <w:rPr>
          <w:spacing w:val="-8"/>
        </w:rPr>
        <w:t>plained</w:t>
      </w:r>
      <w:r>
        <w:rPr>
          <w:spacing w:val="-1"/>
        </w:rPr>
        <w:t xml:space="preserve"> </w:t>
      </w:r>
      <w:r>
        <w:rPr>
          <w:spacing w:val="-8"/>
        </w:rPr>
        <w:t>by</w:t>
      </w:r>
      <w:r>
        <w:t xml:space="preserve"> </w:t>
      </w:r>
      <w:r>
        <w:rPr>
          <w:spacing w:val="-8"/>
        </w:rPr>
        <w:t>eye</w:t>
      </w:r>
      <w:r>
        <w:t xml:space="preserve"> </w:t>
      </w:r>
      <w:r>
        <w:rPr>
          <w:spacing w:val="-8"/>
        </w:rPr>
        <w:t>movements.</w:t>
      </w:r>
    </w:p>
    <w:p w14:paraId="41C11F87" w14:textId="3DE6BAB6" w:rsidR="00470D98" w:rsidRDefault="00791F47">
      <w:pPr>
        <w:pStyle w:val="BodyText"/>
        <w:ind w:left="736"/>
        <w:jc w:val="both"/>
      </w:pPr>
      <w:del w:id="160" w:author="Hughes, Anna E" w:date="2023-08-09T15:29:00Z">
        <w:r>
          <w:fldChar w:fldCharType="begin"/>
        </w:r>
        <w:r>
          <w:delInstrText xml:space="preserve"> HYPERLINK \l "_bookmark54" </w:delInstrText>
        </w:r>
        <w:r>
          <w:fldChar w:fldCharType="separate"/>
        </w:r>
        <w:r w:rsidR="001644E6">
          <w:rPr>
            <w:spacing w:val="-6"/>
          </w:rPr>
          <w:delText>Lleras</w:delText>
        </w:r>
        <w:r w:rsidR="001644E6">
          <w:rPr>
            <w:spacing w:val="-8"/>
          </w:rPr>
          <w:delText xml:space="preserve"> </w:delText>
        </w:r>
        <w:r w:rsidR="001644E6">
          <w:rPr>
            <w:spacing w:val="-6"/>
          </w:rPr>
          <w:delText>et</w:delText>
        </w:r>
        <w:r w:rsidR="001644E6">
          <w:rPr>
            <w:spacing w:val="-7"/>
          </w:rPr>
          <w:delText xml:space="preserve"> </w:delText>
        </w:r>
        <w:r w:rsidR="001644E6">
          <w:rPr>
            <w:spacing w:val="-6"/>
          </w:rPr>
          <w:delText>al.</w:delText>
        </w:r>
        <w:r>
          <w:rPr>
            <w:spacing w:val="-6"/>
          </w:rPr>
          <w:fldChar w:fldCharType="end"/>
        </w:r>
        <w:r w:rsidR="001644E6">
          <w:rPr>
            <w:spacing w:val="-7"/>
          </w:rPr>
          <w:delText xml:space="preserve"> </w:delText>
        </w:r>
        <w:r>
          <w:fldChar w:fldCharType="begin"/>
        </w:r>
        <w:r>
          <w:delInstrText xml:space="preserve"> HYPERLINK \l "_bookmark54" </w:delInstrText>
        </w:r>
        <w:r>
          <w:fldChar w:fldCharType="separate"/>
        </w:r>
        <w:r w:rsidR="001644E6">
          <w:rPr>
            <w:spacing w:val="-6"/>
          </w:rPr>
          <w:delText>(2019)</w:delText>
        </w:r>
        <w:r>
          <w:rPr>
            <w:spacing w:val="-6"/>
          </w:rPr>
          <w:fldChar w:fldCharType="end"/>
        </w:r>
      </w:del>
      <w:ins w:id="161" w:author="Hughes, Anna E" w:date="2023-08-09T15:29:00Z">
        <w:r>
          <w:fldChar w:fldCharType="begin"/>
        </w:r>
        <w:r>
          <w:instrText xml:space="preserve"> HYPERLINK \l "_bookmark55" </w:instrText>
        </w:r>
        <w:r>
          <w:fldChar w:fldCharType="separate"/>
        </w:r>
        <w:r w:rsidR="001E0CFE">
          <w:rPr>
            <w:spacing w:val="-6"/>
          </w:rPr>
          <w:t>Lleras</w:t>
        </w:r>
        <w:r w:rsidR="001E0CFE">
          <w:rPr>
            <w:spacing w:val="-8"/>
          </w:rPr>
          <w:t xml:space="preserve"> </w:t>
        </w:r>
        <w:r w:rsidR="001E0CFE">
          <w:rPr>
            <w:spacing w:val="-6"/>
          </w:rPr>
          <w:t>et</w:t>
        </w:r>
        <w:r w:rsidR="001E0CFE">
          <w:rPr>
            <w:spacing w:val="-7"/>
          </w:rPr>
          <w:t xml:space="preserve"> </w:t>
        </w:r>
        <w:r w:rsidR="001E0CFE">
          <w:rPr>
            <w:spacing w:val="-6"/>
          </w:rPr>
          <w:t>al.</w:t>
        </w:r>
        <w:r>
          <w:rPr>
            <w:spacing w:val="-6"/>
          </w:rPr>
          <w:fldChar w:fldCharType="end"/>
        </w:r>
        <w:r w:rsidR="001E0CFE">
          <w:rPr>
            <w:spacing w:val="-7"/>
          </w:rPr>
          <w:t xml:space="preserve"> </w:t>
        </w:r>
        <w:r>
          <w:fldChar w:fldCharType="begin"/>
        </w:r>
        <w:r>
          <w:instrText xml:space="preserve"> HYPERLINK \l "_bookmark55" </w:instrText>
        </w:r>
        <w:r>
          <w:fldChar w:fldCharType="separate"/>
        </w:r>
        <w:r w:rsidR="001E0CFE">
          <w:rPr>
            <w:spacing w:val="-6"/>
          </w:rPr>
          <w:t>(2019)</w:t>
        </w:r>
        <w:r>
          <w:rPr>
            <w:spacing w:val="-6"/>
          </w:rPr>
          <w:fldChar w:fldCharType="end"/>
        </w:r>
      </w:ins>
      <w:r w:rsidR="001E0CFE">
        <w:rPr>
          <w:spacing w:val="56"/>
        </w:rPr>
        <w:t xml:space="preserve">   </w:t>
      </w:r>
      <w:r w:rsidR="001E0CFE">
        <w:rPr>
          <w:spacing w:val="-6"/>
        </w:rPr>
        <w:t>Validation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of</w:t>
      </w:r>
      <w:r w:rsidR="001E0CFE">
        <w:rPr>
          <w:spacing w:val="-8"/>
        </w:rPr>
        <w:t xml:space="preserve"> </w:t>
      </w:r>
      <w:r w:rsidR="001E0CFE">
        <w:rPr>
          <w:spacing w:val="-6"/>
        </w:rPr>
        <w:t>previous</w:t>
      </w:r>
      <w:r w:rsidR="001E0CFE">
        <w:rPr>
          <w:spacing w:val="-8"/>
        </w:rPr>
        <w:t xml:space="preserve"> </w:t>
      </w:r>
      <w:r w:rsidR="001E0CFE">
        <w:rPr>
          <w:spacing w:val="-6"/>
        </w:rPr>
        <w:t>results</w:t>
      </w:r>
      <w:r w:rsidR="001E0CFE">
        <w:rPr>
          <w:spacing w:val="-8"/>
        </w:rPr>
        <w:t xml:space="preserve"> </w:t>
      </w:r>
      <w:r w:rsidR="001E0CFE">
        <w:rPr>
          <w:spacing w:val="-6"/>
        </w:rPr>
        <w:t>showing</w:t>
      </w:r>
      <w:r w:rsidR="001E0CFE">
        <w:rPr>
          <w:spacing w:val="-8"/>
        </w:rPr>
        <w:t xml:space="preserve"> </w:t>
      </w:r>
      <w:r w:rsidR="001E0CFE">
        <w:rPr>
          <w:spacing w:val="-6"/>
        </w:rPr>
        <w:t>data</w:t>
      </w:r>
      <w:r w:rsidR="001E0CFE">
        <w:rPr>
          <w:spacing w:val="-8"/>
        </w:rPr>
        <w:t xml:space="preserve"> </w:t>
      </w:r>
      <w:r w:rsidR="001E0CFE">
        <w:rPr>
          <w:spacing w:val="-6"/>
        </w:rPr>
        <w:t>from</w:t>
      </w:r>
      <w:r w:rsidR="001E0CFE">
        <w:rPr>
          <w:spacing w:val="-8"/>
        </w:rPr>
        <w:t xml:space="preserve"> </w:t>
      </w:r>
      <w:r w:rsidR="001E0CFE">
        <w:rPr>
          <w:spacing w:val="-6"/>
        </w:rPr>
        <w:t>homo-</w:t>
      </w:r>
    </w:p>
    <w:p w14:paraId="28E343F4" w14:textId="77777777" w:rsidR="00470D98" w:rsidRDefault="001E0CFE">
      <w:pPr>
        <w:pStyle w:val="BodyText"/>
        <w:spacing w:before="8" w:line="247" w:lineRule="auto"/>
        <w:ind w:left="3034" w:right="649"/>
        <w:jc w:val="both"/>
      </w:pPr>
      <w:r>
        <w:rPr>
          <w:spacing w:val="-6"/>
        </w:rPr>
        <w:t>geneous search arrays can be used to predict reaction times</w:t>
      </w:r>
      <w:r>
        <w:rPr>
          <w:spacing w:val="-8"/>
        </w:rPr>
        <w:t xml:space="preserve"> </w:t>
      </w:r>
      <w:r>
        <w:rPr>
          <w:spacing w:val="-6"/>
        </w:rPr>
        <w:t>in</w:t>
      </w:r>
      <w:r>
        <w:rPr>
          <w:spacing w:val="-7"/>
        </w:rPr>
        <w:t xml:space="preserve"> </w:t>
      </w:r>
      <w:r>
        <w:rPr>
          <w:spacing w:val="-6"/>
        </w:rPr>
        <w:t>heterogeneous</w:t>
      </w:r>
      <w:r>
        <w:rPr>
          <w:spacing w:val="-7"/>
        </w:rPr>
        <w:t xml:space="preserve"> </w:t>
      </w:r>
      <w:r>
        <w:rPr>
          <w:spacing w:val="-6"/>
        </w:rPr>
        <w:t>displays.</w:t>
      </w:r>
      <w:r>
        <w:rPr>
          <w:spacing w:val="-7"/>
        </w:rPr>
        <w:t xml:space="preserve"> </w:t>
      </w:r>
      <w:r>
        <w:rPr>
          <w:spacing w:val="-6"/>
        </w:rPr>
        <w:t xml:space="preserve">Distractor-distractor </w:t>
      </w:r>
      <w:r>
        <w:rPr>
          <w:w w:val="90"/>
        </w:rPr>
        <w:t xml:space="preserve">interactions can also facilitate processing when nearby </w:t>
      </w:r>
      <w:r>
        <w:t>items</w:t>
      </w:r>
      <w:r>
        <w:rPr>
          <w:spacing w:val="-14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similar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each</w:t>
      </w:r>
      <w:r>
        <w:rPr>
          <w:spacing w:val="-14"/>
        </w:rPr>
        <w:t xml:space="preserve"> </w:t>
      </w:r>
      <w:r>
        <w:t>other.</w:t>
      </w:r>
    </w:p>
    <w:p w14:paraId="31B2AD2D" w14:textId="23E7608B" w:rsidR="00470D98" w:rsidRDefault="00791F47">
      <w:pPr>
        <w:spacing w:line="278" w:lineRule="exact"/>
        <w:ind w:left="736"/>
        <w:jc w:val="both"/>
        <w:rPr>
          <w:sz w:val="24"/>
        </w:rPr>
      </w:pPr>
      <w:ins w:id="162" w:author="Hughes, Anna E" w:date="2023-08-09T15:29:00Z">
        <w:r>
          <w:fldChar w:fldCharType="begin"/>
        </w:r>
        <w:r>
          <w:instrText xml:space="preserve"> HYPERLINK \l "_bookmark30" </w:instrText>
        </w:r>
        <w:r>
          <w:fldChar w:fldCharType="separate"/>
        </w:r>
        <w:r w:rsidR="001E0CFE">
          <w:rPr>
            <w:rFonts w:ascii="Times New Roman"/>
            <w:b/>
            <w:spacing w:val="-2"/>
            <w:sz w:val="24"/>
          </w:rPr>
          <w:t>Buetti</w:t>
        </w:r>
        <w:r w:rsidR="001E0CFE">
          <w:rPr>
            <w:rFonts w:ascii="Times New Roman"/>
            <w:b/>
            <w:spacing w:val="-13"/>
            <w:sz w:val="24"/>
          </w:rPr>
          <w:t xml:space="preserve"> </w:t>
        </w:r>
        <w:r w:rsidR="001E0CFE">
          <w:rPr>
            <w:rFonts w:ascii="Times New Roman"/>
            <w:b/>
            <w:spacing w:val="-2"/>
            <w:sz w:val="24"/>
          </w:rPr>
          <w:t>et</w:t>
        </w:r>
        <w:r w:rsidR="001E0CFE">
          <w:rPr>
            <w:rFonts w:ascii="Times New Roman"/>
            <w:b/>
            <w:spacing w:val="-13"/>
            <w:sz w:val="24"/>
          </w:rPr>
          <w:t xml:space="preserve"> </w:t>
        </w:r>
        <w:r w:rsidR="001E0CFE">
          <w:rPr>
            <w:rFonts w:ascii="Times New Roman"/>
            <w:b/>
            <w:spacing w:val="-2"/>
            <w:sz w:val="24"/>
          </w:rPr>
          <w:t>al.</w:t>
        </w:r>
        <w:r>
          <w:rPr>
            <w:rFonts w:ascii="Times New Roman"/>
            <w:b/>
            <w:spacing w:val="-2"/>
            <w:sz w:val="24"/>
          </w:rPr>
          <w:fldChar w:fldCharType="end"/>
        </w:r>
        <w:r w:rsidR="001E0CFE">
          <w:rPr>
            <w:rFonts w:ascii="Times New Roman"/>
            <w:b/>
            <w:spacing w:val="-13"/>
            <w:sz w:val="24"/>
          </w:rPr>
          <w:t xml:space="preserve"> </w:t>
        </w:r>
        <w:r>
          <w:fldChar w:fldCharType="begin"/>
        </w:r>
        <w:r>
          <w:instrText xml:space="preserve"> HYPERLINK \l "_bookmark30" </w:instrText>
        </w:r>
        <w:r>
          <w:fldChar w:fldCharType="separate"/>
        </w:r>
        <w:r w:rsidR="001E0CFE">
          <w:rPr>
            <w:rFonts w:ascii="Times New Roman"/>
            <w:b/>
            <w:spacing w:val="-2"/>
            <w:sz w:val="24"/>
          </w:rPr>
          <w:t>(2019)</w:t>
        </w:r>
        <w:r>
          <w:rPr>
            <w:rFonts w:ascii="Times New Roman"/>
            <w:b/>
            <w:spacing w:val="-2"/>
            <w:sz w:val="24"/>
          </w:rPr>
          <w:fldChar w:fldCharType="end"/>
        </w:r>
      </w:ins>
      <w:moveFromRangeStart w:id="163" w:author="Hughes, Anna E" w:date="2023-08-09T15:29:00Z" w:name="move142487407"/>
      <w:moveFrom w:id="164" w:author="Hughes, Anna E" w:date="2023-08-09T15:29:00Z">
        <w:r>
          <w:fldChar w:fldCharType="begin"/>
        </w:r>
        <w:r>
          <w:instrText xml:space="preserve"> HYPERLINK \l "_bookmark29" </w:instrText>
        </w:r>
        <w:r>
          <w:fldChar w:fldCharType="separate"/>
        </w:r>
        <w:r w:rsidR="001E0CFE">
          <w:rPr>
            <w:spacing w:val="-6"/>
            <w:rPrChange w:id="165" w:author="Hughes, Anna E" w:date="2023-08-09T15:29:00Z">
              <w:rPr>
                <w:rFonts w:ascii="Times New Roman"/>
                <w:b/>
                <w:spacing w:val="-2"/>
                <w:sz w:val="24"/>
              </w:rPr>
            </w:rPrChange>
          </w:rPr>
          <w:t>Buetti</w:t>
        </w:r>
        <w:r w:rsidR="001E0CFE">
          <w:rPr>
            <w:spacing w:val="-8"/>
            <w:rPrChange w:id="166" w:author="Hughes, Anna E" w:date="2023-08-09T15:29:00Z">
              <w:rPr>
                <w:rFonts w:ascii="Times New Roman"/>
                <w:b/>
                <w:spacing w:val="-13"/>
                <w:sz w:val="24"/>
              </w:rPr>
            </w:rPrChange>
          </w:rPr>
          <w:t xml:space="preserve"> </w:t>
        </w:r>
        <w:r w:rsidR="001E0CFE">
          <w:rPr>
            <w:spacing w:val="-6"/>
            <w:rPrChange w:id="167" w:author="Hughes, Anna E" w:date="2023-08-09T15:29:00Z">
              <w:rPr>
                <w:rFonts w:ascii="Times New Roman"/>
                <w:b/>
                <w:spacing w:val="-2"/>
                <w:sz w:val="24"/>
              </w:rPr>
            </w:rPrChange>
          </w:rPr>
          <w:t>et</w:t>
        </w:r>
        <w:r w:rsidR="001E0CFE">
          <w:rPr>
            <w:spacing w:val="-7"/>
            <w:rPrChange w:id="168" w:author="Hughes, Anna E" w:date="2023-08-09T15:29:00Z">
              <w:rPr>
                <w:rFonts w:ascii="Times New Roman"/>
                <w:b/>
                <w:spacing w:val="-13"/>
                <w:sz w:val="24"/>
              </w:rPr>
            </w:rPrChange>
          </w:rPr>
          <w:t xml:space="preserve"> </w:t>
        </w:r>
        <w:r w:rsidR="001E0CFE">
          <w:rPr>
            <w:spacing w:val="-6"/>
            <w:rPrChange w:id="169" w:author="Hughes, Anna E" w:date="2023-08-09T15:29:00Z">
              <w:rPr>
                <w:rFonts w:ascii="Times New Roman"/>
                <w:b/>
                <w:spacing w:val="-2"/>
                <w:sz w:val="24"/>
              </w:rPr>
            </w:rPrChange>
          </w:rPr>
          <w:t>al.</w:t>
        </w:r>
        <w:r>
          <w:rPr>
            <w:spacing w:val="-6"/>
            <w:rPrChange w:id="170" w:author="Hughes, Anna E" w:date="2023-08-09T15:29:00Z">
              <w:rPr>
                <w:rFonts w:ascii="Times New Roman"/>
                <w:b/>
                <w:spacing w:val="-2"/>
                <w:sz w:val="24"/>
              </w:rPr>
            </w:rPrChange>
          </w:rPr>
          <w:fldChar w:fldCharType="end"/>
        </w:r>
        <w:r w:rsidR="001E0CFE">
          <w:rPr>
            <w:spacing w:val="-7"/>
            <w:rPrChange w:id="171" w:author="Hughes, Anna E" w:date="2023-08-09T15:29:00Z">
              <w:rPr>
                <w:rFonts w:ascii="Times New Roman"/>
                <w:b/>
                <w:spacing w:val="-13"/>
                <w:sz w:val="24"/>
              </w:rPr>
            </w:rPrChange>
          </w:rPr>
          <w:t xml:space="preserve"> </w:t>
        </w:r>
      </w:moveFrom>
      <w:moveFromRangeEnd w:id="163"/>
      <w:del w:id="172" w:author="Hughes, Anna E" w:date="2023-08-09T15:29:00Z">
        <w:r>
          <w:fldChar w:fldCharType="begin"/>
        </w:r>
        <w:r>
          <w:delInstrText xml:space="preserve"> HYPERLINK \l "_bookmark29" </w:delInstrText>
        </w:r>
        <w:r>
          <w:fldChar w:fldCharType="separate"/>
        </w:r>
        <w:r w:rsidR="001644E6">
          <w:rPr>
            <w:rFonts w:ascii="Times New Roman"/>
            <w:b/>
            <w:spacing w:val="-2"/>
            <w:sz w:val="24"/>
          </w:rPr>
          <w:delText>(2019)</w:delText>
        </w:r>
        <w:r>
          <w:rPr>
            <w:rFonts w:ascii="Times New Roman"/>
            <w:b/>
            <w:spacing w:val="-2"/>
            <w:sz w:val="24"/>
          </w:rPr>
          <w:fldChar w:fldCharType="end"/>
        </w:r>
      </w:del>
      <w:r w:rsidR="001E0CFE">
        <w:rPr>
          <w:rFonts w:ascii="Times New Roman"/>
          <w:b/>
          <w:spacing w:val="78"/>
          <w:sz w:val="24"/>
        </w:rPr>
        <w:t xml:space="preserve">  </w:t>
      </w:r>
      <w:r w:rsidR="001E0CFE">
        <w:rPr>
          <w:spacing w:val="-2"/>
          <w:sz w:val="24"/>
        </w:rPr>
        <w:t>Data</w:t>
      </w:r>
      <w:r w:rsidR="001E0CFE">
        <w:rPr>
          <w:spacing w:val="-4"/>
          <w:sz w:val="24"/>
        </w:rPr>
        <w:t xml:space="preserve"> </w:t>
      </w:r>
      <w:r w:rsidR="001E0CFE">
        <w:rPr>
          <w:spacing w:val="-2"/>
          <w:sz w:val="24"/>
        </w:rPr>
        <w:t>from</w:t>
      </w:r>
      <w:r w:rsidR="001E0CFE">
        <w:rPr>
          <w:spacing w:val="-5"/>
          <w:sz w:val="24"/>
        </w:rPr>
        <w:t xml:space="preserve"> </w:t>
      </w:r>
      <w:r w:rsidR="001E0CFE">
        <w:rPr>
          <w:spacing w:val="-2"/>
          <w:sz w:val="24"/>
        </w:rPr>
        <w:t>search</w:t>
      </w:r>
      <w:r w:rsidR="001E0CFE">
        <w:rPr>
          <w:spacing w:val="-4"/>
          <w:sz w:val="24"/>
        </w:rPr>
        <w:t xml:space="preserve"> </w:t>
      </w:r>
      <w:r w:rsidR="001E0CFE">
        <w:rPr>
          <w:spacing w:val="-2"/>
          <w:sz w:val="24"/>
        </w:rPr>
        <w:t>arrays where</w:t>
      </w:r>
      <w:r w:rsidR="001E0CFE">
        <w:rPr>
          <w:spacing w:val="-3"/>
          <w:sz w:val="24"/>
        </w:rPr>
        <w:t xml:space="preserve"> </w:t>
      </w:r>
      <w:r w:rsidR="001E0CFE">
        <w:rPr>
          <w:spacing w:val="-2"/>
          <w:sz w:val="24"/>
        </w:rPr>
        <w:t xml:space="preserve">the distractors are </w:t>
      </w:r>
      <w:r w:rsidR="001E0CFE">
        <w:rPr>
          <w:spacing w:val="-4"/>
          <w:sz w:val="24"/>
        </w:rPr>
        <w:t>dis-</w:t>
      </w:r>
    </w:p>
    <w:p w14:paraId="2EAA6067" w14:textId="77777777" w:rsidR="00470D98" w:rsidRDefault="001E0CFE">
      <w:pPr>
        <w:pStyle w:val="BodyText"/>
        <w:spacing w:line="247" w:lineRule="auto"/>
        <w:ind w:left="3034" w:right="649"/>
        <w:jc w:val="both"/>
      </w:pPr>
      <w:r>
        <w:rPr>
          <w:spacing w:val="-4"/>
        </w:rPr>
        <w:t>tinguished</w:t>
      </w:r>
      <w:r>
        <w:rPr>
          <w:spacing w:val="-10"/>
        </w:rPr>
        <w:t xml:space="preserve"> </w:t>
      </w:r>
      <w:r>
        <w:rPr>
          <w:spacing w:val="-4"/>
        </w:rPr>
        <w:t>from</w:t>
      </w:r>
      <w:r>
        <w:rPr>
          <w:spacing w:val="-9"/>
        </w:rPr>
        <w:t xml:space="preserve"> </w:t>
      </w:r>
      <w:r>
        <w:rPr>
          <w:spacing w:val="-4"/>
        </w:rPr>
        <w:t>the</w:t>
      </w:r>
      <w:r>
        <w:rPr>
          <w:spacing w:val="-9"/>
        </w:rPr>
        <w:t xml:space="preserve"> </w:t>
      </w:r>
      <w:r>
        <w:rPr>
          <w:spacing w:val="-4"/>
        </w:rPr>
        <w:t>target</w:t>
      </w:r>
      <w:r>
        <w:rPr>
          <w:spacing w:val="-9"/>
        </w:rPr>
        <w:t xml:space="preserve"> </w:t>
      </w:r>
      <w:r>
        <w:rPr>
          <w:spacing w:val="-4"/>
        </w:rPr>
        <w:t>by</w:t>
      </w:r>
      <w:r>
        <w:rPr>
          <w:spacing w:val="-10"/>
        </w:rPr>
        <w:t xml:space="preserve"> </w:t>
      </w:r>
      <w:r>
        <w:rPr>
          <w:spacing w:val="-4"/>
        </w:rPr>
        <w:t>one</w:t>
      </w:r>
      <w:r>
        <w:rPr>
          <w:spacing w:val="-9"/>
        </w:rPr>
        <w:t xml:space="preserve"> </w:t>
      </w:r>
      <w:r>
        <w:rPr>
          <w:spacing w:val="-4"/>
        </w:rPr>
        <w:t>feature</w:t>
      </w:r>
      <w:r>
        <w:rPr>
          <w:spacing w:val="-9"/>
        </w:rPr>
        <w:t xml:space="preserve"> </w:t>
      </w:r>
      <w:r>
        <w:rPr>
          <w:spacing w:val="-4"/>
        </w:rPr>
        <w:t>can</w:t>
      </w:r>
      <w:r>
        <w:rPr>
          <w:spacing w:val="-9"/>
        </w:rPr>
        <w:t xml:space="preserve"> </w:t>
      </w:r>
      <w:r>
        <w:rPr>
          <w:spacing w:val="-4"/>
        </w:rPr>
        <w:t>be</w:t>
      </w:r>
      <w:r>
        <w:rPr>
          <w:spacing w:val="-9"/>
        </w:rPr>
        <w:t xml:space="preserve"> </w:t>
      </w:r>
      <w:r>
        <w:rPr>
          <w:spacing w:val="-4"/>
        </w:rPr>
        <w:t>used to</w:t>
      </w:r>
      <w:r>
        <w:rPr>
          <w:spacing w:val="-10"/>
        </w:rPr>
        <w:t xml:space="preserve"> </w:t>
      </w:r>
      <w:r>
        <w:rPr>
          <w:spacing w:val="-4"/>
        </w:rPr>
        <w:t>predict</w:t>
      </w:r>
      <w:r>
        <w:rPr>
          <w:spacing w:val="-9"/>
        </w:rPr>
        <w:t xml:space="preserve"> </w:t>
      </w:r>
      <w:r>
        <w:rPr>
          <w:spacing w:val="-4"/>
        </w:rPr>
        <w:t>search</w:t>
      </w:r>
      <w:r>
        <w:rPr>
          <w:spacing w:val="-9"/>
        </w:rPr>
        <w:t xml:space="preserve"> </w:t>
      </w:r>
      <w:r>
        <w:rPr>
          <w:spacing w:val="-4"/>
        </w:rPr>
        <w:t>reaction</w:t>
      </w:r>
      <w:r>
        <w:rPr>
          <w:spacing w:val="-9"/>
        </w:rPr>
        <w:t xml:space="preserve"> </w:t>
      </w:r>
      <w:r>
        <w:rPr>
          <w:spacing w:val="-4"/>
        </w:rPr>
        <w:t>times</w:t>
      </w:r>
      <w:r>
        <w:rPr>
          <w:spacing w:val="-10"/>
        </w:rPr>
        <w:t xml:space="preserve"> </w:t>
      </w:r>
      <w:r>
        <w:rPr>
          <w:spacing w:val="-4"/>
        </w:rPr>
        <w:t>in</w:t>
      </w:r>
      <w:r>
        <w:rPr>
          <w:spacing w:val="-9"/>
        </w:rPr>
        <w:t xml:space="preserve"> </w:t>
      </w:r>
      <w:r>
        <w:rPr>
          <w:spacing w:val="-4"/>
        </w:rPr>
        <w:t>displays</w:t>
      </w:r>
      <w:r>
        <w:rPr>
          <w:spacing w:val="-9"/>
        </w:rPr>
        <w:t xml:space="preserve"> </w:t>
      </w:r>
      <w:r>
        <w:rPr>
          <w:spacing w:val="-4"/>
        </w:rPr>
        <w:t>with</w:t>
      </w:r>
      <w:r>
        <w:rPr>
          <w:spacing w:val="-9"/>
        </w:rPr>
        <w:t xml:space="preserve"> </w:t>
      </w:r>
      <w:r>
        <w:rPr>
          <w:spacing w:val="-4"/>
        </w:rPr>
        <w:t xml:space="preserve">com- </w:t>
      </w:r>
      <w:r>
        <w:rPr>
          <w:spacing w:val="-8"/>
        </w:rPr>
        <w:t>pound</w:t>
      </w:r>
      <w:r>
        <w:rPr>
          <w:spacing w:val="-2"/>
        </w:rPr>
        <w:t xml:space="preserve"> </w:t>
      </w:r>
      <w:r>
        <w:rPr>
          <w:spacing w:val="-8"/>
        </w:rPr>
        <w:t>stimuli,</w:t>
      </w:r>
      <w:r>
        <w:rPr>
          <w:spacing w:val="-2"/>
        </w:rPr>
        <w:t xml:space="preserve"> </w:t>
      </w:r>
      <w:r>
        <w:rPr>
          <w:spacing w:val="-8"/>
        </w:rPr>
        <w:t>defined</w:t>
      </w:r>
      <w:r>
        <w:rPr>
          <w:spacing w:val="-2"/>
        </w:rPr>
        <w:t xml:space="preserve"> </w:t>
      </w:r>
      <w:r>
        <w:rPr>
          <w:spacing w:val="-8"/>
        </w:rPr>
        <w:t>by</w:t>
      </w:r>
      <w:r>
        <w:rPr>
          <w:spacing w:val="-2"/>
        </w:rPr>
        <w:t xml:space="preserve"> </w:t>
      </w:r>
      <w:r>
        <w:rPr>
          <w:spacing w:val="-8"/>
        </w:rPr>
        <w:t>two</w:t>
      </w:r>
      <w:r>
        <w:rPr>
          <w:spacing w:val="-3"/>
        </w:rPr>
        <w:t xml:space="preserve"> </w:t>
      </w:r>
      <w:r>
        <w:rPr>
          <w:spacing w:val="-8"/>
        </w:rPr>
        <w:t>features.</w:t>
      </w:r>
      <w:r>
        <w:rPr>
          <w:spacing w:val="11"/>
        </w:rPr>
        <w:t xml:space="preserve"> </w:t>
      </w:r>
      <w:r>
        <w:rPr>
          <w:spacing w:val="-8"/>
        </w:rPr>
        <w:t>Reaction</w:t>
      </w:r>
      <w:r>
        <w:rPr>
          <w:spacing w:val="-2"/>
        </w:rPr>
        <w:t xml:space="preserve"> </w:t>
      </w:r>
      <w:r>
        <w:rPr>
          <w:spacing w:val="-8"/>
        </w:rPr>
        <w:t xml:space="preserve">times </w:t>
      </w:r>
      <w:r>
        <w:rPr>
          <w:spacing w:val="-6"/>
        </w:rPr>
        <w:t xml:space="preserve">can be predicted using a collinear contrast integration </w:t>
      </w:r>
      <w:r>
        <w:rPr>
          <w:w w:val="90"/>
        </w:rPr>
        <w:t xml:space="preserve">model, which assumes that the overall target-distractor contrast is the sum of the contrasts from the two feature </w:t>
      </w:r>
      <w:r>
        <w:t>vectors</w:t>
      </w:r>
      <w:r>
        <w:rPr>
          <w:spacing w:val="-11"/>
        </w:rPr>
        <w:t xml:space="preserve"> </w:t>
      </w:r>
      <w:r>
        <w:t>separately.</w:t>
      </w:r>
    </w:p>
    <w:p w14:paraId="59412D14" w14:textId="7E6F686B" w:rsidR="00470D98" w:rsidRDefault="00791F47">
      <w:pPr>
        <w:pStyle w:val="BodyText"/>
        <w:spacing w:before="0" w:line="275" w:lineRule="exact"/>
        <w:ind w:left="736"/>
        <w:jc w:val="both"/>
      </w:pPr>
      <w:del w:id="173" w:author="Hughes, Anna E" w:date="2023-08-09T15:29:00Z">
        <w:r>
          <w:fldChar w:fldCharType="begin"/>
        </w:r>
        <w:r>
          <w:delInstrText xml:space="preserve"> HYPERLINK \l "_bookmark55" </w:delInstrText>
        </w:r>
        <w:r>
          <w:fldChar w:fldCharType="separate"/>
        </w:r>
        <w:r w:rsidR="001644E6">
          <w:delText>Lleras</w:delText>
        </w:r>
        <w:r w:rsidR="001644E6">
          <w:rPr>
            <w:spacing w:val="-13"/>
          </w:rPr>
          <w:delText xml:space="preserve"> </w:delText>
        </w:r>
        <w:r w:rsidR="001644E6">
          <w:delText>et</w:delText>
        </w:r>
        <w:r w:rsidR="001644E6">
          <w:rPr>
            <w:spacing w:val="-12"/>
          </w:rPr>
          <w:delText xml:space="preserve"> </w:delText>
        </w:r>
        <w:r w:rsidR="001644E6">
          <w:delText>al.</w:delText>
        </w:r>
        <w:r>
          <w:fldChar w:fldCharType="end"/>
        </w:r>
        <w:r w:rsidR="001644E6">
          <w:rPr>
            <w:spacing w:val="-13"/>
          </w:rPr>
          <w:delText xml:space="preserve"> </w:delText>
        </w:r>
        <w:r>
          <w:fldChar w:fldCharType="begin"/>
        </w:r>
        <w:r>
          <w:delInstrText xml:space="preserve"> HYPERLINK \l "_bookmark55" </w:delInstrText>
        </w:r>
        <w:r>
          <w:fldChar w:fldCharType="separate"/>
        </w:r>
        <w:r w:rsidR="001644E6">
          <w:delText>(2020)</w:delText>
        </w:r>
        <w:r>
          <w:fldChar w:fldCharType="end"/>
        </w:r>
      </w:del>
      <w:ins w:id="174" w:author="Hughes, Anna E" w:date="2023-08-09T15:29:00Z">
        <w:r>
          <w:fldChar w:fldCharType="begin"/>
        </w:r>
        <w:r>
          <w:instrText xml:space="preserve"> HYPERLINK \l "_bookmark56" </w:instrText>
        </w:r>
        <w:r>
          <w:fldChar w:fldCharType="separate"/>
        </w:r>
        <w:r w:rsidR="001E0CFE">
          <w:t>Lleras</w:t>
        </w:r>
        <w:r w:rsidR="001E0CFE">
          <w:rPr>
            <w:spacing w:val="-13"/>
          </w:rPr>
          <w:t xml:space="preserve"> </w:t>
        </w:r>
        <w:r w:rsidR="001E0CFE">
          <w:t>et</w:t>
        </w:r>
        <w:r w:rsidR="001E0CFE">
          <w:rPr>
            <w:spacing w:val="-12"/>
          </w:rPr>
          <w:t xml:space="preserve"> </w:t>
        </w:r>
        <w:r w:rsidR="001E0CFE">
          <w:t>al.</w:t>
        </w:r>
        <w:r>
          <w:fldChar w:fldCharType="end"/>
        </w:r>
        <w:r w:rsidR="001E0CFE">
          <w:rPr>
            <w:spacing w:val="-13"/>
          </w:rPr>
          <w:t xml:space="preserve"> </w:t>
        </w:r>
        <w:r>
          <w:fldChar w:fldCharType="begin"/>
        </w:r>
        <w:r>
          <w:instrText xml:space="preserve"> HYPERLINK \l "_bookmark56" </w:instrText>
        </w:r>
        <w:r>
          <w:fldChar w:fldCharType="separate"/>
        </w:r>
        <w:r w:rsidR="001E0CFE">
          <w:t>(2020)</w:t>
        </w:r>
        <w:r>
          <w:fldChar w:fldCharType="end"/>
        </w:r>
      </w:ins>
      <w:r w:rsidR="001E0CFE">
        <w:rPr>
          <w:spacing w:val="56"/>
        </w:rPr>
        <w:t xml:space="preserve">   </w:t>
      </w:r>
      <w:r w:rsidR="001E0CFE">
        <w:t>Full</w:t>
      </w:r>
      <w:r w:rsidR="001E0CFE">
        <w:rPr>
          <w:spacing w:val="24"/>
        </w:rPr>
        <w:t xml:space="preserve"> </w:t>
      </w:r>
      <w:r w:rsidR="001E0CFE">
        <w:t>proposal</w:t>
      </w:r>
      <w:r w:rsidR="001E0CFE">
        <w:rPr>
          <w:spacing w:val="23"/>
        </w:rPr>
        <w:t xml:space="preserve"> </w:t>
      </w:r>
      <w:r w:rsidR="001E0CFE">
        <w:t>of</w:t>
      </w:r>
      <w:r w:rsidR="001E0CFE">
        <w:rPr>
          <w:spacing w:val="22"/>
        </w:rPr>
        <w:t xml:space="preserve"> </w:t>
      </w:r>
      <w:r w:rsidR="001E0CFE">
        <w:t>the</w:t>
      </w:r>
      <w:r w:rsidR="001E0CFE">
        <w:rPr>
          <w:spacing w:val="23"/>
        </w:rPr>
        <w:t xml:space="preserve"> </w:t>
      </w:r>
      <w:r w:rsidR="001E0CFE">
        <w:t>Target</w:t>
      </w:r>
      <w:r w:rsidR="001E0CFE">
        <w:rPr>
          <w:spacing w:val="22"/>
        </w:rPr>
        <w:t xml:space="preserve"> </w:t>
      </w:r>
      <w:r w:rsidR="001E0CFE">
        <w:t>Contrast</w:t>
      </w:r>
      <w:r w:rsidR="001E0CFE">
        <w:rPr>
          <w:spacing w:val="23"/>
        </w:rPr>
        <w:t xml:space="preserve"> </w:t>
      </w:r>
      <w:r w:rsidR="001E0CFE">
        <w:t>Signal</w:t>
      </w:r>
      <w:r w:rsidR="001E0CFE">
        <w:rPr>
          <w:spacing w:val="23"/>
        </w:rPr>
        <w:t xml:space="preserve"> </w:t>
      </w:r>
      <w:r w:rsidR="001E0CFE">
        <w:rPr>
          <w:spacing w:val="-2"/>
        </w:rPr>
        <w:t>Theory,</w:t>
      </w:r>
    </w:p>
    <w:p w14:paraId="346B340E" w14:textId="77777777" w:rsidR="00470D98" w:rsidRDefault="001E0CFE">
      <w:pPr>
        <w:pStyle w:val="BodyText"/>
        <w:spacing w:before="8" w:line="247" w:lineRule="auto"/>
        <w:ind w:left="3034" w:right="649"/>
        <w:jc w:val="both"/>
      </w:pPr>
      <w:r>
        <w:rPr>
          <w:spacing w:val="-8"/>
        </w:rPr>
        <w:t>proposing</w:t>
      </w:r>
      <w:r>
        <w:rPr>
          <w:spacing w:val="-4"/>
        </w:rPr>
        <w:t xml:space="preserve"> </w:t>
      </w:r>
      <w:r>
        <w:rPr>
          <w:spacing w:val="-8"/>
        </w:rPr>
        <w:t>that</w:t>
      </w:r>
      <w:r>
        <w:rPr>
          <w:spacing w:val="-3"/>
        </w:rPr>
        <w:t xml:space="preserve"> </w:t>
      </w:r>
      <w:r>
        <w:rPr>
          <w:spacing w:val="-8"/>
        </w:rPr>
        <w:t>the</w:t>
      </w:r>
      <w:r>
        <w:rPr>
          <w:spacing w:val="-4"/>
        </w:rPr>
        <w:t xml:space="preserve"> </w:t>
      </w:r>
      <w:r>
        <w:rPr>
          <w:spacing w:val="-8"/>
        </w:rPr>
        <w:t>initial</w:t>
      </w:r>
      <w:r>
        <w:rPr>
          <w:spacing w:val="-4"/>
        </w:rPr>
        <w:t xml:space="preserve"> </w:t>
      </w:r>
      <w:r>
        <w:rPr>
          <w:spacing w:val="-8"/>
        </w:rPr>
        <w:t>stage</w:t>
      </w:r>
      <w:r>
        <w:rPr>
          <w:spacing w:val="-3"/>
        </w:rPr>
        <w:t xml:space="preserve"> </w:t>
      </w:r>
      <w:r>
        <w:rPr>
          <w:spacing w:val="-8"/>
        </w:rPr>
        <w:t>of</w:t>
      </w:r>
      <w:r>
        <w:rPr>
          <w:spacing w:val="-3"/>
        </w:rPr>
        <w:t xml:space="preserve"> </w:t>
      </w:r>
      <w:r>
        <w:rPr>
          <w:spacing w:val="-8"/>
        </w:rPr>
        <w:t>processing</w:t>
      </w:r>
      <w:r>
        <w:rPr>
          <w:spacing w:val="-4"/>
        </w:rPr>
        <w:t xml:space="preserve"> </w:t>
      </w:r>
      <w:r>
        <w:rPr>
          <w:spacing w:val="-8"/>
        </w:rPr>
        <w:t xml:space="preserve">computes </w:t>
      </w:r>
      <w:r>
        <w:rPr>
          <w:spacing w:val="-6"/>
        </w:rPr>
        <w:t>a</w:t>
      </w:r>
      <w:r>
        <w:rPr>
          <w:spacing w:val="-8"/>
        </w:rPr>
        <w:t xml:space="preserve"> </w:t>
      </w:r>
      <w:r>
        <w:rPr>
          <w:spacing w:val="-6"/>
        </w:rPr>
        <w:t>difference</w:t>
      </w:r>
      <w:r>
        <w:rPr>
          <w:spacing w:val="-7"/>
        </w:rPr>
        <w:t xml:space="preserve"> </w:t>
      </w:r>
      <w:r>
        <w:rPr>
          <w:spacing w:val="-6"/>
        </w:rPr>
        <w:t>signal</w:t>
      </w:r>
      <w:r>
        <w:rPr>
          <w:spacing w:val="-7"/>
        </w:rPr>
        <w:t xml:space="preserve"> </w:t>
      </w:r>
      <w:r>
        <w:rPr>
          <w:spacing w:val="-6"/>
        </w:rPr>
        <w:t>between</w:t>
      </w:r>
      <w:r>
        <w:rPr>
          <w:spacing w:val="-7"/>
        </w:rPr>
        <w:t xml:space="preserve"> </w:t>
      </w:r>
      <w:r>
        <w:rPr>
          <w:spacing w:val="-6"/>
        </w:rPr>
        <w:t>each</w:t>
      </w:r>
      <w:r>
        <w:rPr>
          <w:spacing w:val="-8"/>
        </w:rPr>
        <w:t xml:space="preserve"> </w:t>
      </w:r>
      <w:r>
        <w:rPr>
          <w:spacing w:val="-6"/>
        </w:rPr>
        <w:t>item</w:t>
      </w:r>
      <w:r>
        <w:rPr>
          <w:spacing w:val="-7"/>
        </w:rPr>
        <w:t xml:space="preserve"> </w:t>
      </w:r>
      <w:r>
        <w:rPr>
          <w:spacing w:val="-6"/>
        </w:rPr>
        <w:t>in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scene</w:t>
      </w:r>
      <w:r>
        <w:rPr>
          <w:spacing w:val="-7"/>
        </w:rPr>
        <w:t xml:space="preserve"> </w:t>
      </w:r>
      <w:r>
        <w:rPr>
          <w:spacing w:val="-6"/>
        </w:rPr>
        <w:t xml:space="preserve">and </w:t>
      </w:r>
      <w:r>
        <w:rPr>
          <w:w w:val="90"/>
        </w:rPr>
        <w:t xml:space="preserve">the target template, using this to determine which items </w:t>
      </w:r>
      <w:r>
        <w:t>in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scene</w:t>
      </w:r>
      <w:r>
        <w:rPr>
          <w:spacing w:val="-13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unlikely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target.</w:t>
      </w:r>
    </w:p>
    <w:moveToRangeStart w:id="175" w:author="Hughes, Anna E" w:date="2023-08-09T15:29:00Z" w:name="move142487408"/>
    <w:p w14:paraId="0FB8C41F" w14:textId="1305CC5B" w:rsidR="00470D98" w:rsidRDefault="00791F47">
      <w:pPr>
        <w:pStyle w:val="BodyText"/>
        <w:tabs>
          <w:tab w:val="left" w:pos="3034"/>
        </w:tabs>
        <w:spacing w:before="0" w:line="278" w:lineRule="exact"/>
        <w:ind w:left="736"/>
        <w:jc w:val="both"/>
      </w:pPr>
      <w:moveTo w:id="176" w:author="Hughes, Anna E" w:date="2023-08-09T15:29:00Z">
        <w:r>
          <w:fldChar w:fldCharType="begin"/>
        </w:r>
        <w:r>
          <w:instrText xml:space="preserve"> HYPERLINK \l "_bookmark66" </w:instrText>
        </w:r>
        <w:r>
          <w:fldChar w:fldCharType="separate"/>
        </w:r>
        <w:r w:rsidR="001E0CFE">
          <w:t>Ng et al.</w:t>
        </w:r>
        <w:r>
          <w:fldChar w:fldCharType="end"/>
        </w:r>
        <w:r w:rsidR="001E0CFE">
          <w:t xml:space="preserve"> </w:t>
        </w:r>
      </w:moveTo>
      <w:moveToRangeEnd w:id="175"/>
      <w:del w:id="177" w:author="Hughes, Anna E" w:date="2023-08-09T15:29:00Z">
        <w:r>
          <w:fldChar w:fldCharType="begin"/>
        </w:r>
        <w:r>
          <w:delInstrText xml:space="preserve"> HYPERLINK \l "_bookmark65" </w:delInstrText>
        </w:r>
        <w:r>
          <w:fldChar w:fldCharType="separate"/>
        </w:r>
        <w:r w:rsidR="001644E6">
          <w:delText>Ng et al.</w:delText>
        </w:r>
        <w:r>
          <w:fldChar w:fldCharType="end"/>
        </w:r>
        <w:r w:rsidR="001644E6">
          <w:delText xml:space="preserve"> </w:delText>
        </w:r>
        <w:r>
          <w:fldChar w:fldCharType="begin"/>
        </w:r>
        <w:r>
          <w:delInstrText xml:space="preserve"> HYPERLINK \l "_bookmark65" </w:delInstrText>
        </w:r>
        <w:r>
          <w:fldChar w:fldCharType="separate"/>
        </w:r>
        <w:r w:rsidR="001644E6">
          <w:rPr>
            <w:spacing w:val="-2"/>
          </w:rPr>
          <w:delText>(2020)</w:delText>
        </w:r>
        <w:r>
          <w:rPr>
            <w:spacing w:val="-2"/>
          </w:rPr>
          <w:fldChar w:fldCharType="end"/>
        </w:r>
      </w:del>
      <w:ins w:id="178" w:author="Hughes, Anna E" w:date="2023-08-09T15:29:00Z">
        <w:r>
          <w:fldChar w:fldCharType="begin"/>
        </w:r>
        <w:r>
          <w:instrText xml:space="preserve"> HYPERLINK \l "_bookmark66" </w:instrText>
        </w:r>
        <w:r>
          <w:fldChar w:fldCharType="separate"/>
        </w:r>
        <w:r w:rsidR="001E0CFE">
          <w:rPr>
            <w:spacing w:val="-2"/>
          </w:rPr>
          <w:t>(2020)</w:t>
        </w:r>
        <w:r>
          <w:rPr>
            <w:spacing w:val="-2"/>
          </w:rPr>
          <w:fldChar w:fldCharType="end"/>
        </w:r>
      </w:ins>
      <w:r w:rsidR="001E0CFE">
        <w:tab/>
      </w:r>
      <w:r w:rsidR="001E0CFE">
        <w:rPr>
          <w:spacing w:val="-4"/>
        </w:rPr>
        <w:t>Attention</w:t>
      </w:r>
      <w:r w:rsidR="001E0CFE">
        <w:rPr>
          <w:spacing w:val="2"/>
        </w:rPr>
        <w:t xml:space="preserve"> </w:t>
      </w:r>
      <w:r w:rsidR="001E0CFE">
        <w:rPr>
          <w:spacing w:val="-4"/>
        </w:rPr>
        <w:t>works</w:t>
      </w:r>
      <w:r w:rsidR="001E0CFE">
        <w:rPr>
          <w:spacing w:val="3"/>
        </w:rPr>
        <w:t xml:space="preserve"> </w:t>
      </w:r>
      <w:r w:rsidR="001E0CFE">
        <w:rPr>
          <w:spacing w:val="-4"/>
        </w:rPr>
        <w:t>in</w:t>
      </w:r>
      <w:r w:rsidR="001E0CFE">
        <w:rPr>
          <w:spacing w:val="3"/>
        </w:rPr>
        <w:t xml:space="preserve"> </w:t>
      </w:r>
      <w:r w:rsidR="001E0CFE">
        <w:rPr>
          <w:spacing w:val="-4"/>
        </w:rPr>
        <w:t>a</w:t>
      </w:r>
      <w:r w:rsidR="001E0CFE">
        <w:rPr>
          <w:spacing w:val="2"/>
        </w:rPr>
        <w:t xml:space="preserve"> </w:t>
      </w:r>
      <w:r w:rsidR="001E0CFE">
        <w:rPr>
          <w:spacing w:val="-4"/>
        </w:rPr>
        <w:t>two</w:t>
      </w:r>
      <w:r w:rsidR="001E0CFE">
        <w:rPr>
          <w:spacing w:val="3"/>
        </w:rPr>
        <w:t xml:space="preserve"> </w:t>
      </w:r>
      <w:r w:rsidR="001E0CFE">
        <w:rPr>
          <w:spacing w:val="-4"/>
        </w:rPr>
        <w:t>stage</w:t>
      </w:r>
      <w:r w:rsidR="001E0CFE">
        <w:rPr>
          <w:spacing w:val="3"/>
        </w:rPr>
        <w:t xml:space="preserve"> </w:t>
      </w:r>
      <w:r w:rsidR="001E0CFE">
        <w:rPr>
          <w:spacing w:val="-4"/>
        </w:rPr>
        <w:t>process,</w:t>
      </w:r>
      <w:r w:rsidR="001E0CFE">
        <w:rPr>
          <w:spacing w:val="7"/>
        </w:rPr>
        <w:t xml:space="preserve"> </w:t>
      </w:r>
      <w:r w:rsidR="001E0CFE">
        <w:rPr>
          <w:spacing w:val="-4"/>
        </w:rPr>
        <w:t>first</w:t>
      </w:r>
      <w:r w:rsidR="001E0CFE">
        <w:rPr>
          <w:spacing w:val="3"/>
        </w:rPr>
        <w:t xml:space="preserve"> </w:t>
      </w:r>
      <w:r w:rsidR="001E0CFE">
        <w:rPr>
          <w:spacing w:val="-4"/>
        </w:rPr>
        <w:t>discard-</w:t>
      </w:r>
    </w:p>
    <w:p w14:paraId="3E48943B" w14:textId="77777777" w:rsidR="00470D98" w:rsidRDefault="001E0CFE">
      <w:pPr>
        <w:pStyle w:val="BodyText"/>
        <w:spacing w:line="247" w:lineRule="auto"/>
        <w:ind w:left="3034" w:right="649"/>
        <w:jc w:val="both"/>
      </w:pPr>
      <w:r>
        <w:rPr>
          <w:w w:val="90"/>
        </w:rPr>
        <w:t>ing target-dissimilar distractors in a distributed, parallel way.</w:t>
      </w:r>
      <w:r>
        <w:t xml:space="preserve"> </w:t>
      </w:r>
      <w:r>
        <w:rPr>
          <w:w w:val="90"/>
        </w:rPr>
        <w:t xml:space="preserve">Focused spatial attention then visits target-similar </w:t>
      </w:r>
      <w:r>
        <w:t>items at random.</w:t>
      </w:r>
    </w:p>
    <w:p w14:paraId="016B7367" w14:textId="517DA3F6" w:rsidR="00470D98" w:rsidRDefault="00791F47">
      <w:pPr>
        <w:pStyle w:val="BodyText"/>
        <w:tabs>
          <w:tab w:val="left" w:pos="3034"/>
        </w:tabs>
        <w:spacing w:before="0" w:line="279" w:lineRule="exact"/>
        <w:ind w:left="736"/>
        <w:jc w:val="both"/>
      </w:pPr>
      <w:del w:id="179" w:author="Hughes, Anna E" w:date="2023-08-09T15:29:00Z">
        <w:r>
          <w:fldChar w:fldCharType="begin"/>
        </w:r>
        <w:r>
          <w:delInstrText xml:space="preserve"> HYPERLINK \l "_bookmark89" </w:delInstrText>
        </w:r>
        <w:r>
          <w:fldChar w:fldCharType="separate"/>
        </w:r>
        <w:r w:rsidR="001644E6">
          <w:delText>Xu</w:delText>
        </w:r>
        <w:r w:rsidR="001644E6">
          <w:rPr>
            <w:spacing w:val="4"/>
          </w:rPr>
          <w:delText xml:space="preserve"> </w:delText>
        </w:r>
        <w:r w:rsidR="001644E6">
          <w:delText>et</w:delText>
        </w:r>
        <w:r w:rsidR="001644E6">
          <w:rPr>
            <w:spacing w:val="5"/>
          </w:rPr>
          <w:delText xml:space="preserve"> </w:delText>
        </w:r>
        <w:r w:rsidR="001644E6">
          <w:delText>al.</w:delText>
        </w:r>
        <w:r>
          <w:fldChar w:fldCharType="end"/>
        </w:r>
      </w:del>
      <w:ins w:id="180" w:author="Hughes, Anna E" w:date="2023-08-09T15:29:00Z">
        <w:r>
          <w:fldChar w:fldCharType="begin"/>
        </w:r>
        <w:r>
          <w:instrText xml:space="preserve"> HYPERLINK \l "_bookmark90" </w:instrText>
        </w:r>
        <w:r>
          <w:fldChar w:fldCharType="separate"/>
        </w:r>
        <w:r w:rsidR="001E0CFE">
          <w:t>Xu</w:t>
        </w:r>
        <w:r w:rsidR="001E0CFE">
          <w:rPr>
            <w:spacing w:val="4"/>
          </w:rPr>
          <w:t xml:space="preserve"> </w:t>
        </w:r>
        <w:r w:rsidR="001E0CFE">
          <w:t>et</w:t>
        </w:r>
        <w:r w:rsidR="001E0CFE">
          <w:rPr>
            <w:spacing w:val="5"/>
          </w:rPr>
          <w:t xml:space="preserve"> </w:t>
        </w:r>
        <w:r w:rsidR="001E0CFE">
          <w:t>al.</w:t>
        </w:r>
        <w:r>
          <w:fldChar w:fldCharType="end"/>
        </w:r>
      </w:ins>
      <w:r w:rsidR="001E0CFE">
        <w:rPr>
          <w:spacing w:val="4"/>
        </w:rPr>
        <w:t xml:space="preserve"> </w:t>
      </w:r>
      <w:del w:id="181" w:author="Hughes, Anna E" w:date="2023-08-09T15:29:00Z">
        <w:r>
          <w:fldChar w:fldCharType="begin"/>
        </w:r>
        <w:r>
          <w:delInstrText xml:space="preserve"> HYPERLINK \l "_bookmark89" </w:delInstrText>
        </w:r>
        <w:r>
          <w:fldChar w:fldCharType="separate"/>
        </w:r>
        <w:r w:rsidR="001644E6">
          <w:rPr>
            <w:spacing w:val="-2"/>
          </w:rPr>
          <w:delText>(2021)</w:delText>
        </w:r>
        <w:r>
          <w:rPr>
            <w:spacing w:val="-2"/>
          </w:rPr>
          <w:fldChar w:fldCharType="end"/>
        </w:r>
      </w:del>
      <w:ins w:id="182" w:author="Hughes, Anna E" w:date="2023-08-09T15:29:00Z">
        <w:r>
          <w:fldChar w:fldCharType="begin"/>
        </w:r>
        <w:r>
          <w:instrText xml:space="preserve"> HYPERLINK \l "_bookmark90" </w:instrText>
        </w:r>
        <w:r>
          <w:fldChar w:fldCharType="separate"/>
        </w:r>
        <w:r w:rsidR="001E0CFE">
          <w:rPr>
            <w:spacing w:val="-2"/>
          </w:rPr>
          <w:t>(2021)</w:t>
        </w:r>
        <w:r>
          <w:rPr>
            <w:spacing w:val="-2"/>
          </w:rPr>
          <w:fldChar w:fldCharType="end"/>
        </w:r>
      </w:ins>
      <w:r w:rsidR="001E0CFE">
        <w:tab/>
      </w:r>
      <w:r w:rsidR="001E0CFE">
        <w:rPr>
          <w:w w:val="90"/>
        </w:rPr>
        <w:t>Extension</w:t>
      </w:r>
      <w:r w:rsidR="001E0CFE">
        <w:rPr>
          <w:spacing w:val="9"/>
        </w:rPr>
        <w:t xml:space="preserve"> </w:t>
      </w:r>
      <w:r w:rsidR="001E0CFE">
        <w:rPr>
          <w:w w:val="90"/>
        </w:rPr>
        <w:t>of</w:t>
      </w:r>
      <w:r w:rsidR="001E0CFE">
        <w:rPr>
          <w:spacing w:val="10"/>
        </w:rPr>
        <w:t xml:space="preserve"> </w:t>
      </w:r>
      <w:del w:id="183" w:author="Hughes, Anna E" w:date="2023-08-09T15:29:00Z">
        <w:r>
          <w:fldChar w:fldCharType="begin"/>
        </w:r>
        <w:r>
          <w:delInstrText xml:space="preserve"> HYPERLINK \l "_bookmark29" </w:delInstrText>
        </w:r>
        <w:r>
          <w:fldChar w:fldCharType="separate"/>
        </w:r>
        <w:r w:rsidR="001644E6">
          <w:rPr>
            <w:w w:val="90"/>
          </w:rPr>
          <w:delText>Buetti</w:delText>
        </w:r>
        <w:r w:rsidR="001644E6">
          <w:rPr>
            <w:spacing w:val="10"/>
          </w:rPr>
          <w:delText xml:space="preserve"> </w:delText>
        </w:r>
        <w:r w:rsidR="001644E6">
          <w:rPr>
            <w:w w:val="90"/>
          </w:rPr>
          <w:delText>et</w:delText>
        </w:r>
        <w:r w:rsidR="001644E6">
          <w:rPr>
            <w:spacing w:val="10"/>
          </w:rPr>
          <w:delText xml:space="preserve"> </w:delText>
        </w:r>
        <w:r w:rsidR="001644E6">
          <w:rPr>
            <w:w w:val="90"/>
          </w:rPr>
          <w:delText>al.</w:delText>
        </w:r>
        <w:r>
          <w:rPr>
            <w:w w:val="90"/>
          </w:rPr>
          <w:fldChar w:fldCharType="end"/>
        </w:r>
      </w:del>
      <w:ins w:id="184" w:author="Hughes, Anna E" w:date="2023-08-09T15:29:00Z">
        <w:r>
          <w:fldChar w:fldCharType="begin"/>
        </w:r>
        <w:r>
          <w:instrText xml:space="preserve"> HYPERLINK \l "_bookmark30" </w:instrText>
        </w:r>
        <w:r>
          <w:fldChar w:fldCharType="separate"/>
        </w:r>
        <w:r w:rsidR="001E0CFE">
          <w:rPr>
            <w:w w:val="90"/>
          </w:rPr>
          <w:t>Buetti</w:t>
        </w:r>
        <w:r w:rsidR="001E0CFE">
          <w:rPr>
            <w:spacing w:val="10"/>
          </w:rPr>
          <w:t xml:space="preserve"> </w:t>
        </w:r>
        <w:r w:rsidR="001E0CFE">
          <w:rPr>
            <w:w w:val="90"/>
          </w:rPr>
          <w:t>et</w:t>
        </w:r>
        <w:r w:rsidR="001E0CFE">
          <w:rPr>
            <w:spacing w:val="10"/>
          </w:rPr>
          <w:t xml:space="preserve"> </w:t>
        </w:r>
        <w:r w:rsidR="001E0CFE">
          <w:rPr>
            <w:w w:val="90"/>
          </w:rPr>
          <w:t>al.</w:t>
        </w:r>
        <w:r>
          <w:rPr>
            <w:w w:val="90"/>
          </w:rPr>
          <w:fldChar w:fldCharType="end"/>
        </w:r>
      </w:ins>
      <w:r w:rsidR="001E0CFE">
        <w:rPr>
          <w:spacing w:val="10"/>
        </w:rPr>
        <w:t xml:space="preserve"> </w:t>
      </w:r>
      <w:del w:id="185" w:author="Hughes, Anna E" w:date="2023-08-09T15:29:00Z">
        <w:r>
          <w:fldChar w:fldCharType="begin"/>
        </w:r>
        <w:r>
          <w:delInstrText xml:space="preserve"> HYPERLINK \l "_bookmark29" </w:delInstrText>
        </w:r>
        <w:r>
          <w:fldChar w:fldCharType="separate"/>
        </w:r>
        <w:r w:rsidR="001644E6">
          <w:rPr>
            <w:w w:val="90"/>
          </w:rPr>
          <w:delText>(2019)</w:delText>
        </w:r>
        <w:r>
          <w:rPr>
            <w:w w:val="90"/>
          </w:rPr>
          <w:fldChar w:fldCharType="end"/>
        </w:r>
      </w:del>
      <w:ins w:id="186" w:author="Hughes, Anna E" w:date="2023-08-09T15:29:00Z">
        <w:r>
          <w:fldChar w:fldCharType="begin"/>
        </w:r>
        <w:r>
          <w:instrText xml:space="preserve"> HYPERLINK \l "_bookmark30" </w:instrText>
        </w:r>
        <w:r>
          <w:fldChar w:fldCharType="separate"/>
        </w:r>
        <w:r w:rsidR="001E0CFE">
          <w:rPr>
            <w:w w:val="90"/>
          </w:rPr>
          <w:t>(2019)</w:t>
        </w:r>
        <w:r>
          <w:rPr>
            <w:w w:val="90"/>
          </w:rPr>
          <w:fldChar w:fldCharType="end"/>
        </w:r>
      </w:ins>
      <w:r w:rsidR="001E0CFE">
        <w:rPr>
          <w:spacing w:val="10"/>
        </w:rPr>
        <w:t xml:space="preserve"> </w:t>
      </w:r>
      <w:r w:rsidR="001E0CFE">
        <w:rPr>
          <w:w w:val="90"/>
        </w:rPr>
        <w:t>to</w:t>
      </w:r>
      <w:r w:rsidR="001E0CFE">
        <w:rPr>
          <w:spacing w:val="10"/>
        </w:rPr>
        <w:t xml:space="preserve"> </w:t>
      </w:r>
      <w:r w:rsidR="001E0CFE">
        <w:rPr>
          <w:w w:val="90"/>
        </w:rPr>
        <w:t>new</w:t>
      </w:r>
      <w:r w:rsidR="001E0CFE">
        <w:rPr>
          <w:spacing w:val="10"/>
        </w:rPr>
        <w:t xml:space="preserve"> </w:t>
      </w:r>
      <w:r w:rsidR="001E0CFE">
        <w:rPr>
          <w:w w:val="90"/>
        </w:rPr>
        <w:t>features</w:t>
      </w:r>
      <w:r w:rsidR="001E0CFE">
        <w:rPr>
          <w:spacing w:val="10"/>
        </w:rPr>
        <w:t xml:space="preserve"> </w:t>
      </w:r>
      <w:r w:rsidR="001E0CFE">
        <w:rPr>
          <w:spacing w:val="-2"/>
          <w:w w:val="90"/>
        </w:rPr>
        <w:t>(shape</w:t>
      </w:r>
    </w:p>
    <w:p w14:paraId="1236F356" w14:textId="77777777" w:rsidR="00470D98" w:rsidRDefault="001E0CFE">
      <w:pPr>
        <w:pStyle w:val="BodyText"/>
        <w:spacing w:before="8" w:line="247" w:lineRule="auto"/>
        <w:ind w:left="3034" w:right="649"/>
        <w:jc w:val="both"/>
      </w:pPr>
      <w:r>
        <w:rPr>
          <w:spacing w:val="-6"/>
        </w:rPr>
        <w:t>and texture),</w:t>
      </w:r>
      <w:r>
        <w:rPr>
          <w:spacing w:val="-2"/>
        </w:rPr>
        <w:t xml:space="preserve"> </w:t>
      </w:r>
      <w:r>
        <w:rPr>
          <w:spacing w:val="-6"/>
        </w:rPr>
        <w:t xml:space="preserve">which combine according to a Euclidean </w:t>
      </w:r>
      <w:r>
        <w:rPr>
          <w:spacing w:val="-8"/>
        </w:rPr>
        <w:t>metric</w:t>
      </w:r>
      <w:r>
        <w:rPr>
          <w:spacing w:val="-3"/>
        </w:rPr>
        <w:t xml:space="preserve"> </w:t>
      </w:r>
      <w:r>
        <w:rPr>
          <w:spacing w:val="-8"/>
        </w:rPr>
        <w:t>(orthogo</w:t>
      </w:r>
      <w:r>
        <w:rPr>
          <w:spacing w:val="-8"/>
          <w:position w:val="-4"/>
        </w:rPr>
        <w:t>6</w:t>
      </w:r>
      <w:r>
        <w:rPr>
          <w:spacing w:val="-8"/>
        </w:rPr>
        <w:t>nal</w:t>
      </w:r>
      <w:r>
        <w:rPr>
          <w:spacing w:val="-3"/>
        </w:rPr>
        <w:t xml:space="preserve"> </w:t>
      </w:r>
      <w:r>
        <w:rPr>
          <w:spacing w:val="-8"/>
        </w:rPr>
        <w:t>contrast</w:t>
      </w:r>
      <w:r>
        <w:rPr>
          <w:spacing w:val="-3"/>
        </w:rPr>
        <w:t xml:space="preserve"> </w:t>
      </w:r>
      <w:r>
        <w:rPr>
          <w:spacing w:val="-8"/>
        </w:rPr>
        <w:t>integration</w:t>
      </w:r>
      <w:r>
        <w:rPr>
          <w:spacing w:val="-3"/>
        </w:rPr>
        <w:t xml:space="preserve"> </w:t>
      </w:r>
      <w:r>
        <w:rPr>
          <w:spacing w:val="-8"/>
        </w:rPr>
        <w:t>model).</w:t>
      </w:r>
    </w:p>
    <w:p w14:paraId="6121F791" w14:textId="77777777" w:rsidR="00470D98" w:rsidRDefault="001E0CFE">
      <w:pPr>
        <w:spacing w:before="139" w:line="244" w:lineRule="auto"/>
        <w:ind w:left="617" w:right="530"/>
        <w:jc w:val="both"/>
        <w:rPr>
          <w:sz w:val="20"/>
        </w:rPr>
      </w:pPr>
      <w:r>
        <w:rPr>
          <w:sz w:val="20"/>
        </w:rPr>
        <w:t>Table 1:</w:t>
      </w:r>
      <w:r>
        <w:rPr>
          <w:spacing w:val="25"/>
          <w:sz w:val="20"/>
        </w:rPr>
        <w:t xml:space="preserve"> </w:t>
      </w:r>
      <w:bookmarkStart w:id="187" w:name="_bookmark1"/>
      <w:bookmarkEnd w:id="187"/>
      <w:r>
        <w:rPr>
          <w:sz w:val="20"/>
        </w:rPr>
        <w:t>An overview of work on the Target Contrast Signal Theory.</w:t>
      </w:r>
      <w:r>
        <w:rPr>
          <w:spacing w:val="40"/>
          <w:sz w:val="20"/>
        </w:rPr>
        <w:t xml:space="preserve"> </w:t>
      </w:r>
      <w:r>
        <w:rPr>
          <w:sz w:val="20"/>
        </w:rPr>
        <w:t>The key paper for our replication is highlighted.</w:t>
      </w:r>
    </w:p>
    <w:p w14:paraId="6F236C66" w14:textId="77777777" w:rsidR="00470D98" w:rsidRDefault="00470D98">
      <w:pPr>
        <w:spacing w:line="244" w:lineRule="auto"/>
        <w:jc w:val="both"/>
        <w:rPr>
          <w:sz w:val="20"/>
        </w:rPr>
        <w:sectPr w:rsidR="00470D98">
          <w:footerReference w:type="default" r:id="rId10"/>
          <w:pgSz w:w="12240" w:h="15840"/>
          <w:pgMar w:top="1820" w:right="1720" w:bottom="280" w:left="1600" w:header="0" w:footer="0" w:gutter="0"/>
          <w:cols w:space="720"/>
        </w:sectPr>
      </w:pPr>
    </w:p>
    <w:p w14:paraId="3D026ACF" w14:textId="77777777" w:rsidR="00470D98" w:rsidRDefault="00470D98">
      <w:pPr>
        <w:pStyle w:val="BodyText"/>
        <w:spacing w:before="0"/>
        <w:ind w:left="0"/>
        <w:rPr>
          <w:sz w:val="20"/>
        </w:rPr>
      </w:pPr>
    </w:p>
    <w:p w14:paraId="20C85474" w14:textId="77777777" w:rsidR="00470D98" w:rsidRDefault="00470D98">
      <w:pPr>
        <w:pStyle w:val="BodyText"/>
        <w:spacing w:before="0"/>
        <w:ind w:left="0"/>
        <w:rPr>
          <w:sz w:val="20"/>
        </w:rPr>
      </w:pPr>
    </w:p>
    <w:p w14:paraId="405CA408" w14:textId="77777777" w:rsidR="00470D98" w:rsidRDefault="001E0CFE">
      <w:pPr>
        <w:pStyle w:val="BodyText"/>
        <w:spacing w:before="238"/>
      </w:pPr>
      <w:r>
        <w:rPr>
          <w:rFonts w:ascii="Trebuchet MS"/>
          <w:spacing w:val="-6"/>
          <w:sz w:val="12"/>
        </w:rPr>
        <w:t>149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6"/>
        </w:rPr>
        <w:t>of</w:t>
      </w:r>
      <w:r>
        <w:rPr>
          <w:spacing w:val="2"/>
        </w:rPr>
        <w:t xml:space="preserve"> </w:t>
      </w:r>
      <w:r>
        <w:rPr>
          <w:spacing w:val="-6"/>
        </w:rPr>
        <w:t>advantages</w:t>
      </w:r>
      <w:r>
        <w:rPr>
          <w:spacing w:val="2"/>
        </w:rPr>
        <w:t xml:space="preserve"> </w:t>
      </w:r>
      <w:r>
        <w:rPr>
          <w:spacing w:val="-6"/>
        </w:rPr>
        <w:t>over</w:t>
      </w:r>
      <w:r>
        <w:rPr>
          <w:spacing w:val="3"/>
        </w:rPr>
        <w:t xml:space="preserve"> </w:t>
      </w:r>
      <w:r>
        <w:rPr>
          <w:spacing w:val="-6"/>
        </w:rPr>
        <w:t>frequentist</w:t>
      </w:r>
      <w:r>
        <w:rPr>
          <w:spacing w:val="2"/>
        </w:rPr>
        <w:t xml:space="preserve"> </w:t>
      </w:r>
      <w:r>
        <w:rPr>
          <w:spacing w:val="-6"/>
        </w:rPr>
        <w:t>approaches.</w:t>
      </w:r>
      <w:r>
        <w:rPr>
          <w:spacing w:val="38"/>
        </w:rPr>
        <w:t xml:space="preserve"> </w:t>
      </w:r>
      <w:r>
        <w:rPr>
          <w:spacing w:val="-6"/>
        </w:rPr>
        <w:t>Perhaps</w:t>
      </w:r>
      <w:r>
        <w:rPr>
          <w:spacing w:val="2"/>
        </w:rPr>
        <w:t xml:space="preserve"> </w:t>
      </w:r>
      <w:r>
        <w:rPr>
          <w:spacing w:val="-6"/>
        </w:rPr>
        <w:t>most</w:t>
      </w:r>
      <w:r>
        <w:rPr>
          <w:spacing w:val="3"/>
        </w:rPr>
        <w:t xml:space="preserve"> </w:t>
      </w:r>
      <w:r>
        <w:rPr>
          <w:spacing w:val="-6"/>
        </w:rPr>
        <w:t>importantly,</w:t>
      </w:r>
      <w:r>
        <w:rPr>
          <w:spacing w:val="5"/>
        </w:rPr>
        <w:t xml:space="preserve"> </w:t>
      </w:r>
      <w:r>
        <w:rPr>
          <w:spacing w:val="-6"/>
        </w:rPr>
        <w:t>Bayesian</w:t>
      </w:r>
    </w:p>
    <w:p w14:paraId="3D0DA218" w14:textId="77777777" w:rsidR="00470D98" w:rsidRDefault="001E0CFE">
      <w:pPr>
        <w:pStyle w:val="BodyText"/>
      </w:pPr>
      <w:r>
        <w:rPr>
          <w:rFonts w:ascii="Trebuchet MS"/>
          <w:spacing w:val="-4"/>
          <w:sz w:val="12"/>
        </w:rPr>
        <w:t>150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4"/>
        </w:rPr>
        <w:t>models</w:t>
      </w:r>
      <w:r>
        <w:t xml:space="preserve"> </w:t>
      </w:r>
      <w:r>
        <w:rPr>
          <w:spacing w:val="-4"/>
        </w:rPr>
        <w:t>are</w:t>
      </w:r>
      <w:r>
        <w:rPr>
          <w:spacing w:val="-1"/>
        </w:rPr>
        <w:t xml:space="preserve"> </w:t>
      </w:r>
      <w:r>
        <w:rPr>
          <w:spacing w:val="-4"/>
        </w:rPr>
        <w:t>highly</w:t>
      </w:r>
      <w:r>
        <w:t xml:space="preserve"> </w:t>
      </w:r>
      <w:r>
        <w:rPr>
          <w:spacing w:val="-4"/>
        </w:rPr>
        <w:t>flexible.</w:t>
      </w:r>
      <w:r>
        <w:rPr>
          <w:spacing w:val="27"/>
        </w:rPr>
        <w:t xml:space="preserve"> </w:t>
      </w:r>
      <w:r>
        <w:rPr>
          <w:spacing w:val="-4"/>
        </w:rPr>
        <w:t>We</w:t>
      </w:r>
      <w:r>
        <w:t xml:space="preserve"> </w:t>
      </w:r>
      <w:r>
        <w:rPr>
          <w:spacing w:val="-4"/>
        </w:rPr>
        <w:t>demonstrate</w:t>
      </w:r>
      <w:r>
        <w:t xml:space="preserve"> </w:t>
      </w:r>
      <w:r>
        <w:rPr>
          <w:spacing w:val="-4"/>
        </w:rPr>
        <w:t>how</w:t>
      </w:r>
      <w:r>
        <w:rPr>
          <w:spacing w:val="-1"/>
        </w:rPr>
        <w:t xml:space="preserve"> </w:t>
      </w:r>
      <w:r>
        <w:rPr>
          <w:spacing w:val="-4"/>
        </w:rPr>
        <w:t>we</w:t>
      </w:r>
      <w:r>
        <w:t xml:space="preserve"> </w:t>
      </w:r>
      <w:r>
        <w:rPr>
          <w:spacing w:val="-4"/>
        </w:rPr>
        <w:t>are</w:t>
      </w:r>
      <w:r>
        <w:t xml:space="preserve"> </w:t>
      </w:r>
      <w:r>
        <w:rPr>
          <w:spacing w:val="-4"/>
        </w:rPr>
        <w:t>able</w:t>
      </w:r>
      <w:r>
        <w:rPr>
          <w:spacing w:val="-1"/>
        </w:rPr>
        <w:t xml:space="preserve"> </w:t>
      </w:r>
      <w:r>
        <w:rPr>
          <w:spacing w:val="-4"/>
        </w:rPr>
        <w:t>to</w:t>
      </w:r>
      <w:r>
        <w:t xml:space="preserve"> </w:t>
      </w:r>
      <w:r>
        <w:rPr>
          <w:spacing w:val="-4"/>
        </w:rPr>
        <w:t>specify</w:t>
      </w:r>
      <w:r>
        <w:t xml:space="preserve"> </w:t>
      </w:r>
      <w:r>
        <w:rPr>
          <w:spacing w:val="-4"/>
        </w:rPr>
        <w:t>a</w:t>
      </w:r>
      <w:r>
        <w:rPr>
          <w:spacing w:val="-1"/>
        </w:rPr>
        <w:t xml:space="preserve"> </w:t>
      </w:r>
      <w:r>
        <w:rPr>
          <w:spacing w:val="-4"/>
        </w:rPr>
        <w:t>model</w:t>
      </w:r>
    </w:p>
    <w:p w14:paraId="4F104EBB" w14:textId="77777777" w:rsidR="00470D98" w:rsidRDefault="001E0CFE">
      <w:pPr>
        <w:pStyle w:val="BodyText"/>
        <w:spacing w:before="8"/>
      </w:pPr>
      <w:r>
        <w:rPr>
          <w:rFonts w:ascii="Trebuchet MS"/>
          <w:spacing w:val="-6"/>
          <w:sz w:val="12"/>
        </w:rPr>
        <w:t>151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6"/>
        </w:rPr>
        <w:t>that</w:t>
      </w:r>
      <w:r>
        <w:rPr>
          <w:spacing w:val="-4"/>
        </w:rPr>
        <w:t xml:space="preserve"> </w:t>
      </w:r>
      <w:r>
        <w:rPr>
          <w:spacing w:val="-6"/>
        </w:rPr>
        <w:t>is</w:t>
      </w:r>
      <w:r>
        <w:rPr>
          <w:spacing w:val="-4"/>
        </w:rPr>
        <w:t xml:space="preserve"> </w:t>
      </w:r>
      <w:r>
        <w:rPr>
          <w:spacing w:val="-6"/>
        </w:rPr>
        <w:t>able</w:t>
      </w:r>
      <w:r>
        <w:rPr>
          <w:spacing w:val="-3"/>
        </w:rPr>
        <w:t xml:space="preserve"> </w:t>
      </w:r>
      <w:r>
        <w:rPr>
          <w:spacing w:val="-6"/>
        </w:rPr>
        <w:t>to</w:t>
      </w:r>
      <w:r>
        <w:rPr>
          <w:spacing w:val="-4"/>
        </w:rPr>
        <w:t xml:space="preserve"> </w:t>
      </w:r>
      <w:r>
        <w:rPr>
          <w:spacing w:val="-6"/>
        </w:rPr>
        <w:t>more</w:t>
      </w:r>
      <w:r>
        <w:rPr>
          <w:spacing w:val="-4"/>
        </w:rPr>
        <w:t xml:space="preserve"> </w:t>
      </w:r>
      <w:r>
        <w:rPr>
          <w:spacing w:val="-6"/>
        </w:rPr>
        <w:t>accurately</w:t>
      </w:r>
      <w:r>
        <w:rPr>
          <w:spacing w:val="-4"/>
        </w:rPr>
        <w:t xml:space="preserve"> </w:t>
      </w:r>
      <w:r>
        <w:rPr>
          <w:spacing w:val="-6"/>
        </w:rPr>
        <w:t>represent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distribution</w:t>
      </w:r>
      <w:r>
        <w:rPr>
          <w:spacing w:val="-4"/>
        </w:rPr>
        <w:t xml:space="preserve"> </w:t>
      </w:r>
      <w:r>
        <w:rPr>
          <w:spacing w:val="-6"/>
        </w:rPr>
        <w:t>of</w:t>
      </w:r>
      <w:r>
        <w:rPr>
          <w:spacing w:val="-3"/>
        </w:rPr>
        <w:t xml:space="preserve"> </w:t>
      </w:r>
      <w:r>
        <w:rPr>
          <w:spacing w:val="-6"/>
        </w:rPr>
        <w:t>responses</w:t>
      </w:r>
      <w:r>
        <w:rPr>
          <w:spacing w:val="-4"/>
        </w:rPr>
        <w:t xml:space="preserve"> </w:t>
      </w:r>
      <w:r>
        <w:rPr>
          <w:spacing w:val="-6"/>
        </w:rPr>
        <w:t>(for</w:t>
      </w:r>
      <w:r>
        <w:rPr>
          <w:spacing w:val="-4"/>
        </w:rPr>
        <w:t xml:space="preserve"> </w:t>
      </w:r>
      <w:r>
        <w:rPr>
          <w:spacing w:val="-6"/>
        </w:rPr>
        <w:t>exam-</w:t>
      </w:r>
    </w:p>
    <w:p w14:paraId="3FA937DF" w14:textId="77777777" w:rsidR="00470D98" w:rsidRDefault="001E0CFE">
      <w:pPr>
        <w:pStyle w:val="BodyText"/>
      </w:pPr>
      <w:r>
        <w:rPr>
          <w:rFonts w:ascii="Trebuchet MS"/>
          <w:spacing w:val="-6"/>
          <w:sz w:val="12"/>
        </w:rPr>
        <w:t>152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6"/>
        </w:rPr>
        <w:t>ple,</w:t>
      </w:r>
      <w:r>
        <w:rPr>
          <w:spacing w:val="-5"/>
        </w:rPr>
        <w:t xml:space="preserve"> </w:t>
      </w:r>
      <w:r>
        <w:rPr>
          <w:spacing w:val="-6"/>
        </w:rPr>
        <w:t>by</w:t>
      </w:r>
      <w:r>
        <w:rPr>
          <w:spacing w:val="-7"/>
        </w:rPr>
        <w:t xml:space="preserve"> </w:t>
      </w:r>
      <w:r>
        <w:rPr>
          <w:spacing w:val="-6"/>
        </w:rPr>
        <w:t>specifying a response distribution that</w:t>
      </w:r>
      <w:r>
        <w:rPr>
          <w:spacing w:val="-7"/>
        </w:rPr>
        <w:t xml:space="preserve"> </w:t>
      </w:r>
      <w:r>
        <w:rPr>
          <w:spacing w:val="-6"/>
        </w:rPr>
        <w:t>avoids predicting negative reaction</w:t>
      </w:r>
    </w:p>
    <w:p w14:paraId="59D13AFB" w14:textId="77777777" w:rsidR="00470D98" w:rsidRDefault="001E0CFE">
      <w:pPr>
        <w:pStyle w:val="BodyText"/>
        <w:spacing w:before="8"/>
      </w:pPr>
      <w:r>
        <w:rPr>
          <w:rFonts w:ascii="Trebuchet MS"/>
          <w:spacing w:val="-2"/>
          <w:sz w:val="12"/>
        </w:rPr>
        <w:t>153</w:t>
      </w:r>
      <w:r>
        <w:rPr>
          <w:rFonts w:ascii="Trebuchet MS"/>
          <w:spacing w:val="76"/>
          <w:w w:val="150"/>
          <w:sz w:val="12"/>
        </w:rPr>
        <w:t xml:space="preserve"> </w:t>
      </w:r>
      <w:r>
        <w:rPr>
          <w:spacing w:val="-2"/>
        </w:rPr>
        <w:t>times)</w:t>
      </w:r>
      <w:r>
        <w:rPr>
          <w:spacing w:val="3"/>
        </w:rPr>
        <w:t xml:space="preserve"> </w:t>
      </w:r>
      <w:r>
        <w:rPr>
          <w:spacing w:val="-2"/>
        </w:rPr>
        <w:t>with</w:t>
      </w:r>
      <w:r>
        <w:rPr>
          <w:spacing w:val="4"/>
        </w:rPr>
        <w:t xml:space="preserve"> </w:t>
      </w:r>
      <w:r>
        <w:rPr>
          <w:spacing w:val="-2"/>
        </w:rPr>
        <w:t>a</w:t>
      </w:r>
      <w:r>
        <w:rPr>
          <w:spacing w:val="3"/>
        </w:rPr>
        <w:t xml:space="preserve"> </w:t>
      </w:r>
      <w:r>
        <w:rPr>
          <w:spacing w:val="-2"/>
        </w:rPr>
        <w:t>relatively</w:t>
      </w:r>
      <w:r>
        <w:rPr>
          <w:spacing w:val="3"/>
        </w:rPr>
        <w:t xml:space="preserve"> </w:t>
      </w:r>
      <w:r>
        <w:rPr>
          <w:spacing w:val="-2"/>
        </w:rPr>
        <w:t>complex</w:t>
      </w:r>
      <w:r>
        <w:rPr>
          <w:spacing w:val="3"/>
        </w:rPr>
        <w:t xml:space="preserve"> </w:t>
      </w:r>
      <w:r>
        <w:rPr>
          <w:spacing w:val="-2"/>
        </w:rPr>
        <w:t>model</w:t>
      </w:r>
      <w:r>
        <w:rPr>
          <w:spacing w:val="4"/>
        </w:rPr>
        <w:t xml:space="preserve"> </w:t>
      </w:r>
      <w:r>
        <w:rPr>
          <w:spacing w:val="-2"/>
        </w:rPr>
        <w:t>structure,</w:t>
      </w:r>
      <w:r>
        <w:rPr>
          <w:spacing w:val="8"/>
        </w:rPr>
        <w:t xml:space="preserve"> </w:t>
      </w:r>
      <w:r>
        <w:rPr>
          <w:spacing w:val="-2"/>
        </w:rPr>
        <w:t>that</w:t>
      </w:r>
      <w:r>
        <w:rPr>
          <w:spacing w:val="3"/>
        </w:rPr>
        <w:t xml:space="preserve"> </w:t>
      </w:r>
      <w:r>
        <w:rPr>
          <w:spacing w:val="-2"/>
        </w:rPr>
        <w:t>can</w:t>
      </w:r>
      <w:r>
        <w:rPr>
          <w:spacing w:val="4"/>
        </w:rPr>
        <w:t xml:space="preserve"> </w:t>
      </w:r>
      <w:r>
        <w:rPr>
          <w:spacing w:val="-2"/>
        </w:rPr>
        <w:t>be</w:t>
      </w:r>
      <w:r>
        <w:rPr>
          <w:spacing w:val="3"/>
        </w:rPr>
        <w:t xml:space="preserve"> </w:t>
      </w:r>
      <w:r>
        <w:rPr>
          <w:spacing w:val="-2"/>
        </w:rPr>
        <w:t>fit</w:t>
      </w:r>
      <w:r>
        <w:rPr>
          <w:spacing w:val="3"/>
        </w:rPr>
        <w:t xml:space="preserve"> </w:t>
      </w:r>
      <w:r>
        <w:rPr>
          <w:spacing w:val="-2"/>
        </w:rPr>
        <w:t>to</w:t>
      </w:r>
      <w:r>
        <w:rPr>
          <w:spacing w:val="4"/>
        </w:rPr>
        <w:t xml:space="preserve"> </w:t>
      </w:r>
      <w:r>
        <w:rPr>
          <w:spacing w:val="-2"/>
        </w:rPr>
        <w:t>a</w:t>
      </w:r>
      <w:r>
        <w:rPr>
          <w:spacing w:val="3"/>
        </w:rPr>
        <w:t xml:space="preserve"> </w:t>
      </w:r>
      <w:r>
        <w:rPr>
          <w:spacing w:val="-2"/>
        </w:rPr>
        <w:t>relatively</w:t>
      </w:r>
    </w:p>
    <w:p w14:paraId="4AD08846" w14:textId="77777777" w:rsidR="00470D98" w:rsidRDefault="001E0CFE">
      <w:pPr>
        <w:pStyle w:val="BodyText"/>
        <w:spacing w:before="8"/>
      </w:pPr>
      <w:r>
        <w:rPr>
          <w:rFonts w:ascii="Trebuchet MS"/>
          <w:spacing w:val="-2"/>
          <w:sz w:val="12"/>
        </w:rPr>
        <w:t>154</w:t>
      </w:r>
      <w:r>
        <w:rPr>
          <w:rFonts w:ascii="Trebuchet MS"/>
          <w:spacing w:val="75"/>
          <w:w w:val="150"/>
          <w:sz w:val="12"/>
        </w:rPr>
        <w:t xml:space="preserve"> </w:t>
      </w:r>
      <w:r>
        <w:rPr>
          <w:spacing w:val="-2"/>
        </w:rPr>
        <w:t>small</w:t>
      </w:r>
      <w:r>
        <w:rPr>
          <w:spacing w:val="2"/>
        </w:rPr>
        <w:t xml:space="preserve"> </w:t>
      </w:r>
      <w:r>
        <w:rPr>
          <w:spacing w:val="-2"/>
        </w:rPr>
        <w:t>amount</w:t>
      </w:r>
      <w:r>
        <w:rPr>
          <w:spacing w:val="3"/>
        </w:rPr>
        <w:t xml:space="preserve"> </w:t>
      </w:r>
      <w:r>
        <w:rPr>
          <w:spacing w:val="-2"/>
        </w:rPr>
        <w:t>of</w:t>
      </w:r>
      <w:r>
        <w:rPr>
          <w:spacing w:val="2"/>
        </w:rPr>
        <w:t xml:space="preserve"> </w:t>
      </w:r>
      <w:r>
        <w:rPr>
          <w:spacing w:val="-2"/>
        </w:rPr>
        <w:t>pilot</w:t>
      </w:r>
      <w:r>
        <w:rPr>
          <w:spacing w:val="3"/>
        </w:rPr>
        <w:t xml:space="preserve"> </w:t>
      </w:r>
      <w:r>
        <w:rPr>
          <w:spacing w:val="-2"/>
        </w:rPr>
        <w:t>data:</w:t>
      </w:r>
      <w:r>
        <w:rPr>
          <w:spacing w:val="29"/>
        </w:rPr>
        <w:t xml:space="preserve"> </w:t>
      </w:r>
      <w:r>
        <w:rPr>
          <w:spacing w:val="-2"/>
        </w:rPr>
        <w:t>something</w:t>
      </w:r>
      <w:r>
        <w:rPr>
          <w:spacing w:val="2"/>
        </w:rPr>
        <w:t xml:space="preserve"> </w:t>
      </w:r>
      <w:r>
        <w:rPr>
          <w:spacing w:val="-2"/>
        </w:rPr>
        <w:t>that</w:t>
      </w:r>
      <w:r>
        <w:rPr>
          <w:spacing w:val="3"/>
        </w:rPr>
        <w:t xml:space="preserve"> </w:t>
      </w:r>
      <w:r>
        <w:rPr>
          <w:spacing w:val="-2"/>
        </w:rPr>
        <w:t>would</w:t>
      </w:r>
      <w:r>
        <w:rPr>
          <w:spacing w:val="2"/>
        </w:rPr>
        <w:t xml:space="preserve"> </w:t>
      </w:r>
      <w:r>
        <w:rPr>
          <w:spacing w:val="-2"/>
        </w:rPr>
        <w:t>be</w:t>
      </w:r>
      <w:r>
        <w:rPr>
          <w:spacing w:val="3"/>
        </w:rPr>
        <w:t xml:space="preserve"> </w:t>
      </w:r>
      <w:r>
        <w:rPr>
          <w:spacing w:val="-2"/>
        </w:rPr>
        <w:t>challenging</w:t>
      </w:r>
      <w:r>
        <w:rPr>
          <w:spacing w:val="3"/>
        </w:rPr>
        <w:t xml:space="preserve"> </w:t>
      </w:r>
      <w:r>
        <w:rPr>
          <w:spacing w:val="-2"/>
        </w:rPr>
        <w:t>within</w:t>
      </w:r>
      <w:r>
        <w:rPr>
          <w:spacing w:val="2"/>
        </w:rPr>
        <w:t xml:space="preserve"> </w:t>
      </w:r>
      <w:r>
        <w:rPr>
          <w:spacing w:val="-2"/>
        </w:rPr>
        <w:t>a</w:t>
      </w:r>
      <w:r>
        <w:rPr>
          <w:spacing w:val="3"/>
        </w:rPr>
        <w:t xml:space="preserve"> </w:t>
      </w:r>
      <w:r>
        <w:rPr>
          <w:spacing w:val="-4"/>
        </w:rPr>
        <w:t>fre-</w:t>
      </w:r>
    </w:p>
    <w:p w14:paraId="3D08BE25" w14:textId="77777777" w:rsidR="00470D98" w:rsidRDefault="001E0CFE">
      <w:pPr>
        <w:pStyle w:val="BodyText"/>
      </w:pPr>
      <w:r>
        <w:rPr>
          <w:rFonts w:ascii="Trebuchet MS"/>
          <w:spacing w:val="-4"/>
          <w:sz w:val="12"/>
        </w:rPr>
        <w:t>155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4"/>
        </w:rPr>
        <w:t>quentist</w:t>
      </w:r>
      <w:r>
        <w:rPr>
          <w:spacing w:val="10"/>
        </w:rPr>
        <w:t xml:space="preserve"> </w:t>
      </w:r>
      <w:r>
        <w:rPr>
          <w:spacing w:val="-4"/>
        </w:rPr>
        <w:t>framework.</w:t>
      </w:r>
      <w:r>
        <w:rPr>
          <w:spacing w:val="60"/>
        </w:rPr>
        <w:t xml:space="preserve"> </w:t>
      </w:r>
      <w:r>
        <w:rPr>
          <w:spacing w:val="-4"/>
        </w:rPr>
        <w:t>We</w:t>
      </w:r>
      <w:r>
        <w:rPr>
          <w:spacing w:val="10"/>
        </w:rPr>
        <w:t xml:space="preserve"> </w:t>
      </w:r>
      <w:r>
        <w:rPr>
          <w:spacing w:val="-4"/>
        </w:rPr>
        <w:t>also</w:t>
      </w:r>
      <w:r>
        <w:rPr>
          <w:spacing w:val="10"/>
        </w:rPr>
        <w:t xml:space="preserve"> </w:t>
      </w:r>
      <w:r>
        <w:rPr>
          <w:spacing w:val="-4"/>
        </w:rPr>
        <w:t>believe</w:t>
      </w:r>
      <w:r>
        <w:rPr>
          <w:spacing w:val="10"/>
        </w:rPr>
        <w:t xml:space="preserve"> </w:t>
      </w:r>
      <w:r>
        <w:rPr>
          <w:spacing w:val="-4"/>
        </w:rPr>
        <w:t>that</w:t>
      </w:r>
      <w:r>
        <w:rPr>
          <w:spacing w:val="9"/>
        </w:rPr>
        <w:t xml:space="preserve"> </w:t>
      </w:r>
      <w:r>
        <w:rPr>
          <w:spacing w:val="-4"/>
        </w:rPr>
        <w:t>Bayesian</w:t>
      </w:r>
      <w:r>
        <w:rPr>
          <w:spacing w:val="10"/>
        </w:rPr>
        <w:t xml:space="preserve"> </w:t>
      </w:r>
      <w:r>
        <w:rPr>
          <w:spacing w:val="-4"/>
        </w:rPr>
        <w:t>models</w:t>
      </w:r>
      <w:r>
        <w:rPr>
          <w:spacing w:val="10"/>
        </w:rPr>
        <w:t xml:space="preserve"> </w:t>
      </w:r>
      <w:r>
        <w:rPr>
          <w:spacing w:val="-4"/>
        </w:rPr>
        <w:t>offer</w:t>
      </w:r>
      <w:r>
        <w:rPr>
          <w:spacing w:val="10"/>
        </w:rPr>
        <w:t xml:space="preserve"> </w:t>
      </w:r>
      <w:r>
        <w:rPr>
          <w:spacing w:val="-4"/>
        </w:rPr>
        <w:t>very</w:t>
      </w:r>
      <w:r>
        <w:rPr>
          <w:spacing w:val="10"/>
        </w:rPr>
        <w:t xml:space="preserve"> </w:t>
      </w:r>
      <w:r>
        <w:rPr>
          <w:spacing w:val="-4"/>
        </w:rPr>
        <w:t>intuitive</w:t>
      </w:r>
    </w:p>
    <w:p w14:paraId="13736DAE" w14:textId="77777777" w:rsidR="00470D98" w:rsidRDefault="001E0CFE">
      <w:pPr>
        <w:pStyle w:val="BodyText"/>
        <w:spacing w:before="8"/>
      </w:pPr>
      <w:r>
        <w:rPr>
          <w:rFonts w:ascii="Trebuchet MS"/>
          <w:w w:val="90"/>
          <w:sz w:val="12"/>
        </w:rPr>
        <w:t>156</w:t>
      </w:r>
      <w:r>
        <w:rPr>
          <w:rFonts w:ascii="Trebuchet MS"/>
          <w:spacing w:val="63"/>
          <w:sz w:val="12"/>
        </w:rPr>
        <w:t xml:space="preserve">  </w:t>
      </w:r>
      <w:r>
        <w:rPr>
          <w:w w:val="90"/>
        </w:rPr>
        <w:t>methods</w:t>
      </w:r>
      <w:r>
        <w:rPr>
          <w:spacing w:val="24"/>
        </w:rPr>
        <w:t xml:space="preserve"> </w:t>
      </w:r>
      <w:r>
        <w:rPr>
          <w:w w:val="90"/>
        </w:rPr>
        <w:t>for</w:t>
      </w:r>
      <w:r>
        <w:rPr>
          <w:spacing w:val="23"/>
        </w:rPr>
        <w:t xml:space="preserve"> </w:t>
      </w:r>
      <w:r>
        <w:rPr>
          <w:w w:val="90"/>
        </w:rPr>
        <w:t>model</w:t>
      </w:r>
      <w:r>
        <w:rPr>
          <w:spacing w:val="23"/>
        </w:rPr>
        <w:t xml:space="preserve"> </w:t>
      </w:r>
      <w:r>
        <w:rPr>
          <w:w w:val="90"/>
        </w:rPr>
        <w:t>testing</w:t>
      </w:r>
      <w:r>
        <w:rPr>
          <w:spacing w:val="22"/>
        </w:rPr>
        <w:t xml:space="preserve"> </w:t>
      </w:r>
      <w:r>
        <w:rPr>
          <w:w w:val="90"/>
        </w:rPr>
        <w:t>and</w:t>
      </w:r>
      <w:r>
        <w:rPr>
          <w:spacing w:val="23"/>
        </w:rPr>
        <w:t xml:space="preserve"> </w:t>
      </w:r>
      <w:r>
        <w:rPr>
          <w:w w:val="90"/>
        </w:rPr>
        <w:t>comparison</w:t>
      </w:r>
      <w:r>
        <w:rPr>
          <w:spacing w:val="23"/>
        </w:rPr>
        <w:t xml:space="preserve"> </w:t>
      </w:r>
      <w:r>
        <w:rPr>
          <w:w w:val="90"/>
        </w:rPr>
        <w:t>and</w:t>
      </w:r>
      <w:r>
        <w:rPr>
          <w:spacing w:val="23"/>
        </w:rPr>
        <w:t xml:space="preserve"> </w:t>
      </w:r>
      <w:r>
        <w:rPr>
          <w:w w:val="90"/>
        </w:rPr>
        <w:t>straightforward</w:t>
      </w:r>
      <w:r>
        <w:rPr>
          <w:spacing w:val="23"/>
        </w:rPr>
        <w:t xml:space="preserve"> </w:t>
      </w:r>
      <w:r>
        <w:rPr>
          <w:w w:val="90"/>
        </w:rPr>
        <w:t>interpretation</w:t>
      </w:r>
      <w:r>
        <w:rPr>
          <w:spacing w:val="22"/>
        </w:rPr>
        <w:t xml:space="preserve"> </w:t>
      </w:r>
      <w:r>
        <w:rPr>
          <w:spacing w:val="-5"/>
          <w:w w:val="90"/>
        </w:rPr>
        <w:t>of</w:t>
      </w:r>
    </w:p>
    <w:p w14:paraId="4E4376B0" w14:textId="77777777" w:rsidR="00470D98" w:rsidRDefault="001E0CFE">
      <w:pPr>
        <w:pStyle w:val="BodyText"/>
      </w:pPr>
      <w:r>
        <w:rPr>
          <w:rFonts w:ascii="Trebuchet MS"/>
          <w:w w:val="90"/>
          <w:sz w:val="12"/>
        </w:rPr>
        <w:t>157</w:t>
      </w:r>
      <w:r>
        <w:rPr>
          <w:rFonts w:ascii="Trebuchet MS"/>
          <w:spacing w:val="65"/>
          <w:sz w:val="12"/>
        </w:rPr>
        <w:t xml:space="preserve">  </w:t>
      </w:r>
      <w:r>
        <w:rPr>
          <w:w w:val="90"/>
        </w:rPr>
        <w:t>results,</w:t>
      </w:r>
      <w:r>
        <w:rPr>
          <w:spacing w:val="9"/>
        </w:rPr>
        <w:t xml:space="preserve"> </w:t>
      </w:r>
      <w:r>
        <w:rPr>
          <w:w w:val="90"/>
        </w:rPr>
        <w:t>and</w:t>
      </w:r>
      <w:r>
        <w:rPr>
          <w:spacing w:val="7"/>
        </w:rPr>
        <w:t xml:space="preserve"> </w:t>
      </w:r>
      <w:r>
        <w:rPr>
          <w:w w:val="90"/>
        </w:rPr>
        <w:t>we</w:t>
      </w:r>
      <w:r>
        <w:rPr>
          <w:spacing w:val="8"/>
        </w:rPr>
        <w:t xml:space="preserve"> </w:t>
      </w:r>
      <w:r>
        <w:rPr>
          <w:w w:val="90"/>
        </w:rPr>
        <w:t>hope</w:t>
      </w:r>
      <w:r>
        <w:rPr>
          <w:spacing w:val="8"/>
        </w:rPr>
        <w:t xml:space="preserve"> </w:t>
      </w:r>
      <w:r>
        <w:rPr>
          <w:w w:val="90"/>
        </w:rPr>
        <w:t>that</w:t>
      </w:r>
      <w:r>
        <w:rPr>
          <w:spacing w:val="7"/>
        </w:rPr>
        <w:t xml:space="preserve"> </w:t>
      </w:r>
      <w:r>
        <w:rPr>
          <w:w w:val="90"/>
        </w:rPr>
        <w:t>this</w:t>
      </w:r>
      <w:r>
        <w:rPr>
          <w:spacing w:val="8"/>
        </w:rPr>
        <w:t xml:space="preserve"> </w:t>
      </w:r>
      <w:r>
        <w:rPr>
          <w:w w:val="90"/>
        </w:rPr>
        <w:t>manuscript</w:t>
      </w:r>
      <w:r>
        <w:rPr>
          <w:spacing w:val="8"/>
        </w:rPr>
        <w:t xml:space="preserve"> </w:t>
      </w:r>
      <w:r>
        <w:rPr>
          <w:w w:val="90"/>
        </w:rPr>
        <w:t>can</w:t>
      </w:r>
      <w:r>
        <w:rPr>
          <w:spacing w:val="7"/>
        </w:rPr>
        <w:t xml:space="preserve"> </w:t>
      </w:r>
      <w:r>
        <w:rPr>
          <w:w w:val="90"/>
        </w:rPr>
        <w:t>act</w:t>
      </w:r>
      <w:r>
        <w:rPr>
          <w:spacing w:val="8"/>
        </w:rPr>
        <w:t xml:space="preserve"> </w:t>
      </w:r>
      <w:r>
        <w:rPr>
          <w:w w:val="90"/>
        </w:rPr>
        <w:t>as</w:t>
      </w:r>
      <w:r>
        <w:rPr>
          <w:spacing w:val="8"/>
        </w:rPr>
        <w:t xml:space="preserve"> </w:t>
      </w:r>
      <w:r>
        <w:rPr>
          <w:w w:val="90"/>
        </w:rPr>
        <w:t>a</w:t>
      </w:r>
      <w:r>
        <w:rPr>
          <w:spacing w:val="7"/>
        </w:rPr>
        <w:t xml:space="preserve"> </w:t>
      </w:r>
      <w:r>
        <w:rPr>
          <w:w w:val="90"/>
        </w:rPr>
        <w:t>demonstration</w:t>
      </w:r>
      <w:r>
        <w:rPr>
          <w:spacing w:val="8"/>
        </w:rPr>
        <w:t xml:space="preserve"> </w:t>
      </w:r>
      <w:r>
        <w:rPr>
          <w:w w:val="90"/>
        </w:rPr>
        <w:t>of</w:t>
      </w:r>
      <w:r>
        <w:rPr>
          <w:spacing w:val="8"/>
        </w:rPr>
        <w:t xml:space="preserve"> </w:t>
      </w:r>
      <w:r>
        <w:rPr>
          <w:w w:val="90"/>
        </w:rPr>
        <w:t>these</w:t>
      </w:r>
      <w:r>
        <w:rPr>
          <w:spacing w:val="7"/>
        </w:rPr>
        <w:t xml:space="preserve"> </w:t>
      </w:r>
      <w:r>
        <w:rPr>
          <w:spacing w:val="-4"/>
          <w:w w:val="90"/>
        </w:rPr>
        <w:t>ben-</w:t>
      </w:r>
    </w:p>
    <w:p w14:paraId="0D2D2CE9" w14:textId="77777777" w:rsidR="00470D98" w:rsidRDefault="001E0CFE">
      <w:pPr>
        <w:pStyle w:val="BodyText"/>
        <w:spacing w:before="8"/>
      </w:pPr>
      <w:r>
        <w:rPr>
          <w:rFonts w:ascii="Trebuchet MS"/>
          <w:spacing w:val="-4"/>
          <w:sz w:val="12"/>
        </w:rPr>
        <w:t>158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4"/>
        </w:rPr>
        <w:t>efits,</w:t>
      </w:r>
      <w:r>
        <w:rPr>
          <w:spacing w:val="21"/>
        </w:rPr>
        <w:t xml:space="preserve"> </w:t>
      </w:r>
      <w:r>
        <w:rPr>
          <w:spacing w:val="-4"/>
        </w:rPr>
        <w:t>showing</w:t>
      </w:r>
      <w:r>
        <w:rPr>
          <w:spacing w:val="15"/>
        </w:rPr>
        <w:t xml:space="preserve"> </w:t>
      </w:r>
      <w:r>
        <w:rPr>
          <w:spacing w:val="-4"/>
        </w:rPr>
        <w:t>how</w:t>
      </w:r>
      <w:r>
        <w:rPr>
          <w:spacing w:val="14"/>
        </w:rPr>
        <w:t xml:space="preserve"> </w:t>
      </w:r>
      <w:r>
        <w:rPr>
          <w:spacing w:val="-4"/>
        </w:rPr>
        <w:t>they</w:t>
      </w:r>
      <w:r>
        <w:rPr>
          <w:spacing w:val="15"/>
        </w:rPr>
        <w:t xml:space="preserve"> </w:t>
      </w:r>
      <w:r>
        <w:rPr>
          <w:spacing w:val="-4"/>
        </w:rPr>
        <w:t>can</w:t>
      </w:r>
      <w:r>
        <w:rPr>
          <w:spacing w:val="14"/>
        </w:rPr>
        <w:t xml:space="preserve"> </w:t>
      </w:r>
      <w:r>
        <w:rPr>
          <w:spacing w:val="-4"/>
        </w:rPr>
        <w:t>be</w:t>
      </w:r>
      <w:r>
        <w:rPr>
          <w:spacing w:val="15"/>
        </w:rPr>
        <w:t xml:space="preserve"> </w:t>
      </w:r>
      <w:r>
        <w:rPr>
          <w:spacing w:val="-4"/>
        </w:rPr>
        <w:t>applied</w:t>
      </w:r>
      <w:r>
        <w:rPr>
          <w:spacing w:val="14"/>
        </w:rPr>
        <w:t xml:space="preserve"> </w:t>
      </w:r>
      <w:r>
        <w:rPr>
          <w:spacing w:val="-4"/>
        </w:rPr>
        <w:t>to</w:t>
      </w:r>
      <w:r>
        <w:rPr>
          <w:spacing w:val="14"/>
        </w:rPr>
        <w:t xml:space="preserve"> </w:t>
      </w:r>
      <w:r>
        <w:rPr>
          <w:spacing w:val="-4"/>
        </w:rPr>
        <w:t>real</w:t>
      </w:r>
      <w:r>
        <w:rPr>
          <w:spacing w:val="15"/>
        </w:rPr>
        <w:t xml:space="preserve"> </w:t>
      </w:r>
      <w:r>
        <w:rPr>
          <w:spacing w:val="-4"/>
        </w:rPr>
        <w:t>scientific</w:t>
      </w:r>
      <w:r>
        <w:rPr>
          <w:spacing w:val="14"/>
        </w:rPr>
        <w:t xml:space="preserve"> </w:t>
      </w:r>
      <w:r>
        <w:rPr>
          <w:spacing w:val="-4"/>
        </w:rPr>
        <w:t>questions</w:t>
      </w:r>
      <w:r>
        <w:rPr>
          <w:spacing w:val="15"/>
        </w:rPr>
        <w:t xml:space="preserve"> </w:t>
      </w:r>
      <w:r>
        <w:rPr>
          <w:spacing w:val="-4"/>
        </w:rPr>
        <w:t>beyond</w:t>
      </w:r>
      <w:r>
        <w:rPr>
          <w:spacing w:val="14"/>
        </w:rPr>
        <w:t xml:space="preserve"> </w:t>
      </w:r>
      <w:r>
        <w:rPr>
          <w:spacing w:val="-5"/>
        </w:rPr>
        <w:t>the</w:t>
      </w:r>
    </w:p>
    <w:p w14:paraId="19209A7F" w14:textId="77777777" w:rsidR="00470D98" w:rsidRDefault="001E0CFE">
      <w:pPr>
        <w:pStyle w:val="BodyText"/>
      </w:pPr>
      <w:r>
        <w:rPr>
          <w:rFonts w:ascii="Trebuchet MS"/>
          <w:spacing w:val="-6"/>
          <w:sz w:val="12"/>
        </w:rPr>
        <w:t>159</w:t>
      </w:r>
      <w:r>
        <w:rPr>
          <w:rFonts w:ascii="Trebuchet MS"/>
          <w:spacing w:val="46"/>
          <w:sz w:val="12"/>
        </w:rPr>
        <w:t xml:space="preserve">  </w:t>
      </w:r>
      <w:r>
        <w:rPr>
          <w:spacing w:val="-6"/>
        </w:rPr>
        <w:t>simplified</w:t>
      </w:r>
      <w:r>
        <w:rPr>
          <w:spacing w:val="-3"/>
        </w:rPr>
        <w:t xml:space="preserve"> </w:t>
      </w:r>
      <w:r>
        <w:rPr>
          <w:spacing w:val="-6"/>
        </w:rPr>
        <w:t>examples</w:t>
      </w:r>
      <w:r>
        <w:rPr>
          <w:spacing w:val="-3"/>
        </w:rPr>
        <w:t xml:space="preserve"> </w:t>
      </w:r>
      <w:r>
        <w:rPr>
          <w:spacing w:val="-6"/>
        </w:rPr>
        <w:t>often</w:t>
      </w:r>
      <w:r>
        <w:rPr>
          <w:spacing w:val="-4"/>
        </w:rPr>
        <w:t xml:space="preserve"> </w:t>
      </w:r>
      <w:r>
        <w:rPr>
          <w:spacing w:val="-6"/>
        </w:rPr>
        <w:t>found</w:t>
      </w:r>
      <w:r>
        <w:rPr>
          <w:spacing w:val="-4"/>
        </w:rPr>
        <w:t xml:space="preserve"> </w:t>
      </w:r>
      <w:r>
        <w:rPr>
          <w:spacing w:val="-6"/>
        </w:rPr>
        <w:t>in</w:t>
      </w:r>
      <w:r>
        <w:rPr>
          <w:spacing w:val="-3"/>
        </w:rPr>
        <w:t xml:space="preserve"> </w:t>
      </w:r>
      <w:r>
        <w:rPr>
          <w:spacing w:val="-6"/>
        </w:rPr>
        <w:t>textbooks</w:t>
      </w:r>
      <w:r>
        <w:rPr>
          <w:spacing w:val="-4"/>
        </w:rPr>
        <w:t xml:space="preserve"> </w:t>
      </w:r>
      <w:r>
        <w:rPr>
          <w:spacing w:val="-6"/>
        </w:rPr>
        <w:t>or</w:t>
      </w:r>
      <w:r>
        <w:rPr>
          <w:spacing w:val="-3"/>
        </w:rPr>
        <w:t xml:space="preserve"> </w:t>
      </w:r>
      <w:r>
        <w:rPr>
          <w:spacing w:val="-6"/>
        </w:rPr>
        <w:t>tutorials.</w:t>
      </w:r>
    </w:p>
    <w:p w14:paraId="12D3C84A" w14:textId="77777777" w:rsidR="00470D98" w:rsidRDefault="001E0CFE">
      <w:pPr>
        <w:pStyle w:val="BodyText"/>
        <w:tabs>
          <w:tab w:val="left" w:pos="968"/>
        </w:tabs>
        <w:spacing w:before="8"/>
      </w:pPr>
      <w:r>
        <w:rPr>
          <w:rFonts w:ascii="Trebuchet MS"/>
          <w:spacing w:val="-5"/>
          <w:sz w:val="12"/>
        </w:rPr>
        <w:t>160</w:t>
      </w:r>
      <w:r>
        <w:rPr>
          <w:rFonts w:ascii="Trebuchet MS"/>
          <w:sz w:val="12"/>
        </w:rPr>
        <w:tab/>
      </w:r>
      <w:r>
        <w:rPr>
          <w:w w:val="90"/>
        </w:rPr>
        <w:t>In</w:t>
      </w:r>
      <w:r>
        <w:rPr>
          <w:spacing w:val="3"/>
        </w:rPr>
        <w:t xml:space="preserve"> </w:t>
      </w:r>
      <w:r>
        <w:rPr>
          <w:w w:val="90"/>
        </w:rPr>
        <w:t>the</w:t>
      </w:r>
      <w:r>
        <w:rPr>
          <w:spacing w:val="5"/>
        </w:rPr>
        <w:t xml:space="preserve"> </w:t>
      </w:r>
      <w:r>
        <w:rPr>
          <w:w w:val="90"/>
        </w:rPr>
        <w:t>current</w:t>
      </w:r>
      <w:r>
        <w:rPr>
          <w:spacing w:val="3"/>
        </w:rPr>
        <w:t xml:space="preserve"> </w:t>
      </w:r>
      <w:r>
        <w:rPr>
          <w:w w:val="90"/>
        </w:rPr>
        <w:t>manuscript,</w:t>
      </w:r>
      <w:r>
        <w:rPr>
          <w:spacing w:val="7"/>
        </w:rPr>
        <w:t xml:space="preserve"> </w:t>
      </w:r>
      <w:r>
        <w:rPr>
          <w:w w:val="90"/>
        </w:rPr>
        <w:t>we</w:t>
      </w:r>
      <w:r>
        <w:rPr>
          <w:spacing w:val="5"/>
        </w:rPr>
        <w:t xml:space="preserve"> </w:t>
      </w:r>
      <w:r>
        <w:rPr>
          <w:w w:val="90"/>
        </w:rPr>
        <w:t>focus</w:t>
      </w:r>
      <w:r>
        <w:rPr>
          <w:spacing w:val="3"/>
        </w:rPr>
        <w:t xml:space="preserve"> </w:t>
      </w:r>
      <w:r>
        <w:rPr>
          <w:w w:val="90"/>
        </w:rPr>
        <w:t>on</w:t>
      </w:r>
      <w:r>
        <w:rPr>
          <w:spacing w:val="4"/>
        </w:rPr>
        <w:t xml:space="preserve"> </w:t>
      </w:r>
      <w:r>
        <w:rPr>
          <w:w w:val="90"/>
        </w:rPr>
        <w:t>replicating</w:t>
      </w:r>
      <w:r>
        <w:rPr>
          <w:spacing w:val="4"/>
        </w:rPr>
        <w:t xml:space="preserve"> </w:t>
      </w:r>
      <w:r>
        <w:rPr>
          <w:w w:val="90"/>
        </w:rPr>
        <w:t>and</w:t>
      </w:r>
      <w:r>
        <w:rPr>
          <w:spacing w:val="4"/>
        </w:rPr>
        <w:t xml:space="preserve"> </w:t>
      </w:r>
      <w:r>
        <w:rPr>
          <w:w w:val="90"/>
        </w:rPr>
        <w:t>extending</w:t>
      </w:r>
      <w:r>
        <w:rPr>
          <w:spacing w:val="4"/>
        </w:rPr>
        <w:t xml:space="preserve"> </w:t>
      </w:r>
      <w:r>
        <w:rPr>
          <w:w w:val="90"/>
        </w:rPr>
        <w:t>findings</w:t>
      </w:r>
      <w:r>
        <w:rPr>
          <w:spacing w:val="4"/>
        </w:rPr>
        <w:t xml:space="preserve"> </w:t>
      </w:r>
      <w:r>
        <w:rPr>
          <w:spacing w:val="-4"/>
          <w:w w:val="90"/>
        </w:rPr>
        <w:t>from</w:t>
      </w:r>
    </w:p>
    <w:p w14:paraId="61B783AA" w14:textId="5C08007D" w:rsidR="00470D98" w:rsidRDefault="001E0CFE">
      <w:pPr>
        <w:pStyle w:val="BodyText"/>
      </w:pPr>
      <w:r>
        <w:rPr>
          <w:rFonts w:ascii="Trebuchet MS"/>
          <w:spacing w:val="-6"/>
          <w:sz w:val="12"/>
        </w:rPr>
        <w:t>161</w:t>
      </w:r>
      <w:r>
        <w:rPr>
          <w:rFonts w:ascii="Trebuchet MS"/>
          <w:spacing w:val="42"/>
          <w:sz w:val="12"/>
        </w:rPr>
        <w:t xml:space="preserve">  </w:t>
      </w:r>
      <w:del w:id="188" w:author="Hughes, Anna E" w:date="2023-08-09T15:29:00Z">
        <w:r w:rsidR="00791F47">
          <w:fldChar w:fldCharType="begin"/>
        </w:r>
        <w:r w:rsidR="00791F47">
          <w:delInstrText xml:space="preserve"> HYPERLINK \l "_bookmark29" </w:delInstrText>
        </w:r>
        <w:r w:rsidR="00791F47">
          <w:fldChar w:fldCharType="separate"/>
        </w:r>
        <w:r w:rsidR="001644E6">
          <w:rPr>
            <w:spacing w:val="-6"/>
          </w:rPr>
          <w:delText>Buetti</w:delText>
        </w:r>
        <w:r w:rsidR="001644E6">
          <w:rPr>
            <w:spacing w:val="-2"/>
          </w:rPr>
          <w:delText xml:space="preserve"> </w:delText>
        </w:r>
        <w:r w:rsidR="001644E6">
          <w:rPr>
            <w:spacing w:val="-6"/>
          </w:rPr>
          <w:delText>et</w:delText>
        </w:r>
        <w:r w:rsidR="001644E6">
          <w:rPr>
            <w:spacing w:val="-2"/>
          </w:rPr>
          <w:delText xml:space="preserve"> </w:delText>
        </w:r>
        <w:r w:rsidR="001644E6">
          <w:rPr>
            <w:spacing w:val="-6"/>
          </w:rPr>
          <w:delText>al.</w:delText>
        </w:r>
        <w:r w:rsidR="00791F47">
          <w:rPr>
            <w:spacing w:val="-6"/>
          </w:rPr>
          <w:fldChar w:fldCharType="end"/>
        </w:r>
        <w:r w:rsidR="001644E6">
          <w:rPr>
            <w:spacing w:val="-2"/>
          </w:rPr>
          <w:delText xml:space="preserve"> </w:delText>
        </w:r>
        <w:r w:rsidR="00791F47">
          <w:fldChar w:fldCharType="begin"/>
        </w:r>
        <w:r w:rsidR="00791F47">
          <w:delInstrText xml:space="preserve"> HYPERLINK \l "_bookmark29" </w:delInstrText>
        </w:r>
        <w:r w:rsidR="00791F47">
          <w:fldChar w:fldCharType="separate"/>
        </w:r>
        <w:r w:rsidR="001644E6">
          <w:rPr>
            <w:spacing w:val="-6"/>
          </w:rPr>
          <w:delText>(2019).</w:delText>
        </w:r>
        <w:r w:rsidR="00791F47">
          <w:rPr>
            <w:spacing w:val="-6"/>
          </w:rPr>
          <w:fldChar w:fldCharType="end"/>
        </w:r>
      </w:del>
      <w:ins w:id="189" w:author="Hughes, Anna E" w:date="2023-08-09T15:29:00Z">
        <w:r w:rsidR="00791F47">
          <w:fldChar w:fldCharType="begin"/>
        </w:r>
        <w:r w:rsidR="00791F47">
          <w:instrText xml:space="preserve"> HYPERLINK \l "_bookmark30" </w:instrText>
        </w:r>
        <w:r w:rsidR="00791F47">
          <w:fldChar w:fldCharType="separate"/>
        </w:r>
        <w:r>
          <w:rPr>
            <w:spacing w:val="-6"/>
          </w:rPr>
          <w:t>Buetti</w:t>
        </w:r>
        <w:r>
          <w:rPr>
            <w:spacing w:val="-2"/>
          </w:rPr>
          <w:t xml:space="preserve"> </w:t>
        </w:r>
        <w:r>
          <w:rPr>
            <w:spacing w:val="-6"/>
          </w:rPr>
          <w:t>et</w:t>
        </w:r>
        <w:r>
          <w:rPr>
            <w:spacing w:val="-2"/>
          </w:rPr>
          <w:t xml:space="preserve"> </w:t>
        </w:r>
        <w:r>
          <w:rPr>
            <w:spacing w:val="-6"/>
          </w:rPr>
          <w:t>al.</w:t>
        </w:r>
        <w:r w:rsidR="00791F47">
          <w:rPr>
            <w:spacing w:val="-6"/>
          </w:rPr>
          <w:fldChar w:fldCharType="end"/>
        </w:r>
        <w:r>
          <w:rPr>
            <w:spacing w:val="-2"/>
          </w:rPr>
          <w:t xml:space="preserve"> </w:t>
        </w:r>
        <w:r w:rsidR="00791F47">
          <w:fldChar w:fldCharType="begin"/>
        </w:r>
        <w:r w:rsidR="00791F47">
          <w:instrText xml:space="preserve"> HYPERLINK \l "_bookmark30" </w:instrText>
        </w:r>
        <w:r w:rsidR="00791F47">
          <w:fldChar w:fldCharType="separate"/>
        </w:r>
        <w:r>
          <w:rPr>
            <w:spacing w:val="-6"/>
          </w:rPr>
          <w:t>(2019).</w:t>
        </w:r>
        <w:r w:rsidR="00791F47">
          <w:rPr>
            <w:spacing w:val="-6"/>
          </w:rPr>
          <w:fldChar w:fldCharType="end"/>
        </w:r>
      </w:ins>
      <w:r>
        <w:rPr>
          <w:spacing w:val="15"/>
        </w:rPr>
        <w:t xml:space="preserve"> </w:t>
      </w:r>
      <w:r>
        <w:rPr>
          <w:spacing w:val="-6"/>
        </w:rPr>
        <w:t>In</w:t>
      </w:r>
      <w:r>
        <w:rPr>
          <w:spacing w:val="-2"/>
        </w:rPr>
        <w:t xml:space="preserve"> </w:t>
      </w:r>
      <w:r>
        <w:rPr>
          <w:spacing w:val="-6"/>
        </w:rPr>
        <w:t>their</w:t>
      </w:r>
      <w:r>
        <w:rPr>
          <w:spacing w:val="-2"/>
        </w:rPr>
        <w:t xml:space="preserve"> </w:t>
      </w:r>
      <w:r>
        <w:rPr>
          <w:spacing w:val="-6"/>
        </w:rPr>
        <w:t>study,</w:t>
      </w:r>
      <w:r>
        <w:rPr>
          <w:spacing w:val="-1"/>
        </w:rPr>
        <w:t xml:space="preserve"> </w:t>
      </w:r>
      <w:r>
        <w:rPr>
          <w:spacing w:val="-6"/>
        </w:rPr>
        <w:t>participants</w:t>
      </w:r>
      <w:r>
        <w:rPr>
          <w:spacing w:val="-2"/>
        </w:rPr>
        <w:t xml:space="preserve"> </w:t>
      </w:r>
      <w:r>
        <w:rPr>
          <w:spacing w:val="-6"/>
        </w:rPr>
        <w:t>searched</w:t>
      </w:r>
      <w:r>
        <w:rPr>
          <w:spacing w:val="-2"/>
        </w:rPr>
        <w:t xml:space="preserve"> </w:t>
      </w:r>
      <w:r>
        <w:rPr>
          <w:spacing w:val="-6"/>
        </w:rPr>
        <w:t>for</w:t>
      </w:r>
      <w:r>
        <w:rPr>
          <w:spacing w:val="-3"/>
        </w:rPr>
        <w:t xml:space="preserve"> </w:t>
      </w:r>
      <w:r>
        <w:rPr>
          <w:spacing w:val="-6"/>
        </w:rPr>
        <w:t>a</w:t>
      </w:r>
      <w:r>
        <w:rPr>
          <w:spacing w:val="-2"/>
        </w:rPr>
        <w:t xml:space="preserve"> </w:t>
      </w:r>
      <w:r>
        <w:rPr>
          <w:spacing w:val="-6"/>
        </w:rPr>
        <w:t>target</w:t>
      </w:r>
      <w:r>
        <w:rPr>
          <w:spacing w:val="-3"/>
        </w:rPr>
        <w:t xml:space="preserve"> </w:t>
      </w:r>
      <w:r>
        <w:rPr>
          <w:spacing w:val="-6"/>
        </w:rPr>
        <w:t>in</w:t>
      </w:r>
      <w:r>
        <w:rPr>
          <w:spacing w:val="-2"/>
        </w:rPr>
        <w:t xml:space="preserve"> </w:t>
      </w:r>
      <w:r>
        <w:rPr>
          <w:spacing w:val="-6"/>
        </w:rPr>
        <w:t>a</w:t>
      </w:r>
      <w:r>
        <w:rPr>
          <w:spacing w:val="-2"/>
        </w:rPr>
        <w:t xml:space="preserve"> </w:t>
      </w:r>
      <w:r>
        <w:rPr>
          <w:spacing w:val="-6"/>
        </w:rPr>
        <w:t>scene</w:t>
      </w:r>
      <w:r>
        <w:rPr>
          <w:spacing w:val="-2"/>
        </w:rPr>
        <w:t xml:space="preserve"> </w:t>
      </w:r>
      <w:r>
        <w:rPr>
          <w:spacing w:val="-6"/>
        </w:rPr>
        <w:t>of</w:t>
      </w:r>
    </w:p>
    <w:p w14:paraId="58430738" w14:textId="77777777" w:rsidR="00470D98" w:rsidRDefault="001E0CFE">
      <w:pPr>
        <w:pStyle w:val="BodyText"/>
        <w:spacing w:before="8"/>
      </w:pPr>
      <w:r>
        <w:rPr>
          <w:rFonts w:ascii="Trebuchet MS"/>
          <w:spacing w:val="-4"/>
          <w:sz w:val="12"/>
        </w:rPr>
        <w:t>162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4"/>
        </w:rPr>
        <w:t>homogeneous</w:t>
      </w:r>
      <w:r>
        <w:rPr>
          <w:spacing w:val="10"/>
        </w:rPr>
        <w:t xml:space="preserve"> </w:t>
      </w:r>
      <w:r>
        <w:rPr>
          <w:spacing w:val="-4"/>
        </w:rPr>
        <w:t>distractors</w:t>
      </w:r>
      <w:r>
        <w:rPr>
          <w:spacing w:val="9"/>
        </w:rPr>
        <w:t xml:space="preserve"> </w:t>
      </w:r>
      <w:r>
        <w:rPr>
          <w:spacing w:val="-4"/>
        </w:rPr>
        <w:t>(see</w:t>
      </w:r>
      <w:r>
        <w:rPr>
          <w:spacing w:val="9"/>
        </w:rPr>
        <w:t xml:space="preserve"> </w:t>
      </w:r>
      <w:r>
        <w:rPr>
          <w:spacing w:val="-4"/>
        </w:rPr>
        <w:t>Figure</w:t>
      </w:r>
      <w:r>
        <w:rPr>
          <w:spacing w:val="9"/>
        </w:rPr>
        <w:t xml:space="preserve"> </w:t>
      </w:r>
      <w:hyperlink w:anchor="_bookmark2" w:history="1">
        <w:r>
          <w:rPr>
            <w:spacing w:val="-4"/>
          </w:rPr>
          <w:t>1).</w:t>
        </w:r>
      </w:hyperlink>
      <w:r>
        <w:rPr>
          <w:spacing w:val="60"/>
        </w:rPr>
        <w:t xml:space="preserve"> </w:t>
      </w:r>
      <w:r>
        <w:rPr>
          <w:spacing w:val="-4"/>
        </w:rPr>
        <w:t>First,</w:t>
      </w:r>
      <w:r>
        <w:rPr>
          <w:spacing w:val="15"/>
        </w:rPr>
        <w:t xml:space="preserve"> </w:t>
      </w:r>
      <w:r>
        <w:rPr>
          <w:spacing w:val="-4"/>
        </w:rPr>
        <w:t>parallel</w:t>
      </w:r>
      <w:r>
        <w:rPr>
          <w:spacing w:val="9"/>
        </w:rPr>
        <w:t xml:space="preserve"> </w:t>
      </w:r>
      <w:r>
        <w:rPr>
          <w:spacing w:val="-4"/>
        </w:rPr>
        <w:t>search</w:t>
      </w:r>
      <w:r>
        <w:rPr>
          <w:spacing w:val="9"/>
        </w:rPr>
        <w:t xml:space="preserve"> </w:t>
      </w:r>
      <w:r>
        <w:rPr>
          <w:spacing w:val="-4"/>
        </w:rPr>
        <w:t>efficiency</w:t>
      </w:r>
      <w:r>
        <w:rPr>
          <w:spacing w:val="9"/>
        </w:rPr>
        <w:t xml:space="preserve"> </w:t>
      </w:r>
      <w:r>
        <w:rPr>
          <w:spacing w:val="-4"/>
        </w:rPr>
        <w:t>(mea-</w:t>
      </w:r>
    </w:p>
    <w:p w14:paraId="1E78CFDB" w14:textId="77777777" w:rsidR="00470D98" w:rsidRDefault="001E0CFE">
      <w:pPr>
        <w:pStyle w:val="BodyText"/>
      </w:pPr>
      <w:r>
        <w:rPr>
          <w:rFonts w:ascii="Trebuchet MS"/>
          <w:spacing w:val="-6"/>
          <w:sz w:val="12"/>
        </w:rPr>
        <w:t>163</w:t>
      </w:r>
      <w:r>
        <w:rPr>
          <w:rFonts w:ascii="Trebuchet MS"/>
          <w:spacing w:val="77"/>
          <w:w w:val="150"/>
          <w:sz w:val="12"/>
        </w:rPr>
        <w:t xml:space="preserve"> </w:t>
      </w:r>
      <w:r>
        <w:rPr>
          <w:spacing w:val="-6"/>
        </w:rPr>
        <w:t>sured</w:t>
      </w:r>
      <w:r>
        <w:rPr>
          <w:spacing w:val="-7"/>
        </w:rPr>
        <w:t xml:space="preserve"> </w:t>
      </w:r>
      <w:r>
        <w:rPr>
          <w:spacing w:val="-6"/>
        </w:rPr>
        <w:t>by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8"/>
        </w:rPr>
        <w:t xml:space="preserve"> </w:t>
      </w:r>
      <w:r>
        <w:rPr>
          <w:spacing w:val="-6"/>
        </w:rPr>
        <w:t>logarithmic</w:t>
      </w:r>
      <w:r>
        <w:rPr>
          <w:spacing w:val="-7"/>
        </w:rPr>
        <w:t xml:space="preserve"> </w:t>
      </w:r>
      <w:r>
        <w:rPr>
          <w:spacing w:val="-6"/>
        </w:rPr>
        <w:t>search</w:t>
      </w:r>
      <w:r>
        <w:rPr>
          <w:spacing w:val="-7"/>
        </w:rPr>
        <w:t xml:space="preserve"> </w:t>
      </w:r>
      <w:r>
        <w:rPr>
          <w:spacing w:val="-6"/>
        </w:rPr>
        <w:t>slope)</w:t>
      </w:r>
      <w:r>
        <w:rPr>
          <w:spacing w:val="-7"/>
        </w:rPr>
        <w:t xml:space="preserve"> </w:t>
      </w:r>
      <w:r>
        <w:rPr>
          <w:spacing w:val="-6"/>
        </w:rPr>
        <w:t>was</w:t>
      </w:r>
      <w:r>
        <w:rPr>
          <w:spacing w:val="-7"/>
        </w:rPr>
        <w:t xml:space="preserve"> </w:t>
      </w:r>
      <w:r>
        <w:rPr>
          <w:spacing w:val="-6"/>
        </w:rPr>
        <w:t>estimated</w:t>
      </w:r>
      <w:r>
        <w:rPr>
          <w:spacing w:val="-8"/>
        </w:rPr>
        <w:t xml:space="preserve"> </w:t>
      </w:r>
      <w:r>
        <w:rPr>
          <w:spacing w:val="-6"/>
        </w:rPr>
        <w:t>for</w:t>
      </w:r>
      <w:r>
        <w:rPr>
          <w:spacing w:val="-7"/>
        </w:rPr>
        <w:t xml:space="preserve"> </w:t>
      </w:r>
      <w:r>
        <w:rPr>
          <w:spacing w:val="-6"/>
        </w:rPr>
        <w:t>cases</w:t>
      </w:r>
      <w:r>
        <w:rPr>
          <w:spacing w:val="-7"/>
        </w:rPr>
        <w:t xml:space="preserve"> </w:t>
      </w:r>
      <w:r>
        <w:rPr>
          <w:spacing w:val="-6"/>
        </w:rPr>
        <w:t>where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8"/>
        </w:rPr>
        <w:t xml:space="preserve"> </w:t>
      </w:r>
      <w:r>
        <w:rPr>
          <w:spacing w:val="-6"/>
        </w:rPr>
        <w:t>distrac-</w:t>
      </w:r>
    </w:p>
    <w:p w14:paraId="1BCAB63D" w14:textId="77777777" w:rsidR="00470D98" w:rsidRDefault="001E0CFE">
      <w:pPr>
        <w:pStyle w:val="BodyText"/>
        <w:spacing w:before="8"/>
      </w:pPr>
      <w:r>
        <w:rPr>
          <w:rFonts w:ascii="Trebuchet MS"/>
          <w:w w:val="90"/>
          <w:sz w:val="12"/>
        </w:rPr>
        <w:t>164</w:t>
      </w:r>
      <w:r>
        <w:rPr>
          <w:rFonts w:ascii="Trebuchet MS"/>
          <w:spacing w:val="69"/>
          <w:sz w:val="12"/>
        </w:rPr>
        <w:t xml:space="preserve">  </w:t>
      </w:r>
      <w:r>
        <w:rPr>
          <w:w w:val="90"/>
        </w:rPr>
        <w:t>tors</w:t>
      </w:r>
      <w:r>
        <w:t xml:space="preserve"> </w:t>
      </w:r>
      <w:r>
        <w:rPr>
          <w:w w:val="90"/>
        </w:rPr>
        <w:t>varied</w:t>
      </w:r>
      <w:r>
        <w:rPr>
          <w:spacing w:val="-2"/>
        </w:rPr>
        <w:t xml:space="preserve"> </w:t>
      </w:r>
      <w:r>
        <w:rPr>
          <w:w w:val="90"/>
        </w:rPr>
        <w:t>from</w:t>
      </w:r>
      <w:r>
        <w:rPr>
          <w:spacing w:val="-2"/>
        </w:rPr>
        <w:t xml:space="preserve"> </w:t>
      </w:r>
      <w:r>
        <w:rPr>
          <w:w w:val="90"/>
        </w:rPr>
        <w:t>the</w:t>
      </w:r>
      <w:r>
        <w:rPr>
          <w:spacing w:val="-1"/>
        </w:rPr>
        <w:t xml:space="preserve"> </w:t>
      </w:r>
      <w:r>
        <w:rPr>
          <w:w w:val="90"/>
        </w:rPr>
        <w:t>target</w:t>
      </w:r>
      <w:r>
        <w:rPr>
          <w:spacing w:val="-2"/>
        </w:rPr>
        <w:t xml:space="preserve"> </w:t>
      </w:r>
      <w:r>
        <w:rPr>
          <w:w w:val="90"/>
        </w:rPr>
        <w:t>in</w:t>
      </w:r>
      <w:r>
        <w:rPr>
          <w:spacing w:val="-1"/>
        </w:rPr>
        <w:t xml:space="preserve"> </w:t>
      </w:r>
      <w:r>
        <w:rPr>
          <w:w w:val="90"/>
        </w:rPr>
        <w:t>one</w:t>
      </w:r>
      <w:r>
        <w:rPr>
          <w:spacing w:val="-2"/>
        </w:rPr>
        <w:t xml:space="preserve"> </w:t>
      </w:r>
      <w:r>
        <w:rPr>
          <w:w w:val="90"/>
        </w:rPr>
        <w:t>dimension:</w:t>
      </w:r>
      <w:r>
        <w:rPr>
          <w:spacing w:val="20"/>
        </w:rPr>
        <w:t xml:space="preserve"> </w:t>
      </w:r>
      <w:r>
        <w:rPr>
          <w:w w:val="90"/>
        </w:rPr>
        <w:t>either</w:t>
      </w:r>
      <w:r>
        <w:rPr>
          <w:spacing w:val="-2"/>
        </w:rPr>
        <w:t xml:space="preserve"> </w:t>
      </w:r>
      <w:r>
        <w:rPr>
          <w:w w:val="90"/>
        </w:rPr>
        <w:t>colour</w:t>
      </w:r>
      <w:r>
        <w:rPr>
          <w:spacing w:val="-2"/>
        </w:rPr>
        <w:t xml:space="preserve"> </w:t>
      </w:r>
      <w:r>
        <w:rPr>
          <w:w w:val="90"/>
        </w:rPr>
        <w:t>(e.g.</w:t>
      </w:r>
      <w:r>
        <w:rPr>
          <w:spacing w:val="22"/>
        </w:rPr>
        <w:t xml:space="preserve"> </w:t>
      </w:r>
      <w:r>
        <w:rPr>
          <w:w w:val="90"/>
        </w:rPr>
        <w:t>a</w:t>
      </w:r>
      <w:r>
        <w:rPr>
          <w:spacing w:val="-1"/>
        </w:rPr>
        <w:t xml:space="preserve"> </w:t>
      </w:r>
      <w:r>
        <w:rPr>
          <w:w w:val="90"/>
        </w:rPr>
        <w:t>cyan</w:t>
      </w:r>
      <w:r>
        <w:rPr>
          <w:spacing w:val="-2"/>
        </w:rPr>
        <w:t xml:space="preserve"> </w:t>
      </w:r>
      <w:r>
        <w:rPr>
          <w:w w:val="90"/>
        </w:rPr>
        <w:t>target</w:t>
      </w:r>
      <w:r>
        <w:rPr>
          <w:spacing w:val="-2"/>
        </w:rPr>
        <w:t xml:space="preserve"> </w:t>
      </w:r>
      <w:r>
        <w:rPr>
          <w:spacing w:val="-2"/>
          <w:w w:val="90"/>
        </w:rPr>
        <w:t>being</w:t>
      </w:r>
    </w:p>
    <w:p w14:paraId="4ABE060B" w14:textId="77777777" w:rsidR="00470D98" w:rsidRDefault="001E0CFE">
      <w:pPr>
        <w:pStyle w:val="BodyText"/>
        <w:spacing w:before="8"/>
      </w:pPr>
      <w:r>
        <w:rPr>
          <w:rFonts w:ascii="Trebuchet MS"/>
          <w:spacing w:val="-6"/>
          <w:sz w:val="12"/>
        </w:rPr>
        <w:t>165</w:t>
      </w:r>
      <w:r>
        <w:rPr>
          <w:rFonts w:ascii="Trebuchet MS"/>
          <w:spacing w:val="40"/>
          <w:sz w:val="12"/>
        </w:rPr>
        <w:t xml:space="preserve">  </w:t>
      </w:r>
      <w:r>
        <w:rPr>
          <w:spacing w:val="-6"/>
        </w:rPr>
        <w:t>searched</w:t>
      </w:r>
      <w:r>
        <w:rPr>
          <w:spacing w:val="-4"/>
        </w:rPr>
        <w:t xml:space="preserve"> </w:t>
      </w:r>
      <w:r>
        <w:rPr>
          <w:spacing w:val="-6"/>
        </w:rPr>
        <w:t>for</w:t>
      </w:r>
      <w:r>
        <w:rPr>
          <w:spacing w:val="-4"/>
        </w:rPr>
        <w:t xml:space="preserve"> </w:t>
      </w:r>
      <w:r>
        <w:rPr>
          <w:spacing w:val="-6"/>
        </w:rPr>
        <w:t>in</w:t>
      </w:r>
      <w:r>
        <w:rPr>
          <w:spacing w:val="-4"/>
        </w:rPr>
        <w:t xml:space="preserve"> </w:t>
      </w:r>
      <w:r>
        <w:rPr>
          <w:spacing w:val="-6"/>
        </w:rPr>
        <w:t>either</w:t>
      </w:r>
      <w:r>
        <w:rPr>
          <w:spacing w:val="-4"/>
        </w:rPr>
        <w:t xml:space="preserve"> </w:t>
      </w:r>
      <w:r>
        <w:rPr>
          <w:spacing w:val="-6"/>
        </w:rPr>
        <w:t>yellow,</w:t>
      </w:r>
      <w:r>
        <w:rPr>
          <w:spacing w:val="-3"/>
        </w:rPr>
        <w:t xml:space="preserve"> </w:t>
      </w:r>
      <w:r>
        <w:rPr>
          <w:spacing w:val="-6"/>
        </w:rPr>
        <w:t>blue</w:t>
      </w:r>
      <w:r>
        <w:rPr>
          <w:spacing w:val="-5"/>
        </w:rPr>
        <w:t xml:space="preserve"> </w:t>
      </w:r>
      <w:r>
        <w:rPr>
          <w:spacing w:val="-6"/>
        </w:rPr>
        <w:t>or</w:t>
      </w:r>
      <w:r>
        <w:rPr>
          <w:spacing w:val="-4"/>
        </w:rPr>
        <w:t xml:space="preserve"> </w:t>
      </w:r>
      <w:r>
        <w:rPr>
          <w:spacing w:val="-6"/>
        </w:rPr>
        <w:t>orange</w:t>
      </w:r>
      <w:r>
        <w:rPr>
          <w:spacing w:val="-4"/>
        </w:rPr>
        <w:t xml:space="preserve"> </w:t>
      </w:r>
      <w:r>
        <w:rPr>
          <w:spacing w:val="-6"/>
        </w:rPr>
        <w:t>distractors)</w:t>
      </w:r>
      <w:r>
        <w:rPr>
          <w:spacing w:val="-4"/>
        </w:rPr>
        <w:t xml:space="preserve"> </w:t>
      </w:r>
      <w:r>
        <w:rPr>
          <w:spacing w:val="-6"/>
        </w:rPr>
        <w:t>or</w:t>
      </w:r>
      <w:r>
        <w:rPr>
          <w:spacing w:val="-4"/>
        </w:rPr>
        <w:t xml:space="preserve"> </w:t>
      </w:r>
      <w:r>
        <w:rPr>
          <w:spacing w:val="-6"/>
        </w:rPr>
        <w:t>shape</w:t>
      </w:r>
      <w:r>
        <w:rPr>
          <w:spacing w:val="-5"/>
        </w:rPr>
        <w:t xml:space="preserve"> </w:t>
      </w:r>
      <w:r>
        <w:rPr>
          <w:spacing w:val="-6"/>
        </w:rPr>
        <w:t>(e.g.</w:t>
      </w:r>
      <w:r>
        <w:rPr>
          <w:spacing w:val="12"/>
        </w:rPr>
        <w:t xml:space="preserve"> </w:t>
      </w:r>
      <w:r>
        <w:rPr>
          <w:spacing w:val="-6"/>
        </w:rPr>
        <w:t>a</w:t>
      </w:r>
      <w:r>
        <w:rPr>
          <w:spacing w:val="-4"/>
        </w:rPr>
        <w:t xml:space="preserve"> </w:t>
      </w:r>
      <w:r>
        <w:rPr>
          <w:spacing w:val="-6"/>
        </w:rPr>
        <w:t>semicir-</w:t>
      </w:r>
    </w:p>
    <w:p w14:paraId="76FAC390" w14:textId="77777777" w:rsidR="00470D98" w:rsidRDefault="001E0CFE">
      <w:pPr>
        <w:pStyle w:val="BodyText"/>
      </w:pPr>
      <w:r>
        <w:rPr>
          <w:rFonts w:ascii="Trebuchet MS"/>
          <w:spacing w:val="-6"/>
          <w:sz w:val="12"/>
        </w:rPr>
        <w:t>166</w:t>
      </w:r>
      <w:r>
        <w:rPr>
          <w:rFonts w:ascii="Trebuchet MS"/>
          <w:spacing w:val="38"/>
          <w:sz w:val="12"/>
        </w:rPr>
        <w:t xml:space="preserve">  </w:t>
      </w:r>
      <w:r>
        <w:rPr>
          <w:spacing w:val="-6"/>
        </w:rPr>
        <w:t>cle</w:t>
      </w:r>
      <w:r>
        <w:rPr>
          <w:spacing w:val="-3"/>
        </w:rPr>
        <w:t xml:space="preserve"> </w:t>
      </w:r>
      <w:r>
        <w:rPr>
          <w:spacing w:val="-6"/>
        </w:rPr>
        <w:t>target</w:t>
      </w:r>
      <w:r>
        <w:rPr>
          <w:spacing w:val="-4"/>
        </w:rPr>
        <w:t xml:space="preserve"> </w:t>
      </w:r>
      <w:r>
        <w:rPr>
          <w:spacing w:val="-6"/>
        </w:rPr>
        <w:t>in</w:t>
      </w:r>
      <w:r>
        <w:rPr>
          <w:spacing w:val="-3"/>
        </w:rPr>
        <w:t xml:space="preserve"> </w:t>
      </w:r>
      <w:r>
        <w:rPr>
          <w:spacing w:val="-6"/>
        </w:rPr>
        <w:t>either</w:t>
      </w:r>
      <w:r>
        <w:rPr>
          <w:spacing w:val="-4"/>
        </w:rPr>
        <w:t xml:space="preserve"> </w:t>
      </w:r>
      <w:r>
        <w:rPr>
          <w:spacing w:val="-6"/>
        </w:rPr>
        <w:t>circle,</w:t>
      </w:r>
      <w:r>
        <w:rPr>
          <w:spacing w:val="-2"/>
        </w:rPr>
        <w:t xml:space="preserve"> </w:t>
      </w:r>
      <w:r>
        <w:rPr>
          <w:spacing w:val="-6"/>
        </w:rPr>
        <w:t>diamond</w:t>
      </w:r>
      <w:r>
        <w:rPr>
          <w:spacing w:val="-4"/>
        </w:rPr>
        <w:t xml:space="preserve"> </w:t>
      </w:r>
      <w:r>
        <w:rPr>
          <w:spacing w:val="-6"/>
        </w:rPr>
        <w:t>or</w:t>
      </w:r>
      <w:r>
        <w:rPr>
          <w:spacing w:val="-3"/>
        </w:rPr>
        <w:t xml:space="preserve"> </w:t>
      </w:r>
      <w:r>
        <w:rPr>
          <w:spacing w:val="-6"/>
        </w:rPr>
        <w:t>triangle</w:t>
      </w:r>
      <w:r>
        <w:rPr>
          <w:spacing w:val="-3"/>
        </w:rPr>
        <w:t xml:space="preserve"> </w:t>
      </w:r>
      <w:r>
        <w:rPr>
          <w:spacing w:val="-6"/>
        </w:rPr>
        <w:t>distractors).</w:t>
      </w:r>
      <w:r>
        <w:rPr>
          <w:spacing w:val="16"/>
        </w:rPr>
        <w:t xml:space="preserve"> </w:t>
      </w:r>
      <w:r>
        <w:rPr>
          <w:spacing w:val="-6"/>
        </w:rPr>
        <w:t>New</w:t>
      </w:r>
      <w:r>
        <w:rPr>
          <w:spacing w:val="-4"/>
        </w:rPr>
        <w:t xml:space="preserve"> </w:t>
      </w:r>
      <w:r>
        <w:rPr>
          <w:spacing w:val="-6"/>
        </w:rPr>
        <w:t>participants</w:t>
      </w:r>
      <w:r>
        <w:rPr>
          <w:spacing w:val="-3"/>
        </w:rPr>
        <w:t xml:space="preserve"> </w:t>
      </w:r>
      <w:r>
        <w:rPr>
          <w:spacing w:val="-6"/>
        </w:rPr>
        <w:t>then</w:t>
      </w:r>
    </w:p>
    <w:p w14:paraId="0D2D56EA" w14:textId="77777777" w:rsidR="00470D98" w:rsidRDefault="001E0CFE">
      <w:pPr>
        <w:pStyle w:val="BodyText"/>
        <w:spacing w:before="8"/>
      </w:pPr>
      <w:r>
        <w:rPr>
          <w:rFonts w:ascii="Trebuchet MS"/>
          <w:spacing w:val="-6"/>
          <w:sz w:val="12"/>
        </w:rPr>
        <w:t>167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6"/>
        </w:rPr>
        <w:t>searched</w:t>
      </w:r>
      <w:r>
        <w:rPr>
          <w:spacing w:val="-5"/>
        </w:rPr>
        <w:t xml:space="preserve"> </w:t>
      </w:r>
      <w:r>
        <w:rPr>
          <w:spacing w:val="-6"/>
        </w:rPr>
        <w:t>for the</w:t>
      </w:r>
      <w:r>
        <w:rPr>
          <w:spacing w:val="-5"/>
        </w:rPr>
        <w:t xml:space="preserve"> </w:t>
      </w:r>
      <w:r>
        <w:rPr>
          <w:spacing w:val="-6"/>
        </w:rPr>
        <w:t>same</w:t>
      </w:r>
      <w:r>
        <w:rPr>
          <w:spacing w:val="-4"/>
        </w:rPr>
        <w:t xml:space="preserve"> </w:t>
      </w:r>
      <w:r>
        <w:rPr>
          <w:spacing w:val="-6"/>
        </w:rPr>
        <w:t>targets</w:t>
      </w:r>
      <w:r>
        <w:rPr>
          <w:spacing w:val="-5"/>
        </w:rPr>
        <w:t xml:space="preserve"> </w:t>
      </w:r>
      <w:r>
        <w:rPr>
          <w:spacing w:val="-6"/>
        </w:rPr>
        <w:t>in displays</w:t>
      </w:r>
      <w:r>
        <w:rPr>
          <w:spacing w:val="-5"/>
        </w:rPr>
        <w:t xml:space="preserve"> </w:t>
      </w:r>
      <w:r>
        <w:rPr>
          <w:spacing w:val="-6"/>
        </w:rPr>
        <w:t>where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5"/>
        </w:rPr>
        <w:t xml:space="preserve"> </w:t>
      </w:r>
      <w:r>
        <w:rPr>
          <w:spacing w:val="-6"/>
        </w:rPr>
        <w:t>distractors were</w:t>
      </w:r>
      <w:r>
        <w:rPr>
          <w:spacing w:val="-4"/>
        </w:rPr>
        <w:t xml:space="preserve"> </w:t>
      </w:r>
      <w:r>
        <w:rPr>
          <w:spacing w:val="-6"/>
        </w:rPr>
        <w:t>compounds,</w:t>
      </w:r>
    </w:p>
    <w:p w14:paraId="1F6BFC31" w14:textId="77777777" w:rsidR="00470D98" w:rsidRDefault="001E0CFE">
      <w:pPr>
        <w:pStyle w:val="BodyText"/>
      </w:pPr>
      <w:r>
        <w:rPr>
          <w:rFonts w:ascii="Trebuchet MS"/>
          <w:spacing w:val="-6"/>
          <w:sz w:val="12"/>
        </w:rPr>
        <w:t>168</w:t>
      </w:r>
      <w:r>
        <w:rPr>
          <w:rFonts w:ascii="Trebuchet MS"/>
          <w:spacing w:val="45"/>
          <w:sz w:val="12"/>
        </w:rPr>
        <w:t xml:space="preserve">  </w:t>
      </w:r>
      <w:r>
        <w:rPr>
          <w:spacing w:val="-6"/>
        </w:rPr>
        <w:t>differing</w:t>
      </w:r>
      <w:r>
        <w:rPr>
          <w:spacing w:val="-5"/>
        </w:rPr>
        <w:t xml:space="preserve"> </w:t>
      </w:r>
      <w:r>
        <w:rPr>
          <w:spacing w:val="-6"/>
        </w:rPr>
        <w:t>from</w:t>
      </w:r>
      <w:r>
        <w:rPr>
          <w:spacing w:val="-5"/>
        </w:rPr>
        <w:t xml:space="preserve"> </w:t>
      </w:r>
      <w:r>
        <w:rPr>
          <w:spacing w:val="-6"/>
        </w:rPr>
        <w:t>the</w:t>
      </w:r>
      <w:r>
        <w:rPr>
          <w:spacing w:val="-5"/>
        </w:rPr>
        <w:t xml:space="preserve"> </w:t>
      </w:r>
      <w:r>
        <w:rPr>
          <w:spacing w:val="-6"/>
        </w:rPr>
        <w:t>target in</w:t>
      </w:r>
      <w:r>
        <w:rPr>
          <w:spacing w:val="-5"/>
        </w:rPr>
        <w:t xml:space="preserve"> </w:t>
      </w:r>
      <w:r>
        <w:rPr>
          <w:spacing w:val="-6"/>
        </w:rPr>
        <w:t>both</w:t>
      </w:r>
      <w:r>
        <w:rPr>
          <w:spacing w:val="-5"/>
        </w:rPr>
        <w:t xml:space="preserve"> </w:t>
      </w:r>
      <w:r>
        <w:rPr>
          <w:spacing w:val="-6"/>
        </w:rPr>
        <w:t>colour</w:t>
      </w:r>
      <w:r>
        <w:rPr>
          <w:spacing w:val="-5"/>
        </w:rPr>
        <w:t xml:space="preserve"> </w:t>
      </w:r>
      <w:r>
        <w:rPr>
          <w:spacing w:val="-6"/>
        </w:rPr>
        <w:t>and</w:t>
      </w:r>
      <w:r>
        <w:rPr>
          <w:spacing w:val="-5"/>
        </w:rPr>
        <w:t xml:space="preserve"> </w:t>
      </w:r>
      <w:r>
        <w:rPr>
          <w:spacing w:val="-6"/>
        </w:rPr>
        <w:t>shape (e.g.</w:t>
      </w:r>
      <w:r>
        <w:rPr>
          <w:spacing w:val="7"/>
        </w:rPr>
        <w:t xml:space="preserve"> </w:t>
      </w:r>
      <w:r>
        <w:rPr>
          <w:spacing w:val="-6"/>
        </w:rPr>
        <w:t>searching</w:t>
      </w:r>
      <w:r>
        <w:rPr>
          <w:spacing w:val="-5"/>
        </w:rPr>
        <w:t xml:space="preserve"> </w:t>
      </w:r>
      <w:r>
        <w:rPr>
          <w:spacing w:val="-6"/>
        </w:rPr>
        <w:t>for</w:t>
      </w:r>
      <w:r>
        <w:rPr>
          <w:spacing w:val="-5"/>
        </w:rPr>
        <w:t xml:space="preserve"> </w:t>
      </w:r>
      <w:r>
        <w:rPr>
          <w:spacing w:val="-6"/>
        </w:rPr>
        <w:t>a</w:t>
      </w:r>
      <w:r>
        <w:rPr>
          <w:spacing w:val="-5"/>
        </w:rPr>
        <w:t xml:space="preserve"> </w:t>
      </w:r>
      <w:r>
        <w:rPr>
          <w:spacing w:val="-6"/>
        </w:rPr>
        <w:t>cyan</w:t>
      </w:r>
      <w:r>
        <w:rPr>
          <w:spacing w:val="-5"/>
        </w:rPr>
        <w:t xml:space="preserve"> </w:t>
      </w:r>
      <w:r>
        <w:rPr>
          <w:spacing w:val="-6"/>
        </w:rPr>
        <w:t>semi-</w:t>
      </w:r>
    </w:p>
    <w:p w14:paraId="0CB6AB96" w14:textId="77777777" w:rsidR="00470D98" w:rsidRDefault="001E0CFE">
      <w:pPr>
        <w:pStyle w:val="BodyText"/>
        <w:spacing w:before="8"/>
      </w:pPr>
      <w:r>
        <w:rPr>
          <w:rFonts w:ascii="Trebuchet MS"/>
          <w:spacing w:val="-8"/>
          <w:sz w:val="12"/>
        </w:rPr>
        <w:t>169</w:t>
      </w:r>
      <w:r>
        <w:rPr>
          <w:rFonts w:ascii="Trebuchet MS"/>
          <w:spacing w:val="62"/>
          <w:sz w:val="12"/>
        </w:rPr>
        <w:t xml:space="preserve">  </w:t>
      </w:r>
      <w:r>
        <w:rPr>
          <w:spacing w:val="-8"/>
        </w:rPr>
        <w:t>circle</w:t>
      </w:r>
      <w:r>
        <w:rPr>
          <w:spacing w:val="-4"/>
        </w:rPr>
        <w:t xml:space="preserve"> </w:t>
      </w:r>
      <w:r>
        <w:rPr>
          <w:spacing w:val="-8"/>
        </w:rPr>
        <w:t>in</w:t>
      </w:r>
      <w:r>
        <w:rPr>
          <w:spacing w:val="-5"/>
        </w:rPr>
        <w:t xml:space="preserve"> </w:t>
      </w:r>
      <w:r>
        <w:rPr>
          <w:spacing w:val="-8"/>
        </w:rPr>
        <w:t>either</w:t>
      </w:r>
      <w:r>
        <w:rPr>
          <w:spacing w:val="-5"/>
        </w:rPr>
        <w:t xml:space="preserve"> </w:t>
      </w:r>
      <w:r>
        <w:rPr>
          <w:spacing w:val="-8"/>
        </w:rPr>
        <w:t>blue</w:t>
      </w:r>
      <w:r>
        <w:rPr>
          <w:spacing w:val="-5"/>
        </w:rPr>
        <w:t xml:space="preserve"> </w:t>
      </w:r>
      <w:r>
        <w:rPr>
          <w:spacing w:val="-8"/>
        </w:rPr>
        <w:t>circles,</w:t>
      </w:r>
      <w:r>
        <w:rPr>
          <w:spacing w:val="-3"/>
        </w:rPr>
        <w:t xml:space="preserve"> </w:t>
      </w:r>
      <w:r>
        <w:rPr>
          <w:spacing w:val="-8"/>
        </w:rPr>
        <w:t>orange</w:t>
      </w:r>
      <w:r>
        <w:rPr>
          <w:spacing w:val="-5"/>
        </w:rPr>
        <w:t xml:space="preserve"> </w:t>
      </w:r>
      <w:r>
        <w:rPr>
          <w:spacing w:val="-8"/>
        </w:rPr>
        <w:t>diamonds</w:t>
      </w:r>
      <w:r>
        <w:rPr>
          <w:spacing w:val="-5"/>
        </w:rPr>
        <w:t xml:space="preserve"> </w:t>
      </w:r>
      <w:r>
        <w:rPr>
          <w:spacing w:val="-8"/>
        </w:rPr>
        <w:t>or</w:t>
      </w:r>
      <w:r>
        <w:rPr>
          <w:spacing w:val="-5"/>
        </w:rPr>
        <w:t xml:space="preserve"> </w:t>
      </w:r>
      <w:r>
        <w:rPr>
          <w:spacing w:val="-8"/>
        </w:rPr>
        <w:t>yellow</w:t>
      </w:r>
      <w:r>
        <w:rPr>
          <w:spacing w:val="-5"/>
        </w:rPr>
        <w:t xml:space="preserve"> </w:t>
      </w:r>
      <w:r>
        <w:rPr>
          <w:spacing w:val="-8"/>
        </w:rPr>
        <w:t>triangles).</w:t>
      </w:r>
      <w:r>
        <w:rPr>
          <w:spacing w:val="17"/>
        </w:rPr>
        <w:t xml:space="preserve"> </w:t>
      </w:r>
      <w:r>
        <w:rPr>
          <w:spacing w:val="-8"/>
        </w:rPr>
        <w:t>The</w:t>
      </w:r>
      <w:r>
        <w:rPr>
          <w:spacing w:val="-5"/>
        </w:rPr>
        <w:t xml:space="preserve"> </w:t>
      </w:r>
      <w:r>
        <w:rPr>
          <w:spacing w:val="-8"/>
        </w:rPr>
        <w:t>logarithmic</w:t>
      </w:r>
    </w:p>
    <w:p w14:paraId="56E14D6B" w14:textId="77777777" w:rsidR="00470D98" w:rsidRDefault="001E0CFE">
      <w:pPr>
        <w:pStyle w:val="BodyText"/>
      </w:pPr>
      <w:r>
        <w:rPr>
          <w:rFonts w:ascii="Trebuchet MS"/>
          <w:spacing w:val="-6"/>
          <w:sz w:val="12"/>
        </w:rPr>
        <w:t>170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6"/>
        </w:rPr>
        <w:t>search</w:t>
      </w:r>
      <w:r>
        <w:rPr>
          <w:spacing w:val="-3"/>
        </w:rPr>
        <w:t xml:space="preserve"> </w:t>
      </w:r>
      <w:r>
        <w:rPr>
          <w:spacing w:val="-6"/>
        </w:rPr>
        <w:t>slopes</w:t>
      </w:r>
      <w:r>
        <w:rPr>
          <w:spacing w:val="-3"/>
        </w:rPr>
        <w:t xml:space="preserve"> </w:t>
      </w:r>
      <w:r>
        <w:rPr>
          <w:spacing w:val="-6"/>
        </w:rPr>
        <w:t>in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initial</w:t>
      </w:r>
      <w:r>
        <w:rPr>
          <w:spacing w:val="-4"/>
        </w:rPr>
        <w:t xml:space="preserve"> </w:t>
      </w:r>
      <w:r>
        <w:rPr>
          <w:spacing w:val="-6"/>
        </w:rPr>
        <w:t>experiments</w:t>
      </w:r>
      <w:r>
        <w:rPr>
          <w:spacing w:val="-4"/>
        </w:rPr>
        <w:t xml:space="preserve"> </w:t>
      </w:r>
      <w:r>
        <w:rPr>
          <w:spacing w:val="-6"/>
        </w:rPr>
        <w:t>were</w:t>
      </w:r>
      <w:r>
        <w:rPr>
          <w:spacing w:val="-3"/>
        </w:rPr>
        <w:t xml:space="preserve"> </w:t>
      </w:r>
      <w:r>
        <w:rPr>
          <w:spacing w:val="-6"/>
        </w:rPr>
        <w:t>then</w:t>
      </w:r>
      <w:r>
        <w:rPr>
          <w:spacing w:val="-4"/>
        </w:rPr>
        <w:t xml:space="preserve"> </w:t>
      </w:r>
      <w:r>
        <w:rPr>
          <w:spacing w:val="-6"/>
        </w:rPr>
        <w:t>used</w:t>
      </w:r>
      <w:r>
        <w:rPr>
          <w:spacing w:val="-4"/>
        </w:rPr>
        <w:t xml:space="preserve"> </w:t>
      </w:r>
      <w:r>
        <w:rPr>
          <w:spacing w:val="-6"/>
        </w:rPr>
        <w:t>to</w:t>
      </w:r>
      <w:r>
        <w:rPr>
          <w:spacing w:val="-4"/>
        </w:rPr>
        <w:t xml:space="preserve"> </w:t>
      </w:r>
      <w:r>
        <w:rPr>
          <w:spacing w:val="-6"/>
        </w:rPr>
        <w:t>predict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3"/>
        </w:rPr>
        <w:t xml:space="preserve"> </w:t>
      </w:r>
      <w:r>
        <w:rPr>
          <w:spacing w:val="-6"/>
        </w:rPr>
        <w:t>logarithmic</w:t>
      </w:r>
    </w:p>
    <w:p w14:paraId="1C63D6FE" w14:textId="77777777" w:rsidR="00470D98" w:rsidRDefault="001E0CFE">
      <w:pPr>
        <w:pStyle w:val="BodyText"/>
        <w:spacing w:before="8"/>
      </w:pPr>
      <w:r>
        <w:rPr>
          <w:rFonts w:ascii="Trebuchet MS"/>
          <w:spacing w:val="-4"/>
          <w:sz w:val="12"/>
        </w:rPr>
        <w:t>171</w:t>
      </w:r>
      <w:r>
        <w:rPr>
          <w:rFonts w:ascii="Trebuchet MS"/>
          <w:spacing w:val="79"/>
          <w:w w:val="150"/>
          <w:sz w:val="12"/>
        </w:rPr>
        <w:t xml:space="preserve"> </w:t>
      </w:r>
      <w:r>
        <w:rPr>
          <w:spacing w:val="-4"/>
        </w:rPr>
        <w:t>slopes</w:t>
      </w:r>
      <w:r>
        <w:rPr>
          <w:spacing w:val="-6"/>
        </w:rPr>
        <w:t xml:space="preserve"> </w:t>
      </w:r>
      <w:r>
        <w:rPr>
          <w:spacing w:val="-4"/>
        </w:rPr>
        <w:t>and</w:t>
      </w:r>
      <w:r>
        <w:rPr>
          <w:spacing w:val="-6"/>
        </w:rPr>
        <w:t xml:space="preserve"> </w:t>
      </w:r>
      <w:r>
        <w:rPr>
          <w:spacing w:val="-4"/>
        </w:rPr>
        <w:t>reaction</w:t>
      </w:r>
      <w:r>
        <w:rPr>
          <w:spacing w:val="-6"/>
        </w:rPr>
        <w:t xml:space="preserve"> </w:t>
      </w:r>
      <w:r>
        <w:rPr>
          <w:spacing w:val="-4"/>
        </w:rPr>
        <w:t>times</w:t>
      </w:r>
      <w:r>
        <w:rPr>
          <w:spacing w:val="-6"/>
        </w:rPr>
        <w:t xml:space="preserve"> </w:t>
      </w:r>
      <w:r>
        <w:rPr>
          <w:spacing w:val="-4"/>
        </w:rPr>
        <w:t>using</w:t>
      </w:r>
      <w:r>
        <w:rPr>
          <w:spacing w:val="-6"/>
        </w:rPr>
        <w:t xml:space="preserve"> </w:t>
      </w:r>
      <w:r>
        <w:rPr>
          <w:spacing w:val="-4"/>
        </w:rPr>
        <w:t>a</w:t>
      </w:r>
      <w:r>
        <w:rPr>
          <w:spacing w:val="-6"/>
        </w:rPr>
        <w:t xml:space="preserve"> </w:t>
      </w:r>
      <w:r>
        <w:rPr>
          <w:spacing w:val="-4"/>
        </w:rPr>
        <w:t>number</w:t>
      </w:r>
      <w:r>
        <w:rPr>
          <w:spacing w:val="-6"/>
        </w:rPr>
        <w:t xml:space="preserve"> </w:t>
      </w:r>
      <w:r>
        <w:rPr>
          <w:spacing w:val="-4"/>
        </w:rPr>
        <w:t>of</w:t>
      </w:r>
      <w:r>
        <w:rPr>
          <w:spacing w:val="-6"/>
        </w:rPr>
        <w:t xml:space="preserve"> </w:t>
      </w:r>
      <w:r>
        <w:rPr>
          <w:spacing w:val="-4"/>
        </w:rPr>
        <w:t>models.</w:t>
      </w:r>
      <w:r>
        <w:rPr>
          <w:spacing w:val="19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authors</w:t>
      </w:r>
      <w:r>
        <w:rPr>
          <w:spacing w:val="-6"/>
        </w:rPr>
        <w:t xml:space="preserve"> </w:t>
      </w:r>
      <w:r>
        <w:rPr>
          <w:spacing w:val="-4"/>
        </w:rPr>
        <w:t>found</w:t>
      </w:r>
      <w:r>
        <w:rPr>
          <w:spacing w:val="-6"/>
        </w:rPr>
        <w:t xml:space="preserve"> </w:t>
      </w:r>
      <w:r>
        <w:rPr>
          <w:spacing w:val="-4"/>
        </w:rPr>
        <w:t>that</w:t>
      </w:r>
      <w:r>
        <w:rPr>
          <w:spacing w:val="-6"/>
        </w:rPr>
        <w:t xml:space="preserve"> </w:t>
      </w:r>
      <w:r>
        <w:rPr>
          <w:spacing w:val="-5"/>
        </w:rPr>
        <w:t>the</w:t>
      </w:r>
    </w:p>
    <w:p w14:paraId="3D3B8EF0" w14:textId="77777777" w:rsidR="00470D98" w:rsidRDefault="001E0CFE">
      <w:pPr>
        <w:pStyle w:val="BodyText"/>
      </w:pPr>
      <w:r>
        <w:rPr>
          <w:rFonts w:ascii="Trebuchet MS" w:hAnsi="Trebuchet MS"/>
          <w:spacing w:val="-6"/>
          <w:sz w:val="12"/>
        </w:rPr>
        <w:t>172</w:t>
      </w:r>
      <w:r>
        <w:rPr>
          <w:rFonts w:ascii="Trebuchet MS" w:hAnsi="Trebuchet MS"/>
          <w:spacing w:val="43"/>
          <w:sz w:val="12"/>
        </w:rPr>
        <w:t xml:space="preserve">  </w:t>
      </w:r>
      <w:r>
        <w:rPr>
          <w:spacing w:val="-6"/>
        </w:rPr>
        <w:t>best</w:t>
      </w:r>
      <w:r>
        <w:rPr>
          <w:spacing w:val="-1"/>
        </w:rPr>
        <w:t xml:space="preserve"> </w:t>
      </w:r>
      <w:r>
        <w:rPr>
          <w:spacing w:val="-6"/>
        </w:rPr>
        <w:t>model</w:t>
      </w:r>
      <w:r>
        <w:rPr>
          <w:spacing w:val="-1"/>
        </w:rPr>
        <w:t xml:space="preserve"> </w:t>
      </w:r>
      <w:r>
        <w:rPr>
          <w:spacing w:val="-6"/>
        </w:rPr>
        <w:t>was</w:t>
      </w:r>
      <w:r>
        <w:rPr>
          <w:spacing w:val="-1"/>
        </w:rPr>
        <w:t xml:space="preserve"> </w:t>
      </w:r>
      <w:r>
        <w:rPr>
          <w:spacing w:val="-6"/>
        </w:rPr>
        <w:t>a</w:t>
      </w:r>
      <w:r>
        <w:rPr>
          <w:spacing w:val="-1"/>
        </w:rPr>
        <w:t xml:space="preserve"> </w:t>
      </w:r>
      <w:r>
        <w:rPr>
          <w:spacing w:val="-6"/>
        </w:rPr>
        <w:t>‘collinear</w:t>
      </w:r>
      <w:r>
        <w:rPr>
          <w:spacing w:val="-1"/>
        </w:rPr>
        <w:t xml:space="preserve"> </w:t>
      </w:r>
      <w:r>
        <w:rPr>
          <w:spacing w:val="-6"/>
        </w:rPr>
        <w:t>contrast</w:t>
      </w:r>
      <w:r>
        <w:rPr>
          <w:spacing w:val="-1"/>
        </w:rPr>
        <w:t xml:space="preserve"> </w:t>
      </w:r>
      <w:r>
        <w:rPr>
          <w:spacing w:val="-6"/>
        </w:rPr>
        <w:t>integration</w:t>
      </w:r>
      <w:r>
        <w:rPr>
          <w:spacing w:val="-1"/>
        </w:rPr>
        <w:t xml:space="preserve"> </w:t>
      </w:r>
      <w:r>
        <w:rPr>
          <w:spacing w:val="-6"/>
        </w:rPr>
        <w:t>model’</w:t>
      </w:r>
      <w:r>
        <w:rPr>
          <w:spacing w:val="-1"/>
        </w:rPr>
        <w:t xml:space="preserve"> </w:t>
      </w:r>
      <w:r>
        <w:rPr>
          <w:spacing w:val="-6"/>
        </w:rPr>
        <w:t>where</w:t>
      </w:r>
      <w:r>
        <w:t xml:space="preserve"> </w:t>
      </w:r>
      <w:r>
        <w:rPr>
          <w:spacing w:val="-6"/>
        </w:rPr>
        <w:t>the</w:t>
      </w:r>
      <w:r>
        <w:rPr>
          <w:spacing w:val="-1"/>
        </w:rPr>
        <w:t xml:space="preserve"> </w:t>
      </w:r>
      <w:r>
        <w:rPr>
          <w:spacing w:val="-6"/>
        </w:rPr>
        <w:t>distinctiveness</w:t>
      </w:r>
    </w:p>
    <w:p w14:paraId="30E75DA9" w14:textId="77777777" w:rsidR="00470D98" w:rsidRDefault="001E0CFE">
      <w:pPr>
        <w:pStyle w:val="BodyText"/>
        <w:spacing w:before="8"/>
      </w:pPr>
      <w:r>
        <w:rPr>
          <w:rFonts w:ascii="Trebuchet MS"/>
          <w:w w:val="90"/>
          <w:sz w:val="12"/>
        </w:rPr>
        <w:t>173</w:t>
      </w:r>
      <w:r>
        <w:rPr>
          <w:rFonts w:ascii="Trebuchet MS"/>
          <w:spacing w:val="73"/>
          <w:sz w:val="12"/>
        </w:rPr>
        <w:t xml:space="preserve">  </w:t>
      </w:r>
      <w:r>
        <w:rPr>
          <w:w w:val="90"/>
        </w:rPr>
        <w:t>scores</w:t>
      </w:r>
      <w:r>
        <w:rPr>
          <w:spacing w:val="11"/>
        </w:rPr>
        <w:t xml:space="preserve"> </w:t>
      </w:r>
      <w:r>
        <w:rPr>
          <w:w w:val="90"/>
        </w:rPr>
        <w:t>were</w:t>
      </w:r>
      <w:r>
        <w:rPr>
          <w:spacing w:val="11"/>
        </w:rPr>
        <w:t xml:space="preserve"> </w:t>
      </w:r>
      <w:r>
        <w:rPr>
          <w:w w:val="90"/>
        </w:rPr>
        <w:t>summed</w:t>
      </w:r>
      <w:r>
        <w:rPr>
          <w:spacing w:val="11"/>
        </w:rPr>
        <w:t xml:space="preserve"> </w:t>
      </w:r>
      <w:r>
        <w:rPr>
          <w:w w:val="90"/>
        </w:rPr>
        <w:t>along</w:t>
      </w:r>
      <w:r>
        <w:rPr>
          <w:spacing w:val="12"/>
        </w:rPr>
        <w:t xml:space="preserve"> </w:t>
      </w:r>
      <w:r>
        <w:rPr>
          <w:w w:val="90"/>
        </w:rPr>
        <w:t>each</w:t>
      </w:r>
      <w:r>
        <w:rPr>
          <w:spacing w:val="11"/>
        </w:rPr>
        <w:t xml:space="preserve"> </w:t>
      </w:r>
      <w:r>
        <w:rPr>
          <w:w w:val="90"/>
        </w:rPr>
        <w:t>attribute</w:t>
      </w:r>
      <w:r>
        <w:rPr>
          <w:spacing w:val="11"/>
        </w:rPr>
        <w:t xml:space="preserve"> </w:t>
      </w:r>
      <w:r>
        <w:rPr>
          <w:w w:val="90"/>
        </w:rPr>
        <w:t>in</w:t>
      </w:r>
      <w:r>
        <w:rPr>
          <w:spacing w:val="11"/>
        </w:rPr>
        <w:t xml:space="preserve"> </w:t>
      </w:r>
      <w:r>
        <w:rPr>
          <w:w w:val="90"/>
        </w:rPr>
        <w:t>the</w:t>
      </w:r>
      <w:r>
        <w:rPr>
          <w:spacing w:val="11"/>
        </w:rPr>
        <w:t xml:space="preserve"> </w:t>
      </w:r>
      <w:r>
        <w:rPr>
          <w:w w:val="90"/>
        </w:rPr>
        <w:t>unidimensional</w:t>
      </w:r>
      <w:r>
        <w:rPr>
          <w:spacing w:val="11"/>
        </w:rPr>
        <w:t xml:space="preserve"> </w:t>
      </w:r>
      <w:r>
        <w:rPr>
          <w:w w:val="90"/>
        </w:rPr>
        <w:t>experiments,</w:t>
      </w:r>
      <w:r>
        <w:rPr>
          <w:spacing w:val="12"/>
        </w:rPr>
        <w:t xml:space="preserve"> </w:t>
      </w:r>
      <w:r>
        <w:rPr>
          <w:spacing w:val="-4"/>
          <w:w w:val="90"/>
        </w:rPr>
        <w:t>cre-</w:t>
      </w:r>
    </w:p>
    <w:p w14:paraId="3700F962" w14:textId="77777777" w:rsidR="00470D98" w:rsidRDefault="001E0CFE">
      <w:pPr>
        <w:pStyle w:val="BodyText"/>
        <w:spacing w:before="8"/>
      </w:pPr>
      <w:r>
        <w:rPr>
          <w:rFonts w:ascii="Trebuchet MS"/>
          <w:spacing w:val="-4"/>
          <w:sz w:val="12"/>
        </w:rPr>
        <w:t>174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4"/>
        </w:rPr>
        <w:t>ating</w:t>
      </w:r>
      <w:r>
        <w:rPr>
          <w:spacing w:val="3"/>
        </w:rPr>
        <w:t xml:space="preserve"> </w:t>
      </w:r>
      <w:r>
        <w:rPr>
          <w:spacing w:val="-4"/>
        </w:rPr>
        <w:t>an</w:t>
      </w:r>
      <w:r>
        <w:rPr>
          <w:spacing w:val="2"/>
        </w:rPr>
        <w:t xml:space="preserve"> </w:t>
      </w:r>
      <w:r>
        <w:rPr>
          <w:spacing w:val="-4"/>
        </w:rPr>
        <w:t>overall</w:t>
      </w:r>
      <w:r>
        <w:rPr>
          <w:spacing w:val="3"/>
        </w:rPr>
        <w:t xml:space="preserve"> </w:t>
      </w:r>
      <w:r>
        <w:rPr>
          <w:spacing w:val="-4"/>
        </w:rPr>
        <w:t>contrast</w:t>
      </w:r>
      <w:r>
        <w:rPr>
          <w:spacing w:val="2"/>
        </w:rPr>
        <w:t xml:space="preserve"> </w:t>
      </w:r>
      <w:r>
        <w:rPr>
          <w:spacing w:val="-4"/>
        </w:rPr>
        <w:t>score</w:t>
      </w:r>
      <w:r>
        <w:rPr>
          <w:spacing w:val="2"/>
        </w:rPr>
        <w:t xml:space="preserve"> </w:t>
      </w:r>
      <w:r>
        <w:rPr>
          <w:spacing w:val="-4"/>
        </w:rPr>
        <w:t>that</w:t>
      </w:r>
      <w:r>
        <w:rPr>
          <w:spacing w:val="3"/>
        </w:rPr>
        <w:t xml:space="preserve"> </w:t>
      </w:r>
      <w:r>
        <w:rPr>
          <w:spacing w:val="-4"/>
        </w:rPr>
        <w:t>was</w:t>
      </w:r>
      <w:r>
        <w:rPr>
          <w:spacing w:val="2"/>
        </w:rPr>
        <w:t xml:space="preserve"> </w:t>
      </w:r>
      <w:r>
        <w:rPr>
          <w:spacing w:val="-4"/>
        </w:rPr>
        <w:t>used</w:t>
      </w:r>
      <w:r>
        <w:rPr>
          <w:spacing w:val="2"/>
        </w:rPr>
        <w:t xml:space="preserve"> </w:t>
      </w:r>
      <w:r>
        <w:rPr>
          <w:spacing w:val="-4"/>
        </w:rPr>
        <w:t>for</w:t>
      </w:r>
      <w:r>
        <w:rPr>
          <w:spacing w:val="3"/>
        </w:rPr>
        <w:t xml:space="preserve"> </w:t>
      </w:r>
      <w:r>
        <w:rPr>
          <w:spacing w:val="-4"/>
        </w:rPr>
        <w:t>compound</w:t>
      </w:r>
      <w:r>
        <w:rPr>
          <w:spacing w:val="2"/>
        </w:rPr>
        <w:t xml:space="preserve"> </w:t>
      </w:r>
      <w:r>
        <w:rPr>
          <w:spacing w:val="-4"/>
        </w:rPr>
        <w:t>stimuli</w:t>
      </w:r>
      <w:r>
        <w:rPr>
          <w:spacing w:val="2"/>
        </w:rPr>
        <w:t xml:space="preserve"> </w:t>
      </w:r>
      <w:r>
        <w:rPr>
          <w:spacing w:val="-4"/>
        </w:rPr>
        <w:t>predictions.</w:t>
      </w:r>
    </w:p>
    <w:p w14:paraId="3B6BE80A" w14:textId="3A07995F" w:rsidR="00470D98" w:rsidRDefault="001E0CFE">
      <w:pPr>
        <w:pStyle w:val="BodyText"/>
      </w:pPr>
      <w:r>
        <w:rPr>
          <w:rFonts w:ascii="Trebuchet MS"/>
          <w:spacing w:val="-4"/>
          <w:sz w:val="12"/>
        </w:rPr>
        <w:t>175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4"/>
        </w:rPr>
        <w:t>In</w:t>
      </w:r>
      <w:r>
        <w:rPr>
          <w:spacing w:val="1"/>
        </w:rPr>
        <w:t xml:space="preserve"> </w:t>
      </w:r>
      <w:r>
        <w:rPr>
          <w:spacing w:val="-4"/>
        </w:rPr>
        <w:t>our</w:t>
      </w:r>
      <w:r>
        <w:rPr>
          <w:spacing w:val="2"/>
        </w:rPr>
        <w:t xml:space="preserve"> </w:t>
      </w:r>
      <w:r>
        <w:rPr>
          <w:spacing w:val="-4"/>
        </w:rPr>
        <w:t>registered</w:t>
      </w:r>
      <w:r>
        <w:rPr>
          <w:spacing w:val="1"/>
        </w:rPr>
        <w:t xml:space="preserve"> </w:t>
      </w:r>
      <w:r>
        <w:rPr>
          <w:spacing w:val="-4"/>
        </w:rPr>
        <w:t>replication,</w:t>
      </w:r>
      <w:r>
        <w:rPr>
          <w:spacing w:val="4"/>
        </w:rPr>
        <w:t xml:space="preserve"> </w:t>
      </w:r>
      <w:r>
        <w:rPr>
          <w:spacing w:val="-4"/>
        </w:rPr>
        <w:t>we</w:t>
      </w:r>
      <w:r>
        <w:rPr>
          <w:spacing w:val="1"/>
        </w:rPr>
        <w:t xml:space="preserve"> </w:t>
      </w:r>
      <w:r>
        <w:rPr>
          <w:spacing w:val="-4"/>
        </w:rPr>
        <w:t>will</w:t>
      </w:r>
      <w:r>
        <w:rPr>
          <w:spacing w:val="1"/>
        </w:rPr>
        <w:t xml:space="preserve"> </w:t>
      </w:r>
      <w:r>
        <w:rPr>
          <w:spacing w:val="-4"/>
        </w:rPr>
        <w:t>attempt</w:t>
      </w:r>
      <w:r>
        <w:rPr>
          <w:spacing w:val="1"/>
        </w:rPr>
        <w:t xml:space="preserve"> </w:t>
      </w:r>
      <w:r>
        <w:rPr>
          <w:spacing w:val="-4"/>
        </w:rPr>
        <w:t>to</w:t>
      </w:r>
      <w:r>
        <w:rPr>
          <w:spacing w:val="1"/>
        </w:rPr>
        <w:t xml:space="preserve"> </w:t>
      </w:r>
      <w:r>
        <w:rPr>
          <w:spacing w:val="-4"/>
        </w:rPr>
        <w:t>verify</w:t>
      </w:r>
      <w:r>
        <w:rPr>
          <w:spacing w:val="2"/>
        </w:rPr>
        <w:t xml:space="preserve"> </w:t>
      </w:r>
      <w:r>
        <w:rPr>
          <w:spacing w:val="-4"/>
        </w:rPr>
        <w:t>the</w:t>
      </w:r>
      <w:r>
        <w:rPr>
          <w:spacing w:val="1"/>
        </w:rPr>
        <w:t xml:space="preserve"> </w:t>
      </w:r>
      <w:r>
        <w:rPr>
          <w:spacing w:val="-4"/>
        </w:rPr>
        <w:t>conclusions</w:t>
      </w:r>
      <w:r>
        <w:rPr>
          <w:spacing w:val="1"/>
        </w:rPr>
        <w:t xml:space="preserve"> </w:t>
      </w:r>
      <w:r>
        <w:rPr>
          <w:spacing w:val="-4"/>
        </w:rPr>
        <w:t>of</w:t>
      </w:r>
      <w:r>
        <w:rPr>
          <w:spacing w:val="1"/>
        </w:rPr>
        <w:t xml:space="preserve"> </w:t>
      </w:r>
      <w:r w:rsidR="00791F47">
        <w:fldChar w:fldCharType="begin"/>
      </w:r>
      <w:r w:rsidR="00791F47">
        <w:instrText xml:space="preserve"> HYPERLINK \l "_</w:instrText>
      </w:r>
      <w:del w:id="190" w:author="Hughes, Anna E" w:date="2023-08-09T15:29:00Z">
        <w:r w:rsidR="00791F47">
          <w:delInstrText>bookmark29</w:delInstrText>
        </w:r>
      </w:del>
      <w:ins w:id="191" w:author="Hughes, Anna E" w:date="2023-08-09T15:29:00Z">
        <w:r w:rsidR="00791F47">
          <w:instrText>bookmark30</w:instrText>
        </w:r>
      </w:ins>
      <w:r w:rsidR="00791F47">
        <w:instrText xml:space="preserve">" </w:instrText>
      </w:r>
      <w:r w:rsidR="00791F47">
        <w:fldChar w:fldCharType="separate"/>
      </w:r>
      <w:r>
        <w:rPr>
          <w:spacing w:val="-4"/>
        </w:rPr>
        <w:t>Buetti</w:t>
      </w:r>
      <w:r w:rsidR="00791F47">
        <w:rPr>
          <w:spacing w:val="-4"/>
        </w:rPr>
        <w:fldChar w:fldCharType="end"/>
      </w:r>
    </w:p>
    <w:p w14:paraId="35B18D64" w14:textId="5093A2CF" w:rsidR="00470D98" w:rsidRDefault="001644E6">
      <w:pPr>
        <w:pStyle w:val="BodyText"/>
        <w:spacing w:before="8"/>
      </w:pPr>
      <w:del w:id="192" w:author="Hughes, Anna E" w:date="2023-08-09T15:29:00Z">
        <w:r>
          <w:rPr>
            <w:rFonts w:ascii="Trebuchet MS"/>
            <w:spacing w:val="-4"/>
            <w:sz w:val="12"/>
          </w:rPr>
          <w:delText>176</w:delText>
        </w:r>
        <w:r>
          <w:rPr>
            <w:rFonts w:ascii="Trebuchet MS"/>
            <w:spacing w:val="79"/>
            <w:w w:val="150"/>
            <w:sz w:val="12"/>
          </w:rPr>
          <w:delText xml:space="preserve"> </w:delText>
        </w:r>
        <w:r w:rsidR="00791F47">
          <w:fldChar w:fldCharType="begin"/>
        </w:r>
        <w:r w:rsidR="00791F47">
          <w:delInstrText xml:space="preserve"> HYPERLINK \l "_bookmark29" </w:delInstrText>
        </w:r>
        <w:r w:rsidR="00791F47">
          <w:fldChar w:fldCharType="separate"/>
        </w:r>
        <w:r>
          <w:rPr>
            <w:spacing w:val="-4"/>
          </w:rPr>
          <w:delText>et</w:delText>
        </w:r>
        <w:r>
          <w:rPr>
            <w:spacing w:val="1"/>
          </w:rPr>
          <w:delText xml:space="preserve"> </w:delText>
        </w:r>
        <w:r>
          <w:rPr>
            <w:spacing w:val="-4"/>
          </w:rPr>
          <w:delText>al.</w:delText>
        </w:r>
        <w:r w:rsidR="00791F47">
          <w:rPr>
            <w:spacing w:val="-4"/>
          </w:rPr>
          <w:fldChar w:fldCharType="end"/>
        </w:r>
        <w:r>
          <w:delText xml:space="preserve"> </w:delText>
        </w:r>
        <w:r w:rsidR="00791F47">
          <w:fldChar w:fldCharType="begin"/>
        </w:r>
        <w:r w:rsidR="00791F47">
          <w:delInstrText xml:space="preserve"> HYPERLINK \l "_bookmark29" </w:delInstrText>
        </w:r>
        <w:r w:rsidR="00791F47">
          <w:fldChar w:fldCharType="separate"/>
        </w:r>
        <w:r>
          <w:rPr>
            <w:spacing w:val="-4"/>
          </w:rPr>
          <w:delText>(2019),</w:delText>
        </w:r>
        <w:r w:rsidR="00791F47">
          <w:rPr>
            <w:spacing w:val="-4"/>
          </w:rPr>
          <w:fldChar w:fldCharType="end"/>
        </w:r>
      </w:del>
      <w:ins w:id="193" w:author="Hughes, Anna E" w:date="2023-08-09T15:29:00Z">
        <w:r w:rsidR="001E0CFE">
          <w:rPr>
            <w:rFonts w:ascii="Trebuchet MS"/>
            <w:spacing w:val="-4"/>
            <w:sz w:val="12"/>
          </w:rPr>
          <w:t>176</w:t>
        </w:r>
        <w:r w:rsidR="001E0CFE">
          <w:rPr>
            <w:rFonts w:ascii="Trebuchet MS"/>
            <w:spacing w:val="79"/>
            <w:w w:val="150"/>
            <w:sz w:val="12"/>
          </w:rPr>
          <w:t xml:space="preserve"> </w:t>
        </w:r>
        <w:r w:rsidR="00791F47">
          <w:fldChar w:fldCharType="begin"/>
        </w:r>
        <w:r w:rsidR="00791F47">
          <w:instrText xml:space="preserve"> HYPERLINK \l "_bookmark30" </w:instrText>
        </w:r>
        <w:r w:rsidR="00791F47">
          <w:fldChar w:fldCharType="separate"/>
        </w:r>
        <w:r w:rsidR="001E0CFE">
          <w:rPr>
            <w:spacing w:val="-4"/>
          </w:rPr>
          <w:t>et</w:t>
        </w:r>
        <w:r w:rsidR="001E0CFE">
          <w:rPr>
            <w:spacing w:val="1"/>
          </w:rPr>
          <w:t xml:space="preserve"> </w:t>
        </w:r>
        <w:r w:rsidR="001E0CFE">
          <w:rPr>
            <w:spacing w:val="-4"/>
          </w:rPr>
          <w:t>al.</w:t>
        </w:r>
        <w:r w:rsidR="00791F47">
          <w:rPr>
            <w:spacing w:val="-4"/>
          </w:rPr>
          <w:fldChar w:fldCharType="end"/>
        </w:r>
        <w:r w:rsidR="001E0CFE">
          <w:t xml:space="preserve"> </w:t>
        </w:r>
        <w:r w:rsidR="00791F47">
          <w:fldChar w:fldCharType="begin"/>
        </w:r>
        <w:r w:rsidR="00791F47">
          <w:instrText xml:space="preserve"> HYPERLINK \l "_bookmark30" </w:instrText>
        </w:r>
        <w:r w:rsidR="00791F47">
          <w:fldChar w:fldCharType="separate"/>
        </w:r>
        <w:r w:rsidR="001E0CFE">
          <w:rPr>
            <w:spacing w:val="-4"/>
          </w:rPr>
          <w:t>(2019),</w:t>
        </w:r>
        <w:r w:rsidR="00791F47">
          <w:rPr>
            <w:spacing w:val="-4"/>
          </w:rPr>
          <w:fldChar w:fldCharType="end"/>
        </w:r>
      </w:ins>
      <w:r w:rsidR="001E0CFE">
        <w:rPr>
          <w:spacing w:val="4"/>
        </w:rPr>
        <w:t xml:space="preserve"> </w:t>
      </w:r>
      <w:r w:rsidR="001E0CFE">
        <w:rPr>
          <w:spacing w:val="-4"/>
        </w:rPr>
        <w:t>that</w:t>
      </w:r>
      <w:r w:rsidR="001E0CFE">
        <w:rPr>
          <w:spacing w:val="1"/>
        </w:rPr>
        <w:t xml:space="preserve"> </w:t>
      </w:r>
      <w:r w:rsidR="001E0CFE">
        <w:rPr>
          <w:spacing w:val="-4"/>
        </w:rPr>
        <w:t>the</w:t>
      </w:r>
      <w:r w:rsidR="001E0CFE">
        <w:t xml:space="preserve"> </w:t>
      </w:r>
      <w:r w:rsidR="001E0CFE">
        <w:rPr>
          <w:spacing w:val="-4"/>
        </w:rPr>
        <w:t>collinear</w:t>
      </w:r>
      <w:r w:rsidR="001E0CFE">
        <w:rPr>
          <w:spacing w:val="1"/>
        </w:rPr>
        <w:t xml:space="preserve"> </w:t>
      </w:r>
      <w:r w:rsidR="001E0CFE">
        <w:rPr>
          <w:spacing w:val="-4"/>
        </w:rPr>
        <w:t>contrast</w:t>
      </w:r>
      <w:r w:rsidR="001E0CFE">
        <w:rPr>
          <w:spacing w:val="1"/>
        </w:rPr>
        <w:t xml:space="preserve"> </w:t>
      </w:r>
      <w:r w:rsidR="001E0CFE">
        <w:rPr>
          <w:spacing w:val="-4"/>
        </w:rPr>
        <w:t>integration</w:t>
      </w:r>
      <w:r w:rsidR="001E0CFE">
        <w:t xml:space="preserve"> </w:t>
      </w:r>
      <w:r w:rsidR="001E0CFE">
        <w:rPr>
          <w:spacing w:val="-4"/>
        </w:rPr>
        <w:t>model</w:t>
      </w:r>
      <w:r w:rsidR="001E0CFE">
        <w:rPr>
          <w:spacing w:val="1"/>
        </w:rPr>
        <w:t xml:space="preserve"> </w:t>
      </w:r>
      <w:r w:rsidR="001E0CFE">
        <w:rPr>
          <w:spacing w:val="-4"/>
        </w:rPr>
        <w:t>does</w:t>
      </w:r>
      <w:r w:rsidR="001E0CFE">
        <w:t xml:space="preserve"> </w:t>
      </w:r>
      <w:r w:rsidR="001E0CFE">
        <w:rPr>
          <w:spacing w:val="-4"/>
        </w:rPr>
        <w:t>indeed</w:t>
      </w:r>
      <w:r w:rsidR="001E0CFE">
        <w:rPr>
          <w:spacing w:val="1"/>
        </w:rPr>
        <w:t xml:space="preserve"> </w:t>
      </w:r>
      <w:r w:rsidR="001E0CFE">
        <w:rPr>
          <w:spacing w:val="-4"/>
        </w:rPr>
        <w:t>offer</w:t>
      </w:r>
      <w:r w:rsidR="001E0CFE">
        <w:t xml:space="preserve"> </w:t>
      </w:r>
      <w:r w:rsidR="001E0CFE">
        <w:rPr>
          <w:spacing w:val="-5"/>
        </w:rPr>
        <w:t>the</w:t>
      </w:r>
    </w:p>
    <w:p w14:paraId="778A1349" w14:textId="77777777" w:rsidR="00470D98" w:rsidRDefault="001E0CFE">
      <w:pPr>
        <w:pStyle w:val="BodyText"/>
      </w:pPr>
      <w:r>
        <w:rPr>
          <w:rFonts w:ascii="Trebuchet MS"/>
          <w:spacing w:val="-6"/>
          <w:sz w:val="12"/>
        </w:rPr>
        <w:t>177</w:t>
      </w:r>
      <w:r>
        <w:rPr>
          <w:rFonts w:ascii="Trebuchet MS"/>
          <w:spacing w:val="41"/>
          <w:sz w:val="12"/>
        </w:rPr>
        <w:t xml:space="preserve">  </w:t>
      </w:r>
      <w:r>
        <w:rPr>
          <w:spacing w:val="-6"/>
        </w:rPr>
        <w:t>best</w:t>
      </w:r>
      <w:r>
        <w:rPr>
          <w:spacing w:val="8"/>
        </w:rPr>
        <w:t xml:space="preserve"> </w:t>
      </w:r>
      <w:r>
        <w:rPr>
          <w:spacing w:val="-6"/>
        </w:rPr>
        <w:t>characterisation</w:t>
      </w:r>
      <w:r>
        <w:rPr>
          <w:spacing w:val="9"/>
        </w:rPr>
        <w:t xml:space="preserve"> </w:t>
      </w:r>
      <w:r>
        <w:rPr>
          <w:spacing w:val="-6"/>
        </w:rPr>
        <w:t>of</w:t>
      </w:r>
      <w:r>
        <w:rPr>
          <w:spacing w:val="8"/>
        </w:rPr>
        <w:t xml:space="preserve"> </w:t>
      </w:r>
      <w:r>
        <w:rPr>
          <w:spacing w:val="-6"/>
        </w:rPr>
        <w:t>contrast</w:t>
      </w:r>
      <w:r>
        <w:rPr>
          <w:spacing w:val="8"/>
        </w:rPr>
        <w:t xml:space="preserve"> </w:t>
      </w:r>
      <w:r>
        <w:rPr>
          <w:spacing w:val="-6"/>
        </w:rPr>
        <w:t>signal</w:t>
      </w:r>
      <w:r>
        <w:rPr>
          <w:spacing w:val="8"/>
        </w:rPr>
        <w:t xml:space="preserve"> </w:t>
      </w:r>
      <w:r>
        <w:rPr>
          <w:spacing w:val="-6"/>
        </w:rPr>
        <w:t>combinations</w:t>
      </w:r>
      <w:r>
        <w:rPr>
          <w:spacing w:val="8"/>
        </w:rPr>
        <w:t xml:space="preserve"> </w:t>
      </w:r>
      <w:r>
        <w:rPr>
          <w:spacing w:val="-6"/>
        </w:rPr>
        <w:t>in</w:t>
      </w:r>
      <w:r>
        <w:rPr>
          <w:spacing w:val="8"/>
        </w:rPr>
        <w:t xml:space="preserve"> </w:t>
      </w:r>
      <w:r>
        <w:rPr>
          <w:spacing w:val="-6"/>
        </w:rPr>
        <w:t>visual</w:t>
      </w:r>
      <w:r>
        <w:rPr>
          <w:spacing w:val="8"/>
        </w:rPr>
        <w:t xml:space="preserve"> </w:t>
      </w:r>
      <w:r>
        <w:rPr>
          <w:spacing w:val="-6"/>
        </w:rPr>
        <w:t>search</w:t>
      </w:r>
      <w:r>
        <w:rPr>
          <w:spacing w:val="8"/>
        </w:rPr>
        <w:t xml:space="preserve"> </w:t>
      </w:r>
      <w:r>
        <w:rPr>
          <w:spacing w:val="-6"/>
        </w:rPr>
        <w:t>within</w:t>
      </w:r>
      <w:r>
        <w:rPr>
          <w:spacing w:val="8"/>
        </w:rPr>
        <w:t xml:space="preserve"> </w:t>
      </w:r>
      <w:r>
        <w:rPr>
          <w:spacing w:val="-6"/>
        </w:rPr>
        <w:t>the</w:t>
      </w:r>
    </w:p>
    <w:p w14:paraId="0712CF2F" w14:textId="77777777" w:rsidR="00470D98" w:rsidRDefault="001E0CFE">
      <w:pPr>
        <w:spacing w:before="8"/>
        <w:ind w:left="227"/>
        <w:rPr>
          <w:sz w:val="24"/>
        </w:rPr>
      </w:pPr>
      <w:r>
        <w:rPr>
          <w:rFonts w:ascii="Trebuchet MS"/>
          <w:sz w:val="12"/>
        </w:rPr>
        <w:t>178</w:t>
      </w:r>
      <w:r>
        <w:rPr>
          <w:rFonts w:ascii="Trebuchet MS"/>
          <w:spacing w:val="78"/>
          <w:sz w:val="12"/>
        </w:rPr>
        <w:t xml:space="preserve">  </w:t>
      </w:r>
      <w:r>
        <w:rPr>
          <w:sz w:val="24"/>
        </w:rPr>
        <w:t>TCS</w:t>
      </w:r>
      <w:r>
        <w:rPr>
          <w:spacing w:val="15"/>
          <w:sz w:val="24"/>
        </w:rPr>
        <w:t xml:space="preserve"> </w:t>
      </w:r>
      <w:r>
        <w:rPr>
          <w:spacing w:val="-2"/>
          <w:sz w:val="24"/>
        </w:rPr>
        <w:t>framework.</w:t>
      </w:r>
    </w:p>
    <w:p w14:paraId="77A2F4B2" w14:textId="4AD9BC1C" w:rsidR="00470D98" w:rsidRDefault="001E0CFE">
      <w:pPr>
        <w:pStyle w:val="BodyText"/>
        <w:tabs>
          <w:tab w:val="left" w:pos="968"/>
        </w:tabs>
      </w:pPr>
      <w:r>
        <w:rPr>
          <w:rFonts w:ascii="Trebuchet MS"/>
          <w:spacing w:val="-5"/>
          <w:sz w:val="12"/>
        </w:rPr>
        <w:t>179</w:t>
      </w:r>
      <w:r>
        <w:rPr>
          <w:rFonts w:ascii="Trebuchet MS"/>
          <w:sz w:val="12"/>
        </w:rPr>
        <w:tab/>
      </w:r>
      <w:r>
        <w:rPr>
          <w:spacing w:val="-2"/>
        </w:rPr>
        <w:t>We</w:t>
      </w:r>
      <w:r>
        <w:rPr>
          <w:spacing w:val="-6"/>
        </w:rPr>
        <w:t xml:space="preserve"> </w:t>
      </w:r>
      <w:r>
        <w:rPr>
          <w:spacing w:val="-2"/>
        </w:rPr>
        <w:t>begin</w:t>
      </w:r>
      <w:r>
        <w:rPr>
          <w:spacing w:val="-5"/>
        </w:rPr>
        <w:t xml:space="preserve"> </w:t>
      </w:r>
      <w:r>
        <w:rPr>
          <w:spacing w:val="-2"/>
        </w:rPr>
        <w:t>by</w:t>
      </w:r>
      <w:r>
        <w:rPr>
          <w:spacing w:val="-6"/>
        </w:rPr>
        <w:t xml:space="preserve"> </w:t>
      </w:r>
      <w:r>
        <w:rPr>
          <w:spacing w:val="-2"/>
        </w:rPr>
        <w:t>verifying</w:t>
      </w:r>
      <w:r>
        <w:rPr>
          <w:spacing w:val="-5"/>
        </w:rPr>
        <w:t xml:space="preserve"> </w:t>
      </w:r>
      <w:r>
        <w:rPr>
          <w:spacing w:val="-2"/>
        </w:rPr>
        <w:t>the</w:t>
      </w:r>
      <w:r>
        <w:rPr>
          <w:spacing w:val="-5"/>
        </w:rPr>
        <w:t xml:space="preserve"> </w:t>
      </w:r>
      <w:r>
        <w:rPr>
          <w:spacing w:val="-2"/>
        </w:rPr>
        <w:t>analysis</w:t>
      </w:r>
      <w:r>
        <w:rPr>
          <w:spacing w:val="-6"/>
        </w:rPr>
        <w:t xml:space="preserve"> </w:t>
      </w:r>
      <w:r>
        <w:rPr>
          <w:spacing w:val="-2"/>
        </w:rPr>
        <w:t>of</w:t>
      </w:r>
      <w:r>
        <w:rPr>
          <w:spacing w:val="-5"/>
        </w:rPr>
        <w:t xml:space="preserve"> </w:t>
      </w:r>
      <w:del w:id="194" w:author="Hughes, Anna E" w:date="2023-08-09T15:29:00Z">
        <w:r w:rsidR="00791F47">
          <w:fldChar w:fldCharType="begin"/>
        </w:r>
        <w:r w:rsidR="00791F47">
          <w:delInstrText xml:space="preserve"> HYPERLINK \l "_bookmark29" </w:delInstrText>
        </w:r>
        <w:r w:rsidR="00791F47">
          <w:fldChar w:fldCharType="separate"/>
        </w:r>
        <w:r w:rsidR="001644E6">
          <w:rPr>
            <w:spacing w:val="-2"/>
          </w:rPr>
          <w:delText>Buetti</w:delText>
        </w:r>
        <w:r w:rsidR="001644E6">
          <w:rPr>
            <w:spacing w:val="-6"/>
          </w:rPr>
          <w:delText xml:space="preserve"> </w:delText>
        </w:r>
        <w:r w:rsidR="001644E6">
          <w:rPr>
            <w:spacing w:val="-2"/>
          </w:rPr>
          <w:delText>et</w:delText>
        </w:r>
        <w:r w:rsidR="001644E6">
          <w:rPr>
            <w:spacing w:val="-5"/>
          </w:rPr>
          <w:delText xml:space="preserve"> </w:delText>
        </w:r>
        <w:r w:rsidR="001644E6">
          <w:rPr>
            <w:spacing w:val="-2"/>
          </w:rPr>
          <w:delText>al.</w:delText>
        </w:r>
        <w:r w:rsidR="00791F47">
          <w:rPr>
            <w:spacing w:val="-2"/>
          </w:rPr>
          <w:fldChar w:fldCharType="end"/>
        </w:r>
        <w:r w:rsidR="001644E6">
          <w:rPr>
            <w:spacing w:val="-5"/>
          </w:rPr>
          <w:delText xml:space="preserve"> </w:delText>
        </w:r>
        <w:r w:rsidR="00791F47">
          <w:fldChar w:fldCharType="begin"/>
        </w:r>
        <w:r w:rsidR="00791F47">
          <w:delInstrText xml:space="preserve"> HYPERLINK \l "_bookmark29" </w:delInstrText>
        </w:r>
        <w:r w:rsidR="00791F47">
          <w:fldChar w:fldCharType="separate"/>
        </w:r>
        <w:r w:rsidR="001644E6">
          <w:rPr>
            <w:spacing w:val="-2"/>
          </w:rPr>
          <w:delText>(2019).</w:delText>
        </w:r>
        <w:r w:rsidR="00791F47">
          <w:rPr>
            <w:spacing w:val="-2"/>
          </w:rPr>
          <w:fldChar w:fldCharType="end"/>
        </w:r>
      </w:del>
      <w:ins w:id="195" w:author="Hughes, Anna E" w:date="2023-08-09T15:29:00Z">
        <w:r w:rsidR="00791F47">
          <w:fldChar w:fldCharType="begin"/>
        </w:r>
        <w:r w:rsidR="00791F47">
          <w:instrText xml:space="preserve"> HYPERLINK \l "_bookmark30" </w:instrText>
        </w:r>
        <w:r w:rsidR="00791F47">
          <w:fldChar w:fldCharType="separate"/>
        </w:r>
        <w:r>
          <w:rPr>
            <w:spacing w:val="-2"/>
          </w:rPr>
          <w:t>Buetti</w:t>
        </w:r>
        <w:r>
          <w:rPr>
            <w:spacing w:val="-6"/>
          </w:rPr>
          <w:t xml:space="preserve"> </w:t>
        </w:r>
        <w:r>
          <w:rPr>
            <w:spacing w:val="-2"/>
          </w:rPr>
          <w:t>et</w:t>
        </w:r>
        <w:r>
          <w:rPr>
            <w:spacing w:val="-5"/>
          </w:rPr>
          <w:t xml:space="preserve"> </w:t>
        </w:r>
        <w:r>
          <w:rPr>
            <w:spacing w:val="-2"/>
          </w:rPr>
          <w:t>al.</w:t>
        </w:r>
        <w:r w:rsidR="00791F47">
          <w:rPr>
            <w:spacing w:val="-2"/>
          </w:rPr>
          <w:fldChar w:fldCharType="end"/>
        </w:r>
        <w:r>
          <w:rPr>
            <w:spacing w:val="-5"/>
          </w:rPr>
          <w:t xml:space="preserve"> </w:t>
        </w:r>
        <w:r w:rsidR="00791F47">
          <w:fldChar w:fldCharType="begin"/>
        </w:r>
        <w:r w:rsidR="00791F47">
          <w:instrText xml:space="preserve"> HYPERLINK \l "_bookmark30" </w:instrText>
        </w:r>
        <w:r w:rsidR="00791F47">
          <w:fldChar w:fldCharType="separate"/>
        </w:r>
        <w:r>
          <w:rPr>
            <w:spacing w:val="-2"/>
          </w:rPr>
          <w:t>(2019).</w:t>
        </w:r>
        <w:r w:rsidR="00791F47">
          <w:rPr>
            <w:spacing w:val="-2"/>
          </w:rPr>
          <w:fldChar w:fldCharType="end"/>
        </w:r>
      </w:ins>
      <w:r>
        <w:rPr>
          <w:spacing w:val="21"/>
        </w:rPr>
        <w:t xml:space="preserve"> </w:t>
      </w:r>
      <w:r>
        <w:rPr>
          <w:spacing w:val="-2"/>
        </w:rPr>
        <w:t>We</w:t>
      </w:r>
      <w:r>
        <w:rPr>
          <w:spacing w:val="-5"/>
        </w:rPr>
        <w:t xml:space="preserve"> </w:t>
      </w:r>
      <w:r>
        <w:rPr>
          <w:spacing w:val="-2"/>
        </w:rPr>
        <w:t>then</w:t>
      </w:r>
      <w:r>
        <w:rPr>
          <w:spacing w:val="-6"/>
        </w:rPr>
        <w:t xml:space="preserve"> </w:t>
      </w:r>
      <w:r>
        <w:rPr>
          <w:spacing w:val="-2"/>
        </w:rPr>
        <w:t>describe</w:t>
      </w:r>
    </w:p>
    <w:p w14:paraId="41923A77" w14:textId="77777777" w:rsidR="00470D98" w:rsidRDefault="001E0CFE">
      <w:pPr>
        <w:pStyle w:val="BodyText"/>
        <w:spacing w:before="8"/>
      </w:pPr>
      <w:r>
        <w:rPr>
          <w:rFonts w:ascii="Trebuchet MS"/>
          <w:w w:val="90"/>
          <w:sz w:val="12"/>
        </w:rPr>
        <w:t>180</w:t>
      </w:r>
      <w:r>
        <w:rPr>
          <w:rFonts w:ascii="Trebuchet MS"/>
          <w:spacing w:val="67"/>
          <w:sz w:val="12"/>
        </w:rPr>
        <w:t xml:space="preserve">  </w:t>
      </w:r>
      <w:r>
        <w:rPr>
          <w:w w:val="90"/>
        </w:rPr>
        <w:t>our</w:t>
      </w:r>
      <w:r>
        <w:rPr>
          <w:spacing w:val="6"/>
        </w:rPr>
        <w:t xml:space="preserve"> </w:t>
      </w:r>
      <w:r>
        <w:rPr>
          <w:w w:val="90"/>
        </w:rPr>
        <w:t>proposed</w:t>
      </w:r>
      <w:r>
        <w:rPr>
          <w:spacing w:val="5"/>
        </w:rPr>
        <w:t xml:space="preserve"> </w:t>
      </w:r>
      <w:r>
        <w:rPr>
          <w:w w:val="90"/>
        </w:rPr>
        <w:t>replication</w:t>
      </w:r>
      <w:r>
        <w:rPr>
          <w:spacing w:val="6"/>
        </w:rPr>
        <w:t xml:space="preserve"> </w:t>
      </w:r>
      <w:r>
        <w:rPr>
          <w:w w:val="90"/>
        </w:rPr>
        <w:t>study,</w:t>
      </w:r>
      <w:r>
        <w:rPr>
          <w:spacing w:val="6"/>
        </w:rPr>
        <w:t xml:space="preserve"> </w:t>
      </w:r>
      <w:r>
        <w:rPr>
          <w:w w:val="90"/>
        </w:rPr>
        <w:t>showing</w:t>
      </w:r>
      <w:r>
        <w:rPr>
          <w:spacing w:val="5"/>
        </w:rPr>
        <w:t xml:space="preserve"> </w:t>
      </w:r>
      <w:r>
        <w:rPr>
          <w:w w:val="90"/>
        </w:rPr>
        <w:t>with</w:t>
      </w:r>
      <w:r>
        <w:rPr>
          <w:spacing w:val="6"/>
        </w:rPr>
        <w:t xml:space="preserve"> </w:t>
      </w:r>
      <w:r>
        <w:rPr>
          <w:w w:val="90"/>
        </w:rPr>
        <w:t>pilot</w:t>
      </w:r>
      <w:r>
        <w:rPr>
          <w:spacing w:val="5"/>
        </w:rPr>
        <w:t xml:space="preserve"> </w:t>
      </w:r>
      <w:r>
        <w:rPr>
          <w:w w:val="90"/>
        </w:rPr>
        <w:t>data</w:t>
      </w:r>
      <w:r>
        <w:rPr>
          <w:spacing w:val="6"/>
        </w:rPr>
        <w:t xml:space="preserve"> </w:t>
      </w:r>
      <w:r>
        <w:rPr>
          <w:w w:val="90"/>
        </w:rPr>
        <w:t>how</w:t>
      </w:r>
      <w:r>
        <w:rPr>
          <w:spacing w:val="5"/>
        </w:rPr>
        <w:t xml:space="preserve"> </w:t>
      </w:r>
      <w:r>
        <w:rPr>
          <w:w w:val="90"/>
        </w:rPr>
        <w:t>we</w:t>
      </w:r>
      <w:r>
        <w:rPr>
          <w:spacing w:val="6"/>
        </w:rPr>
        <w:t xml:space="preserve"> </w:t>
      </w:r>
      <w:r>
        <w:rPr>
          <w:w w:val="90"/>
        </w:rPr>
        <w:t>are</w:t>
      </w:r>
      <w:r>
        <w:rPr>
          <w:spacing w:val="5"/>
        </w:rPr>
        <w:t xml:space="preserve"> </w:t>
      </w:r>
      <w:r>
        <w:rPr>
          <w:w w:val="90"/>
        </w:rPr>
        <w:t>able</w:t>
      </w:r>
      <w:r>
        <w:rPr>
          <w:spacing w:val="6"/>
        </w:rPr>
        <w:t xml:space="preserve"> </w:t>
      </w:r>
      <w:r>
        <w:rPr>
          <w:w w:val="90"/>
        </w:rPr>
        <w:t>to</w:t>
      </w:r>
      <w:r>
        <w:rPr>
          <w:spacing w:val="5"/>
        </w:rPr>
        <w:t xml:space="preserve"> </w:t>
      </w:r>
      <w:r>
        <w:rPr>
          <w:spacing w:val="-2"/>
          <w:w w:val="90"/>
        </w:rPr>
        <w:t>extend</w:t>
      </w:r>
    </w:p>
    <w:p w14:paraId="21D9ACFE" w14:textId="77777777" w:rsidR="00470D98" w:rsidRDefault="001E0CFE">
      <w:pPr>
        <w:pStyle w:val="BodyText"/>
      </w:pPr>
      <w:r>
        <w:rPr>
          <w:rFonts w:ascii="Trebuchet MS"/>
          <w:spacing w:val="-6"/>
          <w:sz w:val="12"/>
        </w:rPr>
        <w:t>181</w:t>
      </w:r>
      <w:r>
        <w:rPr>
          <w:rFonts w:ascii="Trebuchet MS"/>
          <w:spacing w:val="41"/>
          <w:sz w:val="12"/>
        </w:rPr>
        <w:t xml:space="preserve">  </w:t>
      </w:r>
      <w:r>
        <w:rPr>
          <w:spacing w:val="-6"/>
        </w:rPr>
        <w:t>their</w:t>
      </w:r>
      <w:r>
        <w:rPr>
          <w:spacing w:val="5"/>
        </w:rPr>
        <w:t xml:space="preserve"> </w:t>
      </w:r>
      <w:r>
        <w:rPr>
          <w:spacing w:val="-6"/>
        </w:rPr>
        <w:t>model</w:t>
      </w:r>
      <w:r>
        <w:rPr>
          <w:spacing w:val="5"/>
        </w:rPr>
        <w:t xml:space="preserve"> </w:t>
      </w:r>
      <w:r>
        <w:rPr>
          <w:spacing w:val="-6"/>
        </w:rPr>
        <w:t>of</w:t>
      </w:r>
      <w:r>
        <w:rPr>
          <w:spacing w:val="3"/>
        </w:rPr>
        <w:t xml:space="preserve"> </w:t>
      </w:r>
      <w:r>
        <w:rPr>
          <w:spacing w:val="-6"/>
        </w:rPr>
        <w:t>how</w:t>
      </w:r>
      <w:r>
        <w:rPr>
          <w:spacing w:val="4"/>
        </w:rPr>
        <w:t xml:space="preserve"> </w:t>
      </w:r>
      <w:r>
        <w:rPr>
          <w:spacing w:val="-6"/>
        </w:rPr>
        <w:t>multi-dimensional</w:t>
      </w:r>
      <w:r>
        <w:rPr>
          <w:spacing w:val="5"/>
        </w:rPr>
        <w:t xml:space="preserve"> </w:t>
      </w:r>
      <w:r>
        <w:rPr>
          <w:spacing w:val="-6"/>
        </w:rPr>
        <w:t>contrasts</w:t>
      </w:r>
      <w:r>
        <w:rPr>
          <w:spacing w:val="3"/>
        </w:rPr>
        <w:t xml:space="preserve"> </w:t>
      </w:r>
      <w:r>
        <w:rPr>
          <w:spacing w:val="-6"/>
        </w:rPr>
        <w:t>are</w:t>
      </w:r>
      <w:r>
        <w:rPr>
          <w:spacing w:val="4"/>
        </w:rPr>
        <w:t xml:space="preserve"> </w:t>
      </w:r>
      <w:r>
        <w:rPr>
          <w:spacing w:val="-6"/>
        </w:rPr>
        <w:t>calculated,</w:t>
      </w:r>
      <w:r>
        <w:rPr>
          <w:spacing w:val="7"/>
        </w:rPr>
        <w:t xml:space="preserve"> </w:t>
      </w:r>
      <w:r>
        <w:rPr>
          <w:spacing w:val="-6"/>
        </w:rPr>
        <w:t>both</w:t>
      </w:r>
      <w:r>
        <w:rPr>
          <w:spacing w:val="5"/>
        </w:rPr>
        <w:t xml:space="preserve"> </w:t>
      </w:r>
      <w:r>
        <w:rPr>
          <w:spacing w:val="-6"/>
        </w:rPr>
        <w:t>by</w:t>
      </w:r>
      <w:r>
        <w:rPr>
          <w:spacing w:val="3"/>
        </w:rPr>
        <w:t xml:space="preserve"> </w:t>
      </w:r>
      <w:r>
        <w:rPr>
          <w:spacing w:val="-6"/>
        </w:rPr>
        <w:t>incorpo-</w:t>
      </w:r>
    </w:p>
    <w:p w14:paraId="36CE43DF" w14:textId="77777777" w:rsidR="00470D98" w:rsidRDefault="001E0CFE">
      <w:pPr>
        <w:pStyle w:val="BodyText"/>
        <w:spacing w:before="8"/>
      </w:pPr>
      <w:r>
        <w:rPr>
          <w:rFonts w:ascii="Trebuchet MS"/>
          <w:spacing w:val="-4"/>
          <w:sz w:val="12"/>
        </w:rPr>
        <w:t>182</w:t>
      </w:r>
      <w:r>
        <w:rPr>
          <w:rFonts w:ascii="Trebuchet MS"/>
          <w:spacing w:val="38"/>
          <w:sz w:val="12"/>
        </w:rPr>
        <w:t xml:space="preserve">  </w:t>
      </w:r>
      <w:r>
        <w:rPr>
          <w:spacing w:val="-4"/>
        </w:rPr>
        <w:t>rating</w:t>
      </w:r>
      <w:r>
        <w:rPr>
          <w:spacing w:val="17"/>
        </w:rPr>
        <w:t xml:space="preserve"> </w:t>
      </w:r>
      <w:r>
        <w:rPr>
          <w:spacing w:val="-4"/>
        </w:rPr>
        <w:t>a</w:t>
      </w:r>
      <w:r>
        <w:rPr>
          <w:spacing w:val="16"/>
        </w:rPr>
        <w:t xml:space="preserve"> </w:t>
      </w:r>
      <w:r>
        <w:rPr>
          <w:spacing w:val="-4"/>
        </w:rPr>
        <w:t>multi-level</w:t>
      </w:r>
      <w:r>
        <w:rPr>
          <w:spacing w:val="16"/>
        </w:rPr>
        <w:t xml:space="preserve"> </w:t>
      </w:r>
      <w:r>
        <w:rPr>
          <w:spacing w:val="-4"/>
        </w:rPr>
        <w:t>design</w:t>
      </w:r>
      <w:r>
        <w:rPr>
          <w:spacing w:val="17"/>
        </w:rPr>
        <w:t xml:space="preserve"> </w:t>
      </w:r>
      <w:r>
        <w:rPr>
          <w:spacing w:val="-4"/>
        </w:rPr>
        <w:t>to</w:t>
      </w:r>
      <w:r>
        <w:rPr>
          <w:spacing w:val="16"/>
        </w:rPr>
        <w:t xml:space="preserve"> </w:t>
      </w:r>
      <w:r>
        <w:rPr>
          <w:spacing w:val="-4"/>
        </w:rPr>
        <w:t>predict</w:t>
      </w:r>
      <w:r>
        <w:rPr>
          <w:spacing w:val="16"/>
        </w:rPr>
        <w:t xml:space="preserve"> </w:t>
      </w:r>
      <w:r>
        <w:rPr>
          <w:spacing w:val="-4"/>
        </w:rPr>
        <w:t>within-subjects</w:t>
      </w:r>
      <w:r>
        <w:rPr>
          <w:spacing w:val="16"/>
        </w:rPr>
        <w:t xml:space="preserve"> </w:t>
      </w:r>
      <w:r>
        <w:rPr>
          <w:spacing w:val="-4"/>
        </w:rPr>
        <w:t>effects</w:t>
      </w:r>
      <w:r>
        <w:rPr>
          <w:spacing w:val="17"/>
        </w:rPr>
        <w:t xml:space="preserve"> </w:t>
      </w:r>
      <w:r>
        <w:rPr>
          <w:spacing w:val="-4"/>
        </w:rPr>
        <w:t>and</w:t>
      </w:r>
      <w:r>
        <w:rPr>
          <w:spacing w:val="16"/>
        </w:rPr>
        <w:t xml:space="preserve"> </w:t>
      </w:r>
      <w:r>
        <w:rPr>
          <w:spacing w:val="-4"/>
        </w:rPr>
        <w:t>by</w:t>
      </w:r>
      <w:r>
        <w:rPr>
          <w:spacing w:val="16"/>
        </w:rPr>
        <w:t xml:space="preserve"> </w:t>
      </w:r>
      <w:r>
        <w:rPr>
          <w:spacing w:val="-4"/>
        </w:rPr>
        <w:t>utilising</w:t>
      </w:r>
      <w:r>
        <w:rPr>
          <w:spacing w:val="17"/>
        </w:rPr>
        <w:t xml:space="preserve"> </w:t>
      </w:r>
      <w:r>
        <w:rPr>
          <w:spacing w:val="-10"/>
        </w:rPr>
        <w:t>a</w:t>
      </w:r>
    </w:p>
    <w:p w14:paraId="220E9350" w14:textId="77777777" w:rsidR="00470D98" w:rsidRDefault="001E0CFE">
      <w:pPr>
        <w:pStyle w:val="BodyText"/>
      </w:pPr>
      <w:r>
        <w:rPr>
          <w:rFonts w:ascii="Trebuchet MS"/>
          <w:w w:val="90"/>
          <w:sz w:val="12"/>
        </w:rPr>
        <w:t>183</w:t>
      </w:r>
      <w:r>
        <w:rPr>
          <w:rFonts w:ascii="Trebuchet MS"/>
          <w:spacing w:val="66"/>
          <w:sz w:val="12"/>
        </w:rPr>
        <w:t xml:space="preserve">  </w:t>
      </w:r>
      <w:r>
        <w:rPr>
          <w:w w:val="90"/>
        </w:rPr>
        <w:t>Bayesian</w:t>
      </w:r>
      <w:r>
        <w:rPr>
          <w:spacing w:val="19"/>
        </w:rPr>
        <w:t xml:space="preserve"> </w:t>
      </w:r>
      <w:r>
        <w:rPr>
          <w:w w:val="90"/>
        </w:rPr>
        <w:t>generalised</w:t>
      </w:r>
      <w:r>
        <w:rPr>
          <w:spacing w:val="19"/>
        </w:rPr>
        <w:t xml:space="preserve"> </w:t>
      </w:r>
      <w:r>
        <w:rPr>
          <w:w w:val="90"/>
        </w:rPr>
        <w:t>linear</w:t>
      </w:r>
      <w:r>
        <w:rPr>
          <w:spacing w:val="18"/>
        </w:rPr>
        <w:t xml:space="preserve"> </w:t>
      </w:r>
      <w:r>
        <w:rPr>
          <w:w w:val="90"/>
        </w:rPr>
        <w:t>model</w:t>
      </w:r>
      <w:r>
        <w:rPr>
          <w:spacing w:val="19"/>
        </w:rPr>
        <w:t xml:space="preserve"> </w:t>
      </w:r>
      <w:r>
        <w:rPr>
          <w:w w:val="90"/>
        </w:rPr>
        <w:t>framework</w:t>
      </w:r>
      <w:r>
        <w:rPr>
          <w:spacing w:val="18"/>
        </w:rPr>
        <w:t xml:space="preserve"> </w:t>
      </w:r>
      <w:r>
        <w:rPr>
          <w:w w:val="90"/>
        </w:rPr>
        <w:t>to</w:t>
      </w:r>
      <w:r>
        <w:rPr>
          <w:spacing w:val="19"/>
        </w:rPr>
        <w:t xml:space="preserve"> </w:t>
      </w:r>
      <w:r>
        <w:rPr>
          <w:w w:val="90"/>
        </w:rPr>
        <w:t>better</w:t>
      </w:r>
      <w:r>
        <w:rPr>
          <w:spacing w:val="18"/>
        </w:rPr>
        <w:t xml:space="preserve"> </w:t>
      </w:r>
      <w:r>
        <w:rPr>
          <w:w w:val="90"/>
        </w:rPr>
        <w:t>represent</w:t>
      </w:r>
      <w:r>
        <w:rPr>
          <w:spacing w:val="19"/>
        </w:rPr>
        <w:t xml:space="preserve"> </w:t>
      </w:r>
      <w:r>
        <w:rPr>
          <w:w w:val="90"/>
        </w:rPr>
        <w:t>the</w:t>
      </w:r>
      <w:r>
        <w:rPr>
          <w:spacing w:val="18"/>
        </w:rPr>
        <w:t xml:space="preserve"> </w:t>
      </w:r>
      <w:r>
        <w:rPr>
          <w:spacing w:val="-2"/>
          <w:w w:val="90"/>
        </w:rPr>
        <w:t>distribution</w:t>
      </w:r>
    </w:p>
    <w:p w14:paraId="24361A9D" w14:textId="77777777" w:rsidR="00470D98" w:rsidRDefault="001E0CFE">
      <w:pPr>
        <w:pStyle w:val="BodyText"/>
        <w:spacing w:before="8"/>
      </w:pPr>
      <w:r>
        <w:rPr>
          <w:rFonts w:ascii="Trebuchet MS"/>
          <w:spacing w:val="-6"/>
          <w:sz w:val="12"/>
        </w:rPr>
        <w:t>184</w:t>
      </w:r>
      <w:r>
        <w:rPr>
          <w:rFonts w:ascii="Trebuchet MS"/>
          <w:spacing w:val="43"/>
          <w:sz w:val="12"/>
        </w:rPr>
        <w:t xml:space="preserve">  </w:t>
      </w:r>
      <w:r>
        <w:rPr>
          <w:spacing w:val="-6"/>
        </w:rPr>
        <w:t>of</w:t>
      </w:r>
      <w:r>
        <w:rPr>
          <w:spacing w:val="-2"/>
        </w:rPr>
        <w:t xml:space="preserve"> </w:t>
      </w:r>
      <w:r>
        <w:rPr>
          <w:spacing w:val="-6"/>
        </w:rPr>
        <w:t>responses</w:t>
      </w:r>
      <w:r>
        <w:rPr>
          <w:spacing w:val="-4"/>
        </w:rPr>
        <w:t xml:space="preserve"> </w:t>
      </w:r>
      <w:r>
        <w:rPr>
          <w:spacing w:val="-6"/>
        </w:rPr>
        <w:t>(e.g.</w:t>
      </w:r>
      <w:r>
        <w:rPr>
          <w:spacing w:val="10"/>
        </w:rPr>
        <w:t xml:space="preserve"> </w:t>
      </w:r>
      <w:r>
        <w:rPr>
          <w:spacing w:val="-6"/>
        </w:rPr>
        <w:t>avoiding</w:t>
      </w:r>
      <w:r>
        <w:rPr>
          <w:spacing w:val="-4"/>
        </w:rPr>
        <w:t xml:space="preserve"> </w:t>
      </w:r>
      <w:r>
        <w:rPr>
          <w:spacing w:val="-6"/>
        </w:rPr>
        <w:t>predicting</w:t>
      </w:r>
      <w:r>
        <w:rPr>
          <w:spacing w:val="-3"/>
        </w:rPr>
        <w:t xml:space="preserve"> </w:t>
      </w:r>
      <w:r>
        <w:rPr>
          <w:spacing w:val="-6"/>
        </w:rPr>
        <w:t>negative</w:t>
      </w:r>
      <w:r>
        <w:rPr>
          <w:spacing w:val="-4"/>
        </w:rPr>
        <w:t xml:space="preserve"> </w:t>
      </w:r>
      <w:r>
        <w:rPr>
          <w:spacing w:val="-6"/>
        </w:rPr>
        <w:t>reaction</w:t>
      </w:r>
      <w:r>
        <w:rPr>
          <w:spacing w:val="-4"/>
        </w:rPr>
        <w:t xml:space="preserve"> </w:t>
      </w:r>
      <w:r>
        <w:rPr>
          <w:spacing w:val="-6"/>
        </w:rPr>
        <w:t>times,</w:t>
      </w:r>
      <w:r>
        <w:rPr>
          <w:spacing w:val="-3"/>
        </w:rPr>
        <w:t xml:space="preserve"> </w:t>
      </w:r>
      <w:r>
        <w:rPr>
          <w:spacing w:val="-6"/>
        </w:rPr>
        <w:t>accounting</w:t>
      </w:r>
      <w:r>
        <w:rPr>
          <w:spacing w:val="-4"/>
        </w:rPr>
        <w:t xml:space="preserve"> </w:t>
      </w:r>
      <w:r>
        <w:rPr>
          <w:spacing w:val="-6"/>
        </w:rPr>
        <w:t>for</w:t>
      </w:r>
      <w:r>
        <w:rPr>
          <w:spacing w:val="-4"/>
        </w:rPr>
        <w:t xml:space="preserve"> </w:t>
      </w:r>
      <w:r>
        <w:rPr>
          <w:spacing w:val="-6"/>
        </w:rPr>
        <w:t>un-</w:t>
      </w:r>
    </w:p>
    <w:p w14:paraId="4AA7B581" w14:textId="77777777" w:rsidR="00470D98" w:rsidRDefault="001E0CFE">
      <w:pPr>
        <w:pStyle w:val="BodyText"/>
        <w:spacing w:before="8"/>
      </w:pPr>
      <w:r>
        <w:rPr>
          <w:rFonts w:ascii="Trebuchet MS"/>
          <w:spacing w:val="-2"/>
          <w:sz w:val="12"/>
        </w:rPr>
        <w:t>185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2"/>
        </w:rPr>
        <w:t>certainty</w:t>
      </w:r>
      <w:r>
        <w:rPr>
          <w:spacing w:val="-12"/>
        </w:rPr>
        <w:t xml:space="preserve"> </w:t>
      </w:r>
      <w:r>
        <w:rPr>
          <w:spacing w:val="-2"/>
        </w:rPr>
        <w:t>in</w:t>
      </w:r>
      <w:r>
        <w:rPr>
          <w:spacing w:val="-11"/>
        </w:rPr>
        <w:t xml:space="preserve"> </w:t>
      </w:r>
      <w:r>
        <w:rPr>
          <w:spacing w:val="-2"/>
        </w:rPr>
        <w:t>model</w:t>
      </w:r>
      <w:r>
        <w:rPr>
          <w:spacing w:val="-11"/>
        </w:rPr>
        <w:t xml:space="preserve"> </w:t>
      </w:r>
      <w:r>
        <w:rPr>
          <w:spacing w:val="-2"/>
        </w:rPr>
        <w:t>predictions).</w:t>
      </w:r>
    </w:p>
    <w:p w14:paraId="1EEADFBF" w14:textId="77777777" w:rsidR="00470D98" w:rsidRDefault="00470D98">
      <w:pPr>
        <w:sectPr w:rsidR="00470D98">
          <w:footerReference w:type="default" r:id="rId11"/>
          <w:pgSz w:w="12240" w:h="15840"/>
          <w:pgMar w:top="1820" w:right="1720" w:bottom="2000" w:left="1600" w:header="0" w:footer="1818" w:gutter="0"/>
          <w:pgNumType w:start="7"/>
          <w:cols w:space="720"/>
        </w:sectPr>
      </w:pPr>
    </w:p>
    <w:p w14:paraId="3396599C" w14:textId="77777777" w:rsidR="00470D98" w:rsidRDefault="00470D98">
      <w:pPr>
        <w:pStyle w:val="BodyText"/>
        <w:spacing w:before="0"/>
        <w:ind w:left="0"/>
        <w:rPr>
          <w:sz w:val="20"/>
        </w:rPr>
      </w:pPr>
    </w:p>
    <w:p w14:paraId="29F88A7E" w14:textId="77777777" w:rsidR="00470D98" w:rsidRDefault="00470D98">
      <w:pPr>
        <w:pStyle w:val="BodyText"/>
        <w:spacing w:before="0"/>
        <w:ind w:left="0"/>
        <w:rPr>
          <w:sz w:val="20"/>
        </w:rPr>
      </w:pPr>
    </w:p>
    <w:p w14:paraId="3EE5CEED" w14:textId="77777777" w:rsidR="00470D98" w:rsidRDefault="00470D98">
      <w:pPr>
        <w:pStyle w:val="BodyText"/>
        <w:spacing w:before="0"/>
        <w:ind w:left="0"/>
        <w:rPr>
          <w:sz w:val="20"/>
        </w:rPr>
      </w:pPr>
    </w:p>
    <w:p w14:paraId="11403B0F" w14:textId="77777777" w:rsidR="00470D98" w:rsidRDefault="00470D98">
      <w:pPr>
        <w:pStyle w:val="BodyText"/>
        <w:spacing w:before="11"/>
        <w:ind w:left="0"/>
        <w:rPr>
          <w:sz w:val="13"/>
        </w:rPr>
      </w:pPr>
    </w:p>
    <w:p w14:paraId="1E126101" w14:textId="77777777" w:rsidR="00087420" w:rsidRDefault="001644E6">
      <w:pPr>
        <w:tabs>
          <w:tab w:val="left" w:pos="4746"/>
        </w:tabs>
        <w:ind w:left="1743"/>
        <w:rPr>
          <w:del w:id="206" w:author="Hughes, Anna E" w:date="2023-08-09T15:29:00Z"/>
          <w:sz w:val="20"/>
        </w:rPr>
      </w:pPr>
      <w:del w:id="207" w:author="Hughes, Anna E" w:date="2023-08-09T15:29:00Z">
        <w:r>
          <w:rPr>
            <w:noProof/>
            <w:sz w:val="20"/>
            <w:lang w:val="en-GB" w:eastAsia="en-GB"/>
          </w:rPr>
          <w:drawing>
            <wp:inline distT="0" distB="0" distL="0" distR="0" wp14:anchorId="6774811B" wp14:editId="7B89E3FD">
              <wp:extent cx="1561010" cy="1170908"/>
              <wp:effectExtent l="0" t="0" r="0" b="0"/>
              <wp:docPr id="547" name="image1.jpe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image1.jpeg"/>
                      <pic:cNvPicPr/>
                    </pic:nvPicPr>
                    <pic:blipFill>
                      <a:blip r:embed="rId12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61010" cy="117090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sz w:val="20"/>
          </w:rPr>
          <w:tab/>
        </w:r>
        <w:r>
          <w:rPr>
            <w:noProof/>
            <w:sz w:val="20"/>
            <w:lang w:val="en-GB" w:eastAsia="en-GB"/>
          </w:rPr>
          <w:drawing>
            <wp:inline distT="0" distB="0" distL="0" distR="0" wp14:anchorId="73FC526C" wp14:editId="31F300A2">
              <wp:extent cx="1561010" cy="1170908"/>
              <wp:effectExtent l="0" t="0" r="0" b="0"/>
              <wp:docPr id="548" name="image2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" name="image2.png"/>
                      <pic:cNvPicPr/>
                    </pic:nvPicPr>
                    <pic:blipFill>
                      <a:blip r:embed="rId13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61010" cy="117090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42202D3E" w14:textId="77777777" w:rsidR="00087420" w:rsidRDefault="001644E6">
      <w:pPr>
        <w:pStyle w:val="BodyText"/>
        <w:spacing w:before="5"/>
        <w:ind w:left="0"/>
        <w:rPr>
          <w:del w:id="208" w:author="Hughes, Anna E" w:date="2023-08-09T15:29:00Z"/>
          <w:sz w:val="23"/>
        </w:rPr>
      </w:pPr>
      <w:del w:id="209" w:author="Hughes, Anna E" w:date="2023-08-09T15:29:00Z">
        <w:r>
          <w:rPr>
            <w:noProof/>
            <w:lang w:val="en-GB" w:eastAsia="en-GB"/>
          </w:rPr>
          <w:drawing>
            <wp:anchor distT="0" distB="0" distL="0" distR="0" simplePos="0" relativeHeight="487642624" behindDoc="0" locked="0" layoutInCell="1" allowOverlap="1" wp14:anchorId="526C0305" wp14:editId="14BCAB30">
              <wp:simplePos x="0" y="0"/>
              <wp:positionH relativeFrom="page">
                <wp:posOffset>1415864</wp:posOffset>
              </wp:positionH>
              <wp:positionV relativeFrom="paragraph">
                <wp:posOffset>189705</wp:posOffset>
              </wp:positionV>
              <wp:extent cx="1561010" cy="1170908"/>
              <wp:effectExtent l="0" t="0" r="0" b="0"/>
              <wp:wrapTopAndBottom/>
              <wp:docPr id="549" name="image3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image3.png"/>
                      <pic:cNvPicPr/>
                    </pic:nvPicPr>
                    <pic:blipFill>
                      <a:blip r:embed="rId14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61010" cy="117090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>
          <w:rPr>
            <w:noProof/>
            <w:lang w:val="en-GB" w:eastAsia="en-GB"/>
          </w:rPr>
          <w:drawing>
            <wp:anchor distT="0" distB="0" distL="0" distR="0" simplePos="0" relativeHeight="487643648" behindDoc="0" locked="0" layoutInCell="1" allowOverlap="1" wp14:anchorId="25001825" wp14:editId="0FAB16C4">
              <wp:simplePos x="0" y="0"/>
              <wp:positionH relativeFrom="page">
                <wp:posOffset>3076271</wp:posOffset>
              </wp:positionH>
              <wp:positionV relativeFrom="paragraph">
                <wp:posOffset>189705</wp:posOffset>
              </wp:positionV>
              <wp:extent cx="1561612" cy="1170908"/>
              <wp:effectExtent l="0" t="0" r="0" b="0"/>
              <wp:wrapTopAndBottom/>
              <wp:docPr id="550" name="image4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" name="image4.png"/>
                      <pic:cNvPicPr/>
                    </pic:nvPicPr>
                    <pic:blipFill>
                      <a:blip r:embed="rId15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61612" cy="117090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>
          <w:rPr>
            <w:noProof/>
            <w:lang w:val="en-GB" w:eastAsia="en-GB"/>
          </w:rPr>
          <w:drawing>
            <wp:anchor distT="0" distB="0" distL="0" distR="0" simplePos="0" relativeHeight="487644672" behindDoc="0" locked="0" layoutInCell="1" allowOverlap="1" wp14:anchorId="31951015" wp14:editId="3E96B5EB">
              <wp:simplePos x="0" y="0"/>
              <wp:positionH relativeFrom="page">
                <wp:posOffset>4745314</wp:posOffset>
              </wp:positionH>
              <wp:positionV relativeFrom="paragraph">
                <wp:posOffset>189705</wp:posOffset>
              </wp:positionV>
              <wp:extent cx="1561009" cy="1170908"/>
              <wp:effectExtent l="0" t="0" r="0" b="0"/>
              <wp:wrapTopAndBottom/>
              <wp:docPr id="551" name="image5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" name="image5.png"/>
                      <pic:cNvPicPr/>
                    </pic:nvPicPr>
                    <pic:blipFill>
                      <a:blip r:embed="rId16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61009" cy="117090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del>
    </w:p>
    <w:p w14:paraId="68266392" w14:textId="77777777" w:rsidR="00470D98" w:rsidRDefault="001E0CFE">
      <w:pPr>
        <w:tabs>
          <w:tab w:val="left" w:pos="4746"/>
        </w:tabs>
        <w:ind w:left="1743"/>
        <w:rPr>
          <w:ins w:id="210" w:author="Hughes, Anna E" w:date="2023-08-09T15:29:00Z"/>
          <w:sz w:val="20"/>
        </w:rPr>
      </w:pPr>
      <w:ins w:id="211" w:author="Hughes, Anna E" w:date="2023-08-09T15:29:00Z">
        <w:r>
          <w:rPr>
            <w:noProof/>
            <w:sz w:val="20"/>
            <w:lang w:val="en-GB" w:eastAsia="en-GB"/>
          </w:rPr>
          <w:drawing>
            <wp:inline distT="0" distB="0" distL="0" distR="0">
              <wp:extent cx="1561010" cy="1170908"/>
              <wp:effectExtent l="0" t="0" r="0" b="0"/>
              <wp:docPr id="6" name="Imag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Image 6"/>
                      <pic:cNvPicPr/>
                    </pic:nvPicPr>
                    <pic:blipFill>
                      <a:blip r:embed="rId12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61010" cy="117090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sz w:val="20"/>
          </w:rPr>
          <w:tab/>
        </w:r>
        <w:r>
          <w:rPr>
            <w:noProof/>
            <w:sz w:val="20"/>
            <w:lang w:val="en-GB" w:eastAsia="en-GB"/>
          </w:rPr>
          <w:drawing>
            <wp:inline distT="0" distB="0" distL="0" distR="0">
              <wp:extent cx="1561010" cy="1170908"/>
              <wp:effectExtent l="0" t="0" r="0" b="0"/>
              <wp:docPr id="7" name="Imag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Image 7"/>
                      <pic:cNvPicPr/>
                    </pic:nvPicPr>
                    <pic:blipFill>
                      <a:blip r:embed="rId13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61010" cy="117090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3C6CFED" w14:textId="77777777" w:rsidR="00470D98" w:rsidRDefault="001E0CFE">
      <w:pPr>
        <w:pStyle w:val="BodyText"/>
        <w:spacing w:before="5"/>
        <w:ind w:left="0"/>
        <w:rPr>
          <w:ins w:id="212" w:author="Hughes, Anna E" w:date="2023-08-09T15:29:00Z"/>
          <w:sz w:val="23"/>
        </w:rPr>
      </w:pPr>
      <w:ins w:id="213" w:author="Hughes, Anna E" w:date="2023-08-09T15:29:00Z">
        <w:r>
          <w:rPr>
            <w:noProof/>
            <w:lang w:val="en-GB" w:eastAsia="en-GB"/>
          </w:rPr>
          <w:drawing>
            <wp:anchor distT="0" distB="0" distL="0" distR="0" simplePos="0" relativeHeight="487589376" behindDoc="1" locked="0" layoutInCell="1" allowOverlap="1">
              <wp:simplePos x="0" y="0"/>
              <wp:positionH relativeFrom="page">
                <wp:posOffset>1415864</wp:posOffset>
              </wp:positionH>
              <wp:positionV relativeFrom="paragraph">
                <wp:posOffset>189705</wp:posOffset>
              </wp:positionV>
              <wp:extent cx="1561010" cy="1170908"/>
              <wp:effectExtent l="0" t="0" r="0" b="0"/>
              <wp:wrapTopAndBottom/>
              <wp:docPr id="8" name="Imag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" name="Image 8"/>
                      <pic:cNvPicPr/>
                    </pic:nvPicPr>
                    <pic:blipFill>
                      <a:blip r:embed="rId14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61010" cy="117090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>
          <w:rPr>
            <w:noProof/>
            <w:lang w:val="en-GB" w:eastAsia="en-GB"/>
          </w:rPr>
          <w:drawing>
            <wp:anchor distT="0" distB="0" distL="0" distR="0" simplePos="0" relativeHeight="487589888" behindDoc="1" locked="0" layoutInCell="1" allowOverlap="1">
              <wp:simplePos x="0" y="0"/>
              <wp:positionH relativeFrom="page">
                <wp:posOffset>3076271</wp:posOffset>
              </wp:positionH>
              <wp:positionV relativeFrom="paragraph">
                <wp:posOffset>189705</wp:posOffset>
              </wp:positionV>
              <wp:extent cx="1561612" cy="1170908"/>
              <wp:effectExtent l="0" t="0" r="0" b="0"/>
              <wp:wrapTopAndBottom/>
              <wp:docPr id="9" name="Imag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" name="Image 9"/>
                      <pic:cNvPicPr/>
                    </pic:nvPicPr>
                    <pic:blipFill>
                      <a:blip r:embed="rId15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61612" cy="117090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>
          <w:rPr>
            <w:noProof/>
            <w:lang w:val="en-GB" w:eastAsia="en-GB"/>
          </w:rPr>
          <w:drawing>
            <wp:anchor distT="0" distB="0" distL="0" distR="0" simplePos="0" relativeHeight="487590400" behindDoc="1" locked="0" layoutInCell="1" allowOverlap="1">
              <wp:simplePos x="0" y="0"/>
              <wp:positionH relativeFrom="page">
                <wp:posOffset>4745314</wp:posOffset>
              </wp:positionH>
              <wp:positionV relativeFrom="paragraph">
                <wp:posOffset>189705</wp:posOffset>
              </wp:positionV>
              <wp:extent cx="1561009" cy="1170908"/>
              <wp:effectExtent l="0" t="0" r="0" b="0"/>
              <wp:wrapTopAndBottom/>
              <wp:docPr id="10" name="Imag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" name="Image 10"/>
                      <pic:cNvPicPr/>
                    </pic:nvPicPr>
                    <pic:blipFill>
                      <a:blip r:embed="rId16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61009" cy="117090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ins>
    </w:p>
    <w:p w14:paraId="1D23828E" w14:textId="77777777" w:rsidR="00470D98" w:rsidRDefault="00470D98">
      <w:pPr>
        <w:pStyle w:val="BodyText"/>
        <w:spacing w:before="0"/>
        <w:ind w:left="0"/>
        <w:rPr>
          <w:sz w:val="20"/>
        </w:rPr>
      </w:pPr>
    </w:p>
    <w:p w14:paraId="765431B0" w14:textId="77777777" w:rsidR="00470D98" w:rsidRDefault="00470D98">
      <w:pPr>
        <w:pStyle w:val="BodyText"/>
        <w:spacing w:before="4"/>
        <w:ind w:left="0"/>
        <w:rPr>
          <w:sz w:val="19"/>
        </w:rPr>
      </w:pPr>
    </w:p>
    <w:p w14:paraId="17031E4F" w14:textId="1025FD61" w:rsidR="00470D98" w:rsidRDefault="001E0CFE">
      <w:pPr>
        <w:spacing w:line="244" w:lineRule="auto"/>
        <w:ind w:left="617" w:right="530"/>
        <w:jc w:val="both"/>
        <w:rPr>
          <w:sz w:val="20"/>
        </w:rPr>
      </w:pPr>
      <w:r>
        <w:rPr>
          <w:sz w:val="20"/>
        </w:rPr>
        <w:t>Figure</w:t>
      </w:r>
      <w:r>
        <w:rPr>
          <w:spacing w:val="-12"/>
          <w:sz w:val="20"/>
        </w:rPr>
        <w:t xml:space="preserve"> </w:t>
      </w:r>
      <w:r>
        <w:rPr>
          <w:sz w:val="20"/>
        </w:rPr>
        <w:t>1:</w:t>
      </w:r>
      <w:r>
        <w:rPr>
          <w:spacing w:val="-11"/>
          <w:sz w:val="20"/>
        </w:rPr>
        <w:t xml:space="preserve"> </w:t>
      </w:r>
      <w:bookmarkStart w:id="214" w:name="_bookmark2"/>
      <w:bookmarkEnd w:id="214"/>
      <w:r>
        <w:rPr>
          <w:sz w:val="20"/>
        </w:rPr>
        <w:t>Example</w:t>
      </w:r>
      <w:r>
        <w:rPr>
          <w:spacing w:val="-11"/>
          <w:sz w:val="20"/>
        </w:rPr>
        <w:t xml:space="preserve"> </w:t>
      </w:r>
      <w:r>
        <w:rPr>
          <w:sz w:val="20"/>
        </w:rPr>
        <w:t>stimuli</w:t>
      </w:r>
      <w:r>
        <w:rPr>
          <w:spacing w:val="-11"/>
          <w:sz w:val="20"/>
        </w:rPr>
        <w:t xml:space="preserve"> </w:t>
      </w:r>
      <w:r>
        <w:rPr>
          <w:sz w:val="20"/>
        </w:rPr>
        <w:t>from</w:t>
      </w:r>
      <w:r>
        <w:rPr>
          <w:spacing w:val="-11"/>
          <w:sz w:val="20"/>
        </w:rPr>
        <w:t xml:space="preserve"> </w:t>
      </w:r>
      <w:del w:id="215" w:author="Hughes, Anna E" w:date="2023-08-09T15:29:00Z">
        <w:r w:rsidR="00791F47">
          <w:fldChar w:fldCharType="begin"/>
        </w:r>
        <w:r w:rsidR="00791F47">
          <w:delInstrText xml:space="preserve"> HYPERLINK \l "_bookmark29" </w:delInstrText>
        </w:r>
        <w:r w:rsidR="00791F47">
          <w:fldChar w:fldCharType="separate"/>
        </w:r>
        <w:r w:rsidR="001644E6">
          <w:rPr>
            <w:sz w:val="20"/>
          </w:rPr>
          <w:delText>Buetti</w:delText>
        </w:r>
        <w:r w:rsidR="001644E6">
          <w:rPr>
            <w:spacing w:val="-11"/>
            <w:sz w:val="20"/>
          </w:rPr>
          <w:delText xml:space="preserve"> </w:delText>
        </w:r>
        <w:r w:rsidR="001644E6">
          <w:rPr>
            <w:sz w:val="20"/>
          </w:rPr>
          <w:delText>et</w:delText>
        </w:r>
        <w:r w:rsidR="001644E6">
          <w:rPr>
            <w:spacing w:val="-11"/>
            <w:sz w:val="20"/>
          </w:rPr>
          <w:delText xml:space="preserve"> </w:delText>
        </w:r>
        <w:r w:rsidR="001644E6">
          <w:rPr>
            <w:sz w:val="20"/>
          </w:rPr>
          <w:delText>al.</w:delText>
        </w:r>
        <w:r w:rsidR="00791F47">
          <w:rPr>
            <w:sz w:val="20"/>
          </w:rPr>
          <w:fldChar w:fldCharType="end"/>
        </w:r>
      </w:del>
      <w:ins w:id="216" w:author="Hughes, Anna E" w:date="2023-08-09T15:29:00Z">
        <w:r w:rsidR="00791F47">
          <w:fldChar w:fldCharType="begin"/>
        </w:r>
        <w:r w:rsidR="00791F47">
          <w:instrText xml:space="preserve"> HYPERLINK \l "_bookmark30" </w:instrText>
        </w:r>
        <w:r w:rsidR="00791F47">
          <w:fldChar w:fldCharType="separate"/>
        </w:r>
        <w:r>
          <w:rPr>
            <w:sz w:val="20"/>
          </w:rPr>
          <w:t>Buetti</w:t>
        </w:r>
        <w:r>
          <w:rPr>
            <w:spacing w:val="-11"/>
            <w:sz w:val="20"/>
          </w:rPr>
          <w:t xml:space="preserve"> </w:t>
        </w:r>
        <w:r>
          <w:rPr>
            <w:sz w:val="20"/>
          </w:rPr>
          <w:t>et</w:t>
        </w:r>
        <w:r>
          <w:rPr>
            <w:spacing w:val="-11"/>
            <w:sz w:val="20"/>
          </w:rPr>
          <w:t xml:space="preserve"> </w:t>
        </w:r>
        <w:r>
          <w:rPr>
            <w:sz w:val="20"/>
          </w:rPr>
          <w:t>al.</w:t>
        </w:r>
        <w:r w:rsidR="00791F47">
          <w:rPr>
            <w:sz w:val="20"/>
          </w:rPr>
          <w:fldChar w:fldCharType="end"/>
        </w:r>
      </w:ins>
      <w:r>
        <w:rPr>
          <w:spacing w:val="-11"/>
          <w:sz w:val="20"/>
        </w:rPr>
        <w:t xml:space="preserve"> </w:t>
      </w:r>
      <w:del w:id="217" w:author="Hughes, Anna E" w:date="2023-08-09T15:29:00Z">
        <w:r w:rsidR="00791F47">
          <w:fldChar w:fldCharType="begin"/>
        </w:r>
        <w:r w:rsidR="00791F47">
          <w:delInstrText xml:space="preserve"> HYPERLINK \l "_bookmark29" </w:delInstrText>
        </w:r>
        <w:r w:rsidR="00791F47">
          <w:fldChar w:fldCharType="separate"/>
        </w:r>
        <w:r w:rsidR="001644E6">
          <w:rPr>
            <w:sz w:val="20"/>
          </w:rPr>
          <w:delText>(2019)</w:delText>
        </w:r>
        <w:r w:rsidR="00791F47">
          <w:rPr>
            <w:sz w:val="20"/>
          </w:rPr>
          <w:fldChar w:fldCharType="end"/>
        </w:r>
      </w:del>
      <w:ins w:id="218" w:author="Hughes, Anna E" w:date="2023-08-09T15:29:00Z">
        <w:r w:rsidR="00791F47">
          <w:fldChar w:fldCharType="begin"/>
        </w:r>
        <w:r w:rsidR="00791F47">
          <w:instrText xml:space="preserve"> HYPERLINK \l "_bookmark30" </w:instrText>
        </w:r>
        <w:r w:rsidR="00791F47">
          <w:fldChar w:fldCharType="separate"/>
        </w:r>
        <w:r>
          <w:rPr>
            <w:sz w:val="20"/>
          </w:rPr>
          <w:t>(2019)</w:t>
        </w:r>
        <w:r w:rsidR="00791F47">
          <w:rPr>
            <w:sz w:val="20"/>
          </w:rPr>
          <w:fldChar w:fldCharType="end"/>
        </w:r>
      </w:ins>
      <w:r>
        <w:rPr>
          <w:spacing w:val="-11"/>
          <w:sz w:val="20"/>
        </w:rPr>
        <w:t xml:space="preserve"> </w:t>
      </w:r>
      <w:r>
        <w:rPr>
          <w:sz w:val="20"/>
        </w:rPr>
        <w:t>Top</w:t>
      </w:r>
      <w:r>
        <w:rPr>
          <w:spacing w:val="-11"/>
          <w:sz w:val="20"/>
        </w:rPr>
        <w:t xml:space="preserve"> </w:t>
      </w:r>
      <w:r>
        <w:rPr>
          <w:sz w:val="20"/>
        </w:rPr>
        <w:t>left:</w:t>
      </w:r>
      <w:r>
        <w:rPr>
          <w:spacing w:val="-5"/>
          <w:sz w:val="20"/>
        </w:rPr>
        <w:t xml:space="preserve"> </w:t>
      </w:r>
      <w:r>
        <w:rPr>
          <w:sz w:val="20"/>
        </w:rPr>
        <w:t>Expt</w:t>
      </w:r>
      <w:r>
        <w:rPr>
          <w:spacing w:val="-11"/>
          <w:sz w:val="20"/>
        </w:rPr>
        <w:t xml:space="preserve"> </w:t>
      </w:r>
      <w:r>
        <w:rPr>
          <w:sz w:val="20"/>
        </w:rPr>
        <w:t>1A.</w:t>
      </w:r>
      <w:r>
        <w:rPr>
          <w:spacing w:val="-11"/>
          <w:sz w:val="20"/>
        </w:rPr>
        <w:t xml:space="preserve"> </w:t>
      </w:r>
      <w:r>
        <w:rPr>
          <w:sz w:val="20"/>
        </w:rPr>
        <w:t>Here,</w:t>
      </w:r>
      <w:r>
        <w:rPr>
          <w:spacing w:val="-11"/>
          <w:sz w:val="20"/>
        </w:rPr>
        <w:t xml:space="preserve"> </w:t>
      </w:r>
      <w:r>
        <w:rPr>
          <w:sz w:val="20"/>
        </w:rPr>
        <w:t>the</w:t>
      </w:r>
      <w:r>
        <w:rPr>
          <w:spacing w:val="-11"/>
          <w:sz w:val="20"/>
        </w:rPr>
        <w:t xml:space="preserve"> </w:t>
      </w:r>
      <w:r>
        <w:rPr>
          <w:sz w:val="20"/>
        </w:rPr>
        <w:t>target</w:t>
      </w:r>
      <w:r>
        <w:rPr>
          <w:spacing w:val="-11"/>
          <w:sz w:val="20"/>
        </w:rPr>
        <w:t xml:space="preserve"> </w:t>
      </w:r>
      <w:r>
        <w:rPr>
          <w:sz w:val="20"/>
        </w:rPr>
        <w:t>is</w:t>
      </w:r>
      <w:r>
        <w:rPr>
          <w:spacing w:val="-11"/>
          <w:sz w:val="20"/>
        </w:rPr>
        <w:t xml:space="preserve"> </w:t>
      </w:r>
      <w:r>
        <w:rPr>
          <w:sz w:val="20"/>
        </w:rPr>
        <w:t>a</w:t>
      </w:r>
      <w:r>
        <w:rPr>
          <w:spacing w:val="-11"/>
          <w:sz w:val="20"/>
        </w:rPr>
        <w:t xml:space="preserve"> </w:t>
      </w:r>
      <w:r>
        <w:rPr>
          <w:sz w:val="20"/>
        </w:rPr>
        <w:t xml:space="preserve">blue </w:t>
      </w:r>
      <w:r>
        <w:rPr>
          <w:spacing w:val="-4"/>
          <w:sz w:val="20"/>
        </w:rPr>
        <w:t>semicircle within a set of homogeneous (yellow semicircle) distractors.</w:t>
      </w:r>
      <w:r>
        <w:rPr>
          <w:spacing w:val="16"/>
          <w:sz w:val="20"/>
        </w:rPr>
        <w:t xml:space="preserve"> </w:t>
      </w:r>
      <w:r>
        <w:rPr>
          <w:spacing w:val="-4"/>
          <w:sz w:val="20"/>
        </w:rPr>
        <w:t>Top right:</w:t>
      </w:r>
      <w:r>
        <w:rPr>
          <w:spacing w:val="10"/>
          <w:sz w:val="20"/>
        </w:rPr>
        <w:t xml:space="preserve"> </w:t>
      </w:r>
      <w:r>
        <w:rPr>
          <w:spacing w:val="-4"/>
          <w:sz w:val="20"/>
        </w:rPr>
        <w:t>Expt 1B. The</w:t>
      </w:r>
      <w:r>
        <w:rPr>
          <w:spacing w:val="-2"/>
          <w:sz w:val="20"/>
        </w:rPr>
        <w:t xml:space="preserve"> target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is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a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grey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semicircle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in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circular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grey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distractors.</w:t>
      </w:r>
      <w:r>
        <w:rPr>
          <w:spacing w:val="8"/>
          <w:sz w:val="20"/>
        </w:rPr>
        <w:t xml:space="preserve"> </w:t>
      </w:r>
      <w:r>
        <w:rPr>
          <w:spacing w:val="-2"/>
          <w:sz w:val="20"/>
        </w:rPr>
        <w:t>Bottom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left:</w:t>
      </w:r>
      <w:r>
        <w:rPr>
          <w:spacing w:val="3"/>
          <w:sz w:val="20"/>
        </w:rPr>
        <w:t xml:space="preserve"> </w:t>
      </w:r>
      <w:r>
        <w:rPr>
          <w:spacing w:val="-2"/>
          <w:sz w:val="20"/>
        </w:rPr>
        <w:t>Expt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2A.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The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target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is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a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 xml:space="preserve">blue </w:t>
      </w:r>
      <w:r>
        <w:rPr>
          <w:spacing w:val="-6"/>
          <w:sz w:val="20"/>
        </w:rPr>
        <w:t>semicircle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orange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diamond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distractors.</w:t>
      </w:r>
      <w:r>
        <w:rPr>
          <w:spacing w:val="10"/>
          <w:sz w:val="20"/>
        </w:rPr>
        <w:t xml:space="preserve"> </w:t>
      </w:r>
      <w:r>
        <w:rPr>
          <w:spacing w:val="-6"/>
          <w:sz w:val="20"/>
        </w:rPr>
        <w:t>Bottom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middle:</w:t>
      </w:r>
      <w:r>
        <w:rPr>
          <w:spacing w:val="9"/>
          <w:sz w:val="20"/>
        </w:rPr>
        <w:t xml:space="preserve"> </w:t>
      </w:r>
      <w:r>
        <w:rPr>
          <w:spacing w:val="-6"/>
          <w:sz w:val="20"/>
        </w:rPr>
        <w:t>Expt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2B.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target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blue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semicircle</w:t>
      </w:r>
      <w:r>
        <w:rPr>
          <w:sz w:val="20"/>
        </w:rPr>
        <w:t xml:space="preserve"> </w:t>
      </w:r>
      <w:r>
        <w:rPr>
          <w:spacing w:val="-4"/>
          <w:sz w:val="20"/>
        </w:rPr>
        <w:t>in dark blue triangle distractors.</w:t>
      </w:r>
      <w:r>
        <w:rPr>
          <w:spacing w:val="12"/>
          <w:sz w:val="20"/>
        </w:rPr>
        <w:t xml:space="preserve"> </w:t>
      </w:r>
      <w:r>
        <w:rPr>
          <w:spacing w:val="-4"/>
          <w:sz w:val="20"/>
        </w:rPr>
        <w:t>Bottom right:</w:t>
      </w:r>
      <w:r>
        <w:rPr>
          <w:spacing w:val="8"/>
          <w:sz w:val="20"/>
        </w:rPr>
        <w:t xml:space="preserve"> </w:t>
      </w:r>
      <w:r>
        <w:rPr>
          <w:spacing w:val="-4"/>
          <w:sz w:val="20"/>
        </w:rPr>
        <w:t>Expt 2C. The target is a blue semicircle in yellow</w:t>
      </w:r>
      <w:r>
        <w:rPr>
          <w:sz w:val="20"/>
        </w:rPr>
        <w:t xml:space="preserve"> circular distractors.</w:t>
      </w:r>
    </w:p>
    <w:p w14:paraId="6DAE696E" w14:textId="77777777" w:rsidR="00470D98" w:rsidRDefault="00470D98">
      <w:pPr>
        <w:pStyle w:val="BodyText"/>
        <w:spacing w:before="3"/>
        <w:ind w:left="0"/>
        <w:rPr>
          <w:sz w:val="22"/>
        </w:rPr>
      </w:pPr>
    </w:p>
    <w:p w14:paraId="570F8BA8" w14:textId="77777777" w:rsidR="00470D98" w:rsidRDefault="001E0CFE">
      <w:pPr>
        <w:pStyle w:val="Heading1"/>
        <w:spacing w:before="106"/>
      </w:pPr>
      <w:r>
        <w:rPr>
          <w:rFonts w:ascii="Trebuchet MS"/>
          <w:b w:val="0"/>
          <w:sz w:val="12"/>
        </w:rPr>
        <w:t>186</w:t>
      </w:r>
      <w:r>
        <w:rPr>
          <w:rFonts w:ascii="Trebuchet MS"/>
          <w:b w:val="0"/>
          <w:spacing w:val="143"/>
          <w:sz w:val="12"/>
        </w:rPr>
        <w:t xml:space="preserve"> </w:t>
      </w:r>
      <w:bookmarkStart w:id="219" w:name="The_Target_Contrast_Model"/>
      <w:bookmarkEnd w:id="219"/>
      <w:r>
        <w:t>2.</w:t>
      </w:r>
      <w:r>
        <w:rPr>
          <w:spacing w:val="4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Target</w:t>
      </w:r>
      <w:r>
        <w:rPr>
          <w:spacing w:val="-7"/>
        </w:rPr>
        <w:t xml:space="preserve"> </w:t>
      </w:r>
      <w:r>
        <w:t>Contrast</w:t>
      </w:r>
      <w:r>
        <w:rPr>
          <w:spacing w:val="-6"/>
        </w:rPr>
        <w:t xml:space="preserve"> </w:t>
      </w:r>
      <w:r>
        <w:rPr>
          <w:spacing w:val="-2"/>
        </w:rPr>
        <w:t>Model</w:t>
      </w:r>
    </w:p>
    <w:p w14:paraId="0A6D9F0D" w14:textId="1C7633CE" w:rsidR="00470D98" w:rsidRDefault="001E0CFE">
      <w:pPr>
        <w:pStyle w:val="BodyText"/>
        <w:tabs>
          <w:tab w:val="left" w:pos="968"/>
        </w:tabs>
        <w:spacing w:before="188"/>
      </w:pPr>
      <w:r>
        <w:rPr>
          <w:rFonts w:ascii="Trebuchet MS"/>
          <w:spacing w:val="-5"/>
          <w:sz w:val="12"/>
        </w:rPr>
        <w:t>187</w:t>
      </w:r>
      <w:r>
        <w:rPr>
          <w:rFonts w:ascii="Trebuchet MS"/>
          <w:sz w:val="12"/>
        </w:rPr>
        <w:tab/>
      </w:r>
      <w:r>
        <w:rPr>
          <w:spacing w:val="-6"/>
        </w:rPr>
        <w:t>We</w:t>
      </w:r>
      <w:r>
        <w:rPr>
          <w:spacing w:val="8"/>
        </w:rPr>
        <w:t xml:space="preserve"> </w:t>
      </w:r>
      <w:r>
        <w:rPr>
          <w:spacing w:val="-6"/>
        </w:rPr>
        <w:t>first</w:t>
      </w:r>
      <w:r>
        <w:rPr>
          <w:spacing w:val="9"/>
        </w:rPr>
        <w:t xml:space="preserve"> </w:t>
      </w:r>
      <w:r>
        <w:rPr>
          <w:spacing w:val="-6"/>
        </w:rPr>
        <w:t>describe</w:t>
      </w:r>
      <w:r>
        <w:rPr>
          <w:spacing w:val="9"/>
        </w:rPr>
        <w:t xml:space="preserve"> </w:t>
      </w:r>
      <w:r>
        <w:rPr>
          <w:spacing w:val="-6"/>
        </w:rPr>
        <w:t>the</w:t>
      </w:r>
      <w:r>
        <w:rPr>
          <w:spacing w:val="9"/>
        </w:rPr>
        <w:t xml:space="preserve"> </w:t>
      </w:r>
      <w:r>
        <w:rPr>
          <w:spacing w:val="-6"/>
        </w:rPr>
        <w:t>original</w:t>
      </w:r>
      <w:r>
        <w:rPr>
          <w:spacing w:val="9"/>
        </w:rPr>
        <w:t xml:space="preserve"> </w:t>
      </w:r>
      <w:r>
        <w:rPr>
          <w:spacing w:val="-6"/>
        </w:rPr>
        <w:t>Target</w:t>
      </w:r>
      <w:r>
        <w:rPr>
          <w:spacing w:val="9"/>
        </w:rPr>
        <w:t xml:space="preserve"> </w:t>
      </w:r>
      <w:r>
        <w:rPr>
          <w:spacing w:val="-6"/>
        </w:rPr>
        <w:t>Contrast</w:t>
      </w:r>
      <w:r>
        <w:rPr>
          <w:spacing w:val="9"/>
        </w:rPr>
        <w:t xml:space="preserve"> </w:t>
      </w:r>
      <w:r>
        <w:rPr>
          <w:spacing w:val="-6"/>
        </w:rPr>
        <w:t>Model,</w:t>
      </w:r>
      <w:r>
        <w:rPr>
          <w:spacing w:val="14"/>
        </w:rPr>
        <w:t xml:space="preserve"> </w:t>
      </w:r>
      <w:r>
        <w:rPr>
          <w:spacing w:val="-6"/>
        </w:rPr>
        <w:t>as</w:t>
      </w:r>
      <w:r>
        <w:rPr>
          <w:spacing w:val="9"/>
        </w:rPr>
        <w:t xml:space="preserve"> </w:t>
      </w:r>
      <w:r>
        <w:rPr>
          <w:spacing w:val="-6"/>
        </w:rPr>
        <w:t>presented</w:t>
      </w:r>
      <w:r>
        <w:rPr>
          <w:spacing w:val="9"/>
        </w:rPr>
        <w:t xml:space="preserve"> </w:t>
      </w:r>
      <w:r>
        <w:rPr>
          <w:spacing w:val="-6"/>
        </w:rPr>
        <w:t>in</w:t>
      </w:r>
      <w:r>
        <w:rPr>
          <w:spacing w:val="9"/>
        </w:rPr>
        <w:t xml:space="preserve"> </w:t>
      </w:r>
      <w:r w:rsidR="00791F47">
        <w:fldChar w:fldCharType="begin"/>
      </w:r>
      <w:r w:rsidR="00791F47">
        <w:instrText xml:space="preserve"> HYPERLINK \l "_</w:instrText>
      </w:r>
      <w:del w:id="220" w:author="Hughes, Anna E" w:date="2023-08-09T15:29:00Z">
        <w:r w:rsidR="00791F47">
          <w:delInstrText>bookmark29</w:delInstrText>
        </w:r>
      </w:del>
      <w:ins w:id="221" w:author="Hughes, Anna E" w:date="2023-08-09T15:29:00Z">
        <w:r w:rsidR="00791F47">
          <w:instrText>bookmark30</w:instrText>
        </w:r>
      </w:ins>
      <w:r w:rsidR="00791F47">
        <w:instrText xml:space="preserve">" </w:instrText>
      </w:r>
      <w:r w:rsidR="00791F47">
        <w:fldChar w:fldCharType="separate"/>
      </w:r>
      <w:r>
        <w:rPr>
          <w:spacing w:val="-6"/>
        </w:rPr>
        <w:t>Buetti</w:t>
      </w:r>
      <w:r w:rsidR="00791F47">
        <w:rPr>
          <w:spacing w:val="-6"/>
        </w:rPr>
        <w:fldChar w:fldCharType="end"/>
      </w:r>
    </w:p>
    <w:p w14:paraId="2A7B623B" w14:textId="7DAE16D6" w:rsidR="00470D98" w:rsidRDefault="001644E6">
      <w:pPr>
        <w:pStyle w:val="BodyText"/>
      </w:pPr>
      <w:del w:id="222" w:author="Hughes, Anna E" w:date="2023-08-09T15:29:00Z">
        <w:r>
          <w:rPr>
            <w:rFonts w:ascii="Trebuchet MS"/>
            <w:spacing w:val="-2"/>
            <w:sz w:val="12"/>
          </w:rPr>
          <w:delText>188</w:delText>
        </w:r>
        <w:r>
          <w:rPr>
            <w:rFonts w:ascii="Trebuchet MS"/>
            <w:spacing w:val="33"/>
            <w:sz w:val="12"/>
          </w:rPr>
          <w:delText xml:space="preserve">  </w:delText>
        </w:r>
        <w:r w:rsidR="00791F47">
          <w:fldChar w:fldCharType="begin"/>
        </w:r>
        <w:r w:rsidR="00791F47">
          <w:delInstrText xml:space="preserve"> HYPERLINK \l "_bookmark29" </w:delInstrText>
        </w:r>
        <w:r w:rsidR="00791F47">
          <w:fldChar w:fldCharType="separate"/>
        </w:r>
        <w:r>
          <w:rPr>
            <w:spacing w:val="-2"/>
          </w:rPr>
          <w:delText>et</w:delText>
        </w:r>
        <w:r>
          <w:rPr>
            <w:spacing w:val="13"/>
          </w:rPr>
          <w:delText xml:space="preserve"> </w:delText>
        </w:r>
        <w:r>
          <w:rPr>
            <w:spacing w:val="-2"/>
          </w:rPr>
          <w:delText>al.</w:delText>
        </w:r>
        <w:r w:rsidR="00791F47">
          <w:rPr>
            <w:spacing w:val="-2"/>
          </w:rPr>
          <w:fldChar w:fldCharType="end"/>
        </w:r>
        <w:r>
          <w:rPr>
            <w:spacing w:val="13"/>
          </w:rPr>
          <w:delText xml:space="preserve"> </w:delText>
        </w:r>
        <w:r w:rsidR="00791F47">
          <w:fldChar w:fldCharType="begin"/>
        </w:r>
        <w:r w:rsidR="00791F47">
          <w:delInstrText xml:space="preserve"> HYPERLINK \l "_bookmark29" </w:delInstrText>
        </w:r>
        <w:r w:rsidR="00791F47">
          <w:fldChar w:fldCharType="separate"/>
        </w:r>
        <w:r>
          <w:rPr>
            <w:spacing w:val="-2"/>
          </w:rPr>
          <w:delText>(2019)</w:delText>
        </w:r>
        <w:r w:rsidR="00791F47">
          <w:rPr>
            <w:spacing w:val="-2"/>
          </w:rPr>
          <w:fldChar w:fldCharType="end"/>
        </w:r>
      </w:del>
      <w:ins w:id="223" w:author="Hughes, Anna E" w:date="2023-08-09T15:29:00Z">
        <w:r w:rsidR="001E0CFE">
          <w:rPr>
            <w:rFonts w:ascii="Trebuchet MS"/>
            <w:spacing w:val="-2"/>
            <w:sz w:val="12"/>
          </w:rPr>
          <w:t>188</w:t>
        </w:r>
        <w:r w:rsidR="001E0CFE">
          <w:rPr>
            <w:rFonts w:ascii="Trebuchet MS"/>
            <w:spacing w:val="33"/>
            <w:sz w:val="12"/>
          </w:rPr>
          <w:t xml:space="preserve">  </w:t>
        </w:r>
        <w:r w:rsidR="00791F47">
          <w:fldChar w:fldCharType="begin"/>
        </w:r>
        <w:r w:rsidR="00791F47">
          <w:instrText xml:space="preserve"> HYPERLINK \l "_bookmark30" </w:instrText>
        </w:r>
        <w:r w:rsidR="00791F47">
          <w:fldChar w:fldCharType="separate"/>
        </w:r>
        <w:r w:rsidR="001E0CFE">
          <w:rPr>
            <w:spacing w:val="-2"/>
          </w:rPr>
          <w:t>et</w:t>
        </w:r>
        <w:r w:rsidR="001E0CFE">
          <w:rPr>
            <w:spacing w:val="13"/>
          </w:rPr>
          <w:t xml:space="preserve"> </w:t>
        </w:r>
        <w:r w:rsidR="001E0CFE">
          <w:rPr>
            <w:spacing w:val="-2"/>
          </w:rPr>
          <w:t>al.</w:t>
        </w:r>
        <w:r w:rsidR="00791F47">
          <w:rPr>
            <w:spacing w:val="-2"/>
          </w:rPr>
          <w:fldChar w:fldCharType="end"/>
        </w:r>
        <w:r w:rsidR="001E0CFE">
          <w:rPr>
            <w:spacing w:val="13"/>
          </w:rPr>
          <w:t xml:space="preserve"> </w:t>
        </w:r>
        <w:r w:rsidR="00791F47">
          <w:fldChar w:fldCharType="begin"/>
        </w:r>
        <w:r w:rsidR="00791F47">
          <w:instrText xml:space="preserve"> HYPERLINK \l "_bookmark30" </w:instrText>
        </w:r>
        <w:r w:rsidR="00791F47">
          <w:fldChar w:fldCharType="separate"/>
        </w:r>
        <w:r w:rsidR="001E0CFE">
          <w:rPr>
            <w:spacing w:val="-2"/>
          </w:rPr>
          <w:t>(2019)</w:t>
        </w:r>
        <w:r w:rsidR="00791F47">
          <w:rPr>
            <w:spacing w:val="-2"/>
          </w:rPr>
          <w:fldChar w:fldCharType="end"/>
        </w:r>
      </w:ins>
      <w:r w:rsidR="001E0CFE">
        <w:rPr>
          <w:spacing w:val="13"/>
        </w:rPr>
        <w:t xml:space="preserve"> </w:t>
      </w:r>
      <w:r w:rsidR="001E0CFE">
        <w:rPr>
          <w:spacing w:val="-2"/>
        </w:rPr>
        <w:t>and</w:t>
      </w:r>
      <w:r w:rsidR="001E0CFE">
        <w:rPr>
          <w:spacing w:val="13"/>
        </w:rPr>
        <w:t xml:space="preserve"> </w:t>
      </w:r>
      <w:r w:rsidR="001E0CFE">
        <w:rPr>
          <w:spacing w:val="-2"/>
        </w:rPr>
        <w:t>verify</w:t>
      </w:r>
      <w:r w:rsidR="001E0CFE">
        <w:rPr>
          <w:spacing w:val="13"/>
        </w:rPr>
        <w:t xml:space="preserve"> </w:t>
      </w:r>
      <w:r w:rsidR="001E0CFE">
        <w:rPr>
          <w:spacing w:val="-2"/>
        </w:rPr>
        <w:t>that</w:t>
      </w:r>
      <w:r w:rsidR="001E0CFE">
        <w:rPr>
          <w:spacing w:val="13"/>
        </w:rPr>
        <w:t xml:space="preserve"> </w:t>
      </w:r>
      <w:r w:rsidR="001E0CFE">
        <w:rPr>
          <w:spacing w:val="-2"/>
        </w:rPr>
        <w:t>we</w:t>
      </w:r>
      <w:r w:rsidR="001E0CFE">
        <w:rPr>
          <w:spacing w:val="13"/>
        </w:rPr>
        <w:t xml:space="preserve"> </w:t>
      </w:r>
      <w:r w:rsidR="001E0CFE">
        <w:rPr>
          <w:spacing w:val="-2"/>
        </w:rPr>
        <w:t>can</w:t>
      </w:r>
      <w:r w:rsidR="001E0CFE">
        <w:rPr>
          <w:spacing w:val="13"/>
        </w:rPr>
        <w:t xml:space="preserve"> </w:t>
      </w:r>
      <w:r w:rsidR="001E0CFE">
        <w:rPr>
          <w:spacing w:val="-2"/>
        </w:rPr>
        <w:t>succesfully</w:t>
      </w:r>
      <w:r w:rsidR="001E0CFE">
        <w:rPr>
          <w:spacing w:val="13"/>
        </w:rPr>
        <w:t xml:space="preserve"> </w:t>
      </w:r>
      <w:r w:rsidR="001E0CFE">
        <w:rPr>
          <w:spacing w:val="-2"/>
        </w:rPr>
        <w:t>replicate</w:t>
      </w:r>
      <w:r w:rsidR="001E0CFE">
        <w:rPr>
          <w:spacing w:val="13"/>
        </w:rPr>
        <w:t xml:space="preserve"> </w:t>
      </w:r>
      <w:r w:rsidR="001E0CFE">
        <w:rPr>
          <w:spacing w:val="-2"/>
        </w:rPr>
        <w:t>the</w:t>
      </w:r>
      <w:r w:rsidR="001E0CFE">
        <w:rPr>
          <w:spacing w:val="14"/>
        </w:rPr>
        <w:t xml:space="preserve"> </w:t>
      </w:r>
      <w:r w:rsidR="001E0CFE">
        <w:rPr>
          <w:spacing w:val="-2"/>
        </w:rPr>
        <w:t>original</w:t>
      </w:r>
      <w:r w:rsidR="001E0CFE">
        <w:rPr>
          <w:spacing w:val="13"/>
        </w:rPr>
        <w:t xml:space="preserve"> </w:t>
      </w:r>
      <w:r w:rsidR="001E0CFE">
        <w:rPr>
          <w:spacing w:val="-2"/>
        </w:rPr>
        <w:t>analysis</w:t>
      </w:r>
    </w:p>
    <w:p w14:paraId="5A74473A" w14:textId="77777777" w:rsidR="00470D98" w:rsidRDefault="001E0CFE">
      <w:pPr>
        <w:spacing w:before="8"/>
        <w:ind w:left="227"/>
        <w:rPr>
          <w:rFonts w:ascii="Times New Roman"/>
          <w:i/>
          <w:sz w:val="24"/>
        </w:rPr>
      </w:pPr>
      <w:r>
        <w:rPr>
          <w:rFonts w:ascii="Trebuchet MS"/>
          <w:spacing w:val="-4"/>
          <w:sz w:val="12"/>
        </w:rPr>
        <w:t>189</w:t>
      </w:r>
      <w:r>
        <w:rPr>
          <w:rFonts w:ascii="Trebuchet MS"/>
          <w:spacing w:val="38"/>
          <w:sz w:val="12"/>
        </w:rPr>
        <w:t xml:space="preserve">  </w:t>
      </w:r>
      <w:r>
        <w:rPr>
          <w:spacing w:val="-4"/>
          <w:sz w:val="24"/>
        </w:rPr>
        <w:t>(both</w:t>
      </w:r>
      <w:r>
        <w:rPr>
          <w:spacing w:val="17"/>
          <w:sz w:val="24"/>
        </w:rPr>
        <w:t xml:space="preserve"> </w:t>
      </w:r>
      <w:r>
        <w:rPr>
          <w:spacing w:val="-4"/>
          <w:sz w:val="24"/>
        </w:rPr>
        <w:t>using</w:t>
      </w:r>
      <w:r>
        <w:rPr>
          <w:spacing w:val="15"/>
          <w:sz w:val="24"/>
        </w:rPr>
        <w:t xml:space="preserve"> </w:t>
      </w:r>
      <w:r>
        <w:rPr>
          <w:spacing w:val="-4"/>
          <w:sz w:val="24"/>
        </w:rPr>
        <w:t>frequentist</w:t>
      </w:r>
      <w:r>
        <w:rPr>
          <w:spacing w:val="16"/>
          <w:sz w:val="24"/>
        </w:rPr>
        <w:t xml:space="preserve"> </w:t>
      </w:r>
      <w:r>
        <w:rPr>
          <w:spacing w:val="-4"/>
          <w:sz w:val="24"/>
        </w:rPr>
        <w:t>modelling</w:t>
      </w:r>
      <w:r>
        <w:rPr>
          <w:spacing w:val="16"/>
          <w:sz w:val="24"/>
        </w:rPr>
        <w:t xml:space="preserve"> </w:t>
      </w:r>
      <w:r>
        <w:rPr>
          <w:spacing w:val="-4"/>
          <w:sz w:val="24"/>
        </w:rPr>
        <w:t>and</w:t>
      </w:r>
      <w:r>
        <w:rPr>
          <w:spacing w:val="16"/>
          <w:sz w:val="24"/>
        </w:rPr>
        <w:t xml:space="preserve"> </w:t>
      </w:r>
      <w:r>
        <w:rPr>
          <w:spacing w:val="-4"/>
          <w:sz w:val="24"/>
        </w:rPr>
        <w:t>Bayesian</w:t>
      </w:r>
      <w:r>
        <w:rPr>
          <w:spacing w:val="16"/>
          <w:sz w:val="24"/>
        </w:rPr>
        <w:t xml:space="preserve"> </w:t>
      </w:r>
      <w:r>
        <w:rPr>
          <w:spacing w:val="-4"/>
          <w:sz w:val="24"/>
        </w:rPr>
        <w:t>modelling;</w:t>
      </w:r>
      <w:r>
        <w:rPr>
          <w:spacing w:val="28"/>
          <w:sz w:val="24"/>
        </w:rPr>
        <w:t xml:space="preserve"> </w:t>
      </w:r>
      <w:r>
        <w:rPr>
          <w:spacing w:val="-4"/>
          <w:sz w:val="24"/>
        </w:rPr>
        <w:t>see</w:t>
      </w:r>
      <w:r>
        <w:rPr>
          <w:spacing w:val="16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Supplementary</w:t>
      </w:r>
    </w:p>
    <w:p w14:paraId="39DD5516" w14:textId="77777777" w:rsidR="00470D98" w:rsidRDefault="001E0CFE">
      <w:pPr>
        <w:spacing w:before="8"/>
        <w:ind w:left="227"/>
        <w:rPr>
          <w:sz w:val="24"/>
        </w:rPr>
      </w:pPr>
      <w:r>
        <w:rPr>
          <w:rFonts w:ascii="Trebuchet MS"/>
          <w:sz w:val="12"/>
        </w:rPr>
        <w:t>190</w:t>
      </w:r>
      <w:r>
        <w:rPr>
          <w:rFonts w:ascii="Trebuchet MS"/>
          <w:spacing w:val="56"/>
          <w:sz w:val="12"/>
        </w:rPr>
        <w:t xml:space="preserve">  </w:t>
      </w:r>
      <w:r>
        <w:rPr>
          <w:rFonts w:ascii="Times New Roman"/>
          <w:i/>
          <w:sz w:val="24"/>
        </w:rPr>
        <w:t>Materials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i/>
          <w:sz w:val="24"/>
        </w:rPr>
        <w:t>-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Computational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Verification)</w:t>
      </w:r>
      <w:r>
        <w:rPr>
          <w:spacing w:val="-2"/>
          <w:sz w:val="24"/>
        </w:rPr>
        <w:t>.</w:t>
      </w:r>
    </w:p>
    <w:p w14:paraId="7B15FEBC" w14:textId="77777777" w:rsidR="00470D98" w:rsidRDefault="001E0CFE">
      <w:pPr>
        <w:spacing w:before="250"/>
        <w:ind w:left="227"/>
        <w:rPr>
          <w:rFonts w:ascii="Times New Roman"/>
          <w:i/>
          <w:sz w:val="24"/>
        </w:rPr>
      </w:pPr>
      <w:r>
        <w:rPr>
          <w:rFonts w:ascii="Trebuchet MS"/>
          <w:sz w:val="12"/>
        </w:rPr>
        <w:t>191</w:t>
      </w:r>
      <w:r>
        <w:rPr>
          <w:rFonts w:ascii="Trebuchet MS"/>
          <w:spacing w:val="154"/>
          <w:sz w:val="12"/>
        </w:rPr>
        <w:t xml:space="preserve"> </w:t>
      </w:r>
      <w:bookmarkStart w:id="224" w:name="TCS_modelling_overview"/>
      <w:bookmarkEnd w:id="224"/>
      <w:r>
        <w:rPr>
          <w:rFonts w:ascii="Times New Roman"/>
          <w:i/>
          <w:sz w:val="24"/>
        </w:rPr>
        <w:t>2.1.</w:t>
      </w:r>
      <w:r>
        <w:rPr>
          <w:rFonts w:ascii="Times New Roman"/>
          <w:i/>
          <w:spacing w:val="54"/>
          <w:sz w:val="24"/>
        </w:rPr>
        <w:t xml:space="preserve"> </w:t>
      </w:r>
      <w:r>
        <w:rPr>
          <w:rFonts w:ascii="Times New Roman"/>
          <w:i/>
          <w:sz w:val="24"/>
        </w:rPr>
        <w:t>TCS</w:t>
      </w:r>
      <w:r>
        <w:rPr>
          <w:rFonts w:ascii="Times New Roman"/>
          <w:i/>
          <w:spacing w:val="-3"/>
          <w:sz w:val="24"/>
        </w:rPr>
        <w:t xml:space="preserve"> </w:t>
      </w:r>
      <w:r>
        <w:rPr>
          <w:rFonts w:ascii="Times New Roman"/>
          <w:i/>
          <w:sz w:val="24"/>
        </w:rPr>
        <w:t>modelling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overview</w:t>
      </w:r>
    </w:p>
    <w:p w14:paraId="15DA7905" w14:textId="1AAF0801" w:rsidR="00470D98" w:rsidRDefault="001E0CFE">
      <w:pPr>
        <w:pStyle w:val="BodyText"/>
        <w:tabs>
          <w:tab w:val="left" w:pos="968"/>
        </w:tabs>
        <w:spacing w:before="69"/>
      </w:pPr>
      <w:r>
        <w:rPr>
          <w:rFonts w:ascii="Trebuchet MS"/>
          <w:spacing w:val="-5"/>
          <w:sz w:val="12"/>
        </w:rPr>
        <w:t>192</w:t>
      </w:r>
      <w:r>
        <w:rPr>
          <w:rFonts w:ascii="Trebuchet MS"/>
          <w:sz w:val="12"/>
        </w:rPr>
        <w:tab/>
      </w:r>
      <w:r>
        <w:rPr>
          <w:spacing w:val="-2"/>
        </w:rPr>
        <w:t>In</w:t>
      </w:r>
      <w:r>
        <w:rPr>
          <w:spacing w:val="12"/>
        </w:rPr>
        <w:t xml:space="preserve"> </w:t>
      </w:r>
      <w:r>
        <w:rPr>
          <w:spacing w:val="-2"/>
        </w:rPr>
        <w:t>Experiment</w:t>
      </w:r>
      <w:r>
        <w:rPr>
          <w:spacing w:val="12"/>
        </w:rPr>
        <w:t xml:space="preserve"> </w:t>
      </w:r>
      <w:r>
        <w:rPr>
          <w:spacing w:val="-2"/>
        </w:rPr>
        <w:t>1a</w:t>
      </w:r>
      <w:r>
        <w:rPr>
          <w:spacing w:val="13"/>
        </w:rPr>
        <w:t xml:space="preserve"> </w:t>
      </w:r>
      <w:r>
        <w:rPr>
          <w:spacing w:val="-2"/>
        </w:rPr>
        <w:t>of</w:t>
      </w:r>
      <w:r>
        <w:rPr>
          <w:spacing w:val="12"/>
        </w:rPr>
        <w:t xml:space="preserve"> </w:t>
      </w:r>
      <w:del w:id="225" w:author="Hughes, Anna E" w:date="2023-08-09T15:29:00Z">
        <w:r w:rsidR="00791F47">
          <w:fldChar w:fldCharType="begin"/>
        </w:r>
        <w:r w:rsidR="00791F47">
          <w:delInstrText xml:space="preserve"> HYPERLINK \l "_bookmark29" </w:delInstrText>
        </w:r>
        <w:r w:rsidR="00791F47">
          <w:fldChar w:fldCharType="separate"/>
        </w:r>
        <w:r w:rsidR="001644E6">
          <w:rPr>
            <w:spacing w:val="-2"/>
          </w:rPr>
          <w:delText>Buetti</w:delText>
        </w:r>
        <w:r w:rsidR="001644E6">
          <w:rPr>
            <w:spacing w:val="12"/>
          </w:rPr>
          <w:delText xml:space="preserve"> </w:delText>
        </w:r>
        <w:r w:rsidR="001644E6">
          <w:rPr>
            <w:spacing w:val="-2"/>
          </w:rPr>
          <w:delText>et</w:delText>
        </w:r>
        <w:r w:rsidR="001644E6">
          <w:rPr>
            <w:spacing w:val="13"/>
          </w:rPr>
          <w:delText xml:space="preserve"> </w:delText>
        </w:r>
        <w:r w:rsidR="001644E6">
          <w:rPr>
            <w:spacing w:val="-2"/>
          </w:rPr>
          <w:delText>al.</w:delText>
        </w:r>
        <w:r w:rsidR="00791F47">
          <w:rPr>
            <w:spacing w:val="-2"/>
          </w:rPr>
          <w:fldChar w:fldCharType="end"/>
        </w:r>
        <w:r w:rsidR="001644E6">
          <w:rPr>
            <w:spacing w:val="12"/>
          </w:rPr>
          <w:delText xml:space="preserve"> </w:delText>
        </w:r>
        <w:r w:rsidR="00791F47">
          <w:fldChar w:fldCharType="begin"/>
        </w:r>
        <w:r w:rsidR="00791F47">
          <w:delInstrText xml:space="preserve"> HYPERLINK \l "_bookmark29" </w:delInstrText>
        </w:r>
        <w:r w:rsidR="00791F47">
          <w:fldChar w:fldCharType="separate"/>
        </w:r>
        <w:r w:rsidR="001644E6">
          <w:rPr>
            <w:spacing w:val="-2"/>
          </w:rPr>
          <w:delText>(2019),</w:delText>
        </w:r>
        <w:r w:rsidR="00791F47">
          <w:rPr>
            <w:spacing w:val="-2"/>
          </w:rPr>
          <w:fldChar w:fldCharType="end"/>
        </w:r>
      </w:del>
      <w:ins w:id="226" w:author="Hughes, Anna E" w:date="2023-08-09T15:29:00Z">
        <w:r w:rsidR="00791F47">
          <w:fldChar w:fldCharType="begin"/>
        </w:r>
        <w:r w:rsidR="00791F47">
          <w:instrText xml:space="preserve"> HYPERLINK \l "_bookmark30" </w:instrText>
        </w:r>
        <w:r w:rsidR="00791F47">
          <w:fldChar w:fldCharType="separate"/>
        </w:r>
        <w:r>
          <w:rPr>
            <w:spacing w:val="-2"/>
          </w:rPr>
          <w:t>Buetti</w:t>
        </w:r>
        <w:r>
          <w:rPr>
            <w:spacing w:val="12"/>
          </w:rPr>
          <w:t xml:space="preserve"> </w:t>
        </w:r>
        <w:r>
          <w:rPr>
            <w:spacing w:val="-2"/>
          </w:rPr>
          <w:t>et</w:t>
        </w:r>
        <w:r>
          <w:rPr>
            <w:spacing w:val="13"/>
          </w:rPr>
          <w:t xml:space="preserve"> </w:t>
        </w:r>
        <w:r>
          <w:rPr>
            <w:spacing w:val="-2"/>
          </w:rPr>
          <w:t>al.</w:t>
        </w:r>
        <w:r w:rsidR="00791F47">
          <w:rPr>
            <w:spacing w:val="-2"/>
          </w:rPr>
          <w:fldChar w:fldCharType="end"/>
        </w:r>
        <w:r>
          <w:rPr>
            <w:spacing w:val="12"/>
          </w:rPr>
          <w:t xml:space="preserve"> </w:t>
        </w:r>
        <w:r w:rsidR="00791F47">
          <w:fldChar w:fldCharType="begin"/>
        </w:r>
        <w:r w:rsidR="00791F47">
          <w:instrText xml:space="preserve"> HYPERLINK \l "_bookmark30" </w:instrText>
        </w:r>
        <w:r w:rsidR="00791F47">
          <w:fldChar w:fldCharType="separate"/>
        </w:r>
        <w:r>
          <w:rPr>
            <w:spacing w:val="-2"/>
          </w:rPr>
          <w:t>(2019),</w:t>
        </w:r>
        <w:r w:rsidR="00791F47">
          <w:rPr>
            <w:spacing w:val="-2"/>
          </w:rPr>
          <w:fldChar w:fldCharType="end"/>
        </w:r>
      </w:ins>
      <w:r>
        <w:rPr>
          <w:spacing w:val="19"/>
        </w:rPr>
        <w:t xml:space="preserve"> </w:t>
      </w:r>
      <w:r>
        <w:rPr>
          <w:spacing w:val="-2"/>
        </w:rPr>
        <w:t>participants</w:t>
      </w:r>
      <w:r>
        <w:rPr>
          <w:spacing w:val="12"/>
        </w:rPr>
        <w:t xml:space="preserve"> </w:t>
      </w:r>
      <w:r>
        <w:rPr>
          <w:spacing w:val="-2"/>
        </w:rPr>
        <w:t>searched</w:t>
      </w:r>
      <w:r>
        <w:rPr>
          <w:spacing w:val="12"/>
        </w:rPr>
        <w:t xml:space="preserve"> </w:t>
      </w:r>
      <w:r>
        <w:rPr>
          <w:spacing w:val="-2"/>
        </w:rPr>
        <w:t>for</w:t>
      </w:r>
      <w:r>
        <w:rPr>
          <w:spacing w:val="13"/>
        </w:rPr>
        <w:t xml:space="preserve"> </w:t>
      </w:r>
      <w:r>
        <w:rPr>
          <w:spacing w:val="-2"/>
        </w:rPr>
        <w:t>a</w:t>
      </w:r>
      <w:r>
        <w:rPr>
          <w:spacing w:val="12"/>
        </w:rPr>
        <w:t xml:space="preserve"> </w:t>
      </w:r>
      <w:r>
        <w:rPr>
          <w:spacing w:val="-4"/>
        </w:rPr>
        <w:t>cyan</w:t>
      </w:r>
    </w:p>
    <w:p w14:paraId="79617F11" w14:textId="77777777" w:rsidR="00470D98" w:rsidRDefault="001E0CFE">
      <w:pPr>
        <w:pStyle w:val="BodyText"/>
      </w:pPr>
      <w:r>
        <w:rPr>
          <w:rFonts w:ascii="Trebuchet MS"/>
          <w:spacing w:val="-4"/>
          <w:sz w:val="12"/>
        </w:rPr>
        <w:t>193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4"/>
        </w:rPr>
        <w:t>semicircle</w:t>
      </w:r>
      <w:r>
        <w:rPr>
          <w:spacing w:val="-3"/>
        </w:rPr>
        <w:t xml:space="preserve"> </w:t>
      </w:r>
      <w:r>
        <w:rPr>
          <w:spacing w:val="-4"/>
        </w:rPr>
        <w:t>target among blue,</w:t>
      </w:r>
      <w:r>
        <w:rPr>
          <w:spacing w:val="-2"/>
        </w:rPr>
        <w:t xml:space="preserve"> </w:t>
      </w:r>
      <w:r>
        <w:rPr>
          <w:spacing w:val="-4"/>
        </w:rPr>
        <w:t>yellow or</w:t>
      </w:r>
      <w:r>
        <w:rPr>
          <w:spacing w:val="-5"/>
        </w:rPr>
        <w:t xml:space="preserve"> </w:t>
      </w:r>
      <w:r>
        <w:rPr>
          <w:spacing w:val="-4"/>
        </w:rPr>
        <w:t>orange semicircular distractors i.e.</w:t>
      </w:r>
      <w:r>
        <w:rPr>
          <w:spacing w:val="21"/>
        </w:rPr>
        <w:t xml:space="preserve"> </w:t>
      </w:r>
      <w:r>
        <w:rPr>
          <w:spacing w:val="-4"/>
        </w:rPr>
        <w:t>they</w:t>
      </w:r>
    </w:p>
    <w:p w14:paraId="2C54AF9B" w14:textId="77777777" w:rsidR="00470D98" w:rsidRDefault="001E0CFE">
      <w:pPr>
        <w:spacing w:before="8"/>
        <w:ind w:left="227"/>
        <w:rPr>
          <w:sz w:val="24"/>
        </w:rPr>
      </w:pPr>
      <w:r>
        <w:rPr>
          <w:rFonts w:ascii="Trebuchet MS"/>
          <w:spacing w:val="-6"/>
          <w:sz w:val="12"/>
        </w:rPr>
        <w:t>194</w:t>
      </w:r>
      <w:r>
        <w:rPr>
          <w:rFonts w:ascii="Trebuchet MS"/>
          <w:spacing w:val="40"/>
          <w:sz w:val="12"/>
        </w:rPr>
        <w:t xml:space="preserve">  </w:t>
      </w:r>
      <w:r>
        <w:rPr>
          <w:spacing w:val="-6"/>
          <w:sz w:val="24"/>
        </w:rPr>
        <w:t>searched for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target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that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differed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from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the distractors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by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rFonts w:ascii="Times New Roman"/>
          <w:i/>
          <w:spacing w:val="-6"/>
          <w:sz w:val="24"/>
        </w:rPr>
        <w:t>single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pacing w:val="-6"/>
          <w:sz w:val="24"/>
        </w:rPr>
        <w:t>feature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spacing w:val="-6"/>
          <w:sz w:val="24"/>
        </w:rPr>
        <w:t>(colour).</w:t>
      </w:r>
    </w:p>
    <w:p w14:paraId="47E18DAC" w14:textId="77777777" w:rsidR="00470D98" w:rsidRDefault="001E0CFE">
      <w:pPr>
        <w:pStyle w:val="BodyText"/>
        <w:spacing w:before="8"/>
      </w:pPr>
      <w:r>
        <w:rPr>
          <w:rFonts w:ascii="Trebuchet MS"/>
          <w:spacing w:val="-4"/>
          <w:sz w:val="12"/>
        </w:rPr>
        <w:t>195</w:t>
      </w:r>
      <w:r>
        <w:rPr>
          <w:rFonts w:ascii="Trebuchet MS"/>
          <w:spacing w:val="79"/>
          <w:w w:val="150"/>
          <w:sz w:val="12"/>
        </w:rPr>
        <w:t xml:space="preserve"> </w:t>
      </w:r>
      <w:r>
        <w:rPr>
          <w:spacing w:val="-4"/>
        </w:rPr>
        <w:t>The</w:t>
      </w:r>
      <w:r>
        <w:rPr>
          <w:spacing w:val="6"/>
        </w:rPr>
        <w:t xml:space="preserve"> </w:t>
      </w:r>
      <w:r>
        <w:rPr>
          <w:spacing w:val="-4"/>
        </w:rPr>
        <w:t>experiment</w:t>
      </w:r>
      <w:r>
        <w:rPr>
          <w:spacing w:val="6"/>
        </w:rPr>
        <w:t xml:space="preserve"> </w:t>
      </w:r>
      <w:r>
        <w:rPr>
          <w:spacing w:val="-4"/>
        </w:rPr>
        <w:t>was</w:t>
      </w:r>
      <w:r>
        <w:rPr>
          <w:spacing w:val="6"/>
        </w:rPr>
        <w:t xml:space="preserve"> </w:t>
      </w:r>
      <w:r>
        <w:rPr>
          <w:spacing w:val="-4"/>
        </w:rPr>
        <w:t>then</w:t>
      </w:r>
      <w:r>
        <w:rPr>
          <w:spacing w:val="7"/>
        </w:rPr>
        <w:t xml:space="preserve"> </w:t>
      </w:r>
      <w:r>
        <w:rPr>
          <w:spacing w:val="-4"/>
        </w:rPr>
        <w:t>repeated</w:t>
      </w:r>
      <w:r>
        <w:rPr>
          <w:spacing w:val="6"/>
        </w:rPr>
        <w:t xml:space="preserve"> </w:t>
      </w:r>
      <w:r>
        <w:rPr>
          <w:spacing w:val="-4"/>
        </w:rPr>
        <w:t>(1b)</w:t>
      </w:r>
      <w:r>
        <w:rPr>
          <w:spacing w:val="6"/>
        </w:rPr>
        <w:t xml:space="preserve"> </w:t>
      </w:r>
      <w:r>
        <w:rPr>
          <w:spacing w:val="-4"/>
        </w:rPr>
        <w:t>using</w:t>
      </w:r>
      <w:r>
        <w:rPr>
          <w:spacing w:val="7"/>
        </w:rPr>
        <w:t xml:space="preserve"> </w:t>
      </w:r>
      <w:r>
        <w:rPr>
          <w:spacing w:val="-4"/>
        </w:rPr>
        <w:t>a</w:t>
      </w:r>
      <w:r>
        <w:rPr>
          <w:spacing w:val="6"/>
        </w:rPr>
        <w:t xml:space="preserve"> </w:t>
      </w:r>
      <w:r>
        <w:rPr>
          <w:spacing w:val="-4"/>
        </w:rPr>
        <w:t>different</w:t>
      </w:r>
      <w:r>
        <w:rPr>
          <w:spacing w:val="6"/>
        </w:rPr>
        <w:t xml:space="preserve"> </w:t>
      </w:r>
      <w:r>
        <w:rPr>
          <w:spacing w:val="-4"/>
        </w:rPr>
        <w:t>single</w:t>
      </w:r>
      <w:r>
        <w:rPr>
          <w:spacing w:val="6"/>
        </w:rPr>
        <w:t xml:space="preserve"> </w:t>
      </w:r>
      <w:r>
        <w:rPr>
          <w:spacing w:val="-4"/>
        </w:rPr>
        <w:t>feature</w:t>
      </w:r>
      <w:r>
        <w:rPr>
          <w:spacing w:val="7"/>
        </w:rPr>
        <w:t xml:space="preserve"> </w:t>
      </w:r>
      <w:r>
        <w:rPr>
          <w:spacing w:val="-4"/>
        </w:rPr>
        <w:t>(shape,</w:t>
      </w:r>
    </w:p>
    <w:p w14:paraId="3304DA73" w14:textId="77777777" w:rsidR="00470D98" w:rsidRDefault="001E0CFE">
      <w:pPr>
        <w:pStyle w:val="BodyText"/>
      </w:pPr>
      <w:r>
        <w:rPr>
          <w:rFonts w:ascii="Trebuchet MS"/>
          <w:w w:val="90"/>
          <w:sz w:val="12"/>
        </w:rPr>
        <w:t>196</w:t>
      </w:r>
      <w:r>
        <w:rPr>
          <w:rFonts w:ascii="Trebuchet MS"/>
          <w:spacing w:val="75"/>
          <w:sz w:val="12"/>
        </w:rPr>
        <w:t xml:space="preserve">  </w:t>
      </w:r>
      <w:r>
        <w:rPr>
          <w:w w:val="90"/>
        </w:rPr>
        <w:t>with</w:t>
      </w:r>
      <w:r>
        <w:rPr>
          <w:spacing w:val="10"/>
        </w:rPr>
        <w:t xml:space="preserve"> </w:t>
      </w:r>
      <w:r>
        <w:rPr>
          <w:w w:val="90"/>
        </w:rPr>
        <w:t>participants</w:t>
      </w:r>
      <w:r>
        <w:rPr>
          <w:spacing w:val="10"/>
        </w:rPr>
        <w:t xml:space="preserve"> </w:t>
      </w:r>
      <w:r>
        <w:rPr>
          <w:w w:val="90"/>
        </w:rPr>
        <w:t>searching</w:t>
      </w:r>
      <w:r>
        <w:rPr>
          <w:spacing w:val="10"/>
        </w:rPr>
        <w:t xml:space="preserve"> </w:t>
      </w:r>
      <w:r>
        <w:rPr>
          <w:w w:val="90"/>
        </w:rPr>
        <w:t>for</w:t>
      </w:r>
      <w:r>
        <w:rPr>
          <w:spacing w:val="10"/>
        </w:rPr>
        <w:t xml:space="preserve"> </w:t>
      </w:r>
      <w:r>
        <w:rPr>
          <w:w w:val="90"/>
        </w:rPr>
        <w:t>the</w:t>
      </w:r>
      <w:r>
        <w:rPr>
          <w:spacing w:val="11"/>
        </w:rPr>
        <w:t xml:space="preserve"> </w:t>
      </w:r>
      <w:r>
        <w:rPr>
          <w:w w:val="90"/>
        </w:rPr>
        <w:t>semicircular</w:t>
      </w:r>
      <w:r>
        <w:rPr>
          <w:spacing w:val="10"/>
        </w:rPr>
        <w:t xml:space="preserve"> </w:t>
      </w:r>
      <w:r>
        <w:rPr>
          <w:w w:val="90"/>
        </w:rPr>
        <w:t>target</w:t>
      </w:r>
      <w:r>
        <w:rPr>
          <w:spacing w:val="10"/>
        </w:rPr>
        <w:t xml:space="preserve"> </w:t>
      </w:r>
      <w:r>
        <w:rPr>
          <w:w w:val="90"/>
        </w:rPr>
        <w:t>within</w:t>
      </w:r>
      <w:r>
        <w:rPr>
          <w:spacing w:val="10"/>
        </w:rPr>
        <w:t xml:space="preserve"> </w:t>
      </w:r>
      <w:r>
        <w:rPr>
          <w:w w:val="90"/>
        </w:rPr>
        <w:t>triangle,</w:t>
      </w:r>
      <w:r>
        <w:rPr>
          <w:spacing w:val="11"/>
        </w:rPr>
        <w:t xml:space="preserve"> </w:t>
      </w:r>
      <w:r>
        <w:rPr>
          <w:w w:val="90"/>
        </w:rPr>
        <w:t>circle</w:t>
      </w:r>
      <w:r>
        <w:rPr>
          <w:spacing w:val="10"/>
        </w:rPr>
        <w:t xml:space="preserve"> </w:t>
      </w:r>
      <w:r>
        <w:rPr>
          <w:w w:val="90"/>
        </w:rPr>
        <w:t>or</w:t>
      </w:r>
      <w:r>
        <w:rPr>
          <w:spacing w:val="10"/>
        </w:rPr>
        <w:t xml:space="preserve"> </w:t>
      </w:r>
      <w:r>
        <w:rPr>
          <w:spacing w:val="-5"/>
          <w:w w:val="90"/>
        </w:rPr>
        <w:t>di-</w:t>
      </w:r>
    </w:p>
    <w:p w14:paraId="5C3D34E2" w14:textId="77777777" w:rsidR="00470D98" w:rsidRDefault="001E0CFE">
      <w:pPr>
        <w:pStyle w:val="BodyText"/>
        <w:spacing w:before="8"/>
      </w:pPr>
      <w:r>
        <w:rPr>
          <w:rFonts w:ascii="Trebuchet MS"/>
          <w:spacing w:val="-6"/>
          <w:sz w:val="12"/>
        </w:rPr>
        <w:t>197</w:t>
      </w:r>
      <w:r>
        <w:rPr>
          <w:rFonts w:ascii="Trebuchet MS"/>
          <w:spacing w:val="74"/>
          <w:w w:val="150"/>
          <w:sz w:val="12"/>
        </w:rPr>
        <w:t xml:space="preserve"> </w:t>
      </w:r>
      <w:r>
        <w:rPr>
          <w:spacing w:val="-6"/>
        </w:rPr>
        <w:t>amond</w:t>
      </w:r>
      <w:r>
        <w:rPr>
          <w:spacing w:val="-7"/>
        </w:rPr>
        <w:t xml:space="preserve"> </w:t>
      </w:r>
      <w:r>
        <w:rPr>
          <w:spacing w:val="-6"/>
        </w:rPr>
        <w:t>distractors).</w:t>
      </w:r>
      <w:r>
        <w:rPr>
          <w:spacing w:val="-3"/>
        </w:rPr>
        <w:t xml:space="preserve"> </w:t>
      </w:r>
      <w:r>
        <w:rPr>
          <w:spacing w:val="-6"/>
        </w:rPr>
        <w:t>In</w:t>
      </w:r>
      <w:r>
        <w:rPr>
          <w:spacing w:val="-7"/>
        </w:rPr>
        <w:t xml:space="preserve"> </w:t>
      </w:r>
      <w:r>
        <w:rPr>
          <w:spacing w:val="-6"/>
        </w:rPr>
        <w:t>Experiments</w:t>
      </w:r>
      <w:r>
        <w:rPr>
          <w:spacing w:val="-7"/>
        </w:rPr>
        <w:t xml:space="preserve"> </w:t>
      </w:r>
      <w:r>
        <w:rPr>
          <w:spacing w:val="-6"/>
        </w:rPr>
        <w:t>2a,</w:t>
      </w:r>
      <w:r>
        <w:rPr>
          <w:spacing w:val="-8"/>
        </w:rPr>
        <w:t xml:space="preserve"> </w:t>
      </w:r>
      <w:r>
        <w:rPr>
          <w:spacing w:val="-6"/>
        </w:rPr>
        <w:t>2b</w:t>
      </w:r>
      <w:r>
        <w:rPr>
          <w:spacing w:val="-7"/>
        </w:rPr>
        <w:t xml:space="preserve"> </w:t>
      </w:r>
      <w:r>
        <w:rPr>
          <w:spacing w:val="-6"/>
        </w:rPr>
        <w:t>and</w:t>
      </w:r>
      <w:r>
        <w:rPr>
          <w:spacing w:val="-7"/>
        </w:rPr>
        <w:t xml:space="preserve"> </w:t>
      </w:r>
      <w:r>
        <w:rPr>
          <w:spacing w:val="-6"/>
        </w:rPr>
        <w:t>2c,</w:t>
      </w:r>
      <w:r>
        <w:rPr>
          <w:spacing w:val="-7"/>
        </w:rPr>
        <w:t xml:space="preserve"> </w:t>
      </w:r>
      <w:r>
        <w:rPr>
          <w:spacing w:val="-6"/>
        </w:rPr>
        <w:t>participants</w:t>
      </w:r>
      <w:r>
        <w:rPr>
          <w:spacing w:val="-8"/>
        </w:rPr>
        <w:t xml:space="preserve"> </w:t>
      </w:r>
      <w:r>
        <w:rPr>
          <w:spacing w:val="-6"/>
        </w:rPr>
        <w:t>again</w:t>
      </w:r>
      <w:r>
        <w:rPr>
          <w:spacing w:val="-7"/>
        </w:rPr>
        <w:t xml:space="preserve"> </w:t>
      </w:r>
      <w:r>
        <w:rPr>
          <w:spacing w:val="-6"/>
        </w:rPr>
        <w:t>searched</w:t>
      </w:r>
      <w:r>
        <w:rPr>
          <w:spacing w:val="-7"/>
        </w:rPr>
        <w:t xml:space="preserve"> </w:t>
      </w:r>
      <w:r>
        <w:rPr>
          <w:spacing w:val="-6"/>
        </w:rPr>
        <w:t>for</w:t>
      </w:r>
    </w:p>
    <w:p w14:paraId="3322AA67" w14:textId="77777777" w:rsidR="00470D98" w:rsidRDefault="001E0CFE">
      <w:pPr>
        <w:pStyle w:val="BodyText"/>
      </w:pPr>
      <w:r>
        <w:rPr>
          <w:rFonts w:ascii="Trebuchet MS"/>
          <w:spacing w:val="-6"/>
          <w:sz w:val="12"/>
        </w:rPr>
        <w:t>198</w:t>
      </w:r>
      <w:r>
        <w:rPr>
          <w:rFonts w:ascii="Trebuchet MS"/>
          <w:spacing w:val="42"/>
          <w:sz w:val="12"/>
        </w:rPr>
        <w:t xml:space="preserve">  </w:t>
      </w:r>
      <w:r>
        <w:rPr>
          <w:spacing w:val="-6"/>
        </w:rPr>
        <w:t>a</w:t>
      </w:r>
      <w:r>
        <w:rPr>
          <w:spacing w:val="-3"/>
        </w:rPr>
        <w:t xml:space="preserve"> </w:t>
      </w:r>
      <w:r>
        <w:rPr>
          <w:spacing w:val="-6"/>
        </w:rPr>
        <w:t>cyan</w:t>
      </w:r>
      <w:r>
        <w:rPr>
          <w:spacing w:val="-1"/>
        </w:rPr>
        <w:t xml:space="preserve"> </w:t>
      </w:r>
      <w:r>
        <w:rPr>
          <w:spacing w:val="-6"/>
        </w:rPr>
        <w:t>semicircle,</w:t>
      </w:r>
      <w:r>
        <w:rPr>
          <w:spacing w:val="-1"/>
        </w:rPr>
        <w:t xml:space="preserve"> </w:t>
      </w:r>
      <w:r>
        <w:rPr>
          <w:spacing w:val="-6"/>
        </w:rPr>
        <w:t>but</w:t>
      </w:r>
      <w:r>
        <w:rPr>
          <w:spacing w:val="-2"/>
        </w:rPr>
        <w:t xml:space="preserve"> </w:t>
      </w:r>
      <w:r>
        <w:rPr>
          <w:spacing w:val="-6"/>
        </w:rPr>
        <w:t>this</w:t>
      </w:r>
      <w:r>
        <w:rPr>
          <w:spacing w:val="-2"/>
        </w:rPr>
        <w:t xml:space="preserve"> </w:t>
      </w:r>
      <w:r>
        <w:rPr>
          <w:spacing w:val="-6"/>
        </w:rPr>
        <w:t>time,</w:t>
      </w:r>
      <w:r>
        <w:rPr>
          <w:spacing w:val="-1"/>
        </w:rPr>
        <w:t xml:space="preserve"> </w:t>
      </w:r>
      <w:r>
        <w:rPr>
          <w:spacing w:val="-6"/>
        </w:rPr>
        <w:t>the</w:t>
      </w:r>
      <w:r>
        <w:rPr>
          <w:spacing w:val="-2"/>
        </w:rPr>
        <w:t xml:space="preserve"> </w:t>
      </w:r>
      <w:r>
        <w:rPr>
          <w:spacing w:val="-6"/>
        </w:rPr>
        <w:t>distractors</w:t>
      </w:r>
      <w:r>
        <w:rPr>
          <w:spacing w:val="-2"/>
        </w:rPr>
        <w:t xml:space="preserve"> </w:t>
      </w:r>
      <w:r>
        <w:rPr>
          <w:spacing w:val="-6"/>
        </w:rPr>
        <w:t>differed</w:t>
      </w:r>
      <w:r>
        <w:rPr>
          <w:spacing w:val="-2"/>
        </w:rPr>
        <w:t xml:space="preserve"> </w:t>
      </w:r>
      <w:r>
        <w:rPr>
          <w:spacing w:val="-6"/>
        </w:rPr>
        <w:t>in</w:t>
      </w:r>
      <w:r>
        <w:rPr>
          <w:spacing w:val="-2"/>
        </w:rPr>
        <w:t xml:space="preserve"> </w:t>
      </w:r>
      <w:r>
        <w:rPr>
          <w:spacing w:val="-6"/>
        </w:rPr>
        <w:t>both</w:t>
      </w:r>
      <w:r>
        <w:rPr>
          <w:spacing w:val="-3"/>
        </w:rPr>
        <w:t xml:space="preserve"> </w:t>
      </w:r>
      <w:r>
        <w:rPr>
          <w:spacing w:val="-6"/>
        </w:rPr>
        <w:t>shape</w:t>
      </w:r>
      <w:r>
        <w:rPr>
          <w:spacing w:val="-1"/>
        </w:rPr>
        <w:t xml:space="preserve"> </w:t>
      </w:r>
      <w:r>
        <w:rPr>
          <w:spacing w:val="-6"/>
        </w:rPr>
        <w:t>and</w:t>
      </w:r>
      <w:r>
        <w:rPr>
          <w:spacing w:val="-3"/>
        </w:rPr>
        <w:t xml:space="preserve"> </w:t>
      </w:r>
      <w:r>
        <w:rPr>
          <w:spacing w:val="-6"/>
        </w:rPr>
        <w:t>colour.</w:t>
      </w:r>
    </w:p>
    <w:p w14:paraId="53F00543" w14:textId="77777777" w:rsidR="00470D98" w:rsidRDefault="00470D98">
      <w:pPr>
        <w:sectPr w:rsidR="00470D98">
          <w:pgSz w:w="12240" w:h="15840"/>
          <w:pgMar w:top="1820" w:right="1720" w:bottom="2000" w:left="1600" w:header="0" w:footer="1818" w:gutter="0"/>
          <w:cols w:space="720"/>
        </w:sectPr>
      </w:pPr>
    </w:p>
    <w:p w14:paraId="3A06BEFF" w14:textId="77777777" w:rsidR="00470D98" w:rsidRDefault="00470D98">
      <w:pPr>
        <w:pStyle w:val="BodyText"/>
        <w:spacing w:before="0"/>
        <w:ind w:left="0"/>
        <w:rPr>
          <w:sz w:val="20"/>
        </w:rPr>
      </w:pPr>
    </w:p>
    <w:p w14:paraId="2FDA0671" w14:textId="77777777" w:rsidR="00470D98" w:rsidRDefault="00470D98">
      <w:pPr>
        <w:pStyle w:val="BodyText"/>
        <w:spacing w:before="0"/>
        <w:ind w:left="0"/>
        <w:rPr>
          <w:sz w:val="20"/>
        </w:rPr>
      </w:pPr>
    </w:p>
    <w:p w14:paraId="5A35F3AB" w14:textId="77777777" w:rsidR="00470D98" w:rsidRDefault="001E0CFE">
      <w:pPr>
        <w:spacing w:before="238"/>
        <w:ind w:left="227"/>
        <w:rPr>
          <w:sz w:val="24"/>
        </w:rPr>
      </w:pPr>
      <w:r>
        <w:rPr>
          <w:rFonts w:ascii="Trebuchet MS"/>
          <w:spacing w:val="-4"/>
          <w:sz w:val="12"/>
        </w:rPr>
        <w:t>199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4"/>
          <w:sz w:val="24"/>
        </w:rPr>
        <w:t>We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will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refer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these</w:t>
      </w:r>
      <w:r>
        <w:rPr>
          <w:spacing w:val="-10"/>
          <w:sz w:val="24"/>
        </w:rPr>
        <w:t xml:space="preserve"> </w:t>
      </w:r>
      <w:r>
        <w:rPr>
          <w:spacing w:val="-4"/>
          <w:sz w:val="24"/>
        </w:rPr>
        <w:t>conditions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as</w:t>
      </w:r>
      <w:r>
        <w:rPr>
          <w:spacing w:val="-9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double</w:t>
      </w:r>
      <w:r>
        <w:rPr>
          <w:rFonts w:ascii="Times New Roman"/>
          <w:i/>
          <w:spacing w:val="-11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features</w:t>
      </w:r>
      <w:r>
        <w:rPr>
          <w:spacing w:val="-4"/>
          <w:sz w:val="24"/>
        </w:rPr>
        <w:t>.</w:t>
      </w:r>
      <w:r>
        <w:rPr>
          <w:spacing w:val="3"/>
          <w:sz w:val="24"/>
        </w:rPr>
        <w:t xml:space="preserve"> </w:t>
      </w:r>
      <w:r>
        <w:rPr>
          <w:spacing w:val="-4"/>
          <w:sz w:val="24"/>
        </w:rPr>
        <w:t>Note,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unlike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in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standard</w:t>
      </w:r>
      <w:r>
        <w:rPr>
          <w:spacing w:val="-10"/>
          <w:sz w:val="24"/>
        </w:rPr>
        <w:t xml:space="preserve"> </w:t>
      </w:r>
      <w:r>
        <w:rPr>
          <w:spacing w:val="-4"/>
          <w:sz w:val="24"/>
        </w:rPr>
        <w:t>con-</w:t>
      </w:r>
    </w:p>
    <w:p w14:paraId="62D1C00F" w14:textId="77777777" w:rsidR="00470D98" w:rsidRDefault="001E0CFE">
      <w:pPr>
        <w:pStyle w:val="BodyText"/>
      </w:pPr>
      <w:r>
        <w:rPr>
          <w:rFonts w:ascii="Trebuchet MS"/>
          <w:w w:val="90"/>
          <w:sz w:val="12"/>
        </w:rPr>
        <w:t>200</w:t>
      </w:r>
      <w:r>
        <w:rPr>
          <w:rFonts w:ascii="Trebuchet MS"/>
          <w:spacing w:val="73"/>
          <w:sz w:val="12"/>
        </w:rPr>
        <w:t xml:space="preserve">  </w:t>
      </w:r>
      <w:r>
        <w:rPr>
          <w:w w:val="90"/>
        </w:rPr>
        <w:t>junction</w:t>
      </w:r>
      <w:r>
        <w:rPr>
          <w:spacing w:val="10"/>
        </w:rPr>
        <w:t xml:space="preserve"> </w:t>
      </w:r>
      <w:r>
        <w:rPr>
          <w:w w:val="90"/>
        </w:rPr>
        <w:t>searches,</w:t>
      </w:r>
      <w:r>
        <w:rPr>
          <w:spacing w:val="11"/>
        </w:rPr>
        <w:t xml:space="preserve"> </w:t>
      </w:r>
      <w:r>
        <w:rPr>
          <w:w w:val="90"/>
        </w:rPr>
        <w:t>in</w:t>
      </w:r>
      <w:r>
        <w:rPr>
          <w:spacing w:val="10"/>
        </w:rPr>
        <w:t xml:space="preserve"> </w:t>
      </w:r>
      <w:r>
        <w:rPr>
          <w:w w:val="90"/>
        </w:rPr>
        <w:t>this</w:t>
      </w:r>
      <w:r>
        <w:rPr>
          <w:spacing w:val="10"/>
        </w:rPr>
        <w:t xml:space="preserve"> </w:t>
      </w:r>
      <w:r>
        <w:rPr>
          <w:w w:val="90"/>
        </w:rPr>
        <w:t>paradigm,</w:t>
      </w:r>
      <w:r>
        <w:rPr>
          <w:spacing w:val="11"/>
        </w:rPr>
        <w:t xml:space="preserve"> </w:t>
      </w:r>
      <w:r>
        <w:rPr>
          <w:w w:val="90"/>
        </w:rPr>
        <w:t>the</w:t>
      </w:r>
      <w:r>
        <w:rPr>
          <w:spacing w:val="10"/>
        </w:rPr>
        <w:t xml:space="preserve"> </w:t>
      </w:r>
      <w:r>
        <w:rPr>
          <w:w w:val="90"/>
        </w:rPr>
        <w:t>distractors</w:t>
      </w:r>
      <w:r>
        <w:rPr>
          <w:spacing w:val="9"/>
        </w:rPr>
        <w:t xml:space="preserve"> </w:t>
      </w:r>
      <w:r>
        <w:rPr>
          <w:w w:val="90"/>
        </w:rPr>
        <w:t>are</w:t>
      </w:r>
      <w:r>
        <w:rPr>
          <w:spacing w:val="10"/>
        </w:rPr>
        <w:t xml:space="preserve"> </w:t>
      </w:r>
      <w:r>
        <w:rPr>
          <w:w w:val="90"/>
        </w:rPr>
        <w:t>all</w:t>
      </w:r>
      <w:r>
        <w:rPr>
          <w:spacing w:val="10"/>
        </w:rPr>
        <w:t xml:space="preserve"> </w:t>
      </w:r>
      <w:r>
        <w:rPr>
          <w:w w:val="90"/>
        </w:rPr>
        <w:t>identical</w:t>
      </w:r>
      <w:r>
        <w:rPr>
          <w:spacing w:val="10"/>
        </w:rPr>
        <w:t xml:space="preserve"> </w:t>
      </w:r>
      <w:r>
        <w:rPr>
          <w:w w:val="90"/>
        </w:rPr>
        <w:t>with</w:t>
      </w:r>
      <w:r>
        <w:rPr>
          <w:spacing w:val="10"/>
        </w:rPr>
        <w:t xml:space="preserve"> </w:t>
      </w:r>
      <w:r>
        <w:rPr>
          <w:w w:val="90"/>
        </w:rPr>
        <w:t>respect</w:t>
      </w:r>
      <w:r>
        <w:rPr>
          <w:spacing w:val="10"/>
        </w:rPr>
        <w:t xml:space="preserve"> </w:t>
      </w:r>
      <w:r>
        <w:rPr>
          <w:spacing w:val="-5"/>
          <w:w w:val="90"/>
        </w:rPr>
        <w:t>to</w:t>
      </w:r>
    </w:p>
    <w:p w14:paraId="23C1F098" w14:textId="77777777" w:rsidR="00470D98" w:rsidRDefault="001E0CFE">
      <w:pPr>
        <w:pStyle w:val="BodyText"/>
        <w:spacing w:before="8"/>
      </w:pPr>
      <w:r>
        <w:rPr>
          <w:rFonts w:ascii="Trebuchet MS"/>
          <w:spacing w:val="-4"/>
          <w:sz w:val="12"/>
        </w:rPr>
        <w:t>201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4"/>
        </w:rPr>
        <w:t>these</w:t>
      </w:r>
      <w:r>
        <w:t xml:space="preserve"> </w:t>
      </w:r>
      <w:r>
        <w:rPr>
          <w:spacing w:val="-4"/>
        </w:rPr>
        <w:t>features</w:t>
      </w:r>
      <w:r>
        <w:rPr>
          <w:spacing w:val="-2"/>
        </w:rPr>
        <w:t xml:space="preserve"> </w:t>
      </w:r>
      <w:r>
        <w:rPr>
          <w:spacing w:val="-4"/>
        </w:rPr>
        <w:t>(i.e,</w:t>
      </w:r>
      <w:r>
        <w:rPr>
          <w:spacing w:val="1"/>
        </w:rPr>
        <w:t xml:space="preserve"> </w:t>
      </w:r>
      <w:r>
        <w:rPr>
          <w:spacing w:val="-4"/>
        </w:rPr>
        <w:t>orange</w:t>
      </w:r>
      <w:r>
        <w:rPr>
          <w:spacing w:val="-1"/>
        </w:rPr>
        <w:t xml:space="preserve"> </w:t>
      </w:r>
      <w:r>
        <w:rPr>
          <w:spacing w:val="-4"/>
        </w:rPr>
        <w:t>triangles).</w:t>
      </w:r>
      <w:r>
        <w:rPr>
          <w:spacing w:val="26"/>
        </w:rPr>
        <w:t xml:space="preserve"> </w:t>
      </w:r>
      <w:r>
        <w:rPr>
          <w:spacing w:val="-4"/>
        </w:rPr>
        <w:t>Examples</w:t>
      </w:r>
      <w:r>
        <w:rPr>
          <w:spacing w:val="-1"/>
        </w:rPr>
        <w:t xml:space="preserve"> </w:t>
      </w:r>
      <w:r>
        <w:rPr>
          <w:spacing w:val="-4"/>
        </w:rPr>
        <w:t>of</w:t>
      </w:r>
      <w:r>
        <w:rPr>
          <w:spacing w:val="-1"/>
        </w:rPr>
        <w:t xml:space="preserve"> </w:t>
      </w:r>
      <w:r>
        <w:rPr>
          <w:spacing w:val="-4"/>
        </w:rPr>
        <w:t>all</w:t>
      </w:r>
      <w:r>
        <w:rPr>
          <w:spacing w:val="-1"/>
        </w:rPr>
        <w:t xml:space="preserve"> </w:t>
      </w:r>
      <w:r>
        <w:rPr>
          <w:spacing w:val="-4"/>
        </w:rPr>
        <w:t>these</w:t>
      </w:r>
      <w:r>
        <w:rPr>
          <w:spacing w:val="-1"/>
        </w:rPr>
        <w:t xml:space="preserve"> </w:t>
      </w:r>
      <w:r>
        <w:rPr>
          <w:spacing w:val="-4"/>
        </w:rPr>
        <w:t>stimuli</w:t>
      </w:r>
      <w:r>
        <w:rPr>
          <w:spacing w:val="-1"/>
        </w:rPr>
        <w:t xml:space="preserve"> </w:t>
      </w:r>
      <w:r>
        <w:rPr>
          <w:spacing w:val="-4"/>
        </w:rPr>
        <w:t>are</w:t>
      </w:r>
      <w:r>
        <w:rPr>
          <w:spacing w:val="-2"/>
        </w:rPr>
        <w:t xml:space="preserve"> </w:t>
      </w:r>
      <w:r>
        <w:rPr>
          <w:spacing w:val="-4"/>
        </w:rPr>
        <w:t>shown</w:t>
      </w:r>
      <w:r>
        <w:rPr>
          <w:spacing w:val="-1"/>
        </w:rPr>
        <w:t xml:space="preserve"> </w:t>
      </w:r>
      <w:r>
        <w:rPr>
          <w:spacing w:val="-5"/>
        </w:rPr>
        <w:t>in</w:t>
      </w:r>
    </w:p>
    <w:p w14:paraId="6237B555" w14:textId="47D2D65F" w:rsidR="00470D98" w:rsidRDefault="001E0CFE">
      <w:pPr>
        <w:pStyle w:val="BodyText"/>
      </w:pPr>
      <w:r>
        <w:rPr>
          <w:rFonts w:ascii="Trebuchet MS"/>
          <w:spacing w:val="-2"/>
          <w:sz w:val="12"/>
        </w:rPr>
        <w:t>202</w:t>
      </w:r>
      <w:r>
        <w:rPr>
          <w:rFonts w:ascii="Trebuchet MS"/>
          <w:spacing w:val="79"/>
          <w:w w:val="150"/>
          <w:sz w:val="12"/>
        </w:rPr>
        <w:t xml:space="preserve"> </w:t>
      </w:r>
      <w:r>
        <w:rPr>
          <w:spacing w:val="-2"/>
        </w:rPr>
        <w:t xml:space="preserve">Figure </w:t>
      </w:r>
      <w:hyperlink w:anchor="_bookmark2" w:history="1">
        <w:r>
          <w:rPr>
            <w:spacing w:val="-2"/>
          </w:rPr>
          <w:t>1.</w:t>
        </w:r>
      </w:hyperlink>
      <w:r>
        <w:rPr>
          <w:spacing w:val="28"/>
        </w:rPr>
        <w:t xml:space="preserve"> </w:t>
      </w:r>
      <w:del w:id="227" w:author="Hughes, Anna E" w:date="2023-08-09T15:29:00Z">
        <w:r w:rsidR="00791F47">
          <w:fldChar w:fldCharType="begin"/>
        </w:r>
        <w:r w:rsidR="00791F47">
          <w:delInstrText xml:space="preserve"> HYPERLINK \l "_bookmark29" </w:delInstrText>
        </w:r>
        <w:r w:rsidR="00791F47">
          <w:fldChar w:fldCharType="separate"/>
        </w:r>
        <w:r w:rsidR="001644E6">
          <w:rPr>
            <w:spacing w:val="-2"/>
          </w:rPr>
          <w:delText>Buetti et al.</w:delText>
        </w:r>
        <w:r w:rsidR="00791F47">
          <w:rPr>
            <w:spacing w:val="-2"/>
          </w:rPr>
          <w:fldChar w:fldCharType="end"/>
        </w:r>
        <w:r w:rsidR="001644E6">
          <w:rPr>
            <w:spacing w:val="-2"/>
          </w:rPr>
          <w:delText xml:space="preserve"> </w:delText>
        </w:r>
        <w:r w:rsidR="00791F47">
          <w:fldChar w:fldCharType="begin"/>
        </w:r>
        <w:r w:rsidR="00791F47">
          <w:delInstrText xml:space="preserve"> HYPERLINK \l "_bookmark29" </w:delInstrText>
        </w:r>
        <w:r w:rsidR="00791F47">
          <w:fldChar w:fldCharType="separate"/>
        </w:r>
        <w:r w:rsidR="001644E6">
          <w:rPr>
            <w:spacing w:val="-2"/>
          </w:rPr>
          <w:delText>(2019)</w:delText>
        </w:r>
        <w:r w:rsidR="00791F47">
          <w:rPr>
            <w:spacing w:val="-2"/>
          </w:rPr>
          <w:fldChar w:fldCharType="end"/>
        </w:r>
      </w:del>
      <w:ins w:id="228" w:author="Hughes, Anna E" w:date="2023-08-09T15:29:00Z">
        <w:r w:rsidR="00791F47">
          <w:fldChar w:fldCharType="begin"/>
        </w:r>
        <w:r w:rsidR="00791F47">
          <w:instrText xml:space="preserve"> HYPERLINK \l "_bookmark30" </w:instrText>
        </w:r>
        <w:r w:rsidR="00791F47">
          <w:fldChar w:fldCharType="separate"/>
        </w:r>
        <w:r>
          <w:rPr>
            <w:spacing w:val="-2"/>
          </w:rPr>
          <w:t>Buetti et al.</w:t>
        </w:r>
        <w:r w:rsidR="00791F47">
          <w:rPr>
            <w:spacing w:val="-2"/>
          </w:rPr>
          <w:fldChar w:fldCharType="end"/>
        </w:r>
        <w:r>
          <w:rPr>
            <w:spacing w:val="-2"/>
          </w:rPr>
          <w:t xml:space="preserve"> </w:t>
        </w:r>
        <w:r w:rsidR="00791F47">
          <w:fldChar w:fldCharType="begin"/>
        </w:r>
        <w:r w:rsidR="00791F47">
          <w:instrText xml:space="preserve"> HYPERLINK \l "_bookmark30" </w:instrText>
        </w:r>
        <w:r w:rsidR="00791F47">
          <w:fldChar w:fldCharType="separate"/>
        </w:r>
        <w:r>
          <w:rPr>
            <w:spacing w:val="-2"/>
          </w:rPr>
          <w:t>(2019)</w:t>
        </w:r>
        <w:r w:rsidR="00791F47">
          <w:rPr>
            <w:spacing w:val="-2"/>
          </w:rPr>
          <w:fldChar w:fldCharType="end"/>
        </w:r>
      </w:ins>
      <w:r>
        <w:rPr>
          <w:spacing w:val="-2"/>
        </w:rPr>
        <w:t xml:space="preserve"> also</w:t>
      </w:r>
      <w:r>
        <w:rPr>
          <w:spacing w:val="-3"/>
        </w:rPr>
        <w:t xml:space="preserve"> </w:t>
      </w:r>
      <w:r>
        <w:rPr>
          <w:spacing w:val="-2"/>
        </w:rPr>
        <w:t>carried out a replication of</w:t>
      </w:r>
      <w:r>
        <w:rPr>
          <w:spacing w:val="-3"/>
        </w:rPr>
        <w:t xml:space="preserve"> </w:t>
      </w:r>
      <w:r>
        <w:rPr>
          <w:spacing w:val="-2"/>
        </w:rPr>
        <w:t>their basic results</w:t>
      </w:r>
    </w:p>
    <w:p w14:paraId="0E346DFA" w14:textId="77777777" w:rsidR="00470D98" w:rsidRDefault="001E0CFE">
      <w:pPr>
        <w:pStyle w:val="BodyText"/>
        <w:spacing w:before="8"/>
      </w:pPr>
      <w:r>
        <w:rPr>
          <w:rFonts w:ascii="Trebuchet MS"/>
          <w:spacing w:val="-8"/>
          <w:sz w:val="12"/>
        </w:rPr>
        <w:t>203</w:t>
      </w:r>
      <w:r>
        <w:rPr>
          <w:rFonts w:ascii="Trebuchet MS"/>
          <w:spacing w:val="52"/>
          <w:sz w:val="12"/>
        </w:rPr>
        <w:t xml:space="preserve">  </w:t>
      </w:r>
      <w:r>
        <w:rPr>
          <w:spacing w:val="-8"/>
        </w:rPr>
        <w:t>using</w:t>
      </w:r>
      <w:r>
        <w:rPr>
          <w:spacing w:val="1"/>
        </w:rPr>
        <w:t xml:space="preserve"> </w:t>
      </w:r>
      <w:r>
        <w:rPr>
          <w:spacing w:val="-8"/>
        </w:rPr>
        <w:t>slightly</w:t>
      </w:r>
      <w:r>
        <w:t xml:space="preserve"> </w:t>
      </w:r>
      <w:r>
        <w:rPr>
          <w:spacing w:val="-8"/>
        </w:rPr>
        <w:t>different</w:t>
      </w:r>
      <w:r>
        <w:t xml:space="preserve"> </w:t>
      </w:r>
      <w:r>
        <w:rPr>
          <w:spacing w:val="-8"/>
        </w:rPr>
        <w:t>target</w:t>
      </w:r>
      <w:r>
        <w:t xml:space="preserve"> </w:t>
      </w:r>
      <w:r>
        <w:rPr>
          <w:spacing w:val="-8"/>
        </w:rPr>
        <w:t>and</w:t>
      </w:r>
      <w:r>
        <w:t xml:space="preserve"> </w:t>
      </w:r>
      <w:r>
        <w:rPr>
          <w:spacing w:val="-8"/>
        </w:rPr>
        <w:t>distractor</w:t>
      </w:r>
      <w:r>
        <w:t xml:space="preserve"> </w:t>
      </w:r>
      <w:r>
        <w:rPr>
          <w:spacing w:val="-8"/>
        </w:rPr>
        <w:t>stimuli</w:t>
      </w:r>
      <w:r>
        <w:t xml:space="preserve"> </w:t>
      </w:r>
      <w:r>
        <w:rPr>
          <w:spacing w:val="-8"/>
        </w:rPr>
        <w:t>(Experiments</w:t>
      </w:r>
      <w:r>
        <w:t xml:space="preserve"> </w:t>
      </w:r>
      <w:r>
        <w:rPr>
          <w:spacing w:val="-8"/>
        </w:rPr>
        <w:t>3</w:t>
      </w:r>
      <w:r>
        <w:t xml:space="preserve"> </w:t>
      </w:r>
      <w:r>
        <w:rPr>
          <w:spacing w:val="-8"/>
        </w:rPr>
        <w:t>and</w:t>
      </w:r>
      <w:r>
        <w:t xml:space="preserve"> </w:t>
      </w:r>
      <w:r>
        <w:rPr>
          <w:spacing w:val="-8"/>
        </w:rPr>
        <w:t>4).</w:t>
      </w:r>
    </w:p>
    <w:p w14:paraId="0C6BB91C" w14:textId="77777777" w:rsidR="00470D98" w:rsidRDefault="001E0CFE">
      <w:pPr>
        <w:tabs>
          <w:tab w:val="left" w:pos="968"/>
        </w:tabs>
        <w:spacing w:before="8"/>
        <w:ind w:left="227"/>
        <w:rPr>
          <w:sz w:val="24"/>
        </w:rPr>
      </w:pPr>
      <w:r>
        <w:rPr>
          <w:rFonts w:ascii="Trebuchet MS"/>
          <w:spacing w:val="-5"/>
          <w:sz w:val="12"/>
        </w:rPr>
        <w:t>204</w:t>
      </w:r>
      <w:r>
        <w:rPr>
          <w:rFonts w:ascii="Trebuchet MS"/>
          <w:sz w:val="12"/>
        </w:rPr>
        <w:tab/>
      </w:r>
      <w:r>
        <w:rPr>
          <w:spacing w:val="-8"/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rFonts w:ascii="Times New Roman"/>
          <w:i/>
          <w:spacing w:val="-8"/>
          <w:sz w:val="24"/>
        </w:rPr>
        <w:t>Target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pacing w:val="-8"/>
          <w:sz w:val="24"/>
        </w:rPr>
        <w:t>Signal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pacing w:val="-8"/>
          <w:sz w:val="24"/>
        </w:rPr>
        <w:t>Contrast</w:t>
      </w:r>
      <w:r>
        <w:rPr>
          <w:rFonts w:ascii="Times New Roman"/>
          <w:i/>
          <w:spacing w:val="-1"/>
          <w:sz w:val="24"/>
        </w:rPr>
        <w:t xml:space="preserve"> </w:t>
      </w:r>
      <w:r>
        <w:rPr>
          <w:spacing w:val="-8"/>
          <w:sz w:val="24"/>
        </w:rPr>
        <w:t>theory</w:t>
      </w:r>
      <w:r>
        <w:rPr>
          <w:spacing w:val="1"/>
          <w:sz w:val="24"/>
        </w:rPr>
        <w:t xml:space="preserve"> </w:t>
      </w:r>
      <w:r>
        <w:rPr>
          <w:spacing w:val="-8"/>
          <w:sz w:val="24"/>
        </w:rPr>
        <w:t>is</w:t>
      </w:r>
      <w:r>
        <w:rPr>
          <w:spacing w:val="2"/>
          <w:sz w:val="24"/>
        </w:rPr>
        <w:t xml:space="preserve"> </w:t>
      </w:r>
      <w:r>
        <w:rPr>
          <w:spacing w:val="-8"/>
          <w:sz w:val="24"/>
        </w:rPr>
        <w:t>built</w:t>
      </w:r>
      <w:r>
        <w:rPr>
          <w:spacing w:val="1"/>
          <w:sz w:val="24"/>
        </w:rPr>
        <w:t xml:space="preserve"> </w:t>
      </w:r>
      <w:r>
        <w:rPr>
          <w:spacing w:val="-8"/>
          <w:sz w:val="24"/>
        </w:rPr>
        <w:t>around</w:t>
      </w:r>
      <w:r>
        <w:rPr>
          <w:spacing w:val="2"/>
          <w:sz w:val="24"/>
        </w:rPr>
        <w:t xml:space="preserve"> </w:t>
      </w:r>
      <w:r>
        <w:rPr>
          <w:spacing w:val="-8"/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pacing w:val="-8"/>
          <w:sz w:val="24"/>
        </w:rPr>
        <w:t>linear</w:t>
      </w:r>
      <w:r>
        <w:rPr>
          <w:spacing w:val="2"/>
          <w:sz w:val="24"/>
        </w:rPr>
        <w:t xml:space="preserve"> </w:t>
      </w:r>
      <w:r>
        <w:rPr>
          <w:spacing w:val="-8"/>
          <w:sz w:val="24"/>
        </w:rPr>
        <w:t>model</w:t>
      </w:r>
      <w:r>
        <w:rPr>
          <w:spacing w:val="1"/>
          <w:sz w:val="24"/>
        </w:rPr>
        <w:t xml:space="preserve"> </w:t>
      </w:r>
      <w:r>
        <w:rPr>
          <w:spacing w:val="-8"/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pacing w:val="-8"/>
          <w:sz w:val="24"/>
        </w:rPr>
        <w:t>predicting</w:t>
      </w:r>
    </w:p>
    <w:p w14:paraId="1BA91DDF" w14:textId="77777777" w:rsidR="00470D98" w:rsidRDefault="001E0CFE">
      <w:pPr>
        <w:pStyle w:val="BodyText"/>
      </w:pPr>
      <w:r>
        <w:rPr>
          <w:rFonts w:ascii="Trebuchet MS"/>
          <w:w w:val="90"/>
          <w:sz w:val="12"/>
        </w:rPr>
        <w:t>205</w:t>
      </w:r>
      <w:r>
        <w:rPr>
          <w:rFonts w:ascii="Trebuchet MS"/>
          <w:spacing w:val="70"/>
          <w:sz w:val="12"/>
        </w:rPr>
        <w:t xml:space="preserve">  </w:t>
      </w:r>
      <w:r>
        <w:rPr>
          <w:w w:val="90"/>
        </w:rPr>
        <w:t>mean</w:t>
      </w:r>
      <w:r>
        <w:rPr>
          <w:spacing w:val="2"/>
        </w:rPr>
        <w:t xml:space="preserve"> </w:t>
      </w:r>
      <w:r>
        <w:rPr>
          <w:w w:val="90"/>
        </w:rPr>
        <w:t>reaction</w:t>
      </w:r>
      <w:r>
        <w:rPr>
          <w:spacing w:val="2"/>
        </w:rPr>
        <w:t xml:space="preserve"> </w:t>
      </w:r>
      <w:r>
        <w:rPr>
          <w:w w:val="90"/>
        </w:rPr>
        <w:t>times</w:t>
      </w:r>
      <w:r>
        <w:rPr>
          <w:spacing w:val="2"/>
        </w:rPr>
        <w:t xml:space="preserve"> </w:t>
      </w:r>
      <w:r>
        <w:rPr>
          <w:w w:val="90"/>
        </w:rPr>
        <w:t>from</w:t>
      </w:r>
      <w:r>
        <w:rPr>
          <w:spacing w:val="1"/>
        </w:rPr>
        <w:t xml:space="preserve"> </w:t>
      </w:r>
      <w:r>
        <w:rPr>
          <w:w w:val="90"/>
        </w:rPr>
        <w:t>the</w:t>
      </w:r>
      <w:r>
        <w:rPr>
          <w:spacing w:val="2"/>
        </w:rPr>
        <w:t xml:space="preserve"> </w:t>
      </w:r>
      <w:r>
        <w:rPr>
          <w:w w:val="90"/>
        </w:rPr>
        <w:t>logarithm</w:t>
      </w:r>
      <w:r>
        <w:rPr>
          <w:spacing w:val="2"/>
        </w:rPr>
        <w:t xml:space="preserve"> </w:t>
      </w:r>
      <w:r>
        <w:rPr>
          <w:w w:val="90"/>
        </w:rPr>
        <w:t>of</w:t>
      </w:r>
      <w:r>
        <w:rPr>
          <w:spacing w:val="2"/>
        </w:rPr>
        <w:t xml:space="preserve"> </w:t>
      </w:r>
      <w:r>
        <w:rPr>
          <w:w w:val="90"/>
        </w:rPr>
        <w:t>the</w:t>
      </w:r>
      <w:r>
        <w:rPr>
          <w:spacing w:val="1"/>
        </w:rPr>
        <w:t xml:space="preserve"> </w:t>
      </w:r>
      <w:r>
        <w:rPr>
          <w:w w:val="90"/>
        </w:rPr>
        <w:t>number</w:t>
      </w:r>
      <w:r>
        <w:rPr>
          <w:spacing w:val="2"/>
        </w:rPr>
        <w:t xml:space="preserve"> </w:t>
      </w:r>
      <w:r>
        <w:rPr>
          <w:w w:val="90"/>
        </w:rPr>
        <w:t>of</w:t>
      </w:r>
      <w:r>
        <w:rPr>
          <w:spacing w:val="2"/>
        </w:rPr>
        <w:t xml:space="preserve"> </w:t>
      </w:r>
      <w:r>
        <w:rPr>
          <w:w w:val="90"/>
        </w:rPr>
        <w:t>distractors</w:t>
      </w:r>
      <w:r>
        <w:rPr>
          <w:spacing w:val="2"/>
        </w:rPr>
        <w:t xml:space="preserve"> </w:t>
      </w:r>
      <w:r>
        <w:rPr>
          <w:w w:val="90"/>
        </w:rPr>
        <w:t>(see</w:t>
      </w:r>
      <w:r>
        <w:rPr>
          <w:spacing w:val="2"/>
        </w:rPr>
        <w:t xml:space="preserve"> </w:t>
      </w:r>
      <w:r>
        <w:rPr>
          <w:spacing w:val="-2"/>
          <w:w w:val="90"/>
        </w:rPr>
        <w:t>Equation</w:t>
      </w:r>
    </w:p>
    <w:p w14:paraId="41EBBE6A" w14:textId="77777777" w:rsidR="00470D98" w:rsidRDefault="001E0CFE">
      <w:pPr>
        <w:pStyle w:val="BodyText"/>
        <w:spacing w:before="8"/>
      </w:pPr>
      <w:r>
        <w:rPr>
          <w:rFonts w:ascii="Trebuchet MS"/>
          <w:spacing w:val="-2"/>
          <w:sz w:val="12"/>
        </w:rPr>
        <w:t>206</w:t>
      </w:r>
      <w:r>
        <w:rPr>
          <w:rFonts w:ascii="Trebuchet MS"/>
          <w:spacing w:val="76"/>
          <w:w w:val="150"/>
          <w:sz w:val="12"/>
        </w:rPr>
        <w:t xml:space="preserve"> </w:t>
      </w:r>
      <w:hyperlink w:anchor="_bookmark0" w:history="1">
        <w:r>
          <w:rPr>
            <w:spacing w:val="-2"/>
          </w:rPr>
          <w:t>1).</w:t>
        </w:r>
      </w:hyperlink>
      <w:r>
        <w:rPr>
          <w:spacing w:val="5"/>
        </w:rPr>
        <w:t xml:space="preserve"> </w:t>
      </w:r>
      <w:r>
        <w:rPr>
          <w:spacing w:val="-2"/>
        </w:rPr>
        <w:t>In</w:t>
      </w:r>
      <w:r>
        <w:rPr>
          <w:spacing w:val="-11"/>
        </w:rPr>
        <w:t xml:space="preserve"> </w:t>
      </w:r>
      <w:r>
        <w:rPr>
          <w:spacing w:val="-2"/>
        </w:rPr>
        <w:t>particular,</w:t>
      </w:r>
      <w:r>
        <w:rPr>
          <w:spacing w:val="-10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>TCS</w:t>
      </w:r>
      <w:r>
        <w:rPr>
          <w:spacing w:val="-10"/>
        </w:rPr>
        <w:t xml:space="preserve"> </w:t>
      </w:r>
      <w:r>
        <w:rPr>
          <w:spacing w:val="-2"/>
        </w:rPr>
        <w:t>theory</w:t>
      </w:r>
      <w:r>
        <w:rPr>
          <w:spacing w:val="-11"/>
        </w:rPr>
        <w:t xml:space="preserve"> </w:t>
      </w:r>
      <w:r>
        <w:rPr>
          <w:spacing w:val="-2"/>
        </w:rPr>
        <w:t>allows</w:t>
      </w:r>
      <w:r>
        <w:rPr>
          <w:spacing w:val="-11"/>
        </w:rPr>
        <w:t xml:space="preserve"> </w:t>
      </w:r>
      <w:r>
        <w:rPr>
          <w:spacing w:val="-2"/>
        </w:rPr>
        <w:t>us</w:t>
      </w:r>
      <w:r>
        <w:rPr>
          <w:spacing w:val="-10"/>
        </w:rPr>
        <w:t xml:space="preserve"> </w:t>
      </w:r>
      <w:r>
        <w:rPr>
          <w:spacing w:val="-2"/>
        </w:rPr>
        <w:t>to</w:t>
      </w:r>
      <w:r>
        <w:rPr>
          <w:spacing w:val="-11"/>
        </w:rPr>
        <w:t xml:space="preserve"> </w:t>
      </w:r>
      <w:r>
        <w:rPr>
          <w:spacing w:val="-2"/>
        </w:rPr>
        <w:t>predict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>value</w:t>
      </w:r>
      <w:r>
        <w:rPr>
          <w:spacing w:val="-11"/>
        </w:rPr>
        <w:t xml:space="preserve"> </w:t>
      </w:r>
      <w:r>
        <w:rPr>
          <w:spacing w:val="-2"/>
        </w:rPr>
        <w:t>of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>logarithmic</w:t>
      </w:r>
    </w:p>
    <w:p w14:paraId="0BF4D083" w14:textId="77777777" w:rsidR="00470D98" w:rsidRDefault="001E0CFE">
      <w:pPr>
        <w:pStyle w:val="BodyText"/>
      </w:pPr>
      <w:r>
        <w:rPr>
          <w:rFonts w:ascii="Trebuchet MS"/>
          <w:spacing w:val="-2"/>
          <w:sz w:val="12"/>
        </w:rPr>
        <w:t>207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2"/>
        </w:rPr>
        <w:t>slope,</w:t>
      </w:r>
      <w:r>
        <w:rPr>
          <w:spacing w:val="1"/>
        </w:rPr>
        <w:t xml:space="preserve"> </w:t>
      </w:r>
      <w:r>
        <w:rPr>
          <w:rFonts w:ascii="Times New Roman"/>
          <w:i/>
          <w:spacing w:val="-2"/>
        </w:rPr>
        <w:t>D</w:t>
      </w:r>
      <w:r>
        <w:rPr>
          <w:spacing w:val="-2"/>
          <w:vertAlign w:val="subscript"/>
        </w:rPr>
        <w:t>c,s</w:t>
      </w:r>
      <w:r>
        <w:rPr>
          <w:spacing w:val="-2"/>
        </w:rPr>
        <w:t>,</w:t>
      </w:r>
      <w:r>
        <w:rPr>
          <w:spacing w:val="-1"/>
        </w:rPr>
        <w:t xml:space="preserve"> </w:t>
      </w:r>
      <w:r>
        <w:rPr>
          <w:spacing w:val="-2"/>
        </w:rPr>
        <w:t>in</w:t>
      </w:r>
      <w:r>
        <w:rPr>
          <w:spacing w:val="-3"/>
        </w:rPr>
        <w:t xml:space="preserve"> </w:t>
      </w:r>
      <w:r>
        <w:rPr>
          <w:spacing w:val="-2"/>
        </w:rPr>
        <w:t>this</w:t>
      </w:r>
      <w:r>
        <w:rPr>
          <w:spacing w:val="-3"/>
        </w:rPr>
        <w:t xml:space="preserve"> </w:t>
      </w:r>
      <w:r>
        <w:rPr>
          <w:spacing w:val="-2"/>
        </w:rPr>
        <w:t>condition based</w:t>
      </w:r>
      <w:r>
        <w:rPr>
          <w:spacing w:val="-3"/>
        </w:rPr>
        <w:t xml:space="preserve"> </w:t>
      </w:r>
      <w:r>
        <w:rPr>
          <w:spacing w:val="-2"/>
        </w:rPr>
        <w:t>on</w:t>
      </w:r>
      <w:r>
        <w:rPr>
          <w:spacing w:val="-3"/>
        </w:rPr>
        <w:t xml:space="preserve"> </w:t>
      </w:r>
      <w:r>
        <w:rPr>
          <w:spacing w:val="-2"/>
        </w:rPr>
        <w:t>the</w:t>
      </w:r>
      <w:r>
        <w:rPr>
          <w:spacing w:val="-3"/>
        </w:rPr>
        <w:t xml:space="preserve"> </w:t>
      </w:r>
      <w:r>
        <w:rPr>
          <w:spacing w:val="-2"/>
        </w:rPr>
        <w:t>corresponding</w:t>
      </w:r>
      <w:r>
        <w:rPr>
          <w:spacing w:val="-3"/>
        </w:rPr>
        <w:t xml:space="preserve"> </w:t>
      </w:r>
      <w:r>
        <w:rPr>
          <w:rFonts w:ascii="Times New Roman"/>
          <w:i/>
          <w:spacing w:val="-2"/>
        </w:rPr>
        <w:t>D</w:t>
      </w:r>
      <w:r>
        <w:rPr>
          <w:rFonts w:ascii="Times New Roman"/>
          <w:i/>
          <w:spacing w:val="-2"/>
          <w:vertAlign w:val="subscript"/>
        </w:rPr>
        <w:t>i</w:t>
      </w:r>
      <w:r>
        <w:rPr>
          <w:rFonts w:ascii="Times New Roman"/>
          <w:i/>
          <w:spacing w:val="-2"/>
        </w:rPr>
        <w:t xml:space="preserve"> </w:t>
      </w:r>
      <w:r>
        <w:rPr>
          <w:spacing w:val="-2"/>
        </w:rPr>
        <w:t>in</w:t>
      </w:r>
      <w:r>
        <w:rPr>
          <w:spacing w:val="-3"/>
        </w:rPr>
        <w:t xml:space="preserve"> </w:t>
      </w:r>
      <w:r>
        <w:rPr>
          <w:spacing w:val="-2"/>
        </w:rPr>
        <w:t>the</w:t>
      </w:r>
      <w:r>
        <w:rPr>
          <w:spacing w:val="-3"/>
        </w:rPr>
        <w:t xml:space="preserve"> </w:t>
      </w:r>
      <w:r>
        <w:rPr>
          <w:spacing w:val="-2"/>
        </w:rPr>
        <w:t>single</w:t>
      </w:r>
      <w:r>
        <w:rPr>
          <w:spacing w:val="-3"/>
        </w:rPr>
        <w:t xml:space="preserve"> </w:t>
      </w:r>
      <w:r>
        <w:rPr>
          <w:spacing w:val="-2"/>
        </w:rPr>
        <w:t>feature</w:t>
      </w:r>
    </w:p>
    <w:p w14:paraId="49EFE990" w14:textId="77777777" w:rsidR="00470D98" w:rsidRDefault="001E0CFE">
      <w:pPr>
        <w:spacing w:before="8"/>
        <w:ind w:left="227"/>
        <w:rPr>
          <w:sz w:val="24"/>
        </w:rPr>
      </w:pPr>
      <w:r>
        <w:rPr>
          <w:rFonts w:ascii="Trebuchet MS"/>
          <w:sz w:val="12"/>
        </w:rPr>
        <w:t>208</w:t>
      </w:r>
      <w:r>
        <w:rPr>
          <w:rFonts w:ascii="Trebuchet MS"/>
          <w:spacing w:val="36"/>
          <w:sz w:val="12"/>
        </w:rPr>
        <w:t xml:space="preserve">  </w:t>
      </w:r>
      <w:r>
        <w:rPr>
          <w:sz w:val="24"/>
        </w:rPr>
        <w:t>search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experiments.</w:t>
      </w:r>
    </w:p>
    <w:p w14:paraId="13E00717" w14:textId="77777777" w:rsidR="00470D98" w:rsidRDefault="001E0CFE">
      <w:pPr>
        <w:spacing w:before="250"/>
        <w:ind w:left="227"/>
        <w:rPr>
          <w:rFonts w:ascii="Times New Roman"/>
          <w:i/>
          <w:sz w:val="24"/>
        </w:rPr>
      </w:pPr>
      <w:r>
        <w:rPr>
          <w:rFonts w:ascii="Trebuchet MS"/>
          <w:sz w:val="12"/>
        </w:rPr>
        <w:t>209</w:t>
      </w:r>
      <w:r>
        <w:rPr>
          <w:rFonts w:ascii="Trebuchet MS"/>
          <w:spacing w:val="137"/>
          <w:sz w:val="12"/>
        </w:rPr>
        <w:t xml:space="preserve"> </w:t>
      </w:r>
      <w:bookmarkStart w:id="229" w:name="Calculating_the_intercept,_a,_and_the_lo"/>
      <w:bookmarkEnd w:id="229"/>
      <w:r>
        <w:rPr>
          <w:rFonts w:ascii="Times New Roman"/>
          <w:i/>
          <w:sz w:val="24"/>
        </w:rPr>
        <w:t>2.1.1.</w:t>
      </w:r>
      <w:r>
        <w:rPr>
          <w:rFonts w:ascii="Times New Roman"/>
          <w:i/>
          <w:spacing w:val="44"/>
          <w:sz w:val="24"/>
        </w:rPr>
        <w:t xml:space="preserve"> </w:t>
      </w:r>
      <w:r>
        <w:rPr>
          <w:rFonts w:ascii="Times New Roman"/>
          <w:i/>
          <w:sz w:val="24"/>
        </w:rPr>
        <w:t>Calculating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z w:val="24"/>
        </w:rPr>
        <w:t>the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z w:val="24"/>
        </w:rPr>
        <w:t>intercept,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z w:val="24"/>
        </w:rPr>
        <w:t>a,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z w:val="24"/>
        </w:rPr>
        <w:t>and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z w:val="24"/>
        </w:rPr>
        <w:t>the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z w:val="24"/>
        </w:rPr>
        <w:t>logarithmic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z w:val="24"/>
        </w:rPr>
        <w:t>slope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z w:val="24"/>
        </w:rPr>
        <w:t>parameter,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pacing w:val="-5"/>
          <w:sz w:val="24"/>
        </w:rPr>
        <w:t>D</w:t>
      </w:r>
      <w:r>
        <w:rPr>
          <w:rFonts w:ascii="Times New Roman"/>
          <w:i/>
          <w:spacing w:val="-5"/>
          <w:sz w:val="24"/>
          <w:vertAlign w:val="subscript"/>
        </w:rPr>
        <w:t>i</w:t>
      </w:r>
    </w:p>
    <w:p w14:paraId="147CC5AA" w14:textId="77777777" w:rsidR="00470D98" w:rsidRDefault="001E0CFE">
      <w:pPr>
        <w:pStyle w:val="BodyText"/>
        <w:tabs>
          <w:tab w:val="left" w:pos="968"/>
        </w:tabs>
        <w:spacing w:before="29"/>
      </w:pPr>
      <w:r>
        <w:rPr>
          <w:rFonts w:ascii="Trebuchet MS"/>
          <w:spacing w:val="-5"/>
          <w:sz w:val="12"/>
        </w:rPr>
        <w:t>210</w:t>
      </w:r>
      <w:r>
        <w:rPr>
          <w:rFonts w:ascii="Trebuchet MS"/>
          <w:sz w:val="12"/>
        </w:rPr>
        <w:tab/>
      </w:r>
      <w:r>
        <w:rPr>
          <w:spacing w:val="-6"/>
        </w:rPr>
        <w:t>Experiments</w:t>
      </w:r>
      <w:r>
        <w:rPr>
          <w:spacing w:val="-4"/>
        </w:rPr>
        <w:t xml:space="preserve"> </w:t>
      </w:r>
      <w:r>
        <w:rPr>
          <w:spacing w:val="-6"/>
        </w:rPr>
        <w:t>1a</w:t>
      </w:r>
      <w:r>
        <w:rPr>
          <w:spacing w:val="-3"/>
        </w:rPr>
        <w:t xml:space="preserve"> </w:t>
      </w:r>
      <w:r>
        <w:rPr>
          <w:spacing w:val="-6"/>
        </w:rPr>
        <w:t>and</w:t>
      </w:r>
      <w:r>
        <w:rPr>
          <w:spacing w:val="-4"/>
        </w:rPr>
        <w:t xml:space="preserve"> </w:t>
      </w:r>
      <w:r>
        <w:rPr>
          <w:spacing w:val="-6"/>
        </w:rPr>
        <w:t>1b</w:t>
      </w:r>
      <w:r>
        <w:rPr>
          <w:spacing w:val="-3"/>
        </w:rPr>
        <w:t xml:space="preserve"> </w:t>
      </w:r>
      <w:r>
        <w:rPr>
          <w:spacing w:val="-6"/>
        </w:rPr>
        <w:t>and</w:t>
      </w:r>
      <w:r>
        <w:rPr>
          <w:spacing w:val="-4"/>
        </w:rPr>
        <w:t xml:space="preserve"> </w:t>
      </w:r>
      <w:r>
        <w:rPr>
          <w:spacing w:val="-6"/>
        </w:rPr>
        <w:t>3a</w:t>
      </w:r>
      <w:r>
        <w:rPr>
          <w:spacing w:val="-3"/>
        </w:rPr>
        <w:t xml:space="preserve"> </w:t>
      </w:r>
      <w:r>
        <w:rPr>
          <w:spacing w:val="-6"/>
        </w:rPr>
        <w:t>and</w:t>
      </w:r>
      <w:r>
        <w:rPr>
          <w:spacing w:val="-4"/>
        </w:rPr>
        <w:t xml:space="preserve"> </w:t>
      </w:r>
      <w:r>
        <w:rPr>
          <w:spacing w:val="-6"/>
        </w:rPr>
        <w:t>3b</w:t>
      </w:r>
      <w:r>
        <w:rPr>
          <w:spacing w:val="-3"/>
        </w:rPr>
        <w:t xml:space="preserve"> </w:t>
      </w:r>
      <w:r>
        <w:rPr>
          <w:spacing w:val="-6"/>
        </w:rPr>
        <w:t>were</w:t>
      </w:r>
      <w:r>
        <w:rPr>
          <w:spacing w:val="-4"/>
        </w:rPr>
        <w:t xml:space="preserve"> </w:t>
      </w:r>
      <w:r>
        <w:rPr>
          <w:spacing w:val="-6"/>
        </w:rPr>
        <w:t>used</w:t>
      </w:r>
      <w:r>
        <w:rPr>
          <w:spacing w:val="-3"/>
        </w:rPr>
        <w:t xml:space="preserve"> </w:t>
      </w:r>
      <w:r>
        <w:rPr>
          <w:spacing w:val="-6"/>
        </w:rPr>
        <w:t>to</w:t>
      </w:r>
      <w:r>
        <w:rPr>
          <w:spacing w:val="-4"/>
        </w:rPr>
        <w:t xml:space="preserve"> </w:t>
      </w:r>
      <w:r>
        <w:rPr>
          <w:spacing w:val="-6"/>
        </w:rPr>
        <w:t>calculate</w:t>
      </w:r>
      <w:r>
        <w:rPr>
          <w:spacing w:val="-3"/>
        </w:rPr>
        <w:t xml:space="preserve"> </w:t>
      </w:r>
      <w:r>
        <w:rPr>
          <w:spacing w:val="-6"/>
        </w:rPr>
        <w:t>the</w:t>
      </w:r>
      <w:r>
        <w:rPr>
          <w:spacing w:val="-3"/>
        </w:rPr>
        <w:t xml:space="preserve"> </w:t>
      </w:r>
      <w:r>
        <w:rPr>
          <w:spacing w:val="-6"/>
        </w:rPr>
        <w:t>logarithmic</w:t>
      </w:r>
    </w:p>
    <w:p w14:paraId="11B7C91A" w14:textId="77777777" w:rsidR="00470D98" w:rsidRDefault="001E0CFE">
      <w:pPr>
        <w:pStyle w:val="BodyText"/>
        <w:spacing w:before="8"/>
      </w:pPr>
      <w:r>
        <w:rPr>
          <w:rFonts w:ascii="Trebuchet MS"/>
          <w:spacing w:val="-6"/>
          <w:sz w:val="12"/>
        </w:rPr>
        <w:t>211</w:t>
      </w:r>
      <w:r>
        <w:rPr>
          <w:rFonts w:ascii="Trebuchet MS"/>
          <w:spacing w:val="79"/>
          <w:w w:val="150"/>
          <w:sz w:val="12"/>
        </w:rPr>
        <w:t xml:space="preserve"> </w:t>
      </w:r>
      <w:r>
        <w:rPr>
          <w:spacing w:val="-6"/>
        </w:rPr>
        <w:t>slope</w:t>
      </w:r>
      <w:r>
        <w:rPr>
          <w:spacing w:val="-7"/>
        </w:rPr>
        <w:t xml:space="preserve"> </w:t>
      </w:r>
      <w:r>
        <w:rPr>
          <w:spacing w:val="-6"/>
        </w:rPr>
        <w:t>parameter</w:t>
      </w:r>
      <w:r>
        <w:rPr>
          <w:spacing w:val="-7"/>
        </w:rPr>
        <w:t xml:space="preserve"> </w:t>
      </w:r>
      <w:r>
        <w:rPr>
          <w:rFonts w:ascii="Times New Roman"/>
          <w:i/>
          <w:spacing w:val="-6"/>
        </w:rPr>
        <w:t>D</w:t>
      </w:r>
      <w:r>
        <w:rPr>
          <w:rFonts w:ascii="Times New Roman"/>
          <w:i/>
          <w:spacing w:val="-6"/>
          <w:vertAlign w:val="subscript"/>
        </w:rPr>
        <w:t>i</w:t>
      </w:r>
      <w:r>
        <w:rPr>
          <w:spacing w:val="-6"/>
        </w:rPr>
        <w:t>.</w:t>
      </w:r>
      <w:r>
        <w:rPr>
          <w:spacing w:val="2"/>
        </w:rPr>
        <w:t xml:space="preserve"> </w:t>
      </w:r>
      <w:r>
        <w:rPr>
          <w:spacing w:val="-6"/>
        </w:rPr>
        <w:t>In</w:t>
      </w:r>
      <w:r>
        <w:rPr>
          <w:spacing w:val="-7"/>
        </w:rPr>
        <w:t xml:space="preserve"> </w:t>
      </w:r>
      <w:r>
        <w:rPr>
          <w:spacing w:val="-6"/>
        </w:rPr>
        <w:t>all</w:t>
      </w:r>
      <w:r>
        <w:rPr>
          <w:spacing w:val="-7"/>
        </w:rPr>
        <w:t xml:space="preserve"> </w:t>
      </w:r>
      <w:r>
        <w:rPr>
          <w:spacing w:val="-6"/>
        </w:rPr>
        <w:t>experiments,</w:t>
      </w:r>
      <w:r>
        <w:rPr>
          <w:spacing w:val="-8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number</w:t>
      </w:r>
      <w:r>
        <w:rPr>
          <w:spacing w:val="-7"/>
        </w:rPr>
        <w:t xml:space="preserve"> </w:t>
      </w:r>
      <w:r>
        <w:rPr>
          <w:spacing w:val="-6"/>
        </w:rPr>
        <w:t>of</w:t>
      </w:r>
      <w:r>
        <w:rPr>
          <w:spacing w:val="-7"/>
        </w:rPr>
        <w:t xml:space="preserve"> </w:t>
      </w:r>
      <w:r>
        <w:rPr>
          <w:spacing w:val="-6"/>
        </w:rPr>
        <w:t>distractors</w:t>
      </w:r>
      <w:r>
        <w:rPr>
          <w:spacing w:val="-7"/>
        </w:rPr>
        <w:t xml:space="preserve"> </w:t>
      </w:r>
      <w:r>
        <w:rPr>
          <w:spacing w:val="-6"/>
        </w:rPr>
        <w:t>varied,</w:t>
      </w:r>
      <w:r>
        <w:rPr>
          <w:spacing w:val="-8"/>
        </w:rPr>
        <w:t xml:space="preserve"> </w:t>
      </w:r>
      <w:r>
        <w:rPr>
          <w:spacing w:val="-6"/>
        </w:rPr>
        <w:t>allowing</w:t>
      </w:r>
    </w:p>
    <w:p w14:paraId="52AAA2B7" w14:textId="77777777" w:rsidR="00470D98" w:rsidRDefault="001E0CFE">
      <w:pPr>
        <w:pStyle w:val="BodyText"/>
      </w:pPr>
      <w:r>
        <w:rPr>
          <w:rFonts w:ascii="Trebuchet MS"/>
          <w:spacing w:val="-2"/>
          <w:sz w:val="12"/>
        </w:rPr>
        <w:t>212</w:t>
      </w:r>
      <w:r>
        <w:rPr>
          <w:rFonts w:ascii="Trebuchet MS"/>
          <w:spacing w:val="79"/>
          <w:w w:val="150"/>
          <w:sz w:val="12"/>
        </w:rPr>
        <w:t xml:space="preserve"> </w:t>
      </w:r>
      <w:r>
        <w:rPr>
          <w:spacing w:val="-2"/>
        </w:rPr>
        <w:t>the</w:t>
      </w:r>
      <w:r>
        <w:rPr>
          <w:spacing w:val="5"/>
        </w:rPr>
        <w:t xml:space="preserve"> </w:t>
      </w:r>
      <w:r>
        <w:rPr>
          <w:spacing w:val="-2"/>
        </w:rPr>
        <w:t>data</w:t>
      </w:r>
      <w:r>
        <w:rPr>
          <w:spacing w:val="5"/>
        </w:rPr>
        <w:t xml:space="preserve"> </w:t>
      </w:r>
      <w:r>
        <w:rPr>
          <w:spacing w:val="-2"/>
        </w:rPr>
        <w:t>to</w:t>
      </w:r>
      <w:r>
        <w:rPr>
          <w:spacing w:val="5"/>
        </w:rPr>
        <w:t xml:space="preserve"> </w:t>
      </w:r>
      <w:r>
        <w:rPr>
          <w:spacing w:val="-2"/>
        </w:rPr>
        <w:t>be</w:t>
      </w:r>
      <w:r>
        <w:rPr>
          <w:spacing w:val="5"/>
        </w:rPr>
        <w:t xml:space="preserve"> </w:t>
      </w:r>
      <w:r>
        <w:rPr>
          <w:spacing w:val="-2"/>
        </w:rPr>
        <w:t>used</w:t>
      </w:r>
      <w:r>
        <w:rPr>
          <w:spacing w:val="5"/>
        </w:rPr>
        <w:t xml:space="preserve"> </w:t>
      </w:r>
      <w:r>
        <w:rPr>
          <w:spacing w:val="-2"/>
        </w:rPr>
        <w:t>to</w:t>
      </w:r>
      <w:r>
        <w:rPr>
          <w:spacing w:val="4"/>
        </w:rPr>
        <w:t xml:space="preserve"> </w:t>
      </w:r>
      <w:r>
        <w:rPr>
          <w:spacing w:val="-2"/>
        </w:rPr>
        <w:t>fit</w:t>
      </w:r>
      <w:r>
        <w:rPr>
          <w:spacing w:val="5"/>
        </w:rPr>
        <w:t xml:space="preserve"> </w:t>
      </w:r>
      <w:r>
        <w:rPr>
          <w:spacing w:val="-2"/>
        </w:rPr>
        <w:t>a</w:t>
      </w:r>
      <w:r>
        <w:rPr>
          <w:spacing w:val="5"/>
        </w:rPr>
        <w:t xml:space="preserve"> </w:t>
      </w:r>
      <w:r>
        <w:rPr>
          <w:spacing w:val="-2"/>
        </w:rPr>
        <w:t>log-linear</w:t>
      </w:r>
      <w:r>
        <w:rPr>
          <w:spacing w:val="5"/>
        </w:rPr>
        <w:t xml:space="preserve"> </w:t>
      </w:r>
      <w:r>
        <w:rPr>
          <w:spacing w:val="-2"/>
        </w:rPr>
        <w:t>model</w:t>
      </w:r>
      <w:r>
        <w:rPr>
          <w:spacing w:val="5"/>
        </w:rPr>
        <w:t xml:space="preserve"> </w:t>
      </w:r>
      <w:r>
        <w:rPr>
          <w:spacing w:val="-2"/>
        </w:rPr>
        <w:t>for</w:t>
      </w:r>
      <w:r>
        <w:rPr>
          <w:spacing w:val="5"/>
        </w:rPr>
        <w:t xml:space="preserve"> </w:t>
      </w:r>
      <w:r>
        <w:rPr>
          <w:spacing w:val="-2"/>
        </w:rPr>
        <w:t>reaction</w:t>
      </w:r>
      <w:r>
        <w:rPr>
          <w:spacing w:val="5"/>
        </w:rPr>
        <w:t xml:space="preserve"> </w:t>
      </w:r>
      <w:r>
        <w:rPr>
          <w:spacing w:val="-2"/>
        </w:rPr>
        <w:t>times,</w:t>
      </w:r>
      <w:r>
        <w:rPr>
          <w:spacing w:val="10"/>
        </w:rPr>
        <w:t xml:space="preserve"> </w:t>
      </w:r>
      <w:r>
        <w:rPr>
          <w:spacing w:val="-2"/>
        </w:rPr>
        <w:t>where</w:t>
      </w:r>
      <w:r>
        <w:rPr>
          <w:spacing w:val="5"/>
        </w:rPr>
        <w:t xml:space="preserve"> </w:t>
      </w:r>
      <w:r>
        <w:rPr>
          <w:spacing w:val="-2"/>
        </w:rPr>
        <w:t>reaction</w:t>
      </w:r>
    </w:p>
    <w:p w14:paraId="77313020" w14:textId="77777777" w:rsidR="00470D98" w:rsidRDefault="001E0CFE">
      <w:pPr>
        <w:pStyle w:val="BodyText"/>
        <w:spacing w:before="8"/>
      </w:pPr>
      <w:r>
        <w:rPr>
          <w:rFonts w:ascii="Trebuchet MS"/>
          <w:spacing w:val="-4"/>
          <w:sz w:val="12"/>
        </w:rPr>
        <w:t>213</w:t>
      </w:r>
      <w:r>
        <w:rPr>
          <w:rFonts w:ascii="Trebuchet MS"/>
          <w:spacing w:val="74"/>
          <w:w w:val="150"/>
          <w:sz w:val="12"/>
        </w:rPr>
        <w:t xml:space="preserve"> </w:t>
      </w:r>
      <w:r>
        <w:rPr>
          <w:spacing w:val="-4"/>
        </w:rPr>
        <w:t>times</w:t>
      </w:r>
      <w:r>
        <w:rPr>
          <w:spacing w:val="1"/>
        </w:rPr>
        <w:t xml:space="preserve"> </w:t>
      </w:r>
      <w:r>
        <w:rPr>
          <w:spacing w:val="-4"/>
        </w:rPr>
        <w:t>increase</w:t>
      </w:r>
      <w:r>
        <w:t xml:space="preserve"> </w:t>
      </w:r>
      <w:r>
        <w:rPr>
          <w:spacing w:val="-4"/>
        </w:rPr>
        <w:t>logarithmically</w:t>
      </w:r>
      <w:r>
        <w:rPr>
          <w:spacing w:val="1"/>
        </w:rPr>
        <w:t xml:space="preserve"> </w:t>
      </w:r>
      <w:r>
        <w:rPr>
          <w:spacing w:val="-4"/>
        </w:rPr>
        <w:t>with</w:t>
      </w:r>
      <w:r>
        <w:t xml:space="preserve"> </w:t>
      </w:r>
      <w:r>
        <w:rPr>
          <w:rFonts w:ascii="Times New Roman"/>
          <w:i/>
          <w:spacing w:val="-4"/>
        </w:rPr>
        <w:t>N</w:t>
      </w:r>
      <w:r>
        <w:rPr>
          <w:rFonts w:ascii="Times New Roman"/>
          <w:i/>
          <w:spacing w:val="-4"/>
          <w:vertAlign w:val="subscript"/>
        </w:rPr>
        <w:t>T</w:t>
      </w:r>
      <w:r>
        <w:rPr>
          <w:rFonts w:ascii="Times New Roman"/>
          <w:i/>
          <w:spacing w:val="-28"/>
        </w:rPr>
        <w:t xml:space="preserve"> </w:t>
      </w:r>
      <w:r>
        <w:rPr>
          <w:spacing w:val="-4"/>
        </w:rPr>
        <w:t>,</w:t>
      </w:r>
      <w:r>
        <w:rPr>
          <w:spacing w:val="3"/>
        </w:rPr>
        <w:t xml:space="preserve"> </w:t>
      </w:r>
      <w:r>
        <w:rPr>
          <w:spacing w:val="-4"/>
        </w:rPr>
        <w:t>the</w:t>
      </w:r>
      <w:r>
        <w:rPr>
          <w:spacing w:val="1"/>
        </w:rPr>
        <w:t xml:space="preserve"> </w:t>
      </w:r>
      <w:r>
        <w:rPr>
          <w:spacing w:val="-4"/>
        </w:rPr>
        <w:t>number</w:t>
      </w:r>
      <w:r>
        <w:rPr>
          <w:spacing w:val="1"/>
        </w:rPr>
        <w:t xml:space="preserve"> </w:t>
      </w:r>
      <w:r>
        <w:rPr>
          <w:spacing w:val="-4"/>
        </w:rPr>
        <w:t>of</w:t>
      </w:r>
      <w:r>
        <w:t xml:space="preserve"> </w:t>
      </w:r>
      <w:r>
        <w:rPr>
          <w:spacing w:val="-4"/>
        </w:rPr>
        <w:t>distractors</w:t>
      </w:r>
      <w:r>
        <w:t xml:space="preserve"> </w:t>
      </w:r>
      <w:r>
        <w:rPr>
          <w:spacing w:val="-4"/>
        </w:rPr>
        <w:t>(see</w:t>
      </w:r>
      <w:r>
        <w:t xml:space="preserve"> </w:t>
      </w:r>
      <w:r>
        <w:rPr>
          <w:spacing w:val="-4"/>
        </w:rPr>
        <w:t>Equation</w:t>
      </w:r>
    </w:p>
    <w:p w14:paraId="3510402D" w14:textId="77777777" w:rsidR="00470D98" w:rsidRDefault="001E0CFE">
      <w:pPr>
        <w:pStyle w:val="BodyText"/>
      </w:pPr>
      <w:r>
        <w:rPr>
          <w:rFonts w:ascii="Trebuchet MS"/>
          <w:spacing w:val="-4"/>
          <w:sz w:val="12"/>
        </w:rPr>
        <w:t>214</w:t>
      </w:r>
      <w:r>
        <w:rPr>
          <w:rFonts w:ascii="Trebuchet MS"/>
          <w:spacing w:val="77"/>
          <w:w w:val="150"/>
          <w:sz w:val="12"/>
        </w:rPr>
        <w:t xml:space="preserve"> </w:t>
      </w:r>
      <w:hyperlink w:anchor="_bookmark0" w:history="1">
        <w:r>
          <w:rPr>
            <w:spacing w:val="-4"/>
          </w:rPr>
          <w:t>1).</w:t>
        </w:r>
      </w:hyperlink>
      <w:r>
        <w:rPr>
          <w:spacing w:val="19"/>
        </w:rPr>
        <w:t xml:space="preserve"> </w:t>
      </w:r>
      <w:r>
        <w:rPr>
          <w:spacing w:val="-4"/>
        </w:rPr>
        <w:t>In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original</w:t>
      </w:r>
      <w:r>
        <w:rPr>
          <w:spacing w:val="-5"/>
        </w:rPr>
        <w:t xml:space="preserve"> </w:t>
      </w:r>
      <w:r>
        <w:rPr>
          <w:spacing w:val="-4"/>
        </w:rPr>
        <w:t>model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error</w:t>
      </w:r>
      <w:r>
        <w:rPr>
          <w:spacing w:val="-6"/>
        </w:rPr>
        <w:t xml:space="preserve"> </w:t>
      </w:r>
      <w:r>
        <w:rPr>
          <w:spacing w:val="-4"/>
        </w:rPr>
        <w:t>distribution</w:t>
      </w:r>
      <w:r>
        <w:rPr>
          <w:spacing w:val="-5"/>
        </w:rPr>
        <w:t xml:space="preserve"> </w:t>
      </w:r>
      <w:r>
        <w:rPr>
          <w:spacing w:val="-4"/>
        </w:rPr>
        <w:t>was</w:t>
      </w:r>
      <w:r>
        <w:rPr>
          <w:spacing w:val="-6"/>
        </w:rPr>
        <w:t xml:space="preserve"> </w:t>
      </w:r>
      <w:r>
        <w:rPr>
          <w:spacing w:val="-4"/>
        </w:rPr>
        <w:t>assumed</w:t>
      </w:r>
      <w:r>
        <w:rPr>
          <w:spacing w:val="-6"/>
        </w:rPr>
        <w:t xml:space="preserve"> </w:t>
      </w:r>
      <w:r>
        <w:rPr>
          <w:spacing w:val="-4"/>
        </w:rPr>
        <w:t>to</w:t>
      </w:r>
      <w:r>
        <w:rPr>
          <w:spacing w:val="-6"/>
        </w:rPr>
        <w:t xml:space="preserve"> </w:t>
      </w:r>
      <w:r>
        <w:rPr>
          <w:spacing w:val="-4"/>
        </w:rPr>
        <w:t>be</w:t>
      </w:r>
      <w:r>
        <w:rPr>
          <w:spacing w:val="-5"/>
        </w:rPr>
        <w:t xml:space="preserve"> </w:t>
      </w:r>
      <w:r>
        <w:rPr>
          <w:spacing w:val="-4"/>
        </w:rPr>
        <w:t>normal.</w:t>
      </w:r>
      <w:r>
        <w:rPr>
          <w:spacing w:val="18"/>
        </w:rPr>
        <w:t xml:space="preserve"> </w:t>
      </w:r>
      <w:r>
        <w:rPr>
          <w:spacing w:val="-4"/>
        </w:rPr>
        <w:t>Thus</w:t>
      </w:r>
    </w:p>
    <w:p w14:paraId="4B7ABE43" w14:textId="77777777" w:rsidR="00470D98" w:rsidRDefault="001E0CFE">
      <w:pPr>
        <w:pStyle w:val="BodyText"/>
        <w:spacing w:before="8" w:line="279" w:lineRule="exact"/>
      </w:pPr>
      <w:r>
        <w:rPr>
          <w:rFonts w:ascii="Trebuchet MS"/>
          <w:spacing w:val="-2"/>
          <w:sz w:val="12"/>
        </w:rPr>
        <w:t>215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2"/>
        </w:rPr>
        <w:t>the</w:t>
      </w:r>
      <w:r>
        <w:rPr>
          <w:spacing w:val="8"/>
        </w:rPr>
        <w:t xml:space="preserve"> </w:t>
      </w:r>
      <w:r>
        <w:rPr>
          <w:spacing w:val="-2"/>
        </w:rPr>
        <w:t>results</w:t>
      </w:r>
      <w:r>
        <w:rPr>
          <w:spacing w:val="6"/>
        </w:rPr>
        <w:t xml:space="preserve"> </w:t>
      </w:r>
      <w:r>
        <w:rPr>
          <w:spacing w:val="-2"/>
        </w:rPr>
        <w:t>of</w:t>
      </w:r>
      <w:r>
        <w:rPr>
          <w:spacing w:val="6"/>
        </w:rPr>
        <w:t xml:space="preserve"> </w:t>
      </w:r>
      <w:r>
        <w:rPr>
          <w:spacing w:val="-2"/>
        </w:rPr>
        <w:t>Experiments</w:t>
      </w:r>
      <w:r>
        <w:rPr>
          <w:spacing w:val="7"/>
        </w:rPr>
        <w:t xml:space="preserve"> </w:t>
      </w:r>
      <w:r>
        <w:rPr>
          <w:spacing w:val="-2"/>
        </w:rPr>
        <w:t>1</w:t>
      </w:r>
      <w:r>
        <w:rPr>
          <w:spacing w:val="6"/>
        </w:rPr>
        <w:t xml:space="preserve"> </w:t>
      </w:r>
      <w:r>
        <w:rPr>
          <w:spacing w:val="-2"/>
        </w:rPr>
        <w:t>and</w:t>
      </w:r>
      <w:r>
        <w:rPr>
          <w:spacing w:val="6"/>
        </w:rPr>
        <w:t xml:space="preserve"> </w:t>
      </w:r>
      <w:r>
        <w:rPr>
          <w:spacing w:val="-2"/>
        </w:rPr>
        <w:t>3</w:t>
      </w:r>
      <w:r>
        <w:rPr>
          <w:spacing w:val="7"/>
        </w:rPr>
        <w:t xml:space="preserve"> </w:t>
      </w:r>
      <w:r>
        <w:rPr>
          <w:spacing w:val="-2"/>
        </w:rPr>
        <w:t>were</w:t>
      </w:r>
      <w:r>
        <w:rPr>
          <w:spacing w:val="6"/>
        </w:rPr>
        <w:t xml:space="preserve"> </w:t>
      </w:r>
      <w:r>
        <w:rPr>
          <w:spacing w:val="-2"/>
        </w:rPr>
        <w:t>used</w:t>
      </w:r>
      <w:r>
        <w:rPr>
          <w:spacing w:val="6"/>
        </w:rPr>
        <w:t xml:space="preserve"> </w:t>
      </w:r>
      <w:r>
        <w:rPr>
          <w:spacing w:val="-2"/>
        </w:rPr>
        <w:t>to</w:t>
      </w:r>
      <w:r>
        <w:rPr>
          <w:spacing w:val="6"/>
        </w:rPr>
        <w:t xml:space="preserve"> </w:t>
      </w:r>
      <w:r>
        <w:rPr>
          <w:spacing w:val="-2"/>
        </w:rPr>
        <w:t>calculate</w:t>
      </w:r>
      <w:r>
        <w:rPr>
          <w:spacing w:val="7"/>
        </w:rPr>
        <w:t xml:space="preserve"> </w:t>
      </w:r>
      <w:r>
        <w:rPr>
          <w:rFonts w:ascii="Times New Roman"/>
          <w:i/>
          <w:spacing w:val="-2"/>
        </w:rPr>
        <w:t>D</w:t>
      </w:r>
      <w:r>
        <w:rPr>
          <w:rFonts w:ascii="Times New Roman"/>
          <w:i/>
          <w:spacing w:val="-2"/>
          <w:vertAlign w:val="subscript"/>
        </w:rPr>
        <w:t>i</w:t>
      </w:r>
      <w:r>
        <w:rPr>
          <w:spacing w:val="-2"/>
        </w:rPr>
        <w:t>,</w:t>
      </w:r>
      <w:r>
        <w:rPr>
          <w:spacing w:val="11"/>
        </w:rPr>
        <w:t xml:space="preserve"> </w:t>
      </w:r>
      <w:r>
        <w:rPr>
          <w:spacing w:val="-2"/>
        </w:rPr>
        <w:t>for</w:t>
      </w:r>
      <w:r>
        <w:rPr>
          <w:spacing w:val="6"/>
        </w:rPr>
        <w:t xml:space="preserve"> </w:t>
      </w:r>
      <w:r>
        <w:rPr>
          <w:spacing w:val="-2"/>
        </w:rPr>
        <w:t>each</w:t>
      </w:r>
      <w:r>
        <w:rPr>
          <w:spacing w:val="7"/>
        </w:rPr>
        <w:t xml:space="preserve"> </w:t>
      </w:r>
      <w:r>
        <w:rPr>
          <w:spacing w:val="-2"/>
        </w:rPr>
        <w:t>type</w:t>
      </w:r>
      <w:r>
        <w:rPr>
          <w:spacing w:val="6"/>
        </w:rPr>
        <w:t xml:space="preserve"> </w:t>
      </w:r>
      <w:r>
        <w:rPr>
          <w:spacing w:val="-5"/>
        </w:rPr>
        <w:t>of</w:t>
      </w:r>
    </w:p>
    <w:p w14:paraId="3EE1E7DB" w14:textId="77777777" w:rsidR="00470D98" w:rsidRDefault="001E0CFE">
      <w:pPr>
        <w:pStyle w:val="BodyText"/>
        <w:spacing w:before="0" w:line="289" w:lineRule="exact"/>
      </w:pPr>
      <w:r>
        <w:rPr>
          <w:rFonts w:ascii="Trebuchet MS"/>
          <w:spacing w:val="-2"/>
          <w:sz w:val="12"/>
        </w:rPr>
        <w:t>216</w:t>
      </w:r>
      <w:r>
        <w:rPr>
          <w:rFonts w:ascii="Trebuchet MS"/>
          <w:spacing w:val="74"/>
          <w:w w:val="150"/>
          <w:sz w:val="12"/>
        </w:rPr>
        <w:t xml:space="preserve"> </w:t>
      </w:r>
      <w:r>
        <w:rPr>
          <w:spacing w:val="-2"/>
        </w:rPr>
        <w:t>distractor.</w:t>
      </w:r>
      <w:r>
        <w:rPr>
          <w:spacing w:val="15"/>
        </w:rPr>
        <w:t xml:space="preserve"> </w:t>
      </w:r>
      <w:r>
        <w:rPr>
          <w:spacing w:val="-2"/>
        </w:rPr>
        <w:t>When</w:t>
      </w:r>
      <w:r>
        <w:rPr>
          <w:spacing w:val="-8"/>
        </w:rPr>
        <w:t xml:space="preserve"> </w:t>
      </w:r>
      <w:r>
        <w:rPr>
          <w:spacing w:val="-2"/>
        </w:rPr>
        <w:t>colour</w:t>
      </w:r>
      <w:r>
        <w:rPr>
          <w:spacing w:val="-4"/>
        </w:rPr>
        <w:t xml:space="preserve"> </w:t>
      </w:r>
      <w:r>
        <w:rPr>
          <w:spacing w:val="-2"/>
        </w:rPr>
        <w:t>varied,</w:t>
      </w:r>
      <w:r>
        <w:t xml:space="preserve"> </w:t>
      </w:r>
      <w:r>
        <w:rPr>
          <w:spacing w:val="-2"/>
        </w:rPr>
        <w:t>we will</w:t>
      </w:r>
      <w:r>
        <w:rPr>
          <w:spacing w:val="-1"/>
        </w:rPr>
        <w:t xml:space="preserve"> </w:t>
      </w:r>
      <w:r>
        <w:rPr>
          <w:spacing w:val="-2"/>
        </w:rPr>
        <w:t>refer to</w:t>
      </w:r>
      <w:r>
        <w:rPr>
          <w:spacing w:val="-1"/>
        </w:rPr>
        <w:t xml:space="preserve"> </w:t>
      </w:r>
      <w:r>
        <w:rPr>
          <w:rFonts w:ascii="Times New Roman"/>
          <w:i/>
          <w:spacing w:val="-2"/>
        </w:rPr>
        <w:t>D</w:t>
      </w:r>
      <w:r>
        <w:rPr>
          <w:rFonts w:ascii="Times New Roman"/>
          <w:i/>
          <w:spacing w:val="-2"/>
          <w:vertAlign w:val="subscript"/>
        </w:rPr>
        <w:t>c</w:t>
      </w:r>
      <w:r>
        <w:rPr>
          <w:spacing w:val="-2"/>
        </w:rPr>
        <w:t>,</w:t>
      </w:r>
      <w:r>
        <w:rPr>
          <w:spacing w:val="-1"/>
        </w:rPr>
        <w:t xml:space="preserve"> </w:t>
      </w:r>
      <w:r>
        <w:rPr>
          <w:spacing w:val="-2"/>
        </w:rPr>
        <w:t>for</w:t>
      </w:r>
      <w:r>
        <w:rPr>
          <w:spacing w:val="-1"/>
        </w:rPr>
        <w:t xml:space="preserve"> </w:t>
      </w:r>
      <w:r>
        <w:rPr>
          <w:rFonts w:ascii="Times New Roman"/>
          <w:i/>
          <w:spacing w:val="-2"/>
        </w:rPr>
        <w:t>c</w:t>
      </w:r>
      <w:r>
        <w:rPr>
          <w:rFonts w:ascii="Times New Roman"/>
          <w:i/>
          <w:spacing w:val="-13"/>
        </w:rPr>
        <w:t xml:space="preserve"> </w:t>
      </w:r>
      <w:r>
        <w:rPr>
          <w:rFonts w:ascii="Tahoma"/>
          <w:spacing w:val="-2"/>
        </w:rPr>
        <w:t>=</w:t>
      </w:r>
      <w:r>
        <w:rPr>
          <w:rFonts w:ascii="Tahoma"/>
          <w:spacing w:val="-17"/>
        </w:rPr>
        <w:t xml:space="preserve"> </w:t>
      </w:r>
      <w:r>
        <w:rPr>
          <w:spacing w:val="-2"/>
        </w:rPr>
        <w:t>1</w:t>
      </w:r>
      <w:r>
        <w:rPr>
          <w:rFonts w:ascii="Verdana"/>
          <w:i/>
          <w:spacing w:val="-2"/>
        </w:rPr>
        <w:t>,</w:t>
      </w:r>
      <w:r>
        <w:rPr>
          <w:rFonts w:ascii="Verdana"/>
          <w:i/>
          <w:spacing w:val="-58"/>
        </w:rPr>
        <w:t xml:space="preserve"> </w:t>
      </w:r>
      <w:r>
        <w:rPr>
          <w:spacing w:val="-2"/>
        </w:rPr>
        <w:t>2</w:t>
      </w:r>
      <w:r>
        <w:rPr>
          <w:rFonts w:ascii="Verdana"/>
          <w:i/>
          <w:spacing w:val="-2"/>
        </w:rPr>
        <w:t>,</w:t>
      </w:r>
      <w:r>
        <w:rPr>
          <w:rFonts w:ascii="Verdana"/>
          <w:i/>
          <w:spacing w:val="-58"/>
        </w:rPr>
        <w:t xml:space="preserve"> </w:t>
      </w:r>
      <w:r>
        <w:rPr>
          <w:spacing w:val="-2"/>
        </w:rPr>
        <w:t>3.</w:t>
      </w:r>
      <w:r>
        <w:rPr>
          <w:spacing w:val="23"/>
        </w:rPr>
        <w:t xml:space="preserve"> </w:t>
      </w:r>
      <w:r>
        <w:rPr>
          <w:spacing w:val="-2"/>
        </w:rPr>
        <w:t>Similarly</w:t>
      </w:r>
      <w:r>
        <w:rPr>
          <w:spacing w:val="-1"/>
        </w:rPr>
        <w:t xml:space="preserve"> </w:t>
      </w:r>
      <w:r>
        <w:rPr>
          <w:spacing w:val="-5"/>
        </w:rPr>
        <w:t>for</w:t>
      </w:r>
    </w:p>
    <w:p w14:paraId="7B889C63" w14:textId="77777777" w:rsidR="00470D98" w:rsidRDefault="001E0CFE">
      <w:pPr>
        <w:pStyle w:val="BodyText"/>
        <w:spacing w:before="0" w:line="292" w:lineRule="exact"/>
      </w:pPr>
      <w:r>
        <w:rPr>
          <w:rFonts w:ascii="Trebuchet MS"/>
          <w:spacing w:val="-8"/>
          <w:sz w:val="12"/>
        </w:rPr>
        <w:t>217</w:t>
      </w:r>
      <w:r>
        <w:rPr>
          <w:rFonts w:ascii="Trebuchet MS"/>
          <w:spacing w:val="50"/>
          <w:sz w:val="12"/>
        </w:rPr>
        <w:t xml:space="preserve">  </w:t>
      </w:r>
      <w:r>
        <w:rPr>
          <w:spacing w:val="-8"/>
        </w:rPr>
        <w:t>shape</w:t>
      </w:r>
      <w:r>
        <w:rPr>
          <w:spacing w:val="-1"/>
        </w:rPr>
        <w:t xml:space="preserve"> </w:t>
      </w:r>
      <w:r>
        <w:rPr>
          <w:spacing w:val="-8"/>
        </w:rPr>
        <w:t>we</w:t>
      </w:r>
      <w:r>
        <w:rPr>
          <w:spacing w:val="-2"/>
        </w:rPr>
        <w:t xml:space="preserve"> </w:t>
      </w:r>
      <w:r>
        <w:rPr>
          <w:spacing w:val="-8"/>
        </w:rPr>
        <w:t>will</w:t>
      </w:r>
      <w:r>
        <w:rPr>
          <w:spacing w:val="-1"/>
        </w:rPr>
        <w:t xml:space="preserve"> </w:t>
      </w:r>
      <w:r>
        <w:rPr>
          <w:spacing w:val="-8"/>
        </w:rPr>
        <w:t>denote</w:t>
      </w:r>
      <w:r>
        <w:rPr>
          <w:spacing w:val="-2"/>
        </w:rPr>
        <w:t xml:space="preserve"> </w:t>
      </w:r>
      <w:r>
        <w:rPr>
          <w:spacing w:val="-8"/>
        </w:rPr>
        <w:t>this</w:t>
      </w:r>
      <w:r>
        <w:rPr>
          <w:spacing w:val="-1"/>
        </w:rPr>
        <w:t xml:space="preserve"> </w:t>
      </w:r>
      <w:r>
        <w:rPr>
          <w:spacing w:val="-8"/>
        </w:rPr>
        <w:t>(</w:t>
      </w:r>
      <w:r>
        <w:rPr>
          <w:rFonts w:ascii="Times New Roman"/>
          <w:i/>
          <w:spacing w:val="-8"/>
        </w:rPr>
        <w:t>D</w:t>
      </w:r>
      <w:r>
        <w:rPr>
          <w:rFonts w:ascii="Times New Roman"/>
          <w:i/>
          <w:spacing w:val="-8"/>
          <w:vertAlign w:val="subscript"/>
        </w:rPr>
        <w:t>s</w:t>
      </w:r>
      <w:r>
        <w:rPr>
          <w:spacing w:val="-8"/>
        </w:rPr>
        <w:t>),</w:t>
      </w:r>
      <w:r>
        <w:rPr>
          <w:spacing w:val="-2"/>
        </w:rPr>
        <w:t xml:space="preserve"> </w:t>
      </w:r>
      <w:r>
        <w:rPr>
          <w:spacing w:val="-8"/>
        </w:rPr>
        <w:t>and</w:t>
      </w:r>
      <w:r>
        <w:rPr>
          <w:spacing w:val="-1"/>
        </w:rPr>
        <w:t xml:space="preserve"> </w:t>
      </w:r>
      <w:r>
        <w:rPr>
          <w:spacing w:val="-8"/>
        </w:rPr>
        <w:t>the</w:t>
      </w:r>
      <w:r>
        <w:rPr>
          <w:spacing w:val="-2"/>
        </w:rPr>
        <w:t xml:space="preserve"> </w:t>
      </w:r>
      <w:r>
        <w:rPr>
          <w:spacing w:val="-8"/>
        </w:rPr>
        <w:t>compound</w:t>
      </w:r>
      <w:r>
        <w:rPr>
          <w:spacing w:val="-1"/>
        </w:rPr>
        <w:t xml:space="preserve"> </w:t>
      </w:r>
      <w:r>
        <w:rPr>
          <w:spacing w:val="-8"/>
        </w:rPr>
        <w:t>features</w:t>
      </w:r>
      <w:r>
        <w:rPr>
          <w:spacing w:val="-2"/>
        </w:rPr>
        <w:t xml:space="preserve"> </w:t>
      </w:r>
      <w:r>
        <w:rPr>
          <w:spacing w:val="-8"/>
        </w:rPr>
        <w:t>are</w:t>
      </w:r>
      <w:r>
        <w:rPr>
          <w:spacing w:val="-1"/>
        </w:rPr>
        <w:t xml:space="preserve"> </w:t>
      </w:r>
      <w:r>
        <w:rPr>
          <w:spacing w:val="-8"/>
        </w:rPr>
        <w:t>denoted</w:t>
      </w:r>
      <w:r>
        <w:rPr>
          <w:spacing w:val="-2"/>
        </w:rPr>
        <w:t xml:space="preserve"> </w:t>
      </w:r>
      <w:r>
        <w:rPr>
          <w:spacing w:val="-8"/>
        </w:rPr>
        <w:t>as</w:t>
      </w:r>
      <w:r>
        <w:rPr>
          <w:spacing w:val="-1"/>
        </w:rPr>
        <w:t xml:space="preserve"> </w:t>
      </w:r>
      <w:r>
        <w:rPr>
          <w:spacing w:val="-8"/>
        </w:rPr>
        <w:t>(</w:t>
      </w:r>
      <w:r>
        <w:rPr>
          <w:rFonts w:ascii="Times New Roman"/>
          <w:i/>
          <w:spacing w:val="-8"/>
        </w:rPr>
        <w:t>D</w:t>
      </w:r>
      <w:r>
        <w:rPr>
          <w:rFonts w:ascii="Times New Roman"/>
          <w:i/>
          <w:spacing w:val="-8"/>
          <w:vertAlign w:val="subscript"/>
        </w:rPr>
        <w:t>c</w:t>
      </w:r>
      <w:r>
        <w:rPr>
          <w:rFonts w:ascii="Verdana"/>
          <w:i/>
          <w:spacing w:val="-8"/>
          <w:vertAlign w:val="subscript"/>
        </w:rPr>
        <w:t>,</w:t>
      </w:r>
      <w:r>
        <w:rPr>
          <w:rFonts w:ascii="Times New Roman"/>
          <w:i/>
          <w:spacing w:val="-8"/>
          <w:vertAlign w:val="subscript"/>
        </w:rPr>
        <w:t>s</w:t>
      </w:r>
      <w:r>
        <w:rPr>
          <w:spacing w:val="-8"/>
        </w:rPr>
        <w:t>).</w:t>
      </w:r>
    </w:p>
    <w:p w14:paraId="42E48E61" w14:textId="77777777" w:rsidR="00470D98" w:rsidRDefault="001E0CFE">
      <w:pPr>
        <w:pStyle w:val="BodyText"/>
        <w:tabs>
          <w:tab w:val="left" w:pos="968"/>
        </w:tabs>
        <w:spacing w:before="8"/>
      </w:pPr>
      <w:r>
        <w:rPr>
          <w:rFonts w:ascii="Trebuchet MS"/>
          <w:spacing w:val="-5"/>
          <w:sz w:val="12"/>
        </w:rPr>
        <w:t>218</w:t>
      </w:r>
      <w:r>
        <w:rPr>
          <w:rFonts w:ascii="Trebuchet MS"/>
          <w:sz w:val="12"/>
        </w:rPr>
        <w:tab/>
      </w:r>
      <w:r>
        <w:rPr>
          <w:spacing w:val="-6"/>
        </w:rPr>
        <w:t>Fitting</w:t>
      </w:r>
      <w:r>
        <w:rPr>
          <w:spacing w:val="-5"/>
        </w:rPr>
        <w:t xml:space="preserve"> </w:t>
      </w:r>
      <w:r>
        <w:rPr>
          <w:spacing w:val="-6"/>
        </w:rPr>
        <w:t>the</w:t>
      </w:r>
      <w:r>
        <w:rPr>
          <w:spacing w:val="-5"/>
        </w:rPr>
        <w:t xml:space="preserve"> </w:t>
      </w:r>
      <w:r>
        <w:rPr>
          <w:spacing w:val="-6"/>
        </w:rPr>
        <w:t>model</w:t>
      </w:r>
      <w:r>
        <w:rPr>
          <w:spacing w:val="-5"/>
        </w:rPr>
        <w:t xml:space="preserve"> </w:t>
      </w:r>
      <w:r>
        <w:rPr>
          <w:spacing w:val="-6"/>
        </w:rPr>
        <w:t>specified</w:t>
      </w:r>
      <w:r>
        <w:rPr>
          <w:spacing w:val="-5"/>
        </w:rPr>
        <w:t xml:space="preserve"> </w:t>
      </w:r>
      <w:r>
        <w:rPr>
          <w:spacing w:val="-6"/>
        </w:rPr>
        <w:t>in</w:t>
      </w:r>
      <w:r>
        <w:rPr>
          <w:spacing w:val="-5"/>
        </w:rPr>
        <w:t xml:space="preserve"> </w:t>
      </w:r>
      <w:r>
        <w:rPr>
          <w:spacing w:val="-6"/>
        </w:rPr>
        <w:t>Equation</w:t>
      </w:r>
      <w:r>
        <w:rPr>
          <w:spacing w:val="-5"/>
        </w:rPr>
        <w:t xml:space="preserve"> </w:t>
      </w:r>
      <w:hyperlink w:anchor="_bookmark0" w:history="1">
        <w:r>
          <w:rPr>
            <w:spacing w:val="-6"/>
          </w:rPr>
          <w:t>1</w:t>
        </w:r>
      </w:hyperlink>
      <w:r>
        <w:rPr>
          <w:spacing w:val="-4"/>
        </w:rPr>
        <w:t xml:space="preserve"> </w:t>
      </w:r>
      <w:r>
        <w:rPr>
          <w:spacing w:val="-6"/>
        </w:rPr>
        <w:t>to</w:t>
      </w:r>
      <w:r>
        <w:rPr>
          <w:spacing w:val="-5"/>
        </w:rPr>
        <w:t xml:space="preserve"> </w:t>
      </w:r>
      <w:r>
        <w:rPr>
          <w:spacing w:val="-6"/>
        </w:rPr>
        <w:t>the</w:t>
      </w:r>
      <w:r>
        <w:rPr>
          <w:spacing w:val="-5"/>
        </w:rPr>
        <w:t xml:space="preserve"> </w:t>
      </w:r>
      <w:r>
        <w:rPr>
          <w:spacing w:val="-6"/>
        </w:rPr>
        <w:t>data,</w:t>
      </w:r>
      <w:r>
        <w:rPr>
          <w:spacing w:val="-5"/>
        </w:rPr>
        <w:t xml:space="preserve"> </w:t>
      </w:r>
      <w:r>
        <w:rPr>
          <w:spacing w:val="-6"/>
        </w:rPr>
        <w:t>we</w:t>
      </w:r>
      <w:r>
        <w:rPr>
          <w:spacing w:val="-5"/>
        </w:rPr>
        <w:t xml:space="preserve"> </w:t>
      </w:r>
      <w:r>
        <w:rPr>
          <w:spacing w:val="-6"/>
        </w:rPr>
        <w:t>obtain</w:t>
      </w:r>
      <w:r>
        <w:rPr>
          <w:spacing w:val="-5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values</w:t>
      </w:r>
      <w:r>
        <w:rPr>
          <w:spacing w:val="-5"/>
        </w:rPr>
        <w:t xml:space="preserve"> </w:t>
      </w:r>
      <w:r>
        <w:rPr>
          <w:spacing w:val="-6"/>
        </w:rPr>
        <w:t>for</w:t>
      </w:r>
    </w:p>
    <w:p w14:paraId="5537085D" w14:textId="77777777" w:rsidR="00470D98" w:rsidRDefault="001E0CFE">
      <w:pPr>
        <w:pStyle w:val="BodyText"/>
      </w:pPr>
      <w:r>
        <w:rPr>
          <w:rFonts w:ascii="Trebuchet MS"/>
          <w:spacing w:val="-6"/>
          <w:sz w:val="12"/>
        </w:rPr>
        <w:t>219</w:t>
      </w:r>
      <w:r>
        <w:rPr>
          <w:rFonts w:ascii="Trebuchet MS"/>
          <w:spacing w:val="48"/>
          <w:sz w:val="12"/>
        </w:rPr>
        <w:t xml:space="preserve">  </w:t>
      </w:r>
      <w:r>
        <w:rPr>
          <w:rFonts w:ascii="Times New Roman"/>
          <w:i/>
          <w:spacing w:val="-6"/>
        </w:rPr>
        <w:t>D</w:t>
      </w:r>
      <w:r>
        <w:rPr>
          <w:rFonts w:ascii="Times New Roman"/>
          <w:i/>
          <w:spacing w:val="-6"/>
          <w:vertAlign w:val="subscript"/>
        </w:rPr>
        <w:t>c</w:t>
      </w:r>
      <w:r>
        <w:rPr>
          <w:rFonts w:ascii="Times New Roman"/>
          <w:i/>
          <w:spacing w:val="-4"/>
        </w:rPr>
        <w:t xml:space="preserve"> </w:t>
      </w:r>
      <w:r>
        <w:rPr>
          <w:spacing w:val="-6"/>
        </w:rPr>
        <w:t>and</w:t>
      </w:r>
      <w:r>
        <w:rPr>
          <w:spacing w:val="-5"/>
        </w:rPr>
        <w:t xml:space="preserve"> </w:t>
      </w:r>
      <w:r>
        <w:rPr>
          <w:rFonts w:ascii="Times New Roman"/>
          <w:i/>
          <w:spacing w:val="-6"/>
        </w:rPr>
        <w:t>D</w:t>
      </w:r>
      <w:r>
        <w:rPr>
          <w:rFonts w:ascii="Times New Roman"/>
          <w:i/>
          <w:spacing w:val="-6"/>
          <w:vertAlign w:val="subscript"/>
        </w:rPr>
        <w:t>s</w:t>
      </w:r>
      <w:r>
        <w:rPr>
          <w:rFonts w:ascii="Times New Roman"/>
          <w:i/>
          <w:spacing w:val="-4"/>
        </w:rPr>
        <w:t xml:space="preserve"> </w:t>
      </w:r>
      <w:r>
        <w:rPr>
          <w:spacing w:val="-6"/>
        </w:rPr>
        <w:t>given</w:t>
      </w:r>
      <w:r>
        <w:rPr>
          <w:spacing w:val="-5"/>
        </w:rPr>
        <w:t xml:space="preserve"> </w:t>
      </w:r>
      <w:r>
        <w:rPr>
          <w:spacing w:val="-6"/>
        </w:rPr>
        <w:t>in Table</w:t>
      </w:r>
      <w:r>
        <w:rPr>
          <w:spacing w:val="-5"/>
        </w:rPr>
        <w:t xml:space="preserve"> </w:t>
      </w:r>
      <w:hyperlink w:anchor="_bookmark3" w:history="1">
        <w:r>
          <w:rPr>
            <w:spacing w:val="-6"/>
          </w:rPr>
          <w:t>2.</w:t>
        </w:r>
      </w:hyperlink>
      <w:r>
        <w:rPr>
          <w:spacing w:val="9"/>
        </w:rPr>
        <w:t xml:space="preserve"> </w:t>
      </w:r>
      <w:r>
        <w:rPr>
          <w:spacing w:val="-6"/>
        </w:rPr>
        <w:t>As</w:t>
      </w:r>
      <w:r>
        <w:rPr>
          <w:spacing w:val="-5"/>
        </w:rPr>
        <w:t xml:space="preserve"> </w:t>
      </w:r>
      <w:r>
        <w:rPr>
          <w:spacing w:val="-6"/>
        </w:rPr>
        <w:t>can</w:t>
      </w:r>
      <w:r>
        <w:rPr>
          <w:spacing w:val="-5"/>
        </w:rPr>
        <w:t xml:space="preserve"> </w:t>
      </w:r>
      <w:r>
        <w:rPr>
          <w:spacing w:val="-6"/>
        </w:rPr>
        <w:t>be</w:t>
      </w:r>
      <w:r>
        <w:rPr>
          <w:spacing w:val="-5"/>
        </w:rPr>
        <w:t xml:space="preserve"> </w:t>
      </w:r>
      <w:r>
        <w:rPr>
          <w:spacing w:val="-6"/>
        </w:rPr>
        <w:t>seen,</w:t>
      </w:r>
      <w:r>
        <w:rPr>
          <w:spacing w:val="-5"/>
        </w:rPr>
        <w:t xml:space="preserve"> </w:t>
      </w:r>
      <w:r>
        <w:rPr>
          <w:spacing w:val="-6"/>
        </w:rPr>
        <w:t>the</w:t>
      </w:r>
      <w:r>
        <w:rPr>
          <w:spacing w:val="-5"/>
        </w:rPr>
        <w:t xml:space="preserve"> </w:t>
      </w:r>
      <w:r>
        <w:rPr>
          <w:spacing w:val="-6"/>
        </w:rPr>
        <w:t>more</w:t>
      </w:r>
      <w:r>
        <w:rPr>
          <w:spacing w:val="-5"/>
        </w:rPr>
        <w:t xml:space="preserve"> </w:t>
      </w:r>
      <w:r>
        <w:rPr>
          <w:spacing w:val="-6"/>
        </w:rPr>
        <w:t>similar the</w:t>
      </w:r>
      <w:r>
        <w:rPr>
          <w:spacing w:val="-5"/>
        </w:rPr>
        <w:t xml:space="preserve"> </w:t>
      </w:r>
      <w:r>
        <w:rPr>
          <w:spacing w:val="-6"/>
        </w:rPr>
        <w:t>distractors</w:t>
      </w:r>
      <w:r>
        <w:rPr>
          <w:spacing w:val="-5"/>
        </w:rPr>
        <w:t xml:space="preserve"> </w:t>
      </w:r>
      <w:r>
        <w:rPr>
          <w:spacing w:val="-6"/>
        </w:rPr>
        <w:t>are to</w:t>
      </w:r>
    </w:p>
    <w:p w14:paraId="3B48AB8E" w14:textId="77777777" w:rsidR="00470D98" w:rsidRDefault="001E0CFE">
      <w:pPr>
        <w:pStyle w:val="BodyText"/>
        <w:spacing w:before="8"/>
      </w:pPr>
      <w:r>
        <w:rPr>
          <w:rFonts w:ascii="Trebuchet MS"/>
          <w:w w:val="90"/>
          <w:sz w:val="12"/>
        </w:rPr>
        <w:t>220</w:t>
      </w:r>
      <w:r>
        <w:rPr>
          <w:rFonts w:ascii="Trebuchet MS"/>
          <w:spacing w:val="58"/>
          <w:sz w:val="12"/>
        </w:rPr>
        <w:t xml:space="preserve">  </w:t>
      </w:r>
      <w:r>
        <w:rPr>
          <w:w w:val="90"/>
        </w:rPr>
        <w:t>the</w:t>
      </w:r>
      <w:r>
        <w:rPr>
          <w:spacing w:val="4"/>
        </w:rPr>
        <w:t xml:space="preserve"> </w:t>
      </w:r>
      <w:r>
        <w:rPr>
          <w:w w:val="90"/>
        </w:rPr>
        <w:t>target,</w:t>
      </w:r>
      <w:r>
        <w:rPr>
          <w:spacing w:val="3"/>
        </w:rPr>
        <w:t xml:space="preserve"> </w:t>
      </w:r>
      <w:r>
        <w:rPr>
          <w:w w:val="90"/>
        </w:rPr>
        <w:t>the</w:t>
      </w:r>
      <w:r>
        <w:rPr>
          <w:spacing w:val="3"/>
        </w:rPr>
        <w:t xml:space="preserve"> </w:t>
      </w:r>
      <w:r>
        <w:rPr>
          <w:w w:val="90"/>
        </w:rPr>
        <w:t>steeper</w:t>
      </w:r>
      <w:r>
        <w:rPr>
          <w:spacing w:val="4"/>
        </w:rPr>
        <w:t xml:space="preserve"> </w:t>
      </w:r>
      <w:r>
        <w:rPr>
          <w:w w:val="90"/>
        </w:rPr>
        <w:t>the</w:t>
      </w:r>
      <w:r>
        <w:rPr>
          <w:spacing w:val="3"/>
        </w:rPr>
        <w:t xml:space="preserve"> </w:t>
      </w:r>
      <w:r>
        <w:rPr>
          <w:w w:val="90"/>
        </w:rPr>
        <w:t>slope</w:t>
      </w:r>
      <w:r>
        <w:rPr>
          <w:spacing w:val="3"/>
        </w:rPr>
        <w:t xml:space="preserve"> </w:t>
      </w:r>
      <w:r>
        <w:rPr>
          <w:w w:val="90"/>
        </w:rPr>
        <w:t>parameter</w:t>
      </w:r>
      <w:r>
        <w:rPr>
          <w:spacing w:val="3"/>
        </w:rPr>
        <w:t xml:space="preserve"> </w:t>
      </w:r>
      <w:r>
        <w:rPr>
          <w:spacing w:val="-5"/>
          <w:w w:val="90"/>
        </w:rPr>
        <w:t>is.</w:t>
      </w:r>
    </w:p>
    <w:p w14:paraId="6DEA4345" w14:textId="77777777" w:rsidR="00470D98" w:rsidRDefault="00470D98">
      <w:pPr>
        <w:pStyle w:val="BodyText"/>
        <w:spacing w:before="0"/>
        <w:ind w:left="0"/>
        <w:rPr>
          <w:sz w:val="22"/>
        </w:rPr>
      </w:pPr>
    </w:p>
    <w:tbl>
      <w:tblPr>
        <w:tblW w:w="0" w:type="auto"/>
        <w:tblInd w:w="276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7"/>
        <w:gridCol w:w="690"/>
        <w:gridCol w:w="1108"/>
        <w:gridCol w:w="781"/>
      </w:tblGrid>
      <w:tr w:rsidR="00470D98" w14:paraId="5CCD945C" w14:textId="77777777">
        <w:trPr>
          <w:trHeight w:val="300"/>
        </w:trPr>
        <w:tc>
          <w:tcPr>
            <w:tcW w:w="907" w:type="dxa"/>
            <w:tcBorders>
              <w:bottom w:val="single" w:sz="4" w:space="0" w:color="000000"/>
              <w:right w:val="single" w:sz="4" w:space="0" w:color="000000"/>
            </w:tcBorders>
          </w:tcPr>
          <w:p w14:paraId="4F23A25B" w14:textId="77777777" w:rsidR="00470D98" w:rsidRDefault="001E0CFE">
            <w:pPr>
              <w:pStyle w:val="TableParagraph"/>
              <w:spacing w:line="274" w:lineRule="exact"/>
              <w:ind w:left="69" w:right="69"/>
              <w:rPr>
                <w:sz w:val="24"/>
              </w:rPr>
              <w:pPrChange w:id="230" w:author="Hughes, Anna E" w:date="2023-08-09T15:29:00Z">
                <w:pPr>
                  <w:pStyle w:val="TableParagraph"/>
                  <w:spacing w:line="274" w:lineRule="exact"/>
                  <w:ind w:left="68" w:right="70"/>
                  <w:jc w:val="center"/>
                </w:pPr>
              </w:pPrChange>
            </w:pPr>
            <w:r>
              <w:rPr>
                <w:spacing w:val="-2"/>
                <w:sz w:val="24"/>
              </w:rPr>
              <w:t>feature</w:t>
            </w:r>
          </w:p>
        </w:tc>
        <w:tc>
          <w:tcPr>
            <w:tcW w:w="690" w:type="dxa"/>
            <w:tcBorders>
              <w:left w:val="single" w:sz="4" w:space="0" w:color="000000"/>
              <w:bottom w:val="single" w:sz="4" w:space="0" w:color="000000"/>
              <w:right w:val="double" w:sz="4" w:space="0" w:color="000000"/>
            </w:tcBorders>
          </w:tcPr>
          <w:p w14:paraId="2518534E" w14:textId="77777777" w:rsidR="00470D98" w:rsidRDefault="001E0CFE">
            <w:pPr>
              <w:pStyle w:val="TableParagraph"/>
              <w:spacing w:line="273" w:lineRule="exact"/>
              <w:ind w:left="83" w:right="105"/>
              <w:rPr>
                <w:rFonts w:ascii="Times New Roman"/>
                <w:i/>
                <w:sz w:val="24"/>
              </w:rPr>
              <w:pPrChange w:id="231" w:author="Hughes, Anna E" w:date="2023-08-09T15:29:00Z">
                <w:pPr>
                  <w:pStyle w:val="TableParagraph"/>
                  <w:spacing w:line="273" w:lineRule="exact"/>
                  <w:ind w:left="78" w:right="110"/>
                  <w:jc w:val="center"/>
                </w:pPr>
              </w:pPrChange>
            </w:pPr>
            <w:r>
              <w:rPr>
                <w:rFonts w:ascii="Times New Roman"/>
                <w:i/>
                <w:spacing w:val="-5"/>
                <w:w w:val="105"/>
                <w:sz w:val="24"/>
              </w:rPr>
              <w:t>D</w:t>
            </w:r>
            <w:r>
              <w:rPr>
                <w:rFonts w:ascii="Times New Roman"/>
                <w:i/>
                <w:spacing w:val="-5"/>
                <w:w w:val="105"/>
                <w:sz w:val="24"/>
                <w:vertAlign w:val="subscript"/>
              </w:rPr>
              <w:t>c</w:t>
            </w:r>
          </w:p>
        </w:tc>
        <w:tc>
          <w:tcPr>
            <w:tcW w:w="1108" w:type="dxa"/>
            <w:tcBorders>
              <w:left w:val="double" w:sz="4" w:space="0" w:color="000000"/>
              <w:bottom w:val="single" w:sz="4" w:space="0" w:color="000000"/>
              <w:right w:val="single" w:sz="4" w:space="0" w:color="000000"/>
            </w:tcBorders>
          </w:tcPr>
          <w:p w14:paraId="31408D6F" w14:textId="77777777" w:rsidR="00470D98" w:rsidRDefault="001E0CFE">
            <w:pPr>
              <w:pStyle w:val="TableParagraph"/>
              <w:spacing w:line="274" w:lineRule="exact"/>
              <w:ind w:left="81" w:right="69"/>
              <w:rPr>
                <w:sz w:val="24"/>
              </w:rPr>
              <w:pPrChange w:id="232" w:author="Hughes, Anna E" w:date="2023-08-09T15:29:00Z">
                <w:pPr>
                  <w:pStyle w:val="TableParagraph"/>
                  <w:spacing w:line="274" w:lineRule="exact"/>
                  <w:ind w:left="86" w:right="64"/>
                  <w:jc w:val="center"/>
                </w:pPr>
              </w:pPrChange>
            </w:pPr>
            <w:r>
              <w:rPr>
                <w:spacing w:val="-2"/>
                <w:sz w:val="24"/>
              </w:rPr>
              <w:t>feature</w:t>
            </w:r>
          </w:p>
        </w:tc>
        <w:tc>
          <w:tcPr>
            <w:tcW w:w="781" w:type="dxa"/>
            <w:tcBorders>
              <w:left w:val="single" w:sz="4" w:space="0" w:color="000000"/>
              <w:bottom w:val="single" w:sz="4" w:space="0" w:color="000000"/>
            </w:tcBorders>
          </w:tcPr>
          <w:p w14:paraId="147EBAB6" w14:textId="77777777" w:rsidR="00470D98" w:rsidRDefault="001E0CFE">
            <w:pPr>
              <w:pStyle w:val="TableParagraph"/>
              <w:spacing w:line="273" w:lineRule="exact"/>
              <w:ind w:left="69" w:right="79"/>
              <w:rPr>
                <w:rFonts w:ascii="Times New Roman"/>
                <w:i/>
                <w:sz w:val="24"/>
              </w:rPr>
              <w:pPrChange w:id="233" w:author="Hughes, Anna E" w:date="2023-08-09T15:29:00Z">
                <w:pPr>
                  <w:pStyle w:val="TableParagraph"/>
                  <w:spacing w:line="273" w:lineRule="exact"/>
                  <w:ind w:left="72" w:right="77"/>
                  <w:jc w:val="center"/>
                </w:pPr>
              </w:pPrChange>
            </w:pPr>
            <w:r>
              <w:rPr>
                <w:rFonts w:ascii="Times New Roman"/>
                <w:i/>
                <w:spacing w:val="-5"/>
                <w:w w:val="105"/>
                <w:sz w:val="24"/>
              </w:rPr>
              <w:t>D</w:t>
            </w:r>
            <w:r>
              <w:rPr>
                <w:rFonts w:ascii="Times New Roman"/>
                <w:i/>
                <w:spacing w:val="-5"/>
                <w:w w:val="105"/>
                <w:sz w:val="24"/>
                <w:vertAlign w:val="subscript"/>
              </w:rPr>
              <w:t>s</w:t>
            </w:r>
          </w:p>
        </w:tc>
      </w:tr>
      <w:tr w:rsidR="00470D98" w14:paraId="4A3944B9" w14:textId="77777777">
        <w:trPr>
          <w:trHeight w:val="275"/>
        </w:trPr>
        <w:tc>
          <w:tcPr>
            <w:tcW w:w="907" w:type="dxa"/>
            <w:tcBorders>
              <w:top w:val="single" w:sz="4" w:space="0" w:color="000000"/>
              <w:right w:val="single" w:sz="4" w:space="0" w:color="000000"/>
            </w:tcBorders>
          </w:tcPr>
          <w:p w14:paraId="55C168C2" w14:textId="77777777" w:rsidR="00470D98" w:rsidRDefault="001E0CFE">
            <w:pPr>
              <w:pStyle w:val="TableParagraph"/>
              <w:spacing w:line="249" w:lineRule="exact"/>
              <w:ind w:left="69" w:right="69"/>
              <w:rPr>
                <w:sz w:val="24"/>
              </w:rPr>
              <w:pPrChange w:id="234" w:author="Hughes, Anna E" w:date="2023-08-09T15:29:00Z">
                <w:pPr>
                  <w:pStyle w:val="TableParagraph"/>
                  <w:spacing w:line="249" w:lineRule="exact"/>
                  <w:ind w:left="68" w:right="70"/>
                  <w:jc w:val="center"/>
                </w:pPr>
              </w:pPrChange>
            </w:pPr>
            <w:r>
              <w:rPr>
                <w:spacing w:val="-4"/>
                <w:sz w:val="24"/>
              </w:rPr>
              <w:t>blue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right w:val="double" w:sz="4" w:space="0" w:color="000000"/>
            </w:tcBorders>
          </w:tcPr>
          <w:p w14:paraId="77DCC46C" w14:textId="77777777" w:rsidR="00470D98" w:rsidRDefault="001E0CFE">
            <w:pPr>
              <w:pStyle w:val="TableParagraph"/>
              <w:spacing w:line="249" w:lineRule="exact"/>
              <w:ind w:left="93" w:right="105"/>
              <w:rPr>
                <w:sz w:val="24"/>
              </w:rPr>
              <w:pPrChange w:id="235" w:author="Hughes, Anna E" w:date="2023-08-09T15:29:00Z">
                <w:pPr>
                  <w:pStyle w:val="TableParagraph"/>
                  <w:spacing w:line="249" w:lineRule="exact"/>
                  <w:ind w:left="88" w:right="110"/>
                  <w:jc w:val="center"/>
                </w:pPr>
              </w:pPrChange>
            </w:pPr>
            <w:r>
              <w:rPr>
                <w:spacing w:val="-4"/>
                <w:sz w:val="24"/>
              </w:rPr>
              <w:t>76.8</w:t>
            </w:r>
          </w:p>
        </w:tc>
        <w:tc>
          <w:tcPr>
            <w:tcW w:w="1108" w:type="dxa"/>
            <w:tcBorders>
              <w:top w:val="single" w:sz="4" w:space="0" w:color="000000"/>
              <w:left w:val="double" w:sz="4" w:space="0" w:color="000000"/>
              <w:right w:val="single" w:sz="4" w:space="0" w:color="000000"/>
            </w:tcBorders>
          </w:tcPr>
          <w:p w14:paraId="6B685D4A" w14:textId="77777777" w:rsidR="00470D98" w:rsidRDefault="001E0CFE">
            <w:pPr>
              <w:pStyle w:val="TableParagraph"/>
              <w:spacing w:line="249" w:lineRule="exact"/>
              <w:ind w:left="81" w:right="69"/>
              <w:rPr>
                <w:sz w:val="24"/>
              </w:rPr>
              <w:pPrChange w:id="236" w:author="Hughes, Anna E" w:date="2023-08-09T15:29:00Z">
                <w:pPr>
                  <w:pStyle w:val="TableParagraph"/>
                  <w:spacing w:line="249" w:lineRule="exact"/>
                  <w:ind w:left="86" w:right="64"/>
                  <w:jc w:val="center"/>
                </w:pPr>
              </w:pPrChange>
            </w:pPr>
            <w:r>
              <w:rPr>
                <w:spacing w:val="-2"/>
                <w:sz w:val="24"/>
              </w:rPr>
              <w:t>triangle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</w:tcBorders>
          </w:tcPr>
          <w:p w14:paraId="1DCFDC0B" w14:textId="77777777" w:rsidR="00470D98" w:rsidRDefault="001E0CFE">
            <w:pPr>
              <w:pStyle w:val="TableParagraph"/>
              <w:spacing w:line="249" w:lineRule="exact"/>
              <w:ind w:left="79" w:right="79"/>
              <w:rPr>
                <w:sz w:val="24"/>
              </w:rPr>
              <w:pPrChange w:id="237" w:author="Hughes, Anna E" w:date="2023-08-09T15:29:00Z">
                <w:pPr>
                  <w:pStyle w:val="TableParagraph"/>
                  <w:spacing w:line="249" w:lineRule="exact"/>
                  <w:ind w:left="79" w:right="77"/>
                  <w:jc w:val="center"/>
                </w:pPr>
              </w:pPrChange>
            </w:pPr>
            <w:r>
              <w:rPr>
                <w:spacing w:val="-2"/>
                <w:sz w:val="24"/>
              </w:rPr>
              <w:t>141.1</w:t>
            </w:r>
          </w:p>
        </w:tc>
      </w:tr>
      <w:tr w:rsidR="00470D98" w14:paraId="40A584F6" w14:textId="77777777">
        <w:trPr>
          <w:trHeight w:val="288"/>
        </w:trPr>
        <w:tc>
          <w:tcPr>
            <w:tcW w:w="907" w:type="dxa"/>
            <w:tcBorders>
              <w:right w:val="single" w:sz="4" w:space="0" w:color="000000"/>
            </w:tcBorders>
          </w:tcPr>
          <w:p w14:paraId="120E45ED" w14:textId="77777777" w:rsidR="00470D98" w:rsidRDefault="001E0CFE">
            <w:pPr>
              <w:pStyle w:val="TableParagraph"/>
              <w:spacing w:line="269" w:lineRule="exact"/>
              <w:ind w:left="69" w:right="69"/>
              <w:rPr>
                <w:sz w:val="24"/>
              </w:rPr>
              <w:pPrChange w:id="238" w:author="Hughes, Anna E" w:date="2023-08-09T15:29:00Z">
                <w:pPr>
                  <w:pStyle w:val="TableParagraph"/>
                  <w:spacing w:line="269" w:lineRule="exact"/>
                  <w:ind w:left="68" w:right="70"/>
                  <w:jc w:val="center"/>
                </w:pPr>
              </w:pPrChange>
            </w:pPr>
            <w:r>
              <w:rPr>
                <w:spacing w:val="-2"/>
                <w:sz w:val="24"/>
              </w:rPr>
              <w:t>yellow</w:t>
            </w:r>
          </w:p>
        </w:tc>
        <w:tc>
          <w:tcPr>
            <w:tcW w:w="690" w:type="dxa"/>
            <w:tcBorders>
              <w:left w:val="single" w:sz="4" w:space="0" w:color="000000"/>
              <w:right w:val="double" w:sz="4" w:space="0" w:color="000000"/>
            </w:tcBorders>
          </w:tcPr>
          <w:p w14:paraId="489D4AF9" w14:textId="77777777" w:rsidR="00470D98" w:rsidRDefault="001E0CFE">
            <w:pPr>
              <w:pStyle w:val="TableParagraph"/>
              <w:spacing w:line="269" w:lineRule="exact"/>
              <w:ind w:left="93" w:right="105"/>
              <w:rPr>
                <w:sz w:val="24"/>
              </w:rPr>
              <w:pPrChange w:id="239" w:author="Hughes, Anna E" w:date="2023-08-09T15:29:00Z">
                <w:pPr>
                  <w:pStyle w:val="TableParagraph"/>
                  <w:spacing w:line="269" w:lineRule="exact"/>
                  <w:ind w:left="88" w:right="110"/>
                  <w:jc w:val="center"/>
                </w:pPr>
              </w:pPrChange>
            </w:pPr>
            <w:r>
              <w:rPr>
                <w:spacing w:val="-4"/>
                <w:sz w:val="24"/>
              </w:rPr>
              <w:t>16.0</w:t>
            </w:r>
          </w:p>
        </w:tc>
        <w:tc>
          <w:tcPr>
            <w:tcW w:w="1108" w:type="dxa"/>
            <w:tcBorders>
              <w:left w:val="double" w:sz="4" w:space="0" w:color="000000"/>
              <w:right w:val="single" w:sz="4" w:space="0" w:color="000000"/>
            </w:tcBorders>
          </w:tcPr>
          <w:p w14:paraId="5551FCEF" w14:textId="77777777" w:rsidR="00470D98" w:rsidRDefault="001E0CFE">
            <w:pPr>
              <w:pStyle w:val="TableParagraph"/>
              <w:spacing w:line="269" w:lineRule="exact"/>
              <w:ind w:left="81" w:right="69"/>
              <w:rPr>
                <w:sz w:val="24"/>
              </w:rPr>
              <w:pPrChange w:id="240" w:author="Hughes, Anna E" w:date="2023-08-09T15:29:00Z">
                <w:pPr>
                  <w:pStyle w:val="TableParagraph"/>
                  <w:spacing w:line="269" w:lineRule="exact"/>
                  <w:ind w:left="86" w:right="64"/>
                  <w:jc w:val="center"/>
                </w:pPr>
              </w:pPrChange>
            </w:pPr>
            <w:r>
              <w:rPr>
                <w:spacing w:val="-2"/>
                <w:sz w:val="24"/>
              </w:rPr>
              <w:t>diamond</w:t>
            </w:r>
          </w:p>
        </w:tc>
        <w:tc>
          <w:tcPr>
            <w:tcW w:w="781" w:type="dxa"/>
            <w:tcBorders>
              <w:left w:val="single" w:sz="4" w:space="0" w:color="000000"/>
            </w:tcBorders>
          </w:tcPr>
          <w:p w14:paraId="45614BCB" w14:textId="77777777" w:rsidR="00470D98" w:rsidRDefault="001E0CFE">
            <w:pPr>
              <w:pStyle w:val="TableParagraph"/>
              <w:spacing w:line="269" w:lineRule="exact"/>
              <w:ind w:left="79" w:right="79"/>
              <w:rPr>
                <w:sz w:val="24"/>
              </w:rPr>
              <w:pPrChange w:id="241" w:author="Hughes, Anna E" w:date="2023-08-09T15:29:00Z">
                <w:pPr>
                  <w:pStyle w:val="TableParagraph"/>
                  <w:spacing w:line="269" w:lineRule="exact"/>
                  <w:ind w:left="79" w:right="77"/>
                  <w:jc w:val="center"/>
                </w:pPr>
              </w:pPrChange>
            </w:pPr>
            <w:r>
              <w:rPr>
                <w:spacing w:val="-4"/>
                <w:sz w:val="24"/>
              </w:rPr>
              <w:t>77.2</w:t>
            </w:r>
          </w:p>
        </w:tc>
      </w:tr>
      <w:tr w:rsidR="00470D98" w14:paraId="61E92A67" w14:textId="77777777">
        <w:trPr>
          <w:trHeight w:val="308"/>
        </w:trPr>
        <w:tc>
          <w:tcPr>
            <w:tcW w:w="907" w:type="dxa"/>
            <w:tcBorders>
              <w:right w:val="single" w:sz="4" w:space="0" w:color="000000"/>
            </w:tcBorders>
          </w:tcPr>
          <w:p w14:paraId="28EA9F85" w14:textId="77777777" w:rsidR="00470D98" w:rsidRDefault="001E0CFE">
            <w:pPr>
              <w:pStyle w:val="TableParagraph"/>
              <w:spacing w:line="275" w:lineRule="exact"/>
              <w:ind w:left="69" w:right="69"/>
              <w:rPr>
                <w:sz w:val="24"/>
              </w:rPr>
              <w:pPrChange w:id="242" w:author="Hughes, Anna E" w:date="2023-08-09T15:29:00Z">
                <w:pPr>
                  <w:pStyle w:val="TableParagraph"/>
                  <w:spacing w:line="275" w:lineRule="exact"/>
                  <w:ind w:left="68" w:right="70"/>
                  <w:jc w:val="center"/>
                </w:pPr>
              </w:pPrChange>
            </w:pPr>
            <w:r>
              <w:rPr>
                <w:spacing w:val="-2"/>
                <w:sz w:val="24"/>
              </w:rPr>
              <w:t>orange</w:t>
            </w:r>
          </w:p>
        </w:tc>
        <w:tc>
          <w:tcPr>
            <w:tcW w:w="690" w:type="dxa"/>
            <w:tcBorders>
              <w:left w:val="single" w:sz="4" w:space="0" w:color="000000"/>
              <w:right w:val="double" w:sz="4" w:space="0" w:color="000000"/>
            </w:tcBorders>
          </w:tcPr>
          <w:p w14:paraId="4BF6761A" w14:textId="77777777" w:rsidR="00470D98" w:rsidRDefault="001E0CFE">
            <w:pPr>
              <w:pStyle w:val="TableParagraph"/>
              <w:spacing w:line="275" w:lineRule="exact"/>
              <w:ind w:left="93" w:right="105"/>
              <w:rPr>
                <w:sz w:val="24"/>
              </w:rPr>
              <w:pPrChange w:id="243" w:author="Hughes, Anna E" w:date="2023-08-09T15:29:00Z">
                <w:pPr>
                  <w:pStyle w:val="TableParagraph"/>
                  <w:spacing w:line="275" w:lineRule="exact"/>
                  <w:ind w:left="88" w:right="110"/>
                  <w:jc w:val="center"/>
                </w:pPr>
              </w:pPrChange>
            </w:pPr>
            <w:r>
              <w:rPr>
                <w:spacing w:val="-5"/>
                <w:sz w:val="24"/>
              </w:rPr>
              <w:t>9.8</w:t>
            </w:r>
          </w:p>
        </w:tc>
        <w:tc>
          <w:tcPr>
            <w:tcW w:w="1108" w:type="dxa"/>
            <w:tcBorders>
              <w:left w:val="double" w:sz="4" w:space="0" w:color="000000"/>
              <w:right w:val="single" w:sz="4" w:space="0" w:color="000000"/>
            </w:tcBorders>
          </w:tcPr>
          <w:p w14:paraId="491D938B" w14:textId="77777777" w:rsidR="00470D98" w:rsidRDefault="001E0CFE">
            <w:pPr>
              <w:pStyle w:val="TableParagraph"/>
              <w:spacing w:line="275" w:lineRule="exact"/>
              <w:ind w:left="81" w:right="69"/>
              <w:rPr>
                <w:sz w:val="24"/>
              </w:rPr>
              <w:pPrChange w:id="244" w:author="Hughes, Anna E" w:date="2023-08-09T15:29:00Z">
                <w:pPr>
                  <w:pStyle w:val="TableParagraph"/>
                  <w:spacing w:line="275" w:lineRule="exact"/>
                  <w:ind w:left="86" w:right="64"/>
                  <w:jc w:val="center"/>
                </w:pPr>
              </w:pPrChange>
            </w:pPr>
            <w:r>
              <w:rPr>
                <w:spacing w:val="-2"/>
                <w:sz w:val="24"/>
              </w:rPr>
              <w:t>circle</w:t>
            </w:r>
          </w:p>
        </w:tc>
        <w:tc>
          <w:tcPr>
            <w:tcW w:w="781" w:type="dxa"/>
            <w:tcBorders>
              <w:left w:val="single" w:sz="4" w:space="0" w:color="000000"/>
            </w:tcBorders>
          </w:tcPr>
          <w:p w14:paraId="0EB21C02" w14:textId="77777777" w:rsidR="00470D98" w:rsidRDefault="001E0CFE">
            <w:pPr>
              <w:pStyle w:val="TableParagraph"/>
              <w:spacing w:line="275" w:lineRule="exact"/>
              <w:ind w:left="79" w:right="79"/>
              <w:rPr>
                <w:sz w:val="24"/>
              </w:rPr>
              <w:pPrChange w:id="245" w:author="Hughes, Anna E" w:date="2023-08-09T15:29:00Z">
                <w:pPr>
                  <w:pStyle w:val="TableParagraph"/>
                  <w:spacing w:line="275" w:lineRule="exact"/>
                  <w:ind w:left="79" w:right="77"/>
                  <w:jc w:val="center"/>
                </w:pPr>
              </w:pPrChange>
            </w:pPr>
            <w:r>
              <w:rPr>
                <w:spacing w:val="-4"/>
                <w:sz w:val="24"/>
              </w:rPr>
              <w:t>62.1</w:t>
            </w:r>
          </w:p>
        </w:tc>
      </w:tr>
    </w:tbl>
    <w:p w14:paraId="490C9BAB" w14:textId="77777777" w:rsidR="00470D98" w:rsidRDefault="001E0CFE">
      <w:pPr>
        <w:spacing w:before="167" w:line="244" w:lineRule="auto"/>
        <w:ind w:left="617" w:right="447"/>
        <w:rPr>
          <w:sz w:val="20"/>
        </w:rPr>
        <w:pPrChange w:id="246" w:author="Hughes, Anna E" w:date="2023-08-09T15:29:00Z">
          <w:pPr>
            <w:spacing w:before="167" w:line="244" w:lineRule="auto"/>
            <w:ind w:left="617" w:right="293"/>
          </w:pPr>
        </w:pPrChange>
      </w:pPr>
      <w:r>
        <w:rPr>
          <w:spacing w:val="-2"/>
          <w:sz w:val="20"/>
        </w:rPr>
        <w:t>Table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2:</w:t>
      </w:r>
      <w:r>
        <w:rPr>
          <w:spacing w:val="-1"/>
          <w:sz w:val="20"/>
        </w:rPr>
        <w:t xml:space="preserve"> </w:t>
      </w:r>
      <w:bookmarkStart w:id="247" w:name="_bookmark3"/>
      <w:bookmarkEnd w:id="247"/>
      <w:r>
        <w:rPr>
          <w:spacing w:val="-2"/>
          <w:sz w:val="20"/>
        </w:rPr>
        <w:t>A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table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of</w:t>
      </w:r>
      <w:r>
        <w:rPr>
          <w:spacing w:val="-7"/>
          <w:sz w:val="20"/>
        </w:rPr>
        <w:t xml:space="preserve"> </w:t>
      </w:r>
      <w:r>
        <w:rPr>
          <w:rFonts w:ascii="Times New Roman"/>
          <w:i/>
          <w:spacing w:val="-2"/>
          <w:sz w:val="20"/>
        </w:rPr>
        <w:t>D</w:t>
      </w:r>
      <w:r>
        <w:rPr>
          <w:rFonts w:ascii="Times New Roman"/>
          <w:i/>
          <w:spacing w:val="-2"/>
          <w:sz w:val="20"/>
          <w:vertAlign w:val="subscript"/>
        </w:rPr>
        <w:t>i</w:t>
      </w:r>
      <w:r>
        <w:rPr>
          <w:rFonts w:ascii="Times New Roman"/>
          <w:i/>
          <w:spacing w:val="-5"/>
          <w:sz w:val="20"/>
        </w:rPr>
        <w:t xml:space="preserve"> </w:t>
      </w:r>
      <w:r>
        <w:rPr>
          <w:spacing w:val="-2"/>
          <w:sz w:val="20"/>
        </w:rPr>
        <w:t>values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for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Experiment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1a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1b.</w:t>
      </w:r>
      <w:r>
        <w:rPr>
          <w:spacing w:val="3"/>
          <w:sz w:val="20"/>
        </w:rPr>
        <w:t xml:space="preserve"> </w:t>
      </w:r>
      <w:r>
        <w:rPr>
          <w:spacing w:val="-2"/>
          <w:sz w:val="20"/>
        </w:rPr>
        <w:t>See</w:t>
      </w:r>
      <w:r>
        <w:rPr>
          <w:spacing w:val="-7"/>
          <w:sz w:val="20"/>
        </w:rPr>
        <w:t xml:space="preserve"> </w:t>
      </w:r>
      <w:r>
        <w:rPr>
          <w:rFonts w:ascii="Times New Roman"/>
          <w:i/>
          <w:spacing w:val="-2"/>
          <w:sz w:val="20"/>
        </w:rPr>
        <w:t>Supplementary</w:t>
      </w:r>
      <w:r>
        <w:rPr>
          <w:rFonts w:ascii="Times New Roman"/>
          <w:i/>
          <w:spacing w:val="-11"/>
          <w:sz w:val="20"/>
        </w:rPr>
        <w:t xml:space="preserve"> </w:t>
      </w:r>
      <w:r>
        <w:rPr>
          <w:rFonts w:ascii="Times New Roman"/>
          <w:i/>
          <w:spacing w:val="-2"/>
          <w:sz w:val="20"/>
        </w:rPr>
        <w:t>Materials</w:t>
      </w:r>
      <w:r>
        <w:rPr>
          <w:rFonts w:ascii="Times New Roman"/>
          <w:i/>
          <w:spacing w:val="-10"/>
          <w:sz w:val="20"/>
        </w:rPr>
        <w:t xml:space="preserve"> </w:t>
      </w:r>
      <w:r>
        <w:rPr>
          <w:rFonts w:ascii="Times New Roman"/>
          <w:i/>
          <w:spacing w:val="-2"/>
          <w:sz w:val="20"/>
        </w:rPr>
        <w:t>-</w:t>
      </w:r>
      <w:r>
        <w:rPr>
          <w:rFonts w:ascii="Times New Roman"/>
          <w:i/>
          <w:spacing w:val="-11"/>
          <w:sz w:val="20"/>
        </w:rPr>
        <w:t xml:space="preserve"> </w:t>
      </w:r>
      <w:r>
        <w:rPr>
          <w:rFonts w:ascii="Times New Roman"/>
          <w:i/>
          <w:spacing w:val="-2"/>
          <w:sz w:val="20"/>
        </w:rPr>
        <w:t xml:space="preserve">Computa- </w:t>
      </w:r>
      <w:r>
        <w:rPr>
          <w:rFonts w:ascii="Times New Roman"/>
          <w:i/>
          <w:sz w:val="20"/>
        </w:rPr>
        <w:t>tional</w:t>
      </w:r>
      <w:r>
        <w:rPr>
          <w:rFonts w:ascii="Times New Roman"/>
          <w:i/>
          <w:spacing w:val="-10"/>
          <w:sz w:val="20"/>
        </w:rPr>
        <w:t xml:space="preserve"> </w:t>
      </w:r>
      <w:r>
        <w:rPr>
          <w:rFonts w:ascii="Times New Roman"/>
          <w:i/>
          <w:sz w:val="20"/>
        </w:rPr>
        <w:t>Verification</w:t>
      </w:r>
      <w:r>
        <w:rPr>
          <w:rFonts w:ascii="Times New Roman"/>
          <w:i/>
          <w:spacing w:val="-10"/>
          <w:sz w:val="20"/>
        </w:rPr>
        <w:t xml:space="preserve"> </w:t>
      </w:r>
      <w:r>
        <w:rPr>
          <w:sz w:val="20"/>
        </w:rPr>
        <w:t>for</w:t>
      </w:r>
      <w:r>
        <w:rPr>
          <w:spacing w:val="-4"/>
          <w:sz w:val="20"/>
        </w:rPr>
        <w:t xml:space="preserve"> </w:t>
      </w:r>
      <w:r>
        <w:rPr>
          <w:sz w:val="20"/>
        </w:rPr>
        <w:t>full</w:t>
      </w:r>
      <w:r>
        <w:rPr>
          <w:spacing w:val="-4"/>
          <w:sz w:val="20"/>
        </w:rPr>
        <w:t xml:space="preserve"> </w:t>
      </w:r>
      <w:r>
        <w:rPr>
          <w:sz w:val="20"/>
        </w:rPr>
        <w:t>values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4"/>
          <w:sz w:val="20"/>
        </w:rPr>
        <w:t xml:space="preserve"> </w:t>
      </w:r>
      <w:r>
        <w:rPr>
          <w:sz w:val="20"/>
        </w:rPr>
        <w:t>all</w:t>
      </w:r>
      <w:r>
        <w:rPr>
          <w:spacing w:val="-4"/>
          <w:sz w:val="20"/>
        </w:rPr>
        <w:t xml:space="preserve"> </w:t>
      </w:r>
      <w:r>
        <w:rPr>
          <w:sz w:val="20"/>
        </w:rPr>
        <w:t>experiments.</w:t>
      </w:r>
    </w:p>
    <w:p w14:paraId="03BCB854" w14:textId="77777777" w:rsidR="00470D98" w:rsidRDefault="00470D98">
      <w:pPr>
        <w:pStyle w:val="BodyText"/>
        <w:spacing w:before="0"/>
        <w:ind w:left="0"/>
      </w:pPr>
    </w:p>
    <w:p w14:paraId="79F833BF" w14:textId="77777777" w:rsidR="00470D98" w:rsidRDefault="00470D98">
      <w:pPr>
        <w:pStyle w:val="BodyText"/>
        <w:spacing w:before="3"/>
        <w:ind w:left="0"/>
        <w:rPr>
          <w:sz w:val="19"/>
        </w:rPr>
      </w:pPr>
    </w:p>
    <w:p w14:paraId="41E6204C" w14:textId="77777777" w:rsidR="00470D98" w:rsidRDefault="001E0CFE">
      <w:pPr>
        <w:ind w:left="227"/>
        <w:rPr>
          <w:rFonts w:ascii="Times New Roman"/>
          <w:i/>
          <w:sz w:val="24"/>
        </w:rPr>
      </w:pPr>
      <w:r>
        <w:rPr>
          <w:rFonts w:ascii="Trebuchet MS"/>
          <w:sz w:val="12"/>
        </w:rPr>
        <w:t>221</w:t>
      </w:r>
      <w:r>
        <w:rPr>
          <w:rFonts w:ascii="Trebuchet MS"/>
          <w:spacing w:val="148"/>
          <w:sz w:val="12"/>
        </w:rPr>
        <w:t xml:space="preserve"> </w:t>
      </w:r>
      <w:bookmarkStart w:id="248" w:name="Estimating_Dc,s,_the_logarithmic_slope_p"/>
      <w:bookmarkEnd w:id="248"/>
      <w:r>
        <w:rPr>
          <w:rFonts w:ascii="Times New Roman"/>
          <w:i/>
          <w:sz w:val="24"/>
        </w:rPr>
        <w:t>2.1.2.</w:t>
      </w:r>
      <w:r>
        <w:rPr>
          <w:rFonts w:ascii="Times New Roman"/>
          <w:i/>
          <w:spacing w:val="51"/>
          <w:sz w:val="24"/>
        </w:rPr>
        <w:t xml:space="preserve"> </w:t>
      </w:r>
      <w:r>
        <w:rPr>
          <w:rFonts w:ascii="Times New Roman"/>
          <w:i/>
          <w:sz w:val="24"/>
        </w:rPr>
        <w:t>Estimating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D</w:t>
      </w:r>
      <w:r>
        <w:rPr>
          <w:rFonts w:ascii="Times New Roman"/>
          <w:i/>
          <w:sz w:val="24"/>
          <w:vertAlign w:val="subscript"/>
        </w:rPr>
        <w:t>c</w:t>
      </w:r>
      <w:r>
        <w:rPr>
          <w:rFonts w:ascii="Verdana"/>
          <w:i/>
          <w:sz w:val="24"/>
          <w:vertAlign w:val="subscript"/>
        </w:rPr>
        <w:t>,</w:t>
      </w:r>
      <w:r>
        <w:rPr>
          <w:rFonts w:ascii="Times New Roman"/>
          <w:i/>
          <w:sz w:val="24"/>
          <w:vertAlign w:val="subscript"/>
        </w:rPr>
        <w:t>s</w:t>
      </w:r>
      <w:r>
        <w:rPr>
          <w:rFonts w:ascii="Times New Roman"/>
          <w:i/>
          <w:sz w:val="24"/>
        </w:rPr>
        <w:t>,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the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logarithmic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slope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parameter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for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compound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features</w:t>
      </w:r>
    </w:p>
    <w:p w14:paraId="3471CB77" w14:textId="77777777" w:rsidR="00470D98" w:rsidRDefault="001E0CFE">
      <w:pPr>
        <w:pStyle w:val="BodyText"/>
        <w:tabs>
          <w:tab w:val="left" w:pos="968"/>
        </w:tabs>
        <w:spacing w:before="29"/>
      </w:pPr>
      <w:r>
        <w:rPr>
          <w:rFonts w:ascii="Trebuchet MS"/>
          <w:spacing w:val="-5"/>
          <w:sz w:val="12"/>
        </w:rPr>
        <w:t>222</w:t>
      </w:r>
      <w:r>
        <w:rPr>
          <w:rFonts w:ascii="Trebuchet MS"/>
          <w:sz w:val="12"/>
        </w:rPr>
        <w:tab/>
      </w:r>
      <w:r>
        <w:rPr>
          <w:spacing w:val="-4"/>
        </w:rPr>
        <w:t>In</w:t>
      </w:r>
      <w:r>
        <w:rPr>
          <w:spacing w:val="-5"/>
        </w:rPr>
        <w:t xml:space="preserve"> </w:t>
      </w:r>
      <w:r>
        <w:rPr>
          <w:spacing w:val="-4"/>
        </w:rPr>
        <w:t>the</w:t>
      </w:r>
      <w:r>
        <w:rPr>
          <w:spacing w:val="-5"/>
        </w:rPr>
        <w:t xml:space="preserve"> </w:t>
      </w:r>
      <w:r>
        <w:rPr>
          <w:spacing w:val="-4"/>
        </w:rPr>
        <w:t>context of</w:t>
      </w:r>
      <w:r>
        <w:rPr>
          <w:spacing w:val="-5"/>
        </w:rPr>
        <w:t xml:space="preserve"> </w:t>
      </w:r>
      <w:r>
        <w:rPr>
          <w:spacing w:val="-4"/>
        </w:rPr>
        <w:t>the</w:t>
      </w:r>
      <w:r>
        <w:rPr>
          <w:spacing w:val="-5"/>
        </w:rPr>
        <w:t xml:space="preserve"> </w:t>
      </w:r>
      <w:r>
        <w:rPr>
          <w:spacing w:val="-4"/>
        </w:rPr>
        <w:t>current experiments, the core</w:t>
      </w:r>
      <w:r>
        <w:rPr>
          <w:spacing w:val="-5"/>
        </w:rPr>
        <w:t xml:space="preserve"> </w:t>
      </w:r>
      <w:r>
        <w:rPr>
          <w:spacing w:val="-4"/>
        </w:rPr>
        <w:t>idea of</w:t>
      </w:r>
      <w:r>
        <w:rPr>
          <w:spacing w:val="-5"/>
        </w:rPr>
        <w:t xml:space="preserve"> </w:t>
      </w:r>
      <w:r>
        <w:rPr>
          <w:spacing w:val="-4"/>
        </w:rPr>
        <w:t>TCS theory</w:t>
      </w:r>
      <w:r>
        <w:rPr>
          <w:spacing w:val="-5"/>
        </w:rPr>
        <w:t xml:space="preserve"> </w:t>
      </w:r>
      <w:r>
        <w:rPr>
          <w:spacing w:val="-4"/>
        </w:rPr>
        <w:t>is</w:t>
      </w:r>
      <w:r>
        <w:rPr>
          <w:spacing w:val="-5"/>
        </w:rPr>
        <w:t xml:space="preserve"> </w:t>
      </w:r>
      <w:r>
        <w:rPr>
          <w:spacing w:val="-4"/>
        </w:rPr>
        <w:t>that</w:t>
      </w:r>
    </w:p>
    <w:p w14:paraId="0C97757E" w14:textId="77777777" w:rsidR="00470D98" w:rsidRDefault="001E0CFE">
      <w:pPr>
        <w:pStyle w:val="BodyText"/>
        <w:spacing w:before="8"/>
      </w:pPr>
      <w:r>
        <w:rPr>
          <w:rFonts w:ascii="Trebuchet MS"/>
          <w:spacing w:val="-4"/>
          <w:sz w:val="12"/>
        </w:rPr>
        <w:t>223</w:t>
      </w:r>
      <w:r>
        <w:rPr>
          <w:rFonts w:ascii="Trebuchet MS"/>
          <w:spacing w:val="77"/>
          <w:w w:val="150"/>
          <w:sz w:val="12"/>
        </w:rPr>
        <w:t xml:space="preserve"> </w:t>
      </w:r>
      <w:r>
        <w:rPr>
          <w:spacing w:val="-4"/>
        </w:rPr>
        <w:t>we</w:t>
      </w:r>
      <w:r>
        <w:rPr>
          <w:spacing w:val="6"/>
        </w:rPr>
        <w:t xml:space="preserve"> </w:t>
      </w:r>
      <w:r>
        <w:rPr>
          <w:spacing w:val="-4"/>
        </w:rPr>
        <w:t>can</w:t>
      </w:r>
      <w:r>
        <w:rPr>
          <w:spacing w:val="5"/>
        </w:rPr>
        <w:t xml:space="preserve"> </w:t>
      </w:r>
      <w:r>
        <w:rPr>
          <w:spacing w:val="-4"/>
        </w:rPr>
        <w:t>estimate</w:t>
      </w:r>
      <w:r>
        <w:rPr>
          <w:spacing w:val="6"/>
        </w:rPr>
        <w:t xml:space="preserve"> </w:t>
      </w:r>
      <w:r>
        <w:rPr>
          <w:spacing w:val="-4"/>
        </w:rPr>
        <w:t>the</w:t>
      </w:r>
      <w:r>
        <w:rPr>
          <w:spacing w:val="6"/>
        </w:rPr>
        <w:t xml:space="preserve"> </w:t>
      </w:r>
      <w:r>
        <w:rPr>
          <w:spacing w:val="-4"/>
        </w:rPr>
        <w:t>(natural)</w:t>
      </w:r>
      <w:r>
        <w:rPr>
          <w:spacing w:val="5"/>
        </w:rPr>
        <w:t xml:space="preserve"> </w:t>
      </w:r>
      <w:r>
        <w:rPr>
          <w:spacing w:val="-4"/>
        </w:rPr>
        <w:t>logarithmic</w:t>
      </w:r>
      <w:r>
        <w:rPr>
          <w:spacing w:val="6"/>
        </w:rPr>
        <w:t xml:space="preserve"> </w:t>
      </w:r>
      <w:r>
        <w:rPr>
          <w:spacing w:val="-4"/>
        </w:rPr>
        <w:t>slope</w:t>
      </w:r>
      <w:r>
        <w:rPr>
          <w:spacing w:val="5"/>
        </w:rPr>
        <w:t xml:space="preserve"> </w:t>
      </w:r>
      <w:r>
        <w:rPr>
          <w:spacing w:val="-4"/>
        </w:rPr>
        <w:t>parameter</w:t>
      </w:r>
      <w:r>
        <w:rPr>
          <w:spacing w:val="6"/>
        </w:rPr>
        <w:t xml:space="preserve"> </w:t>
      </w:r>
      <w:r>
        <w:rPr>
          <w:spacing w:val="-4"/>
        </w:rPr>
        <w:t>for</w:t>
      </w:r>
      <w:r>
        <w:rPr>
          <w:spacing w:val="6"/>
        </w:rPr>
        <w:t xml:space="preserve"> </w:t>
      </w:r>
      <w:r>
        <w:rPr>
          <w:spacing w:val="-4"/>
        </w:rPr>
        <w:t>a</w:t>
      </w:r>
      <w:r>
        <w:rPr>
          <w:spacing w:val="5"/>
        </w:rPr>
        <w:t xml:space="preserve"> </w:t>
      </w:r>
      <w:r>
        <w:rPr>
          <w:spacing w:val="-4"/>
        </w:rPr>
        <w:t>double</w:t>
      </w:r>
      <w:r>
        <w:rPr>
          <w:spacing w:val="6"/>
        </w:rPr>
        <w:t xml:space="preserve"> </w:t>
      </w:r>
      <w:r>
        <w:rPr>
          <w:spacing w:val="-4"/>
        </w:rPr>
        <w:t>feature</w:t>
      </w:r>
    </w:p>
    <w:p w14:paraId="29830D69" w14:textId="77777777" w:rsidR="00470D98" w:rsidRDefault="001E0CFE">
      <w:pPr>
        <w:pStyle w:val="BodyText"/>
        <w:spacing w:line="279" w:lineRule="exact"/>
      </w:pPr>
      <w:r>
        <w:rPr>
          <w:rFonts w:ascii="Trebuchet MS"/>
          <w:spacing w:val="-6"/>
          <w:sz w:val="12"/>
        </w:rPr>
        <w:t>224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6"/>
        </w:rPr>
        <w:t>visual</w:t>
      </w:r>
      <w:r>
        <w:rPr>
          <w:spacing w:val="12"/>
        </w:rPr>
        <w:t xml:space="preserve"> </w:t>
      </w:r>
      <w:r>
        <w:rPr>
          <w:spacing w:val="-6"/>
        </w:rPr>
        <w:t>search</w:t>
      </w:r>
      <w:r>
        <w:rPr>
          <w:spacing w:val="11"/>
        </w:rPr>
        <w:t xml:space="preserve"> </w:t>
      </w:r>
      <w:r>
        <w:rPr>
          <w:spacing w:val="-6"/>
        </w:rPr>
        <w:t>from</w:t>
      </w:r>
      <w:r>
        <w:rPr>
          <w:spacing w:val="12"/>
        </w:rPr>
        <w:t xml:space="preserve"> </w:t>
      </w:r>
      <w:r>
        <w:rPr>
          <w:spacing w:val="-6"/>
        </w:rPr>
        <w:t>the</w:t>
      </w:r>
      <w:r>
        <w:rPr>
          <w:spacing w:val="12"/>
        </w:rPr>
        <w:t xml:space="preserve"> </w:t>
      </w:r>
      <w:r>
        <w:rPr>
          <w:spacing w:val="-6"/>
        </w:rPr>
        <w:t>slopes</w:t>
      </w:r>
      <w:r>
        <w:rPr>
          <w:spacing w:val="11"/>
        </w:rPr>
        <w:t xml:space="preserve"> </w:t>
      </w:r>
      <w:r>
        <w:rPr>
          <w:spacing w:val="-6"/>
        </w:rPr>
        <w:t>parameters</w:t>
      </w:r>
      <w:r>
        <w:rPr>
          <w:spacing w:val="12"/>
        </w:rPr>
        <w:t xml:space="preserve"> </w:t>
      </w:r>
      <w:r>
        <w:rPr>
          <w:spacing w:val="-6"/>
        </w:rPr>
        <w:t>in</w:t>
      </w:r>
      <w:r>
        <w:rPr>
          <w:spacing w:val="12"/>
        </w:rPr>
        <w:t xml:space="preserve"> </w:t>
      </w:r>
      <w:r>
        <w:rPr>
          <w:spacing w:val="-6"/>
        </w:rPr>
        <w:t>the</w:t>
      </w:r>
      <w:r>
        <w:rPr>
          <w:spacing w:val="11"/>
        </w:rPr>
        <w:t xml:space="preserve"> </w:t>
      </w:r>
      <w:r>
        <w:rPr>
          <w:spacing w:val="-6"/>
        </w:rPr>
        <w:t>two</w:t>
      </w:r>
      <w:r>
        <w:rPr>
          <w:spacing w:val="12"/>
        </w:rPr>
        <w:t xml:space="preserve"> </w:t>
      </w:r>
      <w:r>
        <w:rPr>
          <w:spacing w:val="-6"/>
        </w:rPr>
        <w:t>independent</w:t>
      </w:r>
      <w:r>
        <w:rPr>
          <w:spacing w:val="12"/>
        </w:rPr>
        <w:t xml:space="preserve"> </w:t>
      </w:r>
      <w:r>
        <w:rPr>
          <w:spacing w:val="-6"/>
        </w:rPr>
        <w:t>single</w:t>
      </w:r>
      <w:r>
        <w:rPr>
          <w:spacing w:val="11"/>
        </w:rPr>
        <w:t xml:space="preserve"> </w:t>
      </w:r>
      <w:r>
        <w:rPr>
          <w:spacing w:val="-6"/>
        </w:rPr>
        <w:t>feature</w:t>
      </w:r>
    </w:p>
    <w:p w14:paraId="23A6362F" w14:textId="7E76C357" w:rsidR="00470D98" w:rsidRDefault="001E0CFE">
      <w:pPr>
        <w:spacing w:line="292" w:lineRule="exact"/>
        <w:ind w:left="227"/>
        <w:rPr>
          <w:sz w:val="24"/>
        </w:rPr>
      </w:pPr>
      <w:r>
        <w:rPr>
          <w:rFonts w:ascii="Trebuchet MS"/>
          <w:spacing w:val="-2"/>
          <w:sz w:val="12"/>
        </w:rPr>
        <w:t>225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2"/>
          <w:sz w:val="24"/>
        </w:rPr>
        <w:t>searches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i.e.,</w:t>
      </w:r>
      <w:r>
        <w:rPr>
          <w:spacing w:val="4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D</w:t>
      </w:r>
      <w:r>
        <w:rPr>
          <w:rFonts w:ascii="Times New Roman"/>
          <w:i/>
          <w:spacing w:val="-2"/>
          <w:sz w:val="24"/>
          <w:vertAlign w:val="subscript"/>
        </w:rPr>
        <w:t>c</w:t>
      </w:r>
      <w:r>
        <w:rPr>
          <w:rFonts w:ascii="Verdana"/>
          <w:i/>
          <w:spacing w:val="-2"/>
          <w:sz w:val="24"/>
          <w:vertAlign w:val="subscript"/>
        </w:rPr>
        <w:t>,</w:t>
      </w:r>
      <w:r>
        <w:rPr>
          <w:rFonts w:ascii="Times New Roman"/>
          <w:i/>
          <w:spacing w:val="-2"/>
          <w:sz w:val="24"/>
          <w:vertAlign w:val="subscript"/>
        </w:rPr>
        <w:t>s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ahoma"/>
          <w:spacing w:val="-2"/>
          <w:sz w:val="24"/>
        </w:rPr>
        <w:t xml:space="preserve">= </w:t>
      </w:r>
      <w:r>
        <w:rPr>
          <w:rFonts w:ascii="Times New Roman"/>
          <w:i/>
          <w:spacing w:val="-2"/>
          <w:sz w:val="24"/>
        </w:rPr>
        <w:t>f</w:t>
      </w:r>
      <w:r>
        <w:rPr>
          <w:rFonts w:ascii="Times New Roman"/>
          <w:i/>
          <w:spacing w:val="-26"/>
          <w:sz w:val="24"/>
        </w:rPr>
        <w:t xml:space="preserve"> </w:t>
      </w:r>
      <w:r>
        <w:rPr>
          <w:rFonts w:ascii="Tahoma"/>
          <w:spacing w:val="-2"/>
          <w:sz w:val="24"/>
        </w:rPr>
        <w:t>(</w:t>
      </w:r>
      <w:r>
        <w:rPr>
          <w:rFonts w:ascii="Times New Roman"/>
          <w:i/>
          <w:spacing w:val="-2"/>
          <w:sz w:val="24"/>
        </w:rPr>
        <w:t>D</w:t>
      </w:r>
      <w:r>
        <w:rPr>
          <w:rFonts w:ascii="Times New Roman"/>
          <w:i/>
          <w:spacing w:val="-2"/>
          <w:sz w:val="24"/>
          <w:vertAlign w:val="subscript"/>
        </w:rPr>
        <w:t>c</w:t>
      </w:r>
      <w:r>
        <w:rPr>
          <w:rFonts w:ascii="Verdana"/>
          <w:i/>
          <w:spacing w:val="-2"/>
          <w:sz w:val="24"/>
        </w:rPr>
        <w:t>,</w:t>
      </w:r>
      <w:r>
        <w:rPr>
          <w:rFonts w:ascii="Verdana"/>
          <w:i/>
          <w:spacing w:val="-58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D</w:t>
      </w:r>
      <w:r>
        <w:rPr>
          <w:rFonts w:ascii="Times New Roman"/>
          <w:i/>
          <w:spacing w:val="-2"/>
          <w:sz w:val="24"/>
          <w:vertAlign w:val="subscript"/>
        </w:rPr>
        <w:t>s</w:t>
      </w:r>
      <w:r>
        <w:rPr>
          <w:rFonts w:ascii="Tahoma"/>
          <w:spacing w:val="-2"/>
          <w:sz w:val="24"/>
        </w:rPr>
        <w:t>)</w:t>
      </w:r>
      <w:r>
        <w:rPr>
          <w:spacing w:val="-2"/>
          <w:sz w:val="24"/>
        </w:rPr>
        <w:t>.</w:t>
      </w:r>
      <w:r>
        <w:rPr>
          <w:spacing w:val="30"/>
          <w:sz w:val="24"/>
        </w:rPr>
        <w:t xml:space="preserve"> </w:t>
      </w:r>
      <w:del w:id="249" w:author="Hughes, Anna E" w:date="2023-08-09T15:29:00Z">
        <w:r w:rsidR="00791F47">
          <w:fldChar w:fldCharType="begin"/>
        </w:r>
        <w:r w:rsidR="00791F47">
          <w:delInstrText xml:space="preserve"> HYPERLINK \l "_bookmark29" </w:delInstrText>
        </w:r>
        <w:r w:rsidR="00791F47">
          <w:fldChar w:fldCharType="separate"/>
        </w:r>
        <w:r w:rsidR="001644E6">
          <w:rPr>
            <w:spacing w:val="-2"/>
            <w:sz w:val="24"/>
          </w:rPr>
          <w:delText>Buetti</w:delText>
        </w:r>
        <w:r w:rsidR="001644E6">
          <w:rPr>
            <w:spacing w:val="1"/>
            <w:sz w:val="24"/>
          </w:rPr>
          <w:delText xml:space="preserve"> </w:delText>
        </w:r>
        <w:r w:rsidR="001644E6">
          <w:rPr>
            <w:spacing w:val="-2"/>
            <w:sz w:val="24"/>
          </w:rPr>
          <w:delText>et</w:delText>
        </w:r>
        <w:r w:rsidR="001644E6">
          <w:rPr>
            <w:spacing w:val="2"/>
            <w:sz w:val="24"/>
          </w:rPr>
          <w:delText xml:space="preserve"> </w:delText>
        </w:r>
        <w:r w:rsidR="001644E6">
          <w:rPr>
            <w:spacing w:val="-2"/>
            <w:sz w:val="24"/>
          </w:rPr>
          <w:delText>al.</w:delText>
        </w:r>
        <w:r w:rsidR="00791F47">
          <w:rPr>
            <w:spacing w:val="-2"/>
            <w:sz w:val="24"/>
          </w:rPr>
          <w:fldChar w:fldCharType="end"/>
        </w:r>
        <w:r w:rsidR="001644E6">
          <w:rPr>
            <w:spacing w:val="2"/>
            <w:sz w:val="24"/>
          </w:rPr>
          <w:delText xml:space="preserve"> </w:delText>
        </w:r>
        <w:r w:rsidR="00791F47">
          <w:fldChar w:fldCharType="begin"/>
        </w:r>
        <w:r w:rsidR="00791F47">
          <w:delInstrText xml:space="preserve"> HYPERLINK \l "_bookmark29" </w:delInstrText>
        </w:r>
        <w:r w:rsidR="00791F47">
          <w:fldChar w:fldCharType="separate"/>
        </w:r>
        <w:r w:rsidR="001644E6">
          <w:rPr>
            <w:spacing w:val="-2"/>
            <w:sz w:val="24"/>
          </w:rPr>
          <w:delText>(2019)</w:delText>
        </w:r>
        <w:r w:rsidR="00791F47">
          <w:rPr>
            <w:spacing w:val="-2"/>
            <w:sz w:val="24"/>
          </w:rPr>
          <w:fldChar w:fldCharType="end"/>
        </w:r>
      </w:del>
      <w:ins w:id="250" w:author="Hughes, Anna E" w:date="2023-08-09T15:29:00Z">
        <w:r w:rsidR="00791F47">
          <w:fldChar w:fldCharType="begin"/>
        </w:r>
        <w:r w:rsidR="00791F47">
          <w:instrText xml:space="preserve"> HYPERLINK \l "_bookmark30" </w:instrText>
        </w:r>
        <w:r w:rsidR="00791F47">
          <w:fldChar w:fldCharType="separate"/>
        </w:r>
        <w:r>
          <w:rPr>
            <w:spacing w:val="-2"/>
            <w:sz w:val="24"/>
          </w:rPr>
          <w:t>Buetti</w:t>
        </w:r>
        <w:r>
          <w:rPr>
            <w:spacing w:val="1"/>
            <w:sz w:val="24"/>
          </w:rPr>
          <w:t xml:space="preserve"> </w:t>
        </w:r>
        <w:r>
          <w:rPr>
            <w:spacing w:val="-2"/>
            <w:sz w:val="24"/>
          </w:rPr>
          <w:t>et</w:t>
        </w:r>
        <w:r>
          <w:rPr>
            <w:spacing w:val="2"/>
            <w:sz w:val="24"/>
          </w:rPr>
          <w:t xml:space="preserve"> </w:t>
        </w:r>
        <w:r>
          <w:rPr>
            <w:spacing w:val="-2"/>
            <w:sz w:val="24"/>
          </w:rPr>
          <w:t>al.</w:t>
        </w:r>
        <w:r w:rsidR="00791F47">
          <w:rPr>
            <w:spacing w:val="-2"/>
            <w:sz w:val="24"/>
          </w:rPr>
          <w:fldChar w:fldCharType="end"/>
        </w:r>
        <w:r>
          <w:rPr>
            <w:spacing w:val="2"/>
            <w:sz w:val="24"/>
          </w:rPr>
          <w:t xml:space="preserve"> </w:t>
        </w:r>
        <w:r w:rsidR="00791F47">
          <w:fldChar w:fldCharType="begin"/>
        </w:r>
        <w:r w:rsidR="00791F47">
          <w:instrText xml:space="preserve"> HYPERLINK \l "_bookmark30" </w:instrText>
        </w:r>
        <w:r w:rsidR="00791F47">
          <w:fldChar w:fldCharType="separate"/>
        </w:r>
        <w:r>
          <w:rPr>
            <w:spacing w:val="-2"/>
            <w:sz w:val="24"/>
          </w:rPr>
          <w:t>(2019)</w:t>
        </w:r>
        <w:r w:rsidR="00791F47">
          <w:rPr>
            <w:spacing w:val="-2"/>
            <w:sz w:val="24"/>
          </w:rPr>
          <w:fldChar w:fldCharType="end"/>
        </w:r>
      </w:ins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tested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three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different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models</w:t>
      </w:r>
    </w:p>
    <w:p w14:paraId="3A797607" w14:textId="77777777" w:rsidR="00470D98" w:rsidRDefault="001E0CFE">
      <w:pPr>
        <w:pStyle w:val="BodyText"/>
        <w:spacing w:before="8"/>
      </w:pPr>
      <w:r>
        <w:rPr>
          <w:rFonts w:ascii="Trebuchet MS"/>
          <w:spacing w:val="-4"/>
          <w:sz w:val="12"/>
        </w:rPr>
        <w:t>226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4"/>
        </w:rPr>
        <w:t>for</w:t>
      </w:r>
      <w:r>
        <w:rPr>
          <w:spacing w:val="3"/>
        </w:rPr>
        <w:t xml:space="preserve"> </w:t>
      </w:r>
      <w:r>
        <w:rPr>
          <w:spacing w:val="-4"/>
        </w:rPr>
        <w:t>predicting</w:t>
      </w:r>
      <w:r>
        <w:rPr>
          <w:spacing w:val="3"/>
        </w:rPr>
        <w:t xml:space="preserve"> </w:t>
      </w:r>
      <w:r>
        <w:rPr>
          <w:rFonts w:ascii="Times New Roman"/>
          <w:i/>
          <w:spacing w:val="-4"/>
        </w:rPr>
        <w:t>D</w:t>
      </w:r>
      <w:r>
        <w:rPr>
          <w:rFonts w:ascii="Times New Roman"/>
          <w:i/>
          <w:spacing w:val="-5"/>
        </w:rPr>
        <w:t xml:space="preserve"> </w:t>
      </w:r>
      <w:r>
        <w:rPr>
          <w:spacing w:val="-4"/>
        </w:rPr>
        <w:t>for</w:t>
      </w:r>
      <w:r>
        <w:rPr>
          <w:spacing w:val="2"/>
        </w:rPr>
        <w:t xml:space="preserve"> </w:t>
      </w:r>
      <w:r>
        <w:rPr>
          <w:spacing w:val="-4"/>
        </w:rPr>
        <w:t>compound</w:t>
      </w:r>
      <w:r>
        <w:rPr>
          <w:spacing w:val="2"/>
        </w:rPr>
        <w:t xml:space="preserve"> </w:t>
      </w:r>
      <w:r>
        <w:rPr>
          <w:spacing w:val="-4"/>
        </w:rPr>
        <w:t>colour-shape</w:t>
      </w:r>
      <w:r>
        <w:rPr>
          <w:spacing w:val="2"/>
        </w:rPr>
        <w:t xml:space="preserve"> </w:t>
      </w:r>
      <w:r>
        <w:rPr>
          <w:spacing w:val="-4"/>
        </w:rPr>
        <w:t>stimuli.</w:t>
      </w:r>
      <w:r>
        <w:rPr>
          <w:spacing w:val="38"/>
        </w:rPr>
        <w:t xml:space="preserve"> </w:t>
      </w:r>
      <w:r>
        <w:rPr>
          <w:spacing w:val="-4"/>
        </w:rPr>
        <w:t>The</w:t>
      </w:r>
      <w:r>
        <w:rPr>
          <w:spacing w:val="2"/>
        </w:rPr>
        <w:t xml:space="preserve"> </w:t>
      </w:r>
      <w:r>
        <w:rPr>
          <w:spacing w:val="-4"/>
        </w:rPr>
        <w:t>best</w:t>
      </w:r>
      <w:r>
        <w:rPr>
          <w:spacing w:val="2"/>
        </w:rPr>
        <w:t xml:space="preserve"> </w:t>
      </w:r>
      <w:r>
        <w:rPr>
          <w:spacing w:val="-4"/>
        </w:rPr>
        <w:t>feature</w:t>
      </w:r>
      <w:r>
        <w:rPr>
          <w:spacing w:val="2"/>
        </w:rPr>
        <w:t xml:space="preserve"> </w:t>
      </w:r>
      <w:r>
        <w:rPr>
          <w:spacing w:val="-4"/>
        </w:rPr>
        <w:t>guidance</w:t>
      </w:r>
    </w:p>
    <w:p w14:paraId="60B1B2EC" w14:textId="77777777" w:rsidR="00470D98" w:rsidRDefault="00470D98">
      <w:pPr>
        <w:sectPr w:rsidR="00470D98">
          <w:pgSz w:w="12240" w:h="15840"/>
          <w:pgMar w:top="1820" w:right="1720" w:bottom="2000" w:left="1600" w:header="0" w:footer="1818" w:gutter="0"/>
          <w:cols w:space="720"/>
        </w:sectPr>
      </w:pPr>
    </w:p>
    <w:p w14:paraId="1C29F369" w14:textId="77777777" w:rsidR="00470D98" w:rsidRDefault="00470D98">
      <w:pPr>
        <w:pStyle w:val="BodyText"/>
        <w:spacing w:before="0"/>
        <w:ind w:left="0"/>
        <w:rPr>
          <w:sz w:val="20"/>
        </w:rPr>
      </w:pPr>
    </w:p>
    <w:p w14:paraId="106BB74C" w14:textId="77777777" w:rsidR="00470D98" w:rsidRDefault="00470D98">
      <w:pPr>
        <w:pStyle w:val="BodyText"/>
        <w:spacing w:before="0"/>
        <w:ind w:left="0"/>
        <w:rPr>
          <w:sz w:val="20"/>
        </w:rPr>
      </w:pPr>
    </w:p>
    <w:p w14:paraId="0F63A246" w14:textId="77777777" w:rsidR="00470D98" w:rsidRDefault="001E0CFE">
      <w:pPr>
        <w:pStyle w:val="BodyText"/>
        <w:spacing w:before="238"/>
      </w:pPr>
      <w:r>
        <w:rPr>
          <w:rFonts w:ascii="Trebuchet MS"/>
          <w:spacing w:val="-4"/>
          <w:sz w:val="12"/>
        </w:rPr>
        <w:t>227</w:t>
      </w:r>
      <w:r>
        <w:rPr>
          <w:rFonts w:ascii="Trebuchet MS"/>
          <w:spacing w:val="75"/>
          <w:w w:val="150"/>
          <w:sz w:val="12"/>
        </w:rPr>
        <w:t xml:space="preserve"> </w:t>
      </w:r>
      <w:r>
        <w:rPr>
          <w:spacing w:val="-4"/>
        </w:rPr>
        <w:t>model</w:t>
      </w:r>
      <w:r>
        <w:rPr>
          <w:spacing w:val="-5"/>
        </w:rPr>
        <w:t xml:space="preserve"> </w:t>
      </w:r>
      <w:r>
        <w:rPr>
          <w:spacing w:val="-4"/>
        </w:rPr>
        <w:t>(Equation</w:t>
      </w:r>
      <w:r>
        <w:rPr>
          <w:spacing w:val="-6"/>
        </w:rPr>
        <w:t xml:space="preserve"> </w:t>
      </w:r>
      <w:hyperlink w:anchor="_bookmark4" w:history="1">
        <w:r>
          <w:rPr>
            <w:spacing w:val="-4"/>
          </w:rPr>
          <w:t>2)</w:t>
        </w:r>
      </w:hyperlink>
      <w:r>
        <w:rPr>
          <w:spacing w:val="-5"/>
        </w:rPr>
        <w:t xml:space="preserve"> </w:t>
      </w:r>
      <w:r>
        <w:rPr>
          <w:spacing w:val="-4"/>
        </w:rPr>
        <w:t>suggests</w:t>
      </w:r>
      <w:r>
        <w:rPr>
          <w:spacing w:val="-5"/>
        </w:rPr>
        <w:t xml:space="preserve"> </w:t>
      </w:r>
      <w:r>
        <w:rPr>
          <w:spacing w:val="-4"/>
        </w:rPr>
        <w:t>that</w:t>
      </w:r>
      <w:r>
        <w:rPr>
          <w:spacing w:val="-5"/>
        </w:rPr>
        <w:t xml:space="preserve"> </w:t>
      </w:r>
      <w:r>
        <w:rPr>
          <w:spacing w:val="-4"/>
        </w:rPr>
        <w:t>when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5"/>
        </w:rPr>
        <w:t xml:space="preserve"> </w:t>
      </w:r>
      <w:r>
        <w:rPr>
          <w:spacing w:val="-4"/>
        </w:rPr>
        <w:t>target</w:t>
      </w:r>
      <w:r>
        <w:rPr>
          <w:spacing w:val="-5"/>
        </w:rPr>
        <w:t xml:space="preserve"> </w:t>
      </w:r>
      <w:r>
        <w:rPr>
          <w:spacing w:val="-4"/>
        </w:rPr>
        <w:t>and</w:t>
      </w:r>
      <w:r>
        <w:rPr>
          <w:spacing w:val="-5"/>
        </w:rPr>
        <w:t xml:space="preserve"> </w:t>
      </w:r>
      <w:r>
        <w:rPr>
          <w:spacing w:val="-4"/>
        </w:rPr>
        <w:t>lures</w:t>
      </w:r>
      <w:r>
        <w:rPr>
          <w:spacing w:val="-5"/>
        </w:rPr>
        <w:t xml:space="preserve"> </w:t>
      </w:r>
      <w:r>
        <w:rPr>
          <w:spacing w:val="-4"/>
        </w:rPr>
        <w:t>differ</w:t>
      </w:r>
      <w:r>
        <w:rPr>
          <w:spacing w:val="-6"/>
        </w:rPr>
        <w:t xml:space="preserve"> </w:t>
      </w:r>
      <w:r>
        <w:rPr>
          <w:spacing w:val="-4"/>
        </w:rPr>
        <w:t>in</w:t>
      </w:r>
      <w:r>
        <w:rPr>
          <w:spacing w:val="-5"/>
        </w:rPr>
        <w:t xml:space="preserve"> </w:t>
      </w:r>
      <w:r>
        <w:rPr>
          <w:spacing w:val="-4"/>
        </w:rPr>
        <w:t>two</w:t>
      </w:r>
      <w:r>
        <w:rPr>
          <w:spacing w:val="-5"/>
        </w:rPr>
        <w:t xml:space="preserve"> </w:t>
      </w:r>
      <w:r>
        <w:rPr>
          <w:spacing w:val="-4"/>
        </w:rPr>
        <w:t>dimen-</w:t>
      </w:r>
    </w:p>
    <w:p w14:paraId="7C550BBA" w14:textId="77777777" w:rsidR="00470D98" w:rsidRDefault="001E0CFE">
      <w:pPr>
        <w:pStyle w:val="BodyText"/>
      </w:pPr>
      <w:r>
        <w:rPr>
          <w:rFonts w:ascii="Trebuchet MS"/>
          <w:spacing w:val="-4"/>
          <w:sz w:val="12"/>
        </w:rPr>
        <w:t>228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4"/>
        </w:rPr>
        <w:t>sions,</w:t>
      </w:r>
      <w:r>
        <w:rPr>
          <w:spacing w:val="17"/>
        </w:rPr>
        <w:t xml:space="preserve"> </w:t>
      </w:r>
      <w:r>
        <w:rPr>
          <w:spacing w:val="-4"/>
        </w:rPr>
        <w:t>participants</w:t>
      </w:r>
      <w:r>
        <w:rPr>
          <w:spacing w:val="12"/>
        </w:rPr>
        <w:t xml:space="preserve"> </w:t>
      </w:r>
      <w:r>
        <w:rPr>
          <w:spacing w:val="-4"/>
        </w:rPr>
        <w:t>will</w:t>
      </w:r>
      <w:r>
        <w:rPr>
          <w:spacing w:val="11"/>
        </w:rPr>
        <w:t xml:space="preserve"> </w:t>
      </w:r>
      <w:r>
        <w:rPr>
          <w:spacing w:val="-4"/>
        </w:rPr>
        <w:t>choose</w:t>
      </w:r>
      <w:r>
        <w:rPr>
          <w:spacing w:val="11"/>
        </w:rPr>
        <w:t xml:space="preserve"> </w:t>
      </w:r>
      <w:r>
        <w:rPr>
          <w:spacing w:val="-4"/>
        </w:rPr>
        <w:t>to</w:t>
      </w:r>
      <w:r>
        <w:rPr>
          <w:spacing w:val="11"/>
        </w:rPr>
        <w:t xml:space="preserve"> </w:t>
      </w:r>
      <w:r>
        <w:rPr>
          <w:spacing w:val="-4"/>
        </w:rPr>
        <w:t>attend</w:t>
      </w:r>
      <w:r>
        <w:rPr>
          <w:spacing w:val="12"/>
        </w:rPr>
        <w:t xml:space="preserve"> </w:t>
      </w:r>
      <w:r>
        <w:rPr>
          <w:spacing w:val="-4"/>
        </w:rPr>
        <w:t>to</w:t>
      </w:r>
      <w:r>
        <w:rPr>
          <w:spacing w:val="11"/>
        </w:rPr>
        <w:t xml:space="preserve"> </w:t>
      </w:r>
      <w:r>
        <w:rPr>
          <w:spacing w:val="-4"/>
        </w:rPr>
        <w:t>whichever</w:t>
      </w:r>
      <w:r>
        <w:rPr>
          <w:spacing w:val="11"/>
        </w:rPr>
        <w:t xml:space="preserve"> </w:t>
      </w:r>
      <w:r>
        <w:rPr>
          <w:spacing w:val="-4"/>
        </w:rPr>
        <w:t>feature</w:t>
      </w:r>
      <w:r>
        <w:rPr>
          <w:spacing w:val="11"/>
        </w:rPr>
        <w:t xml:space="preserve"> </w:t>
      </w:r>
      <w:r>
        <w:rPr>
          <w:spacing w:val="-4"/>
        </w:rPr>
        <w:t>dimension</w:t>
      </w:r>
      <w:r>
        <w:rPr>
          <w:spacing w:val="11"/>
        </w:rPr>
        <w:t xml:space="preserve"> </w:t>
      </w:r>
      <w:r>
        <w:rPr>
          <w:spacing w:val="-4"/>
        </w:rPr>
        <w:t>is</w:t>
      </w:r>
      <w:r>
        <w:rPr>
          <w:spacing w:val="12"/>
        </w:rPr>
        <w:t xml:space="preserve"> </w:t>
      </w:r>
      <w:r>
        <w:rPr>
          <w:spacing w:val="-5"/>
        </w:rPr>
        <w:t>the</w:t>
      </w:r>
    </w:p>
    <w:p w14:paraId="65AFD687" w14:textId="77777777" w:rsidR="00470D98" w:rsidRDefault="001E0CFE">
      <w:pPr>
        <w:pStyle w:val="BodyText"/>
        <w:spacing w:before="8"/>
      </w:pPr>
      <w:r>
        <w:rPr>
          <w:rFonts w:ascii="Trebuchet MS"/>
          <w:spacing w:val="-4"/>
          <w:sz w:val="12"/>
        </w:rPr>
        <w:t>229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4"/>
        </w:rPr>
        <w:t>most</w:t>
      </w:r>
      <w:r>
        <w:rPr>
          <w:spacing w:val="-8"/>
        </w:rPr>
        <w:t xml:space="preserve"> </w:t>
      </w:r>
      <w:r>
        <w:rPr>
          <w:spacing w:val="-4"/>
        </w:rPr>
        <w:t>discriminable</w:t>
      </w:r>
      <w:r>
        <w:rPr>
          <w:spacing w:val="-8"/>
        </w:rPr>
        <w:t xml:space="preserve"> </w:t>
      </w:r>
      <w:r>
        <w:rPr>
          <w:spacing w:val="-4"/>
        </w:rPr>
        <w:t>(i.e.</w:t>
      </w:r>
      <w:r>
        <w:rPr>
          <w:spacing w:val="3"/>
        </w:rPr>
        <w:t xml:space="preserve"> </w:t>
      </w:r>
      <w:r>
        <w:rPr>
          <w:spacing w:val="-4"/>
        </w:rPr>
        <w:t>has</w:t>
      </w:r>
      <w:r>
        <w:rPr>
          <w:spacing w:val="-8"/>
        </w:rPr>
        <w:t xml:space="preserve"> </w:t>
      </w:r>
      <w:r>
        <w:rPr>
          <w:spacing w:val="-4"/>
        </w:rPr>
        <w:t>the</w:t>
      </w:r>
      <w:r>
        <w:rPr>
          <w:spacing w:val="-8"/>
        </w:rPr>
        <w:t xml:space="preserve"> </w:t>
      </w:r>
      <w:r>
        <w:rPr>
          <w:spacing w:val="-4"/>
        </w:rPr>
        <w:t>smallest</w:t>
      </w:r>
      <w:r>
        <w:rPr>
          <w:spacing w:val="-9"/>
        </w:rPr>
        <w:t xml:space="preserve"> </w:t>
      </w:r>
      <w:r>
        <w:rPr>
          <w:rFonts w:ascii="Times New Roman"/>
          <w:i/>
          <w:spacing w:val="-4"/>
        </w:rPr>
        <w:t>D</w:t>
      </w:r>
      <w:r>
        <w:rPr>
          <w:rFonts w:ascii="Times New Roman"/>
          <w:i/>
          <w:spacing w:val="-11"/>
        </w:rPr>
        <w:t xml:space="preserve"> </w:t>
      </w:r>
      <w:r>
        <w:rPr>
          <w:spacing w:val="-4"/>
        </w:rPr>
        <w:t>value):</w:t>
      </w:r>
    </w:p>
    <w:p w14:paraId="25C5F1E7" w14:textId="77777777" w:rsidR="00470D98" w:rsidRDefault="00470D98">
      <w:pPr>
        <w:pStyle w:val="BodyText"/>
        <w:spacing w:before="2"/>
        <w:ind w:left="0"/>
      </w:pPr>
    </w:p>
    <w:p w14:paraId="35DE043C" w14:textId="77777777" w:rsidR="00470D98" w:rsidRDefault="001E0CFE">
      <w:pPr>
        <w:tabs>
          <w:tab w:val="left" w:pos="8109"/>
        </w:tabs>
        <w:ind w:left="3572"/>
        <w:rPr>
          <w:sz w:val="24"/>
        </w:rPr>
      </w:pPr>
      <w:bookmarkStart w:id="251" w:name="_bookmark4"/>
      <w:bookmarkEnd w:id="251"/>
      <w:r>
        <w:rPr>
          <w:rFonts w:ascii="Times New Roman"/>
          <w:i/>
          <w:sz w:val="24"/>
        </w:rPr>
        <w:t>D</w:t>
      </w:r>
      <w:r>
        <w:rPr>
          <w:sz w:val="24"/>
          <w:vertAlign w:val="subscript"/>
        </w:rPr>
        <w:t>c,s</w:t>
      </w:r>
      <w:r>
        <w:rPr>
          <w:spacing w:val="16"/>
          <w:sz w:val="24"/>
        </w:rPr>
        <w:t xml:space="preserve"> </w:t>
      </w:r>
      <w:r>
        <w:rPr>
          <w:rFonts w:ascii="Tahoma"/>
          <w:sz w:val="24"/>
        </w:rPr>
        <w:t>=</w:t>
      </w:r>
      <w:r>
        <w:rPr>
          <w:rFonts w:ascii="Tahoma"/>
          <w:spacing w:val="-16"/>
          <w:sz w:val="24"/>
        </w:rPr>
        <w:t xml:space="preserve"> </w:t>
      </w:r>
      <w:r>
        <w:rPr>
          <w:sz w:val="24"/>
        </w:rPr>
        <w:t>min</w:t>
      </w:r>
      <w:r>
        <w:rPr>
          <w:rFonts w:ascii="Tahoma"/>
          <w:sz w:val="24"/>
        </w:rPr>
        <w:t>(</w:t>
      </w:r>
      <w:r>
        <w:rPr>
          <w:rFonts w:ascii="Times New Roman"/>
          <w:i/>
          <w:sz w:val="24"/>
        </w:rPr>
        <w:t>D</w:t>
      </w:r>
      <w:r>
        <w:rPr>
          <w:sz w:val="24"/>
          <w:vertAlign w:val="subscript"/>
        </w:rPr>
        <w:t>c</w:t>
      </w:r>
      <w:r>
        <w:rPr>
          <w:rFonts w:ascii="Verdana"/>
          <w:i/>
          <w:sz w:val="24"/>
        </w:rPr>
        <w:t>,</w:t>
      </w:r>
      <w:r>
        <w:rPr>
          <w:rFonts w:ascii="Verdana"/>
          <w:i/>
          <w:spacing w:val="-55"/>
          <w:sz w:val="24"/>
        </w:rPr>
        <w:t xml:space="preserve"> </w:t>
      </w:r>
      <w:r>
        <w:rPr>
          <w:rFonts w:ascii="Times New Roman"/>
          <w:i/>
          <w:spacing w:val="-5"/>
          <w:sz w:val="24"/>
        </w:rPr>
        <w:t>D</w:t>
      </w:r>
      <w:r>
        <w:rPr>
          <w:spacing w:val="-5"/>
          <w:sz w:val="24"/>
          <w:vertAlign w:val="subscript"/>
        </w:rPr>
        <w:t>s</w:t>
      </w:r>
      <w:r>
        <w:rPr>
          <w:rFonts w:ascii="Tahoma"/>
          <w:spacing w:val="-5"/>
          <w:sz w:val="24"/>
        </w:rPr>
        <w:t>)</w:t>
      </w:r>
      <w:r>
        <w:rPr>
          <w:rFonts w:ascii="Tahoma"/>
          <w:sz w:val="24"/>
        </w:rPr>
        <w:tab/>
      </w:r>
      <w:r>
        <w:rPr>
          <w:spacing w:val="-5"/>
          <w:sz w:val="24"/>
        </w:rPr>
        <w:t>(2)</w:t>
      </w:r>
    </w:p>
    <w:p w14:paraId="2155390E" w14:textId="77777777" w:rsidR="00470D98" w:rsidRDefault="001E0CFE">
      <w:pPr>
        <w:pStyle w:val="BodyText"/>
        <w:tabs>
          <w:tab w:val="left" w:pos="968"/>
        </w:tabs>
        <w:spacing w:before="137"/>
      </w:pPr>
      <w:r>
        <w:rPr>
          <w:rFonts w:ascii="Trebuchet MS"/>
          <w:spacing w:val="-5"/>
          <w:sz w:val="12"/>
        </w:rPr>
        <w:t>230</w:t>
      </w:r>
      <w:r>
        <w:rPr>
          <w:rFonts w:ascii="Trebuchet MS"/>
          <w:sz w:val="12"/>
        </w:rPr>
        <w:tab/>
      </w:r>
      <w:r>
        <w:rPr>
          <w:w w:val="90"/>
        </w:rPr>
        <w:t>The</w:t>
      </w:r>
      <w:r>
        <w:rPr>
          <w:spacing w:val="10"/>
        </w:rPr>
        <w:t xml:space="preserve"> </w:t>
      </w:r>
      <w:r>
        <w:rPr>
          <w:w w:val="90"/>
        </w:rPr>
        <w:t>orthogonal</w:t>
      </w:r>
      <w:r>
        <w:rPr>
          <w:spacing w:val="12"/>
        </w:rPr>
        <w:t xml:space="preserve"> </w:t>
      </w:r>
      <w:r>
        <w:rPr>
          <w:w w:val="90"/>
        </w:rPr>
        <w:t>contrast</w:t>
      </w:r>
      <w:r>
        <w:rPr>
          <w:spacing w:val="10"/>
        </w:rPr>
        <w:t xml:space="preserve"> </w:t>
      </w:r>
      <w:r>
        <w:rPr>
          <w:w w:val="90"/>
        </w:rPr>
        <w:t>combination</w:t>
      </w:r>
      <w:r>
        <w:rPr>
          <w:spacing w:val="12"/>
        </w:rPr>
        <w:t xml:space="preserve"> </w:t>
      </w:r>
      <w:r>
        <w:rPr>
          <w:w w:val="90"/>
        </w:rPr>
        <w:t>model</w:t>
      </w:r>
      <w:r>
        <w:rPr>
          <w:spacing w:val="11"/>
        </w:rPr>
        <w:t xml:space="preserve"> </w:t>
      </w:r>
      <w:r>
        <w:rPr>
          <w:w w:val="90"/>
        </w:rPr>
        <w:t>instead</w:t>
      </w:r>
      <w:r>
        <w:rPr>
          <w:spacing w:val="10"/>
        </w:rPr>
        <w:t xml:space="preserve"> </w:t>
      </w:r>
      <w:r>
        <w:rPr>
          <w:w w:val="90"/>
        </w:rPr>
        <w:t>suggests</w:t>
      </w:r>
      <w:r>
        <w:rPr>
          <w:spacing w:val="12"/>
        </w:rPr>
        <w:t xml:space="preserve"> </w:t>
      </w:r>
      <w:r>
        <w:rPr>
          <w:w w:val="90"/>
        </w:rPr>
        <w:t>that</w:t>
      </w:r>
      <w:r>
        <w:rPr>
          <w:spacing w:val="10"/>
        </w:rPr>
        <w:t xml:space="preserve"> </w:t>
      </w:r>
      <w:r>
        <w:rPr>
          <w:spacing w:val="-2"/>
          <w:w w:val="90"/>
        </w:rPr>
        <w:t>independent</w:t>
      </w:r>
    </w:p>
    <w:p w14:paraId="5D7A9DF5" w14:textId="77777777" w:rsidR="00470D98" w:rsidRDefault="001E0CFE">
      <w:pPr>
        <w:pStyle w:val="BodyText"/>
        <w:spacing w:line="279" w:lineRule="exact"/>
      </w:pPr>
      <w:r>
        <w:rPr>
          <w:rFonts w:ascii="Trebuchet MS"/>
          <w:spacing w:val="-6"/>
          <w:sz w:val="12"/>
        </w:rPr>
        <w:t>231</w:t>
      </w:r>
      <w:r>
        <w:rPr>
          <w:rFonts w:ascii="Trebuchet MS"/>
          <w:spacing w:val="41"/>
          <w:sz w:val="12"/>
        </w:rPr>
        <w:t xml:space="preserve">  </w:t>
      </w:r>
      <w:r>
        <w:rPr>
          <w:spacing w:val="-6"/>
        </w:rPr>
        <w:t>feature</w:t>
      </w:r>
      <w:r>
        <w:rPr>
          <w:spacing w:val="9"/>
        </w:rPr>
        <w:t xml:space="preserve"> </w:t>
      </w:r>
      <w:r>
        <w:rPr>
          <w:spacing w:val="-6"/>
        </w:rPr>
        <w:t>dimensions</w:t>
      </w:r>
      <w:r>
        <w:rPr>
          <w:spacing w:val="10"/>
        </w:rPr>
        <w:t xml:space="preserve"> </w:t>
      </w:r>
      <w:r>
        <w:rPr>
          <w:spacing w:val="-6"/>
        </w:rPr>
        <w:t>comprise</w:t>
      </w:r>
      <w:r>
        <w:rPr>
          <w:spacing w:val="9"/>
        </w:rPr>
        <w:t xml:space="preserve"> </w:t>
      </w:r>
      <w:r>
        <w:rPr>
          <w:spacing w:val="-6"/>
        </w:rPr>
        <w:t>a</w:t>
      </w:r>
      <w:r>
        <w:rPr>
          <w:spacing w:val="10"/>
        </w:rPr>
        <w:t xml:space="preserve"> </w:t>
      </w:r>
      <w:r>
        <w:rPr>
          <w:spacing w:val="-6"/>
        </w:rPr>
        <w:t>multidimensional</w:t>
      </w:r>
      <w:r>
        <w:rPr>
          <w:spacing w:val="9"/>
        </w:rPr>
        <w:t xml:space="preserve"> </w:t>
      </w:r>
      <w:r>
        <w:rPr>
          <w:spacing w:val="-6"/>
        </w:rPr>
        <w:t>space,</w:t>
      </w:r>
      <w:r>
        <w:rPr>
          <w:spacing w:val="14"/>
        </w:rPr>
        <w:t xml:space="preserve"> </w:t>
      </w:r>
      <w:r>
        <w:rPr>
          <w:spacing w:val="-6"/>
        </w:rPr>
        <w:t>where</w:t>
      </w:r>
      <w:r>
        <w:rPr>
          <w:spacing w:val="10"/>
        </w:rPr>
        <w:t xml:space="preserve"> </w:t>
      </w:r>
      <w:r>
        <w:rPr>
          <w:spacing w:val="-6"/>
        </w:rPr>
        <w:t>an</w:t>
      </w:r>
      <w:r>
        <w:rPr>
          <w:spacing w:val="9"/>
        </w:rPr>
        <w:t xml:space="preserve"> </w:t>
      </w:r>
      <w:r>
        <w:rPr>
          <w:spacing w:val="-6"/>
        </w:rPr>
        <w:t>object</w:t>
      </w:r>
      <w:r>
        <w:rPr>
          <w:spacing w:val="10"/>
        </w:rPr>
        <w:t xml:space="preserve"> </w:t>
      </w:r>
      <w:r>
        <w:rPr>
          <w:spacing w:val="-6"/>
        </w:rPr>
        <w:t>can</w:t>
      </w:r>
      <w:r>
        <w:rPr>
          <w:spacing w:val="9"/>
        </w:rPr>
        <w:t xml:space="preserve"> </w:t>
      </w:r>
      <w:r>
        <w:rPr>
          <w:spacing w:val="-6"/>
        </w:rPr>
        <w:t>be</w:t>
      </w:r>
    </w:p>
    <w:p w14:paraId="440AB1F8" w14:textId="77777777" w:rsidR="00470D98" w:rsidRDefault="001E0CFE">
      <w:pPr>
        <w:pStyle w:val="BodyText"/>
        <w:spacing w:before="0" w:line="292" w:lineRule="exact"/>
      </w:pPr>
      <w:r>
        <w:rPr>
          <w:rFonts w:ascii="Trebuchet MS"/>
          <w:spacing w:val="-6"/>
          <w:sz w:val="12"/>
        </w:rPr>
        <w:t>232</w:t>
      </w:r>
      <w:r>
        <w:rPr>
          <w:rFonts w:ascii="Trebuchet MS"/>
          <w:spacing w:val="40"/>
          <w:sz w:val="12"/>
        </w:rPr>
        <w:t xml:space="preserve">  </w:t>
      </w:r>
      <w:r>
        <w:rPr>
          <w:spacing w:val="-6"/>
        </w:rPr>
        <w:t>described</w:t>
      </w:r>
      <w:r>
        <w:rPr>
          <w:spacing w:val="-7"/>
        </w:rPr>
        <w:t xml:space="preserve"> </w:t>
      </w:r>
      <w:r>
        <w:rPr>
          <w:spacing w:val="-6"/>
        </w:rPr>
        <w:t>by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8"/>
        </w:rPr>
        <w:t xml:space="preserve"> </w:t>
      </w:r>
      <w:r>
        <w:rPr>
          <w:spacing w:val="-6"/>
        </w:rPr>
        <w:t>overall</w:t>
      </w:r>
      <w:r>
        <w:rPr>
          <w:spacing w:val="-7"/>
        </w:rPr>
        <w:t xml:space="preserve"> </w:t>
      </w:r>
      <w:r>
        <w:rPr>
          <w:spacing w:val="-6"/>
        </w:rPr>
        <w:t>vector</w:t>
      </w:r>
      <w:r>
        <w:rPr>
          <w:spacing w:val="-7"/>
        </w:rPr>
        <w:t xml:space="preserve"> </w:t>
      </w:r>
      <w:r>
        <w:rPr>
          <w:spacing w:val="-6"/>
        </w:rPr>
        <w:t>in</w:t>
      </w:r>
      <w:r>
        <w:rPr>
          <w:spacing w:val="-7"/>
        </w:rPr>
        <w:t xml:space="preserve"> </w:t>
      </w:r>
      <w:r>
        <w:rPr>
          <w:spacing w:val="-6"/>
        </w:rPr>
        <w:t>this</w:t>
      </w:r>
      <w:r>
        <w:rPr>
          <w:spacing w:val="-7"/>
        </w:rPr>
        <w:t xml:space="preserve"> </w:t>
      </w:r>
      <w:r>
        <w:rPr>
          <w:spacing w:val="-6"/>
        </w:rPr>
        <w:t>space,</w:t>
      </w:r>
      <w:r>
        <w:rPr>
          <w:spacing w:val="-8"/>
        </w:rPr>
        <w:t xml:space="preserve"> </w:t>
      </w:r>
      <w:r>
        <w:rPr>
          <w:spacing w:val="-6"/>
        </w:rPr>
        <w:t>and</w:t>
      </w:r>
      <w:r>
        <w:rPr>
          <w:spacing w:val="-7"/>
        </w:rPr>
        <w:t xml:space="preserve"> </w:t>
      </w:r>
      <w:r>
        <w:rPr>
          <w:spacing w:val="-6"/>
        </w:rPr>
        <w:t>thus</w:t>
      </w:r>
      <w:r>
        <w:rPr>
          <w:spacing w:val="-7"/>
        </w:rPr>
        <w:t xml:space="preserve"> </w:t>
      </w:r>
      <w:r>
        <w:rPr>
          <w:spacing w:val="-6"/>
        </w:rPr>
        <w:t>D</w:t>
      </w:r>
      <w:r>
        <w:rPr>
          <w:spacing w:val="-6"/>
          <w:vertAlign w:val="subscript"/>
        </w:rPr>
        <w:t>c</w:t>
      </w:r>
      <w:r>
        <w:rPr>
          <w:rFonts w:ascii="Verdana"/>
          <w:i/>
          <w:spacing w:val="-6"/>
          <w:vertAlign w:val="subscript"/>
        </w:rPr>
        <w:t>,</w:t>
      </w:r>
      <w:r>
        <w:rPr>
          <w:spacing w:val="-6"/>
          <w:vertAlign w:val="subscript"/>
        </w:rPr>
        <w:t>s</w:t>
      </w:r>
      <w:r>
        <w:t xml:space="preserve"> </w:t>
      </w:r>
      <w:r>
        <w:rPr>
          <w:spacing w:val="-6"/>
        </w:rPr>
        <w:t>can</w:t>
      </w:r>
      <w:r>
        <w:rPr>
          <w:spacing w:val="-7"/>
        </w:rPr>
        <w:t xml:space="preserve"> </w:t>
      </w:r>
      <w:r>
        <w:rPr>
          <w:spacing w:val="-6"/>
        </w:rPr>
        <w:t>be</w:t>
      </w:r>
      <w:r>
        <w:rPr>
          <w:spacing w:val="-7"/>
        </w:rPr>
        <w:t xml:space="preserve"> </w:t>
      </w:r>
      <w:r>
        <w:rPr>
          <w:spacing w:val="-6"/>
        </w:rPr>
        <w:t>represented</w:t>
      </w:r>
      <w:r>
        <w:rPr>
          <w:spacing w:val="-7"/>
        </w:rPr>
        <w:t xml:space="preserve"> </w:t>
      </w:r>
      <w:r>
        <w:rPr>
          <w:spacing w:val="-6"/>
        </w:rPr>
        <w:t>as:</w:t>
      </w:r>
    </w:p>
    <w:p w14:paraId="695A5B7F" w14:textId="77777777" w:rsidR="00470D98" w:rsidRDefault="001E0CFE">
      <w:pPr>
        <w:pStyle w:val="BodyText"/>
        <w:spacing w:before="188" w:line="169" w:lineRule="exact"/>
        <w:ind w:left="753"/>
        <w:jc w:val="center"/>
      </w:pPr>
      <w:bookmarkStart w:id="252" w:name="_bookmark5"/>
      <w:bookmarkEnd w:id="252"/>
      <w:r>
        <w:rPr>
          <w:w w:val="89"/>
        </w:rPr>
        <w:t>1</w:t>
      </w:r>
    </w:p>
    <w:p w14:paraId="4A750043" w14:textId="77777777" w:rsidR="00470D98" w:rsidRDefault="00470D98">
      <w:pPr>
        <w:spacing w:line="169" w:lineRule="exact"/>
        <w:jc w:val="center"/>
        <w:sectPr w:rsidR="00470D98">
          <w:pgSz w:w="12240" w:h="15840"/>
          <w:pgMar w:top="1820" w:right="1720" w:bottom="2000" w:left="1600" w:header="0" w:footer="1818" w:gutter="0"/>
          <w:cols w:space="720"/>
        </w:sectPr>
      </w:pPr>
    </w:p>
    <w:p w14:paraId="0597DE1D" w14:textId="75EB7333" w:rsidR="00470D98" w:rsidRDefault="00133F83">
      <w:pPr>
        <w:jc w:val="right"/>
        <w:rPr>
          <w:sz w:val="18"/>
        </w:rPr>
      </w:pPr>
      <w:del w:id="253" w:author="Hughes, Anna E" w:date="2023-08-09T15:29:00Z">
        <w:r>
          <w:rPr>
            <w:noProof/>
            <w:lang w:val="en-GB" w:eastAsia="en-GB"/>
          </w:rPr>
          <mc:AlternateContent>
            <mc:Choice Requires="wpg">
              <w:drawing>
                <wp:anchor distT="0" distB="0" distL="114300" distR="114300" simplePos="0" relativeHeight="487646720" behindDoc="1" locked="0" layoutInCell="1" allowOverlap="1" wp14:anchorId="64AF534D" wp14:editId="351BA0D7">
                  <wp:simplePos x="0" y="0"/>
                  <wp:positionH relativeFrom="page">
                    <wp:posOffset>3594735</wp:posOffset>
                  </wp:positionH>
                  <wp:positionV relativeFrom="paragraph">
                    <wp:posOffset>114300</wp:posOffset>
                  </wp:positionV>
                  <wp:extent cx="986155" cy="36195"/>
                  <wp:effectExtent l="0" t="0" r="0" b="0"/>
                  <wp:wrapNone/>
                  <wp:docPr id="552" name="docshapegroup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986155" cy="36195"/>
                            <a:chOff x="5661" y="180"/>
                            <a:chExt cx="1553" cy="57"/>
                          </a:xfrm>
                        </wpg:grpSpPr>
                        <wps:wsp>
                          <wps:cNvPr id="553" name="Line 53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661" y="184"/>
                              <a:ext cx="1552" cy="0"/>
                            </a:xfrm>
                            <a:prstGeom prst="line">
                              <a:avLst/>
                            </a:prstGeom>
                            <a:noFill/>
                            <a:ln w="6071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54" name="Line 53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900" y="232"/>
                              <a:ext cx="1313" cy="0"/>
                            </a:xfrm>
                            <a:prstGeom prst="line">
                              <a:avLst/>
                            </a:prstGeom>
                            <a:noFill/>
                            <a:ln w="591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721EC6A5" id="docshapegroup6" o:spid="_x0000_s1026" style="position:absolute;margin-left:283.05pt;margin-top:9pt;width:77.65pt;height:2.85pt;z-index:-17380864;mso-position-horizontal-relative:page" coordorigin="5661,180" coordsize="1553,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">
                  <v:line id="Line 531" o:spid="_x0000_s1027" style="position:absolute;visibility:visible;mso-wrap-style:square" from="5661,184" to="7213,1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" strokeweight=".16864mm"/>
                  <v:line id="Line 530" o:spid="_x0000_s1028" style="position:absolute;visibility:visible;mso-wrap-style:square" from="5900,232" to="7213,2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" strokeweight=".16439mm"/>
                  <w10:wrap anchorx="page"/>
                </v:group>
              </w:pict>
            </mc:Fallback>
          </mc:AlternateContent>
        </w:r>
        <w:r>
          <w:rPr>
            <w:noProof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487647744" behindDoc="1" locked="0" layoutInCell="1" allowOverlap="1" wp14:anchorId="7FF63935" wp14:editId="23FDB60B">
                  <wp:simplePos x="0" y="0"/>
                  <wp:positionH relativeFrom="page">
                    <wp:posOffset>3820795</wp:posOffset>
                  </wp:positionH>
                  <wp:positionV relativeFrom="paragraph">
                    <wp:posOffset>282575</wp:posOffset>
                  </wp:positionV>
                  <wp:extent cx="127635" cy="0"/>
                  <wp:effectExtent l="0" t="0" r="0" b="0"/>
                  <wp:wrapNone/>
                  <wp:docPr id="555" name="Line 52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127635" cy="0"/>
                          </a:xfrm>
                          <a:prstGeom prst="line">
                            <a:avLst/>
                          </a:prstGeom>
                          <a:noFill/>
                          <a:ln w="607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689DA81D" id="Line 528" o:spid="_x0000_s1026" style="position:absolute;z-index:-1738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00.85pt,22.25pt" to="310.9pt,2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" strokeweight=".16864mm">
                  <w10:wrap anchorx="page"/>
                </v:line>
              </w:pict>
            </mc:Fallback>
          </mc:AlternateContent>
        </w:r>
        <w:r>
          <w:rPr>
            <w:noProof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487648768" behindDoc="1" locked="0" layoutInCell="1" allowOverlap="1" wp14:anchorId="573D8D5A" wp14:editId="6F6488DD">
                  <wp:simplePos x="0" y="0"/>
                  <wp:positionH relativeFrom="page">
                    <wp:posOffset>3746500</wp:posOffset>
                  </wp:positionH>
                  <wp:positionV relativeFrom="paragraph">
                    <wp:posOffset>206375</wp:posOffset>
                  </wp:positionV>
                  <wp:extent cx="276225" cy="208280"/>
                  <wp:effectExtent l="0" t="0" r="0" b="0"/>
                  <wp:wrapNone/>
                  <wp:docPr id="556" name="docshape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76225" cy="208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30CFBA" w14:textId="77777777" w:rsidR="00087420" w:rsidRDefault="001644E6">
                              <w:pPr>
                                <w:spacing w:line="177" w:lineRule="auto"/>
                                <w:rPr>
                                  <w:del w:id="254" w:author="Hughes, Anna E" w:date="2023-08-09T15:29:00Z"/>
                                  <w:rFonts w:ascii="Tahoma"/>
                                  <w:sz w:val="24"/>
                                </w:rPr>
                              </w:pPr>
                              <w:del w:id="255" w:author="Hughes, Anna E" w:date="2023-08-09T15:29:00Z">
                                <w:r>
                                  <w:rPr>
                                    <w:rFonts w:ascii="Tahoma"/>
                                    <w:sz w:val="24"/>
                                  </w:rPr>
                                  <w:delText>(</w:delText>
                                </w:r>
                                <w:r>
                                  <w:rPr>
                                    <w:rFonts w:ascii="Tahoma"/>
                                    <w:spacing w:val="-52"/>
                                    <w:sz w:val="24"/>
                                  </w:rPr>
                                  <w:delText xml:space="preserve"> </w:delText>
                                </w:r>
                                <w:r>
                                  <w:rPr>
                                    <w:rFonts w:ascii="Times New Roman"/>
                                    <w:i/>
                                    <w:position w:val="-7"/>
                                    <w:sz w:val="18"/>
                                  </w:rPr>
                                  <w:delText>D</w:delText>
                                </w:r>
                                <w:r>
                                  <w:rPr>
                                    <w:position w:val="-10"/>
                                    <w:sz w:val="14"/>
                                  </w:rPr>
                                  <w:delText>c</w:delText>
                                </w:r>
                                <w:r>
                                  <w:rPr>
                                    <w:spacing w:val="1"/>
                                    <w:position w:val="-10"/>
                                    <w:sz w:val="14"/>
                                  </w:rPr>
                                  <w:delText xml:space="preserve"> </w:delText>
                                </w:r>
                                <w:r>
                                  <w:rPr>
                                    <w:rFonts w:ascii="Tahoma"/>
                                    <w:spacing w:val="-10"/>
                                    <w:sz w:val="24"/>
                                  </w:rPr>
                                  <w:delText>)</w:delText>
                                </w:r>
                              </w:del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573D8D5A" id="_x0000_t202" coordsize="21600,21600" o:spt="202" path="m,l,21600r21600,l21600,xe">
                  <v:stroke joinstyle="miter"/>
                  <v:path gradientshapeok="t" o:connecttype="rect"/>
                </v:shapetype>
                <v:shape id="docshape7" o:spid="_x0000_s1026" type="#_x0000_t202" style="position:absolute;left:0;text-align:left;margin-left:295pt;margin-top:16.25pt;width:21.75pt;height:16.4pt;z-index:-15667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" filled="f" stroked="f">
                  <v:textbox inset="0,0,0,0">
                    <w:txbxContent>
                      <w:p w14:paraId="2D30CFBA" w14:textId="77777777" w:rsidR="00087420" w:rsidRDefault="001644E6">
                        <w:pPr>
                          <w:spacing w:line="177" w:lineRule="auto"/>
                          <w:rPr>
                            <w:del w:id="256" w:author="Hughes, Anna E" w:date="2023-08-09T15:29:00Z"/>
                            <w:rFonts w:ascii="Tahoma"/>
                            <w:sz w:val="24"/>
                          </w:rPr>
                        </w:pPr>
                        <w:del w:id="257" w:author="Hughes, Anna E" w:date="2023-08-09T15:29:00Z">
                          <w:r>
                            <w:rPr>
                              <w:rFonts w:ascii="Tahoma"/>
                              <w:sz w:val="24"/>
                            </w:rPr>
                            <w:delText>(</w:delText>
                          </w:r>
                          <w:r>
                            <w:rPr>
                              <w:rFonts w:ascii="Tahoma"/>
                              <w:spacing w:val="-52"/>
                              <w:sz w:val="24"/>
                            </w:rPr>
                            <w:delText xml:space="preserve"> </w:delText>
                          </w:r>
                          <w:r>
                            <w:rPr>
                              <w:rFonts w:ascii="Times New Roman"/>
                              <w:i/>
                              <w:position w:val="-7"/>
                              <w:sz w:val="18"/>
                            </w:rPr>
                            <w:delText>D</w:delText>
                          </w:r>
                          <w:r>
                            <w:rPr>
                              <w:position w:val="-10"/>
                              <w:sz w:val="14"/>
                            </w:rPr>
                            <w:delText>c</w:delText>
                          </w:r>
                          <w:r>
                            <w:rPr>
                              <w:spacing w:val="1"/>
                              <w:position w:val="-10"/>
                              <w:sz w:val="14"/>
                            </w:rPr>
                            <w:delText xml:space="preserve"> </w:delText>
                          </w:r>
                          <w:r>
                            <w:rPr>
                              <w:rFonts w:ascii="Tahoma"/>
                              <w:spacing w:val="-10"/>
                              <w:sz w:val="24"/>
                            </w:rPr>
                            <w:delText>)</w:delText>
                          </w:r>
                        </w:del>
                      </w:p>
                    </w:txbxContent>
                  </v:textbox>
                  <w10:wrap anchorx="page"/>
                </v:shape>
              </w:pict>
            </mc:Fallback>
          </mc:AlternateContent>
        </w:r>
      </w:del>
      <w:ins w:id="258" w:author="Hughes, Anna E" w:date="2023-08-09T15:29:00Z">
        <w:r w:rsidR="001E0CFE">
          <w:rPr>
            <w:noProof/>
            <w:lang w:val="en-GB" w:eastAsia="en-GB"/>
          </w:rPr>
          <mc:AlternateContent>
            <mc:Choice Requires="wpg">
              <w:drawing>
                <wp:anchor distT="0" distB="0" distL="0" distR="0" simplePos="0" relativeHeight="485892608" behindDoc="1" locked="0" layoutInCell="1" allowOverlap="1">
                  <wp:simplePos x="0" y="0"/>
                  <wp:positionH relativeFrom="page">
                    <wp:posOffset>3594595</wp:posOffset>
                  </wp:positionH>
                  <wp:positionV relativeFrom="paragraph">
                    <wp:posOffset>114107</wp:posOffset>
                  </wp:positionV>
                  <wp:extent cx="986155" cy="36195"/>
                  <wp:effectExtent l="0" t="0" r="0" b="0"/>
                  <wp:wrapNone/>
                  <wp:docPr id="11" name="Group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>
                          <a:xfrm>
                            <a:off x="0" y="0"/>
                            <a:ext cx="986155" cy="36195"/>
                            <a:chOff x="0" y="0"/>
                            <a:chExt cx="986155" cy="36195"/>
                          </a:xfrm>
                        </wpg:grpSpPr>
                        <wps:wsp>
                          <wps:cNvPr id="12" name="Graphic 12"/>
                          <wps:cNvSpPr/>
                          <wps:spPr>
                            <a:xfrm>
                              <a:off x="0" y="3035"/>
                              <a:ext cx="98615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86155">
                                  <a:moveTo>
                                    <a:pt x="0" y="0"/>
                                  </a:moveTo>
                                  <a:lnTo>
                                    <a:pt x="985723" y="0"/>
                                  </a:lnTo>
                                </a:path>
                              </a:pathLst>
                            </a:custGeom>
                            <a:ln w="6070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Graphic 13"/>
                          <wps:cNvSpPr/>
                          <wps:spPr>
                            <a:xfrm>
                              <a:off x="151828" y="33159"/>
                              <a:ext cx="83439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34390">
                                  <a:moveTo>
                                    <a:pt x="0" y="0"/>
                                  </a:moveTo>
                                  <a:lnTo>
                                    <a:pt x="833894" y="0"/>
                                  </a:lnTo>
                                </a:path>
                              </a:pathLst>
                            </a:custGeom>
                            <a:ln w="5918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4D87FBA4" id="Group 11" o:spid="_x0000_s1026" style="position:absolute;margin-left:283.05pt;margin-top:9pt;width:77.65pt;height:2.85pt;z-index:-17423872;mso-wrap-distance-left:0;mso-wrap-distance-right:0;mso-position-horizontal-relative:page" coordsize="9861,3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">
                  <v:shape id="Graphic 12" o:spid="_x0000_s1027" style="position:absolute;top:30;width:9861;height:13;visibility:visible;mso-wrap-style:square;v-text-anchor:top" coordsize="9861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" path="m,l985723,e" filled="f" strokeweight=".16861mm">
                    <v:path arrowok="t"/>
                  </v:shape>
                  <v:shape id="Graphic 13" o:spid="_x0000_s1028" style="position:absolute;left:1518;top:331;width:8344;height:13;visibility:visible;mso-wrap-style:square;v-text-anchor:top" coordsize="8343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" path="m,l833894,e" filled="f" strokeweight=".16439mm">
                    <v:path arrowok="t"/>
                  </v:shape>
                  <w10:wrap anchorx="page"/>
                </v:group>
              </w:pict>
            </mc:Fallback>
          </mc:AlternateContent>
        </w:r>
        <w:r w:rsidR="001E0CFE">
          <w:rPr>
            <w:noProof/>
            <w:lang w:val="en-GB" w:eastAsia="en-GB"/>
          </w:rPr>
          <mc:AlternateContent>
            <mc:Choice Requires="wps">
              <w:drawing>
                <wp:anchor distT="0" distB="0" distL="0" distR="0" simplePos="0" relativeHeight="485893120" behindDoc="1" locked="0" layoutInCell="1" allowOverlap="1">
                  <wp:simplePos x="0" y="0"/>
                  <wp:positionH relativeFrom="page">
                    <wp:posOffset>3820515</wp:posOffset>
                  </wp:positionH>
                  <wp:positionV relativeFrom="paragraph">
                    <wp:posOffset>282433</wp:posOffset>
                  </wp:positionV>
                  <wp:extent cx="128270" cy="1270"/>
                  <wp:effectExtent l="0" t="0" r="0" b="0"/>
                  <wp:wrapNone/>
                  <wp:docPr id="14" name="Graphic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>
                          <a:xfrm>
                            <a:off x="0" y="0"/>
                            <a:ext cx="128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270">
                                <a:moveTo>
                                  <a:pt x="0" y="0"/>
                                </a:moveTo>
                                <a:lnTo>
                                  <a:pt x="127863" y="0"/>
                                </a:lnTo>
                              </a:path>
                            </a:pathLst>
                          </a:custGeom>
                          <a:ln w="60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28EAA1F2" id="Graphic 14" o:spid="_x0000_s1026" style="position:absolute;margin-left:300.85pt;margin-top:22.25pt;width:10.1pt;height:.1pt;z-index:-17423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8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" path="m,l127863,e" filled="f" strokeweight=".16861mm">
                  <v:path arrowok="t"/>
                  <w10:wrap anchorx="page"/>
                </v:shape>
              </w:pict>
            </mc:Fallback>
          </mc:AlternateContent>
        </w:r>
        <w:r w:rsidR="001E0CFE">
          <w:rPr>
            <w:noProof/>
            <w:lang w:val="en-GB" w:eastAsia="en-GB"/>
          </w:rPr>
          <mc:AlternateContent>
            <mc:Choice Requires="wps">
              <w:drawing>
                <wp:anchor distT="0" distB="0" distL="0" distR="0" simplePos="0" relativeHeight="485895680" behindDoc="1" locked="0" layoutInCell="1" allowOverlap="1">
                  <wp:simplePos x="0" y="0"/>
                  <wp:positionH relativeFrom="page">
                    <wp:posOffset>3746423</wp:posOffset>
                  </wp:positionH>
                  <wp:positionV relativeFrom="paragraph">
                    <wp:posOffset>206520</wp:posOffset>
                  </wp:positionV>
                  <wp:extent cx="276225" cy="208279"/>
                  <wp:effectExtent l="0" t="0" r="0" b="0"/>
                  <wp:wrapNone/>
                  <wp:docPr id="15" name="Textbox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/>
                        </wps:cNvSpPr>
                        <wps:spPr>
                          <a:xfrm>
                            <a:off x="0" y="0"/>
                            <a:ext cx="276225" cy="20827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571C66C" w14:textId="77777777" w:rsidR="00470D98" w:rsidRDefault="001E0CFE">
                              <w:pPr>
                                <w:spacing w:line="177" w:lineRule="auto"/>
                                <w:rPr>
                                  <w:ins w:id="259" w:author="Hughes, Anna E" w:date="2023-08-09T15:29:00Z"/>
                                  <w:rFonts w:ascii="Tahoma"/>
                                  <w:sz w:val="24"/>
                                </w:rPr>
                              </w:pPr>
                              <w:ins w:id="260" w:author="Hughes, Anna E" w:date="2023-08-09T15:29:00Z">
                                <w:r>
                                  <w:rPr>
                                    <w:rFonts w:ascii="Tahoma"/>
                                    <w:sz w:val="24"/>
                                  </w:rPr>
                                  <w:t>(</w:t>
                                </w:r>
                                <w:r>
                                  <w:rPr>
                                    <w:rFonts w:ascii="Tahoma"/>
                                    <w:spacing w:val="-52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i/>
                                    <w:position w:val="-7"/>
                                    <w:sz w:val="18"/>
                                  </w:rPr>
                                  <w:t>D</w:t>
                                </w:r>
                                <w:r>
                                  <w:rPr>
                                    <w:position w:val="-10"/>
                                    <w:sz w:val="14"/>
                                  </w:rPr>
                                  <w:t>c</w:t>
                                </w:r>
                                <w:r>
                                  <w:rPr>
                                    <w:spacing w:val="1"/>
                                    <w:position w:val="-10"/>
                                    <w:sz w:val="1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ahoma"/>
                                    <w:spacing w:val="-10"/>
                                    <w:sz w:val="24"/>
                                  </w:rPr>
                                  <w:t>)</w:t>
                                </w:r>
                              </w:ins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id="Textbox 15" o:spid="_x0000_s1027" type="#_x0000_t202" style="position:absolute;left:0;text-align:left;margin-left:295pt;margin-top:16.25pt;width:21.75pt;height:16.4pt;z-index:-17420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" filled="f" stroked="f">
                  <v:path arrowok="t"/>
                  <v:textbox inset="0,0,0,0">
                    <w:txbxContent>
                      <w:p w14:paraId="4571C66C" w14:textId="77777777" w:rsidR="00470D98" w:rsidRDefault="001E0CFE">
                        <w:pPr>
                          <w:spacing w:line="177" w:lineRule="auto"/>
                          <w:rPr>
                            <w:ins w:id="261" w:author="Hughes, Anna E" w:date="2023-08-09T15:29:00Z"/>
                            <w:rFonts w:ascii="Tahoma"/>
                            <w:sz w:val="24"/>
                          </w:rPr>
                        </w:pPr>
                        <w:ins w:id="262" w:author="Hughes, Anna E" w:date="2023-08-09T15:29:00Z">
                          <w:r>
                            <w:rPr>
                              <w:rFonts w:ascii="Tahoma"/>
                              <w:sz w:val="24"/>
                            </w:rPr>
                            <w:t>(</w:t>
                          </w:r>
                          <w:r>
                            <w:rPr>
                              <w:rFonts w:ascii="Tahoma"/>
                              <w:spacing w:val="-5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position w:val="-7"/>
                              <w:sz w:val="18"/>
                            </w:rPr>
                            <w:t>D</w:t>
                          </w:r>
                          <w:r>
                            <w:rPr>
                              <w:position w:val="-10"/>
                              <w:sz w:val="14"/>
                            </w:rPr>
                            <w:t>c</w:t>
                          </w:r>
                          <w:r>
                            <w:rPr>
                              <w:spacing w:val="1"/>
                              <w:position w:val="-10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Tahoma"/>
                              <w:spacing w:val="-10"/>
                              <w:sz w:val="24"/>
                            </w:rPr>
                            <w:t>)</w:t>
                          </w:r>
                        </w:ins>
                      </w:p>
                    </w:txbxContent>
                  </v:textbox>
                  <w10:wrap anchorx="page"/>
                </v:shape>
              </w:pict>
            </mc:Fallback>
          </mc:AlternateContent>
        </w:r>
      </w:ins>
      <w:r w:rsidR="001E0CFE">
        <w:rPr>
          <w:rFonts w:ascii="Times New Roman"/>
          <w:i/>
          <w:w w:val="110"/>
          <w:position w:val="4"/>
          <w:sz w:val="24"/>
        </w:rPr>
        <w:t>D</w:t>
      </w:r>
      <w:r w:rsidR="001E0CFE">
        <w:rPr>
          <w:w w:val="110"/>
          <w:sz w:val="18"/>
        </w:rPr>
        <w:t>c,s</w:t>
      </w:r>
      <w:r w:rsidR="001E0CFE">
        <w:rPr>
          <w:spacing w:val="-4"/>
          <w:w w:val="110"/>
          <w:sz w:val="18"/>
        </w:rPr>
        <w:t xml:space="preserve"> </w:t>
      </w:r>
      <w:r w:rsidR="001E0CFE">
        <w:rPr>
          <w:rFonts w:ascii="Tahoma"/>
          <w:w w:val="110"/>
          <w:position w:val="4"/>
          <w:sz w:val="24"/>
        </w:rPr>
        <w:t>=</w:t>
      </w:r>
      <w:r w:rsidR="001E0CFE">
        <w:rPr>
          <w:rFonts w:ascii="Tahoma"/>
          <w:spacing w:val="-19"/>
          <w:w w:val="110"/>
          <w:position w:val="4"/>
          <w:sz w:val="24"/>
        </w:rPr>
        <w:t xml:space="preserve"> </w:t>
      </w:r>
      <w:r w:rsidR="001E0CFE">
        <w:rPr>
          <w:rFonts w:ascii="Arial"/>
          <w:w w:val="425"/>
          <w:position w:val="4"/>
          <w:sz w:val="24"/>
        </w:rPr>
        <w:t>j</w:t>
      </w:r>
      <w:r w:rsidR="001E0CFE">
        <w:rPr>
          <w:rFonts w:ascii="Arial"/>
          <w:spacing w:val="-112"/>
          <w:w w:val="425"/>
          <w:position w:val="4"/>
          <w:sz w:val="24"/>
        </w:rPr>
        <w:t xml:space="preserve"> </w:t>
      </w:r>
      <w:r w:rsidR="001E0CFE">
        <w:rPr>
          <w:w w:val="110"/>
          <w:position w:val="-12"/>
          <w:sz w:val="18"/>
        </w:rPr>
        <w:t>1</w:t>
      </w:r>
      <w:r w:rsidR="001E0CFE">
        <w:rPr>
          <w:spacing w:val="32"/>
          <w:w w:val="110"/>
          <w:position w:val="-12"/>
          <w:sz w:val="18"/>
        </w:rPr>
        <w:t xml:space="preserve">  </w:t>
      </w:r>
      <w:r w:rsidR="001E0CFE">
        <w:rPr>
          <w:spacing w:val="-10"/>
          <w:w w:val="110"/>
          <w:position w:val="-15"/>
          <w:sz w:val="18"/>
        </w:rPr>
        <w:t>2</w:t>
      </w:r>
    </w:p>
    <w:p w14:paraId="2E30B4DC" w14:textId="77777777" w:rsidR="00470D98" w:rsidRDefault="001E0CFE">
      <w:pPr>
        <w:spacing w:line="245" w:lineRule="exact"/>
        <w:ind w:left="3244"/>
        <w:rPr>
          <w:sz w:val="24"/>
        </w:rPr>
      </w:pPr>
      <w:r>
        <w:br w:type="column"/>
      </w:r>
      <w:r>
        <w:rPr>
          <w:spacing w:val="-5"/>
          <w:sz w:val="24"/>
        </w:rPr>
        <w:t>(3)</w:t>
      </w:r>
    </w:p>
    <w:p w14:paraId="1D9729DA" w14:textId="27AD0F2D" w:rsidR="00470D98" w:rsidRDefault="00133F83">
      <w:pPr>
        <w:spacing w:line="212" w:lineRule="exact"/>
        <w:ind w:left="390"/>
        <w:rPr>
          <w:sz w:val="18"/>
        </w:rPr>
      </w:pPr>
      <w:del w:id="263" w:author="Hughes, Anna E" w:date="2023-08-09T15:29:00Z">
        <w:r>
          <w:rPr>
            <w:noProof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487650816" behindDoc="1" locked="0" layoutInCell="1" allowOverlap="1" wp14:anchorId="352C068B" wp14:editId="7503CA20">
                  <wp:simplePos x="0" y="0"/>
                  <wp:positionH relativeFrom="page">
                    <wp:posOffset>4319905</wp:posOffset>
                  </wp:positionH>
                  <wp:positionV relativeFrom="paragraph">
                    <wp:posOffset>111760</wp:posOffset>
                  </wp:positionV>
                  <wp:extent cx="123190" cy="0"/>
                  <wp:effectExtent l="0" t="0" r="0" b="0"/>
                  <wp:wrapNone/>
                  <wp:docPr id="557" name="Line 5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123190" cy="0"/>
                          </a:xfrm>
                          <a:prstGeom prst="line">
                            <a:avLst/>
                          </a:prstGeom>
                          <a:noFill/>
                          <a:ln w="607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7E202A08" id="Line 526" o:spid="_x0000_s1026" style="position:absolute;z-index:-1737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0.15pt,8.8pt" to="349.85pt,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" strokeweight=".16864mm">
                  <w10:wrap anchorx="page"/>
                </v:line>
              </w:pict>
            </mc:Fallback>
          </mc:AlternateContent>
        </w:r>
        <w:r>
          <w:rPr>
            <w:noProof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487651840" behindDoc="1" locked="0" layoutInCell="1" allowOverlap="1" wp14:anchorId="2D6E2057" wp14:editId="74DB870A">
                  <wp:simplePos x="0" y="0"/>
                  <wp:positionH relativeFrom="page">
                    <wp:posOffset>4106545</wp:posOffset>
                  </wp:positionH>
                  <wp:positionV relativeFrom="paragraph">
                    <wp:posOffset>36195</wp:posOffset>
                  </wp:positionV>
                  <wp:extent cx="410845" cy="208280"/>
                  <wp:effectExtent l="0" t="0" r="0" b="0"/>
                  <wp:wrapNone/>
                  <wp:docPr id="558" name="docshape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10845" cy="208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E377F3" w14:textId="77777777" w:rsidR="00087420" w:rsidRDefault="001644E6">
                              <w:pPr>
                                <w:spacing w:line="177" w:lineRule="auto"/>
                                <w:rPr>
                                  <w:del w:id="264" w:author="Hughes, Anna E" w:date="2023-08-09T15:29:00Z"/>
                                  <w:rFonts w:ascii="Tahoma"/>
                                  <w:sz w:val="24"/>
                                </w:rPr>
                              </w:pPr>
                              <w:del w:id="265" w:author="Hughes, Anna E" w:date="2023-08-09T15:29:00Z">
                                <w:r>
                                  <w:rPr>
                                    <w:rFonts w:ascii="Tahoma"/>
                                    <w:sz w:val="24"/>
                                  </w:rPr>
                                  <w:delText>+</w:delText>
                                </w:r>
                                <w:r>
                                  <w:rPr>
                                    <w:rFonts w:ascii="Tahoma"/>
                                    <w:spacing w:val="-41"/>
                                    <w:sz w:val="24"/>
                                  </w:rPr>
                                  <w:delText xml:space="preserve"> </w:delText>
                                </w:r>
                                <w:r>
                                  <w:rPr>
                                    <w:rFonts w:ascii="Tahoma"/>
                                    <w:sz w:val="24"/>
                                  </w:rPr>
                                  <w:delText>(</w:delText>
                                </w:r>
                                <w:r>
                                  <w:rPr>
                                    <w:rFonts w:ascii="Tahoma"/>
                                    <w:spacing w:val="-52"/>
                                    <w:sz w:val="24"/>
                                  </w:rPr>
                                  <w:delText xml:space="preserve"> </w:delText>
                                </w:r>
                                <w:r>
                                  <w:rPr>
                                    <w:rFonts w:ascii="Times New Roman"/>
                                    <w:i/>
                                    <w:position w:val="-7"/>
                                    <w:sz w:val="18"/>
                                  </w:rPr>
                                  <w:delText>D</w:delText>
                                </w:r>
                                <w:r>
                                  <w:rPr>
                                    <w:position w:val="-10"/>
                                    <w:sz w:val="14"/>
                                  </w:rPr>
                                  <w:delText>s</w:delText>
                                </w:r>
                                <w:r>
                                  <w:rPr>
                                    <w:spacing w:val="5"/>
                                    <w:position w:val="-10"/>
                                    <w:sz w:val="14"/>
                                  </w:rPr>
                                  <w:delText xml:space="preserve"> </w:delText>
                                </w:r>
                                <w:r>
                                  <w:rPr>
                                    <w:rFonts w:ascii="Tahoma"/>
                                    <w:spacing w:val="-10"/>
                                    <w:sz w:val="24"/>
                                  </w:rPr>
                                  <w:delText>)</w:delText>
                                </w:r>
                              </w:del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w14:anchorId="2D6E2057" id="docshape8" o:spid="_x0000_s1028" type="#_x0000_t202" style="position:absolute;left:0;text-align:left;margin-left:323.35pt;margin-top:2.85pt;width:32.35pt;height:16.4pt;z-index:-15664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" filled="f" stroked="f">
                  <v:textbox inset="0,0,0,0">
                    <w:txbxContent>
                      <w:p w14:paraId="7EE377F3" w14:textId="77777777" w:rsidR="00087420" w:rsidRDefault="001644E6">
                        <w:pPr>
                          <w:spacing w:line="177" w:lineRule="auto"/>
                          <w:rPr>
                            <w:del w:id="266" w:author="Hughes, Anna E" w:date="2023-08-09T15:29:00Z"/>
                            <w:rFonts w:ascii="Tahoma"/>
                            <w:sz w:val="24"/>
                          </w:rPr>
                        </w:pPr>
                        <w:del w:id="267" w:author="Hughes, Anna E" w:date="2023-08-09T15:29:00Z">
                          <w:r>
                            <w:rPr>
                              <w:rFonts w:ascii="Tahoma"/>
                              <w:sz w:val="24"/>
                            </w:rPr>
                            <w:delText>+</w:delText>
                          </w:r>
                          <w:r>
                            <w:rPr>
                              <w:rFonts w:ascii="Tahoma"/>
                              <w:spacing w:val="-41"/>
                              <w:sz w:val="24"/>
                            </w:rPr>
                            <w:delText xml:space="preserve"> </w:delText>
                          </w:r>
                          <w:r>
                            <w:rPr>
                              <w:rFonts w:ascii="Tahoma"/>
                              <w:sz w:val="24"/>
                            </w:rPr>
                            <w:delText>(</w:delText>
                          </w:r>
                          <w:r>
                            <w:rPr>
                              <w:rFonts w:ascii="Tahoma"/>
                              <w:spacing w:val="-52"/>
                              <w:sz w:val="24"/>
                            </w:rPr>
                            <w:delText xml:space="preserve"> </w:delText>
                          </w:r>
                          <w:r>
                            <w:rPr>
                              <w:rFonts w:ascii="Times New Roman"/>
                              <w:i/>
                              <w:position w:val="-7"/>
                              <w:sz w:val="18"/>
                            </w:rPr>
                            <w:delText>D</w:delText>
                          </w:r>
                          <w:r>
                            <w:rPr>
                              <w:position w:val="-10"/>
                              <w:sz w:val="14"/>
                            </w:rPr>
                            <w:delText>s</w:delText>
                          </w:r>
                          <w:r>
                            <w:rPr>
                              <w:spacing w:val="5"/>
                              <w:position w:val="-10"/>
                              <w:sz w:val="14"/>
                            </w:rPr>
                            <w:delText xml:space="preserve"> </w:delText>
                          </w:r>
                          <w:r>
                            <w:rPr>
                              <w:rFonts w:ascii="Tahoma"/>
                              <w:spacing w:val="-10"/>
                              <w:sz w:val="24"/>
                            </w:rPr>
                            <w:delText>)</w:delText>
                          </w:r>
                        </w:del>
                      </w:p>
                    </w:txbxContent>
                  </v:textbox>
                  <w10:wrap anchorx="page"/>
                </v:shape>
              </w:pict>
            </mc:Fallback>
          </mc:AlternateContent>
        </w:r>
      </w:del>
      <w:ins w:id="268" w:author="Hughes, Anna E" w:date="2023-08-09T15:29:00Z">
        <w:r w:rsidR="001E0CFE">
          <w:rPr>
            <w:noProof/>
            <w:lang w:val="en-GB" w:eastAsia="en-GB"/>
          </w:rPr>
          <mc:AlternateContent>
            <mc:Choice Requires="wps">
              <w:drawing>
                <wp:anchor distT="0" distB="0" distL="0" distR="0" simplePos="0" relativeHeight="485893632" behindDoc="1" locked="0" layoutInCell="1" allowOverlap="1">
                  <wp:simplePos x="0" y="0"/>
                  <wp:positionH relativeFrom="page">
                    <wp:posOffset>4319968</wp:posOffset>
                  </wp:positionH>
                  <wp:positionV relativeFrom="paragraph">
                    <wp:posOffset>111968</wp:posOffset>
                  </wp:positionV>
                  <wp:extent cx="123189" cy="1270"/>
                  <wp:effectExtent l="0" t="0" r="0" b="0"/>
                  <wp:wrapNone/>
                  <wp:docPr id="16" name="Graphic 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>
                          <a:xfrm>
                            <a:off x="0" y="0"/>
                            <a:ext cx="12318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189">
                                <a:moveTo>
                                  <a:pt x="0" y="0"/>
                                </a:moveTo>
                                <a:lnTo>
                                  <a:pt x="122999" y="0"/>
                                </a:lnTo>
                              </a:path>
                            </a:pathLst>
                          </a:custGeom>
                          <a:ln w="60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0A2E7B40" id="Graphic 16" o:spid="_x0000_s1026" style="position:absolute;margin-left:340.15pt;margin-top:8.8pt;width:9.7pt;height:.1pt;z-index:-17422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318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" path="m,l122999,e" filled="f" strokeweight=".16861mm">
                  <v:path arrowok="t"/>
                  <w10:wrap anchorx="page"/>
                </v:shape>
              </w:pict>
            </mc:Fallback>
          </mc:AlternateContent>
        </w:r>
        <w:r w:rsidR="001E0CFE">
          <w:rPr>
            <w:noProof/>
            <w:lang w:val="en-GB" w:eastAsia="en-GB"/>
          </w:rPr>
          <mc:AlternateContent>
            <mc:Choice Requires="wps">
              <w:drawing>
                <wp:anchor distT="0" distB="0" distL="0" distR="0" simplePos="0" relativeHeight="485896192" behindDoc="1" locked="0" layoutInCell="1" allowOverlap="1">
                  <wp:simplePos x="0" y="0"/>
                  <wp:positionH relativeFrom="page">
                    <wp:posOffset>4106824</wp:posOffset>
                  </wp:positionH>
                  <wp:positionV relativeFrom="paragraph">
                    <wp:posOffset>36055</wp:posOffset>
                  </wp:positionV>
                  <wp:extent cx="410845" cy="208279"/>
                  <wp:effectExtent l="0" t="0" r="0" b="0"/>
                  <wp:wrapNone/>
                  <wp:docPr id="17" name="Textbox 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/>
                        </wps:cNvSpPr>
                        <wps:spPr>
                          <a:xfrm>
                            <a:off x="0" y="0"/>
                            <a:ext cx="410845" cy="20827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4DE9548" w14:textId="77777777" w:rsidR="00470D98" w:rsidRDefault="001E0CFE">
                              <w:pPr>
                                <w:spacing w:line="177" w:lineRule="auto"/>
                                <w:rPr>
                                  <w:ins w:id="269" w:author="Hughes, Anna E" w:date="2023-08-09T15:29:00Z"/>
                                  <w:rFonts w:ascii="Tahoma"/>
                                  <w:sz w:val="24"/>
                                </w:rPr>
                              </w:pPr>
                              <w:ins w:id="270" w:author="Hughes, Anna E" w:date="2023-08-09T15:29:00Z">
                                <w:r>
                                  <w:rPr>
                                    <w:rFonts w:ascii="Tahoma"/>
                                    <w:sz w:val="24"/>
                                  </w:rPr>
                                  <w:t>+</w:t>
                                </w:r>
                                <w:r>
                                  <w:rPr>
                                    <w:rFonts w:ascii="Tahoma"/>
                                    <w:spacing w:val="-41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ahoma"/>
                                    <w:sz w:val="24"/>
                                  </w:rPr>
                                  <w:t>(</w:t>
                                </w:r>
                                <w:r>
                                  <w:rPr>
                                    <w:rFonts w:ascii="Tahoma"/>
                                    <w:spacing w:val="-52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i/>
                                    <w:position w:val="-7"/>
                                    <w:sz w:val="18"/>
                                  </w:rPr>
                                  <w:t>D</w:t>
                                </w:r>
                                <w:r>
                                  <w:rPr>
                                    <w:position w:val="-10"/>
                                    <w:sz w:val="14"/>
                                  </w:rPr>
                                  <w:t>s</w:t>
                                </w:r>
                                <w:r>
                                  <w:rPr>
                                    <w:spacing w:val="5"/>
                                    <w:position w:val="-10"/>
                                    <w:sz w:val="1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ahoma"/>
                                    <w:spacing w:val="-10"/>
                                    <w:sz w:val="24"/>
                                  </w:rPr>
                                  <w:t>)</w:t>
                                </w:r>
                              </w:ins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id="Textbox 17" o:spid="_x0000_s1029" type="#_x0000_t202" style="position:absolute;left:0;text-align:left;margin-left:323.35pt;margin-top:2.85pt;width:32.35pt;height:16.4pt;z-index:-1742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" filled="f" stroked="f">
                  <v:path arrowok="t"/>
                  <v:textbox inset="0,0,0,0">
                    <w:txbxContent>
                      <w:p w14:paraId="04DE9548" w14:textId="77777777" w:rsidR="00470D98" w:rsidRDefault="001E0CFE">
                        <w:pPr>
                          <w:spacing w:line="177" w:lineRule="auto"/>
                          <w:rPr>
                            <w:ins w:id="271" w:author="Hughes, Anna E" w:date="2023-08-09T15:29:00Z"/>
                            <w:rFonts w:ascii="Tahoma"/>
                            <w:sz w:val="24"/>
                          </w:rPr>
                        </w:pPr>
                        <w:ins w:id="272" w:author="Hughes, Anna E" w:date="2023-08-09T15:29:00Z">
                          <w:r>
                            <w:rPr>
                              <w:rFonts w:ascii="Tahoma"/>
                              <w:sz w:val="24"/>
                            </w:rPr>
                            <w:t>+</w:t>
                          </w:r>
                          <w:r>
                            <w:rPr>
                              <w:rFonts w:ascii="Tahoma"/>
                              <w:spacing w:val="-4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ahoma"/>
                              <w:sz w:val="24"/>
                            </w:rPr>
                            <w:t>(</w:t>
                          </w:r>
                          <w:r>
                            <w:rPr>
                              <w:rFonts w:ascii="Tahoma"/>
                              <w:spacing w:val="-5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position w:val="-7"/>
                              <w:sz w:val="18"/>
                            </w:rPr>
                            <w:t>D</w:t>
                          </w:r>
                          <w:r>
                            <w:rPr>
                              <w:position w:val="-10"/>
                              <w:sz w:val="14"/>
                            </w:rPr>
                            <w:t>s</w:t>
                          </w:r>
                          <w:r>
                            <w:rPr>
                              <w:spacing w:val="5"/>
                              <w:position w:val="-10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Tahoma"/>
                              <w:spacing w:val="-10"/>
                              <w:sz w:val="24"/>
                            </w:rPr>
                            <w:t>)</w:t>
                          </w:r>
                        </w:ins>
                      </w:p>
                    </w:txbxContent>
                  </v:textbox>
                  <w10:wrap anchorx="page"/>
                </v:shape>
              </w:pict>
            </mc:Fallback>
          </mc:AlternateContent>
        </w:r>
      </w:ins>
      <w:r w:rsidR="001E0CFE">
        <w:rPr>
          <w:sz w:val="18"/>
        </w:rPr>
        <w:t>1</w:t>
      </w:r>
      <w:r w:rsidR="001E0CFE">
        <w:rPr>
          <w:spacing w:val="38"/>
          <w:sz w:val="18"/>
        </w:rPr>
        <w:t xml:space="preserve">  </w:t>
      </w:r>
      <w:r w:rsidR="001E0CFE">
        <w:rPr>
          <w:spacing w:val="-10"/>
          <w:position w:val="-2"/>
          <w:sz w:val="18"/>
        </w:rPr>
        <w:t>2</w:t>
      </w:r>
    </w:p>
    <w:p w14:paraId="4B2D4013" w14:textId="77777777" w:rsidR="00470D98" w:rsidRDefault="00470D98">
      <w:pPr>
        <w:spacing w:line="212" w:lineRule="exact"/>
        <w:rPr>
          <w:sz w:val="18"/>
        </w:rPr>
        <w:sectPr w:rsidR="00470D98">
          <w:type w:val="continuous"/>
          <w:pgSz w:w="12240" w:h="15840"/>
          <w:pgMar w:top="1820" w:right="1720" w:bottom="280" w:left="1600" w:header="0" w:footer="1818" w:gutter="0"/>
          <w:cols w:num="2" w:space="720" w:equalWidth="0">
            <w:col w:w="4825" w:space="40"/>
            <w:col w:w="4055"/>
          </w:cols>
        </w:sectPr>
      </w:pPr>
    </w:p>
    <w:p w14:paraId="21FFF55E" w14:textId="77777777" w:rsidR="00470D98" w:rsidRDefault="00470D98">
      <w:pPr>
        <w:pStyle w:val="BodyText"/>
        <w:spacing w:before="4"/>
        <w:ind w:left="0"/>
        <w:rPr>
          <w:sz w:val="12"/>
        </w:rPr>
      </w:pPr>
    </w:p>
    <w:p w14:paraId="7374D02B" w14:textId="77777777" w:rsidR="00470D98" w:rsidRDefault="001E0CFE">
      <w:pPr>
        <w:pStyle w:val="BodyText"/>
        <w:tabs>
          <w:tab w:val="left" w:pos="968"/>
        </w:tabs>
        <w:spacing w:before="94"/>
      </w:pPr>
      <w:r>
        <w:rPr>
          <w:rFonts w:ascii="Trebuchet MS"/>
          <w:spacing w:val="-5"/>
          <w:sz w:val="12"/>
        </w:rPr>
        <w:t>233</w:t>
      </w:r>
      <w:r>
        <w:rPr>
          <w:rFonts w:ascii="Trebuchet MS"/>
          <w:sz w:val="12"/>
        </w:rPr>
        <w:tab/>
      </w:r>
      <w:r>
        <w:rPr>
          <w:w w:val="90"/>
        </w:rPr>
        <w:t>Finally,</w:t>
      </w:r>
      <w:r>
        <w:rPr>
          <w:spacing w:val="13"/>
        </w:rPr>
        <w:t xml:space="preserve"> </w:t>
      </w:r>
      <w:r>
        <w:rPr>
          <w:w w:val="90"/>
        </w:rPr>
        <w:t>the</w:t>
      </w:r>
      <w:r>
        <w:rPr>
          <w:spacing w:val="13"/>
        </w:rPr>
        <w:t xml:space="preserve"> </w:t>
      </w:r>
      <w:r>
        <w:rPr>
          <w:w w:val="90"/>
        </w:rPr>
        <w:t>collinear</w:t>
      </w:r>
      <w:r>
        <w:rPr>
          <w:spacing w:val="13"/>
        </w:rPr>
        <w:t xml:space="preserve"> </w:t>
      </w:r>
      <w:r>
        <w:rPr>
          <w:w w:val="90"/>
        </w:rPr>
        <w:t>contrast</w:t>
      </w:r>
      <w:r>
        <w:rPr>
          <w:spacing w:val="11"/>
        </w:rPr>
        <w:t xml:space="preserve"> </w:t>
      </w:r>
      <w:r>
        <w:rPr>
          <w:w w:val="90"/>
        </w:rPr>
        <w:t>integration</w:t>
      </w:r>
      <w:r>
        <w:rPr>
          <w:spacing w:val="12"/>
        </w:rPr>
        <w:t xml:space="preserve"> </w:t>
      </w:r>
      <w:r>
        <w:rPr>
          <w:w w:val="90"/>
        </w:rPr>
        <w:t>model</w:t>
      </w:r>
      <w:r>
        <w:rPr>
          <w:spacing w:val="11"/>
        </w:rPr>
        <w:t xml:space="preserve"> </w:t>
      </w:r>
      <w:r>
        <w:rPr>
          <w:w w:val="90"/>
        </w:rPr>
        <w:t>also</w:t>
      </w:r>
      <w:r>
        <w:rPr>
          <w:spacing w:val="13"/>
        </w:rPr>
        <w:t xml:space="preserve"> </w:t>
      </w:r>
      <w:r>
        <w:rPr>
          <w:w w:val="90"/>
        </w:rPr>
        <w:t>assumes</w:t>
      </w:r>
      <w:r>
        <w:rPr>
          <w:spacing w:val="11"/>
        </w:rPr>
        <w:t xml:space="preserve"> </w:t>
      </w:r>
      <w:r>
        <w:rPr>
          <w:w w:val="90"/>
        </w:rPr>
        <w:t>independence</w:t>
      </w:r>
      <w:r>
        <w:rPr>
          <w:spacing w:val="11"/>
        </w:rPr>
        <w:t xml:space="preserve"> </w:t>
      </w:r>
      <w:r>
        <w:rPr>
          <w:spacing w:val="-5"/>
          <w:w w:val="90"/>
        </w:rPr>
        <w:t>of</w:t>
      </w:r>
    </w:p>
    <w:p w14:paraId="6362E43A" w14:textId="77777777" w:rsidR="00470D98" w:rsidRDefault="001E0CFE">
      <w:pPr>
        <w:pStyle w:val="BodyText"/>
      </w:pPr>
      <w:r>
        <w:rPr>
          <w:rFonts w:ascii="Trebuchet MS"/>
          <w:spacing w:val="-4"/>
          <w:sz w:val="12"/>
        </w:rPr>
        <w:t>234</w:t>
      </w:r>
      <w:r>
        <w:rPr>
          <w:rFonts w:ascii="Trebuchet MS"/>
          <w:spacing w:val="76"/>
          <w:w w:val="150"/>
          <w:sz w:val="12"/>
        </w:rPr>
        <w:t xml:space="preserve"> </w:t>
      </w:r>
      <w:r>
        <w:rPr>
          <w:spacing w:val="-4"/>
        </w:rPr>
        <w:t>feature</w:t>
      </w:r>
      <w:r>
        <w:rPr>
          <w:spacing w:val="-1"/>
        </w:rPr>
        <w:t xml:space="preserve"> </w:t>
      </w:r>
      <w:r>
        <w:rPr>
          <w:spacing w:val="-4"/>
        </w:rPr>
        <w:t>dimensions,</w:t>
      </w:r>
      <w:r>
        <w:rPr>
          <w:spacing w:val="4"/>
        </w:rPr>
        <w:t xml:space="preserve"> </w:t>
      </w:r>
      <w:r>
        <w:rPr>
          <w:spacing w:val="-4"/>
        </w:rPr>
        <w:t>but</w:t>
      </w:r>
      <w:r>
        <w:rPr>
          <w:spacing w:val="-1"/>
        </w:rPr>
        <w:t xml:space="preserve"> </w:t>
      </w:r>
      <w:r>
        <w:rPr>
          <w:spacing w:val="-4"/>
        </w:rPr>
        <w:t>assumes</w:t>
      </w:r>
      <w:r>
        <w:t xml:space="preserve"> </w:t>
      </w:r>
      <w:r>
        <w:rPr>
          <w:spacing w:val="-4"/>
        </w:rPr>
        <w:t>that</w:t>
      </w:r>
      <w:r>
        <w:t xml:space="preserve"> </w:t>
      </w:r>
      <w:r>
        <w:rPr>
          <w:spacing w:val="-4"/>
        </w:rPr>
        <w:t>while</w:t>
      </w:r>
      <w:r>
        <w:rPr>
          <w:spacing w:val="-1"/>
        </w:rPr>
        <w:t xml:space="preserve"> </w:t>
      </w:r>
      <w:r>
        <w:rPr>
          <w:spacing w:val="-4"/>
        </w:rPr>
        <w:t>the</w:t>
      </w:r>
      <w:r>
        <w:t xml:space="preserve"> </w:t>
      </w:r>
      <w:r>
        <w:rPr>
          <w:spacing w:val="-4"/>
        </w:rPr>
        <w:t>visual</w:t>
      </w:r>
      <w:r>
        <w:t xml:space="preserve"> </w:t>
      </w:r>
      <w:r>
        <w:rPr>
          <w:spacing w:val="-4"/>
        </w:rPr>
        <w:t>features</w:t>
      </w:r>
      <w:r>
        <w:t xml:space="preserve"> </w:t>
      </w:r>
      <w:r>
        <w:rPr>
          <w:spacing w:val="-4"/>
        </w:rPr>
        <w:t>create</w:t>
      </w:r>
      <w:r>
        <w:rPr>
          <w:spacing w:val="-1"/>
        </w:rPr>
        <w:t xml:space="preserve"> </w:t>
      </w:r>
      <w:r>
        <w:rPr>
          <w:spacing w:val="-4"/>
        </w:rPr>
        <w:t>a</w:t>
      </w:r>
      <w:r>
        <w:t xml:space="preserve"> </w:t>
      </w:r>
      <w:r>
        <w:rPr>
          <w:spacing w:val="-4"/>
        </w:rPr>
        <w:t>multidi-</w:t>
      </w:r>
    </w:p>
    <w:p w14:paraId="63DA6068" w14:textId="77777777" w:rsidR="00470D98" w:rsidRDefault="001E0CFE">
      <w:pPr>
        <w:pStyle w:val="BodyText"/>
        <w:spacing w:before="8"/>
      </w:pPr>
      <w:r>
        <w:rPr>
          <w:rFonts w:ascii="Trebuchet MS"/>
          <w:spacing w:val="-4"/>
          <w:sz w:val="12"/>
        </w:rPr>
        <w:t>235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4"/>
        </w:rPr>
        <w:t>mensional</w:t>
      </w:r>
      <w:r>
        <w:rPr>
          <w:spacing w:val="-5"/>
        </w:rPr>
        <w:t xml:space="preserve"> </w:t>
      </w:r>
      <w:r>
        <w:rPr>
          <w:spacing w:val="-4"/>
        </w:rPr>
        <w:t>space,</w:t>
      </w:r>
      <w:r>
        <w:rPr>
          <w:spacing w:val="-5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contrast</w:t>
      </w:r>
      <w:r>
        <w:rPr>
          <w:spacing w:val="-6"/>
        </w:rPr>
        <w:t xml:space="preserve"> </w:t>
      </w:r>
      <w:r>
        <w:rPr>
          <w:spacing w:val="-4"/>
        </w:rPr>
        <w:t>between</w:t>
      </w:r>
      <w:r>
        <w:rPr>
          <w:spacing w:val="-6"/>
        </w:rPr>
        <w:t xml:space="preserve"> </w:t>
      </w:r>
      <w:r>
        <w:rPr>
          <w:spacing w:val="-4"/>
        </w:rPr>
        <w:t>them</w:t>
      </w:r>
      <w:r>
        <w:rPr>
          <w:spacing w:val="-7"/>
        </w:rPr>
        <w:t xml:space="preserve"> </w:t>
      </w:r>
      <w:r>
        <w:rPr>
          <w:spacing w:val="-4"/>
        </w:rPr>
        <w:t>is</w:t>
      </w:r>
      <w:r>
        <w:rPr>
          <w:spacing w:val="-6"/>
        </w:rPr>
        <w:t xml:space="preserve"> </w:t>
      </w:r>
      <w:r>
        <w:rPr>
          <w:spacing w:val="-4"/>
        </w:rPr>
        <w:t>unidimensional.</w:t>
      </w:r>
      <w:r>
        <w:rPr>
          <w:spacing w:val="12"/>
        </w:rPr>
        <w:t xml:space="preserve"> </w:t>
      </w:r>
      <w:r>
        <w:rPr>
          <w:spacing w:val="-4"/>
        </w:rPr>
        <w:t>As</w:t>
      </w:r>
      <w:r>
        <w:rPr>
          <w:spacing w:val="-6"/>
        </w:rPr>
        <w:t xml:space="preserve"> </w:t>
      </w:r>
      <w:r>
        <w:rPr>
          <w:rFonts w:ascii="Times New Roman"/>
          <w:i/>
          <w:spacing w:val="-4"/>
        </w:rPr>
        <w:t>D</w:t>
      </w:r>
      <w:r>
        <w:rPr>
          <w:rFonts w:ascii="Times New Roman"/>
          <w:i/>
          <w:spacing w:val="-11"/>
        </w:rPr>
        <w:t xml:space="preserve"> </w:t>
      </w:r>
      <w:r>
        <w:rPr>
          <w:spacing w:val="-4"/>
        </w:rPr>
        <w:t>is</w:t>
      </w:r>
      <w:r>
        <w:rPr>
          <w:spacing w:val="-6"/>
        </w:rPr>
        <w:t xml:space="preserve"> </w:t>
      </w:r>
      <w:r>
        <w:rPr>
          <w:spacing w:val="-4"/>
        </w:rPr>
        <w:t>assumed</w:t>
      </w:r>
    </w:p>
    <w:p w14:paraId="4BB15FBB" w14:textId="77777777" w:rsidR="00470D98" w:rsidRDefault="001E0CFE">
      <w:pPr>
        <w:pStyle w:val="BodyText"/>
      </w:pPr>
      <w:r>
        <w:rPr>
          <w:rFonts w:ascii="Trebuchet MS"/>
          <w:w w:val="90"/>
          <w:sz w:val="12"/>
        </w:rPr>
        <w:t>236</w:t>
      </w:r>
      <w:r>
        <w:rPr>
          <w:rFonts w:ascii="Trebuchet MS"/>
          <w:spacing w:val="63"/>
          <w:sz w:val="12"/>
        </w:rPr>
        <w:t xml:space="preserve">  </w:t>
      </w:r>
      <w:r>
        <w:rPr>
          <w:w w:val="90"/>
        </w:rPr>
        <w:t>to</w:t>
      </w:r>
      <w:r>
        <w:rPr>
          <w:spacing w:val="7"/>
        </w:rPr>
        <w:t xml:space="preserve"> </w:t>
      </w:r>
      <w:r>
        <w:rPr>
          <w:w w:val="90"/>
        </w:rPr>
        <w:t>be</w:t>
      </w:r>
      <w:r>
        <w:rPr>
          <w:spacing w:val="6"/>
        </w:rPr>
        <w:t xml:space="preserve"> </w:t>
      </w:r>
      <w:r>
        <w:rPr>
          <w:w w:val="90"/>
        </w:rPr>
        <w:t>inversely</w:t>
      </w:r>
      <w:r>
        <w:rPr>
          <w:spacing w:val="7"/>
        </w:rPr>
        <w:t xml:space="preserve"> </w:t>
      </w:r>
      <w:r>
        <w:rPr>
          <w:w w:val="90"/>
        </w:rPr>
        <w:t>proportional</w:t>
      </w:r>
      <w:r>
        <w:rPr>
          <w:spacing w:val="6"/>
        </w:rPr>
        <w:t xml:space="preserve"> </w:t>
      </w:r>
      <w:r>
        <w:rPr>
          <w:w w:val="90"/>
        </w:rPr>
        <w:t>to</w:t>
      </w:r>
      <w:r>
        <w:rPr>
          <w:spacing w:val="7"/>
        </w:rPr>
        <w:t xml:space="preserve"> </w:t>
      </w:r>
      <w:r>
        <w:rPr>
          <w:w w:val="90"/>
        </w:rPr>
        <w:t>contrast,</w:t>
      </w:r>
      <w:r>
        <w:rPr>
          <w:spacing w:val="6"/>
        </w:rPr>
        <w:t xml:space="preserve"> </w:t>
      </w:r>
      <w:r>
        <w:rPr>
          <w:w w:val="90"/>
        </w:rPr>
        <w:t>the</w:t>
      </w:r>
      <w:r>
        <w:rPr>
          <w:spacing w:val="6"/>
        </w:rPr>
        <w:t xml:space="preserve"> </w:t>
      </w:r>
      <w:r>
        <w:rPr>
          <w:w w:val="90"/>
        </w:rPr>
        <w:t>equation</w:t>
      </w:r>
      <w:r>
        <w:rPr>
          <w:spacing w:val="7"/>
        </w:rPr>
        <w:t xml:space="preserve"> </w:t>
      </w:r>
      <w:r>
        <w:rPr>
          <w:w w:val="90"/>
        </w:rPr>
        <w:t>can</w:t>
      </w:r>
      <w:r>
        <w:rPr>
          <w:spacing w:val="6"/>
        </w:rPr>
        <w:t xml:space="preserve"> </w:t>
      </w:r>
      <w:r>
        <w:rPr>
          <w:w w:val="90"/>
        </w:rPr>
        <w:t>be</w:t>
      </w:r>
      <w:r>
        <w:rPr>
          <w:spacing w:val="6"/>
        </w:rPr>
        <w:t xml:space="preserve"> </w:t>
      </w:r>
      <w:r>
        <w:rPr>
          <w:w w:val="90"/>
        </w:rPr>
        <w:t>written</w:t>
      </w:r>
      <w:r>
        <w:rPr>
          <w:spacing w:val="7"/>
        </w:rPr>
        <w:t xml:space="preserve"> </w:t>
      </w:r>
      <w:r>
        <w:rPr>
          <w:w w:val="90"/>
        </w:rPr>
        <w:t>as</w:t>
      </w:r>
      <w:r>
        <w:rPr>
          <w:spacing w:val="6"/>
        </w:rPr>
        <w:t xml:space="preserve"> </w:t>
      </w:r>
      <w:r>
        <w:rPr>
          <w:spacing w:val="-2"/>
          <w:w w:val="90"/>
        </w:rPr>
        <w:t>follows:</w:t>
      </w:r>
    </w:p>
    <w:p w14:paraId="6EB25CA0" w14:textId="24D877E1" w:rsidR="00470D98" w:rsidRDefault="00133F83">
      <w:pPr>
        <w:pStyle w:val="BodyText"/>
        <w:tabs>
          <w:tab w:val="left" w:pos="4524"/>
          <w:tab w:val="left" w:pos="5082"/>
        </w:tabs>
        <w:spacing w:before="188" w:line="169" w:lineRule="exact"/>
        <w:ind w:left="3865"/>
      </w:pPr>
      <w:del w:id="273" w:author="Hughes, Anna E" w:date="2023-08-09T15:29:00Z">
        <w:r>
          <w:rPr>
            <w:noProof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487653888" behindDoc="1" locked="0" layoutInCell="1" allowOverlap="1" wp14:anchorId="1F7BC649" wp14:editId="6A72A64C">
                  <wp:simplePos x="0" y="0"/>
                  <wp:positionH relativeFrom="page">
                    <wp:posOffset>3388995</wp:posOffset>
                  </wp:positionH>
                  <wp:positionV relativeFrom="paragraph">
                    <wp:posOffset>328930</wp:posOffset>
                  </wp:positionV>
                  <wp:extent cx="239395" cy="0"/>
                  <wp:effectExtent l="0" t="0" r="0" b="0"/>
                  <wp:wrapNone/>
                  <wp:docPr id="559" name="Line 52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239395" cy="0"/>
                          </a:xfrm>
                          <a:prstGeom prst="line">
                            <a:avLst/>
                          </a:prstGeom>
                          <a:noFill/>
                          <a:ln w="607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040B55BE" id="Line 524" o:spid="_x0000_s1026" style="position:absolute;z-index:-1737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66.85pt,25.9pt" to="285.7pt,2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" strokeweight=".16864mm">
                  <w10:wrap anchorx="page"/>
                </v:line>
              </w:pict>
            </mc:Fallback>
          </mc:AlternateContent>
        </w:r>
        <w:r>
          <w:rPr>
            <w:noProof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487654912" behindDoc="1" locked="0" layoutInCell="1" allowOverlap="1" wp14:anchorId="4B62B243" wp14:editId="245D8976">
                  <wp:simplePos x="0" y="0"/>
                  <wp:positionH relativeFrom="page">
                    <wp:posOffset>3844290</wp:posOffset>
                  </wp:positionH>
                  <wp:positionV relativeFrom="paragraph">
                    <wp:posOffset>328930</wp:posOffset>
                  </wp:positionV>
                  <wp:extent cx="166370" cy="0"/>
                  <wp:effectExtent l="0" t="0" r="0" b="0"/>
                  <wp:wrapNone/>
                  <wp:docPr id="560" name="Line 52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166370" cy="0"/>
                          </a:xfrm>
                          <a:prstGeom prst="line">
                            <a:avLst/>
                          </a:prstGeom>
                          <a:noFill/>
                          <a:ln w="607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7D4B179E" id="Line 523" o:spid="_x0000_s1026" style="position:absolute;z-index:-1737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02.7pt,25.9pt" to="315.8pt,2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" strokeweight=".16864mm">
                  <w10:wrap anchorx="page"/>
                </v:line>
              </w:pict>
            </mc:Fallback>
          </mc:AlternateContent>
        </w:r>
        <w:r>
          <w:rPr>
            <w:noProof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487655936" behindDoc="1" locked="0" layoutInCell="1" allowOverlap="1" wp14:anchorId="336F3488" wp14:editId="4C3F15E1">
                  <wp:simplePos x="0" y="0"/>
                  <wp:positionH relativeFrom="page">
                    <wp:posOffset>4201160</wp:posOffset>
                  </wp:positionH>
                  <wp:positionV relativeFrom="paragraph">
                    <wp:posOffset>328930</wp:posOffset>
                  </wp:positionV>
                  <wp:extent cx="160020" cy="0"/>
                  <wp:effectExtent l="0" t="0" r="0" b="0"/>
                  <wp:wrapNone/>
                  <wp:docPr id="561" name="Line 5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160020" cy="0"/>
                          </a:xfrm>
                          <a:prstGeom prst="line">
                            <a:avLst/>
                          </a:prstGeom>
                          <a:noFill/>
                          <a:ln w="607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506BD230" id="Line 522" o:spid="_x0000_s1026" style="position:absolute;z-index:-1737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30.8pt,25.9pt" to="343.4pt,2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" strokeweight=".16864mm">
                  <w10:wrap anchorx="page"/>
                </v:line>
              </w:pict>
            </mc:Fallback>
          </mc:AlternateContent>
        </w:r>
      </w:del>
      <w:ins w:id="274" w:author="Hughes, Anna E" w:date="2023-08-09T15:29:00Z">
        <w:r w:rsidR="001E0CFE">
          <w:rPr>
            <w:noProof/>
            <w:lang w:val="en-GB" w:eastAsia="en-GB"/>
          </w:rPr>
          <mc:AlternateContent>
            <mc:Choice Requires="wps">
              <w:drawing>
                <wp:anchor distT="0" distB="0" distL="0" distR="0" simplePos="0" relativeHeight="485894144" behindDoc="1" locked="0" layoutInCell="1" allowOverlap="1">
                  <wp:simplePos x="0" y="0"/>
                  <wp:positionH relativeFrom="page">
                    <wp:posOffset>3388918</wp:posOffset>
                  </wp:positionH>
                  <wp:positionV relativeFrom="paragraph">
                    <wp:posOffset>329023</wp:posOffset>
                  </wp:positionV>
                  <wp:extent cx="239395" cy="1270"/>
                  <wp:effectExtent l="0" t="0" r="0" b="0"/>
                  <wp:wrapNone/>
                  <wp:docPr id="18" name="Graphic 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>
                          <a:xfrm>
                            <a:off x="0" y="0"/>
                            <a:ext cx="2393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9395">
                                <a:moveTo>
                                  <a:pt x="0" y="0"/>
                                </a:moveTo>
                                <a:lnTo>
                                  <a:pt x="239268" y="0"/>
                                </a:lnTo>
                              </a:path>
                            </a:pathLst>
                          </a:custGeom>
                          <a:ln w="60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16ECBF37" id="Graphic 18" o:spid="_x0000_s1026" style="position:absolute;margin-left:266.85pt;margin-top:25.9pt;width:18.85pt;height:.1pt;z-index:-17422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3939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" path="m,l239268,e" filled="f" strokeweight=".16861mm">
                  <v:path arrowok="t"/>
                  <w10:wrap anchorx="page"/>
                </v:shape>
              </w:pict>
            </mc:Fallback>
          </mc:AlternateContent>
        </w:r>
        <w:r w:rsidR="001E0CFE">
          <w:rPr>
            <w:noProof/>
            <w:lang w:val="en-GB" w:eastAsia="en-GB"/>
          </w:rPr>
          <mc:AlternateContent>
            <mc:Choice Requires="wps">
              <w:drawing>
                <wp:anchor distT="0" distB="0" distL="0" distR="0" simplePos="0" relativeHeight="485894656" behindDoc="1" locked="0" layoutInCell="1" allowOverlap="1">
                  <wp:simplePos x="0" y="0"/>
                  <wp:positionH relativeFrom="page">
                    <wp:posOffset>3844010</wp:posOffset>
                  </wp:positionH>
                  <wp:positionV relativeFrom="paragraph">
                    <wp:posOffset>329023</wp:posOffset>
                  </wp:positionV>
                  <wp:extent cx="167005" cy="1270"/>
                  <wp:effectExtent l="0" t="0" r="0" b="0"/>
                  <wp:wrapNone/>
                  <wp:docPr id="19" name="Graphic 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>
                          <a:xfrm>
                            <a:off x="0" y="0"/>
                            <a:ext cx="1670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005">
                                <a:moveTo>
                                  <a:pt x="0" y="0"/>
                                </a:moveTo>
                                <a:lnTo>
                                  <a:pt x="166509" y="0"/>
                                </a:lnTo>
                              </a:path>
                            </a:pathLst>
                          </a:custGeom>
                          <a:ln w="60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6B08F2F4" id="Graphic 19" o:spid="_x0000_s1026" style="position:absolute;margin-left:302.7pt;margin-top:25.9pt;width:13.15pt;height:.1pt;z-index:-17421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6700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" path="m,l166509,e" filled="f" strokeweight=".16861mm">
                  <v:path arrowok="t"/>
                  <w10:wrap anchorx="page"/>
                </v:shape>
              </w:pict>
            </mc:Fallback>
          </mc:AlternateContent>
        </w:r>
        <w:r w:rsidR="001E0CFE">
          <w:rPr>
            <w:noProof/>
            <w:lang w:val="en-GB" w:eastAsia="en-GB"/>
          </w:rPr>
          <mc:AlternateContent>
            <mc:Choice Requires="wps">
              <w:drawing>
                <wp:anchor distT="0" distB="0" distL="0" distR="0" simplePos="0" relativeHeight="485895168" behindDoc="1" locked="0" layoutInCell="1" allowOverlap="1">
                  <wp:simplePos x="0" y="0"/>
                  <wp:positionH relativeFrom="page">
                    <wp:posOffset>4201033</wp:posOffset>
                  </wp:positionH>
                  <wp:positionV relativeFrom="paragraph">
                    <wp:posOffset>329023</wp:posOffset>
                  </wp:positionV>
                  <wp:extent cx="160655" cy="1270"/>
                  <wp:effectExtent l="0" t="0" r="0" b="0"/>
                  <wp:wrapNone/>
                  <wp:docPr id="20" name="Graphic 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>
                          <a:xfrm>
                            <a:off x="0" y="0"/>
                            <a:ext cx="160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655">
                                <a:moveTo>
                                  <a:pt x="0" y="0"/>
                                </a:moveTo>
                                <a:lnTo>
                                  <a:pt x="160248" y="0"/>
                                </a:lnTo>
                              </a:path>
                            </a:pathLst>
                          </a:custGeom>
                          <a:ln w="60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60927E3D" id="Graphic 20" o:spid="_x0000_s1026" style="position:absolute;margin-left:330.8pt;margin-top:25.9pt;width:12.65pt;height:.1pt;z-index:-17421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6065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" path="m,l160248,e" filled="f" strokeweight=".16861mm">
                  <v:path arrowok="t"/>
                  <w10:wrap anchorx="page"/>
                </v:shape>
              </w:pict>
            </mc:Fallback>
          </mc:AlternateContent>
        </w:r>
      </w:ins>
      <w:bookmarkStart w:id="275" w:name="_bookmark6"/>
      <w:bookmarkEnd w:id="275"/>
      <w:r w:rsidR="001E0CFE">
        <w:rPr>
          <w:spacing w:val="-10"/>
        </w:rPr>
        <w:t>1</w:t>
      </w:r>
      <w:r w:rsidR="001E0CFE">
        <w:tab/>
      </w:r>
      <w:r w:rsidR="001E0CFE">
        <w:rPr>
          <w:spacing w:val="-10"/>
        </w:rPr>
        <w:t>1</w:t>
      </w:r>
      <w:r w:rsidR="001E0CFE">
        <w:tab/>
      </w:r>
      <w:r w:rsidR="001E0CFE">
        <w:rPr>
          <w:spacing w:val="-10"/>
        </w:rPr>
        <w:t>1</w:t>
      </w:r>
    </w:p>
    <w:p w14:paraId="4B986235" w14:textId="77777777" w:rsidR="00470D98" w:rsidRDefault="00470D98">
      <w:pPr>
        <w:spacing w:line="169" w:lineRule="exact"/>
        <w:sectPr w:rsidR="00470D98">
          <w:type w:val="continuous"/>
          <w:pgSz w:w="12240" w:h="15840"/>
          <w:pgMar w:top="1820" w:right="1720" w:bottom="280" w:left="1600" w:header="0" w:footer="1818" w:gutter="0"/>
          <w:cols w:space="720"/>
        </w:sectPr>
      </w:pPr>
    </w:p>
    <w:p w14:paraId="2FFC5D4D" w14:textId="77777777" w:rsidR="00470D98" w:rsidRDefault="00470D98">
      <w:pPr>
        <w:pStyle w:val="BodyText"/>
        <w:spacing w:before="0"/>
        <w:ind w:left="0"/>
        <w:rPr>
          <w:sz w:val="12"/>
        </w:rPr>
      </w:pPr>
    </w:p>
    <w:p w14:paraId="7F9428D6" w14:textId="77777777" w:rsidR="00470D98" w:rsidRDefault="00470D98">
      <w:pPr>
        <w:pStyle w:val="BodyText"/>
        <w:spacing w:before="0"/>
        <w:ind w:left="0"/>
        <w:rPr>
          <w:sz w:val="12"/>
        </w:rPr>
      </w:pPr>
    </w:p>
    <w:p w14:paraId="71EFA016" w14:textId="77777777" w:rsidR="00470D98" w:rsidRDefault="00470D98">
      <w:pPr>
        <w:pStyle w:val="BodyText"/>
        <w:spacing w:before="0"/>
        <w:ind w:left="0"/>
        <w:rPr>
          <w:sz w:val="12"/>
        </w:rPr>
      </w:pPr>
    </w:p>
    <w:p w14:paraId="10DD600F" w14:textId="77777777" w:rsidR="00470D98" w:rsidRDefault="00470D98">
      <w:pPr>
        <w:pStyle w:val="BodyText"/>
        <w:spacing w:before="0"/>
        <w:ind w:left="0"/>
        <w:rPr>
          <w:sz w:val="12"/>
        </w:rPr>
      </w:pPr>
    </w:p>
    <w:p w14:paraId="17BAE0DD" w14:textId="77777777" w:rsidR="00470D98" w:rsidRDefault="001E0CFE">
      <w:pPr>
        <w:spacing w:before="83"/>
        <w:ind w:left="22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237</w:t>
      </w:r>
    </w:p>
    <w:p w14:paraId="775147B6" w14:textId="77777777" w:rsidR="00470D98" w:rsidRDefault="001E0CFE">
      <w:pPr>
        <w:tabs>
          <w:tab w:val="left" w:pos="7368"/>
        </w:tabs>
        <w:spacing w:line="218" w:lineRule="auto"/>
        <w:ind w:left="2995"/>
        <w:rPr>
          <w:sz w:val="24"/>
        </w:rPr>
      </w:pPr>
      <w:r>
        <w:br w:type="column"/>
      </w:r>
      <w:r>
        <w:rPr>
          <w:rFonts w:ascii="Times New Roman"/>
          <w:i/>
          <w:position w:val="-15"/>
          <w:sz w:val="24"/>
        </w:rPr>
        <w:t>D</w:t>
      </w:r>
      <w:r>
        <w:rPr>
          <w:position w:val="-19"/>
          <w:sz w:val="18"/>
        </w:rPr>
        <w:t>c,s</w:t>
      </w:r>
      <w:r>
        <w:rPr>
          <w:spacing w:val="51"/>
          <w:position w:val="-19"/>
          <w:sz w:val="18"/>
        </w:rPr>
        <w:t xml:space="preserve"> </w:t>
      </w:r>
      <w:r>
        <w:rPr>
          <w:rFonts w:ascii="Tahoma"/>
          <w:sz w:val="24"/>
        </w:rPr>
        <w:t>=</w:t>
      </w:r>
      <w:r>
        <w:rPr>
          <w:rFonts w:ascii="Tahoma"/>
          <w:spacing w:val="6"/>
          <w:sz w:val="24"/>
        </w:rPr>
        <w:t xml:space="preserve"> </w:t>
      </w:r>
      <w:r>
        <w:rPr>
          <w:rFonts w:ascii="Times New Roman"/>
          <w:i/>
          <w:position w:val="-15"/>
          <w:sz w:val="24"/>
        </w:rPr>
        <w:t>D</w:t>
      </w:r>
      <w:r>
        <w:rPr>
          <w:position w:val="-19"/>
          <w:sz w:val="18"/>
        </w:rPr>
        <w:t>c</w:t>
      </w:r>
      <w:r>
        <w:rPr>
          <w:spacing w:val="31"/>
          <w:position w:val="-19"/>
          <w:sz w:val="18"/>
        </w:rPr>
        <w:t xml:space="preserve"> </w:t>
      </w:r>
      <w:r>
        <w:rPr>
          <w:rFonts w:ascii="Tahoma"/>
          <w:sz w:val="24"/>
        </w:rPr>
        <w:t>+</w:t>
      </w:r>
      <w:r>
        <w:rPr>
          <w:rFonts w:ascii="Tahoma"/>
          <w:spacing w:val="-15"/>
          <w:sz w:val="24"/>
        </w:rPr>
        <w:t xml:space="preserve"> </w:t>
      </w:r>
      <w:r>
        <w:rPr>
          <w:rFonts w:ascii="Times New Roman"/>
          <w:i/>
          <w:spacing w:val="-7"/>
          <w:position w:val="-15"/>
          <w:sz w:val="24"/>
        </w:rPr>
        <w:t>D</w:t>
      </w:r>
      <w:r>
        <w:rPr>
          <w:spacing w:val="-7"/>
          <w:position w:val="-19"/>
          <w:sz w:val="18"/>
        </w:rPr>
        <w:t>s</w:t>
      </w:r>
      <w:r>
        <w:rPr>
          <w:position w:val="-19"/>
          <w:sz w:val="18"/>
        </w:rPr>
        <w:tab/>
      </w:r>
      <w:r>
        <w:rPr>
          <w:spacing w:val="-5"/>
          <w:sz w:val="24"/>
        </w:rPr>
        <w:t>(4)</w:t>
      </w:r>
    </w:p>
    <w:p w14:paraId="043911A0" w14:textId="2B3735BA" w:rsidR="00470D98" w:rsidRDefault="00791F47">
      <w:pPr>
        <w:pStyle w:val="BodyText"/>
        <w:spacing w:before="73" w:line="270" w:lineRule="exact"/>
      </w:pPr>
      <w:del w:id="276" w:author="Hughes, Anna E" w:date="2023-08-09T15:29:00Z">
        <w:r>
          <w:fldChar w:fldCharType="begin"/>
        </w:r>
        <w:r>
          <w:delInstrText xml:space="preserve"> HYPERLINK \l "_bookmark29" </w:delInstrText>
        </w:r>
        <w:r>
          <w:fldChar w:fldCharType="separate"/>
        </w:r>
        <w:r w:rsidR="001644E6">
          <w:rPr>
            <w:spacing w:val="-6"/>
          </w:rPr>
          <w:delText>Buetti</w:delText>
        </w:r>
        <w:r w:rsidR="001644E6">
          <w:rPr>
            <w:spacing w:val="5"/>
          </w:rPr>
          <w:delText xml:space="preserve"> </w:delText>
        </w:r>
        <w:r w:rsidR="001644E6">
          <w:rPr>
            <w:spacing w:val="-6"/>
          </w:rPr>
          <w:delText>et</w:delText>
        </w:r>
        <w:r w:rsidR="001644E6">
          <w:rPr>
            <w:spacing w:val="6"/>
          </w:rPr>
          <w:delText xml:space="preserve"> </w:delText>
        </w:r>
        <w:r w:rsidR="001644E6">
          <w:rPr>
            <w:spacing w:val="-6"/>
          </w:rPr>
          <w:delText>al.</w:delText>
        </w:r>
        <w:r>
          <w:rPr>
            <w:spacing w:val="-6"/>
          </w:rPr>
          <w:fldChar w:fldCharType="end"/>
        </w:r>
        <w:r w:rsidR="001644E6">
          <w:rPr>
            <w:spacing w:val="6"/>
          </w:rPr>
          <w:delText xml:space="preserve"> </w:delText>
        </w:r>
        <w:r>
          <w:fldChar w:fldCharType="begin"/>
        </w:r>
        <w:r>
          <w:delInstrText xml:space="preserve"> HYPERLINK \l "_bookmark29" </w:delInstrText>
        </w:r>
        <w:r>
          <w:fldChar w:fldCharType="separate"/>
        </w:r>
        <w:r w:rsidR="001644E6">
          <w:rPr>
            <w:spacing w:val="-6"/>
          </w:rPr>
          <w:delText>(2019)</w:delText>
        </w:r>
        <w:r>
          <w:rPr>
            <w:spacing w:val="-6"/>
          </w:rPr>
          <w:fldChar w:fldCharType="end"/>
        </w:r>
      </w:del>
      <w:ins w:id="277" w:author="Hughes, Anna E" w:date="2023-08-09T15:29:00Z">
        <w:r>
          <w:fldChar w:fldCharType="begin"/>
        </w:r>
        <w:r>
          <w:instrText xml:space="preserve"> HYPERLINK \l "_bookmark30" </w:instrText>
        </w:r>
        <w:r>
          <w:fldChar w:fldCharType="separate"/>
        </w:r>
        <w:r w:rsidR="001E0CFE">
          <w:rPr>
            <w:spacing w:val="-6"/>
          </w:rPr>
          <w:t>Buetti</w:t>
        </w:r>
        <w:r w:rsidR="001E0CFE">
          <w:rPr>
            <w:spacing w:val="5"/>
          </w:rPr>
          <w:t xml:space="preserve"> </w:t>
        </w:r>
        <w:r w:rsidR="001E0CFE">
          <w:rPr>
            <w:spacing w:val="-6"/>
          </w:rPr>
          <w:t>et</w:t>
        </w:r>
        <w:r w:rsidR="001E0CFE">
          <w:rPr>
            <w:spacing w:val="6"/>
          </w:rPr>
          <w:t xml:space="preserve"> </w:t>
        </w:r>
        <w:r w:rsidR="001E0CFE">
          <w:rPr>
            <w:spacing w:val="-6"/>
          </w:rPr>
          <w:t>al.</w:t>
        </w:r>
        <w:r>
          <w:rPr>
            <w:spacing w:val="-6"/>
          </w:rPr>
          <w:fldChar w:fldCharType="end"/>
        </w:r>
        <w:r w:rsidR="001E0CFE">
          <w:rPr>
            <w:spacing w:val="6"/>
          </w:rPr>
          <w:t xml:space="preserve"> </w:t>
        </w:r>
        <w:r>
          <w:fldChar w:fldCharType="begin"/>
        </w:r>
        <w:r>
          <w:instrText xml:space="preserve"> HYPERLINK \l "_bookmark30" </w:instrText>
        </w:r>
        <w:r>
          <w:fldChar w:fldCharType="separate"/>
        </w:r>
        <w:r w:rsidR="001E0CFE">
          <w:rPr>
            <w:spacing w:val="-6"/>
          </w:rPr>
          <w:t>(2019)</w:t>
        </w:r>
        <w:r>
          <w:rPr>
            <w:spacing w:val="-6"/>
          </w:rPr>
          <w:fldChar w:fldCharType="end"/>
        </w:r>
      </w:ins>
      <w:r w:rsidR="001E0CFE">
        <w:rPr>
          <w:spacing w:val="6"/>
        </w:rPr>
        <w:t xml:space="preserve"> </w:t>
      </w:r>
      <w:r w:rsidR="001E0CFE">
        <w:rPr>
          <w:spacing w:val="-6"/>
        </w:rPr>
        <w:t>found</w:t>
      </w:r>
      <w:r w:rsidR="001E0CFE">
        <w:rPr>
          <w:spacing w:val="6"/>
        </w:rPr>
        <w:t xml:space="preserve"> </w:t>
      </w:r>
      <w:r w:rsidR="001E0CFE">
        <w:rPr>
          <w:spacing w:val="-6"/>
        </w:rPr>
        <w:t>that</w:t>
      </w:r>
      <w:r w:rsidR="001E0CFE">
        <w:rPr>
          <w:spacing w:val="6"/>
        </w:rPr>
        <w:t xml:space="preserve"> </w:t>
      </w:r>
      <w:r w:rsidR="001E0CFE">
        <w:rPr>
          <w:spacing w:val="-6"/>
        </w:rPr>
        <w:t>with</w:t>
      </w:r>
      <w:r w:rsidR="001E0CFE">
        <w:rPr>
          <w:spacing w:val="5"/>
        </w:rPr>
        <w:t xml:space="preserve"> </w:t>
      </w:r>
      <w:r w:rsidR="001E0CFE">
        <w:rPr>
          <w:spacing w:val="-6"/>
        </w:rPr>
        <w:t>their</w:t>
      </w:r>
      <w:r w:rsidR="001E0CFE">
        <w:rPr>
          <w:spacing w:val="6"/>
        </w:rPr>
        <w:t xml:space="preserve"> </w:t>
      </w:r>
      <w:r w:rsidR="001E0CFE">
        <w:rPr>
          <w:spacing w:val="-6"/>
        </w:rPr>
        <w:t>dataset,</w:t>
      </w:r>
      <w:r w:rsidR="001E0CFE">
        <w:rPr>
          <w:spacing w:val="10"/>
        </w:rPr>
        <w:t xml:space="preserve"> </w:t>
      </w:r>
      <w:r w:rsidR="001E0CFE">
        <w:rPr>
          <w:spacing w:val="-6"/>
        </w:rPr>
        <w:t>the</w:t>
      </w:r>
      <w:r w:rsidR="001E0CFE">
        <w:rPr>
          <w:spacing w:val="6"/>
        </w:rPr>
        <w:t xml:space="preserve"> </w:t>
      </w:r>
      <w:r w:rsidR="001E0CFE">
        <w:rPr>
          <w:spacing w:val="-6"/>
        </w:rPr>
        <w:t>collinear</w:t>
      </w:r>
      <w:r w:rsidR="001E0CFE">
        <w:rPr>
          <w:spacing w:val="6"/>
        </w:rPr>
        <w:t xml:space="preserve"> </w:t>
      </w:r>
      <w:r w:rsidR="001E0CFE">
        <w:rPr>
          <w:spacing w:val="-6"/>
        </w:rPr>
        <w:t>contrast</w:t>
      </w:r>
      <w:r w:rsidR="001E0CFE">
        <w:rPr>
          <w:spacing w:val="5"/>
        </w:rPr>
        <w:t xml:space="preserve"> </w:t>
      </w:r>
      <w:r w:rsidR="001E0CFE">
        <w:rPr>
          <w:spacing w:val="-6"/>
        </w:rPr>
        <w:t>inte-</w:t>
      </w:r>
    </w:p>
    <w:p w14:paraId="1C65C805" w14:textId="77777777" w:rsidR="00470D98" w:rsidRDefault="001E0CFE">
      <w:pPr>
        <w:spacing w:line="26" w:lineRule="exact"/>
        <w:ind w:right="1465"/>
        <w:jc w:val="right"/>
        <w:rPr>
          <w:sz w:val="18"/>
        </w:rPr>
      </w:pPr>
      <w:r>
        <w:rPr>
          <w:w w:val="89"/>
          <w:sz w:val="18"/>
        </w:rPr>
        <w:t>2</w:t>
      </w:r>
    </w:p>
    <w:p w14:paraId="07B737B2" w14:textId="77777777" w:rsidR="00470D98" w:rsidRDefault="00470D98">
      <w:pPr>
        <w:spacing w:line="26" w:lineRule="exact"/>
        <w:jc w:val="right"/>
        <w:rPr>
          <w:sz w:val="18"/>
        </w:rPr>
        <w:sectPr w:rsidR="00470D98">
          <w:type w:val="continuous"/>
          <w:pgSz w:w="12240" w:h="15840"/>
          <w:pgMar w:top="1820" w:right="1720" w:bottom="280" w:left="1600" w:header="0" w:footer="1818" w:gutter="0"/>
          <w:cols w:num="2" w:space="720" w:equalWidth="0">
            <w:col w:w="458" w:space="283"/>
            <w:col w:w="8179"/>
          </w:cols>
        </w:sectPr>
      </w:pPr>
    </w:p>
    <w:p w14:paraId="1AE04CE8" w14:textId="77777777" w:rsidR="00470D98" w:rsidRDefault="00470D98">
      <w:pPr>
        <w:pStyle w:val="BodyText"/>
        <w:spacing w:before="3"/>
        <w:ind w:left="0"/>
        <w:rPr>
          <w:sz w:val="9"/>
        </w:rPr>
      </w:pPr>
    </w:p>
    <w:p w14:paraId="29F31E53" w14:textId="77777777" w:rsidR="00470D98" w:rsidRDefault="001E0CFE">
      <w:pPr>
        <w:ind w:left="22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238</w:t>
      </w:r>
    </w:p>
    <w:p w14:paraId="6EDF18E9" w14:textId="77777777" w:rsidR="00470D98" w:rsidRDefault="001E0CFE">
      <w:pPr>
        <w:pStyle w:val="BodyText"/>
        <w:spacing w:before="0" w:line="275" w:lineRule="exact"/>
        <w:ind w:left="159"/>
      </w:pPr>
      <w:r>
        <w:br w:type="column"/>
        <w:t>gration</w:t>
      </w:r>
      <w:r>
        <w:rPr>
          <w:spacing w:val="2"/>
        </w:rPr>
        <w:t xml:space="preserve"> </w:t>
      </w:r>
      <w:r>
        <w:t>model</w:t>
      </w:r>
      <w:r>
        <w:rPr>
          <w:spacing w:val="2"/>
        </w:rPr>
        <w:t xml:space="preserve"> </w:t>
      </w:r>
      <w:r>
        <w:t>was</w:t>
      </w:r>
      <w:r>
        <w:rPr>
          <w:spacing w:val="6"/>
        </w:rPr>
        <w:t xml:space="preserve"> </w:t>
      </w:r>
      <w:r>
        <w:t>best</w:t>
      </w:r>
      <w:r>
        <w:rPr>
          <w:spacing w:val="7"/>
        </w:rPr>
        <w:t xml:space="preserve"> </w:t>
      </w:r>
      <w:r>
        <w:t>able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predict</w:t>
      </w:r>
      <w:r>
        <w:rPr>
          <w:spacing w:val="7"/>
        </w:rPr>
        <w:t xml:space="preserve"> </w:t>
      </w:r>
      <w:r>
        <w:rPr>
          <w:rFonts w:ascii="Times New Roman"/>
          <w:i/>
        </w:rPr>
        <w:t>D</w:t>
      </w:r>
      <w:r>
        <w:rPr>
          <w:rFonts w:ascii="Times New Roman"/>
          <w:i/>
          <w:vertAlign w:val="subscript"/>
        </w:rPr>
        <w:t>c</w:t>
      </w:r>
      <w:r>
        <w:rPr>
          <w:rFonts w:ascii="Verdana"/>
          <w:i/>
          <w:vertAlign w:val="subscript"/>
        </w:rPr>
        <w:t>,</w:t>
      </w:r>
      <w:r>
        <w:rPr>
          <w:rFonts w:ascii="Times New Roman"/>
          <w:i/>
          <w:vertAlign w:val="subscript"/>
        </w:rPr>
        <w:t>s</w:t>
      </w:r>
      <w:r>
        <w:rPr>
          <w:rFonts w:ascii="Times New Roman"/>
          <w:i/>
          <w:spacing w:val="7"/>
        </w:rPr>
        <w:t xml:space="preserve"> </w:t>
      </w:r>
      <w:r>
        <w:t>from</w:t>
      </w:r>
      <w:r>
        <w:rPr>
          <w:spacing w:val="7"/>
        </w:rPr>
        <w:t xml:space="preserve"> </w:t>
      </w:r>
      <w:r>
        <w:rPr>
          <w:rFonts w:ascii="Times New Roman"/>
          <w:i/>
        </w:rPr>
        <w:t>D</w:t>
      </w:r>
      <w:r>
        <w:rPr>
          <w:rFonts w:ascii="Times New Roman"/>
          <w:i/>
          <w:vertAlign w:val="subscript"/>
        </w:rPr>
        <w:t>c</w:t>
      </w:r>
      <w:r>
        <w:rPr>
          <w:rFonts w:ascii="Times New Roman"/>
          <w:i/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rPr>
          <w:rFonts w:ascii="Times New Roman"/>
          <w:i/>
        </w:rPr>
        <w:t>D</w:t>
      </w:r>
      <w:r>
        <w:rPr>
          <w:rFonts w:ascii="Times New Roman"/>
          <w:i/>
          <w:vertAlign w:val="subscript"/>
        </w:rPr>
        <w:t>s</w:t>
      </w:r>
      <w:r>
        <w:t>,</w:t>
      </w:r>
      <w:r>
        <w:rPr>
          <w:spacing w:val="12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rPr>
          <w:rFonts w:ascii="Times New Roman"/>
          <w:i/>
        </w:rPr>
        <w:t>R</w:t>
      </w:r>
      <w:r>
        <w:rPr>
          <w:rFonts w:ascii="Times New Roman"/>
          <w:i/>
          <w:spacing w:val="57"/>
        </w:rPr>
        <w:t xml:space="preserve"> </w:t>
      </w:r>
      <w:r>
        <w:rPr>
          <w:rFonts w:ascii="Tahoma"/>
        </w:rPr>
        <w:t>=</w:t>
      </w:r>
      <w:r>
        <w:rPr>
          <w:rFonts w:ascii="Tahoma"/>
          <w:spacing w:val="-18"/>
        </w:rPr>
        <w:t xml:space="preserve"> </w:t>
      </w:r>
      <w:r>
        <w:rPr>
          <w:spacing w:val="-2"/>
        </w:rPr>
        <w:t>0</w:t>
      </w:r>
      <w:r>
        <w:rPr>
          <w:rFonts w:ascii="Verdana"/>
          <w:i/>
          <w:spacing w:val="-2"/>
        </w:rPr>
        <w:t>.</w:t>
      </w:r>
      <w:r>
        <w:rPr>
          <w:spacing w:val="-2"/>
        </w:rPr>
        <w:t>915.</w:t>
      </w:r>
    </w:p>
    <w:p w14:paraId="7FCB9CC6" w14:textId="77777777" w:rsidR="00470D98" w:rsidRDefault="00470D98">
      <w:pPr>
        <w:spacing w:line="275" w:lineRule="exact"/>
        <w:sectPr w:rsidR="00470D98">
          <w:type w:val="continuous"/>
          <w:pgSz w:w="12240" w:h="15840"/>
          <w:pgMar w:top="1820" w:right="1720" w:bottom="280" w:left="1600" w:header="0" w:footer="1818" w:gutter="0"/>
          <w:cols w:num="2" w:space="720" w:equalWidth="0">
            <w:col w:w="418" w:space="40"/>
            <w:col w:w="8462"/>
          </w:cols>
        </w:sectPr>
      </w:pPr>
    </w:p>
    <w:p w14:paraId="414A5B21" w14:textId="77777777" w:rsidR="00470D98" w:rsidRDefault="00470D98">
      <w:pPr>
        <w:pStyle w:val="BodyText"/>
        <w:spacing w:before="5"/>
        <w:ind w:left="0"/>
        <w:rPr>
          <w:sz w:val="10"/>
        </w:rPr>
      </w:pPr>
    </w:p>
    <w:p w14:paraId="5C96DCED" w14:textId="77777777" w:rsidR="00470D98" w:rsidRDefault="001E0CFE">
      <w:pPr>
        <w:ind w:left="22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239</w:t>
      </w:r>
    </w:p>
    <w:p w14:paraId="22A64512" w14:textId="77777777" w:rsidR="00470D98" w:rsidRDefault="001E0CFE">
      <w:pPr>
        <w:pStyle w:val="BodyText"/>
        <w:spacing w:line="270" w:lineRule="exact"/>
        <w:ind w:left="159"/>
      </w:pPr>
      <w:r>
        <w:br w:type="column"/>
      </w:r>
      <w:r>
        <w:rPr>
          <w:spacing w:val="-6"/>
        </w:rPr>
        <w:t>We</w:t>
      </w:r>
      <w:r>
        <w:rPr>
          <w:spacing w:val="11"/>
        </w:rPr>
        <w:t xml:space="preserve"> </w:t>
      </w:r>
      <w:r>
        <w:rPr>
          <w:spacing w:val="-6"/>
        </w:rPr>
        <w:t>verified</w:t>
      </w:r>
      <w:r>
        <w:rPr>
          <w:spacing w:val="11"/>
        </w:rPr>
        <w:t xml:space="preserve"> </w:t>
      </w:r>
      <w:r>
        <w:rPr>
          <w:spacing w:val="-6"/>
        </w:rPr>
        <w:t>we</w:t>
      </w:r>
      <w:r>
        <w:rPr>
          <w:spacing w:val="11"/>
        </w:rPr>
        <w:t xml:space="preserve"> </w:t>
      </w:r>
      <w:r>
        <w:rPr>
          <w:spacing w:val="-6"/>
        </w:rPr>
        <w:t>were</w:t>
      </w:r>
      <w:r>
        <w:rPr>
          <w:spacing w:val="12"/>
        </w:rPr>
        <w:t xml:space="preserve"> </w:t>
      </w:r>
      <w:r>
        <w:rPr>
          <w:spacing w:val="-6"/>
        </w:rPr>
        <w:t>able</w:t>
      </w:r>
      <w:r>
        <w:rPr>
          <w:spacing w:val="11"/>
        </w:rPr>
        <w:t xml:space="preserve"> </w:t>
      </w:r>
      <w:r>
        <w:rPr>
          <w:spacing w:val="-6"/>
        </w:rPr>
        <w:t>to</w:t>
      </w:r>
      <w:r>
        <w:rPr>
          <w:spacing w:val="11"/>
        </w:rPr>
        <w:t xml:space="preserve"> </w:t>
      </w:r>
      <w:r>
        <w:rPr>
          <w:spacing w:val="-6"/>
        </w:rPr>
        <w:t>replicate</w:t>
      </w:r>
      <w:r>
        <w:rPr>
          <w:spacing w:val="11"/>
        </w:rPr>
        <w:t xml:space="preserve"> </w:t>
      </w:r>
      <w:r>
        <w:rPr>
          <w:spacing w:val="-6"/>
        </w:rPr>
        <w:t>this</w:t>
      </w:r>
      <w:r>
        <w:rPr>
          <w:spacing w:val="12"/>
        </w:rPr>
        <w:t xml:space="preserve"> </w:t>
      </w:r>
      <w:r>
        <w:rPr>
          <w:spacing w:val="-6"/>
        </w:rPr>
        <w:t>result</w:t>
      </w:r>
      <w:r>
        <w:rPr>
          <w:spacing w:val="11"/>
        </w:rPr>
        <w:t xml:space="preserve"> </w:t>
      </w:r>
      <w:r>
        <w:rPr>
          <w:spacing w:val="-6"/>
        </w:rPr>
        <w:t>using</w:t>
      </w:r>
      <w:r>
        <w:rPr>
          <w:spacing w:val="11"/>
        </w:rPr>
        <w:t xml:space="preserve"> </w:t>
      </w:r>
      <w:r>
        <w:rPr>
          <w:spacing w:val="-6"/>
        </w:rPr>
        <w:t>the</w:t>
      </w:r>
      <w:r>
        <w:rPr>
          <w:spacing w:val="12"/>
        </w:rPr>
        <w:t xml:space="preserve"> </w:t>
      </w:r>
      <w:r>
        <w:rPr>
          <w:spacing w:val="-6"/>
        </w:rPr>
        <w:t>dataset</w:t>
      </w:r>
      <w:r>
        <w:rPr>
          <w:spacing w:val="11"/>
        </w:rPr>
        <w:t xml:space="preserve"> </w:t>
      </w:r>
      <w:r>
        <w:rPr>
          <w:spacing w:val="-6"/>
        </w:rPr>
        <w:t>available</w:t>
      </w:r>
      <w:r>
        <w:rPr>
          <w:spacing w:val="11"/>
        </w:rPr>
        <w:t xml:space="preserve"> </w:t>
      </w:r>
      <w:r>
        <w:rPr>
          <w:spacing w:val="-6"/>
        </w:rPr>
        <w:t>on</w:t>
      </w:r>
    </w:p>
    <w:p w14:paraId="5FB47644" w14:textId="77777777" w:rsidR="00470D98" w:rsidRDefault="00791F47">
      <w:pPr>
        <w:spacing w:line="26" w:lineRule="exact"/>
        <w:ind w:left="2800"/>
        <w:rPr>
          <w:sz w:val="18"/>
        </w:rPr>
      </w:pPr>
      <w:hyperlink w:anchor="_bookmark7" w:history="1">
        <w:r w:rsidR="001E0CFE">
          <w:rPr>
            <w:w w:val="89"/>
            <w:sz w:val="18"/>
          </w:rPr>
          <w:t>1</w:t>
        </w:r>
      </w:hyperlink>
    </w:p>
    <w:p w14:paraId="2929E76C" w14:textId="77777777" w:rsidR="00470D98" w:rsidRDefault="00470D98">
      <w:pPr>
        <w:spacing w:line="26" w:lineRule="exact"/>
        <w:rPr>
          <w:sz w:val="18"/>
        </w:rPr>
        <w:sectPr w:rsidR="00470D98">
          <w:type w:val="continuous"/>
          <w:pgSz w:w="12240" w:h="15840"/>
          <w:pgMar w:top="1820" w:right="1720" w:bottom="280" w:left="1600" w:header="0" w:footer="1818" w:gutter="0"/>
          <w:cols w:num="2" w:space="720" w:equalWidth="0">
            <w:col w:w="418" w:space="40"/>
            <w:col w:w="8462"/>
          </w:cols>
        </w:sectPr>
      </w:pPr>
    </w:p>
    <w:p w14:paraId="479FD01C" w14:textId="77777777" w:rsidR="00470D98" w:rsidRDefault="00470D98">
      <w:pPr>
        <w:pStyle w:val="BodyText"/>
        <w:spacing w:before="3"/>
        <w:ind w:left="0"/>
        <w:rPr>
          <w:sz w:val="9"/>
        </w:rPr>
      </w:pPr>
    </w:p>
    <w:p w14:paraId="58FF8CA6" w14:textId="77777777" w:rsidR="00470D98" w:rsidRDefault="001E0CFE">
      <w:pPr>
        <w:ind w:left="22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240</w:t>
      </w:r>
    </w:p>
    <w:p w14:paraId="5EC3AB46" w14:textId="77777777" w:rsidR="00470D98" w:rsidRDefault="001E0CFE">
      <w:pPr>
        <w:pStyle w:val="BodyText"/>
        <w:spacing w:before="0" w:line="275" w:lineRule="exact"/>
        <w:ind w:left="159"/>
      </w:pPr>
      <w:r>
        <w:br w:type="column"/>
      </w:r>
      <w:r>
        <w:rPr>
          <w:w w:val="90"/>
        </w:rPr>
        <w:t>OSF</w:t>
      </w:r>
      <w:r>
        <w:rPr>
          <w:spacing w:val="31"/>
        </w:rPr>
        <w:t xml:space="preserve"> </w:t>
      </w:r>
      <w:r>
        <w:rPr>
          <w:w w:val="90"/>
        </w:rPr>
        <w:t>(https://osf.io/f3m24/)</w:t>
      </w:r>
      <w:r>
        <w:rPr>
          <w:spacing w:val="41"/>
        </w:rPr>
        <w:t xml:space="preserve">  </w:t>
      </w:r>
      <w:r>
        <w:rPr>
          <w:w w:val="90"/>
        </w:rPr>
        <w:t>and</w:t>
      </w:r>
      <w:r>
        <w:rPr>
          <w:spacing w:val="33"/>
        </w:rPr>
        <w:t xml:space="preserve"> </w:t>
      </w:r>
      <w:r>
        <w:rPr>
          <w:w w:val="90"/>
        </w:rPr>
        <w:t>using</w:t>
      </w:r>
      <w:r>
        <w:rPr>
          <w:spacing w:val="31"/>
        </w:rPr>
        <w:t xml:space="preserve"> </w:t>
      </w:r>
      <w:r>
        <w:rPr>
          <w:w w:val="90"/>
        </w:rPr>
        <w:t>the</w:t>
      </w:r>
      <w:r>
        <w:rPr>
          <w:spacing w:val="32"/>
        </w:rPr>
        <w:t xml:space="preserve"> </w:t>
      </w:r>
      <w:r>
        <w:rPr>
          <w:w w:val="90"/>
        </w:rPr>
        <w:t>exclusion</w:t>
      </w:r>
      <w:r>
        <w:rPr>
          <w:spacing w:val="32"/>
        </w:rPr>
        <w:t xml:space="preserve"> </w:t>
      </w:r>
      <w:r>
        <w:rPr>
          <w:w w:val="90"/>
        </w:rPr>
        <w:t>criteria</w:t>
      </w:r>
      <w:r>
        <w:rPr>
          <w:spacing w:val="32"/>
        </w:rPr>
        <w:t xml:space="preserve"> </w:t>
      </w:r>
      <w:r>
        <w:rPr>
          <w:w w:val="90"/>
        </w:rPr>
        <w:t>originally</w:t>
      </w:r>
      <w:r>
        <w:rPr>
          <w:spacing w:val="32"/>
        </w:rPr>
        <w:t xml:space="preserve"> </w:t>
      </w:r>
      <w:r>
        <w:rPr>
          <w:spacing w:val="-2"/>
          <w:w w:val="90"/>
        </w:rPr>
        <w:t>applied;</w:t>
      </w:r>
    </w:p>
    <w:p w14:paraId="138E76A5" w14:textId="77777777" w:rsidR="00470D98" w:rsidRDefault="00470D98">
      <w:pPr>
        <w:spacing w:line="275" w:lineRule="exact"/>
        <w:sectPr w:rsidR="00470D98">
          <w:type w:val="continuous"/>
          <w:pgSz w:w="12240" w:h="15840"/>
          <w:pgMar w:top="1820" w:right="1720" w:bottom="280" w:left="1600" w:header="0" w:footer="1818" w:gutter="0"/>
          <w:cols w:num="2" w:space="720" w:equalWidth="0">
            <w:col w:w="418" w:space="40"/>
            <w:col w:w="8462"/>
          </w:cols>
        </w:sectPr>
      </w:pPr>
    </w:p>
    <w:p w14:paraId="5B6A6617" w14:textId="77777777" w:rsidR="00470D98" w:rsidRDefault="001E0CFE">
      <w:pPr>
        <w:spacing w:before="7"/>
        <w:ind w:left="227"/>
        <w:rPr>
          <w:rFonts w:ascii="Times New Roman"/>
          <w:i/>
          <w:sz w:val="24"/>
        </w:rPr>
      </w:pPr>
      <w:r>
        <w:rPr>
          <w:rFonts w:ascii="Trebuchet MS"/>
          <w:sz w:val="12"/>
        </w:rPr>
        <w:t>241</w:t>
      </w:r>
      <w:r>
        <w:rPr>
          <w:rFonts w:ascii="Trebuchet MS"/>
          <w:spacing w:val="33"/>
          <w:sz w:val="12"/>
        </w:rPr>
        <w:t xml:space="preserve">  </w:t>
      </w:r>
      <w:r>
        <w:rPr>
          <w:sz w:val="24"/>
        </w:rPr>
        <w:t>see</w:t>
      </w:r>
      <w:r>
        <w:rPr>
          <w:spacing w:val="-4"/>
          <w:sz w:val="24"/>
        </w:rPr>
        <w:t xml:space="preserve"> </w:t>
      </w:r>
      <w:r>
        <w:rPr>
          <w:sz w:val="24"/>
        </w:rPr>
        <w:t>Figure</w:t>
      </w:r>
      <w:r>
        <w:rPr>
          <w:spacing w:val="-5"/>
          <w:sz w:val="24"/>
        </w:rPr>
        <w:t xml:space="preserve"> </w:t>
      </w:r>
      <w:hyperlink w:anchor="_bookmark8" w:history="1">
        <w:r>
          <w:rPr>
            <w:sz w:val="24"/>
          </w:rPr>
          <w:t>2</w:t>
        </w:r>
      </w:hyperlink>
      <w:r>
        <w:rPr>
          <w:spacing w:val="-5"/>
          <w:sz w:val="24"/>
        </w:rPr>
        <w:t xml:space="preserve"> </w:t>
      </w:r>
      <w:r>
        <w:rPr>
          <w:sz w:val="24"/>
        </w:rPr>
        <w:t>(left</w:t>
      </w:r>
      <w:r>
        <w:rPr>
          <w:spacing w:val="-4"/>
          <w:sz w:val="24"/>
        </w:rPr>
        <w:t xml:space="preserve"> </w:t>
      </w:r>
      <w:r>
        <w:rPr>
          <w:sz w:val="24"/>
        </w:rPr>
        <w:t>panel)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rFonts w:ascii="Times New Roman"/>
          <w:i/>
          <w:sz w:val="24"/>
        </w:rPr>
        <w:t>Supplementary</w:t>
      </w:r>
      <w:r>
        <w:rPr>
          <w:rFonts w:ascii="Times New Roman"/>
          <w:i/>
          <w:spacing w:val="-12"/>
          <w:sz w:val="24"/>
        </w:rPr>
        <w:t xml:space="preserve"> </w:t>
      </w:r>
      <w:r>
        <w:rPr>
          <w:rFonts w:ascii="Times New Roman"/>
          <w:i/>
          <w:sz w:val="24"/>
        </w:rPr>
        <w:t>Materials</w:t>
      </w:r>
      <w:r>
        <w:rPr>
          <w:rFonts w:ascii="Times New Roman"/>
          <w:i/>
          <w:spacing w:val="-12"/>
          <w:sz w:val="24"/>
        </w:rPr>
        <w:t xml:space="preserve"> </w:t>
      </w:r>
      <w:r>
        <w:rPr>
          <w:rFonts w:ascii="Times New Roman"/>
          <w:i/>
          <w:sz w:val="24"/>
        </w:rPr>
        <w:t>-</w:t>
      </w:r>
      <w:r>
        <w:rPr>
          <w:rFonts w:ascii="Times New Roman"/>
          <w:i/>
          <w:spacing w:val="-11"/>
          <w:sz w:val="24"/>
        </w:rPr>
        <w:t xml:space="preserve"> </w:t>
      </w:r>
      <w:r>
        <w:rPr>
          <w:rFonts w:ascii="Times New Roman"/>
          <w:i/>
          <w:sz w:val="24"/>
        </w:rPr>
        <w:t>Computational</w:t>
      </w:r>
      <w:r>
        <w:rPr>
          <w:rFonts w:ascii="Times New Roman"/>
          <w:i/>
          <w:spacing w:val="-12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Verifica-</w:t>
      </w:r>
    </w:p>
    <w:p w14:paraId="1BDB6B81" w14:textId="77777777" w:rsidR="00470D98" w:rsidRDefault="001E0CFE">
      <w:pPr>
        <w:pStyle w:val="BodyText"/>
        <w:spacing w:before="8"/>
      </w:pPr>
      <w:r>
        <w:rPr>
          <w:rFonts w:ascii="Trebuchet MS"/>
          <w:spacing w:val="-2"/>
          <w:sz w:val="12"/>
        </w:rPr>
        <w:t>242</w:t>
      </w:r>
      <w:r>
        <w:rPr>
          <w:rFonts w:ascii="Trebuchet MS"/>
          <w:spacing w:val="34"/>
          <w:sz w:val="12"/>
        </w:rPr>
        <w:t xml:space="preserve">  </w:t>
      </w:r>
      <w:r>
        <w:rPr>
          <w:rFonts w:ascii="Times New Roman"/>
          <w:i/>
          <w:spacing w:val="-2"/>
        </w:rPr>
        <w:t xml:space="preserve">tion </w:t>
      </w:r>
      <w:r>
        <w:rPr>
          <w:spacing w:val="-2"/>
        </w:rPr>
        <w:t>for</w:t>
      </w:r>
      <w:r>
        <w:rPr>
          <w:spacing w:val="4"/>
        </w:rPr>
        <w:t xml:space="preserve"> </w:t>
      </w:r>
      <w:r>
        <w:rPr>
          <w:spacing w:val="-2"/>
        </w:rPr>
        <w:t>details.</w:t>
      </w:r>
      <w:r>
        <w:rPr>
          <w:spacing w:val="44"/>
        </w:rPr>
        <w:t xml:space="preserve"> </w:t>
      </w:r>
      <w:r>
        <w:rPr>
          <w:spacing w:val="-2"/>
        </w:rPr>
        <w:t>We</w:t>
      </w:r>
      <w:r>
        <w:rPr>
          <w:spacing w:val="5"/>
        </w:rPr>
        <w:t xml:space="preserve"> </w:t>
      </w:r>
      <w:r>
        <w:rPr>
          <w:spacing w:val="-2"/>
        </w:rPr>
        <w:t>show</w:t>
      </w:r>
      <w:r>
        <w:rPr>
          <w:spacing w:val="4"/>
        </w:rPr>
        <w:t xml:space="preserve"> </w:t>
      </w:r>
      <w:r>
        <w:rPr>
          <w:spacing w:val="-2"/>
        </w:rPr>
        <w:t>that</w:t>
      </w:r>
      <w:r>
        <w:rPr>
          <w:spacing w:val="4"/>
        </w:rPr>
        <w:t xml:space="preserve"> </w:t>
      </w:r>
      <w:r>
        <w:rPr>
          <w:spacing w:val="-2"/>
        </w:rPr>
        <w:t>we</w:t>
      </w:r>
      <w:r>
        <w:rPr>
          <w:spacing w:val="4"/>
        </w:rPr>
        <w:t xml:space="preserve"> </w:t>
      </w:r>
      <w:r>
        <w:rPr>
          <w:spacing w:val="-2"/>
        </w:rPr>
        <w:t>are</w:t>
      </w:r>
      <w:r>
        <w:rPr>
          <w:spacing w:val="4"/>
        </w:rPr>
        <w:t xml:space="preserve"> </w:t>
      </w:r>
      <w:r>
        <w:rPr>
          <w:spacing w:val="-2"/>
        </w:rPr>
        <w:t>able</w:t>
      </w:r>
      <w:r>
        <w:rPr>
          <w:spacing w:val="4"/>
        </w:rPr>
        <w:t xml:space="preserve"> </w:t>
      </w:r>
      <w:r>
        <w:rPr>
          <w:spacing w:val="-2"/>
        </w:rPr>
        <w:t>to</w:t>
      </w:r>
      <w:r>
        <w:rPr>
          <w:spacing w:val="4"/>
        </w:rPr>
        <w:t xml:space="preserve"> </w:t>
      </w:r>
      <w:r>
        <w:rPr>
          <w:spacing w:val="-2"/>
        </w:rPr>
        <w:t>do</w:t>
      </w:r>
      <w:r>
        <w:rPr>
          <w:spacing w:val="5"/>
        </w:rPr>
        <w:t xml:space="preserve"> </w:t>
      </w:r>
      <w:r>
        <w:rPr>
          <w:spacing w:val="-2"/>
        </w:rPr>
        <w:t>this</w:t>
      </w:r>
      <w:r>
        <w:rPr>
          <w:spacing w:val="4"/>
        </w:rPr>
        <w:t xml:space="preserve"> </w:t>
      </w:r>
      <w:r>
        <w:rPr>
          <w:spacing w:val="-2"/>
        </w:rPr>
        <w:t>using</w:t>
      </w:r>
      <w:r>
        <w:rPr>
          <w:spacing w:val="4"/>
        </w:rPr>
        <w:t xml:space="preserve"> </w:t>
      </w:r>
      <w:r>
        <w:rPr>
          <w:spacing w:val="-2"/>
        </w:rPr>
        <w:t>both</w:t>
      </w:r>
      <w:r>
        <w:rPr>
          <w:spacing w:val="3"/>
        </w:rPr>
        <w:t xml:space="preserve"> </w:t>
      </w:r>
      <w:r>
        <w:rPr>
          <w:spacing w:val="-2"/>
        </w:rPr>
        <w:t>the</w:t>
      </w:r>
      <w:r>
        <w:rPr>
          <w:spacing w:val="5"/>
        </w:rPr>
        <w:t xml:space="preserve"> </w:t>
      </w:r>
      <w:r>
        <w:rPr>
          <w:spacing w:val="-2"/>
        </w:rPr>
        <w:t>frequentist</w:t>
      </w:r>
    </w:p>
    <w:p w14:paraId="4BB803F6" w14:textId="77777777" w:rsidR="00470D98" w:rsidRDefault="001E0CFE">
      <w:pPr>
        <w:pStyle w:val="BodyText"/>
      </w:pPr>
      <w:r>
        <w:rPr>
          <w:rFonts w:ascii="Trebuchet MS"/>
          <w:spacing w:val="-6"/>
          <w:sz w:val="12"/>
        </w:rPr>
        <w:t>243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6"/>
        </w:rPr>
        <w:t>modelling approaches</w:t>
      </w:r>
      <w:r>
        <w:rPr>
          <w:spacing w:val="-7"/>
        </w:rPr>
        <w:t xml:space="preserve"> </w:t>
      </w:r>
      <w:r>
        <w:rPr>
          <w:spacing w:val="-6"/>
        </w:rPr>
        <w:t>used</w:t>
      </w:r>
      <w:r>
        <w:rPr>
          <w:spacing w:val="-8"/>
        </w:rPr>
        <w:t xml:space="preserve"> </w:t>
      </w:r>
      <w:r>
        <w:rPr>
          <w:spacing w:val="-6"/>
        </w:rPr>
        <w:t>in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original</w:t>
      </w:r>
      <w:r>
        <w:rPr>
          <w:spacing w:val="-7"/>
        </w:rPr>
        <w:t xml:space="preserve"> </w:t>
      </w:r>
      <w:r>
        <w:rPr>
          <w:spacing w:val="-6"/>
        </w:rPr>
        <w:t>paper,</w:t>
      </w:r>
      <w:r>
        <w:rPr>
          <w:spacing w:val="-7"/>
        </w:rPr>
        <w:t xml:space="preserve"> </w:t>
      </w:r>
      <w:r>
        <w:rPr>
          <w:spacing w:val="-6"/>
        </w:rPr>
        <w:t>and</w:t>
      </w:r>
      <w:r>
        <w:rPr>
          <w:spacing w:val="-8"/>
        </w:rPr>
        <w:t xml:space="preserve"> </w:t>
      </w:r>
      <w:r>
        <w:rPr>
          <w:spacing w:val="-6"/>
        </w:rPr>
        <w:t>using</w:t>
      </w:r>
      <w:r>
        <w:rPr>
          <w:spacing w:val="-7"/>
        </w:rPr>
        <w:t xml:space="preserve"> </w:t>
      </w:r>
      <w:r>
        <w:rPr>
          <w:spacing w:val="-6"/>
        </w:rPr>
        <w:t>Bayesian</w:t>
      </w:r>
      <w:r>
        <w:rPr>
          <w:spacing w:val="-7"/>
        </w:rPr>
        <w:t xml:space="preserve"> </w:t>
      </w:r>
      <w:r>
        <w:rPr>
          <w:spacing w:val="-6"/>
        </w:rPr>
        <w:t>modelling.</w:t>
      </w:r>
    </w:p>
    <w:p w14:paraId="6D7CD4DF" w14:textId="77777777" w:rsidR="00470D98" w:rsidRDefault="001E0CFE">
      <w:pPr>
        <w:spacing w:before="251"/>
        <w:ind w:left="227"/>
        <w:rPr>
          <w:rFonts w:ascii="Times New Roman"/>
          <w:i/>
          <w:sz w:val="24"/>
        </w:rPr>
      </w:pPr>
      <w:r>
        <w:rPr>
          <w:rFonts w:ascii="Trebuchet MS"/>
          <w:sz w:val="12"/>
        </w:rPr>
        <w:t>244</w:t>
      </w:r>
      <w:r>
        <w:rPr>
          <w:rFonts w:ascii="Trebuchet MS"/>
          <w:spacing w:val="144"/>
          <w:sz w:val="12"/>
        </w:rPr>
        <w:t xml:space="preserve"> </w:t>
      </w:r>
      <w:bookmarkStart w:id="278" w:name="Estimating_a,_the_intercept_parameter_fo"/>
      <w:bookmarkEnd w:id="278"/>
      <w:r>
        <w:rPr>
          <w:rFonts w:ascii="Times New Roman"/>
          <w:i/>
          <w:sz w:val="24"/>
        </w:rPr>
        <w:t>2.1.3.</w:t>
      </w:r>
      <w:r>
        <w:rPr>
          <w:rFonts w:ascii="Times New Roman"/>
          <w:i/>
          <w:spacing w:val="48"/>
          <w:sz w:val="24"/>
        </w:rPr>
        <w:t xml:space="preserve"> </w:t>
      </w:r>
      <w:r>
        <w:rPr>
          <w:rFonts w:ascii="Times New Roman"/>
          <w:i/>
          <w:sz w:val="24"/>
        </w:rPr>
        <w:t>Estimating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z w:val="24"/>
        </w:rPr>
        <w:t>a,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z w:val="24"/>
        </w:rPr>
        <w:t>the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z w:val="24"/>
        </w:rPr>
        <w:t>intercept</w:t>
      </w:r>
      <w:r>
        <w:rPr>
          <w:rFonts w:ascii="Times New Roman"/>
          <w:i/>
          <w:spacing w:val="-7"/>
          <w:sz w:val="24"/>
        </w:rPr>
        <w:t xml:space="preserve"> </w:t>
      </w:r>
      <w:r>
        <w:rPr>
          <w:rFonts w:ascii="Times New Roman"/>
          <w:i/>
          <w:sz w:val="24"/>
        </w:rPr>
        <w:t>parameter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z w:val="24"/>
        </w:rPr>
        <w:t>for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z w:val="24"/>
        </w:rPr>
        <w:t>compound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features</w:t>
      </w:r>
    </w:p>
    <w:p w14:paraId="68FF6D6A" w14:textId="77777777" w:rsidR="00470D98" w:rsidRDefault="001E0CFE">
      <w:pPr>
        <w:pStyle w:val="BodyText"/>
        <w:tabs>
          <w:tab w:val="left" w:pos="968"/>
        </w:tabs>
        <w:spacing w:before="29" w:line="279" w:lineRule="exact"/>
      </w:pPr>
      <w:r>
        <w:rPr>
          <w:rFonts w:ascii="Trebuchet MS"/>
          <w:spacing w:val="-5"/>
          <w:sz w:val="12"/>
        </w:rPr>
        <w:t>245</w:t>
      </w:r>
      <w:r>
        <w:rPr>
          <w:rFonts w:ascii="Trebuchet MS"/>
          <w:sz w:val="12"/>
        </w:rPr>
        <w:tab/>
      </w:r>
      <w:r>
        <w:rPr>
          <w:w w:val="90"/>
        </w:rPr>
        <w:t>As</w:t>
      </w:r>
      <w:r>
        <w:rPr>
          <w:spacing w:val="4"/>
        </w:rPr>
        <w:t xml:space="preserve"> </w:t>
      </w:r>
      <w:r>
        <w:rPr>
          <w:rFonts w:ascii="Times New Roman"/>
          <w:i/>
          <w:w w:val="90"/>
        </w:rPr>
        <w:t>a</w:t>
      </w:r>
      <w:r>
        <w:rPr>
          <w:rFonts w:ascii="Times New Roman"/>
          <w:i/>
          <w:spacing w:val="-3"/>
        </w:rPr>
        <w:t xml:space="preserve"> </w:t>
      </w:r>
      <w:r>
        <w:rPr>
          <w:w w:val="90"/>
        </w:rPr>
        <w:t>is</w:t>
      </w:r>
      <w:r>
        <w:rPr>
          <w:spacing w:val="4"/>
        </w:rPr>
        <w:t xml:space="preserve"> </w:t>
      </w:r>
      <w:r>
        <w:rPr>
          <w:w w:val="90"/>
        </w:rPr>
        <w:t>the</w:t>
      </w:r>
      <w:r>
        <w:rPr>
          <w:spacing w:val="4"/>
        </w:rPr>
        <w:t xml:space="preserve"> </w:t>
      </w:r>
      <w:r>
        <w:rPr>
          <w:w w:val="90"/>
        </w:rPr>
        <w:t>intercept</w:t>
      </w:r>
      <w:r>
        <w:rPr>
          <w:spacing w:val="4"/>
        </w:rPr>
        <w:t xml:space="preserve"> </w:t>
      </w:r>
      <w:r>
        <w:rPr>
          <w:w w:val="90"/>
        </w:rPr>
        <w:t>of</w:t>
      </w:r>
      <w:r>
        <w:rPr>
          <w:spacing w:val="5"/>
        </w:rPr>
        <w:t xml:space="preserve"> </w:t>
      </w:r>
      <w:r>
        <w:rPr>
          <w:w w:val="90"/>
        </w:rPr>
        <w:t>the</w:t>
      </w:r>
      <w:r>
        <w:rPr>
          <w:spacing w:val="4"/>
        </w:rPr>
        <w:t xml:space="preserve"> </w:t>
      </w:r>
      <w:r>
        <w:rPr>
          <w:w w:val="90"/>
        </w:rPr>
        <w:t>model,</w:t>
      </w:r>
      <w:r>
        <w:rPr>
          <w:spacing w:val="5"/>
        </w:rPr>
        <w:t xml:space="preserve"> </w:t>
      </w:r>
      <w:r>
        <w:rPr>
          <w:w w:val="90"/>
        </w:rPr>
        <w:t>it</w:t>
      </w:r>
      <w:r>
        <w:rPr>
          <w:spacing w:val="4"/>
        </w:rPr>
        <w:t xml:space="preserve"> </w:t>
      </w:r>
      <w:r>
        <w:rPr>
          <w:w w:val="90"/>
        </w:rPr>
        <w:t>represents</w:t>
      </w:r>
      <w:r>
        <w:rPr>
          <w:spacing w:val="4"/>
        </w:rPr>
        <w:t xml:space="preserve"> </w:t>
      </w:r>
      <w:r>
        <w:rPr>
          <w:w w:val="90"/>
        </w:rPr>
        <w:t>how</w:t>
      </w:r>
      <w:r>
        <w:rPr>
          <w:spacing w:val="4"/>
        </w:rPr>
        <w:t xml:space="preserve"> </w:t>
      </w:r>
      <w:r>
        <w:rPr>
          <w:w w:val="90"/>
        </w:rPr>
        <w:t>long</w:t>
      </w:r>
      <w:r>
        <w:rPr>
          <w:spacing w:val="5"/>
        </w:rPr>
        <w:t xml:space="preserve"> </w:t>
      </w:r>
      <w:r>
        <w:rPr>
          <w:w w:val="90"/>
        </w:rPr>
        <w:t>observers</w:t>
      </w:r>
      <w:r>
        <w:rPr>
          <w:spacing w:val="4"/>
        </w:rPr>
        <w:t xml:space="preserve"> </w:t>
      </w:r>
      <w:r>
        <w:rPr>
          <w:w w:val="90"/>
        </w:rPr>
        <w:t>take</w:t>
      </w:r>
      <w:r>
        <w:rPr>
          <w:spacing w:val="4"/>
        </w:rPr>
        <w:t xml:space="preserve"> </w:t>
      </w:r>
      <w:r>
        <w:rPr>
          <w:w w:val="90"/>
        </w:rPr>
        <w:t>to</w:t>
      </w:r>
      <w:r>
        <w:rPr>
          <w:spacing w:val="4"/>
        </w:rPr>
        <w:t xml:space="preserve"> </w:t>
      </w:r>
      <w:r>
        <w:rPr>
          <w:spacing w:val="-4"/>
          <w:w w:val="90"/>
        </w:rPr>
        <w:t>find</w:t>
      </w:r>
    </w:p>
    <w:p w14:paraId="2A1565D5" w14:textId="77777777" w:rsidR="00470D98" w:rsidRDefault="001E0CFE">
      <w:pPr>
        <w:pStyle w:val="BodyText"/>
        <w:spacing w:before="0" w:line="291" w:lineRule="exact"/>
      </w:pPr>
      <w:r>
        <w:rPr>
          <w:rFonts w:ascii="Trebuchet MS"/>
          <w:sz w:val="12"/>
        </w:rPr>
        <w:t>246</w:t>
      </w:r>
      <w:r>
        <w:rPr>
          <w:rFonts w:ascii="Trebuchet MS"/>
          <w:spacing w:val="74"/>
          <w:w w:val="150"/>
          <w:sz w:val="1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target</w:t>
      </w:r>
      <w:r>
        <w:rPr>
          <w:spacing w:val="-2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rPr>
          <w:rFonts w:ascii="Times New Roman"/>
          <w:i/>
        </w:rPr>
        <w:t>N</w:t>
      </w:r>
      <w:r>
        <w:rPr>
          <w:rFonts w:ascii="Times New Roman"/>
          <w:i/>
          <w:vertAlign w:val="subscript"/>
        </w:rPr>
        <w:t>T</w:t>
      </w:r>
      <w:r>
        <w:rPr>
          <w:rFonts w:ascii="Times New Roman"/>
          <w:i/>
          <w:spacing w:val="4"/>
        </w:rPr>
        <w:t xml:space="preserve"> </w:t>
      </w:r>
      <w:r>
        <w:rPr>
          <w:rFonts w:ascii="Tahoma"/>
        </w:rPr>
        <w:t>=</w:t>
      </w:r>
      <w:r>
        <w:rPr>
          <w:rFonts w:ascii="Tahoma"/>
          <w:spacing w:val="-19"/>
        </w:rPr>
        <w:t xml:space="preserve"> </w:t>
      </w:r>
      <w:r>
        <w:t>0,</w:t>
      </w:r>
      <w:r>
        <w:rPr>
          <w:spacing w:val="3"/>
        </w:rPr>
        <w:t xml:space="preserve"> </w:t>
      </w:r>
      <w:r>
        <w:t>i.e.,</w:t>
      </w:r>
      <w:r>
        <w:rPr>
          <w:spacing w:val="2"/>
        </w:rPr>
        <w:t xml:space="preserve"> </w:t>
      </w:r>
      <w:r>
        <w:t>there are no distractors.</w:t>
      </w:r>
      <w:r>
        <w:rPr>
          <w:spacing w:val="3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such,</w:t>
      </w:r>
      <w:r>
        <w:rPr>
          <w:spacing w:val="3"/>
        </w:rPr>
        <w:t xml:space="preserve"> </w:t>
      </w:r>
      <w:r>
        <w:t xml:space="preserve">it should be </w:t>
      </w:r>
      <w:r>
        <w:rPr>
          <w:spacing w:val="-2"/>
        </w:rPr>
        <w:t>inde-</w:t>
      </w:r>
    </w:p>
    <w:p w14:paraId="11F06C8E" w14:textId="77777777" w:rsidR="00470D98" w:rsidRDefault="001E0CFE">
      <w:pPr>
        <w:pStyle w:val="BodyText"/>
      </w:pPr>
      <w:r>
        <w:rPr>
          <w:rFonts w:ascii="Trebuchet MS"/>
          <w:spacing w:val="-6"/>
          <w:sz w:val="12"/>
        </w:rPr>
        <w:t>247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6"/>
        </w:rPr>
        <w:t>pendent</w:t>
      </w:r>
      <w:r>
        <w:rPr>
          <w:spacing w:val="-8"/>
        </w:rPr>
        <w:t xml:space="preserve"> </w:t>
      </w:r>
      <w:r>
        <w:rPr>
          <w:spacing w:val="-6"/>
        </w:rPr>
        <w:t>of</w:t>
      </w:r>
      <w:r>
        <w:rPr>
          <w:spacing w:val="-7"/>
        </w:rPr>
        <w:t xml:space="preserve"> </w:t>
      </w:r>
      <w:r>
        <w:rPr>
          <w:spacing w:val="-6"/>
        </w:rPr>
        <w:t>both</w:t>
      </w:r>
      <w:r>
        <w:rPr>
          <w:spacing w:val="-7"/>
        </w:rPr>
        <w:t xml:space="preserve"> </w:t>
      </w:r>
      <w:r>
        <w:rPr>
          <w:spacing w:val="-6"/>
        </w:rPr>
        <w:t>shape</w:t>
      </w:r>
      <w:r>
        <w:rPr>
          <w:spacing w:val="-7"/>
        </w:rPr>
        <w:t xml:space="preserve"> </w:t>
      </w:r>
      <w:r>
        <w:rPr>
          <w:spacing w:val="-6"/>
        </w:rPr>
        <w:t>and</w:t>
      </w:r>
      <w:r>
        <w:rPr>
          <w:spacing w:val="-7"/>
        </w:rPr>
        <w:t xml:space="preserve"> </w:t>
      </w:r>
      <w:r>
        <w:rPr>
          <w:spacing w:val="-6"/>
        </w:rPr>
        <w:t>colour,</w:t>
      </w:r>
      <w:r>
        <w:rPr>
          <w:spacing w:val="-8"/>
        </w:rPr>
        <w:t xml:space="preserve"> </w:t>
      </w:r>
      <w:r>
        <w:rPr>
          <w:spacing w:val="-6"/>
        </w:rPr>
        <w:t>and</w:t>
      </w:r>
      <w:r>
        <w:rPr>
          <w:spacing w:val="-7"/>
        </w:rPr>
        <w:t xml:space="preserve"> </w:t>
      </w:r>
      <w:r>
        <w:rPr>
          <w:spacing w:val="-6"/>
        </w:rPr>
        <w:t>can</w:t>
      </w:r>
      <w:r>
        <w:rPr>
          <w:spacing w:val="-7"/>
        </w:rPr>
        <w:t xml:space="preserve"> </w:t>
      </w:r>
      <w:r>
        <w:rPr>
          <w:spacing w:val="-6"/>
        </w:rPr>
        <w:t>be</w:t>
      </w:r>
      <w:r>
        <w:rPr>
          <w:spacing w:val="-7"/>
        </w:rPr>
        <w:t xml:space="preserve"> </w:t>
      </w:r>
      <w:r>
        <w:rPr>
          <w:spacing w:val="-6"/>
        </w:rPr>
        <w:t>thought</w:t>
      </w:r>
      <w:r>
        <w:rPr>
          <w:spacing w:val="-7"/>
        </w:rPr>
        <w:t xml:space="preserve"> </w:t>
      </w:r>
      <w:r>
        <w:rPr>
          <w:spacing w:val="-6"/>
        </w:rPr>
        <w:t>of</w:t>
      </w:r>
      <w:r>
        <w:rPr>
          <w:spacing w:val="-8"/>
        </w:rPr>
        <w:t xml:space="preserve"> </w:t>
      </w:r>
      <w:r>
        <w:rPr>
          <w:spacing w:val="-6"/>
        </w:rPr>
        <w:t>as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role</w:t>
      </w:r>
      <w:r>
        <w:rPr>
          <w:spacing w:val="-7"/>
        </w:rPr>
        <w:t xml:space="preserve"> </w:t>
      </w:r>
      <w:r>
        <w:rPr>
          <w:spacing w:val="-6"/>
        </w:rPr>
        <w:t>of</w:t>
      </w:r>
      <w:r>
        <w:rPr>
          <w:spacing w:val="-8"/>
        </w:rPr>
        <w:t xml:space="preserve"> </w:t>
      </w:r>
      <w:r>
        <w:rPr>
          <w:spacing w:val="-6"/>
        </w:rPr>
        <w:t>non-search</w:t>
      </w:r>
    </w:p>
    <w:p w14:paraId="4F8144B3" w14:textId="77777777" w:rsidR="00470D98" w:rsidRDefault="001E0CFE">
      <w:pPr>
        <w:pStyle w:val="BodyText"/>
        <w:spacing w:before="8"/>
      </w:pPr>
      <w:r>
        <w:rPr>
          <w:rFonts w:ascii="Trebuchet MS"/>
          <w:w w:val="90"/>
          <w:sz w:val="12"/>
        </w:rPr>
        <w:t>248</w:t>
      </w:r>
      <w:r>
        <w:rPr>
          <w:rFonts w:ascii="Trebuchet MS"/>
          <w:spacing w:val="68"/>
          <w:sz w:val="12"/>
        </w:rPr>
        <w:t xml:space="preserve">  </w:t>
      </w:r>
      <w:r>
        <w:rPr>
          <w:w w:val="90"/>
        </w:rPr>
        <w:t>processes</w:t>
      </w:r>
      <w:r>
        <w:rPr>
          <w:spacing w:val="-3"/>
        </w:rPr>
        <w:t xml:space="preserve"> </w:t>
      </w:r>
      <w:r>
        <w:rPr>
          <w:w w:val="90"/>
        </w:rPr>
        <w:t>(such</w:t>
      </w:r>
      <w:r>
        <w:rPr>
          <w:spacing w:val="-4"/>
        </w:rPr>
        <w:t xml:space="preserve"> </w:t>
      </w:r>
      <w:r>
        <w:rPr>
          <w:w w:val="90"/>
        </w:rPr>
        <w:t>as</w:t>
      </w:r>
      <w:r>
        <w:rPr>
          <w:spacing w:val="-6"/>
        </w:rPr>
        <w:t xml:space="preserve"> </w:t>
      </w:r>
      <w:r>
        <w:rPr>
          <w:w w:val="90"/>
        </w:rPr>
        <w:t>motivation,</w:t>
      </w:r>
      <w:r>
        <w:rPr>
          <w:spacing w:val="-2"/>
        </w:rPr>
        <w:t xml:space="preserve"> </w:t>
      </w:r>
      <w:r>
        <w:rPr>
          <w:w w:val="90"/>
        </w:rPr>
        <w:t>motor</w:t>
      </w:r>
      <w:r>
        <w:rPr>
          <w:spacing w:val="-5"/>
        </w:rPr>
        <w:t xml:space="preserve"> </w:t>
      </w:r>
      <w:r>
        <w:rPr>
          <w:w w:val="90"/>
        </w:rPr>
        <w:t>preparation</w:t>
      </w:r>
      <w:r>
        <w:rPr>
          <w:spacing w:val="-4"/>
        </w:rPr>
        <w:t xml:space="preserve"> </w:t>
      </w:r>
      <w:r>
        <w:rPr>
          <w:w w:val="90"/>
        </w:rPr>
        <w:t>etc.)</w:t>
      </w:r>
      <w:r>
        <w:rPr>
          <w:spacing w:val="20"/>
        </w:rPr>
        <w:t xml:space="preserve"> </w:t>
      </w:r>
      <w:r>
        <w:rPr>
          <w:w w:val="90"/>
        </w:rPr>
        <w:t>that</w:t>
      </w:r>
      <w:r>
        <w:rPr>
          <w:spacing w:val="-5"/>
        </w:rPr>
        <w:t xml:space="preserve"> </w:t>
      </w:r>
      <w:r>
        <w:rPr>
          <w:w w:val="90"/>
        </w:rPr>
        <w:t>influence</w:t>
      </w:r>
      <w:r>
        <w:rPr>
          <w:spacing w:val="-4"/>
        </w:rPr>
        <w:t xml:space="preserve"> </w:t>
      </w:r>
      <w:r>
        <w:rPr>
          <w:w w:val="90"/>
        </w:rPr>
        <w:t>reaction</w:t>
      </w:r>
      <w:r>
        <w:rPr>
          <w:spacing w:val="-4"/>
        </w:rPr>
        <w:t xml:space="preserve"> </w:t>
      </w:r>
      <w:r>
        <w:rPr>
          <w:spacing w:val="-2"/>
          <w:w w:val="90"/>
        </w:rPr>
        <w:t>time.</w:t>
      </w:r>
    </w:p>
    <w:p w14:paraId="2D355AF3" w14:textId="0014E403" w:rsidR="00470D98" w:rsidRDefault="001E0CFE">
      <w:pPr>
        <w:pStyle w:val="BodyText"/>
        <w:spacing w:before="8"/>
      </w:pPr>
      <w:r>
        <w:rPr>
          <w:rFonts w:ascii="Trebuchet MS"/>
          <w:spacing w:val="-6"/>
          <w:sz w:val="12"/>
        </w:rPr>
        <w:t>249</w:t>
      </w:r>
      <w:r>
        <w:rPr>
          <w:rFonts w:ascii="Trebuchet MS"/>
          <w:spacing w:val="48"/>
          <w:sz w:val="12"/>
        </w:rPr>
        <w:t xml:space="preserve">  </w:t>
      </w:r>
      <w:r>
        <w:rPr>
          <w:spacing w:val="-6"/>
        </w:rPr>
        <w:t>In</w:t>
      </w:r>
      <w:r>
        <w:rPr>
          <w:spacing w:val="-4"/>
        </w:rPr>
        <w:t xml:space="preserve"> </w:t>
      </w:r>
      <w:del w:id="279" w:author="Hughes, Anna E" w:date="2023-08-09T15:29:00Z">
        <w:r w:rsidR="00791F47">
          <w:fldChar w:fldCharType="begin"/>
        </w:r>
        <w:r w:rsidR="00791F47">
          <w:delInstrText xml:space="preserve"> HYPERLINK \l "_bookmark29" </w:delInstrText>
        </w:r>
        <w:r w:rsidR="00791F47">
          <w:fldChar w:fldCharType="separate"/>
        </w:r>
        <w:r w:rsidR="001644E6">
          <w:rPr>
            <w:spacing w:val="-6"/>
          </w:rPr>
          <w:delText>Buetti et</w:delText>
        </w:r>
        <w:r w:rsidR="001644E6">
          <w:rPr>
            <w:spacing w:val="-4"/>
          </w:rPr>
          <w:delText xml:space="preserve"> </w:delText>
        </w:r>
        <w:r w:rsidR="001644E6">
          <w:rPr>
            <w:spacing w:val="-6"/>
          </w:rPr>
          <w:delText>al.</w:delText>
        </w:r>
        <w:r w:rsidR="00791F47">
          <w:rPr>
            <w:spacing w:val="-6"/>
          </w:rPr>
          <w:fldChar w:fldCharType="end"/>
        </w:r>
        <w:r w:rsidR="001644E6">
          <w:rPr>
            <w:spacing w:val="-5"/>
          </w:rPr>
          <w:delText xml:space="preserve"> </w:delText>
        </w:r>
        <w:r w:rsidR="00791F47">
          <w:fldChar w:fldCharType="begin"/>
        </w:r>
        <w:r w:rsidR="00791F47">
          <w:delInstrText xml:space="preserve"> HYPERLINK \l "_bookmark29" </w:delInstrText>
        </w:r>
        <w:r w:rsidR="00791F47">
          <w:fldChar w:fldCharType="separate"/>
        </w:r>
        <w:r w:rsidR="001644E6">
          <w:rPr>
            <w:spacing w:val="-6"/>
          </w:rPr>
          <w:delText>(2019),</w:delText>
        </w:r>
        <w:r w:rsidR="00791F47">
          <w:rPr>
            <w:spacing w:val="-6"/>
          </w:rPr>
          <w:fldChar w:fldCharType="end"/>
        </w:r>
      </w:del>
      <w:ins w:id="280" w:author="Hughes, Anna E" w:date="2023-08-09T15:29:00Z">
        <w:r w:rsidR="00791F47">
          <w:fldChar w:fldCharType="begin"/>
        </w:r>
        <w:r w:rsidR="00791F47">
          <w:instrText xml:space="preserve"> HYPERLINK \l "_bookmark30" </w:instrText>
        </w:r>
        <w:r w:rsidR="00791F47">
          <w:fldChar w:fldCharType="separate"/>
        </w:r>
        <w:r>
          <w:rPr>
            <w:spacing w:val="-6"/>
          </w:rPr>
          <w:t>Buetti et</w:t>
        </w:r>
        <w:r>
          <w:rPr>
            <w:spacing w:val="-4"/>
          </w:rPr>
          <w:t xml:space="preserve"> </w:t>
        </w:r>
        <w:r>
          <w:rPr>
            <w:spacing w:val="-6"/>
          </w:rPr>
          <w:t>al.</w:t>
        </w:r>
        <w:r w:rsidR="00791F47">
          <w:rPr>
            <w:spacing w:val="-6"/>
          </w:rPr>
          <w:fldChar w:fldCharType="end"/>
        </w:r>
        <w:r>
          <w:rPr>
            <w:spacing w:val="-5"/>
          </w:rPr>
          <w:t xml:space="preserve"> </w:t>
        </w:r>
        <w:r w:rsidR="00791F47">
          <w:fldChar w:fldCharType="begin"/>
        </w:r>
        <w:r w:rsidR="00791F47">
          <w:instrText xml:space="preserve"> HYPERLINK \l "_bookmark30" </w:instrText>
        </w:r>
        <w:r w:rsidR="00791F47">
          <w:fldChar w:fldCharType="separate"/>
        </w:r>
        <w:r>
          <w:rPr>
            <w:spacing w:val="-6"/>
          </w:rPr>
          <w:t>(2019),</w:t>
        </w:r>
        <w:r w:rsidR="00791F47">
          <w:rPr>
            <w:spacing w:val="-6"/>
          </w:rPr>
          <w:fldChar w:fldCharType="end"/>
        </w:r>
      </w:ins>
      <w:r>
        <w:rPr>
          <w:spacing w:val="-4"/>
        </w:rPr>
        <w:t xml:space="preserve"> </w:t>
      </w:r>
      <w:r>
        <w:rPr>
          <w:rFonts w:ascii="Times New Roman"/>
          <w:i/>
          <w:spacing w:val="-6"/>
        </w:rPr>
        <w:t>a</w:t>
      </w:r>
      <w:r>
        <w:rPr>
          <w:rFonts w:ascii="Times New Roman"/>
          <w:i/>
          <w:spacing w:val="-9"/>
        </w:rPr>
        <w:t xml:space="preserve"> </w:t>
      </w:r>
      <w:r>
        <w:rPr>
          <w:spacing w:val="-6"/>
        </w:rPr>
        <w:t>was</w:t>
      </w:r>
      <w:r>
        <w:rPr>
          <w:spacing w:val="-5"/>
        </w:rPr>
        <w:t xml:space="preserve"> </w:t>
      </w:r>
      <w:r>
        <w:rPr>
          <w:spacing w:val="-6"/>
        </w:rPr>
        <w:t>calculated</w:t>
      </w:r>
      <w:r>
        <w:rPr>
          <w:spacing w:val="-5"/>
        </w:rPr>
        <w:t xml:space="preserve"> </w:t>
      </w:r>
      <w:r>
        <w:rPr>
          <w:spacing w:val="-6"/>
        </w:rPr>
        <w:t>for</w:t>
      </w:r>
      <w:r>
        <w:rPr>
          <w:spacing w:val="-4"/>
        </w:rPr>
        <w:t xml:space="preserve"> </w:t>
      </w:r>
      <w:r>
        <w:rPr>
          <w:spacing w:val="-6"/>
        </w:rPr>
        <w:t>each sub-experiment.</w:t>
      </w:r>
      <w:r>
        <w:rPr>
          <w:spacing w:val="11"/>
        </w:rPr>
        <w:t xml:space="preserve"> </w:t>
      </w:r>
      <w:r>
        <w:rPr>
          <w:spacing w:val="-6"/>
        </w:rPr>
        <w:t>Here,</w:t>
      </w:r>
      <w:r>
        <w:rPr>
          <w:spacing w:val="-5"/>
        </w:rPr>
        <w:t xml:space="preserve"> </w:t>
      </w:r>
      <w:r>
        <w:rPr>
          <w:spacing w:val="-6"/>
        </w:rPr>
        <w:t>we</w:t>
      </w:r>
      <w:r>
        <w:rPr>
          <w:spacing w:val="-5"/>
        </w:rPr>
        <w:t xml:space="preserve"> </w:t>
      </w:r>
      <w:r>
        <w:rPr>
          <w:spacing w:val="-6"/>
        </w:rPr>
        <w:t>follow</w:t>
      </w:r>
    </w:p>
    <w:p w14:paraId="72EEE089" w14:textId="77777777" w:rsidR="00470D98" w:rsidRDefault="001E0CFE">
      <w:pPr>
        <w:pStyle w:val="BodyText"/>
      </w:pPr>
      <w:r>
        <w:rPr>
          <w:rFonts w:ascii="Trebuchet MS"/>
          <w:w w:val="90"/>
          <w:sz w:val="12"/>
        </w:rPr>
        <w:t>250</w:t>
      </w:r>
      <w:r>
        <w:rPr>
          <w:rFonts w:ascii="Trebuchet MS"/>
          <w:spacing w:val="59"/>
          <w:sz w:val="12"/>
        </w:rPr>
        <w:t xml:space="preserve">  </w:t>
      </w:r>
      <w:r>
        <w:rPr>
          <w:w w:val="90"/>
        </w:rPr>
        <w:t>that</w:t>
      </w:r>
      <w:r>
        <w:rPr>
          <w:spacing w:val="4"/>
        </w:rPr>
        <w:t xml:space="preserve"> </w:t>
      </w:r>
      <w:r>
        <w:rPr>
          <w:w w:val="90"/>
        </w:rPr>
        <w:t>method</w:t>
      </w:r>
      <w:r>
        <w:rPr>
          <w:spacing w:val="4"/>
        </w:rPr>
        <w:t xml:space="preserve"> </w:t>
      </w:r>
      <w:r>
        <w:rPr>
          <w:w w:val="90"/>
        </w:rPr>
        <w:t>in</w:t>
      </w:r>
      <w:r>
        <w:rPr>
          <w:spacing w:val="4"/>
        </w:rPr>
        <w:t xml:space="preserve"> </w:t>
      </w:r>
      <w:r>
        <w:rPr>
          <w:w w:val="90"/>
        </w:rPr>
        <w:t>order</w:t>
      </w:r>
      <w:r>
        <w:rPr>
          <w:spacing w:val="4"/>
        </w:rPr>
        <w:t xml:space="preserve"> </w:t>
      </w:r>
      <w:r>
        <w:rPr>
          <w:w w:val="90"/>
        </w:rPr>
        <w:t>to</w:t>
      </w:r>
      <w:r>
        <w:rPr>
          <w:spacing w:val="4"/>
        </w:rPr>
        <w:t xml:space="preserve"> </w:t>
      </w:r>
      <w:r>
        <w:rPr>
          <w:w w:val="90"/>
        </w:rPr>
        <w:t>replicate</w:t>
      </w:r>
      <w:r>
        <w:rPr>
          <w:spacing w:val="4"/>
        </w:rPr>
        <w:t xml:space="preserve"> </w:t>
      </w:r>
      <w:r>
        <w:rPr>
          <w:w w:val="90"/>
        </w:rPr>
        <w:t>their</w:t>
      </w:r>
      <w:r>
        <w:rPr>
          <w:spacing w:val="4"/>
        </w:rPr>
        <w:t xml:space="preserve"> </w:t>
      </w:r>
      <w:r>
        <w:rPr>
          <w:w w:val="90"/>
        </w:rPr>
        <w:t>results</w:t>
      </w:r>
      <w:r>
        <w:rPr>
          <w:spacing w:val="4"/>
        </w:rPr>
        <w:t xml:space="preserve"> </w:t>
      </w:r>
      <w:r>
        <w:rPr>
          <w:spacing w:val="-2"/>
          <w:w w:val="90"/>
        </w:rPr>
        <w:t>exactly.</w:t>
      </w:r>
    </w:p>
    <w:p w14:paraId="5128D3D1" w14:textId="77777777" w:rsidR="00470D98" w:rsidRDefault="00470D98">
      <w:pPr>
        <w:pStyle w:val="BodyText"/>
        <w:spacing w:before="0"/>
        <w:ind w:left="0"/>
        <w:rPr>
          <w:sz w:val="20"/>
        </w:rPr>
      </w:pPr>
    </w:p>
    <w:p w14:paraId="3C7BE67C" w14:textId="77777777" w:rsidR="00087420" w:rsidRDefault="00133F83">
      <w:pPr>
        <w:pStyle w:val="BodyText"/>
        <w:spacing w:before="10"/>
        <w:ind w:left="0"/>
        <w:rPr>
          <w:del w:id="281" w:author="Hughes, Anna E" w:date="2023-08-09T15:29:00Z"/>
          <w:sz w:val="13"/>
        </w:rPr>
      </w:pPr>
      <w:del w:id="282" w:author="Hughes, Anna E" w:date="2023-08-09T15:29:00Z">
        <w:r>
          <w:rPr>
            <w:noProof/>
            <w:lang w:val="en-GB" w:eastAsia="en-GB"/>
          </w:rPr>
          <mc:AlternateContent>
            <mc:Choice Requires="wps">
              <w:drawing>
                <wp:anchor distT="0" distB="0" distL="0" distR="0" simplePos="0" relativeHeight="487657984" behindDoc="1" locked="0" layoutInCell="1" allowOverlap="1" wp14:anchorId="78460101" wp14:editId="30A188A9">
                  <wp:simplePos x="0" y="0"/>
                  <wp:positionH relativeFrom="page">
                    <wp:posOffset>1407795</wp:posOffset>
                  </wp:positionH>
                  <wp:positionV relativeFrom="paragraph">
                    <wp:posOffset>118745</wp:posOffset>
                  </wp:positionV>
                  <wp:extent cx="1974215" cy="1270"/>
                  <wp:effectExtent l="0" t="0" r="0" b="0"/>
                  <wp:wrapTopAndBottom/>
                  <wp:docPr id="562" name="docshape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974215" cy="1270"/>
                          </a:xfrm>
                          <a:custGeom>
                            <a:avLst/>
                            <a:gdLst>
                              <a:gd name="T0" fmla="+- 0 2217 2217"/>
                              <a:gd name="T1" fmla="*/ T0 w 3109"/>
                              <a:gd name="T2" fmla="+- 0 5325 2217"/>
                              <a:gd name="T3" fmla="*/ T2 w 310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109">
                                <a:moveTo>
                                  <a:pt x="0" y="0"/>
                                </a:moveTo>
                                <a:lnTo>
                                  <a:pt x="3108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w14:anchorId="21C258DE" id="docshape9" o:spid="_x0000_s1026" style="position:absolute;margin-left:110.85pt;margin-top:9.35pt;width:155.45pt;height:.1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10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" path="m,l3108,e" filled="f" strokeweight=".14042mm">
                  <v:path arrowok="t" o:connecttype="custom" o:connectlocs="0,0;1973580,0" o:connectangles="0,0"/>
                  <w10:wrap type="topAndBottom" anchorx="page"/>
                </v:shape>
              </w:pict>
            </mc:Fallback>
          </mc:AlternateContent>
        </w:r>
      </w:del>
    </w:p>
    <w:p w14:paraId="2652D012" w14:textId="77777777" w:rsidR="00470D98" w:rsidRDefault="001E0CFE">
      <w:pPr>
        <w:pStyle w:val="BodyText"/>
        <w:spacing w:before="10"/>
        <w:ind w:left="0"/>
        <w:rPr>
          <w:ins w:id="283" w:author="Hughes, Anna E" w:date="2023-08-09T15:29:00Z"/>
          <w:sz w:val="13"/>
        </w:rPr>
      </w:pPr>
      <w:ins w:id="284" w:author="Hughes, Anna E" w:date="2023-08-09T15:29:00Z">
        <w:r>
          <w:rPr>
            <w:noProof/>
            <w:lang w:val="en-GB" w:eastAsia="en-GB"/>
          </w:rPr>
          <mc:AlternateContent>
            <mc:Choice Requires="wps">
              <w:drawing>
                <wp:anchor distT="0" distB="0" distL="0" distR="0" simplePos="0" relativeHeight="487590912" behindDoc="1" locked="0" layoutInCell="1" allowOverlap="1">
                  <wp:simplePos x="0" y="0"/>
                  <wp:positionH relativeFrom="page">
                    <wp:posOffset>1407845</wp:posOffset>
                  </wp:positionH>
                  <wp:positionV relativeFrom="paragraph">
                    <wp:posOffset>118600</wp:posOffset>
                  </wp:positionV>
                  <wp:extent cx="1974214" cy="1270"/>
                  <wp:effectExtent l="0" t="0" r="0" b="0"/>
                  <wp:wrapTopAndBottom/>
                  <wp:docPr id="21" name="Graphic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>
                          <a:xfrm>
                            <a:off x="0" y="0"/>
                            <a:ext cx="197421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4214">
                                <a:moveTo>
                                  <a:pt x="0" y="0"/>
                                </a:moveTo>
                                <a:lnTo>
                                  <a:pt x="197377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1CE3C652" id="Graphic 21" o:spid="_x0000_s1026" style="position:absolute;margin-left:110.85pt;margin-top:9.35pt;width:155.45pt;height:.1pt;z-index:-15725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97421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" path="m,l1973770,e" filled="f" strokeweight=".14039mm">
                  <v:path arrowok="t"/>
                  <w10:wrap type="topAndBottom" anchorx="page"/>
                </v:shape>
              </w:pict>
            </mc:Fallback>
          </mc:AlternateContent>
        </w:r>
      </w:ins>
    </w:p>
    <w:p w14:paraId="5204FF88" w14:textId="77777777" w:rsidR="00470D98" w:rsidRDefault="001E0CFE">
      <w:pPr>
        <w:spacing w:before="21"/>
        <w:ind w:left="892"/>
        <w:rPr>
          <w:sz w:val="20"/>
        </w:rPr>
      </w:pPr>
      <w:r>
        <w:rPr>
          <w:w w:val="90"/>
          <w:position w:val="7"/>
          <w:sz w:val="14"/>
        </w:rPr>
        <w:t>1</w:t>
      </w:r>
      <w:bookmarkStart w:id="285" w:name="_bookmark7"/>
      <w:bookmarkEnd w:id="285"/>
      <w:r>
        <w:rPr>
          <w:w w:val="90"/>
          <w:sz w:val="20"/>
        </w:rPr>
        <w:t>downloaded</w:t>
      </w:r>
      <w:r>
        <w:rPr>
          <w:spacing w:val="17"/>
          <w:sz w:val="20"/>
        </w:rPr>
        <w:t xml:space="preserve"> </w:t>
      </w:r>
      <w:r>
        <w:rPr>
          <w:w w:val="90"/>
          <w:sz w:val="20"/>
        </w:rPr>
        <w:t>on</w:t>
      </w:r>
      <w:r>
        <w:rPr>
          <w:spacing w:val="17"/>
          <w:sz w:val="20"/>
        </w:rPr>
        <w:t xml:space="preserve"> </w:t>
      </w:r>
      <w:r>
        <w:rPr>
          <w:w w:val="90"/>
          <w:sz w:val="20"/>
        </w:rPr>
        <w:t>28th</w:t>
      </w:r>
      <w:r>
        <w:rPr>
          <w:spacing w:val="17"/>
          <w:sz w:val="20"/>
        </w:rPr>
        <w:t xml:space="preserve"> </w:t>
      </w:r>
      <w:r>
        <w:rPr>
          <w:w w:val="90"/>
          <w:sz w:val="20"/>
        </w:rPr>
        <w:t>August</w:t>
      </w:r>
      <w:r>
        <w:rPr>
          <w:spacing w:val="17"/>
          <w:sz w:val="20"/>
        </w:rPr>
        <w:t xml:space="preserve"> </w:t>
      </w:r>
      <w:r>
        <w:rPr>
          <w:spacing w:val="-4"/>
          <w:w w:val="90"/>
          <w:sz w:val="20"/>
        </w:rPr>
        <w:t>2020</w:t>
      </w:r>
    </w:p>
    <w:p w14:paraId="24CBD8B4" w14:textId="77777777" w:rsidR="00470D98" w:rsidRDefault="00470D98">
      <w:pPr>
        <w:rPr>
          <w:sz w:val="20"/>
        </w:rPr>
        <w:sectPr w:rsidR="00470D98">
          <w:type w:val="continuous"/>
          <w:pgSz w:w="12240" w:h="15840"/>
          <w:pgMar w:top="1820" w:right="1720" w:bottom="280" w:left="1600" w:header="0" w:footer="1818" w:gutter="0"/>
          <w:cols w:space="720"/>
        </w:sectPr>
      </w:pPr>
    </w:p>
    <w:p w14:paraId="3B453221" w14:textId="77777777" w:rsidR="00470D98" w:rsidRDefault="00470D98">
      <w:pPr>
        <w:pStyle w:val="BodyText"/>
        <w:spacing w:before="0"/>
        <w:ind w:left="0"/>
        <w:rPr>
          <w:sz w:val="20"/>
        </w:rPr>
      </w:pPr>
    </w:p>
    <w:p w14:paraId="68A0F36D" w14:textId="77777777" w:rsidR="00470D98" w:rsidRDefault="00470D98">
      <w:pPr>
        <w:pStyle w:val="BodyText"/>
        <w:spacing w:before="0"/>
        <w:ind w:left="0"/>
        <w:rPr>
          <w:sz w:val="20"/>
        </w:rPr>
      </w:pPr>
    </w:p>
    <w:p w14:paraId="01A79BD4" w14:textId="77777777" w:rsidR="00470D98" w:rsidRDefault="00470D98">
      <w:pPr>
        <w:pStyle w:val="BodyText"/>
        <w:spacing w:before="8"/>
        <w:ind w:left="0"/>
        <w:rPr>
          <w:sz w:val="29"/>
        </w:rPr>
      </w:pPr>
    </w:p>
    <w:p w14:paraId="1611D7D4" w14:textId="77777777" w:rsidR="00470D98" w:rsidRDefault="00470D98">
      <w:pPr>
        <w:rPr>
          <w:sz w:val="29"/>
        </w:rPr>
        <w:sectPr w:rsidR="00470D98">
          <w:pgSz w:w="12240" w:h="15840"/>
          <w:pgMar w:top="1820" w:right="1720" w:bottom="2000" w:left="1600" w:header="0" w:footer="1818" w:gutter="0"/>
          <w:cols w:space="720"/>
        </w:sectPr>
      </w:pPr>
    </w:p>
    <w:p w14:paraId="4591A241" w14:textId="77777777" w:rsidR="00470D98" w:rsidRDefault="00470D98">
      <w:pPr>
        <w:pStyle w:val="BodyText"/>
        <w:spacing w:before="0"/>
        <w:ind w:left="0"/>
        <w:rPr>
          <w:sz w:val="14"/>
        </w:rPr>
      </w:pPr>
    </w:p>
    <w:p w14:paraId="7F0A6C77" w14:textId="77777777" w:rsidR="00470D98" w:rsidRDefault="00470D98">
      <w:pPr>
        <w:pStyle w:val="BodyText"/>
        <w:spacing w:before="10"/>
        <w:ind w:left="0"/>
        <w:rPr>
          <w:sz w:val="12"/>
        </w:rPr>
      </w:pPr>
    </w:p>
    <w:p w14:paraId="4DF01973" w14:textId="40049AA1" w:rsidR="00470D98" w:rsidRDefault="00133F83">
      <w:pPr>
        <w:spacing w:before="1"/>
        <w:ind w:left="941"/>
        <w:rPr>
          <w:rFonts w:ascii="Arial"/>
          <w:sz w:val="12"/>
        </w:rPr>
      </w:pPr>
      <w:del w:id="286" w:author="Hughes, Anna E" w:date="2023-08-09T15:29:00Z">
        <w:r>
          <w:rPr>
            <w:noProof/>
            <w:lang w:val="en-GB" w:eastAsia="en-GB"/>
          </w:rPr>
          <mc:AlternateContent>
            <mc:Choice Requires="wpg">
              <w:drawing>
                <wp:anchor distT="0" distB="0" distL="114300" distR="114300" simplePos="0" relativeHeight="487660032" behindDoc="0" locked="0" layoutInCell="1" allowOverlap="1" wp14:anchorId="0BACE729" wp14:editId="032CCD1D">
                  <wp:simplePos x="0" y="0"/>
                  <wp:positionH relativeFrom="page">
                    <wp:posOffset>1718310</wp:posOffset>
                  </wp:positionH>
                  <wp:positionV relativeFrom="paragraph">
                    <wp:posOffset>-187325</wp:posOffset>
                  </wp:positionV>
                  <wp:extent cx="1161415" cy="1464310"/>
                  <wp:effectExtent l="0" t="0" r="0" b="0"/>
                  <wp:wrapNone/>
                  <wp:docPr id="563" name="docshapegroup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161415" cy="1464310"/>
                            <a:chOff x="2706" y="-295"/>
                            <a:chExt cx="1829" cy="2306"/>
                          </a:xfrm>
                        </wpg:grpSpPr>
                        <wps:wsp>
                          <wps:cNvPr id="564" name="docshape11"/>
                          <wps:cNvSpPr>
                            <a:spLocks/>
                          </wps:cNvSpPr>
                          <wps:spPr bwMode="auto">
                            <a:xfrm>
                              <a:off x="2742" y="-288"/>
                              <a:ext cx="1785" cy="2262"/>
                            </a:xfrm>
                            <a:custGeom>
                              <a:avLst/>
                              <a:gdLst>
                                <a:gd name="T0" fmla="+- 0 2743 2743"/>
                                <a:gd name="T1" fmla="*/ T0 w 1785"/>
                                <a:gd name="T2" fmla="+- 0 1840 -288"/>
                                <a:gd name="T3" fmla="*/ 1840 h 2262"/>
                                <a:gd name="T4" fmla="+- 0 4527 2743"/>
                                <a:gd name="T5" fmla="*/ T4 w 1785"/>
                                <a:gd name="T6" fmla="+- 0 1840 -288"/>
                                <a:gd name="T7" fmla="*/ 1840 h 2262"/>
                                <a:gd name="T8" fmla="+- 0 2743 2743"/>
                                <a:gd name="T9" fmla="*/ T8 w 1785"/>
                                <a:gd name="T10" fmla="+- 0 1446 -288"/>
                                <a:gd name="T11" fmla="*/ 1446 h 2262"/>
                                <a:gd name="T12" fmla="+- 0 4527 2743"/>
                                <a:gd name="T13" fmla="*/ T12 w 1785"/>
                                <a:gd name="T14" fmla="+- 0 1446 -288"/>
                                <a:gd name="T15" fmla="*/ 1446 h 2262"/>
                                <a:gd name="T16" fmla="+- 0 2743 2743"/>
                                <a:gd name="T17" fmla="*/ T16 w 1785"/>
                                <a:gd name="T18" fmla="+- 0 1053 -288"/>
                                <a:gd name="T19" fmla="*/ 1053 h 2262"/>
                                <a:gd name="T20" fmla="+- 0 4527 2743"/>
                                <a:gd name="T21" fmla="*/ T20 w 1785"/>
                                <a:gd name="T22" fmla="+- 0 1053 -288"/>
                                <a:gd name="T23" fmla="*/ 1053 h 2262"/>
                                <a:gd name="T24" fmla="+- 0 2743 2743"/>
                                <a:gd name="T25" fmla="*/ T24 w 1785"/>
                                <a:gd name="T26" fmla="+- 0 660 -288"/>
                                <a:gd name="T27" fmla="*/ 660 h 2262"/>
                                <a:gd name="T28" fmla="+- 0 4527 2743"/>
                                <a:gd name="T29" fmla="*/ T28 w 1785"/>
                                <a:gd name="T30" fmla="+- 0 660 -288"/>
                                <a:gd name="T31" fmla="*/ 660 h 2262"/>
                                <a:gd name="T32" fmla="+- 0 2743 2743"/>
                                <a:gd name="T33" fmla="*/ T32 w 1785"/>
                                <a:gd name="T34" fmla="+- 0 267 -288"/>
                                <a:gd name="T35" fmla="*/ 267 h 2262"/>
                                <a:gd name="T36" fmla="+- 0 4527 2743"/>
                                <a:gd name="T37" fmla="*/ T36 w 1785"/>
                                <a:gd name="T38" fmla="+- 0 267 -288"/>
                                <a:gd name="T39" fmla="*/ 267 h 2262"/>
                                <a:gd name="T40" fmla="+- 0 2743 2743"/>
                                <a:gd name="T41" fmla="*/ T40 w 1785"/>
                                <a:gd name="T42" fmla="+- 0 -127 -288"/>
                                <a:gd name="T43" fmla="*/ -127 h 2262"/>
                                <a:gd name="T44" fmla="+- 0 4527 2743"/>
                                <a:gd name="T45" fmla="*/ T44 w 1785"/>
                                <a:gd name="T46" fmla="+- 0 -127 -288"/>
                                <a:gd name="T47" fmla="*/ -127 h 2262"/>
                                <a:gd name="T48" fmla="+- 0 3080 2743"/>
                                <a:gd name="T49" fmla="*/ T48 w 1785"/>
                                <a:gd name="T50" fmla="+- 0 1974 -288"/>
                                <a:gd name="T51" fmla="*/ 1974 h 2262"/>
                                <a:gd name="T52" fmla="+- 0 3080 2743"/>
                                <a:gd name="T53" fmla="*/ T52 w 1785"/>
                                <a:gd name="T54" fmla="+- 0 -288 -288"/>
                                <a:gd name="T55" fmla="*/ -288 h 2262"/>
                                <a:gd name="T56" fmla="+- 0 3473 2743"/>
                                <a:gd name="T57" fmla="*/ T56 w 1785"/>
                                <a:gd name="T58" fmla="+- 0 1974 -288"/>
                                <a:gd name="T59" fmla="*/ 1974 h 2262"/>
                                <a:gd name="T60" fmla="+- 0 3473 2743"/>
                                <a:gd name="T61" fmla="*/ T60 w 1785"/>
                                <a:gd name="T62" fmla="+- 0 -288 -288"/>
                                <a:gd name="T63" fmla="*/ -288 h 2262"/>
                                <a:gd name="T64" fmla="+- 0 3866 2743"/>
                                <a:gd name="T65" fmla="*/ T64 w 1785"/>
                                <a:gd name="T66" fmla="+- 0 1974 -288"/>
                                <a:gd name="T67" fmla="*/ 1974 h 2262"/>
                                <a:gd name="T68" fmla="+- 0 3866 2743"/>
                                <a:gd name="T69" fmla="*/ T68 w 1785"/>
                                <a:gd name="T70" fmla="+- 0 -288 -288"/>
                                <a:gd name="T71" fmla="*/ -288 h 2262"/>
                                <a:gd name="T72" fmla="+- 0 4259 2743"/>
                                <a:gd name="T73" fmla="*/ T72 w 1785"/>
                                <a:gd name="T74" fmla="+- 0 1974 -288"/>
                                <a:gd name="T75" fmla="*/ 1974 h 2262"/>
                                <a:gd name="T76" fmla="+- 0 4259 2743"/>
                                <a:gd name="T77" fmla="*/ T76 w 1785"/>
                                <a:gd name="T78" fmla="+- 0 -288 -288"/>
                                <a:gd name="T79" fmla="*/ -288 h 22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1785" h="2262">
                                  <a:moveTo>
                                    <a:pt x="0" y="2128"/>
                                  </a:moveTo>
                                  <a:lnTo>
                                    <a:pt x="1784" y="2128"/>
                                  </a:lnTo>
                                  <a:moveTo>
                                    <a:pt x="0" y="1734"/>
                                  </a:moveTo>
                                  <a:lnTo>
                                    <a:pt x="1784" y="1734"/>
                                  </a:lnTo>
                                  <a:moveTo>
                                    <a:pt x="0" y="1341"/>
                                  </a:moveTo>
                                  <a:lnTo>
                                    <a:pt x="1784" y="1341"/>
                                  </a:lnTo>
                                  <a:moveTo>
                                    <a:pt x="0" y="948"/>
                                  </a:moveTo>
                                  <a:lnTo>
                                    <a:pt x="1784" y="948"/>
                                  </a:lnTo>
                                  <a:moveTo>
                                    <a:pt x="0" y="555"/>
                                  </a:moveTo>
                                  <a:lnTo>
                                    <a:pt x="1784" y="555"/>
                                  </a:lnTo>
                                  <a:moveTo>
                                    <a:pt x="0" y="161"/>
                                  </a:moveTo>
                                  <a:lnTo>
                                    <a:pt x="1784" y="161"/>
                                  </a:lnTo>
                                  <a:moveTo>
                                    <a:pt x="337" y="2262"/>
                                  </a:moveTo>
                                  <a:lnTo>
                                    <a:pt x="337" y="0"/>
                                  </a:lnTo>
                                  <a:moveTo>
                                    <a:pt x="730" y="2262"/>
                                  </a:moveTo>
                                  <a:lnTo>
                                    <a:pt x="730" y="0"/>
                                  </a:lnTo>
                                  <a:moveTo>
                                    <a:pt x="1123" y="2262"/>
                                  </a:moveTo>
                                  <a:lnTo>
                                    <a:pt x="1123" y="0"/>
                                  </a:lnTo>
                                  <a:moveTo>
                                    <a:pt x="1516" y="2262"/>
                                  </a:moveTo>
                                  <a:lnTo>
                                    <a:pt x="1516" y="0"/>
                                  </a:lnTo>
                                </a:path>
                              </a:pathLst>
                            </a:custGeom>
                            <a:noFill/>
                            <a:ln w="4540">
                              <a:solidFill>
                                <a:srgbClr val="EBEBEB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5" name="docshape12"/>
                          <wps:cNvSpPr>
                            <a:spLocks/>
                          </wps:cNvSpPr>
                          <wps:spPr bwMode="auto">
                            <a:xfrm>
                              <a:off x="2742" y="-288"/>
                              <a:ext cx="1785" cy="2262"/>
                            </a:xfrm>
                            <a:custGeom>
                              <a:avLst/>
                              <a:gdLst>
                                <a:gd name="T0" fmla="+- 0 2743 2743"/>
                                <a:gd name="T1" fmla="*/ T0 w 1785"/>
                                <a:gd name="T2" fmla="+- 0 1643 -288"/>
                                <a:gd name="T3" fmla="*/ 1643 h 2262"/>
                                <a:gd name="T4" fmla="+- 0 4527 2743"/>
                                <a:gd name="T5" fmla="*/ T4 w 1785"/>
                                <a:gd name="T6" fmla="+- 0 1643 -288"/>
                                <a:gd name="T7" fmla="*/ 1643 h 2262"/>
                                <a:gd name="T8" fmla="+- 0 2743 2743"/>
                                <a:gd name="T9" fmla="*/ T8 w 1785"/>
                                <a:gd name="T10" fmla="+- 0 1250 -288"/>
                                <a:gd name="T11" fmla="*/ 1250 h 2262"/>
                                <a:gd name="T12" fmla="+- 0 4527 2743"/>
                                <a:gd name="T13" fmla="*/ T12 w 1785"/>
                                <a:gd name="T14" fmla="+- 0 1250 -288"/>
                                <a:gd name="T15" fmla="*/ 1250 h 2262"/>
                                <a:gd name="T16" fmla="+- 0 2743 2743"/>
                                <a:gd name="T17" fmla="*/ T16 w 1785"/>
                                <a:gd name="T18" fmla="+- 0 857 -288"/>
                                <a:gd name="T19" fmla="*/ 857 h 2262"/>
                                <a:gd name="T20" fmla="+- 0 4527 2743"/>
                                <a:gd name="T21" fmla="*/ T20 w 1785"/>
                                <a:gd name="T22" fmla="+- 0 857 -288"/>
                                <a:gd name="T23" fmla="*/ 857 h 2262"/>
                                <a:gd name="T24" fmla="+- 0 2743 2743"/>
                                <a:gd name="T25" fmla="*/ T24 w 1785"/>
                                <a:gd name="T26" fmla="+- 0 463 -288"/>
                                <a:gd name="T27" fmla="*/ 463 h 2262"/>
                                <a:gd name="T28" fmla="+- 0 4527 2743"/>
                                <a:gd name="T29" fmla="*/ T28 w 1785"/>
                                <a:gd name="T30" fmla="+- 0 463 -288"/>
                                <a:gd name="T31" fmla="*/ 463 h 2262"/>
                                <a:gd name="T32" fmla="+- 0 2743 2743"/>
                                <a:gd name="T33" fmla="*/ T32 w 1785"/>
                                <a:gd name="T34" fmla="+- 0 70 -288"/>
                                <a:gd name="T35" fmla="*/ 70 h 2262"/>
                                <a:gd name="T36" fmla="+- 0 4527 2743"/>
                                <a:gd name="T37" fmla="*/ T36 w 1785"/>
                                <a:gd name="T38" fmla="+- 0 70 -288"/>
                                <a:gd name="T39" fmla="*/ 70 h 2262"/>
                                <a:gd name="T40" fmla="+- 0 2883 2743"/>
                                <a:gd name="T41" fmla="*/ T40 w 1785"/>
                                <a:gd name="T42" fmla="+- 0 1974 -288"/>
                                <a:gd name="T43" fmla="*/ 1974 h 2262"/>
                                <a:gd name="T44" fmla="+- 0 2883 2743"/>
                                <a:gd name="T45" fmla="*/ T44 w 1785"/>
                                <a:gd name="T46" fmla="+- 0 -288 -288"/>
                                <a:gd name="T47" fmla="*/ -288 h 2262"/>
                                <a:gd name="T48" fmla="+- 0 3276 2743"/>
                                <a:gd name="T49" fmla="*/ T48 w 1785"/>
                                <a:gd name="T50" fmla="+- 0 1974 -288"/>
                                <a:gd name="T51" fmla="*/ 1974 h 2262"/>
                                <a:gd name="T52" fmla="+- 0 3276 2743"/>
                                <a:gd name="T53" fmla="*/ T52 w 1785"/>
                                <a:gd name="T54" fmla="+- 0 -288 -288"/>
                                <a:gd name="T55" fmla="*/ -288 h 2262"/>
                                <a:gd name="T56" fmla="+- 0 3670 2743"/>
                                <a:gd name="T57" fmla="*/ T56 w 1785"/>
                                <a:gd name="T58" fmla="+- 0 1974 -288"/>
                                <a:gd name="T59" fmla="*/ 1974 h 2262"/>
                                <a:gd name="T60" fmla="+- 0 3670 2743"/>
                                <a:gd name="T61" fmla="*/ T60 w 1785"/>
                                <a:gd name="T62" fmla="+- 0 -288 -288"/>
                                <a:gd name="T63" fmla="*/ -288 h 2262"/>
                                <a:gd name="T64" fmla="+- 0 4063 2743"/>
                                <a:gd name="T65" fmla="*/ T64 w 1785"/>
                                <a:gd name="T66" fmla="+- 0 1974 -288"/>
                                <a:gd name="T67" fmla="*/ 1974 h 2262"/>
                                <a:gd name="T68" fmla="+- 0 4063 2743"/>
                                <a:gd name="T69" fmla="*/ T68 w 1785"/>
                                <a:gd name="T70" fmla="+- 0 -288 -288"/>
                                <a:gd name="T71" fmla="*/ -288 h 2262"/>
                                <a:gd name="T72" fmla="+- 0 4456 2743"/>
                                <a:gd name="T73" fmla="*/ T72 w 1785"/>
                                <a:gd name="T74" fmla="+- 0 1974 -288"/>
                                <a:gd name="T75" fmla="*/ 1974 h 2262"/>
                                <a:gd name="T76" fmla="+- 0 4456 2743"/>
                                <a:gd name="T77" fmla="*/ T76 w 1785"/>
                                <a:gd name="T78" fmla="+- 0 -288 -288"/>
                                <a:gd name="T79" fmla="*/ -288 h 22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1785" h="2262">
                                  <a:moveTo>
                                    <a:pt x="0" y="1931"/>
                                  </a:moveTo>
                                  <a:lnTo>
                                    <a:pt x="1784" y="1931"/>
                                  </a:lnTo>
                                  <a:moveTo>
                                    <a:pt x="0" y="1538"/>
                                  </a:moveTo>
                                  <a:lnTo>
                                    <a:pt x="1784" y="1538"/>
                                  </a:lnTo>
                                  <a:moveTo>
                                    <a:pt x="0" y="1145"/>
                                  </a:moveTo>
                                  <a:lnTo>
                                    <a:pt x="1784" y="1145"/>
                                  </a:lnTo>
                                  <a:moveTo>
                                    <a:pt x="0" y="751"/>
                                  </a:moveTo>
                                  <a:lnTo>
                                    <a:pt x="1784" y="751"/>
                                  </a:lnTo>
                                  <a:moveTo>
                                    <a:pt x="0" y="358"/>
                                  </a:moveTo>
                                  <a:lnTo>
                                    <a:pt x="1784" y="358"/>
                                  </a:lnTo>
                                  <a:moveTo>
                                    <a:pt x="140" y="2262"/>
                                  </a:moveTo>
                                  <a:lnTo>
                                    <a:pt x="140" y="0"/>
                                  </a:lnTo>
                                  <a:moveTo>
                                    <a:pt x="533" y="2262"/>
                                  </a:moveTo>
                                  <a:lnTo>
                                    <a:pt x="533" y="0"/>
                                  </a:lnTo>
                                  <a:moveTo>
                                    <a:pt x="927" y="2262"/>
                                  </a:moveTo>
                                  <a:lnTo>
                                    <a:pt x="927" y="0"/>
                                  </a:lnTo>
                                  <a:moveTo>
                                    <a:pt x="1320" y="2262"/>
                                  </a:moveTo>
                                  <a:lnTo>
                                    <a:pt x="1320" y="0"/>
                                  </a:lnTo>
                                  <a:moveTo>
                                    <a:pt x="1713" y="2262"/>
                                  </a:moveTo>
                                  <a:lnTo>
                                    <a:pt x="1713" y="0"/>
                                  </a:lnTo>
                                </a:path>
                              </a:pathLst>
                            </a:custGeom>
                            <a:noFill/>
                            <a:ln w="9166">
                              <a:solidFill>
                                <a:srgbClr val="EBEBEB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6" name="docshape13"/>
                          <wps:cNvSpPr>
                            <a:spLocks/>
                          </wps:cNvSpPr>
                          <wps:spPr bwMode="auto">
                            <a:xfrm>
                              <a:off x="3814" y="782"/>
                              <a:ext cx="53" cy="53"/>
                            </a:xfrm>
                            <a:custGeom>
                              <a:avLst/>
                              <a:gdLst>
                                <a:gd name="T0" fmla="+- 0 3855 3814"/>
                                <a:gd name="T1" fmla="*/ T0 w 53"/>
                                <a:gd name="T2" fmla="+- 0 783 783"/>
                                <a:gd name="T3" fmla="*/ 783 h 53"/>
                                <a:gd name="T4" fmla="+- 0 3826 3814"/>
                                <a:gd name="T5" fmla="*/ T4 w 53"/>
                                <a:gd name="T6" fmla="+- 0 783 783"/>
                                <a:gd name="T7" fmla="*/ 783 h 53"/>
                                <a:gd name="T8" fmla="+- 0 3814 3814"/>
                                <a:gd name="T9" fmla="*/ T8 w 53"/>
                                <a:gd name="T10" fmla="+- 0 795 783"/>
                                <a:gd name="T11" fmla="*/ 795 h 53"/>
                                <a:gd name="T12" fmla="+- 0 3814 3814"/>
                                <a:gd name="T13" fmla="*/ T12 w 53"/>
                                <a:gd name="T14" fmla="+- 0 809 783"/>
                                <a:gd name="T15" fmla="*/ 809 h 53"/>
                                <a:gd name="T16" fmla="+- 0 3814 3814"/>
                                <a:gd name="T17" fmla="*/ T16 w 53"/>
                                <a:gd name="T18" fmla="+- 0 824 783"/>
                                <a:gd name="T19" fmla="*/ 824 h 53"/>
                                <a:gd name="T20" fmla="+- 0 3826 3814"/>
                                <a:gd name="T21" fmla="*/ T20 w 53"/>
                                <a:gd name="T22" fmla="+- 0 836 783"/>
                                <a:gd name="T23" fmla="*/ 836 h 53"/>
                                <a:gd name="T24" fmla="+- 0 3855 3814"/>
                                <a:gd name="T25" fmla="*/ T24 w 53"/>
                                <a:gd name="T26" fmla="+- 0 836 783"/>
                                <a:gd name="T27" fmla="*/ 836 h 53"/>
                                <a:gd name="T28" fmla="+- 0 3867 3814"/>
                                <a:gd name="T29" fmla="*/ T28 w 53"/>
                                <a:gd name="T30" fmla="+- 0 824 783"/>
                                <a:gd name="T31" fmla="*/ 824 h 53"/>
                                <a:gd name="T32" fmla="+- 0 3867 3814"/>
                                <a:gd name="T33" fmla="*/ T32 w 53"/>
                                <a:gd name="T34" fmla="+- 0 795 783"/>
                                <a:gd name="T35" fmla="*/ 795 h 53"/>
                                <a:gd name="T36" fmla="+- 0 3855 3814"/>
                                <a:gd name="T37" fmla="*/ T36 w 53"/>
                                <a:gd name="T38" fmla="+- 0 783 783"/>
                                <a:gd name="T39" fmla="*/ 783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41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26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41" y="53"/>
                                  </a:lnTo>
                                  <a:lnTo>
                                    <a:pt x="53" y="41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8B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7" name="docshape14"/>
                          <wps:cNvSpPr>
                            <a:spLocks/>
                          </wps:cNvSpPr>
                          <wps:spPr bwMode="auto">
                            <a:xfrm>
                              <a:off x="3814" y="782"/>
                              <a:ext cx="53" cy="53"/>
                            </a:xfrm>
                            <a:custGeom>
                              <a:avLst/>
                              <a:gdLst>
                                <a:gd name="T0" fmla="+- 0 3814 3814"/>
                                <a:gd name="T1" fmla="*/ T0 w 53"/>
                                <a:gd name="T2" fmla="+- 0 809 783"/>
                                <a:gd name="T3" fmla="*/ 809 h 53"/>
                                <a:gd name="T4" fmla="+- 0 3814 3814"/>
                                <a:gd name="T5" fmla="*/ T4 w 53"/>
                                <a:gd name="T6" fmla="+- 0 795 783"/>
                                <a:gd name="T7" fmla="*/ 795 h 53"/>
                                <a:gd name="T8" fmla="+- 0 3826 3814"/>
                                <a:gd name="T9" fmla="*/ T8 w 53"/>
                                <a:gd name="T10" fmla="+- 0 783 783"/>
                                <a:gd name="T11" fmla="*/ 783 h 53"/>
                                <a:gd name="T12" fmla="+- 0 3841 3814"/>
                                <a:gd name="T13" fmla="*/ T12 w 53"/>
                                <a:gd name="T14" fmla="+- 0 783 783"/>
                                <a:gd name="T15" fmla="*/ 783 h 53"/>
                                <a:gd name="T16" fmla="+- 0 3855 3814"/>
                                <a:gd name="T17" fmla="*/ T16 w 53"/>
                                <a:gd name="T18" fmla="+- 0 783 783"/>
                                <a:gd name="T19" fmla="*/ 783 h 53"/>
                                <a:gd name="T20" fmla="+- 0 3867 3814"/>
                                <a:gd name="T21" fmla="*/ T20 w 53"/>
                                <a:gd name="T22" fmla="+- 0 795 783"/>
                                <a:gd name="T23" fmla="*/ 795 h 53"/>
                                <a:gd name="T24" fmla="+- 0 3867 3814"/>
                                <a:gd name="T25" fmla="*/ T24 w 53"/>
                                <a:gd name="T26" fmla="+- 0 809 783"/>
                                <a:gd name="T27" fmla="*/ 809 h 53"/>
                                <a:gd name="T28" fmla="+- 0 3867 3814"/>
                                <a:gd name="T29" fmla="*/ T28 w 53"/>
                                <a:gd name="T30" fmla="+- 0 824 783"/>
                                <a:gd name="T31" fmla="*/ 824 h 53"/>
                                <a:gd name="T32" fmla="+- 0 3855 3814"/>
                                <a:gd name="T33" fmla="*/ T32 w 53"/>
                                <a:gd name="T34" fmla="+- 0 836 783"/>
                                <a:gd name="T35" fmla="*/ 836 h 53"/>
                                <a:gd name="T36" fmla="+- 0 3841 3814"/>
                                <a:gd name="T37" fmla="*/ T36 w 53"/>
                                <a:gd name="T38" fmla="+- 0 836 783"/>
                                <a:gd name="T39" fmla="*/ 836 h 53"/>
                                <a:gd name="T40" fmla="+- 0 3826 3814"/>
                                <a:gd name="T41" fmla="*/ T40 w 53"/>
                                <a:gd name="T42" fmla="+- 0 836 783"/>
                                <a:gd name="T43" fmla="*/ 836 h 53"/>
                                <a:gd name="T44" fmla="+- 0 3814 3814"/>
                                <a:gd name="T45" fmla="*/ T44 w 53"/>
                                <a:gd name="T46" fmla="+- 0 824 783"/>
                                <a:gd name="T47" fmla="*/ 824 h 53"/>
                                <a:gd name="T48" fmla="+- 0 3814 3814"/>
                                <a:gd name="T49" fmla="*/ T48 w 53"/>
                                <a:gd name="T50" fmla="+- 0 809 783"/>
                                <a:gd name="T51" fmla="*/ 809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0" y="26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27" y="0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53" y="26"/>
                                  </a:lnTo>
                                  <a:lnTo>
                                    <a:pt x="53" y="41"/>
                                  </a:lnTo>
                                  <a:lnTo>
                                    <a:pt x="41" y="53"/>
                                  </a:lnTo>
                                  <a:lnTo>
                                    <a:pt x="27" y="53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0" y="26"/>
                                  </a:lnTo>
                                </a:path>
                              </a:pathLst>
                            </a:custGeom>
                            <a:noFill/>
                            <a:ln w="6082">
                              <a:solidFill>
                                <a:srgbClr val="00008B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8" name="docshape15"/>
                          <wps:cNvSpPr>
                            <a:spLocks/>
                          </wps:cNvSpPr>
                          <wps:spPr bwMode="auto">
                            <a:xfrm>
                              <a:off x="2806" y="1739"/>
                              <a:ext cx="53" cy="53"/>
                            </a:xfrm>
                            <a:custGeom>
                              <a:avLst/>
                              <a:gdLst>
                                <a:gd name="T0" fmla="+- 0 2847 2807"/>
                                <a:gd name="T1" fmla="*/ T0 w 53"/>
                                <a:gd name="T2" fmla="+- 0 1739 1739"/>
                                <a:gd name="T3" fmla="*/ 1739 h 53"/>
                                <a:gd name="T4" fmla="+- 0 2818 2807"/>
                                <a:gd name="T5" fmla="*/ T4 w 53"/>
                                <a:gd name="T6" fmla="+- 0 1739 1739"/>
                                <a:gd name="T7" fmla="*/ 1739 h 53"/>
                                <a:gd name="T8" fmla="+- 0 2807 2807"/>
                                <a:gd name="T9" fmla="*/ T8 w 53"/>
                                <a:gd name="T10" fmla="+- 0 1751 1739"/>
                                <a:gd name="T11" fmla="*/ 1751 h 53"/>
                                <a:gd name="T12" fmla="+- 0 2807 2807"/>
                                <a:gd name="T13" fmla="*/ T12 w 53"/>
                                <a:gd name="T14" fmla="+- 0 1766 1739"/>
                                <a:gd name="T15" fmla="*/ 1766 h 53"/>
                                <a:gd name="T16" fmla="+- 0 2807 2807"/>
                                <a:gd name="T17" fmla="*/ T16 w 53"/>
                                <a:gd name="T18" fmla="+- 0 1780 1739"/>
                                <a:gd name="T19" fmla="*/ 1780 h 53"/>
                                <a:gd name="T20" fmla="+- 0 2818 2807"/>
                                <a:gd name="T21" fmla="*/ T20 w 53"/>
                                <a:gd name="T22" fmla="+- 0 1792 1739"/>
                                <a:gd name="T23" fmla="*/ 1792 h 53"/>
                                <a:gd name="T24" fmla="+- 0 2847 2807"/>
                                <a:gd name="T25" fmla="*/ T24 w 53"/>
                                <a:gd name="T26" fmla="+- 0 1792 1739"/>
                                <a:gd name="T27" fmla="*/ 1792 h 53"/>
                                <a:gd name="T28" fmla="+- 0 2859 2807"/>
                                <a:gd name="T29" fmla="*/ T28 w 53"/>
                                <a:gd name="T30" fmla="+- 0 1780 1739"/>
                                <a:gd name="T31" fmla="*/ 1780 h 53"/>
                                <a:gd name="T32" fmla="+- 0 2859 2807"/>
                                <a:gd name="T33" fmla="*/ T32 w 53"/>
                                <a:gd name="T34" fmla="+- 0 1751 1739"/>
                                <a:gd name="T35" fmla="*/ 1751 h 53"/>
                                <a:gd name="T36" fmla="+- 0 2847 2807"/>
                                <a:gd name="T37" fmla="*/ T36 w 53"/>
                                <a:gd name="T38" fmla="+- 0 1739 1739"/>
                                <a:gd name="T39" fmla="*/ 1739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40" y="0"/>
                                  </a:moveTo>
                                  <a:lnTo>
                                    <a:pt x="11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27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1" y="53"/>
                                  </a:lnTo>
                                  <a:lnTo>
                                    <a:pt x="40" y="53"/>
                                  </a:lnTo>
                                  <a:lnTo>
                                    <a:pt x="52" y="41"/>
                                  </a:lnTo>
                                  <a:lnTo>
                                    <a:pt x="52" y="12"/>
                                  </a:lnTo>
                                  <a:lnTo>
                                    <a:pt x="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8B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9" name="docshape16"/>
                          <wps:cNvSpPr>
                            <a:spLocks/>
                          </wps:cNvSpPr>
                          <wps:spPr bwMode="auto">
                            <a:xfrm>
                              <a:off x="2806" y="1739"/>
                              <a:ext cx="53" cy="53"/>
                            </a:xfrm>
                            <a:custGeom>
                              <a:avLst/>
                              <a:gdLst>
                                <a:gd name="T0" fmla="+- 0 2807 2807"/>
                                <a:gd name="T1" fmla="*/ T0 w 53"/>
                                <a:gd name="T2" fmla="+- 0 1766 1739"/>
                                <a:gd name="T3" fmla="*/ 1766 h 53"/>
                                <a:gd name="T4" fmla="+- 0 2807 2807"/>
                                <a:gd name="T5" fmla="*/ T4 w 53"/>
                                <a:gd name="T6" fmla="+- 0 1751 1739"/>
                                <a:gd name="T7" fmla="*/ 1751 h 53"/>
                                <a:gd name="T8" fmla="+- 0 2818 2807"/>
                                <a:gd name="T9" fmla="*/ T8 w 53"/>
                                <a:gd name="T10" fmla="+- 0 1739 1739"/>
                                <a:gd name="T11" fmla="*/ 1739 h 53"/>
                                <a:gd name="T12" fmla="+- 0 2833 2807"/>
                                <a:gd name="T13" fmla="*/ T12 w 53"/>
                                <a:gd name="T14" fmla="+- 0 1739 1739"/>
                                <a:gd name="T15" fmla="*/ 1739 h 53"/>
                                <a:gd name="T16" fmla="+- 0 2847 2807"/>
                                <a:gd name="T17" fmla="*/ T16 w 53"/>
                                <a:gd name="T18" fmla="+- 0 1739 1739"/>
                                <a:gd name="T19" fmla="*/ 1739 h 53"/>
                                <a:gd name="T20" fmla="+- 0 2859 2807"/>
                                <a:gd name="T21" fmla="*/ T20 w 53"/>
                                <a:gd name="T22" fmla="+- 0 1751 1739"/>
                                <a:gd name="T23" fmla="*/ 1751 h 53"/>
                                <a:gd name="T24" fmla="+- 0 2859 2807"/>
                                <a:gd name="T25" fmla="*/ T24 w 53"/>
                                <a:gd name="T26" fmla="+- 0 1766 1739"/>
                                <a:gd name="T27" fmla="*/ 1766 h 53"/>
                                <a:gd name="T28" fmla="+- 0 2859 2807"/>
                                <a:gd name="T29" fmla="*/ T28 w 53"/>
                                <a:gd name="T30" fmla="+- 0 1780 1739"/>
                                <a:gd name="T31" fmla="*/ 1780 h 53"/>
                                <a:gd name="T32" fmla="+- 0 2847 2807"/>
                                <a:gd name="T33" fmla="*/ T32 w 53"/>
                                <a:gd name="T34" fmla="+- 0 1792 1739"/>
                                <a:gd name="T35" fmla="*/ 1792 h 53"/>
                                <a:gd name="T36" fmla="+- 0 2833 2807"/>
                                <a:gd name="T37" fmla="*/ T36 w 53"/>
                                <a:gd name="T38" fmla="+- 0 1792 1739"/>
                                <a:gd name="T39" fmla="*/ 1792 h 53"/>
                                <a:gd name="T40" fmla="+- 0 2818 2807"/>
                                <a:gd name="T41" fmla="*/ T40 w 53"/>
                                <a:gd name="T42" fmla="+- 0 1792 1739"/>
                                <a:gd name="T43" fmla="*/ 1792 h 53"/>
                                <a:gd name="T44" fmla="+- 0 2807 2807"/>
                                <a:gd name="T45" fmla="*/ T44 w 53"/>
                                <a:gd name="T46" fmla="+- 0 1780 1739"/>
                                <a:gd name="T47" fmla="*/ 1780 h 53"/>
                                <a:gd name="T48" fmla="+- 0 2807 2807"/>
                                <a:gd name="T49" fmla="*/ T48 w 53"/>
                                <a:gd name="T50" fmla="+- 0 1766 1739"/>
                                <a:gd name="T51" fmla="*/ 1766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0" y="27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11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52" y="12"/>
                                  </a:lnTo>
                                  <a:lnTo>
                                    <a:pt x="52" y="27"/>
                                  </a:lnTo>
                                  <a:lnTo>
                                    <a:pt x="52" y="41"/>
                                  </a:lnTo>
                                  <a:lnTo>
                                    <a:pt x="40" y="53"/>
                                  </a:lnTo>
                                  <a:lnTo>
                                    <a:pt x="26" y="53"/>
                                  </a:lnTo>
                                  <a:lnTo>
                                    <a:pt x="11" y="53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0" y="27"/>
                                  </a:lnTo>
                                </a:path>
                              </a:pathLst>
                            </a:custGeom>
                            <a:noFill/>
                            <a:ln w="6082">
                              <a:solidFill>
                                <a:srgbClr val="00008B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0" name="docshape17"/>
                          <wps:cNvSpPr>
                            <a:spLocks/>
                          </wps:cNvSpPr>
                          <wps:spPr bwMode="auto">
                            <a:xfrm>
                              <a:off x="3028" y="1670"/>
                              <a:ext cx="53" cy="53"/>
                            </a:xfrm>
                            <a:custGeom>
                              <a:avLst/>
                              <a:gdLst>
                                <a:gd name="T0" fmla="+- 0 3070 3029"/>
                                <a:gd name="T1" fmla="*/ T0 w 53"/>
                                <a:gd name="T2" fmla="+- 0 1670 1670"/>
                                <a:gd name="T3" fmla="*/ 1670 h 53"/>
                                <a:gd name="T4" fmla="+- 0 3041 3029"/>
                                <a:gd name="T5" fmla="*/ T4 w 53"/>
                                <a:gd name="T6" fmla="+- 0 1670 1670"/>
                                <a:gd name="T7" fmla="*/ 1670 h 53"/>
                                <a:gd name="T8" fmla="+- 0 3029 3029"/>
                                <a:gd name="T9" fmla="*/ T8 w 53"/>
                                <a:gd name="T10" fmla="+- 0 1682 1670"/>
                                <a:gd name="T11" fmla="*/ 1682 h 53"/>
                                <a:gd name="T12" fmla="+- 0 3029 3029"/>
                                <a:gd name="T13" fmla="*/ T12 w 53"/>
                                <a:gd name="T14" fmla="+- 0 1697 1670"/>
                                <a:gd name="T15" fmla="*/ 1697 h 53"/>
                                <a:gd name="T16" fmla="+- 0 3029 3029"/>
                                <a:gd name="T17" fmla="*/ T16 w 53"/>
                                <a:gd name="T18" fmla="+- 0 1711 1670"/>
                                <a:gd name="T19" fmla="*/ 1711 h 53"/>
                                <a:gd name="T20" fmla="+- 0 3041 3029"/>
                                <a:gd name="T21" fmla="*/ T20 w 53"/>
                                <a:gd name="T22" fmla="+- 0 1723 1670"/>
                                <a:gd name="T23" fmla="*/ 1723 h 53"/>
                                <a:gd name="T24" fmla="+- 0 3070 3029"/>
                                <a:gd name="T25" fmla="*/ T24 w 53"/>
                                <a:gd name="T26" fmla="+- 0 1723 1670"/>
                                <a:gd name="T27" fmla="*/ 1723 h 53"/>
                                <a:gd name="T28" fmla="+- 0 3081 3029"/>
                                <a:gd name="T29" fmla="*/ T28 w 53"/>
                                <a:gd name="T30" fmla="+- 0 1711 1670"/>
                                <a:gd name="T31" fmla="*/ 1711 h 53"/>
                                <a:gd name="T32" fmla="+- 0 3081 3029"/>
                                <a:gd name="T33" fmla="*/ T32 w 53"/>
                                <a:gd name="T34" fmla="+- 0 1682 1670"/>
                                <a:gd name="T35" fmla="*/ 1682 h 53"/>
                                <a:gd name="T36" fmla="+- 0 3070 3029"/>
                                <a:gd name="T37" fmla="*/ T36 w 53"/>
                                <a:gd name="T38" fmla="+- 0 1670 1670"/>
                                <a:gd name="T39" fmla="*/ 1670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41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27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41" y="53"/>
                                  </a:lnTo>
                                  <a:lnTo>
                                    <a:pt x="52" y="41"/>
                                  </a:lnTo>
                                  <a:lnTo>
                                    <a:pt x="52" y="12"/>
                                  </a:lnTo>
                                  <a:lnTo>
                                    <a:pt x="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8B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1" name="docshape18"/>
                          <wps:cNvSpPr>
                            <a:spLocks/>
                          </wps:cNvSpPr>
                          <wps:spPr bwMode="auto">
                            <a:xfrm>
                              <a:off x="3028" y="1670"/>
                              <a:ext cx="53" cy="53"/>
                            </a:xfrm>
                            <a:custGeom>
                              <a:avLst/>
                              <a:gdLst>
                                <a:gd name="T0" fmla="+- 0 3029 3029"/>
                                <a:gd name="T1" fmla="*/ T0 w 53"/>
                                <a:gd name="T2" fmla="+- 0 1697 1670"/>
                                <a:gd name="T3" fmla="*/ 1697 h 53"/>
                                <a:gd name="T4" fmla="+- 0 3029 3029"/>
                                <a:gd name="T5" fmla="*/ T4 w 53"/>
                                <a:gd name="T6" fmla="+- 0 1682 1670"/>
                                <a:gd name="T7" fmla="*/ 1682 h 53"/>
                                <a:gd name="T8" fmla="+- 0 3041 3029"/>
                                <a:gd name="T9" fmla="*/ T8 w 53"/>
                                <a:gd name="T10" fmla="+- 0 1670 1670"/>
                                <a:gd name="T11" fmla="*/ 1670 h 53"/>
                                <a:gd name="T12" fmla="+- 0 3055 3029"/>
                                <a:gd name="T13" fmla="*/ T12 w 53"/>
                                <a:gd name="T14" fmla="+- 0 1670 1670"/>
                                <a:gd name="T15" fmla="*/ 1670 h 53"/>
                                <a:gd name="T16" fmla="+- 0 3070 3029"/>
                                <a:gd name="T17" fmla="*/ T16 w 53"/>
                                <a:gd name="T18" fmla="+- 0 1670 1670"/>
                                <a:gd name="T19" fmla="*/ 1670 h 53"/>
                                <a:gd name="T20" fmla="+- 0 3081 3029"/>
                                <a:gd name="T21" fmla="*/ T20 w 53"/>
                                <a:gd name="T22" fmla="+- 0 1682 1670"/>
                                <a:gd name="T23" fmla="*/ 1682 h 53"/>
                                <a:gd name="T24" fmla="+- 0 3081 3029"/>
                                <a:gd name="T25" fmla="*/ T24 w 53"/>
                                <a:gd name="T26" fmla="+- 0 1697 1670"/>
                                <a:gd name="T27" fmla="*/ 1697 h 53"/>
                                <a:gd name="T28" fmla="+- 0 3081 3029"/>
                                <a:gd name="T29" fmla="*/ T28 w 53"/>
                                <a:gd name="T30" fmla="+- 0 1711 1670"/>
                                <a:gd name="T31" fmla="*/ 1711 h 53"/>
                                <a:gd name="T32" fmla="+- 0 3070 3029"/>
                                <a:gd name="T33" fmla="*/ T32 w 53"/>
                                <a:gd name="T34" fmla="+- 0 1723 1670"/>
                                <a:gd name="T35" fmla="*/ 1723 h 53"/>
                                <a:gd name="T36" fmla="+- 0 3055 3029"/>
                                <a:gd name="T37" fmla="*/ T36 w 53"/>
                                <a:gd name="T38" fmla="+- 0 1723 1670"/>
                                <a:gd name="T39" fmla="*/ 1723 h 53"/>
                                <a:gd name="T40" fmla="+- 0 3041 3029"/>
                                <a:gd name="T41" fmla="*/ T40 w 53"/>
                                <a:gd name="T42" fmla="+- 0 1723 1670"/>
                                <a:gd name="T43" fmla="*/ 1723 h 53"/>
                                <a:gd name="T44" fmla="+- 0 3029 3029"/>
                                <a:gd name="T45" fmla="*/ T44 w 53"/>
                                <a:gd name="T46" fmla="+- 0 1711 1670"/>
                                <a:gd name="T47" fmla="*/ 1711 h 53"/>
                                <a:gd name="T48" fmla="+- 0 3029 3029"/>
                                <a:gd name="T49" fmla="*/ T48 w 53"/>
                                <a:gd name="T50" fmla="+- 0 1697 1670"/>
                                <a:gd name="T51" fmla="*/ 1697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0" y="27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2" y="12"/>
                                  </a:lnTo>
                                  <a:lnTo>
                                    <a:pt x="52" y="27"/>
                                  </a:lnTo>
                                  <a:lnTo>
                                    <a:pt x="52" y="41"/>
                                  </a:lnTo>
                                  <a:lnTo>
                                    <a:pt x="41" y="53"/>
                                  </a:lnTo>
                                  <a:lnTo>
                                    <a:pt x="26" y="53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0" y="27"/>
                                  </a:lnTo>
                                </a:path>
                              </a:pathLst>
                            </a:custGeom>
                            <a:noFill/>
                            <a:ln w="6082">
                              <a:solidFill>
                                <a:srgbClr val="00008B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2" name="docshape19"/>
                          <wps:cNvSpPr>
                            <a:spLocks/>
                          </wps:cNvSpPr>
                          <wps:spPr bwMode="auto">
                            <a:xfrm>
                              <a:off x="4419" y="-179"/>
                              <a:ext cx="53" cy="53"/>
                            </a:xfrm>
                            <a:custGeom>
                              <a:avLst/>
                              <a:gdLst>
                                <a:gd name="T0" fmla="+- 0 4461 4420"/>
                                <a:gd name="T1" fmla="*/ T0 w 53"/>
                                <a:gd name="T2" fmla="+- 0 -179 -179"/>
                                <a:gd name="T3" fmla="*/ -179 h 53"/>
                                <a:gd name="T4" fmla="+- 0 4432 4420"/>
                                <a:gd name="T5" fmla="*/ T4 w 53"/>
                                <a:gd name="T6" fmla="+- 0 -179 -179"/>
                                <a:gd name="T7" fmla="*/ -179 h 53"/>
                                <a:gd name="T8" fmla="+- 0 4420 4420"/>
                                <a:gd name="T9" fmla="*/ T8 w 53"/>
                                <a:gd name="T10" fmla="+- 0 -167 -179"/>
                                <a:gd name="T11" fmla="*/ -167 h 53"/>
                                <a:gd name="T12" fmla="+- 0 4420 4420"/>
                                <a:gd name="T13" fmla="*/ T12 w 53"/>
                                <a:gd name="T14" fmla="+- 0 -152 -179"/>
                                <a:gd name="T15" fmla="*/ -152 h 53"/>
                                <a:gd name="T16" fmla="+- 0 4420 4420"/>
                                <a:gd name="T17" fmla="*/ T16 w 53"/>
                                <a:gd name="T18" fmla="+- 0 -138 -179"/>
                                <a:gd name="T19" fmla="*/ -138 h 53"/>
                                <a:gd name="T20" fmla="+- 0 4432 4420"/>
                                <a:gd name="T21" fmla="*/ T20 w 53"/>
                                <a:gd name="T22" fmla="+- 0 -126 -179"/>
                                <a:gd name="T23" fmla="*/ -126 h 53"/>
                                <a:gd name="T24" fmla="+- 0 4461 4420"/>
                                <a:gd name="T25" fmla="*/ T24 w 53"/>
                                <a:gd name="T26" fmla="+- 0 -126 -179"/>
                                <a:gd name="T27" fmla="*/ -126 h 53"/>
                                <a:gd name="T28" fmla="+- 0 4473 4420"/>
                                <a:gd name="T29" fmla="*/ T28 w 53"/>
                                <a:gd name="T30" fmla="+- 0 -138 -179"/>
                                <a:gd name="T31" fmla="*/ -138 h 53"/>
                                <a:gd name="T32" fmla="+- 0 4473 4420"/>
                                <a:gd name="T33" fmla="*/ T32 w 53"/>
                                <a:gd name="T34" fmla="+- 0 -167 -179"/>
                                <a:gd name="T35" fmla="*/ -167 h 53"/>
                                <a:gd name="T36" fmla="+- 0 4461 4420"/>
                                <a:gd name="T37" fmla="*/ T36 w 53"/>
                                <a:gd name="T38" fmla="+- 0 -179 -179"/>
                                <a:gd name="T39" fmla="*/ -179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41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27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41" y="53"/>
                                  </a:lnTo>
                                  <a:lnTo>
                                    <a:pt x="53" y="41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8B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3" name="docshape20"/>
                          <wps:cNvSpPr>
                            <a:spLocks/>
                          </wps:cNvSpPr>
                          <wps:spPr bwMode="auto">
                            <a:xfrm>
                              <a:off x="4419" y="-179"/>
                              <a:ext cx="53" cy="53"/>
                            </a:xfrm>
                            <a:custGeom>
                              <a:avLst/>
                              <a:gdLst>
                                <a:gd name="T0" fmla="+- 0 4420 4420"/>
                                <a:gd name="T1" fmla="*/ T0 w 53"/>
                                <a:gd name="T2" fmla="+- 0 -152 -179"/>
                                <a:gd name="T3" fmla="*/ -152 h 53"/>
                                <a:gd name="T4" fmla="+- 0 4420 4420"/>
                                <a:gd name="T5" fmla="*/ T4 w 53"/>
                                <a:gd name="T6" fmla="+- 0 -167 -179"/>
                                <a:gd name="T7" fmla="*/ -167 h 53"/>
                                <a:gd name="T8" fmla="+- 0 4432 4420"/>
                                <a:gd name="T9" fmla="*/ T8 w 53"/>
                                <a:gd name="T10" fmla="+- 0 -179 -179"/>
                                <a:gd name="T11" fmla="*/ -179 h 53"/>
                                <a:gd name="T12" fmla="+- 0 4446 4420"/>
                                <a:gd name="T13" fmla="*/ T12 w 53"/>
                                <a:gd name="T14" fmla="+- 0 -179 -179"/>
                                <a:gd name="T15" fmla="*/ -179 h 53"/>
                                <a:gd name="T16" fmla="+- 0 4461 4420"/>
                                <a:gd name="T17" fmla="*/ T16 w 53"/>
                                <a:gd name="T18" fmla="+- 0 -179 -179"/>
                                <a:gd name="T19" fmla="*/ -179 h 53"/>
                                <a:gd name="T20" fmla="+- 0 4473 4420"/>
                                <a:gd name="T21" fmla="*/ T20 w 53"/>
                                <a:gd name="T22" fmla="+- 0 -167 -179"/>
                                <a:gd name="T23" fmla="*/ -167 h 53"/>
                                <a:gd name="T24" fmla="+- 0 4473 4420"/>
                                <a:gd name="T25" fmla="*/ T24 w 53"/>
                                <a:gd name="T26" fmla="+- 0 -152 -179"/>
                                <a:gd name="T27" fmla="*/ -152 h 53"/>
                                <a:gd name="T28" fmla="+- 0 4473 4420"/>
                                <a:gd name="T29" fmla="*/ T28 w 53"/>
                                <a:gd name="T30" fmla="+- 0 -138 -179"/>
                                <a:gd name="T31" fmla="*/ -138 h 53"/>
                                <a:gd name="T32" fmla="+- 0 4461 4420"/>
                                <a:gd name="T33" fmla="*/ T32 w 53"/>
                                <a:gd name="T34" fmla="+- 0 -126 -179"/>
                                <a:gd name="T35" fmla="*/ -126 h 53"/>
                                <a:gd name="T36" fmla="+- 0 4446 4420"/>
                                <a:gd name="T37" fmla="*/ T36 w 53"/>
                                <a:gd name="T38" fmla="+- 0 -126 -179"/>
                                <a:gd name="T39" fmla="*/ -126 h 53"/>
                                <a:gd name="T40" fmla="+- 0 4432 4420"/>
                                <a:gd name="T41" fmla="*/ T40 w 53"/>
                                <a:gd name="T42" fmla="+- 0 -126 -179"/>
                                <a:gd name="T43" fmla="*/ -126 h 53"/>
                                <a:gd name="T44" fmla="+- 0 4420 4420"/>
                                <a:gd name="T45" fmla="*/ T44 w 53"/>
                                <a:gd name="T46" fmla="+- 0 -138 -179"/>
                                <a:gd name="T47" fmla="*/ -138 h 53"/>
                                <a:gd name="T48" fmla="+- 0 4420 4420"/>
                                <a:gd name="T49" fmla="*/ T48 w 53"/>
                                <a:gd name="T50" fmla="+- 0 -152 -179"/>
                                <a:gd name="T51" fmla="*/ -152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0" y="27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53" y="27"/>
                                  </a:lnTo>
                                  <a:lnTo>
                                    <a:pt x="53" y="41"/>
                                  </a:lnTo>
                                  <a:lnTo>
                                    <a:pt x="41" y="53"/>
                                  </a:lnTo>
                                  <a:lnTo>
                                    <a:pt x="26" y="53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0" y="27"/>
                                  </a:lnTo>
                                </a:path>
                              </a:pathLst>
                            </a:custGeom>
                            <a:noFill/>
                            <a:ln w="6082">
                              <a:solidFill>
                                <a:srgbClr val="00008B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4" name="docshape21"/>
                          <wps:cNvSpPr>
                            <a:spLocks/>
                          </wps:cNvSpPr>
                          <wps:spPr bwMode="auto">
                            <a:xfrm>
                              <a:off x="2797" y="1741"/>
                              <a:ext cx="53" cy="53"/>
                            </a:xfrm>
                            <a:custGeom>
                              <a:avLst/>
                              <a:gdLst>
                                <a:gd name="T0" fmla="+- 0 2838 2797"/>
                                <a:gd name="T1" fmla="*/ T0 w 53"/>
                                <a:gd name="T2" fmla="+- 0 1741 1741"/>
                                <a:gd name="T3" fmla="*/ 1741 h 53"/>
                                <a:gd name="T4" fmla="+- 0 2809 2797"/>
                                <a:gd name="T5" fmla="*/ T4 w 53"/>
                                <a:gd name="T6" fmla="+- 0 1741 1741"/>
                                <a:gd name="T7" fmla="*/ 1741 h 53"/>
                                <a:gd name="T8" fmla="+- 0 2797 2797"/>
                                <a:gd name="T9" fmla="*/ T8 w 53"/>
                                <a:gd name="T10" fmla="+- 0 1753 1741"/>
                                <a:gd name="T11" fmla="*/ 1753 h 53"/>
                                <a:gd name="T12" fmla="+- 0 2797 2797"/>
                                <a:gd name="T13" fmla="*/ T12 w 53"/>
                                <a:gd name="T14" fmla="+- 0 1768 1741"/>
                                <a:gd name="T15" fmla="*/ 1768 h 53"/>
                                <a:gd name="T16" fmla="+- 0 2797 2797"/>
                                <a:gd name="T17" fmla="*/ T16 w 53"/>
                                <a:gd name="T18" fmla="+- 0 1782 1741"/>
                                <a:gd name="T19" fmla="*/ 1782 h 53"/>
                                <a:gd name="T20" fmla="+- 0 2809 2797"/>
                                <a:gd name="T21" fmla="*/ T20 w 53"/>
                                <a:gd name="T22" fmla="+- 0 1794 1741"/>
                                <a:gd name="T23" fmla="*/ 1794 h 53"/>
                                <a:gd name="T24" fmla="+- 0 2838 2797"/>
                                <a:gd name="T25" fmla="*/ T24 w 53"/>
                                <a:gd name="T26" fmla="+- 0 1794 1741"/>
                                <a:gd name="T27" fmla="*/ 1794 h 53"/>
                                <a:gd name="T28" fmla="+- 0 2850 2797"/>
                                <a:gd name="T29" fmla="*/ T28 w 53"/>
                                <a:gd name="T30" fmla="+- 0 1782 1741"/>
                                <a:gd name="T31" fmla="*/ 1782 h 53"/>
                                <a:gd name="T32" fmla="+- 0 2850 2797"/>
                                <a:gd name="T33" fmla="*/ T32 w 53"/>
                                <a:gd name="T34" fmla="+- 0 1753 1741"/>
                                <a:gd name="T35" fmla="*/ 1753 h 53"/>
                                <a:gd name="T36" fmla="+- 0 2838 2797"/>
                                <a:gd name="T37" fmla="*/ T36 w 53"/>
                                <a:gd name="T38" fmla="+- 0 1741 1741"/>
                                <a:gd name="T39" fmla="*/ 1741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41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27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41" y="53"/>
                                  </a:lnTo>
                                  <a:lnTo>
                                    <a:pt x="53" y="41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8B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5" name="docshape22"/>
                          <wps:cNvSpPr>
                            <a:spLocks/>
                          </wps:cNvSpPr>
                          <wps:spPr bwMode="auto">
                            <a:xfrm>
                              <a:off x="2797" y="1741"/>
                              <a:ext cx="53" cy="53"/>
                            </a:xfrm>
                            <a:custGeom>
                              <a:avLst/>
                              <a:gdLst>
                                <a:gd name="T0" fmla="+- 0 2797 2797"/>
                                <a:gd name="T1" fmla="*/ T0 w 53"/>
                                <a:gd name="T2" fmla="+- 0 1768 1741"/>
                                <a:gd name="T3" fmla="*/ 1768 h 53"/>
                                <a:gd name="T4" fmla="+- 0 2797 2797"/>
                                <a:gd name="T5" fmla="*/ T4 w 53"/>
                                <a:gd name="T6" fmla="+- 0 1753 1741"/>
                                <a:gd name="T7" fmla="*/ 1753 h 53"/>
                                <a:gd name="T8" fmla="+- 0 2809 2797"/>
                                <a:gd name="T9" fmla="*/ T8 w 53"/>
                                <a:gd name="T10" fmla="+- 0 1741 1741"/>
                                <a:gd name="T11" fmla="*/ 1741 h 53"/>
                                <a:gd name="T12" fmla="+- 0 2824 2797"/>
                                <a:gd name="T13" fmla="*/ T12 w 53"/>
                                <a:gd name="T14" fmla="+- 0 1741 1741"/>
                                <a:gd name="T15" fmla="*/ 1741 h 53"/>
                                <a:gd name="T16" fmla="+- 0 2838 2797"/>
                                <a:gd name="T17" fmla="*/ T16 w 53"/>
                                <a:gd name="T18" fmla="+- 0 1741 1741"/>
                                <a:gd name="T19" fmla="*/ 1741 h 53"/>
                                <a:gd name="T20" fmla="+- 0 2850 2797"/>
                                <a:gd name="T21" fmla="*/ T20 w 53"/>
                                <a:gd name="T22" fmla="+- 0 1753 1741"/>
                                <a:gd name="T23" fmla="*/ 1753 h 53"/>
                                <a:gd name="T24" fmla="+- 0 2850 2797"/>
                                <a:gd name="T25" fmla="*/ T24 w 53"/>
                                <a:gd name="T26" fmla="+- 0 1768 1741"/>
                                <a:gd name="T27" fmla="*/ 1768 h 53"/>
                                <a:gd name="T28" fmla="+- 0 2850 2797"/>
                                <a:gd name="T29" fmla="*/ T28 w 53"/>
                                <a:gd name="T30" fmla="+- 0 1782 1741"/>
                                <a:gd name="T31" fmla="*/ 1782 h 53"/>
                                <a:gd name="T32" fmla="+- 0 2838 2797"/>
                                <a:gd name="T33" fmla="*/ T32 w 53"/>
                                <a:gd name="T34" fmla="+- 0 1794 1741"/>
                                <a:gd name="T35" fmla="*/ 1794 h 53"/>
                                <a:gd name="T36" fmla="+- 0 2824 2797"/>
                                <a:gd name="T37" fmla="*/ T36 w 53"/>
                                <a:gd name="T38" fmla="+- 0 1794 1741"/>
                                <a:gd name="T39" fmla="*/ 1794 h 53"/>
                                <a:gd name="T40" fmla="+- 0 2809 2797"/>
                                <a:gd name="T41" fmla="*/ T40 w 53"/>
                                <a:gd name="T42" fmla="+- 0 1794 1741"/>
                                <a:gd name="T43" fmla="*/ 1794 h 53"/>
                                <a:gd name="T44" fmla="+- 0 2797 2797"/>
                                <a:gd name="T45" fmla="*/ T44 w 53"/>
                                <a:gd name="T46" fmla="+- 0 1782 1741"/>
                                <a:gd name="T47" fmla="*/ 1782 h 53"/>
                                <a:gd name="T48" fmla="+- 0 2797 2797"/>
                                <a:gd name="T49" fmla="*/ T48 w 53"/>
                                <a:gd name="T50" fmla="+- 0 1768 1741"/>
                                <a:gd name="T51" fmla="*/ 1768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0" y="27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27" y="0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53" y="27"/>
                                  </a:lnTo>
                                  <a:lnTo>
                                    <a:pt x="53" y="41"/>
                                  </a:lnTo>
                                  <a:lnTo>
                                    <a:pt x="41" y="53"/>
                                  </a:lnTo>
                                  <a:lnTo>
                                    <a:pt x="27" y="53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0" y="27"/>
                                  </a:lnTo>
                                </a:path>
                              </a:pathLst>
                            </a:custGeom>
                            <a:noFill/>
                            <a:ln w="6082">
                              <a:solidFill>
                                <a:srgbClr val="00008B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6" name="docshape23"/>
                          <wps:cNvSpPr>
                            <a:spLocks/>
                          </wps:cNvSpPr>
                          <wps:spPr bwMode="auto">
                            <a:xfrm>
                              <a:off x="2984" y="1551"/>
                              <a:ext cx="53" cy="53"/>
                            </a:xfrm>
                            <a:custGeom>
                              <a:avLst/>
                              <a:gdLst>
                                <a:gd name="T0" fmla="+- 0 3026 2985"/>
                                <a:gd name="T1" fmla="*/ T0 w 53"/>
                                <a:gd name="T2" fmla="+- 0 1551 1551"/>
                                <a:gd name="T3" fmla="*/ 1551 h 53"/>
                                <a:gd name="T4" fmla="+- 0 2997 2985"/>
                                <a:gd name="T5" fmla="*/ T4 w 53"/>
                                <a:gd name="T6" fmla="+- 0 1551 1551"/>
                                <a:gd name="T7" fmla="*/ 1551 h 53"/>
                                <a:gd name="T8" fmla="+- 0 2985 2985"/>
                                <a:gd name="T9" fmla="*/ T8 w 53"/>
                                <a:gd name="T10" fmla="+- 0 1563 1551"/>
                                <a:gd name="T11" fmla="*/ 1563 h 53"/>
                                <a:gd name="T12" fmla="+- 0 2985 2985"/>
                                <a:gd name="T13" fmla="*/ T12 w 53"/>
                                <a:gd name="T14" fmla="+- 0 1578 1551"/>
                                <a:gd name="T15" fmla="*/ 1578 h 53"/>
                                <a:gd name="T16" fmla="+- 0 2985 2985"/>
                                <a:gd name="T17" fmla="*/ T16 w 53"/>
                                <a:gd name="T18" fmla="+- 0 1592 1551"/>
                                <a:gd name="T19" fmla="*/ 1592 h 53"/>
                                <a:gd name="T20" fmla="+- 0 2997 2985"/>
                                <a:gd name="T21" fmla="*/ T20 w 53"/>
                                <a:gd name="T22" fmla="+- 0 1604 1551"/>
                                <a:gd name="T23" fmla="*/ 1604 h 53"/>
                                <a:gd name="T24" fmla="+- 0 3026 2985"/>
                                <a:gd name="T25" fmla="*/ T24 w 53"/>
                                <a:gd name="T26" fmla="+- 0 1604 1551"/>
                                <a:gd name="T27" fmla="*/ 1604 h 53"/>
                                <a:gd name="T28" fmla="+- 0 3037 2985"/>
                                <a:gd name="T29" fmla="*/ T28 w 53"/>
                                <a:gd name="T30" fmla="+- 0 1592 1551"/>
                                <a:gd name="T31" fmla="*/ 1592 h 53"/>
                                <a:gd name="T32" fmla="+- 0 3037 2985"/>
                                <a:gd name="T33" fmla="*/ T32 w 53"/>
                                <a:gd name="T34" fmla="+- 0 1563 1551"/>
                                <a:gd name="T35" fmla="*/ 1563 h 53"/>
                                <a:gd name="T36" fmla="+- 0 3026 2985"/>
                                <a:gd name="T37" fmla="*/ T36 w 53"/>
                                <a:gd name="T38" fmla="+- 0 1551 1551"/>
                                <a:gd name="T39" fmla="*/ 1551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41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27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41" y="53"/>
                                  </a:lnTo>
                                  <a:lnTo>
                                    <a:pt x="52" y="41"/>
                                  </a:lnTo>
                                  <a:lnTo>
                                    <a:pt x="52" y="12"/>
                                  </a:lnTo>
                                  <a:lnTo>
                                    <a:pt x="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8B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7" name="docshape24"/>
                          <wps:cNvSpPr>
                            <a:spLocks/>
                          </wps:cNvSpPr>
                          <wps:spPr bwMode="auto">
                            <a:xfrm>
                              <a:off x="2984" y="1551"/>
                              <a:ext cx="53" cy="53"/>
                            </a:xfrm>
                            <a:custGeom>
                              <a:avLst/>
                              <a:gdLst>
                                <a:gd name="T0" fmla="+- 0 2985 2985"/>
                                <a:gd name="T1" fmla="*/ T0 w 53"/>
                                <a:gd name="T2" fmla="+- 0 1578 1551"/>
                                <a:gd name="T3" fmla="*/ 1578 h 53"/>
                                <a:gd name="T4" fmla="+- 0 2985 2985"/>
                                <a:gd name="T5" fmla="*/ T4 w 53"/>
                                <a:gd name="T6" fmla="+- 0 1563 1551"/>
                                <a:gd name="T7" fmla="*/ 1563 h 53"/>
                                <a:gd name="T8" fmla="+- 0 2997 2985"/>
                                <a:gd name="T9" fmla="*/ T8 w 53"/>
                                <a:gd name="T10" fmla="+- 0 1551 1551"/>
                                <a:gd name="T11" fmla="*/ 1551 h 53"/>
                                <a:gd name="T12" fmla="+- 0 3011 2985"/>
                                <a:gd name="T13" fmla="*/ T12 w 53"/>
                                <a:gd name="T14" fmla="+- 0 1551 1551"/>
                                <a:gd name="T15" fmla="*/ 1551 h 53"/>
                                <a:gd name="T16" fmla="+- 0 3026 2985"/>
                                <a:gd name="T17" fmla="*/ T16 w 53"/>
                                <a:gd name="T18" fmla="+- 0 1551 1551"/>
                                <a:gd name="T19" fmla="*/ 1551 h 53"/>
                                <a:gd name="T20" fmla="+- 0 3037 2985"/>
                                <a:gd name="T21" fmla="*/ T20 w 53"/>
                                <a:gd name="T22" fmla="+- 0 1563 1551"/>
                                <a:gd name="T23" fmla="*/ 1563 h 53"/>
                                <a:gd name="T24" fmla="+- 0 3037 2985"/>
                                <a:gd name="T25" fmla="*/ T24 w 53"/>
                                <a:gd name="T26" fmla="+- 0 1578 1551"/>
                                <a:gd name="T27" fmla="*/ 1578 h 53"/>
                                <a:gd name="T28" fmla="+- 0 3037 2985"/>
                                <a:gd name="T29" fmla="*/ T28 w 53"/>
                                <a:gd name="T30" fmla="+- 0 1592 1551"/>
                                <a:gd name="T31" fmla="*/ 1592 h 53"/>
                                <a:gd name="T32" fmla="+- 0 3026 2985"/>
                                <a:gd name="T33" fmla="*/ T32 w 53"/>
                                <a:gd name="T34" fmla="+- 0 1604 1551"/>
                                <a:gd name="T35" fmla="*/ 1604 h 53"/>
                                <a:gd name="T36" fmla="+- 0 3011 2985"/>
                                <a:gd name="T37" fmla="*/ T36 w 53"/>
                                <a:gd name="T38" fmla="+- 0 1604 1551"/>
                                <a:gd name="T39" fmla="*/ 1604 h 53"/>
                                <a:gd name="T40" fmla="+- 0 2997 2985"/>
                                <a:gd name="T41" fmla="*/ T40 w 53"/>
                                <a:gd name="T42" fmla="+- 0 1604 1551"/>
                                <a:gd name="T43" fmla="*/ 1604 h 53"/>
                                <a:gd name="T44" fmla="+- 0 2985 2985"/>
                                <a:gd name="T45" fmla="*/ T44 w 53"/>
                                <a:gd name="T46" fmla="+- 0 1592 1551"/>
                                <a:gd name="T47" fmla="*/ 1592 h 53"/>
                                <a:gd name="T48" fmla="+- 0 2985 2985"/>
                                <a:gd name="T49" fmla="*/ T48 w 53"/>
                                <a:gd name="T50" fmla="+- 0 1578 1551"/>
                                <a:gd name="T51" fmla="*/ 1578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0" y="27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2" y="12"/>
                                  </a:lnTo>
                                  <a:lnTo>
                                    <a:pt x="52" y="27"/>
                                  </a:lnTo>
                                  <a:lnTo>
                                    <a:pt x="52" y="41"/>
                                  </a:lnTo>
                                  <a:lnTo>
                                    <a:pt x="41" y="53"/>
                                  </a:lnTo>
                                  <a:lnTo>
                                    <a:pt x="26" y="53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0" y="27"/>
                                  </a:lnTo>
                                </a:path>
                              </a:pathLst>
                            </a:custGeom>
                            <a:noFill/>
                            <a:ln w="6082">
                              <a:solidFill>
                                <a:srgbClr val="00008B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8" name="docshape25"/>
                          <wps:cNvSpPr>
                            <a:spLocks/>
                          </wps:cNvSpPr>
                          <wps:spPr bwMode="auto">
                            <a:xfrm>
                              <a:off x="3977" y="266"/>
                              <a:ext cx="53" cy="53"/>
                            </a:xfrm>
                            <a:custGeom>
                              <a:avLst/>
                              <a:gdLst>
                                <a:gd name="T0" fmla="+- 0 4019 3978"/>
                                <a:gd name="T1" fmla="*/ T0 w 53"/>
                                <a:gd name="T2" fmla="+- 0 266 266"/>
                                <a:gd name="T3" fmla="*/ 266 h 53"/>
                                <a:gd name="T4" fmla="+- 0 3990 3978"/>
                                <a:gd name="T5" fmla="*/ T4 w 53"/>
                                <a:gd name="T6" fmla="+- 0 266 266"/>
                                <a:gd name="T7" fmla="*/ 266 h 53"/>
                                <a:gd name="T8" fmla="+- 0 3978 3978"/>
                                <a:gd name="T9" fmla="*/ T8 w 53"/>
                                <a:gd name="T10" fmla="+- 0 278 266"/>
                                <a:gd name="T11" fmla="*/ 278 h 53"/>
                                <a:gd name="T12" fmla="+- 0 3978 3978"/>
                                <a:gd name="T13" fmla="*/ T12 w 53"/>
                                <a:gd name="T14" fmla="+- 0 293 266"/>
                                <a:gd name="T15" fmla="*/ 293 h 53"/>
                                <a:gd name="T16" fmla="+- 0 3978 3978"/>
                                <a:gd name="T17" fmla="*/ T16 w 53"/>
                                <a:gd name="T18" fmla="+- 0 307 266"/>
                                <a:gd name="T19" fmla="*/ 307 h 53"/>
                                <a:gd name="T20" fmla="+- 0 3990 3978"/>
                                <a:gd name="T21" fmla="*/ T20 w 53"/>
                                <a:gd name="T22" fmla="+- 0 319 266"/>
                                <a:gd name="T23" fmla="*/ 319 h 53"/>
                                <a:gd name="T24" fmla="+- 0 4019 3978"/>
                                <a:gd name="T25" fmla="*/ T24 w 53"/>
                                <a:gd name="T26" fmla="+- 0 319 266"/>
                                <a:gd name="T27" fmla="*/ 319 h 53"/>
                                <a:gd name="T28" fmla="+- 0 4031 3978"/>
                                <a:gd name="T29" fmla="*/ T28 w 53"/>
                                <a:gd name="T30" fmla="+- 0 307 266"/>
                                <a:gd name="T31" fmla="*/ 307 h 53"/>
                                <a:gd name="T32" fmla="+- 0 4031 3978"/>
                                <a:gd name="T33" fmla="*/ T32 w 53"/>
                                <a:gd name="T34" fmla="+- 0 278 266"/>
                                <a:gd name="T35" fmla="*/ 278 h 53"/>
                                <a:gd name="T36" fmla="+- 0 4019 3978"/>
                                <a:gd name="T37" fmla="*/ T36 w 53"/>
                                <a:gd name="T38" fmla="+- 0 266 266"/>
                                <a:gd name="T39" fmla="*/ 266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41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27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41" y="53"/>
                                  </a:lnTo>
                                  <a:lnTo>
                                    <a:pt x="53" y="41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8B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9" name="docshape26"/>
                          <wps:cNvSpPr>
                            <a:spLocks/>
                          </wps:cNvSpPr>
                          <wps:spPr bwMode="auto">
                            <a:xfrm>
                              <a:off x="3977" y="266"/>
                              <a:ext cx="53" cy="53"/>
                            </a:xfrm>
                            <a:custGeom>
                              <a:avLst/>
                              <a:gdLst>
                                <a:gd name="T0" fmla="+- 0 3978 3978"/>
                                <a:gd name="T1" fmla="*/ T0 w 53"/>
                                <a:gd name="T2" fmla="+- 0 293 266"/>
                                <a:gd name="T3" fmla="*/ 293 h 53"/>
                                <a:gd name="T4" fmla="+- 0 3978 3978"/>
                                <a:gd name="T5" fmla="*/ T4 w 53"/>
                                <a:gd name="T6" fmla="+- 0 278 266"/>
                                <a:gd name="T7" fmla="*/ 278 h 53"/>
                                <a:gd name="T8" fmla="+- 0 3990 3978"/>
                                <a:gd name="T9" fmla="*/ T8 w 53"/>
                                <a:gd name="T10" fmla="+- 0 266 266"/>
                                <a:gd name="T11" fmla="*/ 266 h 53"/>
                                <a:gd name="T12" fmla="+- 0 4004 3978"/>
                                <a:gd name="T13" fmla="*/ T12 w 53"/>
                                <a:gd name="T14" fmla="+- 0 266 266"/>
                                <a:gd name="T15" fmla="*/ 266 h 53"/>
                                <a:gd name="T16" fmla="+- 0 4019 3978"/>
                                <a:gd name="T17" fmla="*/ T16 w 53"/>
                                <a:gd name="T18" fmla="+- 0 266 266"/>
                                <a:gd name="T19" fmla="*/ 266 h 53"/>
                                <a:gd name="T20" fmla="+- 0 4031 3978"/>
                                <a:gd name="T21" fmla="*/ T20 w 53"/>
                                <a:gd name="T22" fmla="+- 0 278 266"/>
                                <a:gd name="T23" fmla="*/ 278 h 53"/>
                                <a:gd name="T24" fmla="+- 0 4031 3978"/>
                                <a:gd name="T25" fmla="*/ T24 w 53"/>
                                <a:gd name="T26" fmla="+- 0 293 266"/>
                                <a:gd name="T27" fmla="*/ 293 h 53"/>
                                <a:gd name="T28" fmla="+- 0 4031 3978"/>
                                <a:gd name="T29" fmla="*/ T28 w 53"/>
                                <a:gd name="T30" fmla="+- 0 307 266"/>
                                <a:gd name="T31" fmla="*/ 307 h 53"/>
                                <a:gd name="T32" fmla="+- 0 4019 3978"/>
                                <a:gd name="T33" fmla="*/ T32 w 53"/>
                                <a:gd name="T34" fmla="+- 0 319 266"/>
                                <a:gd name="T35" fmla="*/ 319 h 53"/>
                                <a:gd name="T36" fmla="+- 0 4004 3978"/>
                                <a:gd name="T37" fmla="*/ T36 w 53"/>
                                <a:gd name="T38" fmla="+- 0 319 266"/>
                                <a:gd name="T39" fmla="*/ 319 h 53"/>
                                <a:gd name="T40" fmla="+- 0 3990 3978"/>
                                <a:gd name="T41" fmla="*/ T40 w 53"/>
                                <a:gd name="T42" fmla="+- 0 319 266"/>
                                <a:gd name="T43" fmla="*/ 319 h 53"/>
                                <a:gd name="T44" fmla="+- 0 3978 3978"/>
                                <a:gd name="T45" fmla="*/ T44 w 53"/>
                                <a:gd name="T46" fmla="+- 0 307 266"/>
                                <a:gd name="T47" fmla="*/ 307 h 53"/>
                                <a:gd name="T48" fmla="+- 0 3978 3978"/>
                                <a:gd name="T49" fmla="*/ T48 w 53"/>
                                <a:gd name="T50" fmla="+- 0 293 266"/>
                                <a:gd name="T51" fmla="*/ 293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0" y="27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53" y="27"/>
                                  </a:lnTo>
                                  <a:lnTo>
                                    <a:pt x="53" y="41"/>
                                  </a:lnTo>
                                  <a:lnTo>
                                    <a:pt x="41" y="53"/>
                                  </a:lnTo>
                                  <a:lnTo>
                                    <a:pt x="26" y="53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0" y="27"/>
                                  </a:lnTo>
                                </a:path>
                              </a:pathLst>
                            </a:custGeom>
                            <a:noFill/>
                            <a:ln w="6082">
                              <a:solidFill>
                                <a:srgbClr val="00008B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0" name="docshape27"/>
                          <wps:cNvSpPr>
                            <a:spLocks/>
                          </wps:cNvSpPr>
                          <wps:spPr bwMode="auto">
                            <a:xfrm>
                              <a:off x="2825" y="1352"/>
                              <a:ext cx="53" cy="53"/>
                            </a:xfrm>
                            <a:custGeom>
                              <a:avLst/>
                              <a:gdLst>
                                <a:gd name="T0" fmla="+- 0 2866 2825"/>
                                <a:gd name="T1" fmla="*/ T0 w 53"/>
                                <a:gd name="T2" fmla="+- 0 1352 1352"/>
                                <a:gd name="T3" fmla="*/ 1352 h 53"/>
                                <a:gd name="T4" fmla="+- 0 2837 2825"/>
                                <a:gd name="T5" fmla="*/ T4 w 53"/>
                                <a:gd name="T6" fmla="+- 0 1352 1352"/>
                                <a:gd name="T7" fmla="*/ 1352 h 53"/>
                                <a:gd name="T8" fmla="+- 0 2825 2825"/>
                                <a:gd name="T9" fmla="*/ T8 w 53"/>
                                <a:gd name="T10" fmla="+- 0 1364 1352"/>
                                <a:gd name="T11" fmla="*/ 1364 h 53"/>
                                <a:gd name="T12" fmla="+- 0 2825 2825"/>
                                <a:gd name="T13" fmla="*/ T12 w 53"/>
                                <a:gd name="T14" fmla="+- 0 1378 1352"/>
                                <a:gd name="T15" fmla="*/ 1378 h 53"/>
                                <a:gd name="T16" fmla="+- 0 2825 2825"/>
                                <a:gd name="T17" fmla="*/ T16 w 53"/>
                                <a:gd name="T18" fmla="+- 0 1393 1352"/>
                                <a:gd name="T19" fmla="*/ 1393 h 53"/>
                                <a:gd name="T20" fmla="+- 0 2837 2825"/>
                                <a:gd name="T21" fmla="*/ T20 w 53"/>
                                <a:gd name="T22" fmla="+- 0 1405 1352"/>
                                <a:gd name="T23" fmla="*/ 1405 h 53"/>
                                <a:gd name="T24" fmla="+- 0 2866 2825"/>
                                <a:gd name="T25" fmla="*/ T24 w 53"/>
                                <a:gd name="T26" fmla="+- 0 1405 1352"/>
                                <a:gd name="T27" fmla="*/ 1405 h 53"/>
                                <a:gd name="T28" fmla="+- 0 2878 2825"/>
                                <a:gd name="T29" fmla="*/ T28 w 53"/>
                                <a:gd name="T30" fmla="+- 0 1393 1352"/>
                                <a:gd name="T31" fmla="*/ 1393 h 53"/>
                                <a:gd name="T32" fmla="+- 0 2878 2825"/>
                                <a:gd name="T33" fmla="*/ T32 w 53"/>
                                <a:gd name="T34" fmla="+- 0 1364 1352"/>
                                <a:gd name="T35" fmla="*/ 1364 h 53"/>
                                <a:gd name="T36" fmla="+- 0 2866 2825"/>
                                <a:gd name="T37" fmla="*/ T36 w 53"/>
                                <a:gd name="T38" fmla="+- 0 1352 1352"/>
                                <a:gd name="T39" fmla="*/ 1352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41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26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41" y="53"/>
                                  </a:lnTo>
                                  <a:lnTo>
                                    <a:pt x="53" y="41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8B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1" name="docshape28"/>
                          <wps:cNvSpPr>
                            <a:spLocks/>
                          </wps:cNvSpPr>
                          <wps:spPr bwMode="auto">
                            <a:xfrm>
                              <a:off x="2825" y="1352"/>
                              <a:ext cx="53" cy="53"/>
                            </a:xfrm>
                            <a:custGeom>
                              <a:avLst/>
                              <a:gdLst>
                                <a:gd name="T0" fmla="+- 0 2825 2825"/>
                                <a:gd name="T1" fmla="*/ T0 w 53"/>
                                <a:gd name="T2" fmla="+- 0 1378 1352"/>
                                <a:gd name="T3" fmla="*/ 1378 h 53"/>
                                <a:gd name="T4" fmla="+- 0 2825 2825"/>
                                <a:gd name="T5" fmla="*/ T4 w 53"/>
                                <a:gd name="T6" fmla="+- 0 1364 1352"/>
                                <a:gd name="T7" fmla="*/ 1364 h 53"/>
                                <a:gd name="T8" fmla="+- 0 2837 2825"/>
                                <a:gd name="T9" fmla="*/ T8 w 53"/>
                                <a:gd name="T10" fmla="+- 0 1352 1352"/>
                                <a:gd name="T11" fmla="*/ 1352 h 53"/>
                                <a:gd name="T12" fmla="+- 0 2851 2825"/>
                                <a:gd name="T13" fmla="*/ T12 w 53"/>
                                <a:gd name="T14" fmla="+- 0 1352 1352"/>
                                <a:gd name="T15" fmla="*/ 1352 h 53"/>
                                <a:gd name="T16" fmla="+- 0 2866 2825"/>
                                <a:gd name="T17" fmla="*/ T16 w 53"/>
                                <a:gd name="T18" fmla="+- 0 1352 1352"/>
                                <a:gd name="T19" fmla="*/ 1352 h 53"/>
                                <a:gd name="T20" fmla="+- 0 2878 2825"/>
                                <a:gd name="T21" fmla="*/ T20 w 53"/>
                                <a:gd name="T22" fmla="+- 0 1364 1352"/>
                                <a:gd name="T23" fmla="*/ 1364 h 53"/>
                                <a:gd name="T24" fmla="+- 0 2878 2825"/>
                                <a:gd name="T25" fmla="*/ T24 w 53"/>
                                <a:gd name="T26" fmla="+- 0 1378 1352"/>
                                <a:gd name="T27" fmla="*/ 1378 h 53"/>
                                <a:gd name="T28" fmla="+- 0 2878 2825"/>
                                <a:gd name="T29" fmla="*/ T28 w 53"/>
                                <a:gd name="T30" fmla="+- 0 1393 1352"/>
                                <a:gd name="T31" fmla="*/ 1393 h 53"/>
                                <a:gd name="T32" fmla="+- 0 2866 2825"/>
                                <a:gd name="T33" fmla="*/ T32 w 53"/>
                                <a:gd name="T34" fmla="+- 0 1405 1352"/>
                                <a:gd name="T35" fmla="*/ 1405 h 53"/>
                                <a:gd name="T36" fmla="+- 0 2851 2825"/>
                                <a:gd name="T37" fmla="*/ T36 w 53"/>
                                <a:gd name="T38" fmla="+- 0 1405 1352"/>
                                <a:gd name="T39" fmla="*/ 1405 h 53"/>
                                <a:gd name="T40" fmla="+- 0 2837 2825"/>
                                <a:gd name="T41" fmla="*/ T40 w 53"/>
                                <a:gd name="T42" fmla="+- 0 1405 1352"/>
                                <a:gd name="T43" fmla="*/ 1405 h 53"/>
                                <a:gd name="T44" fmla="+- 0 2825 2825"/>
                                <a:gd name="T45" fmla="*/ T44 w 53"/>
                                <a:gd name="T46" fmla="+- 0 1393 1352"/>
                                <a:gd name="T47" fmla="*/ 1393 h 53"/>
                                <a:gd name="T48" fmla="+- 0 2825 2825"/>
                                <a:gd name="T49" fmla="*/ T48 w 53"/>
                                <a:gd name="T50" fmla="+- 0 1378 1352"/>
                                <a:gd name="T51" fmla="*/ 1378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0" y="26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53" y="26"/>
                                  </a:lnTo>
                                  <a:lnTo>
                                    <a:pt x="53" y="41"/>
                                  </a:lnTo>
                                  <a:lnTo>
                                    <a:pt x="41" y="53"/>
                                  </a:lnTo>
                                  <a:lnTo>
                                    <a:pt x="26" y="53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0" y="26"/>
                                  </a:lnTo>
                                </a:path>
                              </a:pathLst>
                            </a:custGeom>
                            <a:noFill/>
                            <a:ln w="6082">
                              <a:solidFill>
                                <a:srgbClr val="00008B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2" name="docshape29"/>
                          <wps:cNvSpPr>
                            <a:spLocks/>
                          </wps:cNvSpPr>
                          <wps:spPr bwMode="auto">
                            <a:xfrm>
                              <a:off x="2963" y="1384"/>
                              <a:ext cx="53" cy="53"/>
                            </a:xfrm>
                            <a:custGeom>
                              <a:avLst/>
                              <a:gdLst>
                                <a:gd name="T0" fmla="+- 0 3005 2964"/>
                                <a:gd name="T1" fmla="*/ T0 w 53"/>
                                <a:gd name="T2" fmla="+- 0 1384 1384"/>
                                <a:gd name="T3" fmla="*/ 1384 h 53"/>
                                <a:gd name="T4" fmla="+- 0 2976 2964"/>
                                <a:gd name="T5" fmla="*/ T4 w 53"/>
                                <a:gd name="T6" fmla="+- 0 1384 1384"/>
                                <a:gd name="T7" fmla="*/ 1384 h 53"/>
                                <a:gd name="T8" fmla="+- 0 2964 2964"/>
                                <a:gd name="T9" fmla="*/ T8 w 53"/>
                                <a:gd name="T10" fmla="+- 0 1396 1384"/>
                                <a:gd name="T11" fmla="*/ 1396 h 53"/>
                                <a:gd name="T12" fmla="+- 0 2964 2964"/>
                                <a:gd name="T13" fmla="*/ T12 w 53"/>
                                <a:gd name="T14" fmla="+- 0 1411 1384"/>
                                <a:gd name="T15" fmla="*/ 1411 h 53"/>
                                <a:gd name="T16" fmla="+- 0 2964 2964"/>
                                <a:gd name="T17" fmla="*/ T16 w 53"/>
                                <a:gd name="T18" fmla="+- 0 1425 1384"/>
                                <a:gd name="T19" fmla="*/ 1425 h 53"/>
                                <a:gd name="T20" fmla="+- 0 2976 2964"/>
                                <a:gd name="T21" fmla="*/ T20 w 53"/>
                                <a:gd name="T22" fmla="+- 0 1437 1384"/>
                                <a:gd name="T23" fmla="*/ 1437 h 53"/>
                                <a:gd name="T24" fmla="+- 0 3005 2964"/>
                                <a:gd name="T25" fmla="*/ T24 w 53"/>
                                <a:gd name="T26" fmla="+- 0 1437 1384"/>
                                <a:gd name="T27" fmla="*/ 1437 h 53"/>
                                <a:gd name="T28" fmla="+- 0 3017 2964"/>
                                <a:gd name="T29" fmla="*/ T28 w 53"/>
                                <a:gd name="T30" fmla="+- 0 1425 1384"/>
                                <a:gd name="T31" fmla="*/ 1425 h 53"/>
                                <a:gd name="T32" fmla="+- 0 3017 2964"/>
                                <a:gd name="T33" fmla="*/ T32 w 53"/>
                                <a:gd name="T34" fmla="+- 0 1396 1384"/>
                                <a:gd name="T35" fmla="*/ 1396 h 53"/>
                                <a:gd name="T36" fmla="+- 0 3005 2964"/>
                                <a:gd name="T37" fmla="*/ T36 w 53"/>
                                <a:gd name="T38" fmla="+- 0 1384 1384"/>
                                <a:gd name="T39" fmla="*/ 1384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41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27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41" y="53"/>
                                  </a:lnTo>
                                  <a:lnTo>
                                    <a:pt x="53" y="41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8B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3" name="docshape30"/>
                          <wps:cNvSpPr>
                            <a:spLocks/>
                          </wps:cNvSpPr>
                          <wps:spPr bwMode="auto">
                            <a:xfrm>
                              <a:off x="2963" y="1384"/>
                              <a:ext cx="53" cy="53"/>
                            </a:xfrm>
                            <a:custGeom>
                              <a:avLst/>
                              <a:gdLst>
                                <a:gd name="T0" fmla="+- 0 2964 2964"/>
                                <a:gd name="T1" fmla="*/ T0 w 53"/>
                                <a:gd name="T2" fmla="+- 0 1411 1384"/>
                                <a:gd name="T3" fmla="*/ 1411 h 53"/>
                                <a:gd name="T4" fmla="+- 0 2964 2964"/>
                                <a:gd name="T5" fmla="*/ T4 w 53"/>
                                <a:gd name="T6" fmla="+- 0 1396 1384"/>
                                <a:gd name="T7" fmla="*/ 1396 h 53"/>
                                <a:gd name="T8" fmla="+- 0 2976 2964"/>
                                <a:gd name="T9" fmla="*/ T8 w 53"/>
                                <a:gd name="T10" fmla="+- 0 1384 1384"/>
                                <a:gd name="T11" fmla="*/ 1384 h 53"/>
                                <a:gd name="T12" fmla="+- 0 2990 2964"/>
                                <a:gd name="T13" fmla="*/ T12 w 53"/>
                                <a:gd name="T14" fmla="+- 0 1384 1384"/>
                                <a:gd name="T15" fmla="*/ 1384 h 53"/>
                                <a:gd name="T16" fmla="+- 0 3005 2964"/>
                                <a:gd name="T17" fmla="*/ T16 w 53"/>
                                <a:gd name="T18" fmla="+- 0 1384 1384"/>
                                <a:gd name="T19" fmla="*/ 1384 h 53"/>
                                <a:gd name="T20" fmla="+- 0 3017 2964"/>
                                <a:gd name="T21" fmla="*/ T20 w 53"/>
                                <a:gd name="T22" fmla="+- 0 1396 1384"/>
                                <a:gd name="T23" fmla="*/ 1396 h 53"/>
                                <a:gd name="T24" fmla="+- 0 3017 2964"/>
                                <a:gd name="T25" fmla="*/ T24 w 53"/>
                                <a:gd name="T26" fmla="+- 0 1411 1384"/>
                                <a:gd name="T27" fmla="*/ 1411 h 53"/>
                                <a:gd name="T28" fmla="+- 0 3017 2964"/>
                                <a:gd name="T29" fmla="*/ T28 w 53"/>
                                <a:gd name="T30" fmla="+- 0 1425 1384"/>
                                <a:gd name="T31" fmla="*/ 1425 h 53"/>
                                <a:gd name="T32" fmla="+- 0 3005 2964"/>
                                <a:gd name="T33" fmla="*/ T32 w 53"/>
                                <a:gd name="T34" fmla="+- 0 1437 1384"/>
                                <a:gd name="T35" fmla="*/ 1437 h 53"/>
                                <a:gd name="T36" fmla="+- 0 2990 2964"/>
                                <a:gd name="T37" fmla="*/ T36 w 53"/>
                                <a:gd name="T38" fmla="+- 0 1437 1384"/>
                                <a:gd name="T39" fmla="*/ 1437 h 53"/>
                                <a:gd name="T40" fmla="+- 0 2976 2964"/>
                                <a:gd name="T41" fmla="*/ T40 w 53"/>
                                <a:gd name="T42" fmla="+- 0 1437 1384"/>
                                <a:gd name="T43" fmla="*/ 1437 h 53"/>
                                <a:gd name="T44" fmla="+- 0 2964 2964"/>
                                <a:gd name="T45" fmla="*/ T44 w 53"/>
                                <a:gd name="T46" fmla="+- 0 1425 1384"/>
                                <a:gd name="T47" fmla="*/ 1425 h 53"/>
                                <a:gd name="T48" fmla="+- 0 2964 2964"/>
                                <a:gd name="T49" fmla="*/ T48 w 53"/>
                                <a:gd name="T50" fmla="+- 0 1411 1384"/>
                                <a:gd name="T51" fmla="*/ 1411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0" y="27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53" y="27"/>
                                  </a:lnTo>
                                  <a:lnTo>
                                    <a:pt x="53" y="41"/>
                                  </a:lnTo>
                                  <a:lnTo>
                                    <a:pt x="41" y="53"/>
                                  </a:lnTo>
                                  <a:lnTo>
                                    <a:pt x="26" y="53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0" y="27"/>
                                  </a:lnTo>
                                </a:path>
                              </a:pathLst>
                            </a:custGeom>
                            <a:noFill/>
                            <a:ln w="6082">
                              <a:solidFill>
                                <a:srgbClr val="00008B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4" name="docshape31"/>
                          <wps:cNvSpPr>
                            <a:spLocks/>
                          </wps:cNvSpPr>
                          <wps:spPr bwMode="auto">
                            <a:xfrm>
                              <a:off x="2831" y="1844"/>
                              <a:ext cx="53" cy="53"/>
                            </a:xfrm>
                            <a:custGeom>
                              <a:avLst/>
                              <a:gdLst>
                                <a:gd name="T0" fmla="+- 0 2872 2831"/>
                                <a:gd name="T1" fmla="*/ T0 w 53"/>
                                <a:gd name="T2" fmla="+- 0 1845 1845"/>
                                <a:gd name="T3" fmla="*/ 1845 h 53"/>
                                <a:gd name="T4" fmla="+- 0 2843 2831"/>
                                <a:gd name="T5" fmla="*/ T4 w 53"/>
                                <a:gd name="T6" fmla="+- 0 1845 1845"/>
                                <a:gd name="T7" fmla="*/ 1845 h 53"/>
                                <a:gd name="T8" fmla="+- 0 2831 2831"/>
                                <a:gd name="T9" fmla="*/ T8 w 53"/>
                                <a:gd name="T10" fmla="+- 0 1857 1845"/>
                                <a:gd name="T11" fmla="*/ 1857 h 53"/>
                                <a:gd name="T12" fmla="+- 0 2831 2831"/>
                                <a:gd name="T13" fmla="*/ T12 w 53"/>
                                <a:gd name="T14" fmla="+- 0 1871 1845"/>
                                <a:gd name="T15" fmla="*/ 1871 h 53"/>
                                <a:gd name="T16" fmla="+- 0 2831 2831"/>
                                <a:gd name="T17" fmla="*/ T16 w 53"/>
                                <a:gd name="T18" fmla="+- 0 1886 1845"/>
                                <a:gd name="T19" fmla="*/ 1886 h 53"/>
                                <a:gd name="T20" fmla="+- 0 2843 2831"/>
                                <a:gd name="T21" fmla="*/ T20 w 53"/>
                                <a:gd name="T22" fmla="+- 0 1897 1845"/>
                                <a:gd name="T23" fmla="*/ 1897 h 53"/>
                                <a:gd name="T24" fmla="+- 0 2872 2831"/>
                                <a:gd name="T25" fmla="*/ T24 w 53"/>
                                <a:gd name="T26" fmla="+- 0 1897 1845"/>
                                <a:gd name="T27" fmla="*/ 1897 h 53"/>
                                <a:gd name="T28" fmla="+- 0 2884 2831"/>
                                <a:gd name="T29" fmla="*/ T28 w 53"/>
                                <a:gd name="T30" fmla="+- 0 1886 1845"/>
                                <a:gd name="T31" fmla="*/ 1886 h 53"/>
                                <a:gd name="T32" fmla="+- 0 2884 2831"/>
                                <a:gd name="T33" fmla="*/ T32 w 53"/>
                                <a:gd name="T34" fmla="+- 0 1857 1845"/>
                                <a:gd name="T35" fmla="*/ 1857 h 53"/>
                                <a:gd name="T36" fmla="+- 0 2872 2831"/>
                                <a:gd name="T37" fmla="*/ T36 w 53"/>
                                <a:gd name="T38" fmla="+- 0 1845 1845"/>
                                <a:gd name="T39" fmla="*/ 1845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41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26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2" y="52"/>
                                  </a:lnTo>
                                  <a:lnTo>
                                    <a:pt x="41" y="52"/>
                                  </a:lnTo>
                                  <a:lnTo>
                                    <a:pt x="53" y="41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8B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5" name="docshape32"/>
                          <wps:cNvSpPr>
                            <a:spLocks/>
                          </wps:cNvSpPr>
                          <wps:spPr bwMode="auto">
                            <a:xfrm>
                              <a:off x="2831" y="1844"/>
                              <a:ext cx="53" cy="53"/>
                            </a:xfrm>
                            <a:custGeom>
                              <a:avLst/>
                              <a:gdLst>
                                <a:gd name="T0" fmla="+- 0 2831 2831"/>
                                <a:gd name="T1" fmla="*/ T0 w 53"/>
                                <a:gd name="T2" fmla="+- 0 1871 1845"/>
                                <a:gd name="T3" fmla="*/ 1871 h 53"/>
                                <a:gd name="T4" fmla="+- 0 2831 2831"/>
                                <a:gd name="T5" fmla="*/ T4 w 53"/>
                                <a:gd name="T6" fmla="+- 0 1857 1845"/>
                                <a:gd name="T7" fmla="*/ 1857 h 53"/>
                                <a:gd name="T8" fmla="+- 0 2843 2831"/>
                                <a:gd name="T9" fmla="*/ T8 w 53"/>
                                <a:gd name="T10" fmla="+- 0 1845 1845"/>
                                <a:gd name="T11" fmla="*/ 1845 h 53"/>
                                <a:gd name="T12" fmla="+- 0 2858 2831"/>
                                <a:gd name="T13" fmla="*/ T12 w 53"/>
                                <a:gd name="T14" fmla="+- 0 1845 1845"/>
                                <a:gd name="T15" fmla="*/ 1845 h 53"/>
                                <a:gd name="T16" fmla="+- 0 2872 2831"/>
                                <a:gd name="T17" fmla="*/ T16 w 53"/>
                                <a:gd name="T18" fmla="+- 0 1845 1845"/>
                                <a:gd name="T19" fmla="*/ 1845 h 53"/>
                                <a:gd name="T20" fmla="+- 0 2884 2831"/>
                                <a:gd name="T21" fmla="*/ T20 w 53"/>
                                <a:gd name="T22" fmla="+- 0 1857 1845"/>
                                <a:gd name="T23" fmla="*/ 1857 h 53"/>
                                <a:gd name="T24" fmla="+- 0 2884 2831"/>
                                <a:gd name="T25" fmla="*/ T24 w 53"/>
                                <a:gd name="T26" fmla="+- 0 1871 1845"/>
                                <a:gd name="T27" fmla="*/ 1871 h 53"/>
                                <a:gd name="T28" fmla="+- 0 2884 2831"/>
                                <a:gd name="T29" fmla="*/ T28 w 53"/>
                                <a:gd name="T30" fmla="+- 0 1886 1845"/>
                                <a:gd name="T31" fmla="*/ 1886 h 53"/>
                                <a:gd name="T32" fmla="+- 0 2872 2831"/>
                                <a:gd name="T33" fmla="*/ T32 w 53"/>
                                <a:gd name="T34" fmla="+- 0 1897 1845"/>
                                <a:gd name="T35" fmla="*/ 1897 h 53"/>
                                <a:gd name="T36" fmla="+- 0 2858 2831"/>
                                <a:gd name="T37" fmla="*/ T36 w 53"/>
                                <a:gd name="T38" fmla="+- 0 1897 1845"/>
                                <a:gd name="T39" fmla="*/ 1897 h 53"/>
                                <a:gd name="T40" fmla="+- 0 2843 2831"/>
                                <a:gd name="T41" fmla="*/ T40 w 53"/>
                                <a:gd name="T42" fmla="+- 0 1897 1845"/>
                                <a:gd name="T43" fmla="*/ 1897 h 53"/>
                                <a:gd name="T44" fmla="+- 0 2831 2831"/>
                                <a:gd name="T45" fmla="*/ T44 w 53"/>
                                <a:gd name="T46" fmla="+- 0 1886 1845"/>
                                <a:gd name="T47" fmla="*/ 1886 h 53"/>
                                <a:gd name="T48" fmla="+- 0 2831 2831"/>
                                <a:gd name="T49" fmla="*/ T48 w 53"/>
                                <a:gd name="T50" fmla="+- 0 1871 1845"/>
                                <a:gd name="T51" fmla="*/ 1871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0" y="26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27" y="0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53" y="26"/>
                                  </a:lnTo>
                                  <a:lnTo>
                                    <a:pt x="53" y="41"/>
                                  </a:lnTo>
                                  <a:lnTo>
                                    <a:pt x="41" y="52"/>
                                  </a:lnTo>
                                  <a:lnTo>
                                    <a:pt x="27" y="52"/>
                                  </a:lnTo>
                                  <a:lnTo>
                                    <a:pt x="12" y="52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0" y="26"/>
                                  </a:lnTo>
                                </a:path>
                              </a:pathLst>
                            </a:custGeom>
                            <a:noFill/>
                            <a:ln w="6082">
                              <a:solidFill>
                                <a:srgbClr val="00008B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6" name="docshape33"/>
                          <wps:cNvSpPr>
                            <a:spLocks/>
                          </wps:cNvSpPr>
                          <wps:spPr bwMode="auto">
                            <a:xfrm>
                              <a:off x="3541" y="1167"/>
                              <a:ext cx="53" cy="53"/>
                            </a:xfrm>
                            <a:custGeom>
                              <a:avLst/>
                              <a:gdLst>
                                <a:gd name="T0" fmla="+- 0 3582 3541"/>
                                <a:gd name="T1" fmla="*/ T0 w 53"/>
                                <a:gd name="T2" fmla="+- 0 1168 1168"/>
                                <a:gd name="T3" fmla="*/ 1168 h 53"/>
                                <a:gd name="T4" fmla="+- 0 3553 3541"/>
                                <a:gd name="T5" fmla="*/ T4 w 53"/>
                                <a:gd name="T6" fmla="+- 0 1168 1168"/>
                                <a:gd name="T7" fmla="*/ 1168 h 53"/>
                                <a:gd name="T8" fmla="+- 0 3541 3541"/>
                                <a:gd name="T9" fmla="*/ T8 w 53"/>
                                <a:gd name="T10" fmla="+- 0 1180 1168"/>
                                <a:gd name="T11" fmla="*/ 1180 h 53"/>
                                <a:gd name="T12" fmla="+- 0 3541 3541"/>
                                <a:gd name="T13" fmla="*/ T12 w 53"/>
                                <a:gd name="T14" fmla="+- 0 1194 1168"/>
                                <a:gd name="T15" fmla="*/ 1194 h 53"/>
                                <a:gd name="T16" fmla="+- 0 3541 3541"/>
                                <a:gd name="T17" fmla="*/ T16 w 53"/>
                                <a:gd name="T18" fmla="+- 0 1209 1168"/>
                                <a:gd name="T19" fmla="*/ 1209 h 53"/>
                                <a:gd name="T20" fmla="+- 0 3553 3541"/>
                                <a:gd name="T21" fmla="*/ T20 w 53"/>
                                <a:gd name="T22" fmla="+- 0 1220 1168"/>
                                <a:gd name="T23" fmla="*/ 1220 h 53"/>
                                <a:gd name="T24" fmla="+- 0 3582 3541"/>
                                <a:gd name="T25" fmla="*/ T24 w 53"/>
                                <a:gd name="T26" fmla="+- 0 1220 1168"/>
                                <a:gd name="T27" fmla="*/ 1220 h 53"/>
                                <a:gd name="T28" fmla="+- 0 3594 3541"/>
                                <a:gd name="T29" fmla="*/ T28 w 53"/>
                                <a:gd name="T30" fmla="+- 0 1209 1168"/>
                                <a:gd name="T31" fmla="*/ 1209 h 53"/>
                                <a:gd name="T32" fmla="+- 0 3594 3541"/>
                                <a:gd name="T33" fmla="*/ T32 w 53"/>
                                <a:gd name="T34" fmla="+- 0 1180 1168"/>
                                <a:gd name="T35" fmla="*/ 1180 h 53"/>
                                <a:gd name="T36" fmla="+- 0 3582 3541"/>
                                <a:gd name="T37" fmla="*/ T36 w 53"/>
                                <a:gd name="T38" fmla="+- 0 1168 1168"/>
                                <a:gd name="T39" fmla="*/ 1168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41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26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2" y="52"/>
                                  </a:lnTo>
                                  <a:lnTo>
                                    <a:pt x="41" y="52"/>
                                  </a:lnTo>
                                  <a:lnTo>
                                    <a:pt x="53" y="41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8B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7" name="docshape34"/>
                          <wps:cNvSpPr>
                            <a:spLocks/>
                          </wps:cNvSpPr>
                          <wps:spPr bwMode="auto">
                            <a:xfrm>
                              <a:off x="3541" y="1167"/>
                              <a:ext cx="53" cy="53"/>
                            </a:xfrm>
                            <a:custGeom>
                              <a:avLst/>
                              <a:gdLst>
                                <a:gd name="T0" fmla="+- 0 3541 3541"/>
                                <a:gd name="T1" fmla="*/ T0 w 53"/>
                                <a:gd name="T2" fmla="+- 0 1194 1168"/>
                                <a:gd name="T3" fmla="*/ 1194 h 53"/>
                                <a:gd name="T4" fmla="+- 0 3541 3541"/>
                                <a:gd name="T5" fmla="*/ T4 w 53"/>
                                <a:gd name="T6" fmla="+- 0 1180 1168"/>
                                <a:gd name="T7" fmla="*/ 1180 h 53"/>
                                <a:gd name="T8" fmla="+- 0 3553 3541"/>
                                <a:gd name="T9" fmla="*/ T8 w 53"/>
                                <a:gd name="T10" fmla="+- 0 1168 1168"/>
                                <a:gd name="T11" fmla="*/ 1168 h 53"/>
                                <a:gd name="T12" fmla="+- 0 3568 3541"/>
                                <a:gd name="T13" fmla="*/ T12 w 53"/>
                                <a:gd name="T14" fmla="+- 0 1168 1168"/>
                                <a:gd name="T15" fmla="*/ 1168 h 53"/>
                                <a:gd name="T16" fmla="+- 0 3582 3541"/>
                                <a:gd name="T17" fmla="*/ T16 w 53"/>
                                <a:gd name="T18" fmla="+- 0 1168 1168"/>
                                <a:gd name="T19" fmla="*/ 1168 h 53"/>
                                <a:gd name="T20" fmla="+- 0 3594 3541"/>
                                <a:gd name="T21" fmla="*/ T20 w 53"/>
                                <a:gd name="T22" fmla="+- 0 1180 1168"/>
                                <a:gd name="T23" fmla="*/ 1180 h 53"/>
                                <a:gd name="T24" fmla="+- 0 3594 3541"/>
                                <a:gd name="T25" fmla="*/ T24 w 53"/>
                                <a:gd name="T26" fmla="+- 0 1194 1168"/>
                                <a:gd name="T27" fmla="*/ 1194 h 53"/>
                                <a:gd name="T28" fmla="+- 0 3594 3541"/>
                                <a:gd name="T29" fmla="*/ T28 w 53"/>
                                <a:gd name="T30" fmla="+- 0 1209 1168"/>
                                <a:gd name="T31" fmla="*/ 1209 h 53"/>
                                <a:gd name="T32" fmla="+- 0 3582 3541"/>
                                <a:gd name="T33" fmla="*/ T32 w 53"/>
                                <a:gd name="T34" fmla="+- 0 1220 1168"/>
                                <a:gd name="T35" fmla="*/ 1220 h 53"/>
                                <a:gd name="T36" fmla="+- 0 3568 3541"/>
                                <a:gd name="T37" fmla="*/ T36 w 53"/>
                                <a:gd name="T38" fmla="+- 0 1220 1168"/>
                                <a:gd name="T39" fmla="*/ 1220 h 53"/>
                                <a:gd name="T40" fmla="+- 0 3553 3541"/>
                                <a:gd name="T41" fmla="*/ T40 w 53"/>
                                <a:gd name="T42" fmla="+- 0 1220 1168"/>
                                <a:gd name="T43" fmla="*/ 1220 h 53"/>
                                <a:gd name="T44" fmla="+- 0 3541 3541"/>
                                <a:gd name="T45" fmla="*/ T44 w 53"/>
                                <a:gd name="T46" fmla="+- 0 1209 1168"/>
                                <a:gd name="T47" fmla="*/ 1209 h 53"/>
                                <a:gd name="T48" fmla="+- 0 3541 3541"/>
                                <a:gd name="T49" fmla="*/ T48 w 53"/>
                                <a:gd name="T50" fmla="+- 0 1194 1168"/>
                                <a:gd name="T51" fmla="*/ 1194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0" y="26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27" y="0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53" y="26"/>
                                  </a:lnTo>
                                  <a:lnTo>
                                    <a:pt x="53" y="41"/>
                                  </a:lnTo>
                                  <a:lnTo>
                                    <a:pt x="41" y="52"/>
                                  </a:lnTo>
                                  <a:lnTo>
                                    <a:pt x="27" y="52"/>
                                  </a:lnTo>
                                  <a:lnTo>
                                    <a:pt x="12" y="52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0" y="26"/>
                                  </a:lnTo>
                                </a:path>
                              </a:pathLst>
                            </a:custGeom>
                            <a:noFill/>
                            <a:ln w="6082">
                              <a:solidFill>
                                <a:srgbClr val="00008B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8" name="docshape35"/>
                          <wps:cNvSpPr>
                            <a:spLocks/>
                          </wps:cNvSpPr>
                          <wps:spPr bwMode="auto">
                            <a:xfrm>
                              <a:off x="3231" y="1289"/>
                              <a:ext cx="53" cy="53"/>
                            </a:xfrm>
                            <a:custGeom>
                              <a:avLst/>
                              <a:gdLst>
                                <a:gd name="T0" fmla="+- 0 3273 3232"/>
                                <a:gd name="T1" fmla="*/ T0 w 53"/>
                                <a:gd name="T2" fmla="+- 0 1289 1289"/>
                                <a:gd name="T3" fmla="*/ 1289 h 53"/>
                                <a:gd name="T4" fmla="+- 0 3244 3232"/>
                                <a:gd name="T5" fmla="*/ T4 w 53"/>
                                <a:gd name="T6" fmla="+- 0 1289 1289"/>
                                <a:gd name="T7" fmla="*/ 1289 h 53"/>
                                <a:gd name="T8" fmla="+- 0 3232 3232"/>
                                <a:gd name="T9" fmla="*/ T8 w 53"/>
                                <a:gd name="T10" fmla="+- 0 1301 1289"/>
                                <a:gd name="T11" fmla="*/ 1301 h 53"/>
                                <a:gd name="T12" fmla="+- 0 3232 3232"/>
                                <a:gd name="T13" fmla="*/ T12 w 53"/>
                                <a:gd name="T14" fmla="+- 0 1316 1289"/>
                                <a:gd name="T15" fmla="*/ 1316 h 53"/>
                                <a:gd name="T16" fmla="+- 0 3232 3232"/>
                                <a:gd name="T17" fmla="*/ T16 w 53"/>
                                <a:gd name="T18" fmla="+- 0 1330 1289"/>
                                <a:gd name="T19" fmla="*/ 1330 h 53"/>
                                <a:gd name="T20" fmla="+- 0 3244 3232"/>
                                <a:gd name="T21" fmla="*/ T20 w 53"/>
                                <a:gd name="T22" fmla="+- 0 1342 1289"/>
                                <a:gd name="T23" fmla="*/ 1342 h 53"/>
                                <a:gd name="T24" fmla="+- 0 3273 3232"/>
                                <a:gd name="T25" fmla="*/ T24 w 53"/>
                                <a:gd name="T26" fmla="+- 0 1342 1289"/>
                                <a:gd name="T27" fmla="*/ 1342 h 53"/>
                                <a:gd name="T28" fmla="+- 0 3285 3232"/>
                                <a:gd name="T29" fmla="*/ T28 w 53"/>
                                <a:gd name="T30" fmla="+- 0 1330 1289"/>
                                <a:gd name="T31" fmla="*/ 1330 h 53"/>
                                <a:gd name="T32" fmla="+- 0 3285 3232"/>
                                <a:gd name="T33" fmla="*/ T32 w 53"/>
                                <a:gd name="T34" fmla="+- 0 1301 1289"/>
                                <a:gd name="T35" fmla="*/ 1301 h 53"/>
                                <a:gd name="T36" fmla="+- 0 3273 3232"/>
                                <a:gd name="T37" fmla="*/ T36 w 53"/>
                                <a:gd name="T38" fmla="+- 0 1289 1289"/>
                                <a:gd name="T39" fmla="*/ 1289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41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27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41" y="53"/>
                                  </a:lnTo>
                                  <a:lnTo>
                                    <a:pt x="53" y="41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8B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9" name="docshape36"/>
                          <wps:cNvSpPr>
                            <a:spLocks/>
                          </wps:cNvSpPr>
                          <wps:spPr bwMode="auto">
                            <a:xfrm>
                              <a:off x="3231" y="1289"/>
                              <a:ext cx="53" cy="53"/>
                            </a:xfrm>
                            <a:custGeom>
                              <a:avLst/>
                              <a:gdLst>
                                <a:gd name="T0" fmla="+- 0 3232 3232"/>
                                <a:gd name="T1" fmla="*/ T0 w 53"/>
                                <a:gd name="T2" fmla="+- 0 1316 1289"/>
                                <a:gd name="T3" fmla="*/ 1316 h 53"/>
                                <a:gd name="T4" fmla="+- 0 3232 3232"/>
                                <a:gd name="T5" fmla="*/ T4 w 53"/>
                                <a:gd name="T6" fmla="+- 0 1301 1289"/>
                                <a:gd name="T7" fmla="*/ 1301 h 53"/>
                                <a:gd name="T8" fmla="+- 0 3244 3232"/>
                                <a:gd name="T9" fmla="*/ T8 w 53"/>
                                <a:gd name="T10" fmla="+- 0 1289 1289"/>
                                <a:gd name="T11" fmla="*/ 1289 h 53"/>
                                <a:gd name="T12" fmla="+- 0 3258 3232"/>
                                <a:gd name="T13" fmla="*/ T12 w 53"/>
                                <a:gd name="T14" fmla="+- 0 1289 1289"/>
                                <a:gd name="T15" fmla="*/ 1289 h 53"/>
                                <a:gd name="T16" fmla="+- 0 3273 3232"/>
                                <a:gd name="T17" fmla="*/ T16 w 53"/>
                                <a:gd name="T18" fmla="+- 0 1289 1289"/>
                                <a:gd name="T19" fmla="*/ 1289 h 53"/>
                                <a:gd name="T20" fmla="+- 0 3285 3232"/>
                                <a:gd name="T21" fmla="*/ T20 w 53"/>
                                <a:gd name="T22" fmla="+- 0 1301 1289"/>
                                <a:gd name="T23" fmla="*/ 1301 h 53"/>
                                <a:gd name="T24" fmla="+- 0 3285 3232"/>
                                <a:gd name="T25" fmla="*/ T24 w 53"/>
                                <a:gd name="T26" fmla="+- 0 1316 1289"/>
                                <a:gd name="T27" fmla="*/ 1316 h 53"/>
                                <a:gd name="T28" fmla="+- 0 3285 3232"/>
                                <a:gd name="T29" fmla="*/ T28 w 53"/>
                                <a:gd name="T30" fmla="+- 0 1330 1289"/>
                                <a:gd name="T31" fmla="*/ 1330 h 53"/>
                                <a:gd name="T32" fmla="+- 0 3273 3232"/>
                                <a:gd name="T33" fmla="*/ T32 w 53"/>
                                <a:gd name="T34" fmla="+- 0 1342 1289"/>
                                <a:gd name="T35" fmla="*/ 1342 h 53"/>
                                <a:gd name="T36" fmla="+- 0 3258 3232"/>
                                <a:gd name="T37" fmla="*/ T36 w 53"/>
                                <a:gd name="T38" fmla="+- 0 1342 1289"/>
                                <a:gd name="T39" fmla="*/ 1342 h 53"/>
                                <a:gd name="T40" fmla="+- 0 3244 3232"/>
                                <a:gd name="T41" fmla="*/ T40 w 53"/>
                                <a:gd name="T42" fmla="+- 0 1342 1289"/>
                                <a:gd name="T43" fmla="*/ 1342 h 53"/>
                                <a:gd name="T44" fmla="+- 0 3232 3232"/>
                                <a:gd name="T45" fmla="*/ T44 w 53"/>
                                <a:gd name="T46" fmla="+- 0 1330 1289"/>
                                <a:gd name="T47" fmla="*/ 1330 h 53"/>
                                <a:gd name="T48" fmla="+- 0 3232 3232"/>
                                <a:gd name="T49" fmla="*/ T48 w 53"/>
                                <a:gd name="T50" fmla="+- 0 1316 1289"/>
                                <a:gd name="T51" fmla="*/ 1316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0" y="27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53" y="27"/>
                                  </a:lnTo>
                                  <a:lnTo>
                                    <a:pt x="53" y="41"/>
                                  </a:lnTo>
                                  <a:lnTo>
                                    <a:pt x="41" y="53"/>
                                  </a:lnTo>
                                  <a:lnTo>
                                    <a:pt x="26" y="53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0" y="27"/>
                                  </a:lnTo>
                                </a:path>
                              </a:pathLst>
                            </a:custGeom>
                            <a:noFill/>
                            <a:ln w="6082">
                              <a:solidFill>
                                <a:srgbClr val="00008B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0" name="docshape37"/>
                          <wps:cNvSpPr>
                            <a:spLocks/>
                          </wps:cNvSpPr>
                          <wps:spPr bwMode="auto">
                            <a:xfrm>
                              <a:off x="3015" y="1361"/>
                              <a:ext cx="53" cy="53"/>
                            </a:xfrm>
                            <a:custGeom>
                              <a:avLst/>
                              <a:gdLst>
                                <a:gd name="T0" fmla="+- 0 3057 3016"/>
                                <a:gd name="T1" fmla="*/ T0 w 53"/>
                                <a:gd name="T2" fmla="+- 0 1361 1361"/>
                                <a:gd name="T3" fmla="*/ 1361 h 53"/>
                                <a:gd name="T4" fmla="+- 0 3028 3016"/>
                                <a:gd name="T5" fmla="*/ T4 w 53"/>
                                <a:gd name="T6" fmla="+- 0 1361 1361"/>
                                <a:gd name="T7" fmla="*/ 1361 h 53"/>
                                <a:gd name="T8" fmla="+- 0 3016 3016"/>
                                <a:gd name="T9" fmla="*/ T8 w 53"/>
                                <a:gd name="T10" fmla="+- 0 1373 1361"/>
                                <a:gd name="T11" fmla="*/ 1373 h 53"/>
                                <a:gd name="T12" fmla="+- 0 3016 3016"/>
                                <a:gd name="T13" fmla="*/ T12 w 53"/>
                                <a:gd name="T14" fmla="+- 0 1388 1361"/>
                                <a:gd name="T15" fmla="*/ 1388 h 53"/>
                                <a:gd name="T16" fmla="+- 0 3016 3016"/>
                                <a:gd name="T17" fmla="*/ T16 w 53"/>
                                <a:gd name="T18" fmla="+- 0 1402 1361"/>
                                <a:gd name="T19" fmla="*/ 1402 h 53"/>
                                <a:gd name="T20" fmla="+- 0 3028 3016"/>
                                <a:gd name="T21" fmla="*/ T20 w 53"/>
                                <a:gd name="T22" fmla="+- 0 1414 1361"/>
                                <a:gd name="T23" fmla="*/ 1414 h 53"/>
                                <a:gd name="T24" fmla="+- 0 3057 3016"/>
                                <a:gd name="T25" fmla="*/ T24 w 53"/>
                                <a:gd name="T26" fmla="+- 0 1414 1361"/>
                                <a:gd name="T27" fmla="*/ 1414 h 53"/>
                                <a:gd name="T28" fmla="+- 0 3068 3016"/>
                                <a:gd name="T29" fmla="*/ T28 w 53"/>
                                <a:gd name="T30" fmla="+- 0 1402 1361"/>
                                <a:gd name="T31" fmla="*/ 1402 h 53"/>
                                <a:gd name="T32" fmla="+- 0 3068 3016"/>
                                <a:gd name="T33" fmla="*/ T32 w 53"/>
                                <a:gd name="T34" fmla="+- 0 1373 1361"/>
                                <a:gd name="T35" fmla="*/ 1373 h 53"/>
                                <a:gd name="T36" fmla="+- 0 3057 3016"/>
                                <a:gd name="T37" fmla="*/ T36 w 53"/>
                                <a:gd name="T38" fmla="+- 0 1361 1361"/>
                                <a:gd name="T39" fmla="*/ 1361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41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27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41" y="53"/>
                                  </a:lnTo>
                                  <a:lnTo>
                                    <a:pt x="52" y="41"/>
                                  </a:lnTo>
                                  <a:lnTo>
                                    <a:pt x="52" y="12"/>
                                  </a:lnTo>
                                  <a:lnTo>
                                    <a:pt x="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8B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1" name="docshape38"/>
                          <wps:cNvSpPr>
                            <a:spLocks/>
                          </wps:cNvSpPr>
                          <wps:spPr bwMode="auto">
                            <a:xfrm>
                              <a:off x="3015" y="1361"/>
                              <a:ext cx="53" cy="53"/>
                            </a:xfrm>
                            <a:custGeom>
                              <a:avLst/>
                              <a:gdLst>
                                <a:gd name="T0" fmla="+- 0 3016 3016"/>
                                <a:gd name="T1" fmla="*/ T0 w 53"/>
                                <a:gd name="T2" fmla="+- 0 1388 1361"/>
                                <a:gd name="T3" fmla="*/ 1388 h 53"/>
                                <a:gd name="T4" fmla="+- 0 3016 3016"/>
                                <a:gd name="T5" fmla="*/ T4 w 53"/>
                                <a:gd name="T6" fmla="+- 0 1373 1361"/>
                                <a:gd name="T7" fmla="*/ 1373 h 53"/>
                                <a:gd name="T8" fmla="+- 0 3028 3016"/>
                                <a:gd name="T9" fmla="*/ T8 w 53"/>
                                <a:gd name="T10" fmla="+- 0 1361 1361"/>
                                <a:gd name="T11" fmla="*/ 1361 h 53"/>
                                <a:gd name="T12" fmla="+- 0 3042 3016"/>
                                <a:gd name="T13" fmla="*/ T12 w 53"/>
                                <a:gd name="T14" fmla="+- 0 1361 1361"/>
                                <a:gd name="T15" fmla="*/ 1361 h 53"/>
                                <a:gd name="T16" fmla="+- 0 3057 3016"/>
                                <a:gd name="T17" fmla="*/ T16 w 53"/>
                                <a:gd name="T18" fmla="+- 0 1361 1361"/>
                                <a:gd name="T19" fmla="*/ 1361 h 53"/>
                                <a:gd name="T20" fmla="+- 0 3068 3016"/>
                                <a:gd name="T21" fmla="*/ T20 w 53"/>
                                <a:gd name="T22" fmla="+- 0 1373 1361"/>
                                <a:gd name="T23" fmla="*/ 1373 h 53"/>
                                <a:gd name="T24" fmla="+- 0 3068 3016"/>
                                <a:gd name="T25" fmla="*/ T24 w 53"/>
                                <a:gd name="T26" fmla="+- 0 1388 1361"/>
                                <a:gd name="T27" fmla="*/ 1388 h 53"/>
                                <a:gd name="T28" fmla="+- 0 3068 3016"/>
                                <a:gd name="T29" fmla="*/ T28 w 53"/>
                                <a:gd name="T30" fmla="+- 0 1402 1361"/>
                                <a:gd name="T31" fmla="*/ 1402 h 53"/>
                                <a:gd name="T32" fmla="+- 0 3057 3016"/>
                                <a:gd name="T33" fmla="*/ T32 w 53"/>
                                <a:gd name="T34" fmla="+- 0 1414 1361"/>
                                <a:gd name="T35" fmla="*/ 1414 h 53"/>
                                <a:gd name="T36" fmla="+- 0 3042 3016"/>
                                <a:gd name="T37" fmla="*/ T36 w 53"/>
                                <a:gd name="T38" fmla="+- 0 1414 1361"/>
                                <a:gd name="T39" fmla="*/ 1414 h 53"/>
                                <a:gd name="T40" fmla="+- 0 3028 3016"/>
                                <a:gd name="T41" fmla="*/ T40 w 53"/>
                                <a:gd name="T42" fmla="+- 0 1414 1361"/>
                                <a:gd name="T43" fmla="*/ 1414 h 53"/>
                                <a:gd name="T44" fmla="+- 0 3016 3016"/>
                                <a:gd name="T45" fmla="*/ T44 w 53"/>
                                <a:gd name="T46" fmla="+- 0 1402 1361"/>
                                <a:gd name="T47" fmla="*/ 1402 h 53"/>
                                <a:gd name="T48" fmla="+- 0 3016 3016"/>
                                <a:gd name="T49" fmla="*/ T48 w 53"/>
                                <a:gd name="T50" fmla="+- 0 1388 1361"/>
                                <a:gd name="T51" fmla="*/ 1388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0" y="27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2" y="12"/>
                                  </a:lnTo>
                                  <a:lnTo>
                                    <a:pt x="52" y="27"/>
                                  </a:lnTo>
                                  <a:lnTo>
                                    <a:pt x="52" y="41"/>
                                  </a:lnTo>
                                  <a:lnTo>
                                    <a:pt x="41" y="53"/>
                                  </a:lnTo>
                                  <a:lnTo>
                                    <a:pt x="26" y="53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0" y="27"/>
                                  </a:lnTo>
                                </a:path>
                              </a:pathLst>
                            </a:custGeom>
                            <a:noFill/>
                            <a:ln w="6082">
                              <a:solidFill>
                                <a:srgbClr val="00008B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2" name="docshape39"/>
                          <wps:cNvSpPr>
                            <a:spLocks/>
                          </wps:cNvSpPr>
                          <wps:spPr bwMode="auto">
                            <a:xfrm>
                              <a:off x="3099" y="1421"/>
                              <a:ext cx="53" cy="53"/>
                            </a:xfrm>
                            <a:custGeom>
                              <a:avLst/>
                              <a:gdLst>
                                <a:gd name="T0" fmla="+- 0 3140 3099"/>
                                <a:gd name="T1" fmla="*/ T0 w 53"/>
                                <a:gd name="T2" fmla="+- 0 1421 1421"/>
                                <a:gd name="T3" fmla="*/ 1421 h 53"/>
                                <a:gd name="T4" fmla="+- 0 3111 3099"/>
                                <a:gd name="T5" fmla="*/ T4 w 53"/>
                                <a:gd name="T6" fmla="+- 0 1421 1421"/>
                                <a:gd name="T7" fmla="*/ 1421 h 53"/>
                                <a:gd name="T8" fmla="+- 0 3099 3099"/>
                                <a:gd name="T9" fmla="*/ T8 w 53"/>
                                <a:gd name="T10" fmla="+- 0 1433 1421"/>
                                <a:gd name="T11" fmla="*/ 1433 h 53"/>
                                <a:gd name="T12" fmla="+- 0 3099 3099"/>
                                <a:gd name="T13" fmla="*/ T12 w 53"/>
                                <a:gd name="T14" fmla="+- 0 1448 1421"/>
                                <a:gd name="T15" fmla="*/ 1448 h 53"/>
                                <a:gd name="T16" fmla="+- 0 3099 3099"/>
                                <a:gd name="T17" fmla="*/ T16 w 53"/>
                                <a:gd name="T18" fmla="+- 0 1462 1421"/>
                                <a:gd name="T19" fmla="*/ 1462 h 53"/>
                                <a:gd name="T20" fmla="+- 0 3111 3099"/>
                                <a:gd name="T21" fmla="*/ T20 w 53"/>
                                <a:gd name="T22" fmla="+- 0 1474 1421"/>
                                <a:gd name="T23" fmla="*/ 1474 h 53"/>
                                <a:gd name="T24" fmla="+- 0 3140 3099"/>
                                <a:gd name="T25" fmla="*/ T24 w 53"/>
                                <a:gd name="T26" fmla="+- 0 1474 1421"/>
                                <a:gd name="T27" fmla="*/ 1474 h 53"/>
                                <a:gd name="T28" fmla="+- 0 3152 3099"/>
                                <a:gd name="T29" fmla="*/ T28 w 53"/>
                                <a:gd name="T30" fmla="+- 0 1462 1421"/>
                                <a:gd name="T31" fmla="*/ 1462 h 53"/>
                                <a:gd name="T32" fmla="+- 0 3152 3099"/>
                                <a:gd name="T33" fmla="*/ T32 w 53"/>
                                <a:gd name="T34" fmla="+- 0 1433 1421"/>
                                <a:gd name="T35" fmla="*/ 1433 h 53"/>
                                <a:gd name="T36" fmla="+- 0 3140 3099"/>
                                <a:gd name="T37" fmla="*/ T36 w 53"/>
                                <a:gd name="T38" fmla="+- 0 1421 1421"/>
                                <a:gd name="T39" fmla="*/ 1421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41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27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41" y="53"/>
                                  </a:lnTo>
                                  <a:lnTo>
                                    <a:pt x="53" y="41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8B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3" name="docshape40"/>
                          <wps:cNvSpPr>
                            <a:spLocks/>
                          </wps:cNvSpPr>
                          <wps:spPr bwMode="auto">
                            <a:xfrm>
                              <a:off x="3099" y="1421"/>
                              <a:ext cx="53" cy="53"/>
                            </a:xfrm>
                            <a:custGeom>
                              <a:avLst/>
                              <a:gdLst>
                                <a:gd name="T0" fmla="+- 0 3099 3099"/>
                                <a:gd name="T1" fmla="*/ T0 w 53"/>
                                <a:gd name="T2" fmla="+- 0 1448 1421"/>
                                <a:gd name="T3" fmla="*/ 1448 h 53"/>
                                <a:gd name="T4" fmla="+- 0 3099 3099"/>
                                <a:gd name="T5" fmla="*/ T4 w 53"/>
                                <a:gd name="T6" fmla="+- 0 1433 1421"/>
                                <a:gd name="T7" fmla="*/ 1433 h 53"/>
                                <a:gd name="T8" fmla="+- 0 3111 3099"/>
                                <a:gd name="T9" fmla="*/ T8 w 53"/>
                                <a:gd name="T10" fmla="+- 0 1421 1421"/>
                                <a:gd name="T11" fmla="*/ 1421 h 53"/>
                                <a:gd name="T12" fmla="+- 0 3126 3099"/>
                                <a:gd name="T13" fmla="*/ T12 w 53"/>
                                <a:gd name="T14" fmla="+- 0 1421 1421"/>
                                <a:gd name="T15" fmla="*/ 1421 h 53"/>
                                <a:gd name="T16" fmla="+- 0 3140 3099"/>
                                <a:gd name="T17" fmla="*/ T16 w 53"/>
                                <a:gd name="T18" fmla="+- 0 1421 1421"/>
                                <a:gd name="T19" fmla="*/ 1421 h 53"/>
                                <a:gd name="T20" fmla="+- 0 3152 3099"/>
                                <a:gd name="T21" fmla="*/ T20 w 53"/>
                                <a:gd name="T22" fmla="+- 0 1433 1421"/>
                                <a:gd name="T23" fmla="*/ 1433 h 53"/>
                                <a:gd name="T24" fmla="+- 0 3152 3099"/>
                                <a:gd name="T25" fmla="*/ T24 w 53"/>
                                <a:gd name="T26" fmla="+- 0 1448 1421"/>
                                <a:gd name="T27" fmla="*/ 1448 h 53"/>
                                <a:gd name="T28" fmla="+- 0 3152 3099"/>
                                <a:gd name="T29" fmla="*/ T28 w 53"/>
                                <a:gd name="T30" fmla="+- 0 1462 1421"/>
                                <a:gd name="T31" fmla="*/ 1462 h 53"/>
                                <a:gd name="T32" fmla="+- 0 3140 3099"/>
                                <a:gd name="T33" fmla="*/ T32 w 53"/>
                                <a:gd name="T34" fmla="+- 0 1474 1421"/>
                                <a:gd name="T35" fmla="*/ 1474 h 53"/>
                                <a:gd name="T36" fmla="+- 0 3126 3099"/>
                                <a:gd name="T37" fmla="*/ T36 w 53"/>
                                <a:gd name="T38" fmla="+- 0 1474 1421"/>
                                <a:gd name="T39" fmla="*/ 1474 h 53"/>
                                <a:gd name="T40" fmla="+- 0 3111 3099"/>
                                <a:gd name="T41" fmla="*/ T40 w 53"/>
                                <a:gd name="T42" fmla="+- 0 1474 1421"/>
                                <a:gd name="T43" fmla="*/ 1474 h 53"/>
                                <a:gd name="T44" fmla="+- 0 3099 3099"/>
                                <a:gd name="T45" fmla="*/ T44 w 53"/>
                                <a:gd name="T46" fmla="+- 0 1462 1421"/>
                                <a:gd name="T47" fmla="*/ 1462 h 53"/>
                                <a:gd name="T48" fmla="+- 0 3099 3099"/>
                                <a:gd name="T49" fmla="*/ T48 w 53"/>
                                <a:gd name="T50" fmla="+- 0 1448 1421"/>
                                <a:gd name="T51" fmla="*/ 1448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0" y="27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27" y="0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53" y="27"/>
                                  </a:lnTo>
                                  <a:lnTo>
                                    <a:pt x="53" y="41"/>
                                  </a:lnTo>
                                  <a:lnTo>
                                    <a:pt x="41" y="53"/>
                                  </a:lnTo>
                                  <a:lnTo>
                                    <a:pt x="27" y="53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0" y="27"/>
                                  </a:lnTo>
                                </a:path>
                              </a:pathLst>
                            </a:custGeom>
                            <a:noFill/>
                            <a:ln w="6082">
                              <a:solidFill>
                                <a:srgbClr val="00008B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4" name="docshape41"/>
                          <wps:cNvSpPr>
                            <a:spLocks/>
                          </wps:cNvSpPr>
                          <wps:spPr bwMode="auto">
                            <a:xfrm>
                              <a:off x="3102" y="1519"/>
                              <a:ext cx="53" cy="53"/>
                            </a:xfrm>
                            <a:custGeom>
                              <a:avLst/>
                              <a:gdLst>
                                <a:gd name="T0" fmla="+- 0 3144 3103"/>
                                <a:gd name="T1" fmla="*/ T0 w 53"/>
                                <a:gd name="T2" fmla="+- 0 1520 1520"/>
                                <a:gd name="T3" fmla="*/ 1520 h 53"/>
                                <a:gd name="T4" fmla="+- 0 3115 3103"/>
                                <a:gd name="T5" fmla="*/ T4 w 53"/>
                                <a:gd name="T6" fmla="+- 0 1520 1520"/>
                                <a:gd name="T7" fmla="*/ 1520 h 53"/>
                                <a:gd name="T8" fmla="+- 0 3103 3103"/>
                                <a:gd name="T9" fmla="*/ T8 w 53"/>
                                <a:gd name="T10" fmla="+- 0 1532 1520"/>
                                <a:gd name="T11" fmla="*/ 1532 h 53"/>
                                <a:gd name="T12" fmla="+- 0 3103 3103"/>
                                <a:gd name="T13" fmla="*/ T12 w 53"/>
                                <a:gd name="T14" fmla="+- 0 1546 1520"/>
                                <a:gd name="T15" fmla="*/ 1546 h 53"/>
                                <a:gd name="T16" fmla="+- 0 3103 3103"/>
                                <a:gd name="T17" fmla="*/ T16 w 53"/>
                                <a:gd name="T18" fmla="+- 0 1561 1520"/>
                                <a:gd name="T19" fmla="*/ 1561 h 53"/>
                                <a:gd name="T20" fmla="+- 0 3115 3103"/>
                                <a:gd name="T21" fmla="*/ T20 w 53"/>
                                <a:gd name="T22" fmla="+- 0 1572 1520"/>
                                <a:gd name="T23" fmla="*/ 1572 h 53"/>
                                <a:gd name="T24" fmla="+- 0 3144 3103"/>
                                <a:gd name="T25" fmla="*/ T24 w 53"/>
                                <a:gd name="T26" fmla="+- 0 1572 1520"/>
                                <a:gd name="T27" fmla="*/ 1572 h 53"/>
                                <a:gd name="T28" fmla="+- 0 3156 3103"/>
                                <a:gd name="T29" fmla="*/ T28 w 53"/>
                                <a:gd name="T30" fmla="+- 0 1561 1520"/>
                                <a:gd name="T31" fmla="*/ 1561 h 53"/>
                                <a:gd name="T32" fmla="+- 0 3156 3103"/>
                                <a:gd name="T33" fmla="*/ T32 w 53"/>
                                <a:gd name="T34" fmla="+- 0 1532 1520"/>
                                <a:gd name="T35" fmla="*/ 1532 h 53"/>
                                <a:gd name="T36" fmla="+- 0 3144 3103"/>
                                <a:gd name="T37" fmla="*/ T36 w 53"/>
                                <a:gd name="T38" fmla="+- 0 1520 1520"/>
                                <a:gd name="T39" fmla="*/ 1520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41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26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2" y="52"/>
                                  </a:lnTo>
                                  <a:lnTo>
                                    <a:pt x="41" y="52"/>
                                  </a:lnTo>
                                  <a:lnTo>
                                    <a:pt x="53" y="41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8B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5" name="docshape42"/>
                          <wps:cNvSpPr>
                            <a:spLocks/>
                          </wps:cNvSpPr>
                          <wps:spPr bwMode="auto">
                            <a:xfrm>
                              <a:off x="3102" y="1519"/>
                              <a:ext cx="53" cy="53"/>
                            </a:xfrm>
                            <a:custGeom>
                              <a:avLst/>
                              <a:gdLst>
                                <a:gd name="T0" fmla="+- 0 3103 3103"/>
                                <a:gd name="T1" fmla="*/ T0 w 53"/>
                                <a:gd name="T2" fmla="+- 0 1546 1520"/>
                                <a:gd name="T3" fmla="*/ 1546 h 53"/>
                                <a:gd name="T4" fmla="+- 0 3103 3103"/>
                                <a:gd name="T5" fmla="*/ T4 w 53"/>
                                <a:gd name="T6" fmla="+- 0 1532 1520"/>
                                <a:gd name="T7" fmla="*/ 1532 h 53"/>
                                <a:gd name="T8" fmla="+- 0 3115 3103"/>
                                <a:gd name="T9" fmla="*/ T8 w 53"/>
                                <a:gd name="T10" fmla="+- 0 1520 1520"/>
                                <a:gd name="T11" fmla="*/ 1520 h 53"/>
                                <a:gd name="T12" fmla="+- 0 3129 3103"/>
                                <a:gd name="T13" fmla="*/ T12 w 53"/>
                                <a:gd name="T14" fmla="+- 0 1520 1520"/>
                                <a:gd name="T15" fmla="*/ 1520 h 53"/>
                                <a:gd name="T16" fmla="+- 0 3144 3103"/>
                                <a:gd name="T17" fmla="*/ T16 w 53"/>
                                <a:gd name="T18" fmla="+- 0 1520 1520"/>
                                <a:gd name="T19" fmla="*/ 1520 h 53"/>
                                <a:gd name="T20" fmla="+- 0 3156 3103"/>
                                <a:gd name="T21" fmla="*/ T20 w 53"/>
                                <a:gd name="T22" fmla="+- 0 1532 1520"/>
                                <a:gd name="T23" fmla="*/ 1532 h 53"/>
                                <a:gd name="T24" fmla="+- 0 3156 3103"/>
                                <a:gd name="T25" fmla="*/ T24 w 53"/>
                                <a:gd name="T26" fmla="+- 0 1546 1520"/>
                                <a:gd name="T27" fmla="*/ 1546 h 53"/>
                                <a:gd name="T28" fmla="+- 0 3156 3103"/>
                                <a:gd name="T29" fmla="*/ T28 w 53"/>
                                <a:gd name="T30" fmla="+- 0 1561 1520"/>
                                <a:gd name="T31" fmla="*/ 1561 h 53"/>
                                <a:gd name="T32" fmla="+- 0 3144 3103"/>
                                <a:gd name="T33" fmla="*/ T32 w 53"/>
                                <a:gd name="T34" fmla="+- 0 1572 1520"/>
                                <a:gd name="T35" fmla="*/ 1572 h 53"/>
                                <a:gd name="T36" fmla="+- 0 3129 3103"/>
                                <a:gd name="T37" fmla="*/ T36 w 53"/>
                                <a:gd name="T38" fmla="+- 0 1572 1520"/>
                                <a:gd name="T39" fmla="*/ 1572 h 53"/>
                                <a:gd name="T40" fmla="+- 0 3115 3103"/>
                                <a:gd name="T41" fmla="*/ T40 w 53"/>
                                <a:gd name="T42" fmla="+- 0 1572 1520"/>
                                <a:gd name="T43" fmla="*/ 1572 h 53"/>
                                <a:gd name="T44" fmla="+- 0 3103 3103"/>
                                <a:gd name="T45" fmla="*/ T44 w 53"/>
                                <a:gd name="T46" fmla="+- 0 1561 1520"/>
                                <a:gd name="T47" fmla="*/ 1561 h 53"/>
                                <a:gd name="T48" fmla="+- 0 3103 3103"/>
                                <a:gd name="T49" fmla="*/ T48 w 53"/>
                                <a:gd name="T50" fmla="+- 0 1546 1520"/>
                                <a:gd name="T51" fmla="*/ 1546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0" y="26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53" y="26"/>
                                  </a:lnTo>
                                  <a:lnTo>
                                    <a:pt x="53" y="41"/>
                                  </a:lnTo>
                                  <a:lnTo>
                                    <a:pt x="41" y="52"/>
                                  </a:lnTo>
                                  <a:lnTo>
                                    <a:pt x="26" y="52"/>
                                  </a:lnTo>
                                  <a:lnTo>
                                    <a:pt x="12" y="52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0" y="26"/>
                                  </a:lnTo>
                                </a:path>
                              </a:pathLst>
                            </a:custGeom>
                            <a:noFill/>
                            <a:ln w="6082">
                              <a:solidFill>
                                <a:srgbClr val="00008B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6" name="docshape43"/>
                          <wps:cNvSpPr>
                            <a:spLocks/>
                          </wps:cNvSpPr>
                          <wps:spPr bwMode="auto">
                            <a:xfrm>
                              <a:off x="2945" y="1505"/>
                              <a:ext cx="53" cy="53"/>
                            </a:xfrm>
                            <a:custGeom>
                              <a:avLst/>
                              <a:gdLst>
                                <a:gd name="T0" fmla="+- 0 2987 2946"/>
                                <a:gd name="T1" fmla="*/ T0 w 53"/>
                                <a:gd name="T2" fmla="+- 0 1505 1505"/>
                                <a:gd name="T3" fmla="*/ 1505 h 53"/>
                                <a:gd name="T4" fmla="+- 0 2958 2946"/>
                                <a:gd name="T5" fmla="*/ T4 w 53"/>
                                <a:gd name="T6" fmla="+- 0 1505 1505"/>
                                <a:gd name="T7" fmla="*/ 1505 h 53"/>
                                <a:gd name="T8" fmla="+- 0 2946 2946"/>
                                <a:gd name="T9" fmla="*/ T8 w 53"/>
                                <a:gd name="T10" fmla="+- 0 1517 1505"/>
                                <a:gd name="T11" fmla="*/ 1517 h 53"/>
                                <a:gd name="T12" fmla="+- 0 2946 2946"/>
                                <a:gd name="T13" fmla="*/ T12 w 53"/>
                                <a:gd name="T14" fmla="+- 0 1532 1505"/>
                                <a:gd name="T15" fmla="*/ 1532 h 53"/>
                                <a:gd name="T16" fmla="+- 0 2946 2946"/>
                                <a:gd name="T17" fmla="*/ T16 w 53"/>
                                <a:gd name="T18" fmla="+- 0 1546 1505"/>
                                <a:gd name="T19" fmla="*/ 1546 h 53"/>
                                <a:gd name="T20" fmla="+- 0 2958 2946"/>
                                <a:gd name="T21" fmla="*/ T20 w 53"/>
                                <a:gd name="T22" fmla="+- 0 1558 1505"/>
                                <a:gd name="T23" fmla="*/ 1558 h 53"/>
                                <a:gd name="T24" fmla="+- 0 2987 2946"/>
                                <a:gd name="T25" fmla="*/ T24 w 53"/>
                                <a:gd name="T26" fmla="+- 0 1558 1505"/>
                                <a:gd name="T27" fmla="*/ 1558 h 53"/>
                                <a:gd name="T28" fmla="+- 0 2999 2946"/>
                                <a:gd name="T29" fmla="*/ T28 w 53"/>
                                <a:gd name="T30" fmla="+- 0 1546 1505"/>
                                <a:gd name="T31" fmla="*/ 1546 h 53"/>
                                <a:gd name="T32" fmla="+- 0 2999 2946"/>
                                <a:gd name="T33" fmla="*/ T32 w 53"/>
                                <a:gd name="T34" fmla="+- 0 1517 1505"/>
                                <a:gd name="T35" fmla="*/ 1517 h 53"/>
                                <a:gd name="T36" fmla="+- 0 2987 2946"/>
                                <a:gd name="T37" fmla="*/ T36 w 53"/>
                                <a:gd name="T38" fmla="+- 0 1505 1505"/>
                                <a:gd name="T39" fmla="*/ 1505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41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27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41" y="53"/>
                                  </a:lnTo>
                                  <a:lnTo>
                                    <a:pt x="53" y="41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8B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7" name="docshape44"/>
                          <wps:cNvSpPr>
                            <a:spLocks/>
                          </wps:cNvSpPr>
                          <wps:spPr bwMode="auto">
                            <a:xfrm>
                              <a:off x="2945" y="1505"/>
                              <a:ext cx="53" cy="53"/>
                            </a:xfrm>
                            <a:custGeom>
                              <a:avLst/>
                              <a:gdLst>
                                <a:gd name="T0" fmla="+- 0 2946 2946"/>
                                <a:gd name="T1" fmla="*/ T0 w 53"/>
                                <a:gd name="T2" fmla="+- 0 1532 1505"/>
                                <a:gd name="T3" fmla="*/ 1532 h 53"/>
                                <a:gd name="T4" fmla="+- 0 2946 2946"/>
                                <a:gd name="T5" fmla="*/ T4 w 53"/>
                                <a:gd name="T6" fmla="+- 0 1517 1505"/>
                                <a:gd name="T7" fmla="*/ 1517 h 53"/>
                                <a:gd name="T8" fmla="+- 0 2958 2946"/>
                                <a:gd name="T9" fmla="*/ T8 w 53"/>
                                <a:gd name="T10" fmla="+- 0 1505 1505"/>
                                <a:gd name="T11" fmla="*/ 1505 h 53"/>
                                <a:gd name="T12" fmla="+- 0 2972 2946"/>
                                <a:gd name="T13" fmla="*/ T12 w 53"/>
                                <a:gd name="T14" fmla="+- 0 1505 1505"/>
                                <a:gd name="T15" fmla="*/ 1505 h 53"/>
                                <a:gd name="T16" fmla="+- 0 2987 2946"/>
                                <a:gd name="T17" fmla="*/ T16 w 53"/>
                                <a:gd name="T18" fmla="+- 0 1505 1505"/>
                                <a:gd name="T19" fmla="*/ 1505 h 53"/>
                                <a:gd name="T20" fmla="+- 0 2999 2946"/>
                                <a:gd name="T21" fmla="*/ T20 w 53"/>
                                <a:gd name="T22" fmla="+- 0 1517 1505"/>
                                <a:gd name="T23" fmla="*/ 1517 h 53"/>
                                <a:gd name="T24" fmla="+- 0 2999 2946"/>
                                <a:gd name="T25" fmla="*/ T24 w 53"/>
                                <a:gd name="T26" fmla="+- 0 1532 1505"/>
                                <a:gd name="T27" fmla="*/ 1532 h 53"/>
                                <a:gd name="T28" fmla="+- 0 2999 2946"/>
                                <a:gd name="T29" fmla="*/ T28 w 53"/>
                                <a:gd name="T30" fmla="+- 0 1546 1505"/>
                                <a:gd name="T31" fmla="*/ 1546 h 53"/>
                                <a:gd name="T32" fmla="+- 0 2987 2946"/>
                                <a:gd name="T33" fmla="*/ T32 w 53"/>
                                <a:gd name="T34" fmla="+- 0 1558 1505"/>
                                <a:gd name="T35" fmla="*/ 1558 h 53"/>
                                <a:gd name="T36" fmla="+- 0 2972 2946"/>
                                <a:gd name="T37" fmla="*/ T36 w 53"/>
                                <a:gd name="T38" fmla="+- 0 1558 1505"/>
                                <a:gd name="T39" fmla="*/ 1558 h 53"/>
                                <a:gd name="T40" fmla="+- 0 2958 2946"/>
                                <a:gd name="T41" fmla="*/ T40 w 53"/>
                                <a:gd name="T42" fmla="+- 0 1558 1505"/>
                                <a:gd name="T43" fmla="*/ 1558 h 53"/>
                                <a:gd name="T44" fmla="+- 0 2946 2946"/>
                                <a:gd name="T45" fmla="*/ T44 w 53"/>
                                <a:gd name="T46" fmla="+- 0 1546 1505"/>
                                <a:gd name="T47" fmla="*/ 1546 h 53"/>
                                <a:gd name="T48" fmla="+- 0 2946 2946"/>
                                <a:gd name="T49" fmla="*/ T48 w 53"/>
                                <a:gd name="T50" fmla="+- 0 1532 1505"/>
                                <a:gd name="T51" fmla="*/ 1532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0" y="27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53" y="27"/>
                                  </a:lnTo>
                                  <a:lnTo>
                                    <a:pt x="53" y="41"/>
                                  </a:lnTo>
                                  <a:lnTo>
                                    <a:pt x="41" y="53"/>
                                  </a:lnTo>
                                  <a:lnTo>
                                    <a:pt x="26" y="53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0" y="27"/>
                                  </a:lnTo>
                                </a:path>
                              </a:pathLst>
                            </a:custGeom>
                            <a:noFill/>
                            <a:ln w="6082">
                              <a:solidFill>
                                <a:srgbClr val="00008B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8" name="docshape45"/>
                          <wps:cNvSpPr>
                            <a:spLocks/>
                          </wps:cNvSpPr>
                          <wps:spPr bwMode="auto">
                            <a:xfrm>
                              <a:off x="3966" y="666"/>
                              <a:ext cx="53" cy="53"/>
                            </a:xfrm>
                            <a:custGeom>
                              <a:avLst/>
                              <a:gdLst>
                                <a:gd name="T0" fmla="+- 0 4007 3966"/>
                                <a:gd name="T1" fmla="*/ T0 w 53"/>
                                <a:gd name="T2" fmla="+- 0 667 667"/>
                                <a:gd name="T3" fmla="*/ 667 h 53"/>
                                <a:gd name="T4" fmla="+- 0 3978 3966"/>
                                <a:gd name="T5" fmla="*/ T4 w 53"/>
                                <a:gd name="T6" fmla="+- 0 667 667"/>
                                <a:gd name="T7" fmla="*/ 667 h 53"/>
                                <a:gd name="T8" fmla="+- 0 3966 3966"/>
                                <a:gd name="T9" fmla="*/ T8 w 53"/>
                                <a:gd name="T10" fmla="+- 0 678 667"/>
                                <a:gd name="T11" fmla="*/ 678 h 53"/>
                                <a:gd name="T12" fmla="+- 0 3966 3966"/>
                                <a:gd name="T13" fmla="*/ T12 w 53"/>
                                <a:gd name="T14" fmla="+- 0 693 667"/>
                                <a:gd name="T15" fmla="*/ 693 h 53"/>
                                <a:gd name="T16" fmla="+- 0 3966 3966"/>
                                <a:gd name="T17" fmla="*/ T16 w 53"/>
                                <a:gd name="T18" fmla="+- 0 707 667"/>
                                <a:gd name="T19" fmla="*/ 707 h 53"/>
                                <a:gd name="T20" fmla="+- 0 3978 3966"/>
                                <a:gd name="T21" fmla="*/ T20 w 53"/>
                                <a:gd name="T22" fmla="+- 0 719 667"/>
                                <a:gd name="T23" fmla="*/ 719 h 53"/>
                                <a:gd name="T24" fmla="+- 0 4007 3966"/>
                                <a:gd name="T25" fmla="*/ T24 w 53"/>
                                <a:gd name="T26" fmla="+- 0 719 667"/>
                                <a:gd name="T27" fmla="*/ 719 h 53"/>
                                <a:gd name="T28" fmla="+- 0 4019 3966"/>
                                <a:gd name="T29" fmla="*/ T28 w 53"/>
                                <a:gd name="T30" fmla="+- 0 707 667"/>
                                <a:gd name="T31" fmla="*/ 707 h 53"/>
                                <a:gd name="T32" fmla="+- 0 4019 3966"/>
                                <a:gd name="T33" fmla="*/ T32 w 53"/>
                                <a:gd name="T34" fmla="+- 0 678 667"/>
                                <a:gd name="T35" fmla="*/ 678 h 53"/>
                                <a:gd name="T36" fmla="+- 0 4007 3966"/>
                                <a:gd name="T37" fmla="*/ T36 w 53"/>
                                <a:gd name="T38" fmla="+- 0 667 667"/>
                                <a:gd name="T39" fmla="*/ 667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41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0" y="26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12" y="52"/>
                                  </a:lnTo>
                                  <a:lnTo>
                                    <a:pt x="41" y="52"/>
                                  </a:lnTo>
                                  <a:lnTo>
                                    <a:pt x="53" y="40"/>
                                  </a:lnTo>
                                  <a:lnTo>
                                    <a:pt x="53" y="11"/>
                                  </a:lnTo>
                                  <a:lnTo>
                                    <a:pt x="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8B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9" name="docshape46"/>
                          <wps:cNvSpPr>
                            <a:spLocks/>
                          </wps:cNvSpPr>
                          <wps:spPr bwMode="auto">
                            <a:xfrm>
                              <a:off x="3966" y="666"/>
                              <a:ext cx="53" cy="53"/>
                            </a:xfrm>
                            <a:custGeom>
                              <a:avLst/>
                              <a:gdLst>
                                <a:gd name="T0" fmla="+- 0 3966 3966"/>
                                <a:gd name="T1" fmla="*/ T0 w 53"/>
                                <a:gd name="T2" fmla="+- 0 693 667"/>
                                <a:gd name="T3" fmla="*/ 693 h 53"/>
                                <a:gd name="T4" fmla="+- 0 3966 3966"/>
                                <a:gd name="T5" fmla="*/ T4 w 53"/>
                                <a:gd name="T6" fmla="+- 0 678 667"/>
                                <a:gd name="T7" fmla="*/ 678 h 53"/>
                                <a:gd name="T8" fmla="+- 0 3978 3966"/>
                                <a:gd name="T9" fmla="*/ T8 w 53"/>
                                <a:gd name="T10" fmla="+- 0 667 667"/>
                                <a:gd name="T11" fmla="*/ 667 h 53"/>
                                <a:gd name="T12" fmla="+- 0 3992 3966"/>
                                <a:gd name="T13" fmla="*/ T12 w 53"/>
                                <a:gd name="T14" fmla="+- 0 667 667"/>
                                <a:gd name="T15" fmla="*/ 667 h 53"/>
                                <a:gd name="T16" fmla="+- 0 4007 3966"/>
                                <a:gd name="T17" fmla="*/ T16 w 53"/>
                                <a:gd name="T18" fmla="+- 0 667 667"/>
                                <a:gd name="T19" fmla="*/ 667 h 53"/>
                                <a:gd name="T20" fmla="+- 0 4019 3966"/>
                                <a:gd name="T21" fmla="*/ T20 w 53"/>
                                <a:gd name="T22" fmla="+- 0 678 667"/>
                                <a:gd name="T23" fmla="*/ 678 h 53"/>
                                <a:gd name="T24" fmla="+- 0 4019 3966"/>
                                <a:gd name="T25" fmla="*/ T24 w 53"/>
                                <a:gd name="T26" fmla="+- 0 693 667"/>
                                <a:gd name="T27" fmla="*/ 693 h 53"/>
                                <a:gd name="T28" fmla="+- 0 4019 3966"/>
                                <a:gd name="T29" fmla="*/ T28 w 53"/>
                                <a:gd name="T30" fmla="+- 0 707 667"/>
                                <a:gd name="T31" fmla="*/ 707 h 53"/>
                                <a:gd name="T32" fmla="+- 0 4007 3966"/>
                                <a:gd name="T33" fmla="*/ T32 w 53"/>
                                <a:gd name="T34" fmla="+- 0 719 667"/>
                                <a:gd name="T35" fmla="*/ 719 h 53"/>
                                <a:gd name="T36" fmla="+- 0 3992 3966"/>
                                <a:gd name="T37" fmla="*/ T36 w 53"/>
                                <a:gd name="T38" fmla="+- 0 719 667"/>
                                <a:gd name="T39" fmla="*/ 719 h 53"/>
                                <a:gd name="T40" fmla="+- 0 3978 3966"/>
                                <a:gd name="T41" fmla="*/ T40 w 53"/>
                                <a:gd name="T42" fmla="+- 0 719 667"/>
                                <a:gd name="T43" fmla="*/ 719 h 53"/>
                                <a:gd name="T44" fmla="+- 0 3966 3966"/>
                                <a:gd name="T45" fmla="*/ T44 w 53"/>
                                <a:gd name="T46" fmla="+- 0 707 667"/>
                                <a:gd name="T47" fmla="*/ 707 h 53"/>
                                <a:gd name="T48" fmla="+- 0 3966 3966"/>
                                <a:gd name="T49" fmla="*/ T48 w 53"/>
                                <a:gd name="T50" fmla="+- 0 693 667"/>
                                <a:gd name="T51" fmla="*/ 693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0" y="26"/>
                                  </a:moveTo>
                                  <a:lnTo>
                                    <a:pt x="0" y="11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3" y="11"/>
                                  </a:lnTo>
                                  <a:lnTo>
                                    <a:pt x="53" y="26"/>
                                  </a:lnTo>
                                  <a:lnTo>
                                    <a:pt x="53" y="40"/>
                                  </a:lnTo>
                                  <a:lnTo>
                                    <a:pt x="41" y="52"/>
                                  </a:lnTo>
                                  <a:lnTo>
                                    <a:pt x="26" y="52"/>
                                  </a:lnTo>
                                  <a:lnTo>
                                    <a:pt x="12" y="52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0" y="26"/>
                                  </a:lnTo>
                                </a:path>
                              </a:pathLst>
                            </a:custGeom>
                            <a:noFill/>
                            <a:ln w="6082">
                              <a:solidFill>
                                <a:srgbClr val="00008B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0" name="docshape47"/>
                          <wps:cNvSpPr>
                            <a:spLocks/>
                          </wps:cNvSpPr>
                          <wps:spPr bwMode="auto">
                            <a:xfrm>
                              <a:off x="2916" y="1576"/>
                              <a:ext cx="53" cy="53"/>
                            </a:xfrm>
                            <a:custGeom>
                              <a:avLst/>
                              <a:gdLst>
                                <a:gd name="T0" fmla="+- 0 2957 2916"/>
                                <a:gd name="T1" fmla="*/ T0 w 53"/>
                                <a:gd name="T2" fmla="+- 0 1577 1577"/>
                                <a:gd name="T3" fmla="*/ 1577 h 53"/>
                                <a:gd name="T4" fmla="+- 0 2928 2916"/>
                                <a:gd name="T5" fmla="*/ T4 w 53"/>
                                <a:gd name="T6" fmla="+- 0 1577 1577"/>
                                <a:gd name="T7" fmla="*/ 1577 h 53"/>
                                <a:gd name="T8" fmla="+- 0 2916 2916"/>
                                <a:gd name="T9" fmla="*/ T8 w 53"/>
                                <a:gd name="T10" fmla="+- 0 1589 1577"/>
                                <a:gd name="T11" fmla="*/ 1589 h 53"/>
                                <a:gd name="T12" fmla="+- 0 2916 2916"/>
                                <a:gd name="T13" fmla="*/ T12 w 53"/>
                                <a:gd name="T14" fmla="+- 0 1603 1577"/>
                                <a:gd name="T15" fmla="*/ 1603 h 53"/>
                                <a:gd name="T16" fmla="+- 0 2916 2916"/>
                                <a:gd name="T17" fmla="*/ T16 w 53"/>
                                <a:gd name="T18" fmla="+- 0 1618 1577"/>
                                <a:gd name="T19" fmla="*/ 1618 h 53"/>
                                <a:gd name="T20" fmla="+- 0 2928 2916"/>
                                <a:gd name="T21" fmla="*/ T20 w 53"/>
                                <a:gd name="T22" fmla="+- 0 1630 1577"/>
                                <a:gd name="T23" fmla="*/ 1630 h 53"/>
                                <a:gd name="T24" fmla="+- 0 2957 2916"/>
                                <a:gd name="T25" fmla="*/ T24 w 53"/>
                                <a:gd name="T26" fmla="+- 0 1630 1577"/>
                                <a:gd name="T27" fmla="*/ 1630 h 53"/>
                                <a:gd name="T28" fmla="+- 0 2969 2916"/>
                                <a:gd name="T29" fmla="*/ T28 w 53"/>
                                <a:gd name="T30" fmla="+- 0 1618 1577"/>
                                <a:gd name="T31" fmla="*/ 1618 h 53"/>
                                <a:gd name="T32" fmla="+- 0 2969 2916"/>
                                <a:gd name="T33" fmla="*/ T32 w 53"/>
                                <a:gd name="T34" fmla="+- 0 1589 1577"/>
                                <a:gd name="T35" fmla="*/ 1589 h 53"/>
                                <a:gd name="T36" fmla="+- 0 2957 2916"/>
                                <a:gd name="T37" fmla="*/ T36 w 53"/>
                                <a:gd name="T38" fmla="+- 0 1577 1577"/>
                                <a:gd name="T39" fmla="*/ 1577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41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26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41" y="53"/>
                                  </a:lnTo>
                                  <a:lnTo>
                                    <a:pt x="53" y="41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8B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1" name="docshape48"/>
                          <wps:cNvSpPr>
                            <a:spLocks/>
                          </wps:cNvSpPr>
                          <wps:spPr bwMode="auto">
                            <a:xfrm>
                              <a:off x="2916" y="1576"/>
                              <a:ext cx="53" cy="53"/>
                            </a:xfrm>
                            <a:custGeom>
                              <a:avLst/>
                              <a:gdLst>
                                <a:gd name="T0" fmla="+- 0 2916 2916"/>
                                <a:gd name="T1" fmla="*/ T0 w 53"/>
                                <a:gd name="T2" fmla="+- 0 1603 1577"/>
                                <a:gd name="T3" fmla="*/ 1603 h 53"/>
                                <a:gd name="T4" fmla="+- 0 2916 2916"/>
                                <a:gd name="T5" fmla="*/ T4 w 53"/>
                                <a:gd name="T6" fmla="+- 0 1589 1577"/>
                                <a:gd name="T7" fmla="*/ 1589 h 53"/>
                                <a:gd name="T8" fmla="+- 0 2928 2916"/>
                                <a:gd name="T9" fmla="*/ T8 w 53"/>
                                <a:gd name="T10" fmla="+- 0 1577 1577"/>
                                <a:gd name="T11" fmla="*/ 1577 h 53"/>
                                <a:gd name="T12" fmla="+- 0 2942 2916"/>
                                <a:gd name="T13" fmla="*/ T12 w 53"/>
                                <a:gd name="T14" fmla="+- 0 1577 1577"/>
                                <a:gd name="T15" fmla="*/ 1577 h 53"/>
                                <a:gd name="T16" fmla="+- 0 2957 2916"/>
                                <a:gd name="T17" fmla="*/ T16 w 53"/>
                                <a:gd name="T18" fmla="+- 0 1577 1577"/>
                                <a:gd name="T19" fmla="*/ 1577 h 53"/>
                                <a:gd name="T20" fmla="+- 0 2969 2916"/>
                                <a:gd name="T21" fmla="*/ T20 w 53"/>
                                <a:gd name="T22" fmla="+- 0 1589 1577"/>
                                <a:gd name="T23" fmla="*/ 1589 h 53"/>
                                <a:gd name="T24" fmla="+- 0 2969 2916"/>
                                <a:gd name="T25" fmla="*/ T24 w 53"/>
                                <a:gd name="T26" fmla="+- 0 1603 1577"/>
                                <a:gd name="T27" fmla="*/ 1603 h 53"/>
                                <a:gd name="T28" fmla="+- 0 2969 2916"/>
                                <a:gd name="T29" fmla="*/ T28 w 53"/>
                                <a:gd name="T30" fmla="+- 0 1618 1577"/>
                                <a:gd name="T31" fmla="*/ 1618 h 53"/>
                                <a:gd name="T32" fmla="+- 0 2957 2916"/>
                                <a:gd name="T33" fmla="*/ T32 w 53"/>
                                <a:gd name="T34" fmla="+- 0 1630 1577"/>
                                <a:gd name="T35" fmla="*/ 1630 h 53"/>
                                <a:gd name="T36" fmla="+- 0 2942 2916"/>
                                <a:gd name="T37" fmla="*/ T36 w 53"/>
                                <a:gd name="T38" fmla="+- 0 1630 1577"/>
                                <a:gd name="T39" fmla="*/ 1630 h 53"/>
                                <a:gd name="T40" fmla="+- 0 2928 2916"/>
                                <a:gd name="T41" fmla="*/ T40 w 53"/>
                                <a:gd name="T42" fmla="+- 0 1630 1577"/>
                                <a:gd name="T43" fmla="*/ 1630 h 53"/>
                                <a:gd name="T44" fmla="+- 0 2916 2916"/>
                                <a:gd name="T45" fmla="*/ T44 w 53"/>
                                <a:gd name="T46" fmla="+- 0 1618 1577"/>
                                <a:gd name="T47" fmla="*/ 1618 h 53"/>
                                <a:gd name="T48" fmla="+- 0 2916 2916"/>
                                <a:gd name="T49" fmla="*/ T48 w 53"/>
                                <a:gd name="T50" fmla="+- 0 1603 1577"/>
                                <a:gd name="T51" fmla="*/ 1603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0" y="26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53" y="26"/>
                                  </a:lnTo>
                                  <a:lnTo>
                                    <a:pt x="53" y="41"/>
                                  </a:lnTo>
                                  <a:lnTo>
                                    <a:pt x="41" y="53"/>
                                  </a:lnTo>
                                  <a:lnTo>
                                    <a:pt x="26" y="53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0" y="26"/>
                                  </a:lnTo>
                                </a:path>
                              </a:pathLst>
                            </a:custGeom>
                            <a:noFill/>
                            <a:ln w="6082">
                              <a:solidFill>
                                <a:srgbClr val="00008B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2" name="Line 48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743" y="1783"/>
                              <a:ext cx="1784" cy="0"/>
                            </a:xfrm>
                            <a:prstGeom prst="line">
                              <a:avLst/>
                            </a:prstGeom>
                            <a:noFill/>
                            <a:ln w="9166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3" name="docshape49"/>
                          <wps:cNvSpPr>
                            <a:spLocks/>
                          </wps:cNvSpPr>
                          <wps:spPr bwMode="auto">
                            <a:xfrm>
                              <a:off x="2823" y="-185"/>
                              <a:ext cx="1623" cy="2047"/>
                            </a:xfrm>
                            <a:custGeom>
                              <a:avLst/>
                              <a:gdLst>
                                <a:gd name="T0" fmla="+- 0 4446 2824"/>
                                <a:gd name="T1" fmla="*/ T0 w 1623"/>
                                <a:gd name="T2" fmla="+- 0 -185 -185"/>
                                <a:gd name="T3" fmla="*/ -185 h 2047"/>
                                <a:gd name="T4" fmla="+- 0 4220 2824"/>
                                <a:gd name="T5" fmla="*/ T4 w 1623"/>
                                <a:gd name="T6" fmla="+- 0 90 -185"/>
                                <a:gd name="T7" fmla="*/ 90 h 2047"/>
                                <a:gd name="T8" fmla="+- 0 3933 2824"/>
                                <a:gd name="T9" fmla="*/ T8 w 1623"/>
                                <a:gd name="T10" fmla="+- 0 436 -185"/>
                                <a:gd name="T11" fmla="*/ 436 h 2047"/>
                                <a:gd name="T12" fmla="+- 0 3727 2824"/>
                                <a:gd name="T13" fmla="*/ T12 w 1623"/>
                                <a:gd name="T14" fmla="+- 0 681 -185"/>
                                <a:gd name="T15" fmla="*/ 681 h 2047"/>
                                <a:gd name="T16" fmla="+- 0 3625 2824"/>
                                <a:gd name="T17" fmla="*/ T16 w 1623"/>
                                <a:gd name="T18" fmla="+- 0 801 -185"/>
                                <a:gd name="T19" fmla="*/ 801 h 2047"/>
                                <a:gd name="T20" fmla="+- 0 3563 2824"/>
                                <a:gd name="T21" fmla="*/ T20 w 1623"/>
                                <a:gd name="T22" fmla="+- 0 872 -185"/>
                                <a:gd name="T23" fmla="*/ 872 h 2047"/>
                                <a:gd name="T24" fmla="+- 0 3460 2824"/>
                                <a:gd name="T25" fmla="*/ T24 w 1623"/>
                                <a:gd name="T26" fmla="+- 0 989 -185"/>
                                <a:gd name="T27" fmla="*/ 989 h 2047"/>
                                <a:gd name="T28" fmla="+- 0 3378 2824"/>
                                <a:gd name="T29" fmla="*/ T28 w 1623"/>
                                <a:gd name="T30" fmla="+- 0 1080 -185"/>
                                <a:gd name="T31" fmla="*/ 1080 h 2047"/>
                                <a:gd name="T32" fmla="+- 0 3317 2824"/>
                                <a:gd name="T33" fmla="*/ T32 w 1623"/>
                                <a:gd name="T34" fmla="+- 0 1147 -185"/>
                                <a:gd name="T35" fmla="*/ 1147 h 2047"/>
                                <a:gd name="T36" fmla="+- 0 3255 2824"/>
                                <a:gd name="T37" fmla="*/ T36 w 1623"/>
                                <a:gd name="T38" fmla="+- 0 1213 -185"/>
                                <a:gd name="T39" fmla="*/ 1213 h 2047"/>
                                <a:gd name="T40" fmla="+- 0 3173 2824"/>
                                <a:gd name="T41" fmla="*/ T40 w 1623"/>
                                <a:gd name="T42" fmla="+- 0 1298 -185"/>
                                <a:gd name="T43" fmla="*/ 1298 h 2047"/>
                                <a:gd name="T44" fmla="+- 0 3091 2824"/>
                                <a:gd name="T45" fmla="*/ T44 w 1623"/>
                                <a:gd name="T46" fmla="+- 0 1382 -185"/>
                                <a:gd name="T47" fmla="*/ 1382 h 2047"/>
                                <a:gd name="T48" fmla="+- 0 3009 2824"/>
                                <a:gd name="T49" fmla="*/ T48 w 1623"/>
                                <a:gd name="T50" fmla="+- 0 1463 -185"/>
                                <a:gd name="T51" fmla="*/ 1463 h 2047"/>
                                <a:gd name="T52" fmla="+- 0 2906 2824"/>
                                <a:gd name="T53" fmla="*/ T52 w 1623"/>
                                <a:gd name="T54" fmla="+- 0 1562 -185"/>
                                <a:gd name="T55" fmla="*/ 1562 h 2047"/>
                                <a:gd name="T56" fmla="+- 0 2824 2824"/>
                                <a:gd name="T57" fmla="*/ T56 w 1623"/>
                                <a:gd name="T58" fmla="+- 0 1640 -185"/>
                                <a:gd name="T59" fmla="*/ 1640 h 2047"/>
                                <a:gd name="T60" fmla="+- 0 2824 2824"/>
                                <a:gd name="T61" fmla="*/ T60 w 1623"/>
                                <a:gd name="T62" fmla="+- 0 1862 -185"/>
                                <a:gd name="T63" fmla="*/ 1862 h 2047"/>
                                <a:gd name="T64" fmla="+- 0 2967 2824"/>
                                <a:gd name="T65" fmla="*/ T64 w 1623"/>
                                <a:gd name="T66" fmla="+- 0 1695 -185"/>
                                <a:gd name="T67" fmla="*/ 1695 h 2047"/>
                                <a:gd name="T68" fmla="+- 0 3050 2824"/>
                                <a:gd name="T69" fmla="*/ T68 w 1623"/>
                                <a:gd name="T70" fmla="+- 0 1601 -185"/>
                                <a:gd name="T71" fmla="*/ 1601 h 2047"/>
                                <a:gd name="T72" fmla="+- 0 3132 2824"/>
                                <a:gd name="T73" fmla="*/ T72 w 1623"/>
                                <a:gd name="T74" fmla="+- 0 1509 -185"/>
                                <a:gd name="T75" fmla="*/ 1509 h 2047"/>
                                <a:gd name="T76" fmla="+- 0 3214 2824"/>
                                <a:gd name="T77" fmla="*/ T76 w 1623"/>
                                <a:gd name="T78" fmla="+- 0 1420 -185"/>
                                <a:gd name="T79" fmla="*/ 1420 h 2047"/>
                                <a:gd name="T80" fmla="+- 0 3276 2824"/>
                                <a:gd name="T81" fmla="*/ T80 w 1623"/>
                                <a:gd name="T82" fmla="+- 0 1354 -185"/>
                                <a:gd name="T83" fmla="*/ 1354 h 2047"/>
                                <a:gd name="T84" fmla="+- 0 3337 2824"/>
                                <a:gd name="T85" fmla="*/ T84 w 1623"/>
                                <a:gd name="T86" fmla="+- 0 1290 -185"/>
                                <a:gd name="T87" fmla="*/ 1290 h 2047"/>
                                <a:gd name="T88" fmla="+- 0 3399 2824"/>
                                <a:gd name="T89" fmla="*/ T88 w 1623"/>
                                <a:gd name="T90" fmla="+- 0 1227 -185"/>
                                <a:gd name="T91" fmla="*/ 1227 h 2047"/>
                                <a:gd name="T92" fmla="+- 0 3460 2824"/>
                                <a:gd name="T93" fmla="*/ T92 w 1623"/>
                                <a:gd name="T94" fmla="+- 0 1165 -185"/>
                                <a:gd name="T95" fmla="*/ 1165 h 2047"/>
                                <a:gd name="T96" fmla="+- 0 3522 2824"/>
                                <a:gd name="T97" fmla="*/ T96 w 1623"/>
                                <a:gd name="T98" fmla="+- 0 1104 -185"/>
                                <a:gd name="T99" fmla="*/ 1104 h 2047"/>
                                <a:gd name="T100" fmla="+- 0 3604 2824"/>
                                <a:gd name="T101" fmla="*/ T100 w 1623"/>
                                <a:gd name="T102" fmla="+- 0 1025 -185"/>
                                <a:gd name="T103" fmla="*/ 1025 h 2047"/>
                                <a:gd name="T104" fmla="+- 0 3666 2824"/>
                                <a:gd name="T105" fmla="*/ T104 w 1623"/>
                                <a:gd name="T106" fmla="+- 0 966 -185"/>
                                <a:gd name="T107" fmla="*/ 966 h 2047"/>
                                <a:gd name="T108" fmla="+- 0 3748 2824"/>
                                <a:gd name="T109" fmla="*/ T108 w 1623"/>
                                <a:gd name="T110" fmla="+- 0 889 -185"/>
                                <a:gd name="T111" fmla="*/ 889 h 2047"/>
                                <a:gd name="T112" fmla="+- 0 3871 2824"/>
                                <a:gd name="T113" fmla="*/ T112 w 1623"/>
                                <a:gd name="T114" fmla="+- 0 774 -185"/>
                                <a:gd name="T115" fmla="*/ 774 h 2047"/>
                                <a:gd name="T116" fmla="+- 0 4118 2824"/>
                                <a:gd name="T117" fmla="*/ T116 w 1623"/>
                                <a:gd name="T118" fmla="+- 0 549 -185"/>
                                <a:gd name="T119" fmla="*/ 549 h 2047"/>
                                <a:gd name="T120" fmla="+- 0 4446 2824"/>
                                <a:gd name="T121" fmla="*/ T120 w 1623"/>
                                <a:gd name="T122" fmla="+- 0 252 -185"/>
                                <a:gd name="T123" fmla="*/ 252 h 2047"/>
                                <a:gd name="T124" fmla="+- 0 4446 2824"/>
                                <a:gd name="T125" fmla="*/ T124 w 1623"/>
                                <a:gd name="T126" fmla="+- 0 -185 -185"/>
                                <a:gd name="T127" fmla="*/ -185 h 204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</a:cxnLst>
                              <a:rect l="0" t="0" r="r" b="b"/>
                              <a:pathLst>
                                <a:path w="1623" h="2047">
                                  <a:moveTo>
                                    <a:pt x="1622" y="0"/>
                                  </a:moveTo>
                                  <a:lnTo>
                                    <a:pt x="1396" y="275"/>
                                  </a:lnTo>
                                  <a:lnTo>
                                    <a:pt x="1109" y="621"/>
                                  </a:lnTo>
                                  <a:lnTo>
                                    <a:pt x="903" y="866"/>
                                  </a:lnTo>
                                  <a:lnTo>
                                    <a:pt x="801" y="986"/>
                                  </a:lnTo>
                                  <a:lnTo>
                                    <a:pt x="739" y="1057"/>
                                  </a:lnTo>
                                  <a:lnTo>
                                    <a:pt x="636" y="1174"/>
                                  </a:lnTo>
                                  <a:lnTo>
                                    <a:pt x="554" y="1265"/>
                                  </a:lnTo>
                                  <a:lnTo>
                                    <a:pt x="493" y="1332"/>
                                  </a:lnTo>
                                  <a:lnTo>
                                    <a:pt x="431" y="1398"/>
                                  </a:lnTo>
                                  <a:lnTo>
                                    <a:pt x="349" y="1483"/>
                                  </a:lnTo>
                                  <a:lnTo>
                                    <a:pt x="267" y="1567"/>
                                  </a:lnTo>
                                  <a:lnTo>
                                    <a:pt x="185" y="1648"/>
                                  </a:lnTo>
                                  <a:lnTo>
                                    <a:pt x="82" y="1747"/>
                                  </a:lnTo>
                                  <a:lnTo>
                                    <a:pt x="0" y="1825"/>
                                  </a:lnTo>
                                  <a:lnTo>
                                    <a:pt x="0" y="2047"/>
                                  </a:lnTo>
                                  <a:lnTo>
                                    <a:pt x="143" y="1880"/>
                                  </a:lnTo>
                                  <a:lnTo>
                                    <a:pt x="226" y="1786"/>
                                  </a:lnTo>
                                  <a:lnTo>
                                    <a:pt x="308" y="1694"/>
                                  </a:lnTo>
                                  <a:lnTo>
                                    <a:pt x="390" y="1605"/>
                                  </a:lnTo>
                                  <a:lnTo>
                                    <a:pt x="452" y="1539"/>
                                  </a:lnTo>
                                  <a:lnTo>
                                    <a:pt x="513" y="1475"/>
                                  </a:lnTo>
                                  <a:lnTo>
                                    <a:pt x="575" y="1412"/>
                                  </a:lnTo>
                                  <a:lnTo>
                                    <a:pt x="636" y="1350"/>
                                  </a:lnTo>
                                  <a:lnTo>
                                    <a:pt x="698" y="1289"/>
                                  </a:lnTo>
                                  <a:lnTo>
                                    <a:pt x="780" y="1210"/>
                                  </a:lnTo>
                                  <a:lnTo>
                                    <a:pt x="842" y="1151"/>
                                  </a:lnTo>
                                  <a:lnTo>
                                    <a:pt x="924" y="1074"/>
                                  </a:lnTo>
                                  <a:lnTo>
                                    <a:pt x="1047" y="959"/>
                                  </a:lnTo>
                                  <a:lnTo>
                                    <a:pt x="1294" y="734"/>
                                  </a:lnTo>
                                  <a:lnTo>
                                    <a:pt x="1622" y="437"/>
                                  </a:lnTo>
                                  <a:lnTo>
                                    <a:pt x="162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99999">
                                <a:alpha val="39999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4" name="docshape50"/>
                          <wps:cNvSpPr>
                            <a:spLocks/>
                          </wps:cNvSpPr>
                          <wps:spPr bwMode="auto">
                            <a:xfrm>
                              <a:off x="2823" y="33"/>
                              <a:ext cx="1623" cy="1718"/>
                            </a:xfrm>
                            <a:custGeom>
                              <a:avLst/>
                              <a:gdLst>
                                <a:gd name="T0" fmla="+- 0 2844 2824"/>
                                <a:gd name="T1" fmla="*/ T0 w 1623"/>
                                <a:gd name="T2" fmla="+- 0 1729 33"/>
                                <a:gd name="T3" fmla="*/ 1729 h 1718"/>
                                <a:gd name="T4" fmla="+- 0 2885 2824"/>
                                <a:gd name="T5" fmla="*/ T4 w 1623"/>
                                <a:gd name="T6" fmla="+- 0 1686 33"/>
                                <a:gd name="T7" fmla="*/ 1686 h 1718"/>
                                <a:gd name="T8" fmla="+- 0 2926 2824"/>
                                <a:gd name="T9" fmla="*/ T8 w 1623"/>
                                <a:gd name="T10" fmla="+- 0 1642 33"/>
                                <a:gd name="T11" fmla="*/ 1642 h 1718"/>
                                <a:gd name="T12" fmla="+- 0 2967 2824"/>
                                <a:gd name="T13" fmla="*/ T12 w 1623"/>
                                <a:gd name="T14" fmla="+- 0 1599 33"/>
                                <a:gd name="T15" fmla="*/ 1599 h 1718"/>
                                <a:gd name="T16" fmla="+- 0 3009 2824"/>
                                <a:gd name="T17" fmla="*/ T16 w 1623"/>
                                <a:gd name="T18" fmla="+- 0 1555 33"/>
                                <a:gd name="T19" fmla="*/ 1555 h 1718"/>
                                <a:gd name="T20" fmla="+- 0 3050 2824"/>
                                <a:gd name="T21" fmla="*/ T20 w 1623"/>
                                <a:gd name="T22" fmla="+- 0 1512 33"/>
                                <a:gd name="T23" fmla="*/ 1512 h 1718"/>
                                <a:gd name="T24" fmla="+- 0 3091 2824"/>
                                <a:gd name="T25" fmla="*/ T24 w 1623"/>
                                <a:gd name="T26" fmla="+- 0 1468 33"/>
                                <a:gd name="T27" fmla="*/ 1468 h 1718"/>
                                <a:gd name="T28" fmla="+- 0 3132 2824"/>
                                <a:gd name="T29" fmla="*/ T28 w 1623"/>
                                <a:gd name="T30" fmla="+- 0 1425 33"/>
                                <a:gd name="T31" fmla="*/ 1425 h 1718"/>
                                <a:gd name="T32" fmla="+- 0 3173 2824"/>
                                <a:gd name="T33" fmla="*/ T32 w 1623"/>
                                <a:gd name="T34" fmla="+- 0 1381 33"/>
                                <a:gd name="T35" fmla="*/ 1381 h 1718"/>
                                <a:gd name="T36" fmla="+- 0 3214 2824"/>
                                <a:gd name="T37" fmla="*/ T36 w 1623"/>
                                <a:gd name="T38" fmla="+- 0 1338 33"/>
                                <a:gd name="T39" fmla="*/ 1338 h 1718"/>
                                <a:gd name="T40" fmla="+- 0 3255 2824"/>
                                <a:gd name="T41" fmla="*/ T40 w 1623"/>
                                <a:gd name="T42" fmla="+- 0 1294 33"/>
                                <a:gd name="T43" fmla="*/ 1294 h 1718"/>
                                <a:gd name="T44" fmla="+- 0 3296 2824"/>
                                <a:gd name="T45" fmla="*/ T44 w 1623"/>
                                <a:gd name="T46" fmla="+- 0 1251 33"/>
                                <a:gd name="T47" fmla="*/ 1251 h 1718"/>
                                <a:gd name="T48" fmla="+- 0 3337 2824"/>
                                <a:gd name="T49" fmla="*/ T48 w 1623"/>
                                <a:gd name="T50" fmla="+- 0 1207 33"/>
                                <a:gd name="T51" fmla="*/ 1207 h 1718"/>
                                <a:gd name="T52" fmla="+- 0 3378 2824"/>
                                <a:gd name="T53" fmla="*/ T52 w 1623"/>
                                <a:gd name="T54" fmla="+- 0 1164 33"/>
                                <a:gd name="T55" fmla="*/ 1164 h 1718"/>
                                <a:gd name="T56" fmla="+- 0 3419 2824"/>
                                <a:gd name="T57" fmla="*/ T56 w 1623"/>
                                <a:gd name="T58" fmla="+- 0 1120 33"/>
                                <a:gd name="T59" fmla="*/ 1120 h 1718"/>
                                <a:gd name="T60" fmla="+- 0 3460 2824"/>
                                <a:gd name="T61" fmla="*/ T60 w 1623"/>
                                <a:gd name="T62" fmla="+- 0 1077 33"/>
                                <a:gd name="T63" fmla="*/ 1077 h 1718"/>
                                <a:gd name="T64" fmla="+- 0 3501 2824"/>
                                <a:gd name="T65" fmla="*/ T64 w 1623"/>
                                <a:gd name="T66" fmla="+- 0 1034 33"/>
                                <a:gd name="T67" fmla="*/ 1034 h 1718"/>
                                <a:gd name="T68" fmla="+- 0 3543 2824"/>
                                <a:gd name="T69" fmla="*/ T68 w 1623"/>
                                <a:gd name="T70" fmla="+- 0 990 33"/>
                                <a:gd name="T71" fmla="*/ 990 h 1718"/>
                                <a:gd name="T72" fmla="+- 0 3584 2824"/>
                                <a:gd name="T73" fmla="*/ T72 w 1623"/>
                                <a:gd name="T74" fmla="+- 0 946 33"/>
                                <a:gd name="T75" fmla="*/ 946 h 1718"/>
                                <a:gd name="T76" fmla="+- 0 3625 2824"/>
                                <a:gd name="T77" fmla="*/ T76 w 1623"/>
                                <a:gd name="T78" fmla="+- 0 903 33"/>
                                <a:gd name="T79" fmla="*/ 903 h 1718"/>
                                <a:gd name="T80" fmla="+- 0 3666 2824"/>
                                <a:gd name="T81" fmla="*/ T80 w 1623"/>
                                <a:gd name="T82" fmla="+- 0 859 33"/>
                                <a:gd name="T83" fmla="*/ 859 h 1718"/>
                                <a:gd name="T84" fmla="+- 0 3707 2824"/>
                                <a:gd name="T85" fmla="*/ T84 w 1623"/>
                                <a:gd name="T86" fmla="+- 0 816 33"/>
                                <a:gd name="T87" fmla="*/ 816 h 1718"/>
                                <a:gd name="T88" fmla="+- 0 3748 2824"/>
                                <a:gd name="T89" fmla="*/ T88 w 1623"/>
                                <a:gd name="T90" fmla="+- 0 773 33"/>
                                <a:gd name="T91" fmla="*/ 773 h 1718"/>
                                <a:gd name="T92" fmla="+- 0 3789 2824"/>
                                <a:gd name="T93" fmla="*/ T92 w 1623"/>
                                <a:gd name="T94" fmla="+- 0 729 33"/>
                                <a:gd name="T95" fmla="*/ 729 h 1718"/>
                                <a:gd name="T96" fmla="+- 0 3830 2824"/>
                                <a:gd name="T97" fmla="*/ T96 w 1623"/>
                                <a:gd name="T98" fmla="+- 0 686 33"/>
                                <a:gd name="T99" fmla="*/ 686 h 1718"/>
                                <a:gd name="T100" fmla="+- 0 3871 2824"/>
                                <a:gd name="T101" fmla="*/ T100 w 1623"/>
                                <a:gd name="T102" fmla="+- 0 642 33"/>
                                <a:gd name="T103" fmla="*/ 642 h 1718"/>
                                <a:gd name="T104" fmla="+- 0 3912 2824"/>
                                <a:gd name="T105" fmla="*/ T104 w 1623"/>
                                <a:gd name="T106" fmla="+- 0 599 33"/>
                                <a:gd name="T107" fmla="*/ 599 h 1718"/>
                                <a:gd name="T108" fmla="+- 0 3953 2824"/>
                                <a:gd name="T109" fmla="*/ T108 w 1623"/>
                                <a:gd name="T110" fmla="+- 0 555 33"/>
                                <a:gd name="T111" fmla="*/ 555 h 1718"/>
                                <a:gd name="T112" fmla="+- 0 3994 2824"/>
                                <a:gd name="T113" fmla="*/ T112 w 1623"/>
                                <a:gd name="T114" fmla="+- 0 512 33"/>
                                <a:gd name="T115" fmla="*/ 512 h 1718"/>
                                <a:gd name="T116" fmla="+- 0 4035 2824"/>
                                <a:gd name="T117" fmla="*/ T116 w 1623"/>
                                <a:gd name="T118" fmla="+- 0 468 33"/>
                                <a:gd name="T119" fmla="*/ 468 h 1718"/>
                                <a:gd name="T120" fmla="+- 0 4076 2824"/>
                                <a:gd name="T121" fmla="*/ T120 w 1623"/>
                                <a:gd name="T122" fmla="+- 0 425 33"/>
                                <a:gd name="T123" fmla="*/ 425 h 1718"/>
                                <a:gd name="T124" fmla="+- 0 4118 2824"/>
                                <a:gd name="T125" fmla="*/ T124 w 1623"/>
                                <a:gd name="T126" fmla="+- 0 381 33"/>
                                <a:gd name="T127" fmla="*/ 381 h 1718"/>
                                <a:gd name="T128" fmla="+- 0 4159 2824"/>
                                <a:gd name="T129" fmla="*/ T128 w 1623"/>
                                <a:gd name="T130" fmla="+- 0 338 33"/>
                                <a:gd name="T131" fmla="*/ 338 h 1718"/>
                                <a:gd name="T132" fmla="+- 0 4200 2824"/>
                                <a:gd name="T133" fmla="*/ T132 w 1623"/>
                                <a:gd name="T134" fmla="+- 0 294 33"/>
                                <a:gd name="T135" fmla="*/ 294 h 1718"/>
                                <a:gd name="T136" fmla="+- 0 4241 2824"/>
                                <a:gd name="T137" fmla="*/ T136 w 1623"/>
                                <a:gd name="T138" fmla="+- 0 251 33"/>
                                <a:gd name="T139" fmla="*/ 251 h 1718"/>
                                <a:gd name="T140" fmla="+- 0 4282 2824"/>
                                <a:gd name="T141" fmla="*/ T140 w 1623"/>
                                <a:gd name="T142" fmla="+- 0 207 33"/>
                                <a:gd name="T143" fmla="*/ 207 h 1718"/>
                                <a:gd name="T144" fmla="+- 0 4323 2824"/>
                                <a:gd name="T145" fmla="*/ T144 w 1623"/>
                                <a:gd name="T146" fmla="+- 0 164 33"/>
                                <a:gd name="T147" fmla="*/ 164 h 1718"/>
                                <a:gd name="T148" fmla="+- 0 4364 2824"/>
                                <a:gd name="T149" fmla="*/ T148 w 1623"/>
                                <a:gd name="T150" fmla="+- 0 120 33"/>
                                <a:gd name="T151" fmla="*/ 120 h 1718"/>
                                <a:gd name="T152" fmla="+- 0 4405 2824"/>
                                <a:gd name="T153" fmla="*/ T152 w 1623"/>
                                <a:gd name="T154" fmla="+- 0 77 33"/>
                                <a:gd name="T155" fmla="*/ 77 h 1718"/>
                                <a:gd name="T156" fmla="+- 0 4446 2824"/>
                                <a:gd name="T157" fmla="*/ T156 w 1623"/>
                                <a:gd name="T158" fmla="+- 0 33 33"/>
                                <a:gd name="T159" fmla="*/ 33 h 171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</a:cxnLst>
                              <a:rect l="0" t="0" r="r" b="b"/>
                              <a:pathLst>
                                <a:path w="1623" h="1718">
                                  <a:moveTo>
                                    <a:pt x="0" y="1718"/>
                                  </a:moveTo>
                                  <a:lnTo>
                                    <a:pt x="20" y="1696"/>
                                  </a:lnTo>
                                  <a:lnTo>
                                    <a:pt x="41" y="1675"/>
                                  </a:lnTo>
                                  <a:lnTo>
                                    <a:pt x="61" y="1653"/>
                                  </a:lnTo>
                                  <a:lnTo>
                                    <a:pt x="82" y="1631"/>
                                  </a:lnTo>
                                  <a:lnTo>
                                    <a:pt x="102" y="1609"/>
                                  </a:lnTo>
                                  <a:lnTo>
                                    <a:pt x="123" y="1588"/>
                                  </a:lnTo>
                                  <a:lnTo>
                                    <a:pt x="143" y="1566"/>
                                  </a:lnTo>
                                  <a:lnTo>
                                    <a:pt x="164" y="1544"/>
                                  </a:lnTo>
                                  <a:lnTo>
                                    <a:pt x="185" y="1522"/>
                                  </a:lnTo>
                                  <a:lnTo>
                                    <a:pt x="205" y="1501"/>
                                  </a:lnTo>
                                  <a:lnTo>
                                    <a:pt x="226" y="1479"/>
                                  </a:lnTo>
                                  <a:lnTo>
                                    <a:pt x="246" y="1457"/>
                                  </a:lnTo>
                                  <a:lnTo>
                                    <a:pt x="267" y="1435"/>
                                  </a:lnTo>
                                  <a:lnTo>
                                    <a:pt x="287" y="1414"/>
                                  </a:lnTo>
                                  <a:lnTo>
                                    <a:pt x="308" y="1392"/>
                                  </a:lnTo>
                                  <a:lnTo>
                                    <a:pt x="328" y="1370"/>
                                  </a:lnTo>
                                  <a:lnTo>
                                    <a:pt x="349" y="1348"/>
                                  </a:lnTo>
                                  <a:lnTo>
                                    <a:pt x="369" y="1327"/>
                                  </a:lnTo>
                                  <a:lnTo>
                                    <a:pt x="390" y="1305"/>
                                  </a:lnTo>
                                  <a:lnTo>
                                    <a:pt x="410" y="1283"/>
                                  </a:lnTo>
                                  <a:lnTo>
                                    <a:pt x="431" y="1261"/>
                                  </a:lnTo>
                                  <a:lnTo>
                                    <a:pt x="452" y="1240"/>
                                  </a:lnTo>
                                  <a:lnTo>
                                    <a:pt x="472" y="1218"/>
                                  </a:lnTo>
                                  <a:lnTo>
                                    <a:pt x="493" y="1196"/>
                                  </a:lnTo>
                                  <a:lnTo>
                                    <a:pt x="513" y="1174"/>
                                  </a:lnTo>
                                  <a:lnTo>
                                    <a:pt x="534" y="1153"/>
                                  </a:lnTo>
                                  <a:lnTo>
                                    <a:pt x="554" y="1131"/>
                                  </a:lnTo>
                                  <a:lnTo>
                                    <a:pt x="575" y="1109"/>
                                  </a:lnTo>
                                  <a:lnTo>
                                    <a:pt x="595" y="1087"/>
                                  </a:lnTo>
                                  <a:lnTo>
                                    <a:pt x="616" y="1066"/>
                                  </a:lnTo>
                                  <a:lnTo>
                                    <a:pt x="636" y="1044"/>
                                  </a:lnTo>
                                  <a:lnTo>
                                    <a:pt x="657" y="1022"/>
                                  </a:lnTo>
                                  <a:lnTo>
                                    <a:pt x="677" y="1001"/>
                                  </a:lnTo>
                                  <a:lnTo>
                                    <a:pt x="698" y="979"/>
                                  </a:lnTo>
                                  <a:lnTo>
                                    <a:pt x="719" y="957"/>
                                  </a:lnTo>
                                  <a:lnTo>
                                    <a:pt x="739" y="935"/>
                                  </a:lnTo>
                                  <a:lnTo>
                                    <a:pt x="760" y="913"/>
                                  </a:lnTo>
                                  <a:lnTo>
                                    <a:pt x="780" y="892"/>
                                  </a:lnTo>
                                  <a:lnTo>
                                    <a:pt x="801" y="870"/>
                                  </a:lnTo>
                                  <a:lnTo>
                                    <a:pt x="821" y="848"/>
                                  </a:lnTo>
                                  <a:lnTo>
                                    <a:pt x="842" y="826"/>
                                  </a:lnTo>
                                  <a:lnTo>
                                    <a:pt x="862" y="805"/>
                                  </a:lnTo>
                                  <a:lnTo>
                                    <a:pt x="883" y="783"/>
                                  </a:lnTo>
                                  <a:lnTo>
                                    <a:pt x="903" y="761"/>
                                  </a:lnTo>
                                  <a:lnTo>
                                    <a:pt x="924" y="740"/>
                                  </a:lnTo>
                                  <a:lnTo>
                                    <a:pt x="944" y="718"/>
                                  </a:lnTo>
                                  <a:lnTo>
                                    <a:pt x="965" y="696"/>
                                  </a:lnTo>
                                  <a:lnTo>
                                    <a:pt x="986" y="674"/>
                                  </a:lnTo>
                                  <a:lnTo>
                                    <a:pt x="1006" y="653"/>
                                  </a:lnTo>
                                  <a:lnTo>
                                    <a:pt x="1027" y="631"/>
                                  </a:lnTo>
                                  <a:lnTo>
                                    <a:pt x="1047" y="609"/>
                                  </a:lnTo>
                                  <a:lnTo>
                                    <a:pt x="1068" y="587"/>
                                  </a:lnTo>
                                  <a:lnTo>
                                    <a:pt x="1088" y="566"/>
                                  </a:lnTo>
                                  <a:lnTo>
                                    <a:pt x="1109" y="544"/>
                                  </a:lnTo>
                                  <a:lnTo>
                                    <a:pt x="1129" y="522"/>
                                  </a:lnTo>
                                  <a:lnTo>
                                    <a:pt x="1150" y="500"/>
                                  </a:lnTo>
                                  <a:lnTo>
                                    <a:pt x="1170" y="479"/>
                                  </a:lnTo>
                                  <a:lnTo>
                                    <a:pt x="1191" y="457"/>
                                  </a:lnTo>
                                  <a:lnTo>
                                    <a:pt x="1211" y="435"/>
                                  </a:lnTo>
                                  <a:lnTo>
                                    <a:pt x="1232" y="413"/>
                                  </a:lnTo>
                                  <a:lnTo>
                                    <a:pt x="1252" y="392"/>
                                  </a:lnTo>
                                  <a:lnTo>
                                    <a:pt x="1273" y="370"/>
                                  </a:lnTo>
                                  <a:lnTo>
                                    <a:pt x="1294" y="348"/>
                                  </a:lnTo>
                                  <a:lnTo>
                                    <a:pt x="1314" y="326"/>
                                  </a:lnTo>
                                  <a:lnTo>
                                    <a:pt x="1335" y="305"/>
                                  </a:lnTo>
                                  <a:lnTo>
                                    <a:pt x="1355" y="283"/>
                                  </a:lnTo>
                                  <a:lnTo>
                                    <a:pt x="1376" y="261"/>
                                  </a:lnTo>
                                  <a:lnTo>
                                    <a:pt x="1396" y="239"/>
                                  </a:lnTo>
                                  <a:lnTo>
                                    <a:pt x="1417" y="218"/>
                                  </a:lnTo>
                                  <a:lnTo>
                                    <a:pt x="1437" y="196"/>
                                  </a:lnTo>
                                  <a:lnTo>
                                    <a:pt x="1458" y="174"/>
                                  </a:lnTo>
                                  <a:lnTo>
                                    <a:pt x="1478" y="152"/>
                                  </a:lnTo>
                                  <a:lnTo>
                                    <a:pt x="1499" y="131"/>
                                  </a:lnTo>
                                  <a:lnTo>
                                    <a:pt x="1519" y="109"/>
                                  </a:lnTo>
                                  <a:lnTo>
                                    <a:pt x="1540" y="87"/>
                                  </a:lnTo>
                                  <a:lnTo>
                                    <a:pt x="1561" y="65"/>
                                  </a:lnTo>
                                  <a:lnTo>
                                    <a:pt x="1581" y="44"/>
                                  </a:lnTo>
                                  <a:lnTo>
                                    <a:pt x="1602" y="22"/>
                                  </a:lnTo>
                                  <a:lnTo>
                                    <a:pt x="1622" y="0"/>
                                  </a:lnTo>
                                </a:path>
                              </a:pathLst>
                            </a:custGeom>
                            <a:noFill/>
                            <a:ln w="18247">
                              <a:solidFill>
                                <a:srgbClr val="CD327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5" name="docshape51"/>
                          <wps:cNvSpPr>
                            <a:spLocks noChangeArrowheads="1"/>
                          </wps:cNvSpPr>
                          <wps:spPr bwMode="auto">
                            <a:xfrm>
                              <a:off x="2742" y="-288"/>
                              <a:ext cx="1785" cy="2262"/>
                            </a:xfrm>
                            <a:prstGeom prst="rect">
                              <a:avLst/>
                            </a:prstGeom>
                            <a:noFill/>
                            <a:ln w="9166">
                              <a:solidFill>
                                <a:srgbClr val="333333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6" name="docshape52"/>
                          <wps:cNvSpPr>
                            <a:spLocks/>
                          </wps:cNvSpPr>
                          <wps:spPr bwMode="auto">
                            <a:xfrm>
                              <a:off x="2705" y="69"/>
                              <a:ext cx="1751" cy="1941"/>
                            </a:xfrm>
                            <a:custGeom>
                              <a:avLst/>
                              <a:gdLst>
                                <a:gd name="T0" fmla="+- 0 2706 2706"/>
                                <a:gd name="T1" fmla="*/ T0 w 1751"/>
                                <a:gd name="T2" fmla="+- 0 1643 70"/>
                                <a:gd name="T3" fmla="*/ 1643 h 1941"/>
                                <a:gd name="T4" fmla="+- 0 2743 2706"/>
                                <a:gd name="T5" fmla="*/ T4 w 1751"/>
                                <a:gd name="T6" fmla="+- 0 1643 70"/>
                                <a:gd name="T7" fmla="*/ 1643 h 1941"/>
                                <a:gd name="T8" fmla="+- 0 2706 2706"/>
                                <a:gd name="T9" fmla="*/ T8 w 1751"/>
                                <a:gd name="T10" fmla="+- 0 1250 70"/>
                                <a:gd name="T11" fmla="*/ 1250 h 1941"/>
                                <a:gd name="T12" fmla="+- 0 2743 2706"/>
                                <a:gd name="T13" fmla="*/ T12 w 1751"/>
                                <a:gd name="T14" fmla="+- 0 1250 70"/>
                                <a:gd name="T15" fmla="*/ 1250 h 1941"/>
                                <a:gd name="T16" fmla="+- 0 2706 2706"/>
                                <a:gd name="T17" fmla="*/ T16 w 1751"/>
                                <a:gd name="T18" fmla="+- 0 857 70"/>
                                <a:gd name="T19" fmla="*/ 857 h 1941"/>
                                <a:gd name="T20" fmla="+- 0 2743 2706"/>
                                <a:gd name="T21" fmla="*/ T20 w 1751"/>
                                <a:gd name="T22" fmla="+- 0 857 70"/>
                                <a:gd name="T23" fmla="*/ 857 h 1941"/>
                                <a:gd name="T24" fmla="+- 0 2706 2706"/>
                                <a:gd name="T25" fmla="*/ T24 w 1751"/>
                                <a:gd name="T26" fmla="+- 0 463 70"/>
                                <a:gd name="T27" fmla="*/ 463 h 1941"/>
                                <a:gd name="T28" fmla="+- 0 2743 2706"/>
                                <a:gd name="T29" fmla="*/ T28 w 1751"/>
                                <a:gd name="T30" fmla="+- 0 463 70"/>
                                <a:gd name="T31" fmla="*/ 463 h 1941"/>
                                <a:gd name="T32" fmla="+- 0 2706 2706"/>
                                <a:gd name="T33" fmla="*/ T32 w 1751"/>
                                <a:gd name="T34" fmla="+- 0 70 70"/>
                                <a:gd name="T35" fmla="*/ 70 h 1941"/>
                                <a:gd name="T36" fmla="+- 0 2743 2706"/>
                                <a:gd name="T37" fmla="*/ T36 w 1751"/>
                                <a:gd name="T38" fmla="+- 0 70 70"/>
                                <a:gd name="T39" fmla="*/ 70 h 1941"/>
                                <a:gd name="T40" fmla="+- 0 2883 2706"/>
                                <a:gd name="T41" fmla="*/ T40 w 1751"/>
                                <a:gd name="T42" fmla="+- 0 2011 70"/>
                                <a:gd name="T43" fmla="*/ 2011 h 1941"/>
                                <a:gd name="T44" fmla="+- 0 2883 2706"/>
                                <a:gd name="T45" fmla="*/ T44 w 1751"/>
                                <a:gd name="T46" fmla="+- 0 1974 70"/>
                                <a:gd name="T47" fmla="*/ 1974 h 1941"/>
                                <a:gd name="T48" fmla="+- 0 3276 2706"/>
                                <a:gd name="T49" fmla="*/ T48 w 1751"/>
                                <a:gd name="T50" fmla="+- 0 2011 70"/>
                                <a:gd name="T51" fmla="*/ 2011 h 1941"/>
                                <a:gd name="T52" fmla="+- 0 3276 2706"/>
                                <a:gd name="T53" fmla="*/ T52 w 1751"/>
                                <a:gd name="T54" fmla="+- 0 1974 70"/>
                                <a:gd name="T55" fmla="*/ 1974 h 1941"/>
                                <a:gd name="T56" fmla="+- 0 3670 2706"/>
                                <a:gd name="T57" fmla="*/ T56 w 1751"/>
                                <a:gd name="T58" fmla="+- 0 2011 70"/>
                                <a:gd name="T59" fmla="*/ 2011 h 1941"/>
                                <a:gd name="T60" fmla="+- 0 3670 2706"/>
                                <a:gd name="T61" fmla="*/ T60 w 1751"/>
                                <a:gd name="T62" fmla="+- 0 1974 70"/>
                                <a:gd name="T63" fmla="*/ 1974 h 1941"/>
                                <a:gd name="T64" fmla="+- 0 4063 2706"/>
                                <a:gd name="T65" fmla="*/ T64 w 1751"/>
                                <a:gd name="T66" fmla="+- 0 2011 70"/>
                                <a:gd name="T67" fmla="*/ 2011 h 1941"/>
                                <a:gd name="T68" fmla="+- 0 4063 2706"/>
                                <a:gd name="T69" fmla="*/ T68 w 1751"/>
                                <a:gd name="T70" fmla="+- 0 1974 70"/>
                                <a:gd name="T71" fmla="*/ 1974 h 1941"/>
                                <a:gd name="T72" fmla="+- 0 4456 2706"/>
                                <a:gd name="T73" fmla="*/ T72 w 1751"/>
                                <a:gd name="T74" fmla="+- 0 2011 70"/>
                                <a:gd name="T75" fmla="*/ 2011 h 1941"/>
                                <a:gd name="T76" fmla="+- 0 4456 2706"/>
                                <a:gd name="T77" fmla="*/ T76 w 1751"/>
                                <a:gd name="T78" fmla="+- 0 1974 70"/>
                                <a:gd name="T79" fmla="*/ 1974 h 194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1751" h="1941">
                                  <a:moveTo>
                                    <a:pt x="0" y="1573"/>
                                  </a:moveTo>
                                  <a:lnTo>
                                    <a:pt x="37" y="1573"/>
                                  </a:lnTo>
                                  <a:moveTo>
                                    <a:pt x="0" y="1180"/>
                                  </a:moveTo>
                                  <a:lnTo>
                                    <a:pt x="37" y="1180"/>
                                  </a:lnTo>
                                  <a:moveTo>
                                    <a:pt x="0" y="787"/>
                                  </a:moveTo>
                                  <a:lnTo>
                                    <a:pt x="37" y="787"/>
                                  </a:lnTo>
                                  <a:moveTo>
                                    <a:pt x="0" y="393"/>
                                  </a:moveTo>
                                  <a:lnTo>
                                    <a:pt x="37" y="393"/>
                                  </a:lnTo>
                                  <a:moveTo>
                                    <a:pt x="0" y="0"/>
                                  </a:moveTo>
                                  <a:lnTo>
                                    <a:pt x="37" y="0"/>
                                  </a:lnTo>
                                  <a:moveTo>
                                    <a:pt x="177" y="1941"/>
                                  </a:moveTo>
                                  <a:lnTo>
                                    <a:pt x="177" y="1904"/>
                                  </a:lnTo>
                                  <a:moveTo>
                                    <a:pt x="570" y="1941"/>
                                  </a:moveTo>
                                  <a:lnTo>
                                    <a:pt x="570" y="1904"/>
                                  </a:lnTo>
                                  <a:moveTo>
                                    <a:pt x="964" y="1941"/>
                                  </a:moveTo>
                                  <a:lnTo>
                                    <a:pt x="964" y="1904"/>
                                  </a:lnTo>
                                  <a:moveTo>
                                    <a:pt x="1357" y="1941"/>
                                  </a:moveTo>
                                  <a:lnTo>
                                    <a:pt x="1357" y="1904"/>
                                  </a:lnTo>
                                  <a:moveTo>
                                    <a:pt x="1750" y="1941"/>
                                  </a:moveTo>
                                  <a:lnTo>
                                    <a:pt x="1750" y="1904"/>
                                  </a:lnTo>
                                </a:path>
                              </a:pathLst>
                            </a:custGeom>
                            <a:noFill/>
                            <a:ln w="9166">
                              <a:solidFill>
                                <a:srgbClr val="3333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548BAD3" id="docshapegroup10" o:spid="_x0000_s1026" style="position:absolute;margin-left:135.3pt;margin-top:-14.75pt;width:91.45pt;height:115.3pt;z-index:15736320;mso-position-horizontal-relative:page" coordorigin="2706,-295" coordsize="1829,23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">
                  <v:shape id="docshape11" o:spid="_x0000_s1027" style="position:absolute;left:2742;top:-288;width:1785;height:2262;visibility:visible;mso-wrap-style:square;v-text-anchor:top" coordsize="1785,2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" path="m,2128r1784,m,1734r1784,m,1341r1784,m,948r1784,m,555r1784,m,161r1784,m337,2262l337,m730,2262l730,t393,2262l1123,t393,2262l1516,e" filled="f" strokecolor="#ebebeb" strokeweight=".1261mm">
                    <v:path arrowok="t" o:connecttype="custom" o:connectlocs="0,1840;1784,1840;0,1446;1784,1446;0,1053;1784,1053;0,660;1784,660;0,267;1784,267;0,-127;1784,-127;337,1974;337,-288;730,1974;730,-288;1123,1974;1123,-288;1516,1974;1516,-288" o:connectangles="0,0,0,0,0,0,0,0,0,0,0,0,0,0,0,0,0,0,0,0"/>
                  </v:shape>
                  <v:shape id="docshape12" o:spid="_x0000_s1028" style="position:absolute;left:2742;top:-288;width:1785;height:2262;visibility:visible;mso-wrap-style:square;v-text-anchor:top" coordsize="1785,2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" path="m,1931r1784,m,1538r1784,m,1145r1784,m,751r1784,m,358r1784,m140,2262l140,m533,2262l533,m927,2262l927,t393,2262l1320,t393,2262l1713,e" filled="f" strokecolor="#ebebeb" strokeweight=".25461mm">
                    <v:path arrowok="t" o:connecttype="custom" o:connectlocs="0,1643;1784,1643;0,1250;1784,1250;0,857;1784,857;0,463;1784,463;0,70;1784,70;140,1974;140,-288;533,1974;533,-288;927,1974;927,-288;1320,1974;1320,-288;1713,1974;1713,-288" o:connectangles="0,0,0,0,0,0,0,0,0,0,0,0,0,0,0,0,0,0,0,0"/>
                  </v:shape>
                  <v:shape id="docshape13" o:spid="_x0000_s1029" style="position:absolute;left:3814;top:782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" path="m41,l12,,,12,,26,,41,12,53r29,l53,41r,-29l41,xe" fillcolor="#00008b" stroked="f">
                    <v:fill opacity="32896f"/>
                    <v:path arrowok="t" o:connecttype="custom" o:connectlocs="41,783;12,783;0,795;0,809;0,824;12,836;41,836;53,824;53,795;41,783" o:connectangles="0,0,0,0,0,0,0,0,0,0"/>
                  </v:shape>
                  <v:shape id="docshape14" o:spid="_x0000_s1030" style="position:absolute;left:3814;top:782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" path="m,26l,12,12,,27,,41,,53,12r,14l53,41,41,53r-14,l12,53,,41,,26e" filled="f" strokecolor="#00008b" strokeweight=".16894mm">
                    <v:path arrowok="t" o:connecttype="custom" o:connectlocs="0,809;0,795;12,783;27,783;41,783;53,795;53,809;53,824;41,836;27,836;12,836;0,824;0,809" o:connectangles="0,0,0,0,0,0,0,0,0,0,0,0,0"/>
                  </v:shape>
                  <v:shape id="docshape15" o:spid="_x0000_s1031" style="position:absolute;left:2806;top:1739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" path="m40,l11,,,12,,27,,41,11,53r29,l52,41r,-29l40,xe" fillcolor="#00008b" stroked="f">
                    <v:fill opacity="32896f"/>
                    <v:path arrowok="t" o:connecttype="custom" o:connectlocs="40,1739;11,1739;0,1751;0,1766;0,1780;11,1792;40,1792;52,1780;52,1751;40,1739" o:connectangles="0,0,0,0,0,0,0,0,0,0"/>
                  </v:shape>
                  <v:shape id="docshape16" o:spid="_x0000_s1032" style="position:absolute;left:2806;top:1739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" path="m,27l,12,11,,26,,40,,52,12r,15l52,41,40,53r-14,l11,53,,41,,27e" filled="f" strokecolor="#00008b" strokeweight=".16894mm">
                    <v:path arrowok="t" o:connecttype="custom" o:connectlocs="0,1766;0,1751;11,1739;26,1739;40,1739;52,1751;52,1766;52,1780;40,1792;26,1792;11,1792;0,1780;0,1766" o:connectangles="0,0,0,0,0,0,0,0,0,0,0,0,0"/>
                  </v:shape>
                  <v:shape id="docshape17" o:spid="_x0000_s1033" style="position:absolute;left:3028;top:1670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" path="m41,l12,,,12,,27,,41,12,53r29,l52,41r,-29l41,xe" fillcolor="#00008b" stroked="f">
                    <v:fill opacity="32896f"/>
                    <v:path arrowok="t" o:connecttype="custom" o:connectlocs="41,1670;12,1670;0,1682;0,1697;0,1711;12,1723;41,1723;52,1711;52,1682;41,1670" o:connectangles="0,0,0,0,0,0,0,0,0,0"/>
                  </v:shape>
                  <v:shape id="docshape18" o:spid="_x0000_s1034" style="position:absolute;left:3028;top:1670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" path="m,27l,12,12,,26,,41,,52,12r,15l52,41,41,53r-15,l12,53,,41,,27e" filled="f" strokecolor="#00008b" strokeweight=".16894mm">
                    <v:path arrowok="t" o:connecttype="custom" o:connectlocs="0,1697;0,1682;12,1670;26,1670;41,1670;52,1682;52,1697;52,1711;41,1723;26,1723;12,1723;0,1711;0,1697" o:connectangles="0,0,0,0,0,0,0,0,0,0,0,0,0"/>
                  </v:shape>
                  <v:shape id="docshape19" o:spid="_x0000_s1035" style="position:absolute;left:4419;top:-179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" path="m41,l12,,,12,,27,,41,12,53r29,l53,41r,-29l41,xe" fillcolor="#00008b" stroked="f">
                    <v:fill opacity="32896f"/>
                    <v:path arrowok="t" o:connecttype="custom" o:connectlocs="41,-179;12,-179;0,-167;0,-152;0,-138;12,-126;41,-126;53,-138;53,-167;41,-179" o:connectangles="0,0,0,0,0,0,0,0,0,0"/>
                  </v:shape>
                  <v:shape id="docshape20" o:spid="_x0000_s1036" style="position:absolute;left:4419;top:-179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" path="m,27l,12,12,,26,,41,,53,12r,15l53,41,41,53r-15,l12,53,,41,,27e" filled="f" strokecolor="#00008b" strokeweight=".16894mm">
                    <v:path arrowok="t" o:connecttype="custom" o:connectlocs="0,-152;0,-167;12,-179;26,-179;41,-179;53,-167;53,-152;53,-138;41,-126;26,-126;12,-126;0,-138;0,-152" o:connectangles="0,0,0,0,0,0,0,0,0,0,0,0,0"/>
                  </v:shape>
                  <v:shape id="docshape21" o:spid="_x0000_s1037" style="position:absolute;left:2797;top:1741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" path="m41,l12,,,12,,27,,41,12,53r29,l53,41r,-29l41,xe" fillcolor="#00008b" stroked="f">
                    <v:fill opacity="32896f"/>
                    <v:path arrowok="t" o:connecttype="custom" o:connectlocs="41,1741;12,1741;0,1753;0,1768;0,1782;12,1794;41,1794;53,1782;53,1753;41,1741" o:connectangles="0,0,0,0,0,0,0,0,0,0"/>
                  </v:shape>
                  <v:shape id="docshape22" o:spid="_x0000_s1038" style="position:absolute;left:2797;top:1741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" path="m,27l,12,12,,27,,41,,53,12r,15l53,41,41,53r-14,l12,53,,41,,27e" filled="f" strokecolor="#00008b" strokeweight=".16894mm">
                    <v:path arrowok="t" o:connecttype="custom" o:connectlocs="0,1768;0,1753;12,1741;27,1741;41,1741;53,1753;53,1768;53,1782;41,1794;27,1794;12,1794;0,1782;0,1768" o:connectangles="0,0,0,0,0,0,0,0,0,0,0,0,0"/>
                  </v:shape>
                  <v:shape id="docshape23" o:spid="_x0000_s1039" style="position:absolute;left:2984;top:1551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" path="m41,l12,,,12,,27,,41,12,53r29,l52,41r,-29l41,xe" fillcolor="#00008b" stroked="f">
                    <v:fill opacity="32896f"/>
                    <v:path arrowok="t" o:connecttype="custom" o:connectlocs="41,1551;12,1551;0,1563;0,1578;0,1592;12,1604;41,1604;52,1592;52,1563;41,1551" o:connectangles="0,0,0,0,0,0,0,0,0,0"/>
                  </v:shape>
                  <v:shape id="docshape24" o:spid="_x0000_s1040" style="position:absolute;left:2984;top:1551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" path="m,27l,12,12,,26,,41,,52,12r,15l52,41,41,53r-15,l12,53,,41,,27e" filled="f" strokecolor="#00008b" strokeweight=".16894mm">
                    <v:path arrowok="t" o:connecttype="custom" o:connectlocs="0,1578;0,1563;12,1551;26,1551;41,1551;52,1563;52,1578;52,1592;41,1604;26,1604;12,1604;0,1592;0,1578" o:connectangles="0,0,0,0,0,0,0,0,0,0,0,0,0"/>
                  </v:shape>
                  <v:shape id="docshape25" o:spid="_x0000_s1041" style="position:absolute;left:3977;top:266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" path="m41,l12,,,12,,27,,41,12,53r29,l53,41r,-29l41,xe" fillcolor="#00008b" stroked="f">
                    <v:fill opacity="32896f"/>
                    <v:path arrowok="t" o:connecttype="custom" o:connectlocs="41,266;12,266;0,278;0,293;0,307;12,319;41,319;53,307;53,278;41,266" o:connectangles="0,0,0,0,0,0,0,0,0,0"/>
                  </v:shape>
                  <v:shape id="docshape26" o:spid="_x0000_s1042" style="position:absolute;left:3977;top:266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" path="m,27l,12,12,,26,,41,,53,12r,15l53,41,41,53r-15,l12,53,,41,,27e" filled="f" strokecolor="#00008b" strokeweight=".16894mm">
                    <v:path arrowok="t" o:connecttype="custom" o:connectlocs="0,293;0,278;12,266;26,266;41,266;53,278;53,293;53,307;41,319;26,319;12,319;0,307;0,293" o:connectangles="0,0,0,0,0,0,0,0,0,0,0,0,0"/>
                  </v:shape>
                  <v:shape id="docshape27" o:spid="_x0000_s1043" style="position:absolute;left:2825;top:1352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" path="m41,l12,,,12,,26,,41,12,53r29,l53,41r,-29l41,xe" fillcolor="#00008b" stroked="f">
                    <v:fill opacity="32896f"/>
                    <v:path arrowok="t" o:connecttype="custom" o:connectlocs="41,1352;12,1352;0,1364;0,1378;0,1393;12,1405;41,1405;53,1393;53,1364;41,1352" o:connectangles="0,0,0,0,0,0,0,0,0,0"/>
                  </v:shape>
                  <v:shape id="docshape28" o:spid="_x0000_s1044" style="position:absolute;left:2825;top:1352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" path="m,26l,12,12,,26,,41,,53,12r,14l53,41,41,53r-15,l12,53,,41,,26e" filled="f" strokecolor="#00008b" strokeweight=".16894mm">
                    <v:path arrowok="t" o:connecttype="custom" o:connectlocs="0,1378;0,1364;12,1352;26,1352;41,1352;53,1364;53,1378;53,1393;41,1405;26,1405;12,1405;0,1393;0,1378" o:connectangles="0,0,0,0,0,0,0,0,0,0,0,0,0"/>
                  </v:shape>
                  <v:shape id="docshape29" o:spid="_x0000_s1045" style="position:absolute;left:2963;top:1384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" path="m41,l12,,,12,,27,,41,12,53r29,l53,41r,-29l41,xe" fillcolor="#00008b" stroked="f">
                    <v:fill opacity="32896f"/>
                    <v:path arrowok="t" o:connecttype="custom" o:connectlocs="41,1384;12,1384;0,1396;0,1411;0,1425;12,1437;41,1437;53,1425;53,1396;41,1384" o:connectangles="0,0,0,0,0,0,0,0,0,0"/>
                  </v:shape>
                  <v:shape id="docshape30" o:spid="_x0000_s1046" style="position:absolute;left:2963;top:1384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" path="m,27l,12,12,,26,,41,,53,12r,15l53,41,41,53r-15,l12,53,,41,,27e" filled="f" strokecolor="#00008b" strokeweight=".16894mm">
                    <v:path arrowok="t" o:connecttype="custom" o:connectlocs="0,1411;0,1396;12,1384;26,1384;41,1384;53,1396;53,1411;53,1425;41,1437;26,1437;12,1437;0,1425;0,1411" o:connectangles="0,0,0,0,0,0,0,0,0,0,0,0,0"/>
                  </v:shape>
                  <v:shape id="docshape31" o:spid="_x0000_s1047" style="position:absolute;left:2831;top:1844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" path="m41,l12,,,12,,26,,41,12,52r29,l53,41r,-29l41,xe" fillcolor="#00008b" stroked="f">
                    <v:fill opacity="32896f"/>
                    <v:path arrowok="t" o:connecttype="custom" o:connectlocs="41,1845;12,1845;0,1857;0,1871;0,1886;12,1897;41,1897;53,1886;53,1857;41,1845" o:connectangles="0,0,0,0,0,0,0,0,0,0"/>
                  </v:shape>
                  <v:shape id="docshape32" o:spid="_x0000_s1048" style="position:absolute;left:2831;top:1844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" path="m,26l,12,12,,27,,41,,53,12r,14l53,41,41,52r-14,l12,52,,41,,26e" filled="f" strokecolor="#00008b" strokeweight=".16894mm">
                    <v:path arrowok="t" o:connecttype="custom" o:connectlocs="0,1871;0,1857;12,1845;27,1845;41,1845;53,1857;53,1871;53,1886;41,1897;27,1897;12,1897;0,1886;0,1871" o:connectangles="0,0,0,0,0,0,0,0,0,0,0,0,0"/>
                  </v:shape>
                  <v:shape id="docshape33" o:spid="_x0000_s1049" style="position:absolute;left:3541;top:1167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" path="m41,l12,,,12,,26,,41,12,52r29,l53,41r,-29l41,xe" fillcolor="#00008b" stroked="f">
                    <v:fill opacity="32896f"/>
                    <v:path arrowok="t" o:connecttype="custom" o:connectlocs="41,1168;12,1168;0,1180;0,1194;0,1209;12,1220;41,1220;53,1209;53,1180;41,1168" o:connectangles="0,0,0,0,0,0,0,0,0,0"/>
                  </v:shape>
                  <v:shape id="docshape34" o:spid="_x0000_s1050" style="position:absolute;left:3541;top:1167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" path="m,26l,12,12,,27,,41,,53,12r,14l53,41,41,52r-14,l12,52,,41,,26e" filled="f" strokecolor="#00008b" strokeweight=".16894mm">
                    <v:path arrowok="t" o:connecttype="custom" o:connectlocs="0,1194;0,1180;12,1168;27,1168;41,1168;53,1180;53,1194;53,1209;41,1220;27,1220;12,1220;0,1209;0,1194" o:connectangles="0,0,0,0,0,0,0,0,0,0,0,0,0"/>
                  </v:shape>
                  <v:shape id="docshape35" o:spid="_x0000_s1051" style="position:absolute;left:3231;top:1289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" path="m41,l12,,,12,,27,,41,12,53r29,l53,41r,-29l41,xe" fillcolor="#00008b" stroked="f">
                    <v:fill opacity="32896f"/>
                    <v:path arrowok="t" o:connecttype="custom" o:connectlocs="41,1289;12,1289;0,1301;0,1316;0,1330;12,1342;41,1342;53,1330;53,1301;41,1289" o:connectangles="0,0,0,0,0,0,0,0,0,0"/>
                  </v:shape>
                  <v:shape id="docshape36" o:spid="_x0000_s1052" style="position:absolute;left:3231;top:1289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" path="m,27l,12,12,,26,,41,,53,12r,15l53,41,41,53r-15,l12,53,,41,,27e" filled="f" strokecolor="#00008b" strokeweight=".16894mm">
                    <v:path arrowok="t" o:connecttype="custom" o:connectlocs="0,1316;0,1301;12,1289;26,1289;41,1289;53,1301;53,1316;53,1330;41,1342;26,1342;12,1342;0,1330;0,1316" o:connectangles="0,0,0,0,0,0,0,0,0,0,0,0,0"/>
                  </v:shape>
                  <v:shape id="docshape37" o:spid="_x0000_s1053" style="position:absolute;left:3015;top:1361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" path="m41,l12,,,12,,27,,41,12,53r29,l52,41r,-29l41,xe" fillcolor="#00008b" stroked="f">
                    <v:fill opacity="32896f"/>
                    <v:path arrowok="t" o:connecttype="custom" o:connectlocs="41,1361;12,1361;0,1373;0,1388;0,1402;12,1414;41,1414;52,1402;52,1373;41,1361" o:connectangles="0,0,0,0,0,0,0,0,0,0"/>
                  </v:shape>
                  <v:shape id="docshape38" o:spid="_x0000_s1054" style="position:absolute;left:3015;top:1361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" path="m,27l,12,12,,26,,41,,52,12r,15l52,41,41,53r-15,l12,53,,41,,27e" filled="f" strokecolor="#00008b" strokeweight=".16894mm">
                    <v:path arrowok="t" o:connecttype="custom" o:connectlocs="0,1388;0,1373;12,1361;26,1361;41,1361;52,1373;52,1388;52,1402;41,1414;26,1414;12,1414;0,1402;0,1388" o:connectangles="0,0,0,0,0,0,0,0,0,0,0,0,0"/>
                  </v:shape>
                  <v:shape id="docshape39" o:spid="_x0000_s1055" style="position:absolute;left:3099;top:1421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" path="m41,l12,,,12,,27,,41,12,53r29,l53,41r,-29l41,xe" fillcolor="#00008b" stroked="f">
                    <v:fill opacity="32896f"/>
                    <v:path arrowok="t" o:connecttype="custom" o:connectlocs="41,1421;12,1421;0,1433;0,1448;0,1462;12,1474;41,1474;53,1462;53,1433;41,1421" o:connectangles="0,0,0,0,0,0,0,0,0,0"/>
                  </v:shape>
                  <v:shape id="docshape40" o:spid="_x0000_s1056" style="position:absolute;left:3099;top:1421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" path="m,27l,12,12,,27,,41,,53,12r,15l53,41,41,53r-14,l12,53,,41,,27e" filled="f" strokecolor="#00008b" strokeweight=".16894mm">
                    <v:path arrowok="t" o:connecttype="custom" o:connectlocs="0,1448;0,1433;12,1421;27,1421;41,1421;53,1433;53,1448;53,1462;41,1474;27,1474;12,1474;0,1462;0,1448" o:connectangles="0,0,0,0,0,0,0,0,0,0,0,0,0"/>
                  </v:shape>
                  <v:shape id="docshape41" o:spid="_x0000_s1057" style="position:absolute;left:3102;top:1519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" path="m41,l12,,,12,,26,,41,12,52r29,l53,41r,-29l41,xe" fillcolor="#00008b" stroked="f">
                    <v:fill opacity="32896f"/>
                    <v:path arrowok="t" o:connecttype="custom" o:connectlocs="41,1520;12,1520;0,1532;0,1546;0,1561;12,1572;41,1572;53,1561;53,1532;41,1520" o:connectangles="0,0,0,0,0,0,0,0,0,0"/>
                  </v:shape>
                  <v:shape id="docshape42" o:spid="_x0000_s1058" style="position:absolute;left:3102;top:1519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" path="m,26l,12,12,,26,,41,,53,12r,14l53,41,41,52r-15,l12,52,,41,,26e" filled="f" strokecolor="#00008b" strokeweight=".16894mm">
                    <v:path arrowok="t" o:connecttype="custom" o:connectlocs="0,1546;0,1532;12,1520;26,1520;41,1520;53,1532;53,1546;53,1561;41,1572;26,1572;12,1572;0,1561;0,1546" o:connectangles="0,0,0,0,0,0,0,0,0,0,0,0,0"/>
                  </v:shape>
                  <v:shape id="docshape43" o:spid="_x0000_s1059" style="position:absolute;left:2945;top:1505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" path="m41,l12,,,12,,27,,41,12,53r29,l53,41r,-29l41,xe" fillcolor="#00008b" stroked="f">
                    <v:fill opacity="32896f"/>
                    <v:path arrowok="t" o:connecttype="custom" o:connectlocs="41,1505;12,1505;0,1517;0,1532;0,1546;12,1558;41,1558;53,1546;53,1517;41,1505" o:connectangles="0,0,0,0,0,0,0,0,0,0"/>
                  </v:shape>
                  <v:shape id="docshape44" o:spid="_x0000_s1060" style="position:absolute;left:2945;top:1505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" path="m,27l,12,12,,26,,41,,53,12r,15l53,41,41,53r-15,l12,53,,41,,27e" filled="f" strokecolor="#00008b" strokeweight=".16894mm">
                    <v:path arrowok="t" o:connecttype="custom" o:connectlocs="0,1532;0,1517;12,1505;26,1505;41,1505;53,1517;53,1532;53,1546;41,1558;26,1558;12,1558;0,1546;0,1532" o:connectangles="0,0,0,0,0,0,0,0,0,0,0,0,0"/>
                  </v:shape>
                  <v:shape id="docshape45" o:spid="_x0000_s1061" style="position:absolute;left:3966;top:666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" path="m41,l12,,,11,,26,,40,12,52r29,l53,40r,-29l41,xe" fillcolor="#00008b" stroked="f">
                    <v:fill opacity="32896f"/>
                    <v:path arrowok="t" o:connecttype="custom" o:connectlocs="41,667;12,667;0,678;0,693;0,707;12,719;41,719;53,707;53,678;41,667" o:connectangles="0,0,0,0,0,0,0,0,0,0"/>
                  </v:shape>
                  <v:shape id="docshape46" o:spid="_x0000_s1062" style="position:absolute;left:3966;top:666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" path="m,26l,11,12,,26,,41,,53,11r,15l53,40,41,52r-15,l12,52,,40,,26e" filled="f" strokecolor="#00008b" strokeweight=".16894mm">
                    <v:path arrowok="t" o:connecttype="custom" o:connectlocs="0,693;0,678;12,667;26,667;41,667;53,678;53,693;53,707;41,719;26,719;12,719;0,707;0,693" o:connectangles="0,0,0,0,0,0,0,0,0,0,0,0,0"/>
                  </v:shape>
                  <v:shape id="docshape47" o:spid="_x0000_s1063" style="position:absolute;left:2916;top:1576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" path="m41,l12,,,12,,26,,41,12,53r29,l53,41r,-29l41,xe" fillcolor="#00008b" stroked="f">
                    <v:fill opacity="32896f"/>
                    <v:path arrowok="t" o:connecttype="custom" o:connectlocs="41,1577;12,1577;0,1589;0,1603;0,1618;12,1630;41,1630;53,1618;53,1589;41,1577" o:connectangles="0,0,0,0,0,0,0,0,0,0"/>
                  </v:shape>
                  <v:shape id="docshape48" o:spid="_x0000_s1064" style="position:absolute;left:2916;top:1576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" path="m,26l,12,12,,26,,41,,53,12r,14l53,41,41,53r-15,l12,53,,41,,26e" filled="f" strokecolor="#00008b" strokeweight=".16894mm">
                    <v:path arrowok="t" o:connecttype="custom" o:connectlocs="0,1603;0,1589;12,1577;26,1577;41,1577;53,1589;53,1603;53,1618;41,1630;26,1630;12,1630;0,1618;0,1603" o:connectangles="0,0,0,0,0,0,0,0,0,0,0,0,0"/>
                  </v:shape>
                  <v:line id="Line 482" o:spid="_x0000_s1065" style="position:absolute;visibility:visible;mso-wrap-style:square" from="2743,1783" to="4527,17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" strokeweight=".25461mm">
                    <v:stroke dashstyle="dash"/>
                  </v:line>
                  <v:shape id="docshape49" o:spid="_x0000_s1066" style="position:absolute;left:2823;top:-185;width:1623;height:2047;visibility:visible;mso-wrap-style:square;v-text-anchor:top" coordsize="1623,2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" path="m1622,l1396,275,1109,621,903,866,801,986r-62,71l636,1174r-82,91l493,1332r-62,66l349,1483r-82,84l185,1648,82,1747,,1825r,222l143,1880r83,-94l308,1694r82,-89l452,1539r61,-64l575,1412r61,-62l698,1289r82,-79l842,1151r82,-77l1047,959,1294,734,1622,437,1622,xe" fillcolor="#999" stroked="f">
                    <v:fill opacity="26214f"/>
                    <v:path arrowok="t" o:connecttype="custom" o:connectlocs="1622,-185;1396,90;1109,436;903,681;801,801;739,872;636,989;554,1080;493,1147;431,1213;349,1298;267,1382;185,1463;82,1562;0,1640;0,1862;143,1695;226,1601;308,1509;390,1420;452,1354;513,1290;575,1227;636,1165;698,1104;780,1025;842,966;924,889;1047,774;1294,549;1622,252;1622,-185" o:connectangles="0,0,0,0,0,0,0,0,0,0,0,0,0,0,0,0,0,0,0,0,0,0,0,0,0,0,0,0,0,0,0,0"/>
                  </v:shape>
                  <v:shape id="docshape50" o:spid="_x0000_s1067" style="position:absolute;left:2823;top:33;width:1623;height:1718;visibility:visible;mso-wrap-style:square;v-text-anchor:top" coordsize="1623,17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" path="m,1718r20,-22l41,1675r20,-22l82,1631r20,-22l123,1588r20,-22l164,1544r21,-22l205,1501r21,-22l246,1457r21,-22l287,1414r21,-22l328,1370r21,-22l369,1327r21,-22l410,1283r21,-22l452,1240r20,-22l493,1196r20,-22l534,1153r20,-22l575,1109r20,-22l616,1066r20,-22l657,1022r20,-21l698,979r21,-22l739,935r21,-22l780,892r21,-22l821,848r21,-22l862,805r21,-22l903,761r21,-21l944,718r21,-22l986,674r20,-21l1027,631r20,-22l1068,587r20,-21l1109,544r20,-22l1150,500r20,-21l1191,457r20,-22l1232,413r20,-21l1273,370r21,-22l1314,326r21,-21l1355,283r21,-22l1396,239r21,-21l1437,196r21,-22l1478,152r21,-21l1519,109r21,-22l1561,65r20,-21l1602,22,1622,e" filled="f" strokecolor="#cd3278" strokeweight=".50686mm">
                    <v:path arrowok="t" o:connecttype="custom" o:connectlocs="20,1729;61,1686;102,1642;143,1599;185,1555;226,1512;267,1468;308,1425;349,1381;390,1338;431,1294;472,1251;513,1207;554,1164;595,1120;636,1077;677,1034;719,990;760,946;801,903;842,859;883,816;924,773;965,729;1006,686;1047,642;1088,599;1129,555;1170,512;1211,468;1252,425;1294,381;1335,338;1376,294;1417,251;1458,207;1499,164;1540,120;1581,77;1622,33" o:connectangles="0,0,0,0,0,0,0,0,0,0,0,0,0,0,0,0,0,0,0,0,0,0,0,0,0,0,0,0,0,0,0,0,0,0,0,0,0,0,0,0"/>
                  </v:shape>
                  <v:rect id="docshape51" o:spid="_x0000_s1068" style="position:absolute;left:2742;top:-288;width:1785;height: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" filled="f" strokecolor="#333" strokeweight=".25461mm"/>
                  <v:shape id="docshape52" o:spid="_x0000_s1069" style="position:absolute;left:2705;top:69;width:1751;height:1941;visibility:visible;mso-wrap-style:square;v-text-anchor:top" coordsize="1751,19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" path="m,1573r37,m,1180r37,m,787r37,m,393r37,m,l37,m177,1941r,-37m570,1941r,-37m964,1941r,-37m1357,1941r,-37m1750,1941r,-37e" filled="f" strokecolor="#333" strokeweight=".25461mm">
                    <v:path arrowok="t" o:connecttype="custom" o:connectlocs="0,1643;37,1643;0,1250;37,1250;0,857;37,857;0,463;37,463;0,70;37,70;177,2011;177,1974;570,2011;570,1974;964,2011;964,1974;1357,2011;1357,1974;1750,2011;1750,1974" o:connectangles="0,0,0,0,0,0,0,0,0,0,0,0,0,0,0,0,0,0,0,0"/>
                  </v:shape>
                  <w10:wrap anchorx="page"/>
                </v:group>
              </w:pict>
            </mc:Fallback>
          </mc:AlternateContent>
        </w:r>
      </w:del>
      <w:ins w:id="287" w:author="Hughes, Anna E" w:date="2023-08-09T15:29:00Z">
        <w:r w:rsidR="001E0CFE">
          <w:rPr>
            <w:noProof/>
            <w:lang w:val="en-GB" w:eastAsia="en-GB"/>
          </w:rPr>
          <mc:AlternateContent>
            <mc:Choice Requires="wpg">
              <w:drawing>
                <wp:anchor distT="0" distB="0" distL="0" distR="0" simplePos="0" relativeHeight="15736320" behindDoc="0" locked="0" layoutInCell="1" allowOverlap="1">
                  <wp:simplePos x="0" y="0"/>
                  <wp:positionH relativeFrom="page">
                    <wp:posOffset>1718134</wp:posOffset>
                  </wp:positionH>
                  <wp:positionV relativeFrom="paragraph">
                    <wp:posOffset>-187335</wp:posOffset>
                  </wp:positionV>
                  <wp:extent cx="1161415" cy="1464310"/>
                  <wp:effectExtent l="0" t="0" r="0" b="0"/>
                  <wp:wrapNone/>
                  <wp:docPr id="22" name="Group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>
                          <a:xfrm>
                            <a:off x="0" y="0"/>
                            <a:ext cx="1161415" cy="1464310"/>
                            <a:chOff x="0" y="0"/>
                            <a:chExt cx="1161415" cy="1464310"/>
                          </a:xfrm>
                        </wpg:grpSpPr>
                        <wps:wsp>
                          <wps:cNvPr id="23" name="Graphic 23"/>
                          <wps:cNvSpPr/>
                          <wps:spPr>
                            <a:xfrm>
                              <a:off x="23472" y="4583"/>
                              <a:ext cx="1133475" cy="14363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33475" h="1436370">
                                  <a:moveTo>
                                    <a:pt x="0" y="1350981"/>
                                  </a:moveTo>
                                  <a:lnTo>
                                    <a:pt x="1133214" y="1350981"/>
                                  </a:lnTo>
                                </a:path>
                                <a:path w="1133475" h="1436370">
                                  <a:moveTo>
                                    <a:pt x="0" y="1101260"/>
                                  </a:moveTo>
                                  <a:lnTo>
                                    <a:pt x="1133214" y="1101260"/>
                                  </a:lnTo>
                                </a:path>
                                <a:path w="1133475" h="1436370">
                                  <a:moveTo>
                                    <a:pt x="0" y="851538"/>
                                  </a:moveTo>
                                  <a:lnTo>
                                    <a:pt x="1133214" y="851538"/>
                                  </a:lnTo>
                                </a:path>
                                <a:path w="1133475" h="1436370">
                                  <a:moveTo>
                                    <a:pt x="0" y="601816"/>
                                  </a:moveTo>
                                  <a:lnTo>
                                    <a:pt x="1133214" y="601816"/>
                                  </a:lnTo>
                                </a:path>
                                <a:path w="1133475" h="1436370">
                                  <a:moveTo>
                                    <a:pt x="0" y="352009"/>
                                  </a:moveTo>
                                  <a:lnTo>
                                    <a:pt x="1133214" y="352009"/>
                                  </a:lnTo>
                                </a:path>
                                <a:path w="1133475" h="1436370">
                                  <a:moveTo>
                                    <a:pt x="0" y="102287"/>
                                  </a:moveTo>
                                  <a:lnTo>
                                    <a:pt x="1133214" y="102287"/>
                                  </a:lnTo>
                                </a:path>
                                <a:path w="1133475" h="1436370">
                                  <a:moveTo>
                                    <a:pt x="213998" y="1436221"/>
                                  </a:moveTo>
                                  <a:lnTo>
                                    <a:pt x="213998" y="0"/>
                                  </a:lnTo>
                                </a:path>
                                <a:path w="1133475" h="1436370">
                                  <a:moveTo>
                                    <a:pt x="463720" y="1436221"/>
                                  </a:moveTo>
                                  <a:lnTo>
                                    <a:pt x="463720" y="0"/>
                                  </a:lnTo>
                                </a:path>
                                <a:path w="1133475" h="1436370">
                                  <a:moveTo>
                                    <a:pt x="713441" y="1436221"/>
                                  </a:moveTo>
                                  <a:lnTo>
                                    <a:pt x="713441" y="0"/>
                                  </a:lnTo>
                                </a:path>
                                <a:path w="1133475" h="1436370">
                                  <a:moveTo>
                                    <a:pt x="963163" y="1436221"/>
                                  </a:moveTo>
                                  <a:lnTo>
                                    <a:pt x="963163" y="0"/>
                                  </a:lnTo>
                                </a:path>
                              </a:pathLst>
                            </a:custGeom>
                            <a:ln w="4540">
                              <a:solidFill>
                                <a:srgbClr val="EBEBEB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Graphic 24"/>
                          <wps:cNvSpPr/>
                          <wps:spPr>
                            <a:xfrm>
                              <a:off x="23472" y="4583"/>
                              <a:ext cx="1133475" cy="14363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33475" h="1436370">
                                  <a:moveTo>
                                    <a:pt x="0" y="1226078"/>
                                  </a:moveTo>
                                  <a:lnTo>
                                    <a:pt x="1133214" y="1226078"/>
                                  </a:lnTo>
                                </a:path>
                                <a:path w="1133475" h="1436370">
                                  <a:moveTo>
                                    <a:pt x="0" y="976356"/>
                                  </a:moveTo>
                                  <a:lnTo>
                                    <a:pt x="1133214" y="976356"/>
                                  </a:lnTo>
                                </a:path>
                                <a:path w="1133475" h="1436370">
                                  <a:moveTo>
                                    <a:pt x="0" y="726634"/>
                                  </a:moveTo>
                                  <a:lnTo>
                                    <a:pt x="1133214" y="726634"/>
                                  </a:lnTo>
                                </a:path>
                                <a:path w="1133475" h="1436370">
                                  <a:moveTo>
                                    <a:pt x="0" y="476912"/>
                                  </a:moveTo>
                                  <a:lnTo>
                                    <a:pt x="1133214" y="476912"/>
                                  </a:lnTo>
                                </a:path>
                                <a:path w="1133475" h="1436370">
                                  <a:moveTo>
                                    <a:pt x="0" y="227191"/>
                                  </a:moveTo>
                                  <a:lnTo>
                                    <a:pt x="1133214" y="227191"/>
                                  </a:lnTo>
                                </a:path>
                                <a:path w="1133475" h="1436370">
                                  <a:moveTo>
                                    <a:pt x="89094" y="1436221"/>
                                  </a:moveTo>
                                  <a:lnTo>
                                    <a:pt x="89094" y="0"/>
                                  </a:lnTo>
                                </a:path>
                                <a:path w="1133475" h="1436370">
                                  <a:moveTo>
                                    <a:pt x="338816" y="1436221"/>
                                  </a:moveTo>
                                  <a:lnTo>
                                    <a:pt x="338816" y="0"/>
                                  </a:lnTo>
                                </a:path>
                                <a:path w="1133475" h="1436370">
                                  <a:moveTo>
                                    <a:pt x="588538" y="1436221"/>
                                  </a:moveTo>
                                  <a:lnTo>
                                    <a:pt x="588538" y="0"/>
                                  </a:lnTo>
                                </a:path>
                                <a:path w="1133475" h="1436370">
                                  <a:moveTo>
                                    <a:pt x="838345" y="1436221"/>
                                  </a:moveTo>
                                  <a:lnTo>
                                    <a:pt x="838345" y="0"/>
                                  </a:lnTo>
                                </a:path>
                                <a:path w="1133475" h="1436370">
                                  <a:moveTo>
                                    <a:pt x="1088067" y="1436221"/>
                                  </a:moveTo>
                                  <a:lnTo>
                                    <a:pt x="1088067" y="0"/>
                                  </a:lnTo>
                                </a:path>
                              </a:pathLst>
                            </a:custGeom>
                            <a:ln w="9166">
                              <a:solidFill>
                                <a:srgbClr val="EBEBEB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" name="Graphic 25"/>
                          <wps:cNvSpPr/>
                          <wps:spPr>
                            <a:xfrm>
                              <a:off x="703932" y="684528"/>
                              <a:ext cx="33655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 h="33655">
                                  <a:moveTo>
                                    <a:pt x="25957" y="0"/>
                                  </a:moveTo>
                                  <a:lnTo>
                                    <a:pt x="7538" y="0"/>
                                  </a:lnTo>
                                  <a:lnTo>
                                    <a:pt x="0" y="7538"/>
                                  </a:lnTo>
                                  <a:lnTo>
                                    <a:pt x="0" y="16705"/>
                                  </a:lnTo>
                                  <a:lnTo>
                                    <a:pt x="0" y="25957"/>
                                  </a:lnTo>
                                  <a:lnTo>
                                    <a:pt x="7538" y="33496"/>
                                  </a:lnTo>
                                  <a:lnTo>
                                    <a:pt x="25957" y="33496"/>
                                  </a:lnTo>
                                  <a:lnTo>
                                    <a:pt x="33496" y="25957"/>
                                  </a:lnTo>
                                  <a:lnTo>
                                    <a:pt x="33496" y="7538"/>
                                  </a:lnTo>
                                  <a:lnTo>
                                    <a:pt x="259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8B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" name="Graphic 26"/>
                          <wps:cNvSpPr/>
                          <wps:spPr>
                            <a:xfrm>
                              <a:off x="703932" y="684528"/>
                              <a:ext cx="33655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 h="33655">
                                  <a:moveTo>
                                    <a:pt x="0" y="16705"/>
                                  </a:moveTo>
                                  <a:lnTo>
                                    <a:pt x="0" y="7538"/>
                                  </a:lnTo>
                                  <a:lnTo>
                                    <a:pt x="7538" y="0"/>
                                  </a:lnTo>
                                  <a:lnTo>
                                    <a:pt x="16705" y="0"/>
                                  </a:lnTo>
                                  <a:lnTo>
                                    <a:pt x="25957" y="0"/>
                                  </a:lnTo>
                                  <a:lnTo>
                                    <a:pt x="33496" y="7538"/>
                                  </a:lnTo>
                                  <a:lnTo>
                                    <a:pt x="33496" y="16705"/>
                                  </a:lnTo>
                                  <a:lnTo>
                                    <a:pt x="33496" y="25957"/>
                                  </a:lnTo>
                                  <a:lnTo>
                                    <a:pt x="25957" y="33496"/>
                                  </a:lnTo>
                                  <a:lnTo>
                                    <a:pt x="16705" y="33496"/>
                                  </a:lnTo>
                                  <a:lnTo>
                                    <a:pt x="7538" y="33496"/>
                                  </a:lnTo>
                                  <a:lnTo>
                                    <a:pt x="0" y="25957"/>
                                  </a:lnTo>
                                  <a:lnTo>
                                    <a:pt x="0" y="16705"/>
                                  </a:lnTo>
                                </a:path>
                              </a:pathLst>
                            </a:custGeom>
                            <a:ln w="6082">
                              <a:solidFill>
                                <a:srgbClr val="00008B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" name="Graphic 27"/>
                          <wps:cNvSpPr/>
                          <wps:spPr>
                            <a:xfrm>
                              <a:off x="63993" y="1291828"/>
                              <a:ext cx="33655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 h="33655">
                                  <a:moveTo>
                                    <a:pt x="25957" y="0"/>
                                  </a:moveTo>
                                  <a:lnTo>
                                    <a:pt x="7538" y="0"/>
                                  </a:lnTo>
                                  <a:lnTo>
                                    <a:pt x="0" y="7538"/>
                                  </a:lnTo>
                                  <a:lnTo>
                                    <a:pt x="0" y="16705"/>
                                  </a:lnTo>
                                  <a:lnTo>
                                    <a:pt x="0" y="25957"/>
                                  </a:lnTo>
                                  <a:lnTo>
                                    <a:pt x="7538" y="33496"/>
                                  </a:lnTo>
                                  <a:lnTo>
                                    <a:pt x="25957" y="33496"/>
                                  </a:lnTo>
                                  <a:lnTo>
                                    <a:pt x="33496" y="25957"/>
                                  </a:lnTo>
                                  <a:lnTo>
                                    <a:pt x="33496" y="7538"/>
                                  </a:lnTo>
                                  <a:lnTo>
                                    <a:pt x="259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8B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Graphic 28"/>
                          <wps:cNvSpPr/>
                          <wps:spPr>
                            <a:xfrm>
                              <a:off x="63993" y="1291828"/>
                              <a:ext cx="33655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 h="33655">
                                  <a:moveTo>
                                    <a:pt x="0" y="16705"/>
                                  </a:moveTo>
                                  <a:lnTo>
                                    <a:pt x="0" y="7538"/>
                                  </a:lnTo>
                                  <a:lnTo>
                                    <a:pt x="7538" y="0"/>
                                  </a:lnTo>
                                  <a:lnTo>
                                    <a:pt x="16790" y="0"/>
                                  </a:lnTo>
                                  <a:lnTo>
                                    <a:pt x="25957" y="0"/>
                                  </a:lnTo>
                                  <a:lnTo>
                                    <a:pt x="33496" y="7538"/>
                                  </a:lnTo>
                                  <a:lnTo>
                                    <a:pt x="33496" y="16705"/>
                                  </a:lnTo>
                                  <a:lnTo>
                                    <a:pt x="33496" y="25957"/>
                                  </a:lnTo>
                                  <a:lnTo>
                                    <a:pt x="25957" y="33496"/>
                                  </a:lnTo>
                                  <a:lnTo>
                                    <a:pt x="16790" y="33496"/>
                                  </a:lnTo>
                                  <a:lnTo>
                                    <a:pt x="7538" y="33496"/>
                                  </a:lnTo>
                                  <a:lnTo>
                                    <a:pt x="0" y="25957"/>
                                  </a:lnTo>
                                  <a:lnTo>
                                    <a:pt x="0" y="16705"/>
                                  </a:lnTo>
                                </a:path>
                              </a:pathLst>
                            </a:custGeom>
                            <a:ln w="6082">
                              <a:solidFill>
                                <a:srgbClr val="00008B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" name="Graphic 29"/>
                          <wps:cNvSpPr/>
                          <wps:spPr>
                            <a:xfrm>
                              <a:off x="205088" y="1247966"/>
                              <a:ext cx="33655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 h="33655">
                                  <a:moveTo>
                                    <a:pt x="25957" y="0"/>
                                  </a:moveTo>
                                  <a:lnTo>
                                    <a:pt x="7538" y="0"/>
                                  </a:lnTo>
                                  <a:lnTo>
                                    <a:pt x="0" y="7538"/>
                                  </a:lnTo>
                                  <a:lnTo>
                                    <a:pt x="0" y="16790"/>
                                  </a:lnTo>
                                  <a:lnTo>
                                    <a:pt x="0" y="25957"/>
                                  </a:lnTo>
                                  <a:lnTo>
                                    <a:pt x="7538" y="33496"/>
                                  </a:lnTo>
                                  <a:lnTo>
                                    <a:pt x="25957" y="33496"/>
                                  </a:lnTo>
                                  <a:lnTo>
                                    <a:pt x="33496" y="25957"/>
                                  </a:lnTo>
                                  <a:lnTo>
                                    <a:pt x="33496" y="7538"/>
                                  </a:lnTo>
                                  <a:lnTo>
                                    <a:pt x="259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8B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" name="Graphic 30"/>
                          <wps:cNvSpPr/>
                          <wps:spPr>
                            <a:xfrm>
                              <a:off x="205088" y="1247966"/>
                              <a:ext cx="33655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 h="33655">
                                  <a:moveTo>
                                    <a:pt x="0" y="16790"/>
                                  </a:moveTo>
                                  <a:lnTo>
                                    <a:pt x="0" y="7538"/>
                                  </a:lnTo>
                                  <a:lnTo>
                                    <a:pt x="7538" y="0"/>
                                  </a:lnTo>
                                  <a:lnTo>
                                    <a:pt x="16790" y="0"/>
                                  </a:lnTo>
                                  <a:lnTo>
                                    <a:pt x="25957" y="0"/>
                                  </a:lnTo>
                                  <a:lnTo>
                                    <a:pt x="33496" y="7538"/>
                                  </a:lnTo>
                                  <a:lnTo>
                                    <a:pt x="33496" y="16790"/>
                                  </a:lnTo>
                                  <a:lnTo>
                                    <a:pt x="33496" y="25957"/>
                                  </a:lnTo>
                                  <a:lnTo>
                                    <a:pt x="25957" y="33496"/>
                                  </a:lnTo>
                                  <a:lnTo>
                                    <a:pt x="16790" y="33496"/>
                                  </a:lnTo>
                                  <a:lnTo>
                                    <a:pt x="7538" y="33496"/>
                                  </a:lnTo>
                                  <a:lnTo>
                                    <a:pt x="0" y="25957"/>
                                  </a:lnTo>
                                  <a:lnTo>
                                    <a:pt x="0" y="16790"/>
                                  </a:lnTo>
                                </a:path>
                              </a:pathLst>
                            </a:custGeom>
                            <a:ln w="6082">
                              <a:solidFill>
                                <a:srgbClr val="00008B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" name="Graphic 31"/>
                          <wps:cNvSpPr/>
                          <wps:spPr>
                            <a:xfrm>
                              <a:off x="1088410" y="73888"/>
                              <a:ext cx="33655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 h="33655">
                                  <a:moveTo>
                                    <a:pt x="25957" y="0"/>
                                  </a:moveTo>
                                  <a:lnTo>
                                    <a:pt x="7538" y="0"/>
                                  </a:lnTo>
                                  <a:lnTo>
                                    <a:pt x="0" y="7538"/>
                                  </a:lnTo>
                                  <a:lnTo>
                                    <a:pt x="0" y="16705"/>
                                  </a:lnTo>
                                  <a:lnTo>
                                    <a:pt x="0" y="25957"/>
                                  </a:lnTo>
                                  <a:lnTo>
                                    <a:pt x="7538" y="33496"/>
                                  </a:lnTo>
                                  <a:lnTo>
                                    <a:pt x="25957" y="33496"/>
                                  </a:lnTo>
                                  <a:lnTo>
                                    <a:pt x="33496" y="25957"/>
                                  </a:lnTo>
                                  <a:lnTo>
                                    <a:pt x="33496" y="7538"/>
                                  </a:lnTo>
                                  <a:lnTo>
                                    <a:pt x="259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8B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" name="Graphic 32"/>
                          <wps:cNvSpPr/>
                          <wps:spPr>
                            <a:xfrm>
                              <a:off x="1088410" y="73888"/>
                              <a:ext cx="33655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 h="33655">
                                  <a:moveTo>
                                    <a:pt x="0" y="16705"/>
                                  </a:moveTo>
                                  <a:lnTo>
                                    <a:pt x="0" y="7538"/>
                                  </a:lnTo>
                                  <a:lnTo>
                                    <a:pt x="7538" y="0"/>
                                  </a:lnTo>
                                  <a:lnTo>
                                    <a:pt x="16705" y="0"/>
                                  </a:lnTo>
                                  <a:lnTo>
                                    <a:pt x="25957" y="0"/>
                                  </a:lnTo>
                                  <a:lnTo>
                                    <a:pt x="33496" y="7538"/>
                                  </a:lnTo>
                                  <a:lnTo>
                                    <a:pt x="33496" y="16705"/>
                                  </a:lnTo>
                                  <a:lnTo>
                                    <a:pt x="33496" y="25957"/>
                                  </a:lnTo>
                                  <a:lnTo>
                                    <a:pt x="25957" y="33496"/>
                                  </a:lnTo>
                                  <a:lnTo>
                                    <a:pt x="16705" y="33496"/>
                                  </a:lnTo>
                                  <a:lnTo>
                                    <a:pt x="7538" y="33496"/>
                                  </a:lnTo>
                                  <a:lnTo>
                                    <a:pt x="0" y="25957"/>
                                  </a:lnTo>
                                  <a:lnTo>
                                    <a:pt x="0" y="16705"/>
                                  </a:lnTo>
                                </a:path>
                              </a:pathLst>
                            </a:custGeom>
                            <a:ln w="6082">
                              <a:solidFill>
                                <a:srgbClr val="00008B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" name="Graphic 33"/>
                          <wps:cNvSpPr/>
                          <wps:spPr>
                            <a:xfrm>
                              <a:off x="58168" y="1292942"/>
                              <a:ext cx="33655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 h="33655">
                                  <a:moveTo>
                                    <a:pt x="25957" y="0"/>
                                  </a:moveTo>
                                  <a:lnTo>
                                    <a:pt x="7538" y="0"/>
                                  </a:lnTo>
                                  <a:lnTo>
                                    <a:pt x="0" y="7538"/>
                                  </a:lnTo>
                                  <a:lnTo>
                                    <a:pt x="0" y="16790"/>
                                  </a:lnTo>
                                  <a:lnTo>
                                    <a:pt x="0" y="25957"/>
                                  </a:lnTo>
                                  <a:lnTo>
                                    <a:pt x="7538" y="33496"/>
                                  </a:lnTo>
                                  <a:lnTo>
                                    <a:pt x="25957" y="33496"/>
                                  </a:lnTo>
                                  <a:lnTo>
                                    <a:pt x="33496" y="25957"/>
                                  </a:lnTo>
                                  <a:lnTo>
                                    <a:pt x="33496" y="7538"/>
                                  </a:lnTo>
                                  <a:lnTo>
                                    <a:pt x="259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8B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" name="Graphic 34"/>
                          <wps:cNvSpPr/>
                          <wps:spPr>
                            <a:xfrm>
                              <a:off x="58168" y="1292942"/>
                              <a:ext cx="33655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 h="33655">
                                  <a:moveTo>
                                    <a:pt x="0" y="16790"/>
                                  </a:moveTo>
                                  <a:lnTo>
                                    <a:pt x="0" y="7538"/>
                                  </a:lnTo>
                                  <a:lnTo>
                                    <a:pt x="7538" y="0"/>
                                  </a:lnTo>
                                  <a:lnTo>
                                    <a:pt x="16790" y="0"/>
                                  </a:lnTo>
                                  <a:lnTo>
                                    <a:pt x="25957" y="0"/>
                                  </a:lnTo>
                                  <a:lnTo>
                                    <a:pt x="33496" y="7538"/>
                                  </a:lnTo>
                                  <a:lnTo>
                                    <a:pt x="33496" y="16790"/>
                                  </a:lnTo>
                                  <a:lnTo>
                                    <a:pt x="33496" y="25957"/>
                                  </a:lnTo>
                                  <a:lnTo>
                                    <a:pt x="25957" y="33496"/>
                                  </a:lnTo>
                                  <a:lnTo>
                                    <a:pt x="16790" y="33496"/>
                                  </a:lnTo>
                                  <a:lnTo>
                                    <a:pt x="7538" y="33496"/>
                                  </a:lnTo>
                                  <a:lnTo>
                                    <a:pt x="0" y="25957"/>
                                  </a:lnTo>
                                  <a:lnTo>
                                    <a:pt x="0" y="16790"/>
                                  </a:lnTo>
                                </a:path>
                              </a:pathLst>
                            </a:custGeom>
                            <a:ln w="6082">
                              <a:solidFill>
                                <a:srgbClr val="00008B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" name="Graphic 35"/>
                          <wps:cNvSpPr/>
                          <wps:spPr>
                            <a:xfrm>
                              <a:off x="177161" y="1172407"/>
                              <a:ext cx="33655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 h="33655">
                                  <a:moveTo>
                                    <a:pt x="25957" y="0"/>
                                  </a:moveTo>
                                  <a:lnTo>
                                    <a:pt x="7538" y="0"/>
                                  </a:lnTo>
                                  <a:lnTo>
                                    <a:pt x="0" y="7538"/>
                                  </a:lnTo>
                                  <a:lnTo>
                                    <a:pt x="0" y="16705"/>
                                  </a:lnTo>
                                  <a:lnTo>
                                    <a:pt x="0" y="25957"/>
                                  </a:lnTo>
                                  <a:lnTo>
                                    <a:pt x="7538" y="33496"/>
                                  </a:lnTo>
                                  <a:lnTo>
                                    <a:pt x="25957" y="33496"/>
                                  </a:lnTo>
                                  <a:lnTo>
                                    <a:pt x="33496" y="25957"/>
                                  </a:lnTo>
                                  <a:lnTo>
                                    <a:pt x="33496" y="7538"/>
                                  </a:lnTo>
                                  <a:lnTo>
                                    <a:pt x="259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8B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" name="Graphic 36"/>
                          <wps:cNvSpPr/>
                          <wps:spPr>
                            <a:xfrm>
                              <a:off x="177161" y="1172407"/>
                              <a:ext cx="33655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 h="33655">
                                  <a:moveTo>
                                    <a:pt x="0" y="16705"/>
                                  </a:moveTo>
                                  <a:lnTo>
                                    <a:pt x="0" y="7538"/>
                                  </a:lnTo>
                                  <a:lnTo>
                                    <a:pt x="7538" y="0"/>
                                  </a:lnTo>
                                  <a:lnTo>
                                    <a:pt x="16790" y="0"/>
                                  </a:lnTo>
                                  <a:lnTo>
                                    <a:pt x="25957" y="0"/>
                                  </a:lnTo>
                                  <a:lnTo>
                                    <a:pt x="33496" y="7538"/>
                                  </a:lnTo>
                                  <a:lnTo>
                                    <a:pt x="33496" y="16705"/>
                                  </a:lnTo>
                                  <a:lnTo>
                                    <a:pt x="33496" y="25957"/>
                                  </a:lnTo>
                                  <a:lnTo>
                                    <a:pt x="25957" y="33496"/>
                                  </a:lnTo>
                                  <a:lnTo>
                                    <a:pt x="16790" y="33496"/>
                                  </a:lnTo>
                                  <a:lnTo>
                                    <a:pt x="7538" y="33496"/>
                                  </a:lnTo>
                                  <a:lnTo>
                                    <a:pt x="0" y="25957"/>
                                  </a:lnTo>
                                  <a:lnTo>
                                    <a:pt x="0" y="16705"/>
                                  </a:lnTo>
                                </a:path>
                              </a:pathLst>
                            </a:custGeom>
                            <a:ln w="6082">
                              <a:solidFill>
                                <a:srgbClr val="00008B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" name="Graphic 37"/>
                          <wps:cNvSpPr/>
                          <wps:spPr>
                            <a:xfrm>
                              <a:off x="807762" y="356421"/>
                              <a:ext cx="33655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 h="33655">
                                  <a:moveTo>
                                    <a:pt x="25957" y="0"/>
                                  </a:moveTo>
                                  <a:lnTo>
                                    <a:pt x="7538" y="0"/>
                                  </a:lnTo>
                                  <a:lnTo>
                                    <a:pt x="0" y="7538"/>
                                  </a:lnTo>
                                  <a:lnTo>
                                    <a:pt x="0" y="16790"/>
                                  </a:lnTo>
                                  <a:lnTo>
                                    <a:pt x="0" y="25957"/>
                                  </a:lnTo>
                                  <a:lnTo>
                                    <a:pt x="7538" y="33496"/>
                                  </a:lnTo>
                                  <a:lnTo>
                                    <a:pt x="25957" y="33496"/>
                                  </a:lnTo>
                                  <a:lnTo>
                                    <a:pt x="33496" y="25957"/>
                                  </a:lnTo>
                                  <a:lnTo>
                                    <a:pt x="33496" y="7538"/>
                                  </a:lnTo>
                                  <a:lnTo>
                                    <a:pt x="259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8B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" name="Graphic 38"/>
                          <wps:cNvSpPr/>
                          <wps:spPr>
                            <a:xfrm>
                              <a:off x="807762" y="356421"/>
                              <a:ext cx="33655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 h="33655">
                                  <a:moveTo>
                                    <a:pt x="0" y="16790"/>
                                  </a:moveTo>
                                  <a:lnTo>
                                    <a:pt x="0" y="7538"/>
                                  </a:lnTo>
                                  <a:lnTo>
                                    <a:pt x="7538" y="0"/>
                                  </a:lnTo>
                                  <a:lnTo>
                                    <a:pt x="16705" y="0"/>
                                  </a:lnTo>
                                  <a:lnTo>
                                    <a:pt x="25957" y="0"/>
                                  </a:lnTo>
                                  <a:lnTo>
                                    <a:pt x="33496" y="7538"/>
                                  </a:lnTo>
                                  <a:lnTo>
                                    <a:pt x="33496" y="16790"/>
                                  </a:lnTo>
                                  <a:lnTo>
                                    <a:pt x="33496" y="25957"/>
                                  </a:lnTo>
                                  <a:lnTo>
                                    <a:pt x="25957" y="33496"/>
                                  </a:lnTo>
                                  <a:lnTo>
                                    <a:pt x="16705" y="33496"/>
                                  </a:lnTo>
                                  <a:lnTo>
                                    <a:pt x="7538" y="33496"/>
                                  </a:lnTo>
                                  <a:lnTo>
                                    <a:pt x="0" y="25957"/>
                                  </a:lnTo>
                                  <a:lnTo>
                                    <a:pt x="0" y="16790"/>
                                  </a:lnTo>
                                </a:path>
                              </a:pathLst>
                            </a:custGeom>
                            <a:ln w="6082">
                              <a:solidFill>
                                <a:srgbClr val="00008B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" name="Graphic 39"/>
                          <wps:cNvSpPr/>
                          <wps:spPr>
                            <a:xfrm>
                              <a:off x="75816" y="1045875"/>
                              <a:ext cx="33655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 h="33655">
                                  <a:moveTo>
                                    <a:pt x="25957" y="0"/>
                                  </a:moveTo>
                                  <a:lnTo>
                                    <a:pt x="7538" y="0"/>
                                  </a:lnTo>
                                  <a:lnTo>
                                    <a:pt x="0" y="7538"/>
                                  </a:lnTo>
                                  <a:lnTo>
                                    <a:pt x="0" y="16705"/>
                                  </a:lnTo>
                                  <a:lnTo>
                                    <a:pt x="0" y="25957"/>
                                  </a:lnTo>
                                  <a:lnTo>
                                    <a:pt x="7538" y="33496"/>
                                  </a:lnTo>
                                  <a:lnTo>
                                    <a:pt x="25957" y="33496"/>
                                  </a:lnTo>
                                  <a:lnTo>
                                    <a:pt x="33496" y="25957"/>
                                  </a:lnTo>
                                  <a:lnTo>
                                    <a:pt x="33496" y="7538"/>
                                  </a:lnTo>
                                  <a:lnTo>
                                    <a:pt x="259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8B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" name="Graphic 40"/>
                          <wps:cNvSpPr/>
                          <wps:spPr>
                            <a:xfrm>
                              <a:off x="75816" y="1045875"/>
                              <a:ext cx="33655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 h="33655">
                                  <a:moveTo>
                                    <a:pt x="0" y="16705"/>
                                  </a:moveTo>
                                  <a:lnTo>
                                    <a:pt x="0" y="7538"/>
                                  </a:lnTo>
                                  <a:lnTo>
                                    <a:pt x="7538" y="0"/>
                                  </a:lnTo>
                                  <a:lnTo>
                                    <a:pt x="16705" y="0"/>
                                  </a:lnTo>
                                  <a:lnTo>
                                    <a:pt x="25957" y="0"/>
                                  </a:lnTo>
                                  <a:lnTo>
                                    <a:pt x="33496" y="7538"/>
                                  </a:lnTo>
                                  <a:lnTo>
                                    <a:pt x="33496" y="16705"/>
                                  </a:lnTo>
                                  <a:lnTo>
                                    <a:pt x="33496" y="25957"/>
                                  </a:lnTo>
                                  <a:lnTo>
                                    <a:pt x="25957" y="33496"/>
                                  </a:lnTo>
                                  <a:lnTo>
                                    <a:pt x="16705" y="33496"/>
                                  </a:lnTo>
                                  <a:lnTo>
                                    <a:pt x="7538" y="33496"/>
                                  </a:lnTo>
                                  <a:lnTo>
                                    <a:pt x="0" y="25957"/>
                                  </a:lnTo>
                                  <a:lnTo>
                                    <a:pt x="0" y="16705"/>
                                  </a:lnTo>
                                </a:path>
                              </a:pathLst>
                            </a:custGeom>
                            <a:ln w="6082">
                              <a:solidFill>
                                <a:srgbClr val="00008B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" name="Graphic 41"/>
                          <wps:cNvSpPr/>
                          <wps:spPr>
                            <a:xfrm>
                              <a:off x="163968" y="1066436"/>
                              <a:ext cx="33655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 h="33655">
                                  <a:moveTo>
                                    <a:pt x="25957" y="0"/>
                                  </a:moveTo>
                                  <a:lnTo>
                                    <a:pt x="7538" y="0"/>
                                  </a:lnTo>
                                  <a:lnTo>
                                    <a:pt x="0" y="7538"/>
                                  </a:lnTo>
                                  <a:lnTo>
                                    <a:pt x="0" y="16790"/>
                                  </a:lnTo>
                                  <a:lnTo>
                                    <a:pt x="0" y="25957"/>
                                  </a:lnTo>
                                  <a:lnTo>
                                    <a:pt x="7538" y="33496"/>
                                  </a:lnTo>
                                  <a:lnTo>
                                    <a:pt x="25957" y="33496"/>
                                  </a:lnTo>
                                  <a:lnTo>
                                    <a:pt x="33496" y="25957"/>
                                  </a:lnTo>
                                  <a:lnTo>
                                    <a:pt x="33496" y="7538"/>
                                  </a:lnTo>
                                  <a:lnTo>
                                    <a:pt x="259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8B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" name="Graphic 42"/>
                          <wps:cNvSpPr/>
                          <wps:spPr>
                            <a:xfrm>
                              <a:off x="163968" y="1066436"/>
                              <a:ext cx="33655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 h="33655">
                                  <a:moveTo>
                                    <a:pt x="0" y="16790"/>
                                  </a:moveTo>
                                  <a:lnTo>
                                    <a:pt x="0" y="7538"/>
                                  </a:lnTo>
                                  <a:lnTo>
                                    <a:pt x="7538" y="0"/>
                                  </a:lnTo>
                                  <a:lnTo>
                                    <a:pt x="16705" y="0"/>
                                  </a:lnTo>
                                  <a:lnTo>
                                    <a:pt x="25957" y="0"/>
                                  </a:lnTo>
                                  <a:lnTo>
                                    <a:pt x="33496" y="7538"/>
                                  </a:lnTo>
                                  <a:lnTo>
                                    <a:pt x="33496" y="16790"/>
                                  </a:lnTo>
                                  <a:lnTo>
                                    <a:pt x="33496" y="25957"/>
                                  </a:lnTo>
                                  <a:lnTo>
                                    <a:pt x="25957" y="33496"/>
                                  </a:lnTo>
                                  <a:lnTo>
                                    <a:pt x="16705" y="33496"/>
                                  </a:lnTo>
                                  <a:lnTo>
                                    <a:pt x="7538" y="33496"/>
                                  </a:lnTo>
                                  <a:lnTo>
                                    <a:pt x="0" y="25957"/>
                                  </a:lnTo>
                                  <a:lnTo>
                                    <a:pt x="0" y="16790"/>
                                  </a:lnTo>
                                </a:path>
                              </a:pathLst>
                            </a:custGeom>
                            <a:ln w="6082">
                              <a:solidFill>
                                <a:srgbClr val="00008B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" name="Graphic 43"/>
                          <wps:cNvSpPr/>
                          <wps:spPr>
                            <a:xfrm>
                              <a:off x="79756" y="1358734"/>
                              <a:ext cx="33655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 h="33655">
                                  <a:moveTo>
                                    <a:pt x="25957" y="0"/>
                                  </a:moveTo>
                                  <a:lnTo>
                                    <a:pt x="7538" y="0"/>
                                  </a:lnTo>
                                  <a:lnTo>
                                    <a:pt x="0" y="7538"/>
                                  </a:lnTo>
                                  <a:lnTo>
                                    <a:pt x="0" y="16790"/>
                                  </a:lnTo>
                                  <a:lnTo>
                                    <a:pt x="0" y="25957"/>
                                  </a:lnTo>
                                  <a:lnTo>
                                    <a:pt x="7538" y="33496"/>
                                  </a:lnTo>
                                  <a:lnTo>
                                    <a:pt x="25957" y="33496"/>
                                  </a:lnTo>
                                  <a:lnTo>
                                    <a:pt x="33496" y="25957"/>
                                  </a:lnTo>
                                  <a:lnTo>
                                    <a:pt x="33496" y="7538"/>
                                  </a:lnTo>
                                  <a:lnTo>
                                    <a:pt x="259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8B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" name="Graphic 44"/>
                          <wps:cNvSpPr/>
                          <wps:spPr>
                            <a:xfrm>
                              <a:off x="79756" y="1358734"/>
                              <a:ext cx="33655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 h="33655">
                                  <a:moveTo>
                                    <a:pt x="0" y="16790"/>
                                  </a:moveTo>
                                  <a:lnTo>
                                    <a:pt x="0" y="7538"/>
                                  </a:lnTo>
                                  <a:lnTo>
                                    <a:pt x="7538" y="0"/>
                                  </a:lnTo>
                                  <a:lnTo>
                                    <a:pt x="16705" y="0"/>
                                  </a:lnTo>
                                  <a:lnTo>
                                    <a:pt x="25957" y="0"/>
                                  </a:lnTo>
                                  <a:lnTo>
                                    <a:pt x="33496" y="7538"/>
                                  </a:lnTo>
                                  <a:lnTo>
                                    <a:pt x="33496" y="16790"/>
                                  </a:lnTo>
                                  <a:lnTo>
                                    <a:pt x="33496" y="25957"/>
                                  </a:lnTo>
                                  <a:lnTo>
                                    <a:pt x="25957" y="33496"/>
                                  </a:lnTo>
                                  <a:lnTo>
                                    <a:pt x="16705" y="33496"/>
                                  </a:lnTo>
                                  <a:lnTo>
                                    <a:pt x="7538" y="33496"/>
                                  </a:lnTo>
                                  <a:lnTo>
                                    <a:pt x="0" y="25957"/>
                                  </a:lnTo>
                                  <a:lnTo>
                                    <a:pt x="0" y="16790"/>
                                  </a:lnTo>
                                </a:path>
                              </a:pathLst>
                            </a:custGeom>
                            <a:ln w="6082">
                              <a:solidFill>
                                <a:srgbClr val="00008B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" name="Graphic 45"/>
                          <wps:cNvSpPr/>
                          <wps:spPr>
                            <a:xfrm>
                              <a:off x="530540" y="928853"/>
                              <a:ext cx="33655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 h="33655">
                                  <a:moveTo>
                                    <a:pt x="25957" y="0"/>
                                  </a:moveTo>
                                  <a:lnTo>
                                    <a:pt x="7538" y="0"/>
                                  </a:lnTo>
                                  <a:lnTo>
                                    <a:pt x="0" y="7538"/>
                                  </a:lnTo>
                                  <a:lnTo>
                                    <a:pt x="0" y="16790"/>
                                  </a:lnTo>
                                  <a:lnTo>
                                    <a:pt x="0" y="25957"/>
                                  </a:lnTo>
                                  <a:lnTo>
                                    <a:pt x="7538" y="33496"/>
                                  </a:lnTo>
                                  <a:lnTo>
                                    <a:pt x="25957" y="33496"/>
                                  </a:lnTo>
                                  <a:lnTo>
                                    <a:pt x="33496" y="25957"/>
                                  </a:lnTo>
                                  <a:lnTo>
                                    <a:pt x="33496" y="7538"/>
                                  </a:lnTo>
                                  <a:lnTo>
                                    <a:pt x="259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8B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" name="Graphic 46"/>
                          <wps:cNvSpPr/>
                          <wps:spPr>
                            <a:xfrm>
                              <a:off x="530540" y="928853"/>
                              <a:ext cx="33655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 h="33655">
                                  <a:moveTo>
                                    <a:pt x="0" y="16790"/>
                                  </a:moveTo>
                                  <a:lnTo>
                                    <a:pt x="0" y="7538"/>
                                  </a:lnTo>
                                  <a:lnTo>
                                    <a:pt x="7538" y="0"/>
                                  </a:lnTo>
                                  <a:lnTo>
                                    <a:pt x="16790" y="0"/>
                                  </a:lnTo>
                                  <a:lnTo>
                                    <a:pt x="25957" y="0"/>
                                  </a:lnTo>
                                  <a:lnTo>
                                    <a:pt x="33496" y="7538"/>
                                  </a:lnTo>
                                  <a:lnTo>
                                    <a:pt x="33496" y="16790"/>
                                  </a:lnTo>
                                  <a:lnTo>
                                    <a:pt x="33496" y="25957"/>
                                  </a:lnTo>
                                  <a:lnTo>
                                    <a:pt x="25957" y="33496"/>
                                  </a:lnTo>
                                  <a:lnTo>
                                    <a:pt x="16790" y="33496"/>
                                  </a:lnTo>
                                  <a:lnTo>
                                    <a:pt x="7538" y="33496"/>
                                  </a:lnTo>
                                  <a:lnTo>
                                    <a:pt x="0" y="25957"/>
                                  </a:lnTo>
                                  <a:lnTo>
                                    <a:pt x="0" y="16790"/>
                                  </a:lnTo>
                                </a:path>
                              </a:pathLst>
                            </a:custGeom>
                            <a:ln w="6082">
                              <a:solidFill>
                                <a:srgbClr val="00008B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" name="Graphic 47"/>
                          <wps:cNvSpPr/>
                          <wps:spPr>
                            <a:xfrm>
                              <a:off x="334104" y="1006126"/>
                              <a:ext cx="33655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 h="33655">
                                  <a:moveTo>
                                    <a:pt x="25957" y="0"/>
                                  </a:moveTo>
                                  <a:lnTo>
                                    <a:pt x="7538" y="0"/>
                                  </a:lnTo>
                                  <a:lnTo>
                                    <a:pt x="0" y="7538"/>
                                  </a:lnTo>
                                  <a:lnTo>
                                    <a:pt x="0" y="16790"/>
                                  </a:lnTo>
                                  <a:lnTo>
                                    <a:pt x="0" y="25957"/>
                                  </a:lnTo>
                                  <a:lnTo>
                                    <a:pt x="7538" y="33496"/>
                                  </a:lnTo>
                                  <a:lnTo>
                                    <a:pt x="25957" y="33496"/>
                                  </a:lnTo>
                                  <a:lnTo>
                                    <a:pt x="33496" y="25957"/>
                                  </a:lnTo>
                                  <a:lnTo>
                                    <a:pt x="33496" y="7538"/>
                                  </a:lnTo>
                                  <a:lnTo>
                                    <a:pt x="259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8B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" name="Graphic 48"/>
                          <wps:cNvSpPr/>
                          <wps:spPr>
                            <a:xfrm>
                              <a:off x="334104" y="1006126"/>
                              <a:ext cx="33655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 h="33655">
                                  <a:moveTo>
                                    <a:pt x="0" y="16790"/>
                                  </a:moveTo>
                                  <a:lnTo>
                                    <a:pt x="0" y="7538"/>
                                  </a:lnTo>
                                  <a:lnTo>
                                    <a:pt x="7538" y="0"/>
                                  </a:lnTo>
                                  <a:lnTo>
                                    <a:pt x="16705" y="0"/>
                                  </a:lnTo>
                                  <a:lnTo>
                                    <a:pt x="25957" y="0"/>
                                  </a:lnTo>
                                  <a:lnTo>
                                    <a:pt x="33496" y="7538"/>
                                  </a:lnTo>
                                  <a:lnTo>
                                    <a:pt x="33496" y="16790"/>
                                  </a:lnTo>
                                  <a:lnTo>
                                    <a:pt x="33496" y="25957"/>
                                  </a:lnTo>
                                  <a:lnTo>
                                    <a:pt x="25957" y="33496"/>
                                  </a:lnTo>
                                  <a:lnTo>
                                    <a:pt x="16705" y="33496"/>
                                  </a:lnTo>
                                  <a:lnTo>
                                    <a:pt x="7538" y="33496"/>
                                  </a:lnTo>
                                  <a:lnTo>
                                    <a:pt x="0" y="25957"/>
                                  </a:lnTo>
                                  <a:lnTo>
                                    <a:pt x="0" y="16790"/>
                                  </a:lnTo>
                                </a:path>
                              </a:pathLst>
                            </a:custGeom>
                            <a:ln w="6082">
                              <a:solidFill>
                                <a:srgbClr val="00008B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" name="Graphic 49"/>
                          <wps:cNvSpPr/>
                          <wps:spPr>
                            <a:xfrm>
                              <a:off x="196864" y="1051787"/>
                              <a:ext cx="33655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 h="33655">
                                  <a:moveTo>
                                    <a:pt x="25957" y="0"/>
                                  </a:moveTo>
                                  <a:lnTo>
                                    <a:pt x="7538" y="0"/>
                                  </a:lnTo>
                                  <a:lnTo>
                                    <a:pt x="0" y="7538"/>
                                  </a:lnTo>
                                  <a:lnTo>
                                    <a:pt x="0" y="16790"/>
                                  </a:lnTo>
                                  <a:lnTo>
                                    <a:pt x="0" y="25957"/>
                                  </a:lnTo>
                                  <a:lnTo>
                                    <a:pt x="7538" y="33496"/>
                                  </a:lnTo>
                                  <a:lnTo>
                                    <a:pt x="25957" y="33496"/>
                                  </a:lnTo>
                                  <a:lnTo>
                                    <a:pt x="33496" y="25957"/>
                                  </a:lnTo>
                                  <a:lnTo>
                                    <a:pt x="33496" y="7538"/>
                                  </a:lnTo>
                                  <a:lnTo>
                                    <a:pt x="259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8B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" name="Graphic 50"/>
                          <wps:cNvSpPr/>
                          <wps:spPr>
                            <a:xfrm>
                              <a:off x="196864" y="1051787"/>
                              <a:ext cx="33655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 h="33655">
                                  <a:moveTo>
                                    <a:pt x="0" y="16790"/>
                                  </a:moveTo>
                                  <a:lnTo>
                                    <a:pt x="0" y="7538"/>
                                  </a:lnTo>
                                  <a:lnTo>
                                    <a:pt x="7538" y="0"/>
                                  </a:lnTo>
                                  <a:lnTo>
                                    <a:pt x="16705" y="0"/>
                                  </a:lnTo>
                                  <a:lnTo>
                                    <a:pt x="25957" y="0"/>
                                  </a:lnTo>
                                  <a:lnTo>
                                    <a:pt x="33496" y="7538"/>
                                  </a:lnTo>
                                  <a:lnTo>
                                    <a:pt x="33496" y="16790"/>
                                  </a:lnTo>
                                  <a:lnTo>
                                    <a:pt x="33496" y="25957"/>
                                  </a:lnTo>
                                  <a:lnTo>
                                    <a:pt x="25957" y="33496"/>
                                  </a:lnTo>
                                  <a:lnTo>
                                    <a:pt x="16705" y="33496"/>
                                  </a:lnTo>
                                  <a:lnTo>
                                    <a:pt x="7538" y="33496"/>
                                  </a:lnTo>
                                  <a:lnTo>
                                    <a:pt x="0" y="25957"/>
                                  </a:lnTo>
                                  <a:lnTo>
                                    <a:pt x="0" y="16790"/>
                                  </a:lnTo>
                                </a:path>
                              </a:pathLst>
                            </a:custGeom>
                            <a:ln w="6082">
                              <a:solidFill>
                                <a:srgbClr val="00008B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" name="Graphic 51"/>
                          <wps:cNvSpPr/>
                          <wps:spPr>
                            <a:xfrm>
                              <a:off x="249893" y="1089909"/>
                              <a:ext cx="33655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 h="33655">
                                  <a:moveTo>
                                    <a:pt x="25957" y="0"/>
                                  </a:moveTo>
                                  <a:lnTo>
                                    <a:pt x="7538" y="0"/>
                                  </a:lnTo>
                                  <a:lnTo>
                                    <a:pt x="0" y="7538"/>
                                  </a:lnTo>
                                  <a:lnTo>
                                    <a:pt x="0" y="16790"/>
                                  </a:lnTo>
                                  <a:lnTo>
                                    <a:pt x="0" y="25957"/>
                                  </a:lnTo>
                                  <a:lnTo>
                                    <a:pt x="7538" y="33496"/>
                                  </a:lnTo>
                                  <a:lnTo>
                                    <a:pt x="25957" y="33496"/>
                                  </a:lnTo>
                                  <a:lnTo>
                                    <a:pt x="33496" y="25957"/>
                                  </a:lnTo>
                                  <a:lnTo>
                                    <a:pt x="33496" y="7538"/>
                                  </a:lnTo>
                                  <a:lnTo>
                                    <a:pt x="259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8B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" name="Graphic 52"/>
                          <wps:cNvSpPr/>
                          <wps:spPr>
                            <a:xfrm>
                              <a:off x="249893" y="1089909"/>
                              <a:ext cx="33655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 h="33655">
                                  <a:moveTo>
                                    <a:pt x="0" y="16790"/>
                                  </a:moveTo>
                                  <a:lnTo>
                                    <a:pt x="0" y="7538"/>
                                  </a:lnTo>
                                  <a:lnTo>
                                    <a:pt x="7538" y="0"/>
                                  </a:lnTo>
                                  <a:lnTo>
                                    <a:pt x="16705" y="0"/>
                                  </a:lnTo>
                                  <a:lnTo>
                                    <a:pt x="25957" y="0"/>
                                  </a:lnTo>
                                  <a:lnTo>
                                    <a:pt x="33496" y="7538"/>
                                  </a:lnTo>
                                  <a:lnTo>
                                    <a:pt x="33496" y="16790"/>
                                  </a:lnTo>
                                  <a:lnTo>
                                    <a:pt x="33496" y="25957"/>
                                  </a:lnTo>
                                  <a:lnTo>
                                    <a:pt x="25957" y="33496"/>
                                  </a:lnTo>
                                  <a:lnTo>
                                    <a:pt x="16705" y="33496"/>
                                  </a:lnTo>
                                  <a:lnTo>
                                    <a:pt x="7538" y="33496"/>
                                  </a:lnTo>
                                  <a:lnTo>
                                    <a:pt x="0" y="25957"/>
                                  </a:lnTo>
                                  <a:lnTo>
                                    <a:pt x="0" y="16790"/>
                                  </a:lnTo>
                                </a:path>
                              </a:pathLst>
                            </a:custGeom>
                            <a:ln w="6082">
                              <a:solidFill>
                                <a:srgbClr val="00008B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" name="Graphic 53"/>
                          <wps:cNvSpPr/>
                          <wps:spPr>
                            <a:xfrm>
                              <a:off x="252206" y="1152361"/>
                              <a:ext cx="33655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 h="33655">
                                  <a:moveTo>
                                    <a:pt x="25957" y="0"/>
                                  </a:moveTo>
                                  <a:lnTo>
                                    <a:pt x="7538" y="0"/>
                                  </a:lnTo>
                                  <a:lnTo>
                                    <a:pt x="0" y="7538"/>
                                  </a:lnTo>
                                  <a:lnTo>
                                    <a:pt x="0" y="16790"/>
                                  </a:lnTo>
                                  <a:lnTo>
                                    <a:pt x="0" y="25957"/>
                                  </a:lnTo>
                                  <a:lnTo>
                                    <a:pt x="7538" y="33496"/>
                                  </a:lnTo>
                                  <a:lnTo>
                                    <a:pt x="25957" y="33496"/>
                                  </a:lnTo>
                                  <a:lnTo>
                                    <a:pt x="33496" y="25957"/>
                                  </a:lnTo>
                                  <a:lnTo>
                                    <a:pt x="33496" y="7538"/>
                                  </a:lnTo>
                                  <a:lnTo>
                                    <a:pt x="259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8B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" name="Graphic 54"/>
                          <wps:cNvSpPr/>
                          <wps:spPr>
                            <a:xfrm>
                              <a:off x="252206" y="1152361"/>
                              <a:ext cx="33655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 h="33655">
                                  <a:moveTo>
                                    <a:pt x="0" y="16790"/>
                                  </a:moveTo>
                                  <a:lnTo>
                                    <a:pt x="0" y="7538"/>
                                  </a:lnTo>
                                  <a:lnTo>
                                    <a:pt x="7538" y="0"/>
                                  </a:lnTo>
                                  <a:lnTo>
                                    <a:pt x="16790" y="0"/>
                                  </a:lnTo>
                                  <a:lnTo>
                                    <a:pt x="25957" y="0"/>
                                  </a:lnTo>
                                  <a:lnTo>
                                    <a:pt x="33496" y="7538"/>
                                  </a:lnTo>
                                  <a:lnTo>
                                    <a:pt x="33496" y="16790"/>
                                  </a:lnTo>
                                  <a:lnTo>
                                    <a:pt x="33496" y="25957"/>
                                  </a:lnTo>
                                  <a:lnTo>
                                    <a:pt x="25957" y="33496"/>
                                  </a:lnTo>
                                  <a:lnTo>
                                    <a:pt x="16790" y="33496"/>
                                  </a:lnTo>
                                  <a:lnTo>
                                    <a:pt x="7538" y="33496"/>
                                  </a:lnTo>
                                  <a:lnTo>
                                    <a:pt x="0" y="25957"/>
                                  </a:lnTo>
                                  <a:lnTo>
                                    <a:pt x="0" y="16790"/>
                                  </a:lnTo>
                                </a:path>
                              </a:pathLst>
                            </a:custGeom>
                            <a:ln w="6082">
                              <a:solidFill>
                                <a:srgbClr val="00008B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" name="Graphic 55"/>
                          <wps:cNvSpPr/>
                          <wps:spPr>
                            <a:xfrm>
                              <a:off x="152488" y="1143194"/>
                              <a:ext cx="33655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 h="33655">
                                  <a:moveTo>
                                    <a:pt x="25957" y="0"/>
                                  </a:moveTo>
                                  <a:lnTo>
                                    <a:pt x="7538" y="0"/>
                                  </a:lnTo>
                                  <a:lnTo>
                                    <a:pt x="0" y="7538"/>
                                  </a:lnTo>
                                  <a:lnTo>
                                    <a:pt x="0" y="16705"/>
                                  </a:lnTo>
                                  <a:lnTo>
                                    <a:pt x="0" y="25957"/>
                                  </a:lnTo>
                                  <a:lnTo>
                                    <a:pt x="7538" y="33496"/>
                                  </a:lnTo>
                                  <a:lnTo>
                                    <a:pt x="25957" y="33496"/>
                                  </a:lnTo>
                                  <a:lnTo>
                                    <a:pt x="33496" y="25957"/>
                                  </a:lnTo>
                                  <a:lnTo>
                                    <a:pt x="33496" y="7538"/>
                                  </a:lnTo>
                                  <a:lnTo>
                                    <a:pt x="259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8B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" name="Graphic 56"/>
                          <wps:cNvSpPr/>
                          <wps:spPr>
                            <a:xfrm>
                              <a:off x="152488" y="1143194"/>
                              <a:ext cx="33655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 h="33655">
                                  <a:moveTo>
                                    <a:pt x="0" y="16705"/>
                                  </a:moveTo>
                                  <a:lnTo>
                                    <a:pt x="0" y="7538"/>
                                  </a:lnTo>
                                  <a:lnTo>
                                    <a:pt x="7538" y="0"/>
                                  </a:lnTo>
                                  <a:lnTo>
                                    <a:pt x="16705" y="0"/>
                                  </a:lnTo>
                                  <a:lnTo>
                                    <a:pt x="25957" y="0"/>
                                  </a:lnTo>
                                  <a:lnTo>
                                    <a:pt x="33496" y="7538"/>
                                  </a:lnTo>
                                  <a:lnTo>
                                    <a:pt x="33496" y="16705"/>
                                  </a:lnTo>
                                  <a:lnTo>
                                    <a:pt x="33496" y="25957"/>
                                  </a:lnTo>
                                  <a:lnTo>
                                    <a:pt x="25957" y="33496"/>
                                  </a:lnTo>
                                  <a:lnTo>
                                    <a:pt x="16705" y="33496"/>
                                  </a:lnTo>
                                  <a:lnTo>
                                    <a:pt x="7538" y="33496"/>
                                  </a:lnTo>
                                  <a:lnTo>
                                    <a:pt x="0" y="25957"/>
                                  </a:lnTo>
                                  <a:lnTo>
                                    <a:pt x="0" y="16705"/>
                                  </a:lnTo>
                                </a:path>
                              </a:pathLst>
                            </a:custGeom>
                            <a:ln w="6082">
                              <a:solidFill>
                                <a:srgbClr val="00008B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" name="Graphic 57"/>
                          <wps:cNvSpPr/>
                          <wps:spPr>
                            <a:xfrm>
                              <a:off x="800309" y="610597"/>
                              <a:ext cx="33655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 h="33655">
                                  <a:moveTo>
                                    <a:pt x="25957" y="0"/>
                                  </a:moveTo>
                                  <a:lnTo>
                                    <a:pt x="7538" y="0"/>
                                  </a:lnTo>
                                  <a:lnTo>
                                    <a:pt x="0" y="7538"/>
                                  </a:lnTo>
                                  <a:lnTo>
                                    <a:pt x="0" y="16705"/>
                                  </a:lnTo>
                                  <a:lnTo>
                                    <a:pt x="0" y="25957"/>
                                  </a:lnTo>
                                  <a:lnTo>
                                    <a:pt x="7538" y="33496"/>
                                  </a:lnTo>
                                  <a:lnTo>
                                    <a:pt x="25957" y="33496"/>
                                  </a:lnTo>
                                  <a:lnTo>
                                    <a:pt x="33496" y="25957"/>
                                  </a:lnTo>
                                  <a:lnTo>
                                    <a:pt x="33496" y="7538"/>
                                  </a:lnTo>
                                  <a:lnTo>
                                    <a:pt x="259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8B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" name="Graphic 58"/>
                          <wps:cNvSpPr/>
                          <wps:spPr>
                            <a:xfrm>
                              <a:off x="800309" y="610597"/>
                              <a:ext cx="33655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 h="33655">
                                  <a:moveTo>
                                    <a:pt x="0" y="16705"/>
                                  </a:moveTo>
                                  <a:lnTo>
                                    <a:pt x="0" y="7538"/>
                                  </a:lnTo>
                                  <a:lnTo>
                                    <a:pt x="7538" y="0"/>
                                  </a:lnTo>
                                  <a:lnTo>
                                    <a:pt x="16705" y="0"/>
                                  </a:lnTo>
                                  <a:lnTo>
                                    <a:pt x="25957" y="0"/>
                                  </a:lnTo>
                                  <a:lnTo>
                                    <a:pt x="33496" y="7538"/>
                                  </a:lnTo>
                                  <a:lnTo>
                                    <a:pt x="33496" y="16705"/>
                                  </a:lnTo>
                                  <a:lnTo>
                                    <a:pt x="33496" y="25957"/>
                                  </a:lnTo>
                                  <a:lnTo>
                                    <a:pt x="25957" y="33496"/>
                                  </a:lnTo>
                                  <a:lnTo>
                                    <a:pt x="16705" y="33496"/>
                                  </a:lnTo>
                                  <a:lnTo>
                                    <a:pt x="7538" y="33496"/>
                                  </a:lnTo>
                                  <a:lnTo>
                                    <a:pt x="0" y="25957"/>
                                  </a:lnTo>
                                  <a:lnTo>
                                    <a:pt x="0" y="16705"/>
                                  </a:lnTo>
                                </a:path>
                              </a:pathLst>
                            </a:custGeom>
                            <a:ln w="6082">
                              <a:solidFill>
                                <a:srgbClr val="00008B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" name="Graphic 59"/>
                          <wps:cNvSpPr/>
                          <wps:spPr>
                            <a:xfrm>
                              <a:off x="133641" y="1188598"/>
                              <a:ext cx="33655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 h="33655">
                                  <a:moveTo>
                                    <a:pt x="25957" y="0"/>
                                  </a:moveTo>
                                  <a:lnTo>
                                    <a:pt x="7538" y="0"/>
                                  </a:lnTo>
                                  <a:lnTo>
                                    <a:pt x="0" y="7538"/>
                                  </a:lnTo>
                                  <a:lnTo>
                                    <a:pt x="0" y="16705"/>
                                  </a:lnTo>
                                  <a:lnTo>
                                    <a:pt x="0" y="25957"/>
                                  </a:lnTo>
                                  <a:lnTo>
                                    <a:pt x="7538" y="33496"/>
                                  </a:lnTo>
                                  <a:lnTo>
                                    <a:pt x="25957" y="33496"/>
                                  </a:lnTo>
                                  <a:lnTo>
                                    <a:pt x="33496" y="25957"/>
                                  </a:lnTo>
                                  <a:lnTo>
                                    <a:pt x="33496" y="7538"/>
                                  </a:lnTo>
                                  <a:lnTo>
                                    <a:pt x="259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8B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" name="Graphic 60"/>
                          <wps:cNvSpPr/>
                          <wps:spPr>
                            <a:xfrm>
                              <a:off x="133641" y="1188598"/>
                              <a:ext cx="33655" cy="33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655" h="33655">
                                  <a:moveTo>
                                    <a:pt x="0" y="16705"/>
                                  </a:moveTo>
                                  <a:lnTo>
                                    <a:pt x="0" y="7538"/>
                                  </a:lnTo>
                                  <a:lnTo>
                                    <a:pt x="7538" y="0"/>
                                  </a:lnTo>
                                  <a:lnTo>
                                    <a:pt x="16705" y="0"/>
                                  </a:lnTo>
                                  <a:lnTo>
                                    <a:pt x="25957" y="0"/>
                                  </a:lnTo>
                                  <a:lnTo>
                                    <a:pt x="33496" y="7538"/>
                                  </a:lnTo>
                                  <a:lnTo>
                                    <a:pt x="33496" y="16705"/>
                                  </a:lnTo>
                                  <a:lnTo>
                                    <a:pt x="33496" y="25957"/>
                                  </a:lnTo>
                                  <a:lnTo>
                                    <a:pt x="25957" y="33496"/>
                                  </a:lnTo>
                                  <a:lnTo>
                                    <a:pt x="16705" y="33496"/>
                                  </a:lnTo>
                                  <a:lnTo>
                                    <a:pt x="7538" y="33496"/>
                                  </a:lnTo>
                                  <a:lnTo>
                                    <a:pt x="0" y="25957"/>
                                  </a:lnTo>
                                  <a:lnTo>
                                    <a:pt x="0" y="16705"/>
                                  </a:lnTo>
                                </a:path>
                              </a:pathLst>
                            </a:custGeom>
                            <a:ln w="6082">
                              <a:solidFill>
                                <a:srgbClr val="00008B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" name="Graphic 61"/>
                          <wps:cNvSpPr/>
                          <wps:spPr>
                            <a:xfrm>
                              <a:off x="23472" y="186627"/>
                              <a:ext cx="1133475" cy="11334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33475" h="1133475">
                                  <a:moveTo>
                                    <a:pt x="0" y="1133214"/>
                                  </a:moveTo>
                                  <a:lnTo>
                                    <a:pt x="1133214" y="0"/>
                                  </a:lnTo>
                                </a:path>
                              </a:pathLst>
                            </a:custGeom>
                            <a:ln w="9166">
                              <a:solidFill>
                                <a:srgbClr val="000000"/>
                              </a:solidFill>
                              <a:prstDash val="dash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" name="Graphic 62"/>
                          <wps:cNvSpPr/>
                          <wps:spPr>
                            <a:xfrm>
                              <a:off x="74959" y="69862"/>
                              <a:ext cx="1030605" cy="12998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30605" h="1299845">
                                  <a:moveTo>
                                    <a:pt x="1030155" y="0"/>
                                  </a:moveTo>
                                  <a:lnTo>
                                    <a:pt x="886747" y="174334"/>
                                  </a:lnTo>
                                  <a:lnTo>
                                    <a:pt x="704189" y="394500"/>
                                  </a:lnTo>
                                  <a:lnTo>
                                    <a:pt x="573803" y="549644"/>
                                  </a:lnTo>
                                  <a:lnTo>
                                    <a:pt x="508610" y="625974"/>
                                  </a:lnTo>
                                  <a:lnTo>
                                    <a:pt x="469459" y="671207"/>
                                  </a:lnTo>
                                  <a:lnTo>
                                    <a:pt x="404266" y="745395"/>
                                  </a:lnTo>
                                  <a:lnTo>
                                    <a:pt x="352094" y="803393"/>
                                  </a:lnTo>
                                  <a:lnTo>
                                    <a:pt x="312944" y="845970"/>
                                  </a:lnTo>
                                  <a:lnTo>
                                    <a:pt x="273880" y="887690"/>
                                  </a:lnTo>
                                  <a:lnTo>
                                    <a:pt x="221708" y="942003"/>
                                  </a:lnTo>
                                  <a:lnTo>
                                    <a:pt x="169536" y="994860"/>
                                  </a:lnTo>
                                  <a:lnTo>
                                    <a:pt x="117364" y="1046432"/>
                                  </a:lnTo>
                                  <a:lnTo>
                                    <a:pt x="52171" y="1109398"/>
                                  </a:lnTo>
                                  <a:lnTo>
                                    <a:pt x="0" y="1158914"/>
                                  </a:lnTo>
                                  <a:lnTo>
                                    <a:pt x="0" y="1299838"/>
                                  </a:lnTo>
                                  <a:lnTo>
                                    <a:pt x="91236" y="1193610"/>
                                  </a:lnTo>
                                  <a:lnTo>
                                    <a:pt x="143407" y="1134156"/>
                                  </a:lnTo>
                                  <a:lnTo>
                                    <a:pt x="195579" y="1075902"/>
                                  </a:lnTo>
                                  <a:lnTo>
                                    <a:pt x="247751" y="1019019"/>
                                  </a:lnTo>
                                  <a:lnTo>
                                    <a:pt x="286901" y="977384"/>
                                  </a:lnTo>
                                  <a:lnTo>
                                    <a:pt x="325966" y="936520"/>
                                  </a:lnTo>
                                  <a:lnTo>
                                    <a:pt x="365116" y="896514"/>
                                  </a:lnTo>
                                  <a:lnTo>
                                    <a:pt x="404266" y="857278"/>
                                  </a:lnTo>
                                  <a:lnTo>
                                    <a:pt x="443331" y="818813"/>
                                  </a:lnTo>
                                  <a:lnTo>
                                    <a:pt x="495502" y="768269"/>
                                  </a:lnTo>
                                  <a:lnTo>
                                    <a:pt x="534653" y="731003"/>
                                  </a:lnTo>
                                  <a:lnTo>
                                    <a:pt x="586824" y="681830"/>
                                  </a:lnTo>
                                  <a:lnTo>
                                    <a:pt x="665039" y="609098"/>
                                  </a:lnTo>
                                  <a:lnTo>
                                    <a:pt x="821554" y="465776"/>
                                  </a:lnTo>
                                  <a:lnTo>
                                    <a:pt x="1030155" y="277221"/>
                                  </a:lnTo>
                                  <a:lnTo>
                                    <a:pt x="103015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99999">
                                <a:alpha val="399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" name="Graphic 63"/>
                          <wps:cNvSpPr/>
                          <wps:spPr>
                            <a:xfrm>
                              <a:off x="74959" y="208472"/>
                              <a:ext cx="1030605" cy="109093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30605" h="1090930">
                                  <a:moveTo>
                                    <a:pt x="0" y="1090723"/>
                                  </a:moveTo>
                                  <a:lnTo>
                                    <a:pt x="13021" y="1076930"/>
                                  </a:lnTo>
                                  <a:lnTo>
                                    <a:pt x="26043" y="1063138"/>
                                  </a:lnTo>
                                  <a:lnTo>
                                    <a:pt x="39150" y="1049345"/>
                                  </a:lnTo>
                                  <a:lnTo>
                                    <a:pt x="52171" y="1035552"/>
                                  </a:lnTo>
                                  <a:lnTo>
                                    <a:pt x="65193" y="1021674"/>
                                  </a:lnTo>
                                  <a:lnTo>
                                    <a:pt x="78214" y="1007882"/>
                                  </a:lnTo>
                                  <a:lnTo>
                                    <a:pt x="91236" y="994089"/>
                                  </a:lnTo>
                                  <a:lnTo>
                                    <a:pt x="104343" y="980297"/>
                                  </a:lnTo>
                                  <a:lnTo>
                                    <a:pt x="117364" y="966504"/>
                                  </a:lnTo>
                                  <a:lnTo>
                                    <a:pt x="130386" y="952712"/>
                                  </a:lnTo>
                                  <a:lnTo>
                                    <a:pt x="143407" y="938833"/>
                                  </a:lnTo>
                                  <a:lnTo>
                                    <a:pt x="156515" y="925041"/>
                                  </a:lnTo>
                                  <a:lnTo>
                                    <a:pt x="169536" y="911248"/>
                                  </a:lnTo>
                                  <a:lnTo>
                                    <a:pt x="182558" y="897456"/>
                                  </a:lnTo>
                                  <a:lnTo>
                                    <a:pt x="195579" y="883663"/>
                                  </a:lnTo>
                                  <a:lnTo>
                                    <a:pt x="208601" y="869871"/>
                                  </a:lnTo>
                                  <a:lnTo>
                                    <a:pt x="221708" y="855993"/>
                                  </a:lnTo>
                                  <a:lnTo>
                                    <a:pt x="234729" y="842200"/>
                                  </a:lnTo>
                                  <a:lnTo>
                                    <a:pt x="247751" y="828408"/>
                                  </a:lnTo>
                                  <a:lnTo>
                                    <a:pt x="260772" y="814615"/>
                                  </a:lnTo>
                                  <a:lnTo>
                                    <a:pt x="273880" y="800823"/>
                                  </a:lnTo>
                                  <a:lnTo>
                                    <a:pt x="286901" y="787030"/>
                                  </a:lnTo>
                                  <a:lnTo>
                                    <a:pt x="299923" y="773152"/>
                                  </a:lnTo>
                                  <a:lnTo>
                                    <a:pt x="312944" y="759359"/>
                                  </a:lnTo>
                                  <a:lnTo>
                                    <a:pt x="325966" y="745567"/>
                                  </a:lnTo>
                                  <a:lnTo>
                                    <a:pt x="339073" y="731774"/>
                                  </a:lnTo>
                                  <a:lnTo>
                                    <a:pt x="352094" y="717982"/>
                                  </a:lnTo>
                                  <a:lnTo>
                                    <a:pt x="365116" y="704189"/>
                                  </a:lnTo>
                                  <a:lnTo>
                                    <a:pt x="378137" y="690311"/>
                                  </a:lnTo>
                                  <a:lnTo>
                                    <a:pt x="391245" y="676519"/>
                                  </a:lnTo>
                                  <a:lnTo>
                                    <a:pt x="404266" y="662726"/>
                                  </a:lnTo>
                                  <a:lnTo>
                                    <a:pt x="417288" y="648933"/>
                                  </a:lnTo>
                                  <a:lnTo>
                                    <a:pt x="430309" y="635141"/>
                                  </a:lnTo>
                                  <a:lnTo>
                                    <a:pt x="443331" y="621348"/>
                                  </a:lnTo>
                                  <a:lnTo>
                                    <a:pt x="456438" y="607470"/>
                                  </a:lnTo>
                                  <a:lnTo>
                                    <a:pt x="469459" y="593678"/>
                                  </a:lnTo>
                                  <a:lnTo>
                                    <a:pt x="482481" y="579885"/>
                                  </a:lnTo>
                                  <a:lnTo>
                                    <a:pt x="495502" y="566093"/>
                                  </a:lnTo>
                                  <a:lnTo>
                                    <a:pt x="508610" y="552300"/>
                                  </a:lnTo>
                                  <a:lnTo>
                                    <a:pt x="521631" y="538508"/>
                                  </a:lnTo>
                                  <a:lnTo>
                                    <a:pt x="534653" y="524629"/>
                                  </a:lnTo>
                                  <a:lnTo>
                                    <a:pt x="547674" y="510837"/>
                                  </a:lnTo>
                                  <a:lnTo>
                                    <a:pt x="560696" y="497044"/>
                                  </a:lnTo>
                                  <a:lnTo>
                                    <a:pt x="573803" y="483252"/>
                                  </a:lnTo>
                                  <a:lnTo>
                                    <a:pt x="586824" y="469459"/>
                                  </a:lnTo>
                                  <a:lnTo>
                                    <a:pt x="599846" y="455581"/>
                                  </a:lnTo>
                                  <a:lnTo>
                                    <a:pt x="612867" y="441789"/>
                                  </a:lnTo>
                                  <a:lnTo>
                                    <a:pt x="625974" y="427996"/>
                                  </a:lnTo>
                                  <a:lnTo>
                                    <a:pt x="638996" y="414204"/>
                                  </a:lnTo>
                                  <a:lnTo>
                                    <a:pt x="652018" y="400411"/>
                                  </a:lnTo>
                                  <a:lnTo>
                                    <a:pt x="665039" y="386619"/>
                                  </a:lnTo>
                                  <a:lnTo>
                                    <a:pt x="678061" y="372740"/>
                                  </a:lnTo>
                                  <a:lnTo>
                                    <a:pt x="691168" y="358948"/>
                                  </a:lnTo>
                                  <a:lnTo>
                                    <a:pt x="704189" y="345155"/>
                                  </a:lnTo>
                                  <a:lnTo>
                                    <a:pt x="717211" y="331363"/>
                                  </a:lnTo>
                                  <a:lnTo>
                                    <a:pt x="730232" y="317570"/>
                                  </a:lnTo>
                                  <a:lnTo>
                                    <a:pt x="743339" y="303778"/>
                                  </a:lnTo>
                                  <a:lnTo>
                                    <a:pt x="756361" y="289900"/>
                                  </a:lnTo>
                                  <a:lnTo>
                                    <a:pt x="769382" y="276107"/>
                                  </a:lnTo>
                                  <a:lnTo>
                                    <a:pt x="782404" y="262314"/>
                                  </a:lnTo>
                                  <a:lnTo>
                                    <a:pt x="795425" y="248522"/>
                                  </a:lnTo>
                                  <a:lnTo>
                                    <a:pt x="808533" y="234729"/>
                                  </a:lnTo>
                                  <a:lnTo>
                                    <a:pt x="821554" y="220937"/>
                                  </a:lnTo>
                                  <a:lnTo>
                                    <a:pt x="834576" y="207059"/>
                                  </a:lnTo>
                                  <a:lnTo>
                                    <a:pt x="847597" y="193266"/>
                                  </a:lnTo>
                                  <a:lnTo>
                                    <a:pt x="860704" y="179474"/>
                                  </a:lnTo>
                                  <a:lnTo>
                                    <a:pt x="873726" y="165681"/>
                                  </a:lnTo>
                                  <a:lnTo>
                                    <a:pt x="886747" y="151889"/>
                                  </a:lnTo>
                                  <a:lnTo>
                                    <a:pt x="899769" y="138096"/>
                                  </a:lnTo>
                                  <a:lnTo>
                                    <a:pt x="912790" y="124218"/>
                                  </a:lnTo>
                                  <a:lnTo>
                                    <a:pt x="925898" y="110425"/>
                                  </a:lnTo>
                                  <a:lnTo>
                                    <a:pt x="938919" y="96633"/>
                                  </a:lnTo>
                                  <a:lnTo>
                                    <a:pt x="951941" y="82840"/>
                                  </a:lnTo>
                                  <a:lnTo>
                                    <a:pt x="964962" y="69048"/>
                                  </a:lnTo>
                                  <a:lnTo>
                                    <a:pt x="978069" y="55255"/>
                                  </a:lnTo>
                                  <a:lnTo>
                                    <a:pt x="991091" y="41377"/>
                                  </a:lnTo>
                                  <a:lnTo>
                                    <a:pt x="1004112" y="27585"/>
                                  </a:lnTo>
                                  <a:lnTo>
                                    <a:pt x="1017134" y="13792"/>
                                  </a:lnTo>
                                  <a:lnTo>
                                    <a:pt x="1030155" y="0"/>
                                  </a:lnTo>
                                </a:path>
                              </a:pathLst>
                            </a:custGeom>
                            <a:ln w="18247">
                              <a:solidFill>
                                <a:srgbClr val="CD3278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" name="Graphic 64"/>
                          <wps:cNvSpPr/>
                          <wps:spPr>
                            <a:xfrm>
                              <a:off x="23472" y="4583"/>
                              <a:ext cx="1133475" cy="14363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33475" h="1436370">
                                  <a:moveTo>
                                    <a:pt x="0" y="1436221"/>
                                  </a:moveTo>
                                  <a:lnTo>
                                    <a:pt x="1133214" y="1436221"/>
                                  </a:lnTo>
                                  <a:lnTo>
                                    <a:pt x="113321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436221"/>
                                  </a:lnTo>
                                  <a:close/>
                                </a:path>
                              </a:pathLst>
                            </a:custGeom>
                            <a:ln w="9166">
                              <a:solidFill>
                                <a:srgbClr val="333333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" name="Graphic 65"/>
                          <wps:cNvSpPr/>
                          <wps:spPr>
                            <a:xfrm>
                              <a:off x="0" y="231774"/>
                              <a:ext cx="1111885" cy="12325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11885" h="1232535">
                                  <a:moveTo>
                                    <a:pt x="0" y="998887"/>
                                  </a:moveTo>
                                  <a:lnTo>
                                    <a:pt x="23472" y="998887"/>
                                  </a:lnTo>
                                </a:path>
                                <a:path w="1111885" h="1232535">
                                  <a:moveTo>
                                    <a:pt x="0" y="749165"/>
                                  </a:moveTo>
                                  <a:lnTo>
                                    <a:pt x="23472" y="749165"/>
                                  </a:lnTo>
                                </a:path>
                                <a:path w="1111885" h="1232535">
                                  <a:moveTo>
                                    <a:pt x="0" y="499443"/>
                                  </a:moveTo>
                                  <a:lnTo>
                                    <a:pt x="23472" y="499443"/>
                                  </a:lnTo>
                                </a:path>
                                <a:path w="1111885" h="1232535">
                                  <a:moveTo>
                                    <a:pt x="0" y="249721"/>
                                  </a:moveTo>
                                  <a:lnTo>
                                    <a:pt x="23472" y="249721"/>
                                  </a:lnTo>
                                </a:path>
                                <a:path w="1111885" h="1232535">
                                  <a:moveTo>
                                    <a:pt x="0" y="0"/>
                                  </a:moveTo>
                                  <a:lnTo>
                                    <a:pt x="23472" y="0"/>
                                  </a:lnTo>
                                </a:path>
                                <a:path w="1111885" h="1232535">
                                  <a:moveTo>
                                    <a:pt x="112567" y="1232503"/>
                                  </a:moveTo>
                                  <a:lnTo>
                                    <a:pt x="112567" y="1209030"/>
                                  </a:lnTo>
                                </a:path>
                                <a:path w="1111885" h="1232535">
                                  <a:moveTo>
                                    <a:pt x="362289" y="1232503"/>
                                  </a:moveTo>
                                  <a:lnTo>
                                    <a:pt x="362289" y="1209030"/>
                                  </a:lnTo>
                                </a:path>
                                <a:path w="1111885" h="1232535">
                                  <a:moveTo>
                                    <a:pt x="612011" y="1232503"/>
                                  </a:moveTo>
                                  <a:lnTo>
                                    <a:pt x="612011" y="1209030"/>
                                  </a:lnTo>
                                </a:path>
                                <a:path w="1111885" h="1232535">
                                  <a:moveTo>
                                    <a:pt x="861818" y="1232503"/>
                                  </a:moveTo>
                                  <a:lnTo>
                                    <a:pt x="861818" y="1209030"/>
                                  </a:lnTo>
                                </a:path>
                                <a:path w="1111885" h="1232535">
                                  <a:moveTo>
                                    <a:pt x="1111540" y="1232503"/>
                                  </a:moveTo>
                                  <a:lnTo>
                                    <a:pt x="1111540" y="1209030"/>
                                  </a:lnTo>
                                </a:path>
                              </a:pathLst>
                            </a:custGeom>
                            <a:ln w="9166">
                              <a:solidFill>
                                <a:srgbClr val="333333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437B4E7A" id="Group 22" o:spid="_x0000_s1026" style="position:absolute;margin-left:135.3pt;margin-top:-14.75pt;width:91.45pt;height:115.3pt;z-index:15736320;mso-wrap-distance-left:0;mso-wrap-distance-right:0;mso-position-horizontal-relative:page" coordsize="11614,14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">
                  <v:shape id="Graphic 23" o:spid="_x0000_s1027" style="position:absolute;left:234;top:45;width:11335;height:14364;visibility:visible;mso-wrap-style:square;v-text-anchor:top" coordsize="1133475,1436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" path="m,1350981r1133214,em,1101260r1133214,em,851538r1133214,em,601816r1133214,em,352009r1133214,em,102287r1133214,em213998,1436221l213998,em463720,1436221l463720,em713441,1436221l713441,em963163,1436221l963163,e" filled="f" strokecolor="#ebebeb" strokeweight=".1261mm">
                    <v:path arrowok="t"/>
                  </v:shape>
                  <v:shape id="Graphic 24" o:spid="_x0000_s1028" style="position:absolute;left:234;top:45;width:11335;height:14364;visibility:visible;mso-wrap-style:square;v-text-anchor:top" coordsize="1133475,1436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" path="m,1226078r1133214,em,976356r1133214,em,726634r1133214,em,476912r1133214,em,227191r1133214,em89094,1436221l89094,em338816,1436221l338816,em588538,1436221l588538,em838345,1436221l838345,em1088067,1436221l1088067,e" filled="f" strokecolor="#ebebeb" strokeweight=".25461mm">
                    <v:path arrowok="t"/>
                  </v:shape>
                  <v:shape id="Graphic 25" o:spid="_x0000_s1029" style="position:absolute;left:7039;top:6845;width:336;height:336;visibility:visible;mso-wrap-style:square;v-text-anchor:top" coordsize="3365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" path="m25957,l7538,,,7538r,9167l,25957r7538,7539l25957,33496r7539,-7539l33496,7538,25957,xe" fillcolor="#00008b" stroked="f">
                    <v:fill opacity="32896f"/>
                    <v:path arrowok="t"/>
                  </v:shape>
                  <v:shape id="Graphic 26" o:spid="_x0000_s1030" style="position:absolute;left:7039;top:6845;width:336;height:336;visibility:visible;mso-wrap-style:square;v-text-anchor:top" coordsize="3365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" path="m,16705l,7538,7538,r9167,l25957,r7539,7538l33496,16705r,9252l25957,33496r-9252,l7538,33496,,25957,,16705e" filled="f" strokecolor="#00008b" strokeweight=".16894mm">
                    <v:path arrowok="t"/>
                  </v:shape>
                  <v:shape id="Graphic 27" o:spid="_x0000_s1031" style="position:absolute;left:639;top:12918;width:337;height:336;visibility:visible;mso-wrap-style:square;v-text-anchor:top" coordsize="3365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" path="m25957,l7538,,,7538r,9167l,25957r7538,7539l25957,33496r7539,-7539l33496,7538,25957,xe" fillcolor="#00008b" stroked="f">
                    <v:fill opacity="32896f"/>
                    <v:path arrowok="t"/>
                  </v:shape>
                  <v:shape id="Graphic 28" o:spid="_x0000_s1032" style="position:absolute;left:639;top:12918;width:337;height:336;visibility:visible;mso-wrap-style:square;v-text-anchor:top" coordsize="3365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" path="m,16705l,7538,7538,r9252,l25957,r7539,7538l33496,16705r,9252l25957,33496r-9167,l7538,33496,,25957,,16705e" filled="f" strokecolor="#00008b" strokeweight=".16894mm">
                    <v:path arrowok="t"/>
                  </v:shape>
                  <v:shape id="Graphic 29" o:spid="_x0000_s1033" style="position:absolute;left:2050;top:12479;width:337;height:337;visibility:visible;mso-wrap-style:square;v-text-anchor:top" coordsize="3365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" path="m25957,l7538,,,7538r,9252l,25957r7538,7539l25957,33496r7539,-7539l33496,7538,25957,xe" fillcolor="#00008b" stroked="f">
                    <v:fill opacity="32896f"/>
                    <v:path arrowok="t"/>
                  </v:shape>
                  <v:shape id="Graphic 30" o:spid="_x0000_s1034" style="position:absolute;left:2050;top:12479;width:337;height:337;visibility:visible;mso-wrap-style:square;v-text-anchor:top" coordsize="3365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" path="m,16790l,7538,7538,r9252,l25957,r7539,7538l33496,16790r,9167l25957,33496r-9167,l7538,33496,,25957,,16790e" filled="f" strokecolor="#00008b" strokeweight=".16894mm">
                    <v:path arrowok="t"/>
                  </v:shape>
                  <v:shape id="Graphic 31" o:spid="_x0000_s1035" style="position:absolute;left:10884;top:738;width:336;height:337;visibility:visible;mso-wrap-style:square;v-text-anchor:top" coordsize="3365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" path="m25957,l7538,,,7538r,9167l,25957r7538,7539l25957,33496r7539,-7539l33496,7538,25957,xe" fillcolor="#00008b" stroked="f">
                    <v:fill opacity="32896f"/>
                    <v:path arrowok="t"/>
                  </v:shape>
                  <v:shape id="Graphic 32" o:spid="_x0000_s1036" style="position:absolute;left:10884;top:738;width:336;height:337;visibility:visible;mso-wrap-style:square;v-text-anchor:top" coordsize="3365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" path="m,16705l,7538,7538,r9167,l25957,r7539,7538l33496,16705r,9252l25957,33496r-9252,l7538,33496,,25957,,16705e" filled="f" strokecolor="#00008b" strokeweight=".16894mm">
                    <v:path arrowok="t"/>
                  </v:shape>
                  <v:shape id="Graphic 33" o:spid="_x0000_s1037" style="position:absolute;left:581;top:12929;width:337;height:336;visibility:visible;mso-wrap-style:square;v-text-anchor:top" coordsize="3365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" path="m25957,l7538,,,7538r,9252l,25957r7538,7539l25957,33496r7539,-7539l33496,7538,25957,xe" fillcolor="#00008b" stroked="f">
                    <v:fill opacity="32896f"/>
                    <v:path arrowok="t"/>
                  </v:shape>
                  <v:shape id="Graphic 34" o:spid="_x0000_s1038" style="position:absolute;left:581;top:12929;width:337;height:336;visibility:visible;mso-wrap-style:square;v-text-anchor:top" coordsize="3365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" path="m,16790l,7538,7538,r9252,l25957,r7539,7538l33496,16790r,9167l25957,33496r-9167,l7538,33496,,25957,,16790e" filled="f" strokecolor="#00008b" strokeweight=".16894mm">
                    <v:path arrowok="t"/>
                  </v:shape>
                  <v:shape id="Graphic 35" o:spid="_x0000_s1039" style="position:absolute;left:1771;top:11724;width:337;height:336;visibility:visible;mso-wrap-style:square;v-text-anchor:top" coordsize="3365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" path="m25957,l7538,,,7538r,9167l,25957r7538,7539l25957,33496r7539,-7539l33496,7538,25957,xe" fillcolor="#00008b" stroked="f">
                    <v:fill opacity="32896f"/>
                    <v:path arrowok="t"/>
                  </v:shape>
                  <v:shape id="Graphic 36" o:spid="_x0000_s1040" style="position:absolute;left:1771;top:11724;width:337;height:336;visibility:visible;mso-wrap-style:square;v-text-anchor:top" coordsize="3365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" path="m,16705l,7538,7538,r9252,l25957,r7539,7538l33496,16705r,9252l25957,33496r-9167,l7538,33496,,25957,,16705e" filled="f" strokecolor="#00008b" strokeweight=".16894mm">
                    <v:path arrowok="t"/>
                  </v:shape>
                  <v:shape id="Graphic 37" o:spid="_x0000_s1041" style="position:absolute;left:8077;top:3564;width:337;height:336;visibility:visible;mso-wrap-style:square;v-text-anchor:top" coordsize="3365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" path="m25957,l7538,,,7538r,9252l,25957r7538,7539l25957,33496r7539,-7539l33496,7538,25957,xe" fillcolor="#00008b" stroked="f">
                    <v:fill opacity="32896f"/>
                    <v:path arrowok="t"/>
                  </v:shape>
                  <v:shape id="Graphic 38" o:spid="_x0000_s1042" style="position:absolute;left:8077;top:3564;width:337;height:336;visibility:visible;mso-wrap-style:square;v-text-anchor:top" coordsize="3365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" path="m,16790l,7538,7538,r9167,l25957,r7539,7538l33496,16790r,9167l25957,33496r-9252,l7538,33496,,25957,,16790e" filled="f" strokecolor="#00008b" strokeweight=".16894mm">
                    <v:path arrowok="t"/>
                  </v:shape>
                  <v:shape id="Graphic 39" o:spid="_x0000_s1043" style="position:absolute;left:758;top:10458;width:336;height:337;visibility:visible;mso-wrap-style:square;v-text-anchor:top" coordsize="3365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" path="m25957,l7538,,,7538r,9167l,25957r7538,7539l25957,33496r7539,-7539l33496,7538,25957,xe" fillcolor="#00008b" stroked="f">
                    <v:fill opacity="32896f"/>
                    <v:path arrowok="t"/>
                  </v:shape>
                  <v:shape id="Graphic 40" o:spid="_x0000_s1044" style="position:absolute;left:758;top:10458;width:336;height:337;visibility:visible;mso-wrap-style:square;v-text-anchor:top" coordsize="3365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" path="m,16705l,7538,7538,r9167,l25957,r7539,7538l33496,16705r,9252l25957,33496r-9252,l7538,33496,,25957,,16705e" filled="f" strokecolor="#00008b" strokeweight=".16894mm">
                    <v:path arrowok="t"/>
                  </v:shape>
                  <v:shape id="Graphic 41" o:spid="_x0000_s1045" style="position:absolute;left:1639;top:10664;width:337;height:336;visibility:visible;mso-wrap-style:square;v-text-anchor:top" coordsize="3365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" path="m25957,l7538,,,7538r,9252l,25957r7538,7539l25957,33496r7539,-7539l33496,7538,25957,xe" fillcolor="#00008b" stroked="f">
                    <v:fill opacity="32896f"/>
                    <v:path arrowok="t"/>
                  </v:shape>
                  <v:shape id="Graphic 42" o:spid="_x0000_s1046" style="position:absolute;left:1639;top:10664;width:337;height:336;visibility:visible;mso-wrap-style:square;v-text-anchor:top" coordsize="3365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" path="m,16790l,7538,7538,r9167,l25957,r7539,7538l33496,16790r,9167l25957,33496r-9252,l7538,33496,,25957,,16790e" filled="f" strokecolor="#00008b" strokeweight=".16894mm">
                    <v:path arrowok="t"/>
                  </v:shape>
                  <v:shape id="Graphic 43" o:spid="_x0000_s1047" style="position:absolute;left:797;top:13587;width:337;height:336;visibility:visible;mso-wrap-style:square;v-text-anchor:top" coordsize="3365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" path="m25957,l7538,,,7538r,9252l,25957r7538,7539l25957,33496r7539,-7539l33496,7538,25957,xe" fillcolor="#00008b" stroked="f">
                    <v:fill opacity="32896f"/>
                    <v:path arrowok="t"/>
                  </v:shape>
                  <v:shape id="Graphic 44" o:spid="_x0000_s1048" style="position:absolute;left:797;top:13587;width:337;height:336;visibility:visible;mso-wrap-style:square;v-text-anchor:top" coordsize="3365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" path="m,16790l,7538,7538,r9167,l25957,r7539,7538l33496,16790r,9167l25957,33496r-9252,l7538,33496,,25957,,16790e" filled="f" strokecolor="#00008b" strokeweight=".16894mm">
                    <v:path arrowok="t"/>
                  </v:shape>
                  <v:shape id="Graphic 45" o:spid="_x0000_s1049" style="position:absolute;left:5305;top:9288;width:336;height:337;visibility:visible;mso-wrap-style:square;v-text-anchor:top" coordsize="3365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" path="m25957,l7538,,,7538r,9252l,25957r7538,7539l25957,33496r7539,-7539l33496,7538,25957,xe" fillcolor="#00008b" stroked="f">
                    <v:fill opacity="32896f"/>
                    <v:path arrowok="t"/>
                  </v:shape>
                  <v:shape id="Graphic 46" o:spid="_x0000_s1050" style="position:absolute;left:5305;top:9288;width:336;height:337;visibility:visible;mso-wrap-style:square;v-text-anchor:top" coordsize="3365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" path="m,16790l,7538,7538,r9252,l25957,r7539,7538l33496,16790r,9167l25957,33496r-9167,l7538,33496,,25957,,16790e" filled="f" strokecolor="#00008b" strokeweight=".16894mm">
                    <v:path arrowok="t"/>
                  </v:shape>
                  <v:shape id="Graphic 47" o:spid="_x0000_s1051" style="position:absolute;left:3341;top:10061;width:336;height:336;visibility:visible;mso-wrap-style:square;v-text-anchor:top" coordsize="3365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" path="m25957,l7538,,,7538r,9252l,25957r7538,7539l25957,33496r7539,-7539l33496,7538,25957,xe" fillcolor="#00008b" stroked="f">
                    <v:fill opacity="32896f"/>
                    <v:path arrowok="t"/>
                  </v:shape>
                  <v:shape id="Graphic 48" o:spid="_x0000_s1052" style="position:absolute;left:3341;top:10061;width:336;height:336;visibility:visible;mso-wrap-style:square;v-text-anchor:top" coordsize="3365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" path="m,16790l,7538,7538,r9167,l25957,r7539,7538l33496,16790r,9167l25957,33496r-9252,l7538,33496,,25957,,16790e" filled="f" strokecolor="#00008b" strokeweight=".16894mm">
                    <v:path arrowok="t"/>
                  </v:shape>
                  <v:shape id="Graphic 49" o:spid="_x0000_s1053" style="position:absolute;left:1968;top:10517;width:337;height:337;visibility:visible;mso-wrap-style:square;v-text-anchor:top" coordsize="3365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" path="m25957,l7538,,,7538r,9252l,25957r7538,7539l25957,33496r7539,-7539l33496,7538,25957,xe" fillcolor="#00008b" stroked="f">
                    <v:fill opacity="32896f"/>
                    <v:path arrowok="t"/>
                  </v:shape>
                  <v:shape id="Graphic 50" o:spid="_x0000_s1054" style="position:absolute;left:1968;top:10517;width:337;height:337;visibility:visible;mso-wrap-style:square;v-text-anchor:top" coordsize="3365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" path="m,16790l,7538,7538,r9167,l25957,r7539,7538l33496,16790r,9167l25957,33496r-9252,l7538,33496,,25957,,16790e" filled="f" strokecolor="#00008b" strokeweight=".16894mm">
                    <v:path arrowok="t"/>
                  </v:shape>
                  <v:shape id="Graphic 51" o:spid="_x0000_s1055" style="position:absolute;left:2498;top:10899;width:337;height:336;visibility:visible;mso-wrap-style:square;v-text-anchor:top" coordsize="3365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" path="m25957,l7538,,,7538r,9252l,25957r7538,7539l25957,33496r7539,-7539l33496,7538,25957,xe" fillcolor="#00008b" stroked="f">
                    <v:fill opacity="32896f"/>
                    <v:path arrowok="t"/>
                  </v:shape>
                  <v:shape id="Graphic 52" o:spid="_x0000_s1056" style="position:absolute;left:2498;top:10899;width:337;height:336;visibility:visible;mso-wrap-style:square;v-text-anchor:top" coordsize="3365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" path="m,16790l,7538,7538,r9167,l25957,r7539,7538l33496,16790r,9167l25957,33496r-9252,l7538,33496,,25957,,16790e" filled="f" strokecolor="#00008b" strokeweight=".16894mm">
                    <v:path arrowok="t"/>
                  </v:shape>
                  <v:shape id="Graphic 53" o:spid="_x0000_s1057" style="position:absolute;left:2522;top:11523;width:336;height:337;visibility:visible;mso-wrap-style:square;v-text-anchor:top" coordsize="3365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" path="m25957,l7538,,,7538r,9252l,25957r7538,7539l25957,33496r7539,-7539l33496,7538,25957,xe" fillcolor="#00008b" stroked="f">
                    <v:fill opacity="32896f"/>
                    <v:path arrowok="t"/>
                  </v:shape>
                  <v:shape id="Graphic 54" o:spid="_x0000_s1058" style="position:absolute;left:2522;top:11523;width:336;height:337;visibility:visible;mso-wrap-style:square;v-text-anchor:top" coordsize="3365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" path="m,16790l,7538,7538,r9252,l25957,r7539,7538l33496,16790r,9167l25957,33496r-9167,l7538,33496,,25957,,16790e" filled="f" strokecolor="#00008b" strokeweight=".16894mm">
                    <v:path arrowok="t"/>
                  </v:shape>
                  <v:shape id="Graphic 55" o:spid="_x0000_s1059" style="position:absolute;left:1524;top:11431;width:337;height:337;visibility:visible;mso-wrap-style:square;v-text-anchor:top" coordsize="3365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" path="m25957,l7538,,,7538r,9167l,25957r7538,7539l25957,33496r7539,-7539l33496,7538,25957,xe" fillcolor="#00008b" stroked="f">
                    <v:fill opacity="32896f"/>
                    <v:path arrowok="t"/>
                  </v:shape>
                  <v:shape id="Graphic 56" o:spid="_x0000_s1060" style="position:absolute;left:1524;top:11431;width:337;height:337;visibility:visible;mso-wrap-style:square;v-text-anchor:top" coordsize="3365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" path="m,16705l,7538,7538,r9167,l25957,r7539,7538l33496,16705r,9252l25957,33496r-9252,l7538,33496,,25957,,16705e" filled="f" strokecolor="#00008b" strokeweight=".16894mm">
                    <v:path arrowok="t"/>
                  </v:shape>
                  <v:shape id="Graphic 57" o:spid="_x0000_s1061" style="position:absolute;left:8003;top:6105;width:336;height:337;visibility:visible;mso-wrap-style:square;v-text-anchor:top" coordsize="3365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" path="m25957,l7538,,,7538r,9167l,25957r7538,7539l25957,33496r7539,-7539l33496,7538,25957,xe" fillcolor="#00008b" stroked="f">
                    <v:fill opacity="32896f"/>
                    <v:path arrowok="t"/>
                  </v:shape>
                  <v:shape id="Graphic 58" o:spid="_x0000_s1062" style="position:absolute;left:8003;top:6105;width:336;height:337;visibility:visible;mso-wrap-style:square;v-text-anchor:top" coordsize="3365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" path="m,16705l,7538,7538,r9167,l25957,r7539,7538l33496,16705r,9252l25957,33496r-9252,l7538,33496,,25957,,16705e" filled="f" strokecolor="#00008b" strokeweight=".16894mm">
                    <v:path arrowok="t"/>
                  </v:shape>
                  <v:shape id="Graphic 59" o:spid="_x0000_s1063" style="position:absolute;left:1336;top:11885;width:336;height:337;visibility:visible;mso-wrap-style:square;v-text-anchor:top" coordsize="3365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" path="m25957,l7538,,,7538r,9167l,25957r7538,7539l25957,33496r7539,-7539l33496,7538,25957,xe" fillcolor="#00008b" stroked="f">
                    <v:fill opacity="32896f"/>
                    <v:path arrowok="t"/>
                  </v:shape>
                  <v:shape id="Graphic 60" o:spid="_x0000_s1064" style="position:absolute;left:1336;top:11885;width:336;height:337;visibility:visible;mso-wrap-style:square;v-text-anchor:top" coordsize="33655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" path="m,16705l,7538,7538,r9167,l25957,r7539,7538l33496,16705r,9252l25957,33496r-9252,l7538,33496,,25957,,16705e" filled="f" strokecolor="#00008b" strokeweight=".16894mm">
                    <v:path arrowok="t"/>
                  </v:shape>
                  <v:shape id="Graphic 61" o:spid="_x0000_s1065" style="position:absolute;left:234;top:1866;width:11335;height:11335;visibility:visible;mso-wrap-style:square;v-text-anchor:top" coordsize="1133475,1133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" path="m,1133214l1133214,e" filled="f" strokeweight=".25461mm">
                    <v:stroke dashstyle="dash"/>
                    <v:path arrowok="t"/>
                  </v:shape>
                  <v:shape id="Graphic 62" o:spid="_x0000_s1066" style="position:absolute;left:749;top:698;width:10306;height:12999;visibility:visible;mso-wrap-style:square;v-text-anchor:top" coordsize="1030605,1299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" path="m1030155,l886747,174334,704189,394500,573803,549644r-65193,76330l469459,671207r-65193,74188l352094,803393r-39150,42577l273880,887690r-52172,54313l169536,994860r-52172,51572l52171,1109398,,1158914r,140924l91236,1193610r52171,-59454l195579,1075902r52172,-56883l286901,977384r39065,-40864l365116,896514r39150,-39236l443331,818813r52171,-50544l534653,731003r52171,-49173l665039,609098,821554,465776,1030155,277221,1030155,xe" fillcolor="#999" stroked="f">
                    <v:fill opacity="26214f"/>
                    <v:path arrowok="t"/>
                  </v:shape>
                  <v:shape id="Graphic 63" o:spid="_x0000_s1067" style="position:absolute;left:749;top:2084;width:10306;height:10910;visibility:visible;mso-wrap-style:square;v-text-anchor:top" coordsize="1030605,1090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" path="m,1090723r13021,-13793l26043,1063138r13107,-13793l52171,1035552r13022,-13878l78214,1007882,91236,994089r13107,-13792l117364,966504r13022,-13792l143407,938833r13108,-13792l169536,911248r13022,-13792l195579,883663r13022,-13792l221708,855993r13021,-13793l247751,828408r13021,-13793l273880,800823r13021,-13793l299923,773152r13021,-13793l325966,745567r13107,-13793l352094,717982r13022,-13793l378137,690311r13108,-13792l404266,662726r13022,-13793l430309,635141r13022,-13793l456438,607470r13021,-13792l482481,579885r13021,-13792l508610,552300r13021,-13792l534653,524629r13021,-13792l560696,497044r13107,-13792l586824,469459r13022,-13878l612867,441789r13107,-13793l638996,414204r13022,-13793l665039,386619r13022,-13879l691168,358948r13021,-13793l717211,331363r13021,-13793l743339,303778r13022,-13878l769382,276107r13022,-13793l795425,248522r13108,-13793l821554,220937r13022,-13878l847597,193266r13107,-13792l873726,165681r13021,-13792l899769,138096r13021,-13878l925898,110425,938919,96633,951941,82840,964962,69048,978069,55255,991091,41377r13021,-13792l1017134,13792,1030155,e" filled="f" strokecolor="#cd3278" strokeweight=".50686mm">
                    <v:path arrowok="t"/>
                  </v:shape>
                  <v:shape id="Graphic 64" o:spid="_x0000_s1068" style="position:absolute;left:234;top:45;width:11335;height:14364;visibility:visible;mso-wrap-style:square;v-text-anchor:top" coordsize="1133475,1436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" path="m,1436221r1133214,l1133214,,,,,1436221xe" filled="f" strokecolor="#333" strokeweight=".25461mm">
                    <v:path arrowok="t"/>
                  </v:shape>
                  <v:shape id="Graphic 65" o:spid="_x0000_s1069" style="position:absolute;top:2317;width:11118;height:12326;visibility:visible;mso-wrap-style:square;v-text-anchor:top" coordsize="1111885,1232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" path="m,998887r23472,em,749165r23472,em,499443r23472,em,249721r23472,em,l23472,em112567,1232503r,-23473em362289,1232503r,-23473em612011,1232503r,-23473em861818,1232503r,-23473em1111540,1232503r,-23473e" filled="f" strokecolor="#333" strokeweight=".25461mm">
                    <v:path arrowok="t"/>
                  </v:shape>
                  <w10:wrap anchorx="page"/>
                </v:group>
              </w:pict>
            </mc:Fallback>
          </mc:AlternateContent>
        </w:r>
      </w:ins>
      <w:r w:rsidR="001E0CFE">
        <w:rPr>
          <w:rFonts w:ascii="Arial"/>
          <w:color w:val="4D4D4D"/>
          <w:spacing w:val="-5"/>
          <w:sz w:val="12"/>
        </w:rPr>
        <w:t>50</w:t>
      </w:r>
    </w:p>
    <w:p w14:paraId="0F0D3350" w14:textId="77777777" w:rsidR="00470D98" w:rsidRDefault="00470D98">
      <w:pPr>
        <w:pStyle w:val="BodyText"/>
        <w:spacing w:before="0"/>
        <w:ind w:left="0"/>
        <w:rPr>
          <w:rFonts w:ascii="Arial"/>
          <w:sz w:val="14"/>
        </w:rPr>
      </w:pPr>
    </w:p>
    <w:p w14:paraId="08763212" w14:textId="06BD15D2" w:rsidR="00470D98" w:rsidRDefault="00133F83">
      <w:pPr>
        <w:spacing w:before="94"/>
        <w:ind w:left="941"/>
        <w:rPr>
          <w:rFonts w:ascii="Arial"/>
          <w:sz w:val="12"/>
        </w:rPr>
      </w:pPr>
      <w:del w:id="288" w:author="Hughes, Anna E" w:date="2023-08-09T15:29:00Z">
        <w:r>
          <w:rPr>
            <w:noProof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487662080" behindDoc="0" locked="0" layoutInCell="1" allowOverlap="1" wp14:anchorId="1EFADE9A" wp14:editId="193A6E19">
                  <wp:simplePos x="0" y="0"/>
                  <wp:positionH relativeFrom="page">
                    <wp:posOffset>1471295</wp:posOffset>
                  </wp:positionH>
                  <wp:positionV relativeFrom="paragraph">
                    <wp:posOffset>95885</wp:posOffset>
                  </wp:positionV>
                  <wp:extent cx="130810" cy="498475"/>
                  <wp:effectExtent l="0" t="0" r="0" b="0"/>
                  <wp:wrapNone/>
                  <wp:docPr id="607" name="docshape5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30810" cy="49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C5945E" w14:textId="77777777" w:rsidR="00087420" w:rsidRDefault="001644E6">
                              <w:pPr>
                                <w:spacing w:before="13"/>
                                <w:ind w:left="20"/>
                                <w:rPr>
                                  <w:del w:id="289" w:author="Hughes, Anna E" w:date="2023-08-09T15:29:00Z"/>
                                  <w:rFonts w:ascii="Arial"/>
                                  <w:sz w:val="15"/>
                                </w:rPr>
                              </w:pPr>
                              <w:del w:id="290" w:author="Hughes, Anna E" w:date="2023-08-09T15:29:00Z">
                                <w:r>
                                  <w:rPr>
                                    <w:rFonts w:ascii="Arial"/>
                                    <w:spacing w:val="-2"/>
                                    <w:sz w:val="15"/>
                                  </w:rPr>
                                  <w:delText>empirical</w:delText>
                                </w:r>
                                <w:r>
                                  <w:rPr>
                                    <w:rFonts w:ascii="Arial"/>
                                    <w:spacing w:val="5"/>
                                    <w:sz w:val="15"/>
                                  </w:rPr>
                                  <w:delText xml:space="preserve"> </w:delText>
                                </w:r>
                                <w:r>
                                  <w:rPr>
                                    <w:rFonts w:ascii="Arial"/>
                                    <w:spacing w:val="-10"/>
                                    <w:sz w:val="15"/>
                                  </w:rPr>
                                  <w:delText>D</w:delText>
                                </w:r>
                              </w:del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w14:anchorId="1EFADE9A" id="docshape53" o:spid="_x0000_s1030" type="#_x0000_t202" style="position:absolute;left:0;text-align:left;margin-left:115.85pt;margin-top:7.55pt;width:10.3pt;height:39.25pt;z-index:487662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" filled="f" stroked="f">
                  <v:textbox style="layout-flow:vertical;mso-layout-flow-alt:bottom-to-top" inset="0,0,0,0">
                    <w:txbxContent>
                      <w:p w14:paraId="68C5945E" w14:textId="77777777" w:rsidR="00087420" w:rsidRDefault="001644E6">
                        <w:pPr>
                          <w:spacing w:before="13"/>
                          <w:ind w:left="20"/>
                          <w:rPr>
                            <w:del w:id="291" w:author="Hughes, Anna E" w:date="2023-08-09T15:29:00Z"/>
                            <w:rFonts w:ascii="Arial"/>
                            <w:sz w:val="15"/>
                          </w:rPr>
                        </w:pPr>
                        <w:del w:id="292" w:author="Hughes, Anna E" w:date="2023-08-09T15:29:00Z">
                          <w:r>
                            <w:rPr>
                              <w:rFonts w:ascii="Arial"/>
                              <w:spacing w:val="-2"/>
                              <w:sz w:val="15"/>
                            </w:rPr>
                            <w:delText>empirical</w:delText>
                          </w:r>
                          <w:r>
                            <w:rPr>
                              <w:rFonts w:ascii="Arial"/>
                              <w:spacing w:val="5"/>
                              <w:sz w:val="15"/>
                            </w:rPr>
                            <w:delText xml:space="preserve"> </w:delText>
                          </w:r>
                          <w:r>
                            <w:rPr>
                              <w:rFonts w:ascii="Arial"/>
                              <w:spacing w:val="-10"/>
                              <w:sz w:val="15"/>
                            </w:rPr>
                            <w:delText>D</w:delText>
                          </w:r>
                        </w:del>
                      </w:p>
                    </w:txbxContent>
                  </v:textbox>
                  <w10:wrap anchorx="page"/>
                </v:shape>
              </w:pict>
            </mc:Fallback>
          </mc:AlternateContent>
        </w:r>
      </w:del>
      <w:ins w:id="293" w:author="Hughes, Anna E" w:date="2023-08-09T15:29:00Z">
        <w:r w:rsidR="001E0CFE">
          <w:rPr>
            <w:noProof/>
            <w:lang w:val="en-GB" w:eastAsia="en-GB"/>
          </w:rPr>
          <mc:AlternateContent>
            <mc:Choice Requires="wps">
              <w:drawing>
                <wp:anchor distT="0" distB="0" distL="0" distR="0" simplePos="0" relativeHeight="15736832" behindDoc="0" locked="0" layoutInCell="1" allowOverlap="1">
                  <wp:simplePos x="0" y="0"/>
                  <wp:positionH relativeFrom="page">
                    <wp:posOffset>1471407</wp:posOffset>
                  </wp:positionH>
                  <wp:positionV relativeFrom="paragraph">
                    <wp:posOffset>95627</wp:posOffset>
                  </wp:positionV>
                  <wp:extent cx="130810" cy="498475"/>
                  <wp:effectExtent l="0" t="0" r="0" b="0"/>
                  <wp:wrapNone/>
                  <wp:docPr id="66" name="Textbox 6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/>
                        </wps:cNvSpPr>
                        <wps:spPr>
                          <a:xfrm>
                            <a:off x="0" y="0"/>
                            <a:ext cx="130810" cy="4984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39A6085" w14:textId="77777777" w:rsidR="00470D98" w:rsidRDefault="001E0CFE">
                              <w:pPr>
                                <w:spacing w:before="13"/>
                                <w:ind w:left="20"/>
                                <w:rPr>
                                  <w:ins w:id="294" w:author="Hughes, Anna E" w:date="2023-08-09T15:29:00Z"/>
                                  <w:rFonts w:ascii="Arial"/>
                                  <w:sz w:val="15"/>
                                </w:rPr>
                              </w:pPr>
                              <w:ins w:id="295" w:author="Hughes, Anna E" w:date="2023-08-09T15:29:00Z">
                                <w:r>
                                  <w:rPr>
                                    <w:rFonts w:ascii="Arial"/>
                                    <w:spacing w:val="-2"/>
                                    <w:sz w:val="15"/>
                                  </w:rPr>
                                  <w:t>empirical</w:t>
                                </w:r>
                                <w:r>
                                  <w:rPr>
                                    <w:rFonts w:ascii="Arial"/>
                                    <w:spacing w:val="5"/>
                                    <w:sz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spacing w:val="-10"/>
                                    <w:sz w:val="15"/>
                                  </w:rPr>
                                  <w:t>D</w:t>
                                </w:r>
                              </w:ins>
                            </w:p>
                          </w:txbxContent>
                        </wps:txbx>
                        <wps:bodyPr vert="vert270" wrap="square" lIns="0" tIns="0" rIns="0" bIns="0" rtlCol="0"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id="Textbox 66" o:spid="_x0000_s1031" type="#_x0000_t202" style="position:absolute;left:0;text-align:left;margin-left:115.85pt;margin-top:7.55pt;width:10.3pt;height:39.25pt;z-index:15736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" filled="f" stroked="f">
                  <v:path arrowok="t"/>
                  <v:textbox style="layout-flow:vertical;mso-layout-flow-alt:bottom-to-top" inset="0,0,0,0">
                    <w:txbxContent>
                      <w:p w14:paraId="439A6085" w14:textId="77777777" w:rsidR="00470D98" w:rsidRDefault="001E0CFE">
                        <w:pPr>
                          <w:spacing w:before="13"/>
                          <w:ind w:left="20"/>
                          <w:rPr>
                            <w:ins w:id="296" w:author="Hughes, Anna E" w:date="2023-08-09T15:29:00Z"/>
                            <w:rFonts w:ascii="Arial"/>
                            <w:sz w:val="15"/>
                          </w:rPr>
                        </w:pPr>
                        <w:ins w:id="297" w:author="Hughes, Anna E" w:date="2023-08-09T15:29:00Z">
                          <w:r>
                            <w:rPr>
                              <w:rFonts w:ascii="Arial"/>
                              <w:spacing w:val="-2"/>
                              <w:sz w:val="15"/>
                            </w:rPr>
                            <w:t>empirical</w:t>
                          </w:r>
                          <w:r>
                            <w:rPr>
                              <w:rFonts w:ascii="Arial"/>
                              <w:spacing w:val="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pacing w:val="-10"/>
                              <w:sz w:val="15"/>
                            </w:rPr>
                            <w:t>D</w:t>
                          </w:r>
                        </w:ins>
                      </w:p>
                    </w:txbxContent>
                  </v:textbox>
                  <w10:wrap anchorx="page"/>
                </v:shape>
              </w:pict>
            </mc:Fallback>
          </mc:AlternateContent>
        </w:r>
      </w:ins>
      <w:r w:rsidR="001E0CFE">
        <w:rPr>
          <w:rFonts w:ascii="Arial"/>
          <w:color w:val="4D4D4D"/>
          <w:spacing w:val="-5"/>
          <w:sz w:val="12"/>
        </w:rPr>
        <w:t>40</w:t>
      </w:r>
    </w:p>
    <w:p w14:paraId="396BA43F" w14:textId="77777777" w:rsidR="00470D98" w:rsidRDefault="00470D98">
      <w:pPr>
        <w:pStyle w:val="BodyText"/>
        <w:spacing w:before="0"/>
        <w:ind w:left="0"/>
        <w:rPr>
          <w:rFonts w:ascii="Arial"/>
          <w:sz w:val="14"/>
        </w:rPr>
      </w:pPr>
    </w:p>
    <w:p w14:paraId="7188D834" w14:textId="77777777" w:rsidR="00470D98" w:rsidRDefault="001E0CFE">
      <w:pPr>
        <w:spacing w:before="94"/>
        <w:ind w:left="941"/>
        <w:rPr>
          <w:rFonts w:ascii="Arial"/>
          <w:sz w:val="12"/>
        </w:rPr>
      </w:pPr>
      <w:r>
        <w:rPr>
          <w:rFonts w:ascii="Arial"/>
          <w:color w:val="4D4D4D"/>
          <w:spacing w:val="-5"/>
          <w:sz w:val="12"/>
        </w:rPr>
        <w:t>30</w:t>
      </w:r>
    </w:p>
    <w:p w14:paraId="29DB427F" w14:textId="77777777" w:rsidR="00470D98" w:rsidRDefault="00470D98">
      <w:pPr>
        <w:pStyle w:val="BodyText"/>
        <w:spacing w:before="0"/>
        <w:ind w:left="0"/>
        <w:rPr>
          <w:rFonts w:ascii="Arial"/>
          <w:sz w:val="14"/>
        </w:rPr>
      </w:pPr>
    </w:p>
    <w:p w14:paraId="5B92C280" w14:textId="77777777" w:rsidR="00470D98" w:rsidRDefault="001E0CFE">
      <w:pPr>
        <w:spacing w:before="94"/>
        <w:ind w:left="941"/>
        <w:rPr>
          <w:rFonts w:ascii="Arial"/>
          <w:sz w:val="12"/>
        </w:rPr>
      </w:pPr>
      <w:r>
        <w:rPr>
          <w:rFonts w:ascii="Arial"/>
          <w:color w:val="4D4D4D"/>
          <w:spacing w:val="-5"/>
          <w:sz w:val="12"/>
        </w:rPr>
        <w:t>20</w:t>
      </w:r>
    </w:p>
    <w:p w14:paraId="283C8377" w14:textId="77777777" w:rsidR="00470D98" w:rsidRDefault="00470D98">
      <w:pPr>
        <w:pStyle w:val="BodyText"/>
        <w:spacing w:before="0"/>
        <w:ind w:left="0"/>
        <w:rPr>
          <w:rFonts w:ascii="Arial"/>
          <w:sz w:val="14"/>
        </w:rPr>
      </w:pPr>
    </w:p>
    <w:p w14:paraId="348C3357" w14:textId="77777777" w:rsidR="00470D98" w:rsidRDefault="001E0CFE">
      <w:pPr>
        <w:spacing w:before="95"/>
        <w:ind w:left="941"/>
        <w:rPr>
          <w:rFonts w:ascii="Arial"/>
          <w:sz w:val="12"/>
        </w:rPr>
      </w:pPr>
      <w:r>
        <w:rPr>
          <w:rFonts w:ascii="Arial"/>
          <w:color w:val="4D4D4D"/>
          <w:spacing w:val="-5"/>
          <w:sz w:val="12"/>
        </w:rPr>
        <w:t>10</w:t>
      </w:r>
    </w:p>
    <w:p w14:paraId="019A528C" w14:textId="77777777" w:rsidR="00470D98" w:rsidRDefault="00470D98">
      <w:pPr>
        <w:pStyle w:val="BodyText"/>
        <w:spacing w:before="0"/>
        <w:ind w:left="0"/>
        <w:rPr>
          <w:rFonts w:ascii="Arial"/>
          <w:sz w:val="14"/>
        </w:rPr>
      </w:pPr>
    </w:p>
    <w:p w14:paraId="185D7258" w14:textId="77777777" w:rsidR="00470D98" w:rsidRDefault="00470D98">
      <w:pPr>
        <w:pStyle w:val="BodyText"/>
        <w:spacing w:before="4"/>
        <w:ind w:left="0"/>
        <w:rPr>
          <w:rFonts w:ascii="Arial"/>
          <w:sz w:val="12"/>
        </w:rPr>
      </w:pPr>
    </w:p>
    <w:p w14:paraId="53F85743" w14:textId="77777777" w:rsidR="00470D98" w:rsidRDefault="001E0CFE">
      <w:pPr>
        <w:tabs>
          <w:tab w:val="left" w:pos="1608"/>
          <w:tab w:val="left" w:pos="2001"/>
          <w:tab w:val="left" w:pos="2395"/>
          <w:tab w:val="left" w:pos="2788"/>
        </w:tabs>
        <w:ind w:left="1215"/>
        <w:rPr>
          <w:rFonts w:ascii="Arial"/>
          <w:sz w:val="12"/>
        </w:rPr>
      </w:pPr>
      <w:r>
        <w:rPr>
          <w:rFonts w:ascii="Arial"/>
          <w:color w:val="4D4D4D"/>
          <w:spacing w:val="-5"/>
          <w:sz w:val="12"/>
        </w:rPr>
        <w:t>10</w:t>
      </w:r>
      <w:r>
        <w:rPr>
          <w:rFonts w:ascii="Arial"/>
          <w:color w:val="4D4D4D"/>
          <w:sz w:val="12"/>
        </w:rPr>
        <w:tab/>
      </w:r>
      <w:r>
        <w:rPr>
          <w:rFonts w:ascii="Arial"/>
          <w:color w:val="4D4D4D"/>
          <w:spacing w:val="-5"/>
          <w:sz w:val="12"/>
        </w:rPr>
        <w:t>20</w:t>
      </w:r>
      <w:r>
        <w:rPr>
          <w:rFonts w:ascii="Arial"/>
          <w:color w:val="4D4D4D"/>
          <w:sz w:val="12"/>
        </w:rPr>
        <w:tab/>
      </w:r>
      <w:r>
        <w:rPr>
          <w:rFonts w:ascii="Arial"/>
          <w:color w:val="4D4D4D"/>
          <w:spacing w:val="-5"/>
          <w:sz w:val="12"/>
        </w:rPr>
        <w:t>30</w:t>
      </w:r>
      <w:r>
        <w:rPr>
          <w:rFonts w:ascii="Arial"/>
          <w:color w:val="4D4D4D"/>
          <w:sz w:val="12"/>
        </w:rPr>
        <w:tab/>
      </w:r>
      <w:r>
        <w:rPr>
          <w:rFonts w:ascii="Arial"/>
          <w:color w:val="4D4D4D"/>
          <w:spacing w:val="-5"/>
          <w:sz w:val="12"/>
        </w:rPr>
        <w:t>40</w:t>
      </w:r>
      <w:r>
        <w:rPr>
          <w:rFonts w:ascii="Arial"/>
          <w:color w:val="4D4D4D"/>
          <w:sz w:val="12"/>
        </w:rPr>
        <w:tab/>
      </w:r>
      <w:r>
        <w:rPr>
          <w:rFonts w:ascii="Arial"/>
          <w:color w:val="4D4D4D"/>
          <w:spacing w:val="-5"/>
          <w:sz w:val="12"/>
        </w:rPr>
        <w:t>50</w:t>
      </w:r>
    </w:p>
    <w:p w14:paraId="79387AA4" w14:textId="77777777" w:rsidR="00470D98" w:rsidRDefault="001E0CFE">
      <w:pPr>
        <w:spacing w:before="4"/>
        <w:ind w:left="1655"/>
        <w:rPr>
          <w:rFonts w:ascii="Arial"/>
          <w:sz w:val="15"/>
        </w:rPr>
      </w:pPr>
      <w:r>
        <w:rPr>
          <w:rFonts w:ascii="Arial"/>
          <w:spacing w:val="-2"/>
          <w:sz w:val="15"/>
        </w:rPr>
        <w:t>predicted</w:t>
      </w:r>
      <w:r>
        <w:rPr>
          <w:rFonts w:ascii="Arial"/>
          <w:spacing w:val="4"/>
          <w:sz w:val="15"/>
        </w:rPr>
        <w:t xml:space="preserve"> </w:t>
      </w:r>
      <w:r>
        <w:rPr>
          <w:rFonts w:ascii="Arial"/>
          <w:spacing w:val="-10"/>
          <w:sz w:val="15"/>
        </w:rPr>
        <w:t>D</w:t>
      </w:r>
    </w:p>
    <w:p w14:paraId="06C5F140" w14:textId="77777777" w:rsidR="00470D98" w:rsidRDefault="001E0CFE">
      <w:pPr>
        <w:rPr>
          <w:rFonts w:ascii="Arial"/>
          <w:sz w:val="14"/>
        </w:rPr>
      </w:pPr>
      <w:r>
        <w:br w:type="column"/>
      </w:r>
    </w:p>
    <w:p w14:paraId="72C4C78A" w14:textId="77777777" w:rsidR="00470D98" w:rsidRDefault="00470D98">
      <w:pPr>
        <w:pStyle w:val="BodyText"/>
        <w:spacing w:before="3"/>
        <w:ind w:left="0"/>
        <w:rPr>
          <w:rFonts w:ascii="Arial"/>
          <w:sz w:val="15"/>
        </w:rPr>
      </w:pPr>
    </w:p>
    <w:p w14:paraId="0227E82E" w14:textId="77777777" w:rsidR="00470D98" w:rsidRDefault="001E0CFE">
      <w:pPr>
        <w:ind w:left="287"/>
        <w:rPr>
          <w:rFonts w:ascii="Arial"/>
          <w:sz w:val="12"/>
        </w:rPr>
      </w:pPr>
      <w:r>
        <w:rPr>
          <w:rFonts w:ascii="Arial"/>
          <w:color w:val="4D4D4D"/>
          <w:spacing w:val="-4"/>
          <w:sz w:val="12"/>
        </w:rPr>
        <w:t>1000</w:t>
      </w:r>
    </w:p>
    <w:p w14:paraId="5002E7AE" w14:textId="77777777" w:rsidR="00470D98" w:rsidRDefault="00470D98">
      <w:pPr>
        <w:pStyle w:val="BodyText"/>
        <w:spacing w:before="0"/>
        <w:ind w:left="0"/>
        <w:rPr>
          <w:rFonts w:ascii="Arial"/>
          <w:sz w:val="14"/>
        </w:rPr>
      </w:pPr>
    </w:p>
    <w:p w14:paraId="1A7ED62F" w14:textId="77777777" w:rsidR="00470D98" w:rsidRDefault="00470D98">
      <w:pPr>
        <w:pStyle w:val="BodyText"/>
        <w:spacing w:before="0"/>
        <w:ind w:left="0"/>
        <w:rPr>
          <w:rFonts w:ascii="Arial"/>
          <w:sz w:val="14"/>
        </w:rPr>
      </w:pPr>
    </w:p>
    <w:p w14:paraId="0EEB76A2" w14:textId="77777777" w:rsidR="00470D98" w:rsidRDefault="00470D98">
      <w:pPr>
        <w:pStyle w:val="BodyText"/>
        <w:spacing w:before="3"/>
        <w:ind w:left="0"/>
        <w:rPr>
          <w:rFonts w:ascii="Arial"/>
          <w:sz w:val="16"/>
        </w:rPr>
      </w:pPr>
    </w:p>
    <w:p w14:paraId="7A32E91C" w14:textId="578090AF" w:rsidR="00470D98" w:rsidRDefault="00133F83">
      <w:pPr>
        <w:ind w:left="355"/>
        <w:rPr>
          <w:rFonts w:ascii="Arial"/>
          <w:sz w:val="12"/>
        </w:rPr>
      </w:pPr>
      <w:del w:id="298" w:author="Hughes, Anna E" w:date="2023-08-09T15:29:00Z">
        <w:r>
          <w:rPr>
            <w:noProof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487664128" behindDoc="0" locked="0" layoutInCell="1" allowOverlap="1" wp14:anchorId="7A3B69EE" wp14:editId="545BBFED">
                  <wp:simplePos x="0" y="0"/>
                  <wp:positionH relativeFrom="page">
                    <wp:posOffset>2938145</wp:posOffset>
                  </wp:positionH>
                  <wp:positionV relativeFrom="paragraph">
                    <wp:posOffset>-384175</wp:posOffset>
                  </wp:positionV>
                  <wp:extent cx="130810" cy="989330"/>
                  <wp:effectExtent l="0" t="0" r="0" b="0"/>
                  <wp:wrapNone/>
                  <wp:docPr id="608" name="docshape5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30810" cy="989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9E78BD" w14:textId="77777777" w:rsidR="00087420" w:rsidRDefault="001644E6">
                              <w:pPr>
                                <w:spacing w:before="13"/>
                                <w:ind w:left="20"/>
                                <w:rPr>
                                  <w:del w:id="299" w:author="Hughes, Anna E" w:date="2023-08-09T15:29:00Z"/>
                                  <w:rFonts w:ascii="Arial"/>
                                  <w:sz w:val="15"/>
                                </w:rPr>
                              </w:pPr>
                              <w:del w:id="300" w:author="Hughes, Anna E" w:date="2023-08-09T15:29:00Z">
                                <w:r>
                                  <w:rPr>
                                    <w:rFonts w:ascii="Arial"/>
                                    <w:sz w:val="15"/>
                                  </w:rPr>
                                  <w:delText>empirical</w:delText>
                                </w:r>
                                <w:r>
                                  <w:rPr>
                                    <w:rFonts w:ascii="Arial"/>
                                    <w:spacing w:val="-6"/>
                                    <w:sz w:val="15"/>
                                  </w:rPr>
                                  <w:delText xml:space="preserve"> </w:delText>
                                </w:r>
                                <w:r>
                                  <w:rPr>
                                    <w:rFonts w:ascii="Arial"/>
                                    <w:sz w:val="15"/>
                                  </w:rPr>
                                  <w:delText>mean</w:delText>
                                </w:r>
                                <w:r>
                                  <w:rPr>
                                    <w:rFonts w:ascii="Arial"/>
                                    <w:spacing w:val="-6"/>
                                    <w:sz w:val="15"/>
                                  </w:rPr>
                                  <w:delText xml:space="preserve"> </w:delText>
                                </w:r>
                                <w:r>
                                  <w:rPr>
                                    <w:rFonts w:ascii="Arial"/>
                                    <w:sz w:val="15"/>
                                  </w:rPr>
                                  <w:delText>rt</w:delText>
                                </w:r>
                                <w:r>
                                  <w:rPr>
                                    <w:rFonts w:ascii="Arial"/>
                                    <w:spacing w:val="-6"/>
                                    <w:sz w:val="15"/>
                                  </w:rPr>
                                  <w:delText xml:space="preserve"> </w:delText>
                                </w:r>
                                <w:r>
                                  <w:rPr>
                                    <w:rFonts w:ascii="Arial"/>
                                    <w:spacing w:val="-2"/>
                                    <w:sz w:val="15"/>
                                  </w:rPr>
                                  <w:delText>(sec)</w:delText>
                                </w:r>
                              </w:del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w14:anchorId="7A3B69EE" id="docshape54" o:spid="_x0000_s1032" type="#_x0000_t202" style="position:absolute;left:0;text-align:left;margin-left:231.35pt;margin-top:-30.25pt;width:10.3pt;height:77.9pt;z-index:48766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" filled="f" stroked="f">
                  <v:textbox style="layout-flow:vertical;mso-layout-flow-alt:bottom-to-top" inset="0,0,0,0">
                    <w:txbxContent>
                      <w:p w14:paraId="719E78BD" w14:textId="77777777" w:rsidR="00087420" w:rsidRDefault="001644E6">
                        <w:pPr>
                          <w:spacing w:before="13"/>
                          <w:ind w:left="20"/>
                          <w:rPr>
                            <w:del w:id="301" w:author="Hughes, Anna E" w:date="2023-08-09T15:29:00Z"/>
                            <w:rFonts w:ascii="Arial"/>
                            <w:sz w:val="15"/>
                          </w:rPr>
                        </w:pPr>
                        <w:del w:id="302" w:author="Hughes, Anna E" w:date="2023-08-09T15:29:00Z">
                          <w:r>
                            <w:rPr>
                              <w:rFonts w:ascii="Arial"/>
                              <w:sz w:val="15"/>
                            </w:rPr>
                            <w:delText>empirical</w:delText>
                          </w:r>
                          <w:r>
                            <w:rPr>
                              <w:rFonts w:ascii="Arial"/>
                              <w:spacing w:val="-6"/>
                              <w:sz w:val="15"/>
                            </w:rPr>
                            <w:delText xml:space="preserve"> </w:delText>
                          </w:r>
                          <w:r>
                            <w:rPr>
                              <w:rFonts w:ascii="Arial"/>
                              <w:sz w:val="15"/>
                            </w:rPr>
                            <w:delText>mean</w:delText>
                          </w:r>
                          <w:r>
                            <w:rPr>
                              <w:rFonts w:ascii="Arial"/>
                              <w:spacing w:val="-6"/>
                              <w:sz w:val="15"/>
                            </w:rPr>
                            <w:delText xml:space="preserve"> </w:delText>
                          </w:r>
                          <w:r>
                            <w:rPr>
                              <w:rFonts w:ascii="Arial"/>
                              <w:sz w:val="15"/>
                            </w:rPr>
                            <w:delText>rt</w:delText>
                          </w:r>
                          <w:r>
                            <w:rPr>
                              <w:rFonts w:ascii="Arial"/>
                              <w:spacing w:val="-6"/>
                              <w:sz w:val="15"/>
                            </w:rPr>
                            <w:delText xml:space="preserve"> </w:delText>
                          </w:r>
                          <w:r>
                            <w:rPr>
                              <w:rFonts w:ascii="Arial"/>
                              <w:spacing w:val="-2"/>
                              <w:sz w:val="15"/>
                            </w:rPr>
                            <w:delText>(sec)</w:delText>
                          </w:r>
                        </w:del>
                      </w:p>
                    </w:txbxContent>
                  </v:textbox>
                  <w10:wrap anchorx="page"/>
                </v:shape>
              </w:pict>
            </mc:Fallback>
          </mc:AlternateContent>
        </w:r>
      </w:del>
      <w:ins w:id="303" w:author="Hughes, Anna E" w:date="2023-08-09T15:29:00Z">
        <w:r w:rsidR="001E0CFE">
          <w:rPr>
            <w:noProof/>
            <w:lang w:val="en-GB" w:eastAsia="en-GB"/>
          </w:rPr>
          <mc:AlternateContent>
            <mc:Choice Requires="wps">
              <w:drawing>
                <wp:anchor distT="0" distB="0" distL="0" distR="0" simplePos="0" relativeHeight="15737344" behindDoc="0" locked="0" layoutInCell="1" allowOverlap="1">
                  <wp:simplePos x="0" y="0"/>
                  <wp:positionH relativeFrom="page">
                    <wp:posOffset>2938297</wp:posOffset>
                  </wp:positionH>
                  <wp:positionV relativeFrom="paragraph">
                    <wp:posOffset>-384157</wp:posOffset>
                  </wp:positionV>
                  <wp:extent cx="130810" cy="989330"/>
                  <wp:effectExtent l="0" t="0" r="0" b="0"/>
                  <wp:wrapNone/>
                  <wp:docPr id="67" name="Textbox 6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/>
                        </wps:cNvSpPr>
                        <wps:spPr>
                          <a:xfrm>
                            <a:off x="0" y="0"/>
                            <a:ext cx="130810" cy="9893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12293CF" w14:textId="77777777" w:rsidR="00470D98" w:rsidRDefault="001E0CFE">
                              <w:pPr>
                                <w:spacing w:before="13"/>
                                <w:ind w:left="20"/>
                                <w:rPr>
                                  <w:ins w:id="304" w:author="Hughes, Anna E" w:date="2023-08-09T15:29:00Z"/>
                                  <w:rFonts w:ascii="Arial"/>
                                  <w:sz w:val="15"/>
                                </w:rPr>
                              </w:pPr>
                              <w:ins w:id="305" w:author="Hughes, Anna E" w:date="2023-08-09T15:29:00Z">
                                <w:r>
                                  <w:rPr>
                                    <w:rFonts w:ascii="Arial"/>
                                    <w:sz w:val="15"/>
                                  </w:rPr>
                                  <w:t>empirical</w:t>
                                </w:r>
                                <w:r>
                                  <w:rPr>
                                    <w:rFonts w:ascii="Arial"/>
                                    <w:spacing w:val="-6"/>
                                    <w:sz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sz w:val="15"/>
                                  </w:rPr>
                                  <w:t>mean</w:t>
                                </w:r>
                                <w:r>
                                  <w:rPr>
                                    <w:rFonts w:ascii="Arial"/>
                                    <w:spacing w:val="-6"/>
                                    <w:sz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sz w:val="15"/>
                                  </w:rPr>
                                  <w:t>rt</w:t>
                                </w:r>
                                <w:r>
                                  <w:rPr>
                                    <w:rFonts w:ascii="Arial"/>
                                    <w:spacing w:val="-6"/>
                                    <w:sz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spacing w:val="-2"/>
                                    <w:sz w:val="15"/>
                                  </w:rPr>
                                  <w:t>(sec)</w:t>
                                </w:r>
                              </w:ins>
                            </w:p>
                          </w:txbxContent>
                        </wps:txbx>
                        <wps:bodyPr vert="vert270" wrap="square" lIns="0" tIns="0" rIns="0" bIns="0" rtlCol="0"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id="Textbox 67" o:spid="_x0000_s1033" type="#_x0000_t202" style="position:absolute;left:0;text-align:left;margin-left:231.35pt;margin-top:-30.25pt;width:10.3pt;height:77.9pt;z-index:15737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" filled="f" stroked="f">
                  <v:path arrowok="t"/>
                  <v:textbox style="layout-flow:vertical;mso-layout-flow-alt:bottom-to-top" inset="0,0,0,0">
                    <w:txbxContent>
                      <w:p w14:paraId="012293CF" w14:textId="77777777" w:rsidR="00470D98" w:rsidRDefault="001E0CFE">
                        <w:pPr>
                          <w:spacing w:before="13"/>
                          <w:ind w:left="20"/>
                          <w:rPr>
                            <w:ins w:id="306" w:author="Hughes, Anna E" w:date="2023-08-09T15:29:00Z"/>
                            <w:rFonts w:ascii="Arial"/>
                            <w:sz w:val="15"/>
                          </w:rPr>
                        </w:pPr>
                        <w:ins w:id="307" w:author="Hughes, Anna E" w:date="2023-08-09T15:29:00Z">
                          <w:r>
                            <w:rPr>
                              <w:rFonts w:ascii="Arial"/>
                              <w:sz w:val="15"/>
                            </w:rPr>
                            <w:t>empirical</w:t>
                          </w:r>
                          <w:r>
                            <w:rPr>
                              <w:rFonts w:ascii="Arial"/>
                              <w:spacing w:val="-6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z w:val="15"/>
                            </w:rPr>
                            <w:t>mean</w:t>
                          </w:r>
                          <w:r>
                            <w:rPr>
                              <w:rFonts w:ascii="Arial"/>
                              <w:spacing w:val="-6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z w:val="15"/>
                            </w:rPr>
                            <w:t>rt</w:t>
                          </w:r>
                          <w:r>
                            <w:rPr>
                              <w:rFonts w:ascii="Arial"/>
                              <w:spacing w:val="-6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pacing w:val="-2"/>
                              <w:sz w:val="15"/>
                            </w:rPr>
                            <w:t>(sec)</w:t>
                          </w:r>
                        </w:ins>
                      </w:p>
                    </w:txbxContent>
                  </v:textbox>
                  <w10:wrap anchorx="page"/>
                </v:shape>
              </w:pict>
            </mc:Fallback>
          </mc:AlternateContent>
        </w:r>
      </w:ins>
      <w:r w:rsidR="001E0CFE">
        <w:rPr>
          <w:rFonts w:ascii="Arial"/>
          <w:color w:val="4D4D4D"/>
          <w:spacing w:val="-5"/>
          <w:sz w:val="12"/>
        </w:rPr>
        <w:t>800</w:t>
      </w:r>
    </w:p>
    <w:p w14:paraId="0E25C339" w14:textId="77777777" w:rsidR="00470D98" w:rsidRDefault="00470D98">
      <w:pPr>
        <w:pStyle w:val="BodyText"/>
        <w:spacing w:before="0"/>
        <w:ind w:left="0"/>
        <w:rPr>
          <w:rFonts w:ascii="Arial"/>
          <w:sz w:val="14"/>
        </w:rPr>
      </w:pPr>
    </w:p>
    <w:p w14:paraId="59BF127C" w14:textId="77777777" w:rsidR="00470D98" w:rsidRDefault="00470D98">
      <w:pPr>
        <w:pStyle w:val="BodyText"/>
        <w:spacing w:before="0"/>
        <w:ind w:left="0"/>
        <w:rPr>
          <w:rFonts w:ascii="Arial"/>
          <w:sz w:val="14"/>
        </w:rPr>
      </w:pPr>
    </w:p>
    <w:p w14:paraId="12350268" w14:textId="77777777" w:rsidR="00470D98" w:rsidRDefault="00470D98">
      <w:pPr>
        <w:pStyle w:val="BodyText"/>
        <w:spacing w:before="4"/>
        <w:ind w:left="0"/>
        <w:rPr>
          <w:rFonts w:ascii="Arial"/>
          <w:sz w:val="16"/>
        </w:rPr>
      </w:pPr>
    </w:p>
    <w:p w14:paraId="16A9FDB7" w14:textId="77777777" w:rsidR="00470D98" w:rsidRDefault="001E0CFE">
      <w:pPr>
        <w:ind w:left="355"/>
        <w:rPr>
          <w:rFonts w:ascii="Arial"/>
          <w:sz w:val="12"/>
        </w:rPr>
      </w:pPr>
      <w:r>
        <w:rPr>
          <w:rFonts w:ascii="Arial"/>
          <w:color w:val="4D4D4D"/>
          <w:spacing w:val="-5"/>
          <w:sz w:val="12"/>
        </w:rPr>
        <w:t>600</w:t>
      </w:r>
    </w:p>
    <w:p w14:paraId="12771639" w14:textId="5EDED9A9" w:rsidR="00470D98" w:rsidRDefault="001E0CFE">
      <w:pPr>
        <w:ind w:left="-11" w:right="-58"/>
        <w:rPr>
          <w:rFonts w:ascii="Arial"/>
          <w:sz w:val="20"/>
        </w:rPr>
      </w:pPr>
      <w:r>
        <w:br w:type="column"/>
      </w:r>
      <w:del w:id="308" w:author="Hughes, Anna E" w:date="2023-08-09T15:29:00Z">
        <w:r w:rsidR="001644E6">
          <w:rPr>
            <w:rFonts w:ascii="Arial"/>
            <w:noProof/>
            <w:sz w:val="20"/>
            <w:lang w:val="en-GB" w:eastAsia="en-GB"/>
          </w:rPr>
          <w:drawing>
            <wp:inline distT="0" distB="0" distL="0" distR="0" wp14:anchorId="26511E2F" wp14:editId="10FFB93C">
              <wp:extent cx="1297702" cy="1466850"/>
              <wp:effectExtent l="0" t="0" r="0" b="0"/>
              <wp:docPr id="609" name="image6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2" name="image6.png"/>
                      <pic:cNvPicPr/>
                    </pic:nvPicPr>
                    <pic:blipFill>
                      <a:blip r:embed="rId17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97702" cy="14668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309" w:author="Hughes, Anna E" w:date="2023-08-09T15:29:00Z">
        <w:r>
          <w:rPr>
            <w:rFonts w:ascii="Arial"/>
            <w:noProof/>
            <w:sz w:val="20"/>
            <w:lang w:val="en-GB" w:eastAsia="en-GB"/>
          </w:rPr>
          <w:drawing>
            <wp:inline distT="0" distB="0" distL="0" distR="0">
              <wp:extent cx="1297702" cy="1466850"/>
              <wp:effectExtent l="0" t="0" r="0" b="0"/>
              <wp:docPr id="68" name="Image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8" name="Image 68"/>
                      <pic:cNvPicPr/>
                    </pic:nvPicPr>
                    <pic:blipFill>
                      <a:blip r:embed="rId17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97702" cy="14668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D9C39C8" w14:textId="77777777" w:rsidR="00470D98" w:rsidRDefault="001E0CFE">
      <w:pPr>
        <w:spacing w:before="19"/>
        <w:ind w:left="2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450</w:t>
      </w:r>
      <w:r>
        <w:rPr>
          <w:rFonts w:ascii="Arial"/>
          <w:color w:val="4D4D4D"/>
          <w:spacing w:val="47"/>
          <w:sz w:val="12"/>
        </w:rPr>
        <w:t xml:space="preserve">  </w:t>
      </w:r>
      <w:r>
        <w:rPr>
          <w:rFonts w:ascii="Arial"/>
          <w:color w:val="4D4D4D"/>
          <w:sz w:val="12"/>
        </w:rPr>
        <w:t>500</w:t>
      </w:r>
      <w:r>
        <w:rPr>
          <w:rFonts w:ascii="Arial"/>
          <w:color w:val="4D4D4D"/>
          <w:spacing w:val="47"/>
          <w:sz w:val="12"/>
        </w:rPr>
        <w:t xml:space="preserve">  </w:t>
      </w:r>
      <w:r>
        <w:rPr>
          <w:rFonts w:ascii="Arial"/>
          <w:color w:val="4D4D4D"/>
          <w:sz w:val="12"/>
        </w:rPr>
        <w:t>550</w:t>
      </w:r>
      <w:r>
        <w:rPr>
          <w:rFonts w:ascii="Arial"/>
          <w:color w:val="4D4D4D"/>
          <w:spacing w:val="48"/>
          <w:sz w:val="12"/>
        </w:rPr>
        <w:t xml:space="preserve">  </w:t>
      </w:r>
      <w:r>
        <w:rPr>
          <w:rFonts w:ascii="Arial"/>
          <w:color w:val="4D4D4D"/>
          <w:sz w:val="12"/>
        </w:rPr>
        <w:t>600</w:t>
      </w:r>
      <w:r>
        <w:rPr>
          <w:rFonts w:ascii="Arial"/>
          <w:color w:val="4D4D4D"/>
          <w:spacing w:val="47"/>
          <w:sz w:val="12"/>
        </w:rPr>
        <w:t xml:space="preserve">  </w:t>
      </w:r>
      <w:r>
        <w:rPr>
          <w:rFonts w:ascii="Arial"/>
          <w:color w:val="4D4D4D"/>
          <w:sz w:val="12"/>
        </w:rPr>
        <w:t>650</w:t>
      </w:r>
      <w:r>
        <w:rPr>
          <w:rFonts w:ascii="Arial"/>
          <w:color w:val="4D4D4D"/>
          <w:spacing w:val="47"/>
          <w:sz w:val="12"/>
        </w:rPr>
        <w:t xml:space="preserve">  </w:t>
      </w:r>
      <w:r>
        <w:rPr>
          <w:rFonts w:ascii="Arial"/>
          <w:color w:val="4D4D4D"/>
          <w:spacing w:val="-5"/>
          <w:sz w:val="12"/>
        </w:rPr>
        <w:t>700</w:t>
      </w:r>
    </w:p>
    <w:p w14:paraId="6D61ACE2" w14:textId="77777777" w:rsidR="00470D98" w:rsidRDefault="001E0CFE">
      <w:pPr>
        <w:spacing w:before="5"/>
        <w:ind w:left="464"/>
        <w:rPr>
          <w:rFonts w:ascii="Arial"/>
          <w:sz w:val="15"/>
        </w:rPr>
      </w:pPr>
      <w:r>
        <w:rPr>
          <w:rFonts w:ascii="Arial"/>
          <w:sz w:val="15"/>
        </w:rPr>
        <w:t>predicted</w:t>
      </w:r>
      <w:r>
        <w:rPr>
          <w:rFonts w:ascii="Arial"/>
          <w:spacing w:val="-6"/>
          <w:sz w:val="15"/>
        </w:rPr>
        <w:t xml:space="preserve"> </w:t>
      </w:r>
      <w:r>
        <w:rPr>
          <w:rFonts w:ascii="Arial"/>
          <w:sz w:val="15"/>
        </w:rPr>
        <w:t>rt</w:t>
      </w:r>
      <w:r>
        <w:rPr>
          <w:rFonts w:ascii="Arial"/>
          <w:spacing w:val="-6"/>
          <w:sz w:val="15"/>
        </w:rPr>
        <w:t xml:space="preserve"> </w:t>
      </w:r>
      <w:r>
        <w:rPr>
          <w:rFonts w:ascii="Arial"/>
          <w:spacing w:val="-2"/>
          <w:sz w:val="15"/>
        </w:rPr>
        <w:t>(sec)</w:t>
      </w:r>
    </w:p>
    <w:p w14:paraId="5732446C" w14:textId="77777777" w:rsidR="00470D98" w:rsidRDefault="001E0CFE">
      <w:pPr>
        <w:spacing w:before="98"/>
        <w:ind w:left="276"/>
        <w:rPr>
          <w:rFonts w:ascii="Arial"/>
          <w:sz w:val="12"/>
        </w:rPr>
      </w:pPr>
      <w:r>
        <w:br w:type="column"/>
      </w:r>
      <w:r>
        <w:rPr>
          <w:rFonts w:ascii="Arial"/>
          <w:color w:val="4D4D4D"/>
          <w:spacing w:val="-4"/>
          <w:sz w:val="12"/>
        </w:rPr>
        <w:t>2500</w:t>
      </w:r>
    </w:p>
    <w:p w14:paraId="3E77D9D9" w14:textId="77777777" w:rsidR="00470D98" w:rsidRDefault="00470D98">
      <w:pPr>
        <w:pStyle w:val="BodyText"/>
        <w:spacing w:before="0"/>
        <w:ind w:left="0"/>
        <w:rPr>
          <w:rFonts w:ascii="Arial"/>
          <w:sz w:val="14"/>
        </w:rPr>
      </w:pPr>
    </w:p>
    <w:p w14:paraId="16ED21EA" w14:textId="77777777" w:rsidR="00470D98" w:rsidRDefault="00470D98">
      <w:pPr>
        <w:pStyle w:val="BodyText"/>
        <w:spacing w:before="9"/>
        <w:ind w:left="0"/>
        <w:rPr>
          <w:rFonts w:ascii="Arial"/>
          <w:sz w:val="13"/>
        </w:rPr>
      </w:pPr>
    </w:p>
    <w:p w14:paraId="223ADDCF" w14:textId="2E371252" w:rsidR="00470D98" w:rsidRDefault="00133F83">
      <w:pPr>
        <w:ind w:left="276"/>
        <w:rPr>
          <w:rFonts w:ascii="Arial"/>
          <w:sz w:val="12"/>
        </w:rPr>
      </w:pPr>
      <w:del w:id="310" w:author="Hughes, Anna E" w:date="2023-08-09T15:29:00Z">
        <w:r>
          <w:rPr>
            <w:noProof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487666176" behindDoc="0" locked="0" layoutInCell="1" allowOverlap="1" wp14:anchorId="11C692A8" wp14:editId="09F4F9B9">
                  <wp:simplePos x="0" y="0"/>
                  <wp:positionH relativeFrom="page">
                    <wp:posOffset>4625340</wp:posOffset>
                  </wp:positionH>
                  <wp:positionV relativeFrom="paragraph">
                    <wp:posOffset>29845</wp:posOffset>
                  </wp:positionV>
                  <wp:extent cx="130810" cy="704850"/>
                  <wp:effectExtent l="0" t="0" r="0" b="0"/>
                  <wp:wrapNone/>
                  <wp:docPr id="610" name="docshape5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30810" cy="70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71E333" w14:textId="77777777" w:rsidR="00087420" w:rsidRDefault="001644E6">
                              <w:pPr>
                                <w:spacing w:before="13"/>
                                <w:ind w:left="20"/>
                                <w:rPr>
                                  <w:del w:id="311" w:author="Hughes, Anna E" w:date="2023-08-09T15:29:00Z"/>
                                  <w:rFonts w:ascii="Arial"/>
                                  <w:sz w:val="15"/>
                                </w:rPr>
                              </w:pPr>
                              <w:del w:id="312" w:author="Hughes, Anna E" w:date="2023-08-09T15:29:00Z">
                                <w:r>
                                  <w:rPr>
                                    <w:rFonts w:ascii="Arial"/>
                                    <w:sz w:val="15"/>
                                  </w:rPr>
                                  <w:delText>sampled</w:delText>
                                </w:r>
                                <w:r>
                                  <w:rPr>
                                    <w:rFonts w:ascii="Arial"/>
                                    <w:spacing w:val="-6"/>
                                    <w:sz w:val="15"/>
                                  </w:rPr>
                                  <w:delText xml:space="preserve"> </w:delText>
                                </w:r>
                                <w:r>
                                  <w:rPr>
                                    <w:rFonts w:ascii="Arial"/>
                                    <w:sz w:val="15"/>
                                  </w:rPr>
                                  <w:delText>rt</w:delText>
                                </w:r>
                                <w:r>
                                  <w:rPr>
                                    <w:rFonts w:ascii="Arial"/>
                                    <w:spacing w:val="-5"/>
                                    <w:sz w:val="15"/>
                                  </w:rPr>
                                  <w:delText xml:space="preserve"> </w:delText>
                                </w:r>
                                <w:r>
                                  <w:rPr>
                                    <w:rFonts w:ascii="Arial"/>
                                    <w:spacing w:val="-2"/>
                                    <w:sz w:val="15"/>
                                  </w:rPr>
                                  <w:delText>(sec)</w:delText>
                                </w:r>
                              </w:del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w14:anchorId="11C692A8" id="docshape55" o:spid="_x0000_s1034" type="#_x0000_t202" style="position:absolute;left:0;text-align:left;margin-left:364.2pt;margin-top:2.35pt;width:10.3pt;height:55.5pt;z-index:487666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" filled="f" stroked="f">
                  <v:textbox style="layout-flow:vertical;mso-layout-flow-alt:bottom-to-top" inset="0,0,0,0">
                    <w:txbxContent>
                      <w:p w14:paraId="3D71E333" w14:textId="77777777" w:rsidR="00087420" w:rsidRDefault="001644E6">
                        <w:pPr>
                          <w:spacing w:before="13"/>
                          <w:ind w:left="20"/>
                          <w:rPr>
                            <w:del w:id="313" w:author="Hughes, Anna E" w:date="2023-08-09T15:29:00Z"/>
                            <w:rFonts w:ascii="Arial"/>
                            <w:sz w:val="15"/>
                          </w:rPr>
                        </w:pPr>
                        <w:del w:id="314" w:author="Hughes, Anna E" w:date="2023-08-09T15:29:00Z">
                          <w:r>
                            <w:rPr>
                              <w:rFonts w:ascii="Arial"/>
                              <w:sz w:val="15"/>
                            </w:rPr>
                            <w:delText>sampled</w:delText>
                          </w:r>
                          <w:r>
                            <w:rPr>
                              <w:rFonts w:ascii="Arial"/>
                              <w:spacing w:val="-6"/>
                              <w:sz w:val="15"/>
                            </w:rPr>
                            <w:delText xml:space="preserve"> </w:delText>
                          </w:r>
                          <w:r>
                            <w:rPr>
                              <w:rFonts w:ascii="Arial"/>
                              <w:sz w:val="15"/>
                            </w:rPr>
                            <w:delText>rt</w:delText>
                          </w:r>
                          <w:r>
                            <w:rPr>
                              <w:rFonts w:ascii="Arial"/>
                              <w:spacing w:val="-5"/>
                              <w:sz w:val="15"/>
                            </w:rPr>
                            <w:delText xml:space="preserve"> </w:delText>
                          </w:r>
                          <w:r>
                            <w:rPr>
                              <w:rFonts w:ascii="Arial"/>
                              <w:spacing w:val="-2"/>
                              <w:sz w:val="15"/>
                            </w:rPr>
                            <w:delText>(sec)</w:delText>
                          </w:r>
                        </w:del>
                      </w:p>
                    </w:txbxContent>
                  </v:textbox>
                  <w10:wrap anchorx="page"/>
                </v:shape>
              </w:pict>
            </mc:Fallback>
          </mc:AlternateContent>
        </w:r>
      </w:del>
      <w:ins w:id="315" w:author="Hughes, Anna E" w:date="2023-08-09T15:29:00Z">
        <w:r w:rsidR="001E0CFE">
          <w:rPr>
            <w:noProof/>
            <w:lang w:val="en-GB" w:eastAsia="en-GB"/>
          </w:rPr>
          <mc:AlternateContent>
            <mc:Choice Requires="wps">
              <w:drawing>
                <wp:anchor distT="0" distB="0" distL="0" distR="0" simplePos="0" relativeHeight="15737856" behindDoc="0" locked="0" layoutInCell="1" allowOverlap="1">
                  <wp:simplePos x="0" y="0"/>
                  <wp:positionH relativeFrom="page">
                    <wp:posOffset>4625183</wp:posOffset>
                  </wp:positionH>
                  <wp:positionV relativeFrom="paragraph">
                    <wp:posOffset>29793</wp:posOffset>
                  </wp:positionV>
                  <wp:extent cx="130810" cy="704850"/>
                  <wp:effectExtent l="0" t="0" r="0" b="0"/>
                  <wp:wrapNone/>
                  <wp:docPr id="69" name="Textbox 6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/>
                        </wps:cNvSpPr>
                        <wps:spPr>
                          <a:xfrm>
                            <a:off x="0" y="0"/>
                            <a:ext cx="130810" cy="7048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0F36B48" w14:textId="77777777" w:rsidR="00470D98" w:rsidRDefault="001E0CFE">
                              <w:pPr>
                                <w:spacing w:before="13"/>
                                <w:ind w:left="20"/>
                                <w:rPr>
                                  <w:ins w:id="316" w:author="Hughes, Anna E" w:date="2023-08-09T15:29:00Z"/>
                                  <w:rFonts w:ascii="Arial"/>
                                  <w:sz w:val="15"/>
                                </w:rPr>
                              </w:pPr>
                              <w:ins w:id="317" w:author="Hughes, Anna E" w:date="2023-08-09T15:29:00Z">
                                <w:r>
                                  <w:rPr>
                                    <w:rFonts w:ascii="Arial"/>
                                    <w:sz w:val="15"/>
                                  </w:rPr>
                                  <w:t>sampled</w:t>
                                </w:r>
                                <w:r>
                                  <w:rPr>
                                    <w:rFonts w:ascii="Arial"/>
                                    <w:spacing w:val="-6"/>
                                    <w:sz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sz w:val="15"/>
                                  </w:rPr>
                                  <w:t>rt</w:t>
                                </w:r>
                                <w:r>
                                  <w:rPr>
                                    <w:rFonts w:ascii="Arial"/>
                                    <w:spacing w:val="-5"/>
                                    <w:sz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spacing w:val="-2"/>
                                    <w:sz w:val="15"/>
                                  </w:rPr>
                                  <w:t>(sec)</w:t>
                                </w:r>
                              </w:ins>
                            </w:p>
                          </w:txbxContent>
                        </wps:txbx>
                        <wps:bodyPr vert="vert270" wrap="square" lIns="0" tIns="0" rIns="0" bIns="0" rtlCol="0"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id="Textbox 69" o:spid="_x0000_s1035" type="#_x0000_t202" style="position:absolute;left:0;text-align:left;margin-left:364.2pt;margin-top:2.35pt;width:10.3pt;height:55.5pt;z-index:15737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" filled="f" stroked="f">
                  <v:path arrowok="t"/>
                  <v:textbox style="layout-flow:vertical;mso-layout-flow-alt:bottom-to-top" inset="0,0,0,0">
                    <w:txbxContent>
                      <w:p w14:paraId="10F36B48" w14:textId="77777777" w:rsidR="00470D98" w:rsidRDefault="001E0CFE">
                        <w:pPr>
                          <w:spacing w:before="13"/>
                          <w:ind w:left="20"/>
                          <w:rPr>
                            <w:ins w:id="318" w:author="Hughes, Anna E" w:date="2023-08-09T15:29:00Z"/>
                            <w:rFonts w:ascii="Arial"/>
                            <w:sz w:val="15"/>
                          </w:rPr>
                        </w:pPr>
                        <w:ins w:id="319" w:author="Hughes, Anna E" w:date="2023-08-09T15:29:00Z">
                          <w:r>
                            <w:rPr>
                              <w:rFonts w:ascii="Arial"/>
                              <w:sz w:val="15"/>
                            </w:rPr>
                            <w:t>sampled</w:t>
                          </w:r>
                          <w:r>
                            <w:rPr>
                              <w:rFonts w:ascii="Arial"/>
                              <w:spacing w:val="-6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z w:val="15"/>
                            </w:rPr>
                            <w:t>rt</w:t>
                          </w:r>
                          <w:r>
                            <w:rPr>
                              <w:rFonts w:ascii="Arial"/>
                              <w:spacing w:val="-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pacing w:val="-2"/>
                              <w:sz w:val="15"/>
                            </w:rPr>
                            <w:t>(sec)</w:t>
                          </w:r>
                        </w:ins>
                      </w:p>
                    </w:txbxContent>
                  </v:textbox>
                  <w10:wrap anchorx="page"/>
                </v:shape>
              </w:pict>
            </mc:Fallback>
          </mc:AlternateContent>
        </w:r>
      </w:ins>
      <w:r w:rsidR="001E0CFE">
        <w:rPr>
          <w:rFonts w:ascii="Arial"/>
          <w:color w:val="4D4D4D"/>
          <w:spacing w:val="-4"/>
          <w:sz w:val="12"/>
        </w:rPr>
        <w:t>2000</w:t>
      </w:r>
    </w:p>
    <w:p w14:paraId="475C12D5" w14:textId="77777777" w:rsidR="00470D98" w:rsidRDefault="00470D98">
      <w:pPr>
        <w:pStyle w:val="BodyText"/>
        <w:spacing w:before="0"/>
        <w:ind w:left="0"/>
        <w:rPr>
          <w:rFonts w:ascii="Arial"/>
          <w:sz w:val="14"/>
        </w:rPr>
      </w:pPr>
    </w:p>
    <w:p w14:paraId="324B5DE8" w14:textId="77777777" w:rsidR="00470D98" w:rsidRDefault="00470D98">
      <w:pPr>
        <w:pStyle w:val="BodyText"/>
        <w:spacing w:before="9"/>
        <w:ind w:left="0"/>
        <w:rPr>
          <w:rFonts w:ascii="Arial"/>
          <w:sz w:val="13"/>
        </w:rPr>
      </w:pPr>
    </w:p>
    <w:p w14:paraId="105E4FAC" w14:textId="77777777" w:rsidR="00470D98" w:rsidRDefault="001E0CFE">
      <w:pPr>
        <w:ind w:left="276"/>
        <w:rPr>
          <w:rFonts w:ascii="Arial"/>
          <w:sz w:val="12"/>
        </w:rPr>
      </w:pPr>
      <w:r>
        <w:rPr>
          <w:rFonts w:ascii="Arial"/>
          <w:color w:val="4D4D4D"/>
          <w:spacing w:val="-4"/>
          <w:sz w:val="12"/>
        </w:rPr>
        <w:t>1500</w:t>
      </w:r>
    </w:p>
    <w:p w14:paraId="0D232A6A" w14:textId="77777777" w:rsidR="00470D98" w:rsidRDefault="00470D98">
      <w:pPr>
        <w:pStyle w:val="BodyText"/>
        <w:spacing w:before="0"/>
        <w:ind w:left="0"/>
        <w:rPr>
          <w:rFonts w:ascii="Arial"/>
          <w:sz w:val="14"/>
        </w:rPr>
      </w:pPr>
    </w:p>
    <w:p w14:paraId="191EEF70" w14:textId="77777777" w:rsidR="00470D98" w:rsidRDefault="00470D98">
      <w:pPr>
        <w:pStyle w:val="BodyText"/>
        <w:spacing w:before="10"/>
        <w:ind w:left="0"/>
        <w:rPr>
          <w:rFonts w:ascii="Arial"/>
          <w:sz w:val="13"/>
        </w:rPr>
      </w:pPr>
    </w:p>
    <w:p w14:paraId="52D467BD" w14:textId="77777777" w:rsidR="00470D98" w:rsidRDefault="001E0CFE">
      <w:pPr>
        <w:ind w:left="276"/>
        <w:rPr>
          <w:rFonts w:ascii="Arial"/>
          <w:sz w:val="12"/>
        </w:rPr>
      </w:pPr>
      <w:r>
        <w:rPr>
          <w:rFonts w:ascii="Arial"/>
          <w:color w:val="4D4D4D"/>
          <w:spacing w:val="-4"/>
          <w:sz w:val="12"/>
        </w:rPr>
        <w:t>1000</w:t>
      </w:r>
    </w:p>
    <w:p w14:paraId="399CA583" w14:textId="77777777" w:rsidR="00470D98" w:rsidRDefault="00470D98">
      <w:pPr>
        <w:pStyle w:val="BodyText"/>
        <w:spacing w:before="0"/>
        <w:ind w:left="0"/>
        <w:rPr>
          <w:rFonts w:ascii="Arial"/>
          <w:sz w:val="14"/>
        </w:rPr>
      </w:pPr>
    </w:p>
    <w:p w14:paraId="498662FD" w14:textId="77777777" w:rsidR="00470D98" w:rsidRDefault="00470D98">
      <w:pPr>
        <w:pStyle w:val="BodyText"/>
        <w:spacing w:before="9"/>
        <w:ind w:left="0"/>
        <w:rPr>
          <w:rFonts w:ascii="Arial"/>
          <w:sz w:val="13"/>
        </w:rPr>
      </w:pPr>
    </w:p>
    <w:p w14:paraId="439059EE" w14:textId="77777777" w:rsidR="00470D98" w:rsidRDefault="001E0CFE">
      <w:pPr>
        <w:ind w:left="344"/>
        <w:rPr>
          <w:rFonts w:ascii="Arial"/>
          <w:sz w:val="12"/>
        </w:rPr>
      </w:pPr>
      <w:r>
        <w:rPr>
          <w:rFonts w:ascii="Arial"/>
          <w:color w:val="4D4D4D"/>
          <w:spacing w:val="-5"/>
          <w:sz w:val="12"/>
        </w:rPr>
        <w:t>500</w:t>
      </w:r>
    </w:p>
    <w:p w14:paraId="13D6C705" w14:textId="161CD4A6" w:rsidR="00470D98" w:rsidRDefault="001E0CFE">
      <w:pPr>
        <w:ind w:left="-11"/>
        <w:rPr>
          <w:rFonts w:ascii="Arial"/>
          <w:sz w:val="20"/>
        </w:rPr>
      </w:pPr>
      <w:r>
        <w:br w:type="column"/>
      </w:r>
      <w:del w:id="320" w:author="Hughes, Anna E" w:date="2023-08-09T15:29:00Z">
        <w:r w:rsidR="001644E6">
          <w:rPr>
            <w:rFonts w:ascii="Arial"/>
            <w:noProof/>
            <w:sz w:val="20"/>
            <w:lang w:val="en-GB" w:eastAsia="en-GB"/>
          </w:rPr>
          <w:drawing>
            <wp:inline distT="0" distB="0" distL="0" distR="0" wp14:anchorId="6B169EBF" wp14:editId="5DD4F94D">
              <wp:extent cx="1297702" cy="1466850"/>
              <wp:effectExtent l="0" t="0" r="0" b="0"/>
              <wp:docPr id="611" name="image7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" name="image7.png"/>
                      <pic:cNvPicPr/>
                    </pic:nvPicPr>
                    <pic:blipFill>
                      <a:blip r:embed="rId18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97702" cy="14668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321" w:author="Hughes, Anna E" w:date="2023-08-09T15:29:00Z">
        <w:r>
          <w:rPr>
            <w:rFonts w:ascii="Arial"/>
            <w:noProof/>
            <w:sz w:val="20"/>
            <w:lang w:val="en-GB" w:eastAsia="en-GB"/>
          </w:rPr>
          <w:drawing>
            <wp:inline distT="0" distB="0" distL="0" distR="0">
              <wp:extent cx="1297702" cy="1466850"/>
              <wp:effectExtent l="0" t="0" r="0" b="0"/>
              <wp:docPr id="70" name="Image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0" name="Image 70"/>
                      <pic:cNvPicPr/>
                    </pic:nvPicPr>
                    <pic:blipFill>
                      <a:blip r:embed="rId18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97702" cy="14668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19DD034" w14:textId="77777777" w:rsidR="00470D98" w:rsidRDefault="001E0CFE">
      <w:pPr>
        <w:spacing w:before="19"/>
        <w:ind w:left="2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450</w:t>
      </w:r>
      <w:r>
        <w:rPr>
          <w:rFonts w:ascii="Arial"/>
          <w:color w:val="4D4D4D"/>
          <w:spacing w:val="47"/>
          <w:sz w:val="12"/>
        </w:rPr>
        <w:t xml:space="preserve">  </w:t>
      </w:r>
      <w:r>
        <w:rPr>
          <w:rFonts w:ascii="Arial"/>
          <w:color w:val="4D4D4D"/>
          <w:sz w:val="12"/>
        </w:rPr>
        <w:t>500</w:t>
      </w:r>
      <w:r>
        <w:rPr>
          <w:rFonts w:ascii="Arial"/>
          <w:color w:val="4D4D4D"/>
          <w:spacing w:val="47"/>
          <w:sz w:val="12"/>
        </w:rPr>
        <w:t xml:space="preserve">  </w:t>
      </w:r>
      <w:r>
        <w:rPr>
          <w:rFonts w:ascii="Arial"/>
          <w:color w:val="4D4D4D"/>
          <w:sz w:val="12"/>
        </w:rPr>
        <w:t>550</w:t>
      </w:r>
      <w:r>
        <w:rPr>
          <w:rFonts w:ascii="Arial"/>
          <w:color w:val="4D4D4D"/>
          <w:spacing w:val="48"/>
          <w:sz w:val="12"/>
        </w:rPr>
        <w:t xml:space="preserve">  </w:t>
      </w:r>
      <w:r>
        <w:rPr>
          <w:rFonts w:ascii="Arial"/>
          <w:color w:val="4D4D4D"/>
          <w:sz w:val="12"/>
        </w:rPr>
        <w:t>600</w:t>
      </w:r>
      <w:r>
        <w:rPr>
          <w:rFonts w:ascii="Arial"/>
          <w:color w:val="4D4D4D"/>
          <w:spacing w:val="47"/>
          <w:sz w:val="12"/>
        </w:rPr>
        <w:t xml:space="preserve">  </w:t>
      </w:r>
      <w:r>
        <w:rPr>
          <w:rFonts w:ascii="Arial"/>
          <w:color w:val="4D4D4D"/>
          <w:sz w:val="12"/>
        </w:rPr>
        <w:t>650</w:t>
      </w:r>
      <w:r>
        <w:rPr>
          <w:rFonts w:ascii="Arial"/>
          <w:color w:val="4D4D4D"/>
          <w:spacing w:val="47"/>
          <w:sz w:val="12"/>
        </w:rPr>
        <w:t xml:space="preserve">  </w:t>
      </w:r>
      <w:r>
        <w:rPr>
          <w:rFonts w:ascii="Arial"/>
          <w:color w:val="4D4D4D"/>
          <w:spacing w:val="-5"/>
          <w:sz w:val="12"/>
        </w:rPr>
        <w:t>700</w:t>
      </w:r>
    </w:p>
    <w:p w14:paraId="0E491603" w14:textId="77777777" w:rsidR="00470D98" w:rsidRDefault="001E0CFE">
      <w:pPr>
        <w:spacing w:before="5"/>
        <w:ind w:left="464"/>
        <w:rPr>
          <w:rFonts w:ascii="Arial"/>
          <w:sz w:val="15"/>
        </w:rPr>
      </w:pPr>
      <w:r>
        <w:rPr>
          <w:rFonts w:ascii="Arial"/>
          <w:sz w:val="15"/>
        </w:rPr>
        <w:t>predicted</w:t>
      </w:r>
      <w:r>
        <w:rPr>
          <w:rFonts w:ascii="Arial"/>
          <w:spacing w:val="-6"/>
          <w:sz w:val="15"/>
        </w:rPr>
        <w:t xml:space="preserve"> </w:t>
      </w:r>
      <w:r>
        <w:rPr>
          <w:rFonts w:ascii="Arial"/>
          <w:sz w:val="15"/>
        </w:rPr>
        <w:t>rt</w:t>
      </w:r>
      <w:r>
        <w:rPr>
          <w:rFonts w:ascii="Arial"/>
          <w:spacing w:val="-6"/>
          <w:sz w:val="15"/>
        </w:rPr>
        <w:t xml:space="preserve"> </w:t>
      </w:r>
      <w:r>
        <w:rPr>
          <w:rFonts w:ascii="Arial"/>
          <w:spacing w:val="-2"/>
          <w:sz w:val="15"/>
        </w:rPr>
        <w:t>(sec)</w:t>
      </w:r>
    </w:p>
    <w:p w14:paraId="24DE30A2" w14:textId="77777777" w:rsidR="00470D98" w:rsidRDefault="00470D98">
      <w:pPr>
        <w:rPr>
          <w:rFonts w:ascii="Arial"/>
          <w:sz w:val="15"/>
        </w:rPr>
        <w:sectPr w:rsidR="00470D98">
          <w:type w:val="continuous"/>
          <w:pgSz w:w="12240" w:h="15840"/>
          <w:pgMar w:top="1820" w:right="1720" w:bottom="280" w:left="1600" w:header="0" w:footer="1818" w:gutter="0"/>
          <w:cols w:num="5" w:space="720" w:equalWidth="0">
            <w:col w:w="2924" w:space="40"/>
            <w:col w:w="558" w:space="39"/>
            <w:col w:w="2030" w:space="40"/>
            <w:col w:w="547" w:space="39"/>
            <w:col w:w="2703"/>
          </w:cols>
        </w:sectPr>
      </w:pPr>
    </w:p>
    <w:p w14:paraId="7AFC6B86" w14:textId="77777777" w:rsidR="00470D98" w:rsidRDefault="00470D98">
      <w:pPr>
        <w:pStyle w:val="BodyText"/>
        <w:spacing w:before="3"/>
        <w:ind w:left="0"/>
        <w:rPr>
          <w:rFonts w:ascii="Arial"/>
          <w:sz w:val="26"/>
        </w:rPr>
      </w:pPr>
    </w:p>
    <w:p w14:paraId="40B5E81E" w14:textId="77777777" w:rsidR="00470D98" w:rsidRDefault="001E0CFE">
      <w:pPr>
        <w:spacing w:before="95" w:line="244" w:lineRule="auto"/>
        <w:ind w:left="617" w:right="530"/>
        <w:jc w:val="both"/>
        <w:rPr>
          <w:sz w:val="20"/>
        </w:rPr>
      </w:pPr>
      <w:r>
        <w:rPr>
          <w:spacing w:val="-6"/>
          <w:sz w:val="20"/>
        </w:rPr>
        <w:t>Figure 2:</w:t>
      </w:r>
      <w:r>
        <w:rPr>
          <w:spacing w:val="11"/>
          <w:sz w:val="20"/>
        </w:rPr>
        <w:t xml:space="preserve"> </w:t>
      </w:r>
      <w:bookmarkStart w:id="322" w:name="_bookmark8"/>
      <w:bookmarkEnd w:id="322"/>
      <w:r>
        <w:rPr>
          <w:spacing w:val="-6"/>
          <w:sz w:val="20"/>
        </w:rPr>
        <w:t>(left)</w:t>
      </w:r>
      <w:r>
        <w:rPr>
          <w:spacing w:val="-3"/>
          <w:sz w:val="20"/>
        </w:rPr>
        <w:t xml:space="preserve"> </w:t>
      </w:r>
      <w:r>
        <w:rPr>
          <w:spacing w:val="-6"/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pacing w:val="-6"/>
          <w:sz w:val="20"/>
        </w:rPr>
        <w:t>collinear</w:t>
      </w:r>
      <w:r>
        <w:rPr>
          <w:spacing w:val="-3"/>
          <w:sz w:val="20"/>
        </w:rPr>
        <w:t xml:space="preserve"> </w:t>
      </w:r>
      <w:r>
        <w:rPr>
          <w:spacing w:val="-6"/>
          <w:sz w:val="20"/>
        </w:rPr>
        <w:t>method</w:t>
      </w:r>
      <w:r>
        <w:rPr>
          <w:spacing w:val="-3"/>
          <w:sz w:val="20"/>
        </w:rPr>
        <w:t xml:space="preserve"> </w:t>
      </w:r>
      <w:r>
        <w:rPr>
          <w:spacing w:val="-6"/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pacing w:val="-6"/>
          <w:sz w:val="20"/>
        </w:rPr>
        <w:t>calculating</w:t>
      </w:r>
      <w:r>
        <w:rPr>
          <w:spacing w:val="-3"/>
          <w:sz w:val="20"/>
        </w:rPr>
        <w:t xml:space="preserve"> </w:t>
      </w:r>
      <w:r>
        <w:rPr>
          <w:rFonts w:ascii="Times New Roman"/>
          <w:i/>
          <w:spacing w:val="-6"/>
          <w:sz w:val="20"/>
        </w:rPr>
        <w:t>D</w:t>
      </w:r>
      <w:r>
        <w:rPr>
          <w:rFonts w:ascii="Times New Roman"/>
          <w:i/>
          <w:spacing w:val="-7"/>
          <w:sz w:val="20"/>
        </w:rPr>
        <w:t xml:space="preserve"> </w:t>
      </w:r>
      <w:r>
        <w:rPr>
          <w:spacing w:val="-6"/>
          <w:sz w:val="20"/>
        </w:rPr>
        <w:t>offers</w:t>
      </w:r>
      <w:r>
        <w:rPr>
          <w:spacing w:val="-3"/>
          <w:sz w:val="20"/>
        </w:rPr>
        <w:t xml:space="preserve"> </w:t>
      </w:r>
      <w:r>
        <w:rPr>
          <w:spacing w:val="-6"/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pacing w:val="-6"/>
          <w:sz w:val="20"/>
        </w:rPr>
        <w:t>good</w:t>
      </w:r>
      <w:r>
        <w:rPr>
          <w:spacing w:val="-3"/>
          <w:sz w:val="20"/>
        </w:rPr>
        <w:t xml:space="preserve"> </w:t>
      </w:r>
      <w:r>
        <w:rPr>
          <w:spacing w:val="-6"/>
          <w:sz w:val="20"/>
        </w:rPr>
        <w:t>prediction.</w:t>
      </w:r>
      <w:r>
        <w:rPr>
          <w:spacing w:val="11"/>
          <w:sz w:val="20"/>
        </w:rPr>
        <w:t xml:space="preserve"> </w:t>
      </w:r>
      <w:r>
        <w:rPr>
          <w:spacing w:val="-6"/>
          <w:sz w:val="20"/>
        </w:rPr>
        <w:t>(centre)</w:t>
      </w:r>
      <w:r>
        <w:rPr>
          <w:spacing w:val="-3"/>
          <w:sz w:val="20"/>
        </w:rPr>
        <w:t xml:space="preserve"> </w:t>
      </w:r>
      <w:r>
        <w:rPr>
          <w:spacing w:val="-6"/>
          <w:sz w:val="20"/>
        </w:rPr>
        <w:t>Using</w:t>
      </w:r>
      <w:r>
        <w:rPr>
          <w:spacing w:val="-3"/>
          <w:sz w:val="20"/>
        </w:rPr>
        <w:t xml:space="preserve"> </w:t>
      </w:r>
      <w:r>
        <w:rPr>
          <w:spacing w:val="-6"/>
          <w:sz w:val="20"/>
        </w:rPr>
        <w:t>the</w:t>
      </w:r>
      <w:r>
        <w:rPr>
          <w:sz w:val="20"/>
        </w:rPr>
        <w:t xml:space="preserve"> </w:t>
      </w:r>
      <w:r>
        <w:rPr>
          <w:spacing w:val="-6"/>
          <w:sz w:val="20"/>
        </w:rPr>
        <w:t>TCS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predict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reaction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times.</w:t>
      </w:r>
      <w:r>
        <w:rPr>
          <w:spacing w:val="9"/>
          <w:sz w:val="20"/>
        </w:rPr>
        <w:t xml:space="preserve"> </w:t>
      </w:r>
      <w:r>
        <w:rPr>
          <w:spacing w:val="-6"/>
          <w:sz w:val="20"/>
        </w:rPr>
        <w:t>(right)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Each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dot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now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represents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randomly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sampled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reaction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time</w:t>
      </w:r>
      <w:r>
        <w:rPr>
          <w:sz w:val="20"/>
        </w:rPr>
        <w:t xml:space="preserve"> </w:t>
      </w:r>
      <w:r>
        <w:rPr>
          <w:w w:val="90"/>
          <w:sz w:val="20"/>
        </w:rPr>
        <w:t>from an observer.</w:t>
      </w:r>
      <w:r>
        <w:rPr>
          <w:sz w:val="20"/>
        </w:rPr>
        <w:t xml:space="preserve"> </w:t>
      </w:r>
      <w:r>
        <w:rPr>
          <w:w w:val="90"/>
          <w:sz w:val="20"/>
        </w:rPr>
        <w:t>Note that there is greater spread in the data points here, due to the fact that there</w:t>
      </w:r>
      <w:r>
        <w:rPr>
          <w:sz w:val="20"/>
        </w:rPr>
        <w:t xml:space="preserve"> </w:t>
      </w:r>
      <w:r>
        <w:rPr>
          <w:w w:val="90"/>
          <w:sz w:val="20"/>
        </w:rPr>
        <w:t>will be trial-to-trial variability due to target position, inter-item distances, observer differences and</w:t>
      </w:r>
      <w:r>
        <w:rPr>
          <w:sz w:val="20"/>
        </w:rPr>
        <w:t xml:space="preserve"> so on.</w:t>
      </w:r>
    </w:p>
    <w:p w14:paraId="1D96AB3B" w14:textId="77777777" w:rsidR="00470D98" w:rsidRDefault="00470D98">
      <w:pPr>
        <w:pStyle w:val="BodyText"/>
        <w:spacing w:before="8"/>
        <w:ind w:left="0"/>
        <w:rPr>
          <w:sz w:val="20"/>
        </w:rPr>
      </w:pPr>
    </w:p>
    <w:p w14:paraId="3833B23A" w14:textId="77777777" w:rsidR="00470D98" w:rsidRDefault="00470D98">
      <w:pPr>
        <w:rPr>
          <w:sz w:val="20"/>
        </w:rPr>
        <w:sectPr w:rsidR="00470D98">
          <w:type w:val="continuous"/>
          <w:pgSz w:w="12240" w:h="15840"/>
          <w:pgMar w:top="1820" w:right="1720" w:bottom="280" w:left="1600" w:header="0" w:footer="1818" w:gutter="0"/>
          <w:cols w:space="720"/>
        </w:sectPr>
      </w:pPr>
    </w:p>
    <w:p w14:paraId="324932F6" w14:textId="77777777" w:rsidR="00470D98" w:rsidRDefault="00470D98">
      <w:pPr>
        <w:pStyle w:val="BodyText"/>
        <w:spacing w:before="9"/>
        <w:ind w:left="0"/>
        <w:rPr>
          <w:sz w:val="17"/>
        </w:rPr>
      </w:pPr>
    </w:p>
    <w:p w14:paraId="3D34E3AE" w14:textId="77777777" w:rsidR="00470D98" w:rsidRDefault="001E0CFE">
      <w:pPr>
        <w:ind w:left="22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251</w:t>
      </w:r>
    </w:p>
    <w:p w14:paraId="310F5BA9" w14:textId="77777777" w:rsidR="00470D98" w:rsidRDefault="00470D98">
      <w:pPr>
        <w:pStyle w:val="BodyText"/>
        <w:ind w:left="0"/>
        <w:rPr>
          <w:rFonts w:ascii="Trebuchet MS"/>
          <w:sz w:val="14"/>
        </w:rPr>
      </w:pPr>
    </w:p>
    <w:p w14:paraId="353C26E1" w14:textId="77777777" w:rsidR="00470D98" w:rsidRDefault="001E0CFE">
      <w:pPr>
        <w:ind w:left="22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252</w:t>
      </w:r>
    </w:p>
    <w:p w14:paraId="5FAC6053" w14:textId="77777777" w:rsidR="00470D98" w:rsidRDefault="00470D98">
      <w:pPr>
        <w:pStyle w:val="BodyText"/>
        <w:spacing w:before="10"/>
        <w:ind w:left="0"/>
        <w:rPr>
          <w:rFonts w:ascii="Trebuchet MS"/>
          <w:sz w:val="12"/>
        </w:rPr>
      </w:pPr>
    </w:p>
    <w:p w14:paraId="72F84124" w14:textId="77777777" w:rsidR="00470D98" w:rsidRDefault="001E0CFE">
      <w:pPr>
        <w:ind w:left="22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253</w:t>
      </w:r>
    </w:p>
    <w:p w14:paraId="38E7FEFC" w14:textId="77777777" w:rsidR="00470D98" w:rsidRDefault="001E0CFE">
      <w:pPr>
        <w:pStyle w:val="ListParagraph"/>
        <w:numPr>
          <w:ilvl w:val="2"/>
          <w:numId w:val="2"/>
        </w:numPr>
        <w:tabs>
          <w:tab w:val="left" w:pos="815"/>
        </w:tabs>
        <w:ind w:left="815" w:hanging="656"/>
        <w:rPr>
          <w:i/>
          <w:sz w:val="24"/>
        </w:rPr>
        <w:pPrChange w:id="323" w:author="Hughes, Anna E" w:date="2023-08-09T15:29:00Z">
          <w:pPr>
            <w:pStyle w:val="ListParagraph"/>
            <w:numPr>
              <w:ilvl w:val="2"/>
              <w:numId w:val="4"/>
            </w:numPr>
            <w:tabs>
              <w:tab w:val="left" w:pos="817"/>
            </w:tabs>
            <w:ind w:left="816" w:hanging="658"/>
          </w:pPr>
        </w:pPrChange>
      </w:pPr>
      <w:r>
        <w:br w:type="column"/>
      </w:r>
      <w:bookmarkStart w:id="324" w:name="Estimating_mean_reaction_times"/>
      <w:bookmarkEnd w:id="324"/>
      <w:r>
        <w:rPr>
          <w:i/>
          <w:sz w:val="24"/>
        </w:rPr>
        <w:t>Estimating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mean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reaction</w:t>
      </w:r>
      <w:r>
        <w:rPr>
          <w:i/>
          <w:spacing w:val="-12"/>
          <w:sz w:val="24"/>
        </w:rPr>
        <w:t xml:space="preserve"> </w:t>
      </w:r>
      <w:r>
        <w:rPr>
          <w:i/>
          <w:spacing w:val="-2"/>
          <w:sz w:val="24"/>
        </w:rPr>
        <w:t>times</w:t>
      </w:r>
    </w:p>
    <w:p w14:paraId="372DDB98" w14:textId="77777777" w:rsidR="00470D98" w:rsidRDefault="001E0CFE">
      <w:pPr>
        <w:pStyle w:val="BodyText"/>
        <w:spacing w:before="29" w:line="247" w:lineRule="auto"/>
        <w:ind w:left="159" w:right="520" w:firstLine="351"/>
        <w:pPrChange w:id="325" w:author="Hughes, Anna E" w:date="2023-08-09T15:29:00Z">
          <w:pPr>
            <w:pStyle w:val="BodyText"/>
            <w:spacing w:before="29" w:line="247" w:lineRule="auto"/>
            <w:ind w:left="159" w:right="521" w:firstLine="351"/>
          </w:pPr>
        </w:pPrChange>
      </w:pPr>
      <w:r>
        <w:rPr>
          <w:spacing w:val="-2"/>
        </w:rPr>
        <w:t>Finally,</w:t>
      </w:r>
      <w:r>
        <w:rPr>
          <w:spacing w:val="13"/>
        </w:rPr>
        <w:t xml:space="preserve"> </w:t>
      </w:r>
      <w:r>
        <w:rPr>
          <w:spacing w:val="-2"/>
        </w:rPr>
        <w:t>we</w:t>
      </w:r>
      <w:r>
        <w:rPr>
          <w:spacing w:val="7"/>
        </w:rPr>
        <w:t xml:space="preserve"> </w:t>
      </w:r>
      <w:r>
        <w:rPr>
          <w:spacing w:val="-2"/>
        </w:rPr>
        <w:t>can</w:t>
      </w:r>
      <w:r>
        <w:rPr>
          <w:spacing w:val="7"/>
        </w:rPr>
        <w:t xml:space="preserve"> </w:t>
      </w:r>
      <w:r>
        <w:rPr>
          <w:spacing w:val="-2"/>
        </w:rPr>
        <w:t>use</w:t>
      </w:r>
      <w:r>
        <w:rPr>
          <w:spacing w:val="7"/>
        </w:rPr>
        <w:t xml:space="preserve"> </w:t>
      </w:r>
      <w:r>
        <w:rPr>
          <w:spacing w:val="-2"/>
        </w:rPr>
        <w:t>Equation</w:t>
      </w:r>
      <w:r>
        <w:rPr>
          <w:spacing w:val="7"/>
        </w:rPr>
        <w:t xml:space="preserve"> </w:t>
      </w:r>
      <w:r w:rsidR="00791F47">
        <w:fldChar w:fldCharType="begin"/>
      </w:r>
      <w:r w:rsidR="00791F47">
        <w:instrText xml:space="preserve"> HYPERLINK \l "_bookmark0" </w:instrText>
      </w:r>
      <w:r w:rsidR="00791F47">
        <w:fldChar w:fldCharType="separate"/>
      </w:r>
      <w:r>
        <w:rPr>
          <w:spacing w:val="-2"/>
        </w:rPr>
        <w:t>1</w:t>
      </w:r>
      <w:r w:rsidR="00791F47">
        <w:rPr>
          <w:spacing w:val="-2"/>
        </w:rPr>
        <w:fldChar w:fldCharType="end"/>
      </w:r>
      <w:r>
        <w:rPr>
          <w:spacing w:val="7"/>
        </w:rPr>
        <w:t xml:space="preserve"> </w:t>
      </w:r>
      <w:r>
        <w:rPr>
          <w:spacing w:val="-2"/>
        </w:rPr>
        <w:t>to</w:t>
      </w:r>
      <w:r>
        <w:rPr>
          <w:spacing w:val="7"/>
        </w:rPr>
        <w:t xml:space="preserve"> </w:t>
      </w:r>
      <w:r>
        <w:rPr>
          <w:spacing w:val="-2"/>
        </w:rPr>
        <w:t>predict</w:t>
      </w:r>
      <w:r>
        <w:rPr>
          <w:spacing w:val="7"/>
        </w:rPr>
        <w:t xml:space="preserve"> </w:t>
      </w:r>
      <w:r>
        <w:rPr>
          <w:spacing w:val="-2"/>
        </w:rPr>
        <w:t>mean</w:t>
      </w:r>
      <w:r>
        <w:rPr>
          <w:spacing w:val="7"/>
        </w:rPr>
        <w:t xml:space="preserve"> </w:t>
      </w:r>
      <w:r>
        <w:rPr>
          <w:spacing w:val="-2"/>
        </w:rPr>
        <w:t>reaction</w:t>
      </w:r>
      <w:r>
        <w:rPr>
          <w:spacing w:val="7"/>
        </w:rPr>
        <w:t xml:space="preserve"> </w:t>
      </w:r>
      <w:r>
        <w:rPr>
          <w:spacing w:val="-2"/>
        </w:rPr>
        <w:t>times.</w:t>
      </w:r>
      <w:r>
        <w:rPr>
          <w:spacing w:val="59"/>
        </w:rPr>
        <w:t xml:space="preserve"> </w:t>
      </w:r>
      <w:r>
        <w:rPr>
          <w:spacing w:val="-2"/>
        </w:rPr>
        <w:t>As</w:t>
      </w:r>
      <w:r>
        <w:rPr>
          <w:spacing w:val="7"/>
        </w:rPr>
        <w:t xml:space="preserve"> </w:t>
      </w:r>
      <w:r>
        <w:rPr>
          <w:spacing w:val="-2"/>
        </w:rPr>
        <w:t>can</w:t>
      </w:r>
      <w:r>
        <w:rPr>
          <w:spacing w:val="7"/>
        </w:rPr>
        <w:t xml:space="preserve"> </w:t>
      </w:r>
      <w:r>
        <w:rPr>
          <w:spacing w:val="-2"/>
        </w:rPr>
        <w:t xml:space="preserve">be </w:t>
      </w:r>
      <w:r>
        <w:rPr>
          <w:spacing w:val="-6"/>
        </w:rPr>
        <w:t>seen</w:t>
      </w:r>
      <w:r>
        <w:rPr>
          <w:spacing w:val="2"/>
        </w:rPr>
        <w:t xml:space="preserve"> </w:t>
      </w:r>
      <w:r>
        <w:rPr>
          <w:spacing w:val="-6"/>
        </w:rPr>
        <w:t>in</w:t>
      </w:r>
      <w:r>
        <w:rPr>
          <w:spacing w:val="4"/>
        </w:rPr>
        <w:t xml:space="preserve"> </w:t>
      </w:r>
      <w:r>
        <w:rPr>
          <w:spacing w:val="-6"/>
        </w:rPr>
        <w:t>Figure</w:t>
      </w:r>
      <w:r>
        <w:rPr>
          <w:spacing w:val="2"/>
        </w:rPr>
        <w:t xml:space="preserve"> </w:t>
      </w:r>
      <w:r w:rsidR="00791F47">
        <w:fldChar w:fldCharType="begin"/>
      </w:r>
      <w:r w:rsidR="00791F47">
        <w:instrText xml:space="preserve"> HYPERLINK \l "_bookmark8" </w:instrText>
      </w:r>
      <w:r w:rsidR="00791F47">
        <w:fldChar w:fldCharType="separate"/>
      </w:r>
      <w:r>
        <w:rPr>
          <w:spacing w:val="-6"/>
        </w:rPr>
        <w:t>2</w:t>
      </w:r>
      <w:r w:rsidR="00791F47">
        <w:rPr>
          <w:spacing w:val="-6"/>
        </w:rPr>
        <w:fldChar w:fldCharType="end"/>
      </w:r>
      <w:r>
        <w:rPr>
          <w:spacing w:val="3"/>
        </w:rPr>
        <w:t xml:space="preserve"> </w:t>
      </w:r>
      <w:r>
        <w:rPr>
          <w:spacing w:val="-6"/>
        </w:rPr>
        <w:t>(centre</w:t>
      </w:r>
      <w:r>
        <w:rPr>
          <w:spacing w:val="4"/>
        </w:rPr>
        <w:t xml:space="preserve"> </w:t>
      </w:r>
      <w:r>
        <w:rPr>
          <w:spacing w:val="-6"/>
        </w:rPr>
        <w:t>panel),</w:t>
      </w:r>
      <w:r>
        <w:rPr>
          <w:spacing w:val="5"/>
        </w:rPr>
        <w:t xml:space="preserve"> </w:t>
      </w:r>
      <w:r>
        <w:rPr>
          <w:spacing w:val="-6"/>
        </w:rPr>
        <w:t>these</w:t>
      </w:r>
      <w:r>
        <w:rPr>
          <w:spacing w:val="3"/>
        </w:rPr>
        <w:t xml:space="preserve"> </w:t>
      </w:r>
      <w:r>
        <w:rPr>
          <w:spacing w:val="-6"/>
        </w:rPr>
        <w:t>predictions</w:t>
      </w:r>
      <w:r>
        <w:rPr>
          <w:spacing w:val="3"/>
        </w:rPr>
        <w:t xml:space="preserve"> </w:t>
      </w:r>
      <w:r>
        <w:rPr>
          <w:spacing w:val="-6"/>
        </w:rPr>
        <w:t>are</w:t>
      </w:r>
      <w:r>
        <w:rPr>
          <w:spacing w:val="3"/>
        </w:rPr>
        <w:t xml:space="preserve"> </w:t>
      </w:r>
      <w:r>
        <w:rPr>
          <w:spacing w:val="-6"/>
        </w:rPr>
        <w:t>essentially</w:t>
      </w:r>
      <w:r>
        <w:rPr>
          <w:spacing w:val="3"/>
        </w:rPr>
        <w:t xml:space="preserve"> </w:t>
      </w:r>
      <w:r>
        <w:rPr>
          <w:spacing w:val="-6"/>
        </w:rPr>
        <w:t>identical</w:t>
      </w:r>
      <w:r>
        <w:rPr>
          <w:spacing w:val="3"/>
        </w:rPr>
        <w:t xml:space="preserve"> </w:t>
      </w:r>
      <w:r>
        <w:rPr>
          <w:spacing w:val="-6"/>
        </w:rPr>
        <w:t>to</w:t>
      </w:r>
      <w:r>
        <w:rPr>
          <w:spacing w:val="3"/>
        </w:rPr>
        <w:t xml:space="preserve"> </w:t>
      </w:r>
      <w:r>
        <w:rPr>
          <w:spacing w:val="-6"/>
        </w:rPr>
        <w:t>the</w:t>
      </w:r>
    </w:p>
    <w:p w14:paraId="754E2C15" w14:textId="77777777" w:rsidR="00470D98" w:rsidRDefault="001E0CFE">
      <w:pPr>
        <w:spacing w:line="5" w:lineRule="exact"/>
        <w:ind w:left="2384"/>
        <w:rPr>
          <w:sz w:val="18"/>
        </w:rPr>
      </w:pPr>
      <w:r>
        <w:rPr>
          <w:w w:val="89"/>
          <w:sz w:val="18"/>
        </w:rPr>
        <w:t>2</w:t>
      </w:r>
    </w:p>
    <w:p w14:paraId="52FE27F9" w14:textId="77777777" w:rsidR="00470D98" w:rsidRDefault="00470D98">
      <w:pPr>
        <w:spacing w:line="5" w:lineRule="exact"/>
        <w:rPr>
          <w:sz w:val="18"/>
        </w:rPr>
        <w:sectPr w:rsidR="00470D98">
          <w:type w:val="continuous"/>
          <w:pgSz w:w="12240" w:h="15840"/>
          <w:pgMar w:top="1820" w:right="1720" w:bottom="280" w:left="1600" w:header="0" w:footer="1818" w:gutter="0"/>
          <w:cols w:num="2" w:space="720" w:equalWidth="0">
            <w:col w:w="418" w:space="40"/>
            <w:col w:w="8462"/>
          </w:cols>
        </w:sectPr>
      </w:pPr>
    </w:p>
    <w:p w14:paraId="7B506F85" w14:textId="77777777" w:rsidR="00470D98" w:rsidRDefault="00470D98">
      <w:pPr>
        <w:pStyle w:val="BodyText"/>
        <w:spacing w:before="2"/>
        <w:ind w:left="0"/>
        <w:rPr>
          <w:sz w:val="9"/>
        </w:rPr>
      </w:pPr>
    </w:p>
    <w:p w14:paraId="57D32904" w14:textId="77777777" w:rsidR="00470D98" w:rsidRDefault="001E0CFE">
      <w:pPr>
        <w:spacing w:before="1"/>
        <w:ind w:left="22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254</w:t>
      </w:r>
    </w:p>
    <w:p w14:paraId="5AD96747" w14:textId="77777777" w:rsidR="00470D98" w:rsidRDefault="00470D98">
      <w:pPr>
        <w:pStyle w:val="BodyText"/>
        <w:spacing w:before="0"/>
        <w:ind w:left="0"/>
        <w:rPr>
          <w:rFonts w:ascii="Trebuchet MS"/>
          <w:sz w:val="12"/>
        </w:rPr>
      </w:pPr>
    </w:p>
    <w:p w14:paraId="615BED0D" w14:textId="77777777" w:rsidR="00470D98" w:rsidRDefault="00470D98">
      <w:pPr>
        <w:pStyle w:val="BodyText"/>
        <w:spacing w:before="0"/>
        <w:ind w:left="0"/>
        <w:rPr>
          <w:rFonts w:ascii="Trebuchet MS"/>
          <w:sz w:val="12"/>
        </w:rPr>
      </w:pPr>
    </w:p>
    <w:p w14:paraId="1EA1F8E5" w14:textId="77777777" w:rsidR="00470D98" w:rsidRDefault="001E0CFE">
      <w:pPr>
        <w:spacing w:before="89"/>
        <w:ind w:left="22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255</w:t>
      </w:r>
    </w:p>
    <w:p w14:paraId="46D6359E" w14:textId="77777777" w:rsidR="00470D98" w:rsidRDefault="001E0CFE">
      <w:pPr>
        <w:pStyle w:val="BodyText"/>
        <w:spacing w:before="0" w:line="274" w:lineRule="exact"/>
        <w:ind w:left="159"/>
      </w:pPr>
      <w:r>
        <w:br w:type="column"/>
      </w:r>
      <w:r>
        <w:rPr>
          <w:spacing w:val="-2"/>
        </w:rPr>
        <w:t>empirical</w:t>
      </w:r>
      <w:r>
        <w:rPr>
          <w:spacing w:val="-12"/>
        </w:rPr>
        <w:t xml:space="preserve"> </w:t>
      </w:r>
      <w:r>
        <w:rPr>
          <w:spacing w:val="-2"/>
        </w:rPr>
        <w:t>RT</w:t>
      </w:r>
      <w:r>
        <w:rPr>
          <w:spacing w:val="-11"/>
        </w:rPr>
        <w:t xml:space="preserve"> </w:t>
      </w:r>
      <w:r>
        <w:rPr>
          <w:spacing w:val="-2"/>
        </w:rPr>
        <w:t>results:</w:t>
      </w:r>
      <w:r>
        <w:rPr>
          <w:spacing w:val="-4"/>
        </w:rPr>
        <w:t xml:space="preserve"> </w:t>
      </w:r>
      <w:r>
        <w:rPr>
          <w:rFonts w:ascii="Times New Roman"/>
          <w:i/>
          <w:spacing w:val="-2"/>
        </w:rPr>
        <w:t>R</w:t>
      </w:r>
      <w:r>
        <w:rPr>
          <w:rFonts w:ascii="Times New Roman"/>
          <w:i/>
          <w:spacing w:val="55"/>
        </w:rPr>
        <w:t xml:space="preserve"> </w:t>
      </w:r>
      <w:r>
        <w:rPr>
          <w:rFonts w:ascii="Tahoma"/>
          <w:spacing w:val="-2"/>
        </w:rPr>
        <w:t>=</w:t>
      </w:r>
      <w:r>
        <w:rPr>
          <w:rFonts w:ascii="Tahoma"/>
          <w:spacing w:val="-22"/>
        </w:rPr>
        <w:t xml:space="preserve"> </w:t>
      </w:r>
      <w:r>
        <w:rPr>
          <w:spacing w:val="-2"/>
        </w:rPr>
        <w:t>0</w:t>
      </w:r>
      <w:r>
        <w:rPr>
          <w:rFonts w:ascii="Verdana"/>
          <w:i/>
          <w:spacing w:val="-2"/>
        </w:rPr>
        <w:t>.</w:t>
      </w:r>
      <w:r>
        <w:rPr>
          <w:spacing w:val="-2"/>
        </w:rPr>
        <w:t>93%.</w:t>
      </w:r>
    </w:p>
    <w:p w14:paraId="22D3D2BB" w14:textId="77777777" w:rsidR="00470D98" w:rsidRDefault="001E0CFE">
      <w:pPr>
        <w:pStyle w:val="ListParagraph"/>
        <w:numPr>
          <w:ilvl w:val="2"/>
          <w:numId w:val="2"/>
        </w:numPr>
        <w:tabs>
          <w:tab w:val="left" w:pos="815"/>
        </w:tabs>
        <w:spacing w:before="230"/>
        <w:ind w:left="815" w:hanging="656"/>
        <w:rPr>
          <w:i/>
          <w:sz w:val="24"/>
        </w:rPr>
        <w:pPrChange w:id="326" w:author="Hughes, Anna E" w:date="2023-08-09T15:29:00Z">
          <w:pPr>
            <w:pStyle w:val="ListParagraph"/>
            <w:numPr>
              <w:ilvl w:val="2"/>
              <w:numId w:val="4"/>
            </w:numPr>
            <w:tabs>
              <w:tab w:val="left" w:pos="817"/>
            </w:tabs>
            <w:spacing w:before="230"/>
            <w:ind w:left="816" w:hanging="658"/>
          </w:pPr>
        </w:pPrChange>
      </w:pPr>
      <w:bookmarkStart w:id="327" w:name="Discussion"/>
      <w:bookmarkEnd w:id="327"/>
      <w:r>
        <w:rPr>
          <w:i/>
          <w:spacing w:val="-2"/>
          <w:sz w:val="24"/>
        </w:rPr>
        <w:t>Discussion</w:t>
      </w:r>
    </w:p>
    <w:p w14:paraId="33480BBA" w14:textId="77777777" w:rsidR="00470D98" w:rsidRDefault="00470D98">
      <w:pPr>
        <w:rPr>
          <w:sz w:val="24"/>
        </w:rPr>
        <w:sectPr w:rsidR="00470D98">
          <w:type w:val="continuous"/>
          <w:pgSz w:w="12240" w:h="15840"/>
          <w:pgMar w:top="1820" w:right="1720" w:bottom="280" w:left="1600" w:header="0" w:footer="1818" w:gutter="0"/>
          <w:cols w:num="2" w:space="720" w:equalWidth="0">
            <w:col w:w="418" w:space="40"/>
            <w:col w:w="8462"/>
          </w:cols>
        </w:sectPr>
      </w:pPr>
    </w:p>
    <w:p w14:paraId="6DF6B675" w14:textId="77777777" w:rsidR="00470D98" w:rsidRDefault="001E0CFE">
      <w:pPr>
        <w:pStyle w:val="BodyText"/>
        <w:tabs>
          <w:tab w:val="left" w:pos="968"/>
        </w:tabs>
        <w:spacing w:before="29"/>
      </w:pPr>
      <w:r>
        <w:rPr>
          <w:rFonts w:ascii="Trebuchet MS"/>
          <w:spacing w:val="-5"/>
          <w:sz w:val="12"/>
        </w:rPr>
        <w:t>256</w:t>
      </w:r>
      <w:r>
        <w:rPr>
          <w:rFonts w:ascii="Trebuchet MS"/>
          <w:sz w:val="12"/>
        </w:rPr>
        <w:tab/>
      </w:r>
      <w:r>
        <w:rPr>
          <w:spacing w:val="-8"/>
        </w:rPr>
        <w:t>While</w:t>
      </w:r>
      <w:r>
        <w:rPr>
          <w:spacing w:val="-1"/>
        </w:rPr>
        <w:t xml:space="preserve"> </w:t>
      </w:r>
      <w:r>
        <w:rPr>
          <w:spacing w:val="-8"/>
        </w:rPr>
        <w:t>TCS</w:t>
      </w:r>
      <w:r>
        <w:rPr>
          <w:spacing w:val="-1"/>
        </w:rPr>
        <w:t xml:space="preserve"> </w:t>
      </w:r>
      <w:r>
        <w:rPr>
          <w:spacing w:val="-8"/>
        </w:rPr>
        <w:t>theory</w:t>
      </w:r>
      <w:r>
        <w:rPr>
          <w:spacing w:val="-1"/>
        </w:rPr>
        <w:t xml:space="preserve"> </w:t>
      </w:r>
      <w:r>
        <w:rPr>
          <w:spacing w:val="-8"/>
        </w:rPr>
        <w:t>offers</w:t>
      </w:r>
      <w:r>
        <w:t xml:space="preserve"> </w:t>
      </w:r>
      <w:r>
        <w:rPr>
          <w:spacing w:val="-8"/>
        </w:rPr>
        <w:t>a</w:t>
      </w:r>
      <w:r>
        <w:rPr>
          <w:spacing w:val="-1"/>
        </w:rPr>
        <w:t xml:space="preserve"> </w:t>
      </w:r>
      <w:r>
        <w:rPr>
          <w:spacing w:val="-8"/>
        </w:rPr>
        <w:t>good</w:t>
      </w:r>
      <w:r>
        <w:t xml:space="preserve"> </w:t>
      </w:r>
      <w:r>
        <w:rPr>
          <w:spacing w:val="-8"/>
        </w:rPr>
        <w:t>prediction</w:t>
      </w:r>
      <w:r>
        <w:rPr>
          <w:spacing w:val="-1"/>
        </w:rPr>
        <w:t xml:space="preserve"> </w:t>
      </w:r>
      <w:r>
        <w:rPr>
          <w:spacing w:val="-8"/>
        </w:rPr>
        <w:t>of</w:t>
      </w:r>
      <w:r>
        <w:t xml:space="preserve"> </w:t>
      </w:r>
      <w:r>
        <w:rPr>
          <w:spacing w:val="-8"/>
        </w:rPr>
        <w:t>search</w:t>
      </w:r>
      <w:r>
        <w:rPr>
          <w:spacing w:val="-1"/>
        </w:rPr>
        <w:t xml:space="preserve"> </w:t>
      </w:r>
      <w:r>
        <w:rPr>
          <w:spacing w:val="-8"/>
        </w:rPr>
        <w:t>slopes</w:t>
      </w:r>
      <w:r>
        <w:t xml:space="preserve"> </w:t>
      </w:r>
      <w:r>
        <w:rPr>
          <w:spacing w:val="-8"/>
        </w:rPr>
        <w:t>and</w:t>
      </w:r>
      <w:r>
        <w:rPr>
          <w:spacing w:val="-2"/>
        </w:rPr>
        <w:t xml:space="preserve"> </w:t>
      </w:r>
      <w:r>
        <w:rPr>
          <w:spacing w:val="-8"/>
        </w:rPr>
        <w:t>corresponding</w:t>
      </w:r>
    </w:p>
    <w:p w14:paraId="2CC2A92E" w14:textId="77777777" w:rsidR="00470D98" w:rsidRDefault="001E0CFE">
      <w:pPr>
        <w:pStyle w:val="BodyText"/>
        <w:spacing w:before="8"/>
      </w:pPr>
      <w:r>
        <w:rPr>
          <w:rFonts w:ascii="Trebuchet MS"/>
          <w:spacing w:val="-6"/>
          <w:sz w:val="12"/>
        </w:rPr>
        <w:t>257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6"/>
        </w:rPr>
        <w:t>mean</w:t>
      </w:r>
      <w:r>
        <w:rPr>
          <w:spacing w:val="4"/>
        </w:rPr>
        <w:t xml:space="preserve"> </w:t>
      </w:r>
      <w:r>
        <w:rPr>
          <w:spacing w:val="-6"/>
        </w:rPr>
        <w:t>reaction</w:t>
      </w:r>
      <w:r>
        <w:rPr>
          <w:spacing w:val="3"/>
        </w:rPr>
        <w:t xml:space="preserve"> </w:t>
      </w:r>
      <w:r>
        <w:rPr>
          <w:spacing w:val="-6"/>
        </w:rPr>
        <w:t>times</w:t>
      </w:r>
      <w:r>
        <w:rPr>
          <w:spacing w:val="4"/>
        </w:rPr>
        <w:t xml:space="preserve"> </w:t>
      </w:r>
      <w:r>
        <w:rPr>
          <w:spacing w:val="-6"/>
        </w:rPr>
        <w:t>for</w:t>
      </w:r>
      <w:r>
        <w:rPr>
          <w:spacing w:val="3"/>
        </w:rPr>
        <w:t xml:space="preserve"> </w:t>
      </w:r>
      <w:r>
        <w:rPr>
          <w:spacing w:val="-6"/>
        </w:rPr>
        <w:t>double</w:t>
      </w:r>
      <w:r>
        <w:rPr>
          <w:spacing w:val="4"/>
        </w:rPr>
        <w:t xml:space="preserve"> </w:t>
      </w:r>
      <w:r>
        <w:rPr>
          <w:spacing w:val="-6"/>
        </w:rPr>
        <w:t>feature</w:t>
      </w:r>
      <w:r>
        <w:rPr>
          <w:spacing w:val="3"/>
        </w:rPr>
        <w:t xml:space="preserve"> </w:t>
      </w:r>
      <w:r>
        <w:rPr>
          <w:spacing w:val="-6"/>
        </w:rPr>
        <w:t>search,</w:t>
      </w:r>
      <w:r>
        <w:rPr>
          <w:spacing w:val="6"/>
        </w:rPr>
        <w:t xml:space="preserve"> </w:t>
      </w:r>
      <w:r>
        <w:rPr>
          <w:spacing w:val="-6"/>
        </w:rPr>
        <w:t>there</w:t>
      </w:r>
      <w:r>
        <w:rPr>
          <w:spacing w:val="4"/>
        </w:rPr>
        <w:t xml:space="preserve"> </w:t>
      </w:r>
      <w:r>
        <w:rPr>
          <w:spacing w:val="-6"/>
        </w:rPr>
        <w:t>are</w:t>
      </w:r>
      <w:r>
        <w:rPr>
          <w:spacing w:val="3"/>
        </w:rPr>
        <w:t xml:space="preserve"> </w:t>
      </w:r>
      <w:r>
        <w:rPr>
          <w:spacing w:val="-6"/>
        </w:rPr>
        <w:t>two</w:t>
      </w:r>
      <w:r>
        <w:rPr>
          <w:spacing w:val="4"/>
        </w:rPr>
        <w:t xml:space="preserve"> </w:t>
      </w:r>
      <w:r>
        <w:rPr>
          <w:spacing w:val="-6"/>
        </w:rPr>
        <w:t>related</w:t>
      </w:r>
      <w:r>
        <w:rPr>
          <w:spacing w:val="3"/>
        </w:rPr>
        <w:t xml:space="preserve"> </w:t>
      </w:r>
      <w:r>
        <w:rPr>
          <w:spacing w:val="-6"/>
        </w:rPr>
        <w:t>limitations.</w:t>
      </w:r>
    </w:p>
    <w:p w14:paraId="42E11B28" w14:textId="77777777" w:rsidR="00470D98" w:rsidRDefault="001E0CFE">
      <w:pPr>
        <w:pStyle w:val="BodyText"/>
      </w:pPr>
      <w:r>
        <w:rPr>
          <w:rFonts w:ascii="Trebuchet MS"/>
          <w:spacing w:val="-4"/>
          <w:sz w:val="12"/>
        </w:rPr>
        <w:t>258</w:t>
      </w:r>
      <w:r>
        <w:rPr>
          <w:rFonts w:ascii="Trebuchet MS"/>
          <w:spacing w:val="75"/>
          <w:w w:val="150"/>
          <w:sz w:val="12"/>
        </w:rPr>
        <w:t xml:space="preserve"> </w:t>
      </w:r>
      <w:r>
        <w:rPr>
          <w:spacing w:val="-4"/>
        </w:rPr>
        <w:t>Firstly,</w:t>
      </w:r>
      <w:r>
        <w:rPr>
          <w:spacing w:val="-7"/>
        </w:rPr>
        <w:t xml:space="preserve"> </w:t>
      </w:r>
      <w:r>
        <w:rPr>
          <w:spacing w:val="-4"/>
        </w:rPr>
        <w:t>it</w:t>
      </w:r>
      <w:r>
        <w:rPr>
          <w:spacing w:val="-9"/>
        </w:rPr>
        <w:t xml:space="preserve"> </w:t>
      </w:r>
      <w:r>
        <w:rPr>
          <w:spacing w:val="-4"/>
        </w:rPr>
        <w:t>is</w:t>
      </w:r>
      <w:r>
        <w:rPr>
          <w:spacing w:val="-9"/>
        </w:rPr>
        <w:t xml:space="preserve"> </w:t>
      </w:r>
      <w:r>
        <w:rPr>
          <w:spacing w:val="-4"/>
        </w:rPr>
        <w:t>unable</w:t>
      </w:r>
      <w:r>
        <w:rPr>
          <w:spacing w:val="-9"/>
        </w:rPr>
        <w:t xml:space="preserve"> </w:t>
      </w:r>
      <w:r>
        <w:rPr>
          <w:spacing w:val="-4"/>
        </w:rPr>
        <w:t>to</w:t>
      </w:r>
      <w:r>
        <w:rPr>
          <w:spacing w:val="-8"/>
        </w:rPr>
        <w:t xml:space="preserve"> </w:t>
      </w:r>
      <w:r>
        <w:rPr>
          <w:spacing w:val="-4"/>
        </w:rPr>
        <w:t>account</w:t>
      </w:r>
      <w:r>
        <w:rPr>
          <w:spacing w:val="-9"/>
        </w:rPr>
        <w:t xml:space="preserve"> </w:t>
      </w:r>
      <w:r>
        <w:rPr>
          <w:spacing w:val="-4"/>
        </w:rPr>
        <w:t>for</w:t>
      </w:r>
      <w:r>
        <w:rPr>
          <w:spacing w:val="-9"/>
        </w:rPr>
        <w:t xml:space="preserve"> </w:t>
      </w:r>
      <w:r>
        <w:rPr>
          <w:spacing w:val="-4"/>
        </w:rPr>
        <w:t>individual</w:t>
      </w:r>
      <w:r>
        <w:rPr>
          <w:spacing w:val="-9"/>
        </w:rPr>
        <w:t xml:space="preserve"> </w:t>
      </w:r>
      <w:r>
        <w:rPr>
          <w:spacing w:val="-4"/>
        </w:rPr>
        <w:t>differences</w:t>
      </w:r>
      <w:r>
        <w:rPr>
          <w:spacing w:val="-8"/>
        </w:rPr>
        <w:t xml:space="preserve"> </w:t>
      </w:r>
      <w:r>
        <w:rPr>
          <w:spacing w:val="-4"/>
        </w:rPr>
        <w:t>between</w:t>
      </w:r>
      <w:r>
        <w:rPr>
          <w:spacing w:val="-9"/>
        </w:rPr>
        <w:t xml:space="preserve"> </w:t>
      </w:r>
      <w:r>
        <w:rPr>
          <w:spacing w:val="-4"/>
        </w:rPr>
        <w:t>observers,</w:t>
      </w:r>
      <w:r>
        <w:rPr>
          <w:spacing w:val="-8"/>
        </w:rPr>
        <w:t xml:space="preserve"> </w:t>
      </w:r>
      <w:r>
        <w:rPr>
          <w:spacing w:val="-4"/>
        </w:rPr>
        <w:t>only</w:t>
      </w:r>
    </w:p>
    <w:p w14:paraId="50DBB861" w14:textId="77777777" w:rsidR="00470D98" w:rsidRDefault="001E0CFE">
      <w:pPr>
        <w:pStyle w:val="BodyText"/>
        <w:spacing w:before="8"/>
      </w:pPr>
      <w:r>
        <w:rPr>
          <w:rFonts w:ascii="Trebuchet MS"/>
          <w:spacing w:val="-8"/>
          <w:sz w:val="12"/>
        </w:rPr>
        <w:t>259</w:t>
      </w:r>
      <w:r>
        <w:rPr>
          <w:rFonts w:ascii="Trebuchet MS"/>
          <w:spacing w:val="57"/>
          <w:sz w:val="12"/>
        </w:rPr>
        <w:t xml:space="preserve">  </w:t>
      </w:r>
      <w:r>
        <w:rPr>
          <w:spacing w:val="-8"/>
        </w:rPr>
        <w:t>the</w:t>
      </w:r>
      <w:r>
        <w:rPr>
          <w:spacing w:val="-4"/>
        </w:rPr>
        <w:t xml:space="preserve"> </w:t>
      </w:r>
      <w:r>
        <w:rPr>
          <w:spacing w:val="-8"/>
        </w:rPr>
        <w:t>changes</w:t>
      </w:r>
      <w:r>
        <w:rPr>
          <w:spacing w:val="-5"/>
        </w:rPr>
        <w:t xml:space="preserve"> </w:t>
      </w:r>
      <w:r>
        <w:rPr>
          <w:spacing w:val="-8"/>
        </w:rPr>
        <w:t>to</w:t>
      </w:r>
      <w:r>
        <w:rPr>
          <w:spacing w:val="-4"/>
        </w:rPr>
        <w:t xml:space="preserve"> </w:t>
      </w:r>
      <w:r>
        <w:rPr>
          <w:spacing w:val="-8"/>
        </w:rPr>
        <w:t>the</w:t>
      </w:r>
      <w:r>
        <w:rPr>
          <w:spacing w:val="-5"/>
        </w:rPr>
        <w:t xml:space="preserve"> </w:t>
      </w:r>
      <w:r>
        <w:rPr>
          <w:spacing w:val="-8"/>
        </w:rPr>
        <w:t>sample</w:t>
      </w:r>
      <w:r>
        <w:rPr>
          <w:spacing w:val="-5"/>
        </w:rPr>
        <w:t xml:space="preserve"> </w:t>
      </w:r>
      <w:r>
        <w:rPr>
          <w:spacing w:val="-8"/>
        </w:rPr>
        <w:t>average.</w:t>
      </w:r>
      <w:r>
        <w:rPr>
          <w:spacing w:val="14"/>
        </w:rPr>
        <w:t xml:space="preserve"> </w:t>
      </w:r>
      <w:r>
        <w:rPr>
          <w:spacing w:val="-8"/>
        </w:rPr>
        <w:t>Secondly,</w:t>
      </w:r>
      <w:r>
        <w:rPr>
          <w:spacing w:val="-3"/>
        </w:rPr>
        <w:t xml:space="preserve"> </w:t>
      </w:r>
      <w:r>
        <w:rPr>
          <w:spacing w:val="-8"/>
        </w:rPr>
        <w:t>it</w:t>
      </w:r>
      <w:r>
        <w:rPr>
          <w:spacing w:val="-4"/>
        </w:rPr>
        <w:t xml:space="preserve"> </w:t>
      </w:r>
      <w:r>
        <w:rPr>
          <w:spacing w:val="-8"/>
        </w:rPr>
        <w:t>cannot</w:t>
      </w:r>
      <w:r>
        <w:rPr>
          <w:spacing w:val="-5"/>
        </w:rPr>
        <w:t xml:space="preserve"> </w:t>
      </w:r>
      <w:r>
        <w:rPr>
          <w:spacing w:val="-8"/>
        </w:rPr>
        <w:t>account</w:t>
      </w:r>
      <w:r>
        <w:rPr>
          <w:spacing w:val="-5"/>
        </w:rPr>
        <w:t xml:space="preserve"> </w:t>
      </w:r>
      <w:r>
        <w:rPr>
          <w:spacing w:val="-8"/>
        </w:rPr>
        <w:t>for</w:t>
      </w:r>
      <w:r>
        <w:rPr>
          <w:spacing w:val="-4"/>
        </w:rPr>
        <w:t xml:space="preserve"> </w:t>
      </w:r>
      <w:r>
        <w:rPr>
          <w:spacing w:val="-8"/>
        </w:rPr>
        <w:t>the</w:t>
      </w:r>
      <w:r>
        <w:rPr>
          <w:spacing w:val="-5"/>
        </w:rPr>
        <w:t xml:space="preserve"> </w:t>
      </w:r>
      <w:r>
        <w:rPr>
          <w:spacing w:val="-8"/>
        </w:rPr>
        <w:t>distribution</w:t>
      </w:r>
    </w:p>
    <w:p w14:paraId="183D3BD4" w14:textId="77777777" w:rsidR="00470D98" w:rsidRDefault="001E0CFE">
      <w:pPr>
        <w:pStyle w:val="BodyText"/>
      </w:pPr>
      <w:r>
        <w:rPr>
          <w:rFonts w:ascii="Trebuchet MS"/>
          <w:spacing w:val="-4"/>
          <w:sz w:val="12"/>
        </w:rPr>
        <w:t>260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4"/>
        </w:rPr>
        <w:t>of</w:t>
      </w:r>
      <w:r>
        <w:rPr>
          <w:spacing w:val="9"/>
        </w:rPr>
        <w:t xml:space="preserve"> </w:t>
      </w:r>
      <w:r>
        <w:rPr>
          <w:spacing w:val="-4"/>
        </w:rPr>
        <w:t>reaction</w:t>
      </w:r>
      <w:r>
        <w:rPr>
          <w:spacing w:val="8"/>
        </w:rPr>
        <w:t xml:space="preserve"> </w:t>
      </w:r>
      <w:r>
        <w:rPr>
          <w:spacing w:val="-4"/>
        </w:rPr>
        <w:t>times</w:t>
      </w:r>
      <w:r>
        <w:rPr>
          <w:spacing w:val="8"/>
        </w:rPr>
        <w:t xml:space="preserve"> </w:t>
      </w:r>
      <w:r>
        <w:rPr>
          <w:spacing w:val="-4"/>
        </w:rPr>
        <w:t>over</w:t>
      </w:r>
      <w:r>
        <w:rPr>
          <w:spacing w:val="8"/>
        </w:rPr>
        <w:t xml:space="preserve"> </w:t>
      </w:r>
      <w:r>
        <w:rPr>
          <w:spacing w:val="-4"/>
        </w:rPr>
        <w:t>multiple</w:t>
      </w:r>
      <w:r>
        <w:rPr>
          <w:spacing w:val="8"/>
        </w:rPr>
        <w:t xml:space="preserve"> </w:t>
      </w:r>
      <w:r>
        <w:rPr>
          <w:spacing w:val="-4"/>
        </w:rPr>
        <w:t>trials.</w:t>
      </w:r>
      <w:r>
        <w:rPr>
          <w:spacing w:val="53"/>
        </w:rPr>
        <w:t xml:space="preserve"> </w:t>
      </w:r>
      <w:r>
        <w:rPr>
          <w:spacing w:val="-4"/>
        </w:rPr>
        <w:t>Figure</w:t>
      </w:r>
      <w:r>
        <w:rPr>
          <w:spacing w:val="8"/>
        </w:rPr>
        <w:t xml:space="preserve"> </w:t>
      </w:r>
      <w:hyperlink w:anchor="_bookmark8" w:history="1">
        <w:r>
          <w:rPr>
            <w:spacing w:val="-4"/>
          </w:rPr>
          <w:t>2</w:t>
        </w:r>
      </w:hyperlink>
      <w:r>
        <w:rPr>
          <w:spacing w:val="8"/>
        </w:rPr>
        <w:t xml:space="preserve"> </w:t>
      </w:r>
      <w:r>
        <w:rPr>
          <w:spacing w:val="-4"/>
        </w:rPr>
        <w:t>(right</w:t>
      </w:r>
      <w:r>
        <w:rPr>
          <w:spacing w:val="8"/>
        </w:rPr>
        <w:t xml:space="preserve"> </w:t>
      </w:r>
      <w:r>
        <w:rPr>
          <w:spacing w:val="-4"/>
        </w:rPr>
        <w:t>panel)</w:t>
      </w:r>
      <w:r>
        <w:rPr>
          <w:spacing w:val="8"/>
        </w:rPr>
        <w:t xml:space="preserve"> </w:t>
      </w:r>
      <w:r>
        <w:rPr>
          <w:spacing w:val="-4"/>
        </w:rPr>
        <w:t>shows</w:t>
      </w:r>
      <w:r>
        <w:rPr>
          <w:spacing w:val="8"/>
        </w:rPr>
        <w:t xml:space="preserve"> </w:t>
      </w:r>
      <w:r>
        <w:rPr>
          <w:spacing w:val="-4"/>
        </w:rPr>
        <w:t>clearly</w:t>
      </w:r>
      <w:r>
        <w:rPr>
          <w:spacing w:val="8"/>
        </w:rPr>
        <w:t xml:space="preserve"> </w:t>
      </w:r>
      <w:r>
        <w:rPr>
          <w:spacing w:val="-4"/>
        </w:rPr>
        <w:t>that</w:t>
      </w:r>
    </w:p>
    <w:p w14:paraId="002CFEA6" w14:textId="77777777" w:rsidR="00470D98" w:rsidRDefault="001E0CFE">
      <w:pPr>
        <w:pStyle w:val="BodyText"/>
        <w:spacing w:before="8"/>
      </w:pPr>
      <w:r>
        <w:rPr>
          <w:rFonts w:ascii="Trebuchet MS"/>
          <w:spacing w:val="-4"/>
          <w:sz w:val="12"/>
        </w:rPr>
        <w:t>261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4"/>
        </w:rPr>
        <w:t>these</w:t>
      </w:r>
      <w:r>
        <w:rPr>
          <w:spacing w:val="9"/>
        </w:rPr>
        <w:t xml:space="preserve"> </w:t>
      </w:r>
      <w:r>
        <w:rPr>
          <w:spacing w:val="-4"/>
        </w:rPr>
        <w:t>factors</w:t>
      </w:r>
      <w:r>
        <w:rPr>
          <w:spacing w:val="9"/>
        </w:rPr>
        <w:t xml:space="preserve"> </w:t>
      </w:r>
      <w:r>
        <w:rPr>
          <w:spacing w:val="-4"/>
        </w:rPr>
        <w:t>generate</w:t>
      </w:r>
      <w:r>
        <w:rPr>
          <w:spacing w:val="9"/>
        </w:rPr>
        <w:t xml:space="preserve"> </w:t>
      </w:r>
      <w:r>
        <w:rPr>
          <w:spacing w:val="-4"/>
        </w:rPr>
        <w:t>high</w:t>
      </w:r>
      <w:r>
        <w:rPr>
          <w:spacing w:val="9"/>
        </w:rPr>
        <w:t xml:space="preserve"> </w:t>
      </w:r>
      <w:r>
        <w:rPr>
          <w:spacing w:val="-4"/>
        </w:rPr>
        <w:t>levels</w:t>
      </w:r>
      <w:r>
        <w:rPr>
          <w:spacing w:val="9"/>
        </w:rPr>
        <w:t xml:space="preserve"> </w:t>
      </w:r>
      <w:r>
        <w:rPr>
          <w:spacing w:val="-4"/>
        </w:rPr>
        <w:t>of</w:t>
      </w:r>
      <w:r>
        <w:rPr>
          <w:spacing w:val="9"/>
        </w:rPr>
        <w:t xml:space="preserve"> </w:t>
      </w:r>
      <w:r>
        <w:rPr>
          <w:spacing w:val="-4"/>
        </w:rPr>
        <w:t>variability</w:t>
      </w:r>
      <w:r>
        <w:rPr>
          <w:spacing w:val="9"/>
        </w:rPr>
        <w:t xml:space="preserve"> </w:t>
      </w:r>
      <w:r>
        <w:rPr>
          <w:spacing w:val="-4"/>
        </w:rPr>
        <w:t>within</w:t>
      </w:r>
      <w:r>
        <w:rPr>
          <w:spacing w:val="9"/>
        </w:rPr>
        <w:t xml:space="preserve"> </w:t>
      </w:r>
      <w:r>
        <w:rPr>
          <w:spacing w:val="-4"/>
        </w:rPr>
        <w:t>the</w:t>
      </w:r>
      <w:r>
        <w:rPr>
          <w:spacing w:val="9"/>
        </w:rPr>
        <w:t xml:space="preserve"> </w:t>
      </w:r>
      <w:r>
        <w:rPr>
          <w:spacing w:val="-4"/>
        </w:rPr>
        <w:t>individual</w:t>
      </w:r>
      <w:r>
        <w:rPr>
          <w:spacing w:val="9"/>
        </w:rPr>
        <w:t xml:space="preserve"> </w:t>
      </w:r>
      <w:r>
        <w:rPr>
          <w:spacing w:val="-4"/>
        </w:rPr>
        <w:t>trial-level</w:t>
      </w:r>
    </w:p>
    <w:p w14:paraId="5931D67B" w14:textId="77777777" w:rsidR="00470D98" w:rsidRDefault="001E0CFE">
      <w:pPr>
        <w:pStyle w:val="BodyText"/>
      </w:pPr>
      <w:r>
        <w:rPr>
          <w:rFonts w:ascii="Trebuchet MS"/>
          <w:spacing w:val="-2"/>
          <w:sz w:val="12"/>
        </w:rPr>
        <w:t>262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2"/>
        </w:rPr>
        <w:t>data.</w:t>
      </w:r>
      <w:r>
        <w:rPr>
          <w:spacing w:val="41"/>
        </w:rPr>
        <w:t xml:space="preserve"> </w:t>
      </w:r>
      <w:r>
        <w:rPr>
          <w:spacing w:val="-2"/>
        </w:rPr>
        <w:t>To</w:t>
      </w:r>
      <w:r>
        <w:rPr>
          <w:spacing w:val="2"/>
        </w:rPr>
        <w:t xml:space="preserve"> </w:t>
      </w:r>
      <w:r>
        <w:rPr>
          <w:spacing w:val="-2"/>
        </w:rPr>
        <w:t>address</w:t>
      </w:r>
      <w:r>
        <w:rPr>
          <w:spacing w:val="1"/>
        </w:rPr>
        <w:t xml:space="preserve"> </w:t>
      </w:r>
      <w:r>
        <w:rPr>
          <w:spacing w:val="-2"/>
        </w:rPr>
        <w:t>these</w:t>
      </w:r>
      <w:r>
        <w:rPr>
          <w:spacing w:val="3"/>
        </w:rPr>
        <w:t xml:space="preserve"> </w:t>
      </w:r>
      <w:r>
        <w:rPr>
          <w:spacing w:val="-2"/>
        </w:rPr>
        <w:t>issues,</w:t>
      </w:r>
      <w:r>
        <w:rPr>
          <w:spacing w:val="5"/>
        </w:rPr>
        <w:t xml:space="preserve"> </w:t>
      </w:r>
      <w:r>
        <w:rPr>
          <w:spacing w:val="-2"/>
        </w:rPr>
        <w:t>we</w:t>
      </w:r>
      <w:r>
        <w:rPr>
          <w:spacing w:val="2"/>
        </w:rPr>
        <w:t xml:space="preserve"> </w:t>
      </w:r>
      <w:r>
        <w:rPr>
          <w:spacing w:val="-2"/>
        </w:rPr>
        <w:t>propose</w:t>
      </w:r>
      <w:r>
        <w:rPr>
          <w:spacing w:val="2"/>
        </w:rPr>
        <w:t xml:space="preserve"> </w:t>
      </w:r>
      <w:r>
        <w:rPr>
          <w:spacing w:val="-2"/>
        </w:rPr>
        <w:t>adapting</w:t>
      </w:r>
      <w:r>
        <w:rPr>
          <w:spacing w:val="2"/>
        </w:rPr>
        <w:t xml:space="preserve"> </w:t>
      </w:r>
      <w:r>
        <w:rPr>
          <w:spacing w:val="-2"/>
        </w:rPr>
        <w:t>TCS</w:t>
      </w:r>
      <w:r>
        <w:rPr>
          <w:spacing w:val="1"/>
        </w:rPr>
        <w:t xml:space="preserve"> </w:t>
      </w:r>
      <w:r>
        <w:rPr>
          <w:spacing w:val="-2"/>
        </w:rPr>
        <w:t>to</w:t>
      </w:r>
      <w:r>
        <w:rPr>
          <w:spacing w:val="2"/>
        </w:rPr>
        <w:t xml:space="preserve"> </w:t>
      </w:r>
      <w:r>
        <w:rPr>
          <w:spacing w:val="-2"/>
        </w:rPr>
        <w:t>make</w:t>
      </w:r>
      <w:r>
        <w:rPr>
          <w:spacing w:val="2"/>
        </w:rPr>
        <w:t xml:space="preserve"> </w:t>
      </w:r>
      <w:r>
        <w:rPr>
          <w:spacing w:val="-2"/>
        </w:rPr>
        <w:t>use</w:t>
      </w:r>
      <w:r>
        <w:rPr>
          <w:spacing w:val="2"/>
        </w:rPr>
        <w:t xml:space="preserve"> </w:t>
      </w:r>
      <w:r>
        <w:rPr>
          <w:spacing w:val="-2"/>
        </w:rPr>
        <w:t>of</w:t>
      </w:r>
      <w:r>
        <w:rPr>
          <w:spacing w:val="1"/>
        </w:rPr>
        <w:t xml:space="preserve"> </w:t>
      </w:r>
      <w:r>
        <w:rPr>
          <w:spacing w:val="-2"/>
        </w:rPr>
        <w:t>multi-</w:t>
      </w:r>
    </w:p>
    <w:p w14:paraId="67FE2505" w14:textId="77777777" w:rsidR="00470D98" w:rsidRDefault="001E0CFE">
      <w:pPr>
        <w:pStyle w:val="BodyText"/>
        <w:spacing w:before="8"/>
      </w:pPr>
      <w:r>
        <w:rPr>
          <w:rFonts w:ascii="Trebuchet MS"/>
          <w:spacing w:val="-4"/>
          <w:sz w:val="12"/>
        </w:rPr>
        <w:t>263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4"/>
        </w:rPr>
        <w:t>level</w:t>
      </w:r>
      <w:r>
        <w:rPr>
          <w:spacing w:val="-3"/>
        </w:rPr>
        <w:t xml:space="preserve"> </w:t>
      </w:r>
      <w:r>
        <w:rPr>
          <w:spacing w:val="-4"/>
        </w:rPr>
        <w:t>modelling</w:t>
      </w:r>
      <w:r>
        <w:rPr>
          <w:spacing w:val="-3"/>
        </w:rPr>
        <w:t xml:space="preserve"> </w:t>
      </w:r>
      <w:r>
        <w:rPr>
          <w:spacing w:val="-4"/>
        </w:rPr>
        <w:t>techniques.</w:t>
      </w:r>
      <w:r>
        <w:rPr>
          <w:spacing w:val="19"/>
        </w:rPr>
        <w:t xml:space="preserve"> </w:t>
      </w:r>
      <w:r>
        <w:rPr>
          <w:spacing w:val="-4"/>
        </w:rPr>
        <w:t>Multi-level</w:t>
      </w:r>
      <w:r>
        <w:rPr>
          <w:spacing w:val="-3"/>
        </w:rPr>
        <w:t xml:space="preserve"> </w:t>
      </w:r>
      <w:r>
        <w:rPr>
          <w:spacing w:val="-4"/>
        </w:rPr>
        <w:t>models</w:t>
      </w:r>
      <w:r>
        <w:rPr>
          <w:spacing w:val="-3"/>
        </w:rPr>
        <w:t xml:space="preserve"> </w:t>
      </w:r>
      <w:r>
        <w:rPr>
          <w:spacing w:val="-4"/>
        </w:rPr>
        <w:t>allow us</w:t>
      </w:r>
      <w:r>
        <w:rPr>
          <w:spacing w:val="-3"/>
        </w:rPr>
        <w:t xml:space="preserve"> </w:t>
      </w:r>
      <w:r>
        <w:rPr>
          <w:spacing w:val="-4"/>
        </w:rPr>
        <w:t>to</w:t>
      </w:r>
      <w:r>
        <w:rPr>
          <w:spacing w:val="-3"/>
        </w:rPr>
        <w:t xml:space="preserve"> </w:t>
      </w:r>
      <w:r>
        <w:rPr>
          <w:spacing w:val="-4"/>
        </w:rPr>
        <w:t>take</w:t>
      </w:r>
      <w:r>
        <w:rPr>
          <w:spacing w:val="-3"/>
        </w:rPr>
        <w:t xml:space="preserve"> </w:t>
      </w:r>
      <w:r>
        <w:rPr>
          <w:spacing w:val="-4"/>
        </w:rPr>
        <w:t>into</w:t>
      </w:r>
      <w:r>
        <w:rPr>
          <w:spacing w:val="-3"/>
        </w:rPr>
        <w:t xml:space="preserve"> </w:t>
      </w:r>
      <w:r>
        <w:rPr>
          <w:spacing w:val="-4"/>
        </w:rPr>
        <w:t>account</w:t>
      </w:r>
      <w:r>
        <w:rPr>
          <w:spacing w:val="-3"/>
        </w:rPr>
        <w:t xml:space="preserve"> </w:t>
      </w:r>
      <w:r>
        <w:rPr>
          <w:spacing w:val="-5"/>
        </w:rPr>
        <w:t>the</w:t>
      </w:r>
    </w:p>
    <w:p w14:paraId="1BDF0E1B" w14:textId="77777777" w:rsidR="00470D98" w:rsidRDefault="001E0CFE">
      <w:pPr>
        <w:pStyle w:val="BodyText"/>
        <w:spacing w:before="8"/>
      </w:pPr>
      <w:r>
        <w:rPr>
          <w:rFonts w:ascii="Trebuchet MS"/>
          <w:spacing w:val="-4"/>
          <w:sz w:val="12"/>
        </w:rPr>
        <w:t>264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4"/>
        </w:rPr>
        <w:t>hierarchical</w:t>
      </w:r>
      <w:r>
        <w:rPr>
          <w:spacing w:val="10"/>
        </w:rPr>
        <w:t xml:space="preserve"> </w:t>
      </w:r>
      <w:r>
        <w:rPr>
          <w:spacing w:val="-4"/>
        </w:rPr>
        <w:t>structure</w:t>
      </w:r>
      <w:r>
        <w:rPr>
          <w:spacing w:val="8"/>
        </w:rPr>
        <w:t xml:space="preserve"> </w:t>
      </w:r>
      <w:r>
        <w:rPr>
          <w:spacing w:val="-4"/>
        </w:rPr>
        <w:t>of</w:t>
      </w:r>
      <w:r>
        <w:rPr>
          <w:spacing w:val="8"/>
        </w:rPr>
        <w:t xml:space="preserve"> </w:t>
      </w:r>
      <w:r>
        <w:rPr>
          <w:spacing w:val="-4"/>
        </w:rPr>
        <w:t>the</w:t>
      </w:r>
      <w:r>
        <w:rPr>
          <w:spacing w:val="8"/>
        </w:rPr>
        <w:t xml:space="preserve"> </w:t>
      </w:r>
      <w:r>
        <w:rPr>
          <w:spacing w:val="-4"/>
        </w:rPr>
        <w:t>data</w:t>
      </w:r>
      <w:r>
        <w:rPr>
          <w:spacing w:val="8"/>
        </w:rPr>
        <w:t xml:space="preserve"> </w:t>
      </w:r>
      <w:r>
        <w:rPr>
          <w:spacing w:val="-4"/>
        </w:rPr>
        <w:t>(i.e.</w:t>
      </w:r>
      <w:r>
        <w:rPr>
          <w:spacing w:val="59"/>
        </w:rPr>
        <w:t xml:space="preserve"> </w:t>
      </w:r>
      <w:r>
        <w:rPr>
          <w:spacing w:val="-4"/>
        </w:rPr>
        <w:t>that</w:t>
      </w:r>
      <w:r>
        <w:rPr>
          <w:spacing w:val="8"/>
        </w:rPr>
        <w:t xml:space="preserve"> </w:t>
      </w:r>
      <w:r>
        <w:rPr>
          <w:spacing w:val="-4"/>
        </w:rPr>
        <w:t>each</w:t>
      </w:r>
      <w:r>
        <w:rPr>
          <w:spacing w:val="8"/>
        </w:rPr>
        <w:t xml:space="preserve"> </w:t>
      </w:r>
      <w:r>
        <w:rPr>
          <w:spacing w:val="-4"/>
        </w:rPr>
        <w:t>participant</w:t>
      </w:r>
      <w:r>
        <w:rPr>
          <w:spacing w:val="8"/>
        </w:rPr>
        <w:t xml:space="preserve"> </w:t>
      </w:r>
      <w:r>
        <w:rPr>
          <w:spacing w:val="-4"/>
        </w:rPr>
        <w:t>completes</w:t>
      </w:r>
      <w:r>
        <w:rPr>
          <w:spacing w:val="8"/>
        </w:rPr>
        <w:t xml:space="preserve"> </w:t>
      </w:r>
      <w:r>
        <w:rPr>
          <w:spacing w:val="-4"/>
        </w:rPr>
        <w:t>multiple</w:t>
      </w:r>
    </w:p>
    <w:p w14:paraId="572CDAC1" w14:textId="77777777" w:rsidR="00470D98" w:rsidRDefault="001E0CFE">
      <w:pPr>
        <w:pStyle w:val="BodyText"/>
      </w:pPr>
      <w:r>
        <w:rPr>
          <w:rFonts w:ascii="Trebuchet MS"/>
          <w:w w:val="90"/>
          <w:sz w:val="12"/>
        </w:rPr>
        <w:t>265</w:t>
      </w:r>
      <w:r>
        <w:rPr>
          <w:rFonts w:ascii="Trebuchet MS"/>
          <w:spacing w:val="67"/>
          <w:sz w:val="12"/>
        </w:rPr>
        <w:t xml:space="preserve">  </w:t>
      </w:r>
      <w:r>
        <w:rPr>
          <w:w w:val="90"/>
        </w:rPr>
        <w:t>trials)</w:t>
      </w:r>
      <w:r>
        <w:rPr>
          <w:spacing w:val="3"/>
        </w:rPr>
        <w:t xml:space="preserve"> </w:t>
      </w:r>
      <w:r>
        <w:rPr>
          <w:w w:val="90"/>
        </w:rPr>
        <w:t>in</w:t>
      </w:r>
      <w:r>
        <w:rPr>
          <w:spacing w:val="3"/>
        </w:rPr>
        <w:t xml:space="preserve"> </w:t>
      </w:r>
      <w:r>
        <w:rPr>
          <w:w w:val="90"/>
        </w:rPr>
        <w:t>a</w:t>
      </w:r>
      <w:r>
        <w:rPr>
          <w:spacing w:val="3"/>
        </w:rPr>
        <w:t xml:space="preserve"> </w:t>
      </w:r>
      <w:r>
        <w:rPr>
          <w:w w:val="90"/>
        </w:rPr>
        <w:t>way</w:t>
      </w:r>
      <w:r>
        <w:rPr>
          <w:spacing w:val="4"/>
        </w:rPr>
        <w:t xml:space="preserve"> </w:t>
      </w:r>
      <w:r>
        <w:rPr>
          <w:w w:val="90"/>
        </w:rPr>
        <w:t>that</w:t>
      </w:r>
      <w:r>
        <w:rPr>
          <w:spacing w:val="3"/>
        </w:rPr>
        <w:t xml:space="preserve"> </w:t>
      </w:r>
      <w:r>
        <w:rPr>
          <w:w w:val="90"/>
        </w:rPr>
        <w:t>does</w:t>
      </w:r>
      <w:r>
        <w:rPr>
          <w:spacing w:val="3"/>
        </w:rPr>
        <w:t xml:space="preserve"> </w:t>
      </w:r>
      <w:r>
        <w:rPr>
          <w:w w:val="90"/>
        </w:rPr>
        <w:t>not</w:t>
      </w:r>
      <w:r>
        <w:rPr>
          <w:spacing w:val="3"/>
        </w:rPr>
        <w:t xml:space="preserve"> </w:t>
      </w:r>
      <w:r>
        <w:rPr>
          <w:w w:val="90"/>
        </w:rPr>
        <w:t>require</w:t>
      </w:r>
      <w:r>
        <w:rPr>
          <w:spacing w:val="4"/>
        </w:rPr>
        <w:t xml:space="preserve"> </w:t>
      </w:r>
      <w:r>
        <w:rPr>
          <w:w w:val="90"/>
        </w:rPr>
        <w:t>averaging,</w:t>
      </w:r>
      <w:r>
        <w:rPr>
          <w:spacing w:val="4"/>
        </w:rPr>
        <w:t xml:space="preserve"> </w:t>
      </w:r>
      <w:r>
        <w:rPr>
          <w:w w:val="90"/>
        </w:rPr>
        <w:t>meaning</w:t>
      </w:r>
      <w:r>
        <w:rPr>
          <w:spacing w:val="3"/>
        </w:rPr>
        <w:t xml:space="preserve"> </w:t>
      </w:r>
      <w:r>
        <w:rPr>
          <w:w w:val="90"/>
        </w:rPr>
        <w:t>that</w:t>
      </w:r>
      <w:r>
        <w:rPr>
          <w:spacing w:val="3"/>
        </w:rPr>
        <w:t xml:space="preserve"> </w:t>
      </w:r>
      <w:r>
        <w:rPr>
          <w:w w:val="90"/>
        </w:rPr>
        <w:t>we</w:t>
      </w:r>
      <w:r>
        <w:rPr>
          <w:spacing w:val="4"/>
        </w:rPr>
        <w:t xml:space="preserve"> </w:t>
      </w:r>
      <w:r>
        <w:rPr>
          <w:w w:val="90"/>
        </w:rPr>
        <w:t>are</w:t>
      </w:r>
      <w:r>
        <w:rPr>
          <w:spacing w:val="3"/>
        </w:rPr>
        <w:t xml:space="preserve"> </w:t>
      </w:r>
      <w:r>
        <w:rPr>
          <w:w w:val="90"/>
        </w:rPr>
        <w:t>able</w:t>
      </w:r>
      <w:r>
        <w:rPr>
          <w:spacing w:val="3"/>
        </w:rPr>
        <w:t xml:space="preserve"> </w:t>
      </w:r>
      <w:r>
        <w:rPr>
          <w:w w:val="90"/>
        </w:rPr>
        <w:t>to</w:t>
      </w:r>
      <w:r>
        <w:rPr>
          <w:spacing w:val="3"/>
        </w:rPr>
        <w:t xml:space="preserve"> </w:t>
      </w:r>
      <w:r>
        <w:rPr>
          <w:spacing w:val="-2"/>
          <w:w w:val="90"/>
        </w:rPr>
        <w:t>model</w:t>
      </w:r>
    </w:p>
    <w:p w14:paraId="6ED0F9C0" w14:textId="40C6753C" w:rsidR="00470D98" w:rsidRDefault="001E0CFE">
      <w:pPr>
        <w:pStyle w:val="BodyText"/>
        <w:spacing w:before="8"/>
      </w:pPr>
      <w:r>
        <w:rPr>
          <w:rFonts w:ascii="Trebuchet MS"/>
          <w:spacing w:val="-4"/>
          <w:sz w:val="12"/>
        </w:rPr>
        <w:t>266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4"/>
        </w:rPr>
        <w:t>participant</w:t>
      </w:r>
      <w:r>
        <w:rPr>
          <w:spacing w:val="-8"/>
        </w:rPr>
        <w:t xml:space="preserve"> </w:t>
      </w:r>
      <w:r>
        <w:rPr>
          <w:spacing w:val="-4"/>
        </w:rPr>
        <w:t>variability</w:t>
      </w:r>
      <w:r>
        <w:rPr>
          <w:spacing w:val="-8"/>
        </w:rPr>
        <w:t xml:space="preserve"> </w:t>
      </w:r>
      <w:r>
        <w:rPr>
          <w:spacing w:val="-4"/>
        </w:rPr>
        <w:t>as</w:t>
      </w:r>
      <w:r>
        <w:rPr>
          <w:spacing w:val="-8"/>
        </w:rPr>
        <w:t xml:space="preserve"> </w:t>
      </w:r>
      <w:r>
        <w:rPr>
          <w:spacing w:val="-4"/>
        </w:rPr>
        <w:t>well</w:t>
      </w:r>
      <w:r>
        <w:rPr>
          <w:spacing w:val="-9"/>
        </w:rPr>
        <w:t xml:space="preserve"> </w:t>
      </w:r>
      <w:r>
        <w:rPr>
          <w:spacing w:val="-4"/>
        </w:rPr>
        <w:t>as</w:t>
      </w:r>
      <w:r>
        <w:rPr>
          <w:spacing w:val="-8"/>
        </w:rPr>
        <w:t xml:space="preserve"> </w:t>
      </w:r>
      <w:r>
        <w:rPr>
          <w:spacing w:val="-4"/>
        </w:rPr>
        <w:t>group-level</w:t>
      </w:r>
      <w:r>
        <w:rPr>
          <w:spacing w:val="-8"/>
        </w:rPr>
        <w:t xml:space="preserve"> </w:t>
      </w:r>
      <w:r>
        <w:rPr>
          <w:spacing w:val="-4"/>
        </w:rPr>
        <w:t>effects</w:t>
      </w:r>
      <w:r>
        <w:rPr>
          <w:spacing w:val="-8"/>
        </w:rPr>
        <w:t xml:space="preserve"> </w:t>
      </w:r>
      <w:del w:id="328" w:author="Hughes, Anna E" w:date="2023-08-09T15:29:00Z">
        <w:r w:rsidR="00791F47">
          <w:fldChar w:fldCharType="begin"/>
        </w:r>
        <w:r w:rsidR="00791F47">
          <w:delInstrText xml:space="preserve"> HYPERLINK \l "_bookmark37" </w:delInstrText>
        </w:r>
        <w:r w:rsidR="00791F47">
          <w:fldChar w:fldCharType="separate"/>
        </w:r>
        <w:r w:rsidR="001644E6">
          <w:rPr>
            <w:spacing w:val="-4"/>
          </w:rPr>
          <w:delText>(Gelman</w:delText>
        </w:r>
        <w:r w:rsidR="001644E6">
          <w:rPr>
            <w:spacing w:val="-8"/>
          </w:rPr>
          <w:delText xml:space="preserve"> </w:delText>
        </w:r>
        <w:r w:rsidR="001644E6">
          <w:rPr>
            <w:spacing w:val="-4"/>
          </w:rPr>
          <w:delText>and</w:delText>
        </w:r>
        <w:r w:rsidR="001644E6">
          <w:rPr>
            <w:spacing w:val="-8"/>
          </w:rPr>
          <w:delText xml:space="preserve"> </w:delText>
        </w:r>
        <w:r w:rsidR="001644E6">
          <w:rPr>
            <w:spacing w:val="-4"/>
          </w:rPr>
          <w:delText>Hill,</w:delText>
        </w:r>
        <w:r w:rsidR="00791F47">
          <w:rPr>
            <w:spacing w:val="-4"/>
          </w:rPr>
          <w:fldChar w:fldCharType="end"/>
        </w:r>
      </w:del>
      <w:ins w:id="329" w:author="Hughes, Anna E" w:date="2023-08-09T15:29:00Z">
        <w:r w:rsidR="00791F47">
          <w:fldChar w:fldCharType="begin"/>
        </w:r>
        <w:r w:rsidR="00791F47">
          <w:instrText xml:space="preserve"> HYPERLINK \l "_bookmark38" </w:instrText>
        </w:r>
        <w:r w:rsidR="00791F47">
          <w:fldChar w:fldCharType="separate"/>
        </w:r>
        <w:r>
          <w:rPr>
            <w:spacing w:val="-4"/>
          </w:rPr>
          <w:t>(Gelman</w:t>
        </w:r>
        <w:r>
          <w:rPr>
            <w:spacing w:val="-8"/>
          </w:rPr>
          <w:t xml:space="preserve"> </w:t>
        </w:r>
        <w:r>
          <w:rPr>
            <w:spacing w:val="-4"/>
          </w:rPr>
          <w:t>and</w:t>
        </w:r>
        <w:r>
          <w:rPr>
            <w:spacing w:val="-8"/>
          </w:rPr>
          <w:t xml:space="preserve"> </w:t>
        </w:r>
        <w:r>
          <w:rPr>
            <w:spacing w:val="-4"/>
          </w:rPr>
          <w:t>Hill,</w:t>
        </w:r>
        <w:r w:rsidR="00791F47">
          <w:rPr>
            <w:spacing w:val="-4"/>
          </w:rPr>
          <w:fldChar w:fldCharType="end"/>
        </w:r>
      </w:ins>
      <w:r>
        <w:rPr>
          <w:spacing w:val="-8"/>
        </w:rPr>
        <w:t xml:space="preserve"> </w:t>
      </w:r>
      <w:r w:rsidR="00791F47">
        <w:fldChar w:fldCharType="begin"/>
      </w:r>
      <w:r w:rsidR="00791F47">
        <w:instrText xml:space="preserve"> HYPERLINK \l "_</w:instrText>
      </w:r>
      <w:del w:id="330" w:author="Hughes, Anna E" w:date="2023-08-09T15:29:00Z">
        <w:r w:rsidR="00791F47">
          <w:delInstrText>bookmark37</w:delInstrText>
        </w:r>
      </w:del>
      <w:ins w:id="331" w:author="Hughes, Anna E" w:date="2023-08-09T15:29:00Z">
        <w:r w:rsidR="00791F47">
          <w:instrText>bookmark38</w:instrText>
        </w:r>
      </w:ins>
      <w:r w:rsidR="00791F47">
        <w:instrText xml:space="preserve">" </w:instrText>
      </w:r>
      <w:r w:rsidR="00791F47">
        <w:fldChar w:fldCharType="separate"/>
      </w:r>
      <w:r>
        <w:rPr>
          <w:spacing w:val="-4"/>
        </w:rPr>
        <w:t>2006).</w:t>
      </w:r>
      <w:r w:rsidR="00791F47">
        <w:rPr>
          <w:spacing w:val="-4"/>
        </w:rPr>
        <w:fldChar w:fldCharType="end"/>
      </w:r>
    </w:p>
    <w:p w14:paraId="620A1A35" w14:textId="77777777" w:rsidR="00470D98" w:rsidRDefault="001E0CFE">
      <w:pPr>
        <w:spacing w:before="230"/>
        <w:ind w:left="227"/>
        <w:rPr>
          <w:rFonts w:ascii="Times New Roman"/>
          <w:i/>
          <w:sz w:val="24"/>
        </w:rPr>
      </w:pPr>
      <w:r>
        <w:rPr>
          <w:rFonts w:ascii="Trebuchet MS"/>
          <w:sz w:val="12"/>
        </w:rPr>
        <w:t>267</w:t>
      </w:r>
      <w:r>
        <w:rPr>
          <w:rFonts w:ascii="Trebuchet MS"/>
          <w:spacing w:val="153"/>
          <w:sz w:val="12"/>
        </w:rPr>
        <w:t xml:space="preserve"> </w:t>
      </w:r>
      <w:bookmarkStart w:id="332" w:name="A_multi-level_TCS"/>
      <w:bookmarkEnd w:id="332"/>
      <w:r>
        <w:rPr>
          <w:rFonts w:ascii="Times New Roman"/>
          <w:i/>
          <w:sz w:val="24"/>
        </w:rPr>
        <w:t>2.2.</w:t>
      </w:r>
      <w:r>
        <w:rPr>
          <w:rFonts w:ascii="Times New Roman"/>
          <w:i/>
          <w:spacing w:val="53"/>
          <w:sz w:val="24"/>
        </w:rPr>
        <w:t xml:space="preserve"> </w:t>
      </w:r>
      <w:r>
        <w:rPr>
          <w:rFonts w:ascii="Times New Roman"/>
          <w:i/>
          <w:sz w:val="24"/>
        </w:rPr>
        <w:t>A</w:t>
      </w:r>
      <w:r>
        <w:rPr>
          <w:rFonts w:ascii="Times New Roman"/>
          <w:i/>
          <w:spacing w:val="-3"/>
          <w:sz w:val="24"/>
        </w:rPr>
        <w:t xml:space="preserve"> </w:t>
      </w:r>
      <w:r>
        <w:rPr>
          <w:rFonts w:ascii="Times New Roman"/>
          <w:i/>
          <w:sz w:val="24"/>
        </w:rPr>
        <w:t>multi-level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i/>
          <w:spacing w:val="-5"/>
          <w:sz w:val="24"/>
        </w:rPr>
        <w:t>TCS</w:t>
      </w:r>
    </w:p>
    <w:p w14:paraId="389C4CFA" w14:textId="77777777" w:rsidR="00470D98" w:rsidRDefault="001E0CFE">
      <w:pPr>
        <w:pStyle w:val="BodyText"/>
        <w:tabs>
          <w:tab w:val="left" w:pos="968"/>
        </w:tabs>
        <w:spacing w:before="49"/>
      </w:pPr>
      <w:r>
        <w:rPr>
          <w:rFonts w:ascii="Trebuchet MS"/>
          <w:spacing w:val="-5"/>
          <w:sz w:val="12"/>
        </w:rPr>
        <w:t>268</w:t>
      </w:r>
      <w:r>
        <w:rPr>
          <w:rFonts w:ascii="Trebuchet MS"/>
          <w:sz w:val="12"/>
        </w:rPr>
        <w:tab/>
      </w:r>
      <w:r>
        <w:rPr>
          <w:spacing w:val="-4"/>
        </w:rPr>
        <w:t>Switching</w:t>
      </w:r>
      <w:r>
        <w:rPr>
          <w:spacing w:val="6"/>
        </w:rPr>
        <w:t xml:space="preserve"> </w:t>
      </w:r>
      <w:r>
        <w:rPr>
          <w:spacing w:val="-4"/>
        </w:rPr>
        <w:t>from</w:t>
      </w:r>
      <w:r>
        <w:rPr>
          <w:spacing w:val="7"/>
        </w:rPr>
        <w:t xml:space="preserve"> </w:t>
      </w:r>
      <w:r>
        <w:rPr>
          <w:spacing w:val="-4"/>
        </w:rPr>
        <w:t>a</w:t>
      </w:r>
      <w:r>
        <w:rPr>
          <w:spacing w:val="7"/>
        </w:rPr>
        <w:t xml:space="preserve"> </w:t>
      </w:r>
      <w:r>
        <w:rPr>
          <w:spacing w:val="-4"/>
        </w:rPr>
        <w:t>linear</w:t>
      </w:r>
      <w:r>
        <w:rPr>
          <w:spacing w:val="7"/>
        </w:rPr>
        <w:t xml:space="preserve"> </w:t>
      </w:r>
      <w:r>
        <w:rPr>
          <w:spacing w:val="-4"/>
        </w:rPr>
        <w:t>regression</w:t>
      </w:r>
      <w:r>
        <w:rPr>
          <w:spacing w:val="6"/>
        </w:rPr>
        <w:t xml:space="preserve"> </w:t>
      </w:r>
      <w:r>
        <w:rPr>
          <w:spacing w:val="-4"/>
        </w:rPr>
        <w:t>model</w:t>
      </w:r>
      <w:r>
        <w:rPr>
          <w:spacing w:val="7"/>
        </w:rPr>
        <w:t xml:space="preserve"> </w:t>
      </w:r>
      <w:r>
        <w:rPr>
          <w:spacing w:val="-4"/>
        </w:rPr>
        <w:t>to</w:t>
      </w:r>
      <w:r>
        <w:rPr>
          <w:spacing w:val="7"/>
        </w:rPr>
        <w:t xml:space="preserve"> </w:t>
      </w:r>
      <w:r>
        <w:rPr>
          <w:spacing w:val="-4"/>
        </w:rPr>
        <w:t>a</w:t>
      </w:r>
      <w:r>
        <w:rPr>
          <w:spacing w:val="7"/>
        </w:rPr>
        <w:t xml:space="preserve"> </w:t>
      </w:r>
      <w:r>
        <w:rPr>
          <w:spacing w:val="-4"/>
        </w:rPr>
        <w:t>multi-level</w:t>
      </w:r>
      <w:r>
        <w:rPr>
          <w:spacing w:val="6"/>
        </w:rPr>
        <w:t xml:space="preserve"> </w:t>
      </w:r>
      <w:r>
        <w:rPr>
          <w:spacing w:val="-4"/>
        </w:rPr>
        <w:t>model</w:t>
      </w:r>
      <w:r>
        <w:rPr>
          <w:spacing w:val="7"/>
        </w:rPr>
        <w:t xml:space="preserve"> </w:t>
      </w:r>
      <w:r>
        <w:rPr>
          <w:spacing w:val="-4"/>
        </w:rPr>
        <w:t>will</w:t>
      </w:r>
      <w:r>
        <w:rPr>
          <w:spacing w:val="7"/>
        </w:rPr>
        <w:t xml:space="preserve"> </w:t>
      </w:r>
      <w:r>
        <w:rPr>
          <w:spacing w:val="-4"/>
        </w:rPr>
        <w:t>allow</w:t>
      </w:r>
    </w:p>
    <w:p w14:paraId="5F41F7F9" w14:textId="77777777" w:rsidR="00470D98" w:rsidRDefault="001E0CFE">
      <w:pPr>
        <w:pStyle w:val="BodyText"/>
      </w:pPr>
      <w:r>
        <w:rPr>
          <w:rFonts w:ascii="Trebuchet MS"/>
          <w:spacing w:val="-4"/>
          <w:sz w:val="12"/>
        </w:rPr>
        <w:t>269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4"/>
        </w:rPr>
        <w:t>us</w:t>
      </w:r>
      <w:r>
        <w:rPr>
          <w:spacing w:val="-2"/>
        </w:rPr>
        <w:t xml:space="preserve"> </w:t>
      </w:r>
      <w:r>
        <w:rPr>
          <w:spacing w:val="-4"/>
        </w:rPr>
        <w:t>to</w:t>
      </w:r>
      <w:r>
        <w:rPr>
          <w:spacing w:val="-1"/>
        </w:rPr>
        <w:t xml:space="preserve"> </w:t>
      </w:r>
      <w:r>
        <w:rPr>
          <w:spacing w:val="-4"/>
        </w:rPr>
        <w:t>compute</w:t>
      </w:r>
      <w:r>
        <w:rPr>
          <w:spacing w:val="-1"/>
        </w:rPr>
        <w:t xml:space="preserve"> </w:t>
      </w:r>
      <w:r>
        <w:rPr>
          <w:rFonts w:ascii="Times New Roman"/>
          <w:i/>
          <w:spacing w:val="-4"/>
        </w:rPr>
        <w:t>D</w:t>
      </w:r>
      <w:r>
        <w:rPr>
          <w:rFonts w:ascii="Times New Roman"/>
          <w:i/>
          <w:spacing w:val="-9"/>
        </w:rPr>
        <w:t xml:space="preserve"> </w:t>
      </w:r>
      <w:r>
        <w:rPr>
          <w:spacing w:val="-4"/>
        </w:rPr>
        <w:t>for</w:t>
      </w:r>
      <w:r>
        <w:rPr>
          <w:spacing w:val="-1"/>
        </w:rPr>
        <w:t xml:space="preserve"> </w:t>
      </w:r>
      <w:r>
        <w:rPr>
          <w:spacing w:val="-4"/>
        </w:rPr>
        <w:t>each</w:t>
      </w:r>
      <w:r>
        <w:rPr>
          <w:spacing w:val="-2"/>
        </w:rPr>
        <w:t xml:space="preserve"> </w:t>
      </w:r>
      <w:r>
        <w:rPr>
          <w:spacing w:val="-4"/>
        </w:rPr>
        <w:t>participant,</w:t>
      </w:r>
      <w:r>
        <w:rPr>
          <w:spacing w:val="1"/>
        </w:rPr>
        <w:t xml:space="preserve"> </w:t>
      </w:r>
      <w:r>
        <w:rPr>
          <w:spacing w:val="-4"/>
        </w:rPr>
        <w:t>while</w:t>
      </w:r>
      <w:r>
        <w:rPr>
          <w:spacing w:val="-1"/>
        </w:rPr>
        <w:t xml:space="preserve"> </w:t>
      </w:r>
      <w:r>
        <w:rPr>
          <w:spacing w:val="-4"/>
        </w:rPr>
        <w:t>simultaneously</w:t>
      </w:r>
      <w:r>
        <w:rPr>
          <w:spacing w:val="-2"/>
        </w:rPr>
        <w:t xml:space="preserve"> </w:t>
      </w:r>
      <w:r>
        <w:rPr>
          <w:spacing w:val="-4"/>
        </w:rPr>
        <w:t>estimating</w:t>
      </w:r>
      <w:r>
        <w:rPr>
          <w:spacing w:val="-1"/>
        </w:rPr>
        <w:t xml:space="preserve"> </w:t>
      </w:r>
      <w:r>
        <w:rPr>
          <w:spacing w:val="-4"/>
        </w:rPr>
        <w:t>the</w:t>
      </w:r>
      <w:r>
        <w:rPr>
          <w:spacing w:val="-1"/>
        </w:rPr>
        <w:t xml:space="preserve"> </w:t>
      </w:r>
      <w:r>
        <w:rPr>
          <w:spacing w:val="-4"/>
        </w:rPr>
        <w:t>trial-</w:t>
      </w:r>
    </w:p>
    <w:p w14:paraId="00D2ED8B" w14:textId="77777777" w:rsidR="00470D98" w:rsidRDefault="001E0CFE">
      <w:pPr>
        <w:pStyle w:val="BodyText"/>
        <w:spacing w:before="8"/>
      </w:pPr>
      <w:r>
        <w:rPr>
          <w:rFonts w:ascii="Trebuchet MS"/>
          <w:spacing w:val="-4"/>
          <w:sz w:val="12"/>
        </w:rPr>
        <w:t>270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4"/>
        </w:rPr>
        <w:t>to-trial</w:t>
      </w:r>
      <w:r>
        <w:rPr>
          <w:spacing w:val="8"/>
        </w:rPr>
        <w:t xml:space="preserve"> </w:t>
      </w:r>
      <w:r>
        <w:rPr>
          <w:spacing w:val="-4"/>
        </w:rPr>
        <w:t>variance.</w:t>
      </w:r>
      <w:r>
        <w:rPr>
          <w:spacing w:val="51"/>
        </w:rPr>
        <w:t xml:space="preserve"> </w:t>
      </w:r>
      <w:r>
        <w:rPr>
          <w:spacing w:val="-4"/>
        </w:rPr>
        <w:t>We</w:t>
      </w:r>
      <w:r>
        <w:rPr>
          <w:spacing w:val="7"/>
        </w:rPr>
        <w:t xml:space="preserve"> </w:t>
      </w:r>
      <w:r>
        <w:rPr>
          <w:spacing w:val="-4"/>
        </w:rPr>
        <w:t>also</w:t>
      </w:r>
      <w:r>
        <w:rPr>
          <w:spacing w:val="8"/>
        </w:rPr>
        <w:t xml:space="preserve"> </w:t>
      </w:r>
      <w:r>
        <w:rPr>
          <w:spacing w:val="-4"/>
        </w:rPr>
        <w:t>switch</w:t>
      </w:r>
      <w:r>
        <w:rPr>
          <w:spacing w:val="7"/>
        </w:rPr>
        <w:t xml:space="preserve"> </w:t>
      </w:r>
      <w:r>
        <w:rPr>
          <w:spacing w:val="-4"/>
        </w:rPr>
        <w:t>from</w:t>
      </w:r>
      <w:r>
        <w:rPr>
          <w:spacing w:val="7"/>
        </w:rPr>
        <w:t xml:space="preserve"> </w:t>
      </w:r>
      <w:r>
        <w:rPr>
          <w:spacing w:val="-4"/>
        </w:rPr>
        <w:t>a</w:t>
      </w:r>
      <w:r>
        <w:rPr>
          <w:spacing w:val="7"/>
        </w:rPr>
        <w:t xml:space="preserve"> </w:t>
      </w:r>
      <w:r>
        <w:rPr>
          <w:spacing w:val="-4"/>
        </w:rPr>
        <w:t>frequentist</w:t>
      </w:r>
      <w:r>
        <w:rPr>
          <w:spacing w:val="7"/>
        </w:rPr>
        <w:t xml:space="preserve"> </w:t>
      </w:r>
      <w:r>
        <w:rPr>
          <w:spacing w:val="-4"/>
        </w:rPr>
        <w:t>to</w:t>
      </w:r>
      <w:r>
        <w:rPr>
          <w:spacing w:val="8"/>
        </w:rPr>
        <w:t xml:space="preserve"> </w:t>
      </w:r>
      <w:r>
        <w:rPr>
          <w:spacing w:val="-4"/>
        </w:rPr>
        <w:t>Bayesian</w:t>
      </w:r>
      <w:r>
        <w:rPr>
          <w:spacing w:val="7"/>
        </w:rPr>
        <w:t xml:space="preserve"> </w:t>
      </w:r>
      <w:r>
        <w:rPr>
          <w:spacing w:val="-4"/>
        </w:rPr>
        <w:t>framework,</w:t>
      </w:r>
      <w:r>
        <w:rPr>
          <w:spacing w:val="12"/>
        </w:rPr>
        <w:t xml:space="preserve"> </w:t>
      </w:r>
      <w:r>
        <w:rPr>
          <w:spacing w:val="-5"/>
        </w:rPr>
        <w:t>as</w:t>
      </w:r>
    </w:p>
    <w:p w14:paraId="36EF980E" w14:textId="77777777" w:rsidR="00470D98" w:rsidRDefault="00470D98">
      <w:pPr>
        <w:sectPr w:rsidR="00470D98">
          <w:type w:val="continuous"/>
          <w:pgSz w:w="12240" w:h="15840"/>
          <w:pgMar w:top="1820" w:right="1720" w:bottom="280" w:left="1600" w:header="0" w:footer="1818" w:gutter="0"/>
          <w:cols w:space="720"/>
        </w:sectPr>
      </w:pPr>
    </w:p>
    <w:p w14:paraId="20A93186" w14:textId="77777777" w:rsidR="00470D98" w:rsidRDefault="00470D98">
      <w:pPr>
        <w:pStyle w:val="BodyText"/>
        <w:spacing w:before="0"/>
        <w:ind w:left="0"/>
        <w:rPr>
          <w:sz w:val="20"/>
        </w:rPr>
      </w:pPr>
    </w:p>
    <w:p w14:paraId="15DD97DB" w14:textId="77777777" w:rsidR="00470D98" w:rsidRDefault="00470D98">
      <w:pPr>
        <w:pStyle w:val="BodyText"/>
        <w:spacing w:before="0"/>
        <w:ind w:left="0"/>
        <w:rPr>
          <w:sz w:val="20"/>
        </w:rPr>
      </w:pPr>
    </w:p>
    <w:p w14:paraId="71176C8B" w14:textId="77777777" w:rsidR="00470D98" w:rsidRDefault="001E0CFE">
      <w:pPr>
        <w:pStyle w:val="BodyText"/>
        <w:spacing w:before="238"/>
      </w:pPr>
      <w:r>
        <w:rPr>
          <w:rFonts w:ascii="Trebuchet MS" w:hAnsi="Trebuchet MS"/>
          <w:spacing w:val="-4"/>
          <w:sz w:val="12"/>
        </w:rPr>
        <w:t>271</w:t>
      </w:r>
      <w:r>
        <w:rPr>
          <w:rFonts w:ascii="Trebuchet MS" w:hAnsi="Trebuchet MS"/>
          <w:spacing w:val="31"/>
          <w:sz w:val="12"/>
        </w:rPr>
        <w:t xml:space="preserve">  </w:t>
      </w:r>
      <w:r>
        <w:rPr>
          <w:spacing w:val="-4"/>
        </w:rPr>
        <w:t>this</w:t>
      </w:r>
      <w:r>
        <w:rPr>
          <w:spacing w:val="-6"/>
        </w:rPr>
        <w:t xml:space="preserve"> </w:t>
      </w:r>
      <w:r>
        <w:rPr>
          <w:spacing w:val="-4"/>
        </w:rPr>
        <w:t>allows</w:t>
      </w:r>
      <w:r>
        <w:rPr>
          <w:spacing w:val="-8"/>
        </w:rPr>
        <w:t xml:space="preserve"> </w:t>
      </w:r>
      <w:r>
        <w:rPr>
          <w:spacing w:val="-4"/>
        </w:rPr>
        <w:t>us</w:t>
      </w:r>
      <w:r>
        <w:rPr>
          <w:spacing w:val="-7"/>
        </w:rPr>
        <w:t xml:space="preserve"> </w:t>
      </w:r>
      <w:r>
        <w:rPr>
          <w:spacing w:val="-4"/>
        </w:rPr>
        <w:t>to</w:t>
      </w:r>
      <w:r>
        <w:rPr>
          <w:spacing w:val="-7"/>
        </w:rPr>
        <w:t xml:space="preserve"> </w:t>
      </w:r>
      <w:r>
        <w:rPr>
          <w:spacing w:val="-4"/>
        </w:rPr>
        <w:t>naturally</w:t>
      </w:r>
      <w:r>
        <w:rPr>
          <w:spacing w:val="-7"/>
        </w:rPr>
        <w:t xml:space="preserve"> </w:t>
      </w:r>
      <w:r>
        <w:rPr>
          <w:spacing w:val="-4"/>
        </w:rPr>
        <w:t>account</w:t>
      </w:r>
      <w:r>
        <w:rPr>
          <w:spacing w:val="-7"/>
        </w:rPr>
        <w:t xml:space="preserve"> </w:t>
      </w:r>
      <w:r>
        <w:rPr>
          <w:spacing w:val="-4"/>
        </w:rPr>
        <w:t>for</w:t>
      </w:r>
      <w:r>
        <w:rPr>
          <w:spacing w:val="-7"/>
        </w:rPr>
        <w:t xml:space="preserve"> </w:t>
      </w:r>
      <w:r>
        <w:rPr>
          <w:spacing w:val="-4"/>
        </w:rPr>
        <w:t>the</w:t>
      </w:r>
      <w:r>
        <w:rPr>
          <w:spacing w:val="-7"/>
        </w:rPr>
        <w:t xml:space="preserve"> </w:t>
      </w:r>
      <w:r>
        <w:rPr>
          <w:spacing w:val="-4"/>
        </w:rPr>
        <w:t>uncertainty</w:t>
      </w:r>
      <w:r>
        <w:rPr>
          <w:spacing w:val="-8"/>
        </w:rPr>
        <w:t xml:space="preserve"> </w:t>
      </w:r>
      <w:r>
        <w:rPr>
          <w:spacing w:val="-4"/>
        </w:rPr>
        <w:t>in</w:t>
      </w:r>
      <w:r>
        <w:rPr>
          <w:spacing w:val="-7"/>
        </w:rPr>
        <w:t xml:space="preserve"> </w:t>
      </w:r>
      <w:r>
        <w:rPr>
          <w:spacing w:val="-4"/>
        </w:rPr>
        <w:t>the</w:t>
      </w:r>
      <w:r>
        <w:rPr>
          <w:spacing w:val="-7"/>
        </w:rPr>
        <w:t xml:space="preserve"> </w:t>
      </w:r>
      <w:r>
        <w:rPr>
          <w:spacing w:val="-4"/>
        </w:rPr>
        <w:t>model’s</w:t>
      </w:r>
      <w:r>
        <w:rPr>
          <w:spacing w:val="-7"/>
        </w:rPr>
        <w:t xml:space="preserve"> </w:t>
      </w:r>
      <w:r>
        <w:rPr>
          <w:spacing w:val="-4"/>
        </w:rPr>
        <w:t>predictions.</w:t>
      </w:r>
    </w:p>
    <w:p w14:paraId="2AAC1558" w14:textId="77777777" w:rsidR="00470D98" w:rsidRDefault="001E0CFE">
      <w:pPr>
        <w:pStyle w:val="BodyText"/>
      </w:pPr>
      <w:r>
        <w:rPr>
          <w:rFonts w:ascii="Trebuchet MS"/>
          <w:spacing w:val="-6"/>
          <w:sz w:val="12"/>
        </w:rPr>
        <w:t>272</w:t>
      </w:r>
      <w:r>
        <w:rPr>
          <w:rFonts w:ascii="Trebuchet MS"/>
          <w:spacing w:val="77"/>
          <w:w w:val="150"/>
          <w:sz w:val="12"/>
        </w:rPr>
        <w:t xml:space="preserve"> </w:t>
      </w:r>
      <w:r>
        <w:rPr>
          <w:spacing w:val="-6"/>
        </w:rPr>
        <w:t>However,</w:t>
      </w:r>
      <w:r>
        <w:rPr>
          <w:spacing w:val="-7"/>
        </w:rPr>
        <w:t xml:space="preserve"> </w:t>
      </w:r>
      <w:r>
        <w:rPr>
          <w:spacing w:val="-6"/>
        </w:rPr>
        <w:t>switching</w:t>
      </w:r>
      <w:r>
        <w:rPr>
          <w:spacing w:val="-7"/>
        </w:rPr>
        <w:t xml:space="preserve"> </w:t>
      </w:r>
      <w:r>
        <w:rPr>
          <w:spacing w:val="-6"/>
        </w:rPr>
        <w:t>from</w:t>
      </w:r>
      <w:r>
        <w:rPr>
          <w:spacing w:val="-8"/>
        </w:rPr>
        <w:t xml:space="preserve"> </w:t>
      </w:r>
      <w:r>
        <w:rPr>
          <w:spacing w:val="-6"/>
        </w:rPr>
        <w:t>linear</w:t>
      </w:r>
      <w:r>
        <w:rPr>
          <w:spacing w:val="-7"/>
        </w:rPr>
        <w:t xml:space="preserve"> </w:t>
      </w:r>
      <w:r>
        <w:rPr>
          <w:spacing w:val="-6"/>
        </w:rPr>
        <w:t>regression</w:t>
      </w:r>
      <w:r>
        <w:rPr>
          <w:spacing w:val="-7"/>
        </w:rPr>
        <w:t xml:space="preserve"> </w:t>
      </w:r>
      <w:r>
        <w:rPr>
          <w:spacing w:val="-6"/>
        </w:rPr>
        <w:t>to</w:t>
      </w:r>
      <w:r>
        <w:rPr>
          <w:spacing w:val="-7"/>
        </w:rPr>
        <w:t xml:space="preserve"> </w:t>
      </w:r>
      <w:r>
        <w:rPr>
          <w:spacing w:val="-6"/>
        </w:rPr>
        <w:t>a</w:t>
      </w:r>
      <w:r>
        <w:rPr>
          <w:spacing w:val="-8"/>
        </w:rPr>
        <w:t xml:space="preserve"> </w:t>
      </w:r>
      <w:r>
        <w:rPr>
          <w:spacing w:val="-6"/>
        </w:rPr>
        <w:t>multi-level</w:t>
      </w:r>
      <w:r>
        <w:rPr>
          <w:spacing w:val="-7"/>
        </w:rPr>
        <w:t xml:space="preserve"> </w:t>
      </w:r>
      <w:r>
        <w:rPr>
          <w:spacing w:val="-6"/>
        </w:rPr>
        <w:t>model</w:t>
      </w:r>
      <w:r>
        <w:rPr>
          <w:spacing w:val="-7"/>
        </w:rPr>
        <w:t xml:space="preserve"> </w:t>
      </w:r>
      <w:r>
        <w:rPr>
          <w:spacing w:val="-6"/>
        </w:rPr>
        <w:t>raises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prob-</w:t>
      </w:r>
    </w:p>
    <w:p w14:paraId="26BBACC2" w14:textId="77777777" w:rsidR="00470D98" w:rsidRDefault="001E0CFE">
      <w:pPr>
        <w:pStyle w:val="BodyText"/>
        <w:spacing w:before="8"/>
      </w:pPr>
      <w:r>
        <w:rPr>
          <w:rFonts w:ascii="Trebuchet MS"/>
          <w:spacing w:val="-2"/>
          <w:sz w:val="12"/>
        </w:rPr>
        <w:t>273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2"/>
        </w:rPr>
        <w:t>lem</w:t>
      </w:r>
      <w:r>
        <w:rPr>
          <w:spacing w:val="6"/>
        </w:rPr>
        <w:t xml:space="preserve"> </w:t>
      </w:r>
      <w:r>
        <w:rPr>
          <w:spacing w:val="-2"/>
        </w:rPr>
        <w:t>of</w:t>
      </w:r>
      <w:r>
        <w:rPr>
          <w:spacing w:val="5"/>
        </w:rPr>
        <w:t xml:space="preserve"> </w:t>
      </w:r>
      <w:r>
        <w:rPr>
          <w:spacing w:val="-2"/>
        </w:rPr>
        <w:t>which</w:t>
      </w:r>
      <w:r>
        <w:rPr>
          <w:spacing w:val="5"/>
        </w:rPr>
        <w:t xml:space="preserve"> </w:t>
      </w:r>
      <w:r>
        <w:rPr>
          <w:spacing w:val="-2"/>
        </w:rPr>
        <w:t>distribution</w:t>
      </w:r>
      <w:r>
        <w:rPr>
          <w:spacing w:val="5"/>
        </w:rPr>
        <w:t xml:space="preserve"> </w:t>
      </w:r>
      <w:r>
        <w:rPr>
          <w:spacing w:val="-2"/>
        </w:rPr>
        <w:t>to</w:t>
      </w:r>
      <w:r>
        <w:rPr>
          <w:spacing w:val="6"/>
        </w:rPr>
        <w:t xml:space="preserve"> </w:t>
      </w:r>
      <w:r>
        <w:rPr>
          <w:spacing w:val="-2"/>
        </w:rPr>
        <w:t>use</w:t>
      </w:r>
      <w:r>
        <w:rPr>
          <w:spacing w:val="5"/>
        </w:rPr>
        <w:t xml:space="preserve"> </w:t>
      </w:r>
      <w:r>
        <w:rPr>
          <w:spacing w:val="-2"/>
        </w:rPr>
        <w:t>for</w:t>
      </w:r>
      <w:r>
        <w:rPr>
          <w:spacing w:val="5"/>
        </w:rPr>
        <w:t xml:space="preserve"> </w:t>
      </w:r>
      <w:r>
        <w:rPr>
          <w:spacing w:val="-2"/>
        </w:rPr>
        <w:t>modelling</w:t>
      </w:r>
      <w:r>
        <w:rPr>
          <w:spacing w:val="5"/>
        </w:rPr>
        <w:t xml:space="preserve"> </w:t>
      </w:r>
      <w:r>
        <w:rPr>
          <w:spacing w:val="-2"/>
        </w:rPr>
        <w:t>reaction</w:t>
      </w:r>
      <w:r>
        <w:rPr>
          <w:spacing w:val="6"/>
        </w:rPr>
        <w:t xml:space="preserve"> </w:t>
      </w:r>
      <w:r>
        <w:rPr>
          <w:spacing w:val="-2"/>
        </w:rPr>
        <w:t>times.</w:t>
      </w:r>
      <w:r>
        <w:rPr>
          <w:spacing w:val="49"/>
        </w:rPr>
        <w:t xml:space="preserve"> </w:t>
      </w:r>
      <w:r>
        <w:rPr>
          <w:spacing w:val="-2"/>
        </w:rPr>
        <w:t>Using</w:t>
      </w:r>
      <w:r>
        <w:rPr>
          <w:spacing w:val="5"/>
        </w:rPr>
        <w:t xml:space="preserve"> </w:t>
      </w:r>
      <w:r>
        <w:rPr>
          <w:spacing w:val="-2"/>
        </w:rPr>
        <w:t>a</w:t>
      </w:r>
      <w:r>
        <w:rPr>
          <w:spacing w:val="6"/>
        </w:rPr>
        <w:t xml:space="preserve"> </w:t>
      </w:r>
      <w:r>
        <w:rPr>
          <w:spacing w:val="-2"/>
        </w:rPr>
        <w:t>normal</w:t>
      </w:r>
    </w:p>
    <w:p w14:paraId="08DF5583" w14:textId="77777777" w:rsidR="00470D98" w:rsidRDefault="001E0CFE">
      <w:pPr>
        <w:pStyle w:val="BodyText"/>
      </w:pPr>
      <w:r>
        <w:rPr>
          <w:rFonts w:ascii="Trebuchet MS"/>
          <w:spacing w:val="-4"/>
          <w:sz w:val="12"/>
        </w:rPr>
        <w:t>274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4"/>
        </w:rPr>
        <w:t>distribution</w:t>
      </w:r>
      <w:r>
        <w:rPr>
          <w:spacing w:val="3"/>
        </w:rPr>
        <w:t xml:space="preserve"> </w:t>
      </w:r>
      <w:r>
        <w:rPr>
          <w:spacing w:val="-4"/>
        </w:rPr>
        <w:t>is</w:t>
      </w:r>
      <w:r>
        <w:rPr>
          <w:spacing w:val="1"/>
        </w:rPr>
        <w:t xml:space="preserve"> </w:t>
      </w:r>
      <w:r>
        <w:rPr>
          <w:spacing w:val="-4"/>
        </w:rPr>
        <w:t>unlikely</w:t>
      </w:r>
      <w:r>
        <w:rPr>
          <w:spacing w:val="2"/>
        </w:rPr>
        <w:t xml:space="preserve"> </w:t>
      </w:r>
      <w:r>
        <w:rPr>
          <w:spacing w:val="-4"/>
        </w:rPr>
        <w:t>to</w:t>
      </w:r>
      <w:r>
        <w:rPr>
          <w:spacing w:val="1"/>
        </w:rPr>
        <w:t xml:space="preserve"> </w:t>
      </w:r>
      <w:r>
        <w:rPr>
          <w:spacing w:val="-4"/>
        </w:rPr>
        <w:t>be</w:t>
      </w:r>
      <w:r>
        <w:rPr>
          <w:spacing w:val="2"/>
        </w:rPr>
        <w:t xml:space="preserve"> </w:t>
      </w:r>
      <w:r>
        <w:rPr>
          <w:spacing w:val="-4"/>
        </w:rPr>
        <w:t>satisfactory,</w:t>
      </w:r>
      <w:r>
        <w:rPr>
          <w:spacing w:val="4"/>
        </w:rPr>
        <w:t xml:space="preserve"> </w:t>
      </w:r>
      <w:r>
        <w:rPr>
          <w:spacing w:val="-4"/>
        </w:rPr>
        <w:t>as</w:t>
      </w:r>
      <w:r>
        <w:rPr>
          <w:spacing w:val="1"/>
        </w:rPr>
        <w:t xml:space="preserve"> </w:t>
      </w:r>
      <w:r>
        <w:rPr>
          <w:spacing w:val="-4"/>
        </w:rPr>
        <w:t>it</w:t>
      </w:r>
      <w:r>
        <w:rPr>
          <w:spacing w:val="2"/>
        </w:rPr>
        <w:t xml:space="preserve"> </w:t>
      </w:r>
      <w:r>
        <w:rPr>
          <w:spacing w:val="-4"/>
        </w:rPr>
        <w:t>is</w:t>
      </w:r>
      <w:r>
        <w:rPr>
          <w:spacing w:val="1"/>
        </w:rPr>
        <w:t xml:space="preserve"> </w:t>
      </w:r>
      <w:r>
        <w:rPr>
          <w:spacing w:val="-4"/>
        </w:rPr>
        <w:t>unable</w:t>
      </w:r>
      <w:r>
        <w:rPr>
          <w:spacing w:val="2"/>
        </w:rPr>
        <w:t xml:space="preserve"> </w:t>
      </w:r>
      <w:r>
        <w:rPr>
          <w:spacing w:val="-4"/>
        </w:rPr>
        <w:t>to</w:t>
      </w:r>
      <w:r>
        <w:rPr>
          <w:spacing w:val="1"/>
        </w:rPr>
        <w:t xml:space="preserve"> </w:t>
      </w:r>
      <w:r>
        <w:rPr>
          <w:spacing w:val="-4"/>
        </w:rPr>
        <w:t>account</w:t>
      </w:r>
      <w:r>
        <w:rPr>
          <w:spacing w:val="2"/>
        </w:rPr>
        <w:t xml:space="preserve"> </w:t>
      </w:r>
      <w:r>
        <w:rPr>
          <w:spacing w:val="-4"/>
        </w:rPr>
        <w:t>for</w:t>
      </w:r>
      <w:r>
        <w:rPr>
          <w:spacing w:val="1"/>
        </w:rPr>
        <w:t xml:space="preserve"> </w:t>
      </w:r>
      <w:r>
        <w:rPr>
          <w:spacing w:val="-4"/>
        </w:rPr>
        <w:t>the</w:t>
      </w:r>
      <w:r>
        <w:rPr>
          <w:spacing w:val="2"/>
        </w:rPr>
        <w:t xml:space="preserve"> </w:t>
      </w:r>
      <w:r>
        <w:rPr>
          <w:spacing w:val="-4"/>
        </w:rPr>
        <w:t>skew</w:t>
      </w:r>
    </w:p>
    <w:p w14:paraId="7AE03D8E" w14:textId="77777777" w:rsidR="00470D98" w:rsidRDefault="001E0CFE">
      <w:pPr>
        <w:pStyle w:val="BodyText"/>
        <w:spacing w:before="8"/>
      </w:pPr>
      <w:r>
        <w:rPr>
          <w:rFonts w:ascii="Trebuchet MS"/>
          <w:spacing w:val="-4"/>
          <w:sz w:val="12"/>
        </w:rPr>
        <w:t>275</w:t>
      </w:r>
      <w:r>
        <w:rPr>
          <w:rFonts w:ascii="Trebuchet MS"/>
          <w:spacing w:val="76"/>
          <w:w w:val="150"/>
          <w:sz w:val="12"/>
        </w:rPr>
        <w:t xml:space="preserve"> </w:t>
      </w:r>
      <w:r>
        <w:rPr>
          <w:spacing w:val="-4"/>
        </w:rPr>
        <w:t>frequently</w:t>
      </w:r>
      <w:r>
        <w:rPr>
          <w:spacing w:val="-1"/>
        </w:rPr>
        <w:t xml:space="preserve"> </w:t>
      </w:r>
      <w:r>
        <w:rPr>
          <w:spacing w:val="-4"/>
        </w:rPr>
        <w:t>seen</w:t>
      </w:r>
      <w:r>
        <w:t xml:space="preserve"> </w:t>
      </w:r>
      <w:r>
        <w:rPr>
          <w:spacing w:val="-4"/>
        </w:rPr>
        <w:t>in</w:t>
      </w:r>
      <w:r>
        <w:t xml:space="preserve"> </w:t>
      </w:r>
      <w:r>
        <w:rPr>
          <w:spacing w:val="-4"/>
        </w:rPr>
        <w:t>reaction</w:t>
      </w:r>
      <w:r>
        <w:rPr>
          <w:spacing w:val="-1"/>
        </w:rPr>
        <w:t xml:space="preserve"> </w:t>
      </w:r>
      <w:r>
        <w:rPr>
          <w:spacing w:val="-4"/>
        </w:rPr>
        <w:t>time</w:t>
      </w:r>
      <w:r>
        <w:t xml:space="preserve"> </w:t>
      </w:r>
      <w:r>
        <w:rPr>
          <w:spacing w:val="-4"/>
        </w:rPr>
        <w:t>distributions,</w:t>
      </w:r>
      <w:r>
        <w:rPr>
          <w:spacing w:val="3"/>
        </w:rPr>
        <w:t xml:space="preserve"> </w:t>
      </w:r>
      <w:r>
        <w:rPr>
          <w:spacing w:val="-4"/>
        </w:rPr>
        <w:t>and</w:t>
      </w:r>
      <w:r>
        <w:t xml:space="preserve"> </w:t>
      </w:r>
      <w:r>
        <w:rPr>
          <w:spacing w:val="-4"/>
        </w:rPr>
        <w:t>also</w:t>
      </w:r>
      <w:r>
        <w:rPr>
          <w:spacing w:val="-1"/>
        </w:rPr>
        <w:t xml:space="preserve"> </w:t>
      </w:r>
      <w:r>
        <w:rPr>
          <w:spacing w:val="-4"/>
        </w:rPr>
        <w:t>allows</w:t>
      </w:r>
      <w:r>
        <w:t xml:space="preserve"> </w:t>
      </w:r>
      <w:r>
        <w:rPr>
          <w:spacing w:val="-4"/>
        </w:rPr>
        <w:t>the</w:t>
      </w:r>
      <w:r>
        <w:t xml:space="preserve"> </w:t>
      </w:r>
      <w:r>
        <w:rPr>
          <w:spacing w:val="-4"/>
        </w:rPr>
        <w:t>possibility</w:t>
      </w:r>
      <w:r>
        <w:rPr>
          <w:spacing w:val="-1"/>
        </w:rPr>
        <w:t xml:space="preserve"> </w:t>
      </w:r>
      <w:r>
        <w:rPr>
          <w:spacing w:val="-5"/>
        </w:rPr>
        <w:t>of</w:t>
      </w:r>
    </w:p>
    <w:p w14:paraId="07A66EEB" w14:textId="77777777" w:rsidR="00470D98" w:rsidRDefault="001E0CFE">
      <w:pPr>
        <w:pStyle w:val="BodyText"/>
        <w:spacing w:before="8"/>
      </w:pPr>
      <w:r>
        <w:rPr>
          <w:rFonts w:ascii="Trebuchet MS"/>
          <w:spacing w:val="-4"/>
          <w:sz w:val="12"/>
        </w:rPr>
        <w:t>276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4"/>
        </w:rPr>
        <w:t>negative</w:t>
      </w:r>
      <w:r>
        <w:rPr>
          <w:spacing w:val="6"/>
        </w:rPr>
        <w:t xml:space="preserve"> </w:t>
      </w:r>
      <w:r>
        <w:rPr>
          <w:spacing w:val="-4"/>
        </w:rPr>
        <w:t>reaction</w:t>
      </w:r>
      <w:r>
        <w:rPr>
          <w:spacing w:val="4"/>
        </w:rPr>
        <w:t xml:space="preserve"> </w:t>
      </w:r>
      <w:r>
        <w:rPr>
          <w:spacing w:val="-4"/>
        </w:rPr>
        <w:t>times.</w:t>
      </w:r>
      <w:r>
        <w:rPr>
          <w:spacing w:val="44"/>
        </w:rPr>
        <w:t xml:space="preserve"> </w:t>
      </w:r>
      <w:r>
        <w:rPr>
          <w:spacing w:val="-4"/>
        </w:rPr>
        <w:t>We</w:t>
      </w:r>
      <w:r>
        <w:rPr>
          <w:spacing w:val="4"/>
        </w:rPr>
        <w:t xml:space="preserve"> </w:t>
      </w:r>
      <w:r>
        <w:rPr>
          <w:spacing w:val="-4"/>
        </w:rPr>
        <w:t>can</w:t>
      </w:r>
      <w:r>
        <w:rPr>
          <w:spacing w:val="4"/>
        </w:rPr>
        <w:t xml:space="preserve"> </w:t>
      </w:r>
      <w:r>
        <w:rPr>
          <w:spacing w:val="-4"/>
        </w:rPr>
        <w:t>account</w:t>
      </w:r>
      <w:r>
        <w:rPr>
          <w:spacing w:val="4"/>
        </w:rPr>
        <w:t xml:space="preserve"> </w:t>
      </w:r>
      <w:r>
        <w:rPr>
          <w:spacing w:val="-4"/>
        </w:rPr>
        <w:t>for</w:t>
      </w:r>
      <w:r>
        <w:rPr>
          <w:spacing w:val="4"/>
        </w:rPr>
        <w:t xml:space="preserve"> </w:t>
      </w:r>
      <w:r>
        <w:rPr>
          <w:spacing w:val="-4"/>
        </w:rPr>
        <w:t>both</w:t>
      </w:r>
      <w:r>
        <w:rPr>
          <w:spacing w:val="4"/>
        </w:rPr>
        <w:t xml:space="preserve"> </w:t>
      </w:r>
      <w:r>
        <w:rPr>
          <w:spacing w:val="-4"/>
        </w:rPr>
        <w:t>of</w:t>
      </w:r>
      <w:r>
        <w:rPr>
          <w:spacing w:val="5"/>
        </w:rPr>
        <w:t xml:space="preserve"> </w:t>
      </w:r>
      <w:r>
        <w:rPr>
          <w:spacing w:val="-4"/>
        </w:rPr>
        <w:t>these</w:t>
      </w:r>
      <w:r>
        <w:rPr>
          <w:spacing w:val="4"/>
        </w:rPr>
        <w:t xml:space="preserve"> </w:t>
      </w:r>
      <w:r>
        <w:rPr>
          <w:spacing w:val="-4"/>
        </w:rPr>
        <w:t>problems</w:t>
      </w:r>
      <w:r>
        <w:rPr>
          <w:spacing w:val="4"/>
        </w:rPr>
        <w:t xml:space="preserve"> </w:t>
      </w:r>
      <w:r>
        <w:rPr>
          <w:spacing w:val="-4"/>
        </w:rPr>
        <w:t>by</w:t>
      </w:r>
      <w:r>
        <w:rPr>
          <w:spacing w:val="4"/>
        </w:rPr>
        <w:t xml:space="preserve"> </w:t>
      </w:r>
      <w:r>
        <w:rPr>
          <w:spacing w:val="-4"/>
        </w:rPr>
        <w:t>using</w:t>
      </w:r>
      <w:r>
        <w:rPr>
          <w:spacing w:val="5"/>
        </w:rPr>
        <w:t xml:space="preserve"> </w:t>
      </w:r>
      <w:r>
        <w:rPr>
          <w:spacing w:val="-10"/>
        </w:rPr>
        <w:t>a</w:t>
      </w:r>
    </w:p>
    <w:p w14:paraId="16F9EA71" w14:textId="77777777" w:rsidR="00470D98" w:rsidRDefault="001E0CFE">
      <w:pPr>
        <w:pStyle w:val="BodyText"/>
      </w:pPr>
      <w:r>
        <w:rPr>
          <w:rFonts w:ascii="Trebuchet MS"/>
          <w:spacing w:val="-4"/>
          <w:sz w:val="12"/>
        </w:rPr>
        <w:t>277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4"/>
        </w:rPr>
        <w:t>log-normal</w:t>
      </w:r>
      <w:r>
        <w:rPr>
          <w:spacing w:val="6"/>
        </w:rPr>
        <w:t xml:space="preserve"> </w:t>
      </w:r>
      <w:r>
        <w:rPr>
          <w:spacing w:val="-4"/>
        </w:rPr>
        <w:t>distribution.</w:t>
      </w:r>
      <w:r>
        <w:rPr>
          <w:spacing w:val="46"/>
        </w:rPr>
        <w:t xml:space="preserve"> </w:t>
      </w:r>
      <w:r>
        <w:rPr>
          <w:spacing w:val="-4"/>
        </w:rPr>
        <w:t>We</w:t>
      </w:r>
      <w:r>
        <w:rPr>
          <w:spacing w:val="5"/>
        </w:rPr>
        <w:t xml:space="preserve"> </w:t>
      </w:r>
      <w:r>
        <w:rPr>
          <w:spacing w:val="-4"/>
        </w:rPr>
        <w:t>will</w:t>
      </w:r>
      <w:r>
        <w:rPr>
          <w:spacing w:val="5"/>
        </w:rPr>
        <w:t xml:space="preserve"> </w:t>
      </w:r>
      <w:r>
        <w:rPr>
          <w:spacing w:val="-4"/>
        </w:rPr>
        <w:t>also</w:t>
      </w:r>
      <w:r>
        <w:rPr>
          <w:spacing w:val="5"/>
        </w:rPr>
        <w:t xml:space="preserve"> </w:t>
      </w:r>
      <w:r>
        <w:rPr>
          <w:spacing w:val="-4"/>
        </w:rPr>
        <w:t>test</w:t>
      </w:r>
      <w:r>
        <w:rPr>
          <w:spacing w:val="5"/>
        </w:rPr>
        <w:t xml:space="preserve"> </w:t>
      </w:r>
      <w:r>
        <w:rPr>
          <w:spacing w:val="-4"/>
        </w:rPr>
        <w:t>whether</w:t>
      </w:r>
      <w:r>
        <w:rPr>
          <w:spacing w:val="5"/>
        </w:rPr>
        <w:t xml:space="preserve"> </w:t>
      </w:r>
      <w:r>
        <w:rPr>
          <w:spacing w:val="-4"/>
        </w:rPr>
        <w:t>a</w:t>
      </w:r>
      <w:r>
        <w:rPr>
          <w:spacing w:val="5"/>
        </w:rPr>
        <w:t xml:space="preserve"> </w:t>
      </w:r>
      <w:r>
        <w:rPr>
          <w:spacing w:val="-4"/>
        </w:rPr>
        <w:t>slightly</w:t>
      </w:r>
      <w:r>
        <w:rPr>
          <w:spacing w:val="5"/>
        </w:rPr>
        <w:t xml:space="preserve"> </w:t>
      </w:r>
      <w:r>
        <w:rPr>
          <w:spacing w:val="-4"/>
        </w:rPr>
        <w:t>more</w:t>
      </w:r>
      <w:r>
        <w:rPr>
          <w:spacing w:val="5"/>
        </w:rPr>
        <w:t xml:space="preserve"> </w:t>
      </w:r>
      <w:r>
        <w:rPr>
          <w:spacing w:val="-4"/>
        </w:rPr>
        <w:t>complex</w:t>
      </w:r>
      <w:r>
        <w:rPr>
          <w:spacing w:val="5"/>
        </w:rPr>
        <w:t xml:space="preserve"> </w:t>
      </w:r>
      <w:r>
        <w:rPr>
          <w:spacing w:val="-5"/>
        </w:rPr>
        <w:t>ex-</w:t>
      </w:r>
    </w:p>
    <w:p w14:paraId="0CA3A5F4" w14:textId="77777777" w:rsidR="00470D98" w:rsidRDefault="001E0CFE">
      <w:pPr>
        <w:pStyle w:val="BodyText"/>
        <w:spacing w:before="8"/>
      </w:pPr>
      <w:r>
        <w:rPr>
          <w:rFonts w:ascii="Trebuchet MS"/>
          <w:spacing w:val="-6"/>
          <w:sz w:val="12"/>
        </w:rPr>
        <w:t>278</w:t>
      </w:r>
      <w:r>
        <w:rPr>
          <w:rFonts w:ascii="Trebuchet MS"/>
          <w:spacing w:val="46"/>
          <w:sz w:val="12"/>
        </w:rPr>
        <w:t xml:space="preserve">  </w:t>
      </w:r>
      <w:r>
        <w:rPr>
          <w:spacing w:val="-6"/>
        </w:rPr>
        <w:t>tension</w:t>
      </w:r>
      <w:r>
        <w:rPr>
          <w:spacing w:val="-1"/>
        </w:rPr>
        <w:t xml:space="preserve"> </w:t>
      </w:r>
      <w:r>
        <w:rPr>
          <w:spacing w:val="-6"/>
        </w:rPr>
        <w:t>of</w:t>
      </w:r>
      <w:r>
        <w:rPr>
          <w:spacing w:val="-2"/>
        </w:rPr>
        <w:t xml:space="preserve"> </w:t>
      </w:r>
      <w:r>
        <w:rPr>
          <w:spacing w:val="-6"/>
        </w:rPr>
        <w:t>this</w:t>
      </w:r>
      <w:r>
        <w:rPr>
          <w:spacing w:val="-1"/>
        </w:rPr>
        <w:t xml:space="preserve"> </w:t>
      </w:r>
      <w:r>
        <w:rPr>
          <w:spacing w:val="-6"/>
        </w:rPr>
        <w:t>model,</w:t>
      </w:r>
      <w:r>
        <w:rPr>
          <w:spacing w:val="-2"/>
        </w:rPr>
        <w:t xml:space="preserve"> </w:t>
      </w:r>
      <w:r>
        <w:rPr>
          <w:spacing w:val="-6"/>
        </w:rPr>
        <w:t>the</w:t>
      </w:r>
      <w:r>
        <w:rPr>
          <w:spacing w:val="-1"/>
        </w:rPr>
        <w:t xml:space="preserve"> </w:t>
      </w:r>
      <w:r>
        <w:rPr>
          <w:spacing w:val="-6"/>
        </w:rPr>
        <w:t>shifted</w:t>
      </w:r>
      <w:r>
        <w:rPr>
          <w:spacing w:val="-1"/>
        </w:rPr>
        <w:t xml:space="preserve"> </w:t>
      </w:r>
      <w:r>
        <w:rPr>
          <w:spacing w:val="-6"/>
        </w:rPr>
        <w:t>lognormal</w:t>
      </w:r>
      <w:r>
        <w:rPr>
          <w:spacing w:val="-2"/>
        </w:rPr>
        <w:t xml:space="preserve"> </w:t>
      </w:r>
      <w:r>
        <w:rPr>
          <w:spacing w:val="-6"/>
        </w:rPr>
        <w:t>model</w:t>
      </w:r>
      <w:r>
        <w:rPr>
          <w:spacing w:val="-1"/>
        </w:rPr>
        <w:t xml:space="preserve"> </w:t>
      </w:r>
      <w:r>
        <w:rPr>
          <w:spacing w:val="-6"/>
        </w:rPr>
        <w:t>(which</w:t>
      </w:r>
      <w:r>
        <w:rPr>
          <w:spacing w:val="-2"/>
        </w:rPr>
        <w:t xml:space="preserve"> </w:t>
      </w:r>
      <w:r>
        <w:rPr>
          <w:spacing w:val="-6"/>
        </w:rPr>
        <w:t>allows</w:t>
      </w:r>
      <w:r>
        <w:rPr>
          <w:spacing w:val="-1"/>
        </w:rPr>
        <w:t xml:space="preserve"> </w:t>
      </w:r>
      <w:r>
        <w:rPr>
          <w:spacing w:val="-6"/>
        </w:rPr>
        <w:t>the</w:t>
      </w:r>
      <w:r>
        <w:rPr>
          <w:spacing w:val="-1"/>
        </w:rPr>
        <w:t xml:space="preserve"> </w:t>
      </w:r>
      <w:r>
        <w:rPr>
          <w:spacing w:val="-6"/>
        </w:rPr>
        <w:t>distribution</w:t>
      </w:r>
    </w:p>
    <w:p w14:paraId="7D223E41" w14:textId="77777777" w:rsidR="00470D98" w:rsidRDefault="001E0CFE">
      <w:pPr>
        <w:pStyle w:val="BodyText"/>
      </w:pPr>
      <w:r>
        <w:rPr>
          <w:rFonts w:ascii="Trebuchet MS"/>
          <w:spacing w:val="-2"/>
          <w:sz w:val="12"/>
        </w:rPr>
        <w:t>279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2"/>
        </w:rPr>
        <w:t>to</w:t>
      </w:r>
      <w:r>
        <w:rPr>
          <w:spacing w:val="3"/>
        </w:rPr>
        <w:t xml:space="preserve"> </w:t>
      </w:r>
      <w:r>
        <w:rPr>
          <w:spacing w:val="-2"/>
        </w:rPr>
        <w:t>be</w:t>
      </w:r>
      <w:r>
        <w:rPr>
          <w:spacing w:val="4"/>
        </w:rPr>
        <w:t xml:space="preserve"> </w:t>
      </w:r>
      <w:r>
        <w:rPr>
          <w:spacing w:val="-2"/>
        </w:rPr>
        <w:t>offset</w:t>
      </w:r>
      <w:r>
        <w:rPr>
          <w:spacing w:val="3"/>
        </w:rPr>
        <w:t xml:space="preserve"> </w:t>
      </w:r>
      <w:r>
        <w:rPr>
          <w:spacing w:val="-2"/>
        </w:rPr>
        <w:t>to</w:t>
      </w:r>
      <w:r>
        <w:rPr>
          <w:spacing w:val="3"/>
        </w:rPr>
        <w:t xml:space="preserve"> </w:t>
      </w:r>
      <w:r>
        <w:rPr>
          <w:spacing w:val="-2"/>
        </w:rPr>
        <w:t>the</w:t>
      </w:r>
      <w:r>
        <w:rPr>
          <w:spacing w:val="4"/>
        </w:rPr>
        <w:t xml:space="preserve"> </w:t>
      </w:r>
      <w:r>
        <w:rPr>
          <w:spacing w:val="-2"/>
        </w:rPr>
        <w:t>right</w:t>
      </w:r>
      <w:r>
        <w:rPr>
          <w:spacing w:val="3"/>
        </w:rPr>
        <w:t xml:space="preserve"> </w:t>
      </w:r>
      <w:r>
        <w:rPr>
          <w:spacing w:val="-2"/>
        </w:rPr>
        <w:t>i.e.</w:t>
      </w:r>
      <w:r>
        <w:rPr>
          <w:spacing w:val="48"/>
        </w:rPr>
        <w:t xml:space="preserve"> </w:t>
      </w:r>
      <w:r>
        <w:rPr>
          <w:spacing w:val="-2"/>
        </w:rPr>
        <w:t>mimicking</w:t>
      </w:r>
      <w:r>
        <w:rPr>
          <w:spacing w:val="3"/>
        </w:rPr>
        <w:t xml:space="preserve"> </w:t>
      </w:r>
      <w:r>
        <w:rPr>
          <w:spacing w:val="-2"/>
        </w:rPr>
        <w:t>the</w:t>
      </w:r>
      <w:r>
        <w:rPr>
          <w:spacing w:val="3"/>
        </w:rPr>
        <w:t xml:space="preserve"> </w:t>
      </w:r>
      <w:r>
        <w:rPr>
          <w:spacing w:val="-2"/>
        </w:rPr>
        <w:t>patterns</w:t>
      </w:r>
      <w:r>
        <w:rPr>
          <w:spacing w:val="4"/>
        </w:rPr>
        <w:t xml:space="preserve"> </w:t>
      </w:r>
      <w:r>
        <w:rPr>
          <w:spacing w:val="-2"/>
        </w:rPr>
        <w:t>seen</w:t>
      </w:r>
      <w:r>
        <w:rPr>
          <w:spacing w:val="3"/>
        </w:rPr>
        <w:t xml:space="preserve"> </w:t>
      </w:r>
      <w:r>
        <w:rPr>
          <w:spacing w:val="-2"/>
        </w:rPr>
        <w:t>in</w:t>
      </w:r>
      <w:r>
        <w:rPr>
          <w:spacing w:val="4"/>
        </w:rPr>
        <w:t xml:space="preserve"> </w:t>
      </w:r>
      <w:r>
        <w:rPr>
          <w:spacing w:val="-2"/>
        </w:rPr>
        <w:t>reaction</w:t>
      </w:r>
      <w:r>
        <w:rPr>
          <w:spacing w:val="3"/>
        </w:rPr>
        <w:t xml:space="preserve"> </w:t>
      </w:r>
      <w:r>
        <w:rPr>
          <w:spacing w:val="-2"/>
        </w:rPr>
        <w:t>time</w:t>
      </w:r>
      <w:r>
        <w:rPr>
          <w:spacing w:val="3"/>
        </w:rPr>
        <w:t xml:space="preserve"> </w:t>
      </w:r>
      <w:r>
        <w:rPr>
          <w:spacing w:val="-2"/>
        </w:rPr>
        <w:t>data,</w:t>
      </w:r>
    </w:p>
    <w:p w14:paraId="25BB41CB" w14:textId="77777777" w:rsidR="00470D98" w:rsidRDefault="001E0CFE">
      <w:pPr>
        <w:pStyle w:val="BodyText"/>
        <w:spacing w:before="8"/>
      </w:pPr>
      <w:r>
        <w:rPr>
          <w:rFonts w:ascii="Trebuchet MS"/>
          <w:spacing w:val="-6"/>
          <w:sz w:val="12"/>
        </w:rPr>
        <w:t>280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6"/>
        </w:rPr>
        <w:t>where</w:t>
      </w:r>
      <w:r>
        <w:rPr>
          <w:spacing w:val="-4"/>
        </w:rPr>
        <w:t xml:space="preserve"> </w:t>
      </w:r>
      <w:r>
        <w:rPr>
          <w:spacing w:val="-6"/>
        </w:rPr>
        <w:t>valid responses begin</w:t>
      </w:r>
      <w:r>
        <w:rPr>
          <w:spacing w:val="-5"/>
        </w:rPr>
        <w:t xml:space="preserve"> </w:t>
      </w:r>
      <w:r>
        <w:rPr>
          <w:spacing w:val="-6"/>
        </w:rPr>
        <w:t>at around</w:t>
      </w:r>
      <w:r>
        <w:rPr>
          <w:spacing w:val="-5"/>
        </w:rPr>
        <w:t xml:space="preserve"> </w:t>
      </w:r>
      <w:r>
        <w:rPr>
          <w:spacing w:val="-6"/>
        </w:rPr>
        <w:t>100ms) offers any</w:t>
      </w:r>
      <w:r>
        <w:rPr>
          <w:spacing w:val="-5"/>
        </w:rPr>
        <w:t xml:space="preserve"> </w:t>
      </w:r>
      <w:r>
        <w:rPr>
          <w:spacing w:val="-6"/>
        </w:rPr>
        <w:t>improvement in</w:t>
      </w:r>
      <w:r>
        <w:rPr>
          <w:spacing w:val="-5"/>
        </w:rPr>
        <w:t xml:space="preserve"> </w:t>
      </w:r>
      <w:r>
        <w:rPr>
          <w:spacing w:val="-6"/>
        </w:rPr>
        <w:t>model</w:t>
      </w:r>
    </w:p>
    <w:p w14:paraId="1BD7DE18" w14:textId="77777777" w:rsidR="00470D98" w:rsidRDefault="001E0CFE">
      <w:pPr>
        <w:pStyle w:val="BodyText"/>
      </w:pPr>
      <w:r>
        <w:rPr>
          <w:rFonts w:ascii="Trebuchet MS"/>
          <w:spacing w:val="-6"/>
          <w:sz w:val="12"/>
        </w:rPr>
        <w:t>281</w:t>
      </w:r>
      <w:r>
        <w:rPr>
          <w:rFonts w:ascii="Trebuchet MS"/>
          <w:spacing w:val="47"/>
          <w:sz w:val="12"/>
        </w:rPr>
        <w:t xml:space="preserve">  </w:t>
      </w:r>
      <w:r>
        <w:rPr>
          <w:spacing w:val="-6"/>
        </w:rPr>
        <w:t>fit.</w:t>
      </w:r>
      <w:r>
        <w:rPr>
          <w:spacing w:val="8"/>
        </w:rPr>
        <w:t xml:space="preserve"> </w:t>
      </w:r>
      <w:r>
        <w:rPr>
          <w:spacing w:val="-6"/>
        </w:rPr>
        <w:t>Note</w:t>
      </w:r>
      <w:r>
        <w:rPr>
          <w:spacing w:val="-4"/>
        </w:rPr>
        <w:t xml:space="preserve"> </w:t>
      </w:r>
      <w:r>
        <w:rPr>
          <w:spacing w:val="-6"/>
        </w:rPr>
        <w:t>that</w:t>
      </w:r>
      <w:r>
        <w:rPr>
          <w:spacing w:val="-4"/>
        </w:rPr>
        <w:t xml:space="preserve"> </w:t>
      </w:r>
      <w:r>
        <w:rPr>
          <w:spacing w:val="-6"/>
        </w:rPr>
        <w:t>a</w:t>
      </w:r>
      <w:r>
        <w:rPr>
          <w:spacing w:val="-5"/>
        </w:rPr>
        <w:t xml:space="preserve"> </w:t>
      </w:r>
      <w:r>
        <w:rPr>
          <w:spacing w:val="-6"/>
        </w:rPr>
        <w:t>Wald,</w:t>
      </w:r>
      <w:r>
        <w:rPr>
          <w:spacing w:val="-4"/>
        </w:rPr>
        <w:t xml:space="preserve"> </w:t>
      </w:r>
      <w:r>
        <w:rPr>
          <w:spacing w:val="-6"/>
        </w:rPr>
        <w:t>or</w:t>
      </w:r>
      <w:r>
        <w:rPr>
          <w:spacing w:val="-4"/>
        </w:rPr>
        <w:t xml:space="preserve"> </w:t>
      </w:r>
      <w:r>
        <w:rPr>
          <w:spacing w:val="-6"/>
        </w:rPr>
        <w:t>inverse</w:t>
      </w:r>
      <w:r>
        <w:rPr>
          <w:spacing w:val="-4"/>
        </w:rPr>
        <w:t xml:space="preserve"> </w:t>
      </w:r>
      <w:r>
        <w:rPr>
          <w:spacing w:val="-6"/>
        </w:rPr>
        <w:t>Gaussian</w:t>
      </w:r>
      <w:r>
        <w:rPr>
          <w:spacing w:val="-5"/>
        </w:rPr>
        <w:t xml:space="preserve"> </w:t>
      </w:r>
      <w:r>
        <w:rPr>
          <w:spacing w:val="-6"/>
        </w:rPr>
        <w:t>distribution,</w:t>
      </w:r>
      <w:r>
        <w:rPr>
          <w:spacing w:val="-4"/>
        </w:rPr>
        <w:t xml:space="preserve"> </w:t>
      </w:r>
      <w:r>
        <w:rPr>
          <w:spacing w:val="-6"/>
        </w:rPr>
        <w:t>would</w:t>
      </w:r>
      <w:r>
        <w:rPr>
          <w:spacing w:val="-4"/>
        </w:rPr>
        <w:t xml:space="preserve"> </w:t>
      </w:r>
      <w:r>
        <w:rPr>
          <w:spacing w:val="-6"/>
        </w:rPr>
        <w:t>also</w:t>
      </w:r>
      <w:r>
        <w:rPr>
          <w:spacing w:val="-4"/>
        </w:rPr>
        <w:t xml:space="preserve"> </w:t>
      </w:r>
      <w:r>
        <w:rPr>
          <w:spacing w:val="-6"/>
        </w:rPr>
        <w:t>be</w:t>
      </w:r>
      <w:r>
        <w:rPr>
          <w:spacing w:val="-5"/>
        </w:rPr>
        <w:t xml:space="preserve"> </w:t>
      </w:r>
      <w:r>
        <w:rPr>
          <w:spacing w:val="-6"/>
        </w:rPr>
        <w:t>a</w:t>
      </w:r>
      <w:r>
        <w:rPr>
          <w:spacing w:val="-4"/>
        </w:rPr>
        <w:t xml:space="preserve"> </w:t>
      </w:r>
      <w:r>
        <w:rPr>
          <w:spacing w:val="-6"/>
        </w:rPr>
        <w:t>reasonable</w:t>
      </w:r>
    </w:p>
    <w:p w14:paraId="436FEDEC" w14:textId="77777777" w:rsidR="00470D98" w:rsidRDefault="001E0CFE">
      <w:pPr>
        <w:pStyle w:val="BodyText"/>
        <w:spacing w:before="8"/>
      </w:pPr>
      <w:r>
        <w:rPr>
          <w:rFonts w:ascii="Trebuchet MS"/>
          <w:spacing w:val="-6"/>
          <w:sz w:val="12"/>
        </w:rPr>
        <w:t>282</w:t>
      </w:r>
      <w:r>
        <w:rPr>
          <w:rFonts w:ascii="Trebuchet MS"/>
          <w:spacing w:val="79"/>
          <w:w w:val="150"/>
          <w:sz w:val="12"/>
        </w:rPr>
        <w:t xml:space="preserve"> </w:t>
      </w:r>
      <w:r>
        <w:rPr>
          <w:spacing w:val="-6"/>
        </w:rPr>
        <w:t>distribution</w:t>
      </w:r>
      <w:r>
        <w:rPr>
          <w:spacing w:val="-7"/>
        </w:rPr>
        <w:t xml:space="preserve"> </w:t>
      </w:r>
      <w:r>
        <w:rPr>
          <w:spacing w:val="-6"/>
        </w:rPr>
        <w:t>choice</w:t>
      </w:r>
      <w:r>
        <w:rPr>
          <w:spacing w:val="-7"/>
        </w:rPr>
        <w:t xml:space="preserve"> </w:t>
      </w:r>
      <w:r>
        <w:rPr>
          <w:spacing w:val="-6"/>
        </w:rPr>
        <w:t>for</w:t>
      </w:r>
      <w:r>
        <w:rPr>
          <w:spacing w:val="-7"/>
        </w:rPr>
        <w:t xml:space="preserve"> </w:t>
      </w:r>
      <w:r>
        <w:rPr>
          <w:spacing w:val="-6"/>
        </w:rPr>
        <w:t>this</w:t>
      </w:r>
      <w:r>
        <w:rPr>
          <w:spacing w:val="-7"/>
        </w:rPr>
        <w:t xml:space="preserve"> </w:t>
      </w:r>
      <w:r>
        <w:rPr>
          <w:spacing w:val="-6"/>
        </w:rPr>
        <w:t>data</w:t>
      </w:r>
      <w:r>
        <w:rPr>
          <w:spacing w:val="-8"/>
        </w:rPr>
        <w:t xml:space="preserve"> </w:t>
      </w:r>
      <w:r>
        <w:rPr>
          <w:spacing w:val="-6"/>
        </w:rPr>
        <w:t>given</w:t>
      </w:r>
      <w:r>
        <w:rPr>
          <w:spacing w:val="-7"/>
        </w:rPr>
        <w:t xml:space="preserve"> </w:t>
      </w:r>
      <w:r>
        <w:rPr>
          <w:spacing w:val="-6"/>
        </w:rPr>
        <w:t>that</w:t>
      </w:r>
      <w:r>
        <w:rPr>
          <w:spacing w:val="-7"/>
        </w:rPr>
        <w:t xml:space="preserve"> </w:t>
      </w:r>
      <w:r>
        <w:rPr>
          <w:spacing w:val="-6"/>
        </w:rPr>
        <w:t>TCS</w:t>
      </w:r>
      <w:r>
        <w:rPr>
          <w:spacing w:val="-7"/>
        </w:rPr>
        <w:t xml:space="preserve"> </w:t>
      </w:r>
      <w:r>
        <w:rPr>
          <w:spacing w:val="-6"/>
        </w:rPr>
        <w:t>is</w:t>
      </w:r>
      <w:r>
        <w:rPr>
          <w:spacing w:val="-7"/>
        </w:rPr>
        <w:t xml:space="preserve"> </w:t>
      </w:r>
      <w:r>
        <w:rPr>
          <w:spacing w:val="-6"/>
        </w:rPr>
        <w:t>based</w:t>
      </w:r>
      <w:r>
        <w:rPr>
          <w:spacing w:val="-8"/>
        </w:rPr>
        <w:t xml:space="preserve"> </w:t>
      </w:r>
      <w:r>
        <w:rPr>
          <w:spacing w:val="-6"/>
        </w:rPr>
        <w:t>on</w:t>
      </w:r>
      <w:r>
        <w:rPr>
          <w:spacing w:val="-7"/>
        </w:rPr>
        <w:t xml:space="preserve"> </w:t>
      </w:r>
      <w:r>
        <w:rPr>
          <w:spacing w:val="-6"/>
        </w:rPr>
        <w:t>a</w:t>
      </w:r>
      <w:r>
        <w:rPr>
          <w:spacing w:val="-7"/>
        </w:rPr>
        <w:t xml:space="preserve"> </w:t>
      </w:r>
      <w:r>
        <w:rPr>
          <w:spacing w:val="-6"/>
        </w:rPr>
        <w:t>diffusion</w:t>
      </w:r>
      <w:r>
        <w:rPr>
          <w:spacing w:val="-7"/>
        </w:rPr>
        <w:t xml:space="preserve"> </w:t>
      </w:r>
      <w:r>
        <w:rPr>
          <w:spacing w:val="-6"/>
        </w:rPr>
        <w:t>process</w:t>
      </w:r>
      <w:r>
        <w:rPr>
          <w:spacing w:val="-8"/>
        </w:rPr>
        <w:t xml:space="preserve"> </w:t>
      </w:r>
      <w:r>
        <w:rPr>
          <w:spacing w:val="-6"/>
        </w:rPr>
        <w:t>e.g.</w:t>
      </w:r>
    </w:p>
    <w:p w14:paraId="38076135" w14:textId="188C5830" w:rsidR="00470D98" w:rsidRDefault="001E0CFE">
      <w:pPr>
        <w:pStyle w:val="BodyText"/>
      </w:pPr>
      <w:r>
        <w:rPr>
          <w:rFonts w:ascii="Trebuchet MS"/>
          <w:spacing w:val="-4"/>
          <w:sz w:val="12"/>
        </w:rPr>
        <w:t>283</w:t>
      </w:r>
      <w:r>
        <w:rPr>
          <w:rFonts w:ascii="Trebuchet MS"/>
          <w:spacing w:val="31"/>
          <w:sz w:val="12"/>
        </w:rPr>
        <w:t xml:space="preserve">  </w:t>
      </w:r>
      <w:del w:id="333" w:author="Hughes, Anna E" w:date="2023-08-09T15:29:00Z">
        <w:r w:rsidR="00791F47">
          <w:fldChar w:fldCharType="begin"/>
        </w:r>
        <w:r w:rsidR="00791F47">
          <w:delInstrText xml:space="preserve"> HYPERLINK \l "_bookmark59" </w:delInstrText>
        </w:r>
        <w:r w:rsidR="00791F47">
          <w:fldChar w:fldCharType="separate"/>
        </w:r>
        <w:r w:rsidR="001644E6">
          <w:rPr>
            <w:spacing w:val="-4"/>
          </w:rPr>
          <w:delText>(Moran</w:delText>
        </w:r>
        <w:r w:rsidR="001644E6">
          <w:rPr>
            <w:spacing w:val="-5"/>
          </w:rPr>
          <w:delText xml:space="preserve"> </w:delText>
        </w:r>
        <w:r w:rsidR="001644E6">
          <w:rPr>
            <w:spacing w:val="-4"/>
          </w:rPr>
          <w:delText>et</w:delText>
        </w:r>
        <w:r w:rsidR="001644E6">
          <w:rPr>
            <w:spacing w:val="-6"/>
          </w:rPr>
          <w:delText xml:space="preserve"> </w:delText>
        </w:r>
        <w:r w:rsidR="001644E6">
          <w:rPr>
            <w:spacing w:val="-4"/>
          </w:rPr>
          <w:delText>al.,</w:delText>
        </w:r>
        <w:r w:rsidR="00791F47">
          <w:rPr>
            <w:spacing w:val="-4"/>
          </w:rPr>
          <w:fldChar w:fldCharType="end"/>
        </w:r>
        <w:r w:rsidR="001644E6">
          <w:rPr>
            <w:spacing w:val="-6"/>
          </w:rPr>
          <w:delText xml:space="preserve"> </w:delText>
        </w:r>
        <w:r w:rsidR="00791F47">
          <w:fldChar w:fldCharType="begin"/>
        </w:r>
        <w:r w:rsidR="00791F47">
          <w:delInstrText xml:space="preserve"> HYPERLINK \l "_bookmark59" </w:delInstrText>
        </w:r>
        <w:r w:rsidR="00791F47">
          <w:fldChar w:fldCharType="separate"/>
        </w:r>
        <w:r w:rsidR="001644E6">
          <w:rPr>
            <w:spacing w:val="-4"/>
          </w:rPr>
          <w:delText>2013),</w:delText>
        </w:r>
        <w:r w:rsidR="00791F47">
          <w:rPr>
            <w:spacing w:val="-4"/>
          </w:rPr>
          <w:fldChar w:fldCharType="end"/>
        </w:r>
      </w:del>
      <w:ins w:id="334" w:author="Hughes, Anna E" w:date="2023-08-09T15:29:00Z">
        <w:r w:rsidR="00791F47">
          <w:fldChar w:fldCharType="begin"/>
        </w:r>
        <w:r w:rsidR="00791F47">
          <w:instrText xml:space="preserve"> HYPERLINK \l "_bookmark60" </w:instrText>
        </w:r>
        <w:r w:rsidR="00791F47">
          <w:fldChar w:fldCharType="separate"/>
        </w:r>
        <w:r>
          <w:rPr>
            <w:spacing w:val="-4"/>
          </w:rPr>
          <w:t>(Moran</w:t>
        </w:r>
        <w:r>
          <w:rPr>
            <w:spacing w:val="-5"/>
          </w:rPr>
          <w:t xml:space="preserve"> </w:t>
        </w:r>
        <w:r>
          <w:rPr>
            <w:spacing w:val="-4"/>
          </w:rPr>
          <w:t>et</w:t>
        </w:r>
        <w:r>
          <w:rPr>
            <w:spacing w:val="-6"/>
          </w:rPr>
          <w:t xml:space="preserve"> </w:t>
        </w:r>
        <w:r>
          <w:rPr>
            <w:spacing w:val="-4"/>
          </w:rPr>
          <w:t>al.,</w:t>
        </w:r>
        <w:r w:rsidR="00791F47">
          <w:rPr>
            <w:spacing w:val="-4"/>
          </w:rPr>
          <w:fldChar w:fldCharType="end"/>
        </w:r>
        <w:r>
          <w:rPr>
            <w:spacing w:val="-6"/>
          </w:rPr>
          <w:t xml:space="preserve"> </w:t>
        </w:r>
        <w:r w:rsidR="00791F47">
          <w:fldChar w:fldCharType="begin"/>
        </w:r>
        <w:r w:rsidR="00791F47">
          <w:instrText xml:space="preserve"> HYPERLINK \l "_bookmark60" </w:instrText>
        </w:r>
        <w:r w:rsidR="00791F47">
          <w:fldChar w:fldCharType="separate"/>
        </w:r>
        <w:r>
          <w:rPr>
            <w:spacing w:val="-4"/>
          </w:rPr>
          <w:t>2013),</w:t>
        </w:r>
        <w:r w:rsidR="00791F47">
          <w:rPr>
            <w:spacing w:val="-4"/>
          </w:rPr>
          <w:fldChar w:fldCharType="end"/>
        </w:r>
      </w:ins>
      <w:r>
        <w:rPr>
          <w:spacing w:val="-4"/>
        </w:rPr>
        <w:t xml:space="preserve"> and</w:t>
      </w:r>
      <w:r>
        <w:rPr>
          <w:spacing w:val="-6"/>
        </w:rPr>
        <w:t xml:space="preserve"> </w:t>
      </w:r>
      <w:r>
        <w:rPr>
          <w:spacing w:val="-4"/>
        </w:rPr>
        <w:t>this</w:t>
      </w:r>
      <w:r>
        <w:rPr>
          <w:spacing w:val="-6"/>
        </w:rPr>
        <w:t xml:space="preserve"> </w:t>
      </w:r>
      <w:r>
        <w:rPr>
          <w:spacing w:val="-4"/>
        </w:rPr>
        <w:t>distribution</w:t>
      </w:r>
      <w:r>
        <w:rPr>
          <w:spacing w:val="-5"/>
        </w:rPr>
        <w:t xml:space="preserve"> </w:t>
      </w:r>
      <w:r>
        <w:rPr>
          <w:spacing w:val="-4"/>
        </w:rPr>
        <w:t>has</w:t>
      </w:r>
      <w:r>
        <w:rPr>
          <w:spacing w:val="-6"/>
        </w:rPr>
        <w:t xml:space="preserve"> </w:t>
      </w:r>
      <w:r>
        <w:rPr>
          <w:spacing w:val="-4"/>
        </w:rPr>
        <w:t>been</w:t>
      </w:r>
      <w:r>
        <w:rPr>
          <w:spacing w:val="-6"/>
        </w:rPr>
        <w:t xml:space="preserve"> </w:t>
      </w:r>
      <w:r>
        <w:rPr>
          <w:spacing w:val="-4"/>
        </w:rPr>
        <w:t>argued</w:t>
      </w:r>
      <w:r>
        <w:rPr>
          <w:spacing w:val="-6"/>
        </w:rPr>
        <w:t xml:space="preserve"> </w:t>
      </w:r>
      <w:r>
        <w:rPr>
          <w:spacing w:val="-4"/>
        </w:rPr>
        <w:t>to</w:t>
      </w:r>
      <w:r>
        <w:rPr>
          <w:spacing w:val="-6"/>
        </w:rPr>
        <w:t xml:space="preserve"> </w:t>
      </w:r>
      <w:r>
        <w:rPr>
          <w:spacing w:val="-4"/>
        </w:rPr>
        <w:t>be</w:t>
      </w:r>
      <w:r>
        <w:rPr>
          <w:spacing w:val="-6"/>
        </w:rPr>
        <w:t xml:space="preserve"> </w:t>
      </w:r>
      <w:r>
        <w:rPr>
          <w:spacing w:val="-4"/>
        </w:rPr>
        <w:t>psychologically</w:t>
      </w:r>
    </w:p>
    <w:p w14:paraId="0E290C5E" w14:textId="14B96D92" w:rsidR="00470D98" w:rsidRDefault="001E0CFE">
      <w:pPr>
        <w:pStyle w:val="BodyText"/>
        <w:spacing w:before="8"/>
      </w:pPr>
      <w:r>
        <w:rPr>
          <w:rFonts w:ascii="Trebuchet MS"/>
          <w:spacing w:val="-6"/>
          <w:sz w:val="12"/>
        </w:rPr>
        <w:t>284</w:t>
      </w:r>
      <w:r>
        <w:rPr>
          <w:rFonts w:ascii="Trebuchet MS"/>
          <w:spacing w:val="52"/>
          <w:sz w:val="12"/>
        </w:rPr>
        <w:t xml:space="preserve">  </w:t>
      </w:r>
      <w:r>
        <w:rPr>
          <w:spacing w:val="-6"/>
        </w:rPr>
        <w:t>more</w:t>
      </w:r>
      <w:r>
        <w:rPr>
          <w:spacing w:val="-5"/>
        </w:rPr>
        <w:t xml:space="preserve"> </w:t>
      </w:r>
      <w:r>
        <w:rPr>
          <w:spacing w:val="-6"/>
        </w:rPr>
        <w:t>plausible (e.g.</w:t>
      </w:r>
      <w:r>
        <w:rPr>
          <w:spacing w:val="12"/>
        </w:rPr>
        <w:t xml:space="preserve"> </w:t>
      </w:r>
      <w:del w:id="335" w:author="Hughes, Anna E" w:date="2023-08-09T15:29:00Z">
        <w:r w:rsidR="00791F47">
          <w:fldChar w:fldCharType="begin"/>
        </w:r>
        <w:r w:rsidR="00791F47">
          <w:delInstrText xml:space="preserve"> HYPERLINK \l "_bookmark45" </w:delInstrText>
        </w:r>
        <w:r w:rsidR="00791F47">
          <w:fldChar w:fldCharType="separate"/>
        </w:r>
        <w:r w:rsidR="001644E6">
          <w:rPr>
            <w:spacing w:val="-6"/>
          </w:rPr>
          <w:delText>Kieffaber et</w:delText>
        </w:r>
        <w:r w:rsidR="001644E6">
          <w:rPr>
            <w:spacing w:val="-5"/>
          </w:rPr>
          <w:delText xml:space="preserve"> </w:delText>
        </w:r>
        <w:r w:rsidR="001644E6">
          <w:rPr>
            <w:spacing w:val="-6"/>
          </w:rPr>
          <w:delText>al.</w:delText>
        </w:r>
        <w:r w:rsidR="00791F47">
          <w:rPr>
            <w:spacing w:val="-6"/>
          </w:rPr>
          <w:fldChar w:fldCharType="end"/>
        </w:r>
      </w:del>
      <w:ins w:id="336" w:author="Hughes, Anna E" w:date="2023-08-09T15:29:00Z">
        <w:r w:rsidR="00791F47">
          <w:fldChar w:fldCharType="begin"/>
        </w:r>
        <w:r w:rsidR="00791F47">
          <w:instrText xml:space="preserve"> HYPERLINK \l "_bookmark46" </w:instrText>
        </w:r>
        <w:r w:rsidR="00791F47">
          <w:fldChar w:fldCharType="separate"/>
        </w:r>
        <w:r>
          <w:rPr>
            <w:spacing w:val="-6"/>
          </w:rPr>
          <w:t>Kieffaber et</w:t>
        </w:r>
        <w:r>
          <w:rPr>
            <w:spacing w:val="-5"/>
          </w:rPr>
          <w:t xml:space="preserve"> </w:t>
        </w:r>
        <w:r>
          <w:rPr>
            <w:spacing w:val="-6"/>
          </w:rPr>
          <w:t>al.</w:t>
        </w:r>
        <w:r w:rsidR="00791F47">
          <w:rPr>
            <w:spacing w:val="-6"/>
          </w:rPr>
          <w:fldChar w:fldCharType="end"/>
        </w:r>
      </w:ins>
      <w:r>
        <w:rPr>
          <w:spacing w:val="-6"/>
        </w:rPr>
        <w:t xml:space="preserve"> </w:t>
      </w:r>
      <w:del w:id="337" w:author="Hughes, Anna E" w:date="2023-08-09T15:29:00Z">
        <w:r w:rsidR="00791F47">
          <w:fldChar w:fldCharType="begin"/>
        </w:r>
        <w:r w:rsidR="00791F47">
          <w:delInstrText xml:space="preserve"> HYPERLINK \l "_bookmark45" </w:delInstrText>
        </w:r>
        <w:r w:rsidR="00791F47">
          <w:fldChar w:fldCharType="separate"/>
        </w:r>
        <w:r w:rsidR="001644E6">
          <w:rPr>
            <w:spacing w:val="-6"/>
          </w:rPr>
          <w:delText>(2006),</w:delText>
        </w:r>
        <w:r w:rsidR="00791F47">
          <w:rPr>
            <w:spacing w:val="-6"/>
          </w:rPr>
          <w:fldChar w:fldCharType="end"/>
        </w:r>
      </w:del>
      <w:ins w:id="338" w:author="Hughes, Anna E" w:date="2023-08-09T15:29:00Z">
        <w:r w:rsidR="00791F47">
          <w:fldChar w:fldCharType="begin"/>
        </w:r>
        <w:r w:rsidR="00791F47">
          <w:instrText xml:space="preserve"> HYPERLINK \l "_bookmark46" </w:instrText>
        </w:r>
        <w:r w:rsidR="00791F47">
          <w:fldChar w:fldCharType="separate"/>
        </w:r>
        <w:r>
          <w:rPr>
            <w:spacing w:val="-6"/>
          </w:rPr>
          <w:t>(2006),</w:t>
        </w:r>
        <w:r w:rsidR="00791F47">
          <w:rPr>
            <w:spacing w:val="-6"/>
          </w:rPr>
          <w:fldChar w:fldCharType="end"/>
        </w:r>
      </w:ins>
      <w:r>
        <w:rPr>
          <w:spacing w:val="-5"/>
        </w:rPr>
        <w:t xml:space="preserve"> </w:t>
      </w:r>
      <w:r>
        <w:rPr>
          <w:spacing w:val="-6"/>
        </w:rPr>
        <w:t>though</w:t>
      </w:r>
      <w:r>
        <w:rPr>
          <w:spacing w:val="-5"/>
        </w:rPr>
        <w:t xml:space="preserve"> </w:t>
      </w:r>
      <w:r>
        <w:rPr>
          <w:spacing w:val="-6"/>
        </w:rPr>
        <w:t xml:space="preserve">see </w:t>
      </w:r>
      <w:r w:rsidR="00791F47">
        <w:fldChar w:fldCharType="begin"/>
      </w:r>
      <w:r w:rsidR="00791F47">
        <w:instrText xml:space="preserve"> HYPERLINK \l "_</w:instrText>
      </w:r>
      <w:del w:id="339" w:author="Hughes, Anna E" w:date="2023-08-09T15:29:00Z">
        <w:r w:rsidR="00791F47">
          <w:delInstrText>bookmark57</w:delInstrText>
        </w:r>
      </w:del>
      <w:ins w:id="340" w:author="Hughes, Anna E" w:date="2023-08-09T15:29:00Z">
        <w:r w:rsidR="00791F47">
          <w:instrText>bookmark58</w:instrText>
        </w:r>
      </w:ins>
      <w:r w:rsidR="00791F47">
        <w:instrText xml:space="preserve">" </w:instrText>
      </w:r>
      <w:r w:rsidR="00791F47">
        <w:fldChar w:fldCharType="separate"/>
      </w:r>
      <w:r>
        <w:rPr>
          <w:spacing w:val="-6"/>
        </w:rPr>
        <w:t>Matzke</w:t>
      </w:r>
      <w:r>
        <w:rPr>
          <w:spacing w:val="-5"/>
        </w:rPr>
        <w:t xml:space="preserve"> </w:t>
      </w:r>
      <w:r>
        <w:rPr>
          <w:spacing w:val="-6"/>
        </w:rPr>
        <w:t>and Wagenmakers</w:t>
      </w:r>
      <w:r w:rsidR="00791F47">
        <w:rPr>
          <w:spacing w:val="-6"/>
        </w:rPr>
        <w:fldChar w:fldCharType="end"/>
      </w:r>
    </w:p>
    <w:p w14:paraId="57CC2B05" w14:textId="28AD34B6" w:rsidR="00470D98" w:rsidRDefault="001644E6">
      <w:pPr>
        <w:pStyle w:val="BodyText"/>
      </w:pPr>
      <w:del w:id="341" w:author="Hughes, Anna E" w:date="2023-08-09T15:29:00Z">
        <w:r>
          <w:rPr>
            <w:rFonts w:ascii="Trebuchet MS"/>
            <w:w w:val="90"/>
            <w:sz w:val="12"/>
          </w:rPr>
          <w:delText>285</w:delText>
        </w:r>
        <w:r>
          <w:rPr>
            <w:rFonts w:ascii="Trebuchet MS"/>
            <w:spacing w:val="67"/>
            <w:sz w:val="12"/>
          </w:rPr>
          <w:delText xml:space="preserve">  </w:delText>
        </w:r>
        <w:r w:rsidR="00791F47">
          <w:fldChar w:fldCharType="begin"/>
        </w:r>
        <w:r w:rsidR="00791F47">
          <w:delInstrText xml:space="preserve"> HYPERLINK \l "_bookmark57" </w:delInstrText>
        </w:r>
        <w:r w:rsidR="00791F47">
          <w:fldChar w:fldCharType="separate"/>
        </w:r>
        <w:r>
          <w:rPr>
            <w:w w:val="90"/>
          </w:rPr>
          <w:delText>(2009)):</w:delText>
        </w:r>
        <w:r w:rsidR="00791F47">
          <w:rPr>
            <w:w w:val="90"/>
          </w:rPr>
          <w:fldChar w:fldCharType="end"/>
        </w:r>
      </w:del>
      <w:ins w:id="342" w:author="Hughes, Anna E" w:date="2023-08-09T15:29:00Z">
        <w:r w:rsidR="001E0CFE">
          <w:rPr>
            <w:rFonts w:ascii="Trebuchet MS"/>
            <w:w w:val="90"/>
            <w:sz w:val="12"/>
          </w:rPr>
          <w:t>285</w:t>
        </w:r>
        <w:r w:rsidR="001E0CFE">
          <w:rPr>
            <w:rFonts w:ascii="Trebuchet MS"/>
            <w:spacing w:val="67"/>
            <w:sz w:val="12"/>
          </w:rPr>
          <w:t xml:space="preserve">  </w:t>
        </w:r>
        <w:r w:rsidR="00791F47">
          <w:fldChar w:fldCharType="begin"/>
        </w:r>
        <w:r w:rsidR="00791F47">
          <w:instrText xml:space="preserve"> HYPERLINK \l "_bookmark58" </w:instrText>
        </w:r>
        <w:r w:rsidR="00791F47">
          <w:fldChar w:fldCharType="separate"/>
        </w:r>
        <w:r w:rsidR="001E0CFE">
          <w:rPr>
            <w:w w:val="90"/>
          </w:rPr>
          <w:t>(2009)):</w:t>
        </w:r>
        <w:r w:rsidR="00791F47">
          <w:rPr>
            <w:w w:val="90"/>
          </w:rPr>
          <w:fldChar w:fldCharType="end"/>
        </w:r>
      </w:ins>
      <w:r w:rsidR="001E0CFE">
        <w:rPr>
          <w:spacing w:val="23"/>
        </w:rPr>
        <w:t xml:space="preserve"> </w:t>
      </w:r>
      <w:r w:rsidR="001E0CFE">
        <w:rPr>
          <w:w w:val="90"/>
        </w:rPr>
        <w:t>we</w:t>
      </w:r>
      <w:r w:rsidR="001E0CFE">
        <w:rPr>
          <w:spacing w:val="6"/>
        </w:rPr>
        <w:t xml:space="preserve"> </w:t>
      </w:r>
      <w:r w:rsidR="001E0CFE">
        <w:rPr>
          <w:w w:val="90"/>
        </w:rPr>
        <w:t>chose</w:t>
      </w:r>
      <w:r w:rsidR="001E0CFE">
        <w:rPr>
          <w:spacing w:val="5"/>
        </w:rPr>
        <w:t xml:space="preserve"> </w:t>
      </w:r>
      <w:r w:rsidR="001E0CFE">
        <w:rPr>
          <w:w w:val="90"/>
        </w:rPr>
        <w:t>not</w:t>
      </w:r>
      <w:r w:rsidR="001E0CFE">
        <w:rPr>
          <w:spacing w:val="6"/>
        </w:rPr>
        <w:t xml:space="preserve"> </w:t>
      </w:r>
      <w:r w:rsidR="001E0CFE">
        <w:rPr>
          <w:w w:val="90"/>
        </w:rPr>
        <w:t>to</w:t>
      </w:r>
      <w:r w:rsidR="001E0CFE">
        <w:rPr>
          <w:spacing w:val="5"/>
        </w:rPr>
        <w:t xml:space="preserve"> </w:t>
      </w:r>
      <w:r w:rsidR="001E0CFE">
        <w:rPr>
          <w:w w:val="90"/>
        </w:rPr>
        <w:t>use</w:t>
      </w:r>
      <w:r w:rsidR="001E0CFE">
        <w:rPr>
          <w:spacing w:val="6"/>
        </w:rPr>
        <w:t xml:space="preserve"> </w:t>
      </w:r>
      <w:r w:rsidR="001E0CFE">
        <w:rPr>
          <w:w w:val="90"/>
        </w:rPr>
        <w:t>this</w:t>
      </w:r>
      <w:r w:rsidR="001E0CFE">
        <w:rPr>
          <w:spacing w:val="6"/>
        </w:rPr>
        <w:t xml:space="preserve"> </w:t>
      </w:r>
      <w:r w:rsidR="001E0CFE">
        <w:rPr>
          <w:w w:val="90"/>
        </w:rPr>
        <w:t>distribution</w:t>
      </w:r>
      <w:r w:rsidR="001E0CFE">
        <w:rPr>
          <w:spacing w:val="5"/>
        </w:rPr>
        <w:t xml:space="preserve"> </w:t>
      </w:r>
      <w:r w:rsidR="001E0CFE">
        <w:rPr>
          <w:w w:val="90"/>
        </w:rPr>
        <w:t>as</w:t>
      </w:r>
      <w:r w:rsidR="001E0CFE">
        <w:rPr>
          <w:spacing w:val="6"/>
        </w:rPr>
        <w:t xml:space="preserve"> </w:t>
      </w:r>
      <w:r w:rsidR="001E0CFE">
        <w:rPr>
          <w:w w:val="90"/>
        </w:rPr>
        <w:t>it</w:t>
      </w:r>
      <w:r w:rsidR="001E0CFE">
        <w:rPr>
          <w:spacing w:val="6"/>
        </w:rPr>
        <w:t xml:space="preserve"> </w:t>
      </w:r>
      <w:r w:rsidR="001E0CFE">
        <w:rPr>
          <w:w w:val="90"/>
        </w:rPr>
        <w:t>often</w:t>
      </w:r>
      <w:r w:rsidR="001E0CFE">
        <w:rPr>
          <w:spacing w:val="5"/>
        </w:rPr>
        <w:t xml:space="preserve"> </w:t>
      </w:r>
      <w:r w:rsidR="001E0CFE">
        <w:rPr>
          <w:w w:val="90"/>
        </w:rPr>
        <w:t>leads</w:t>
      </w:r>
      <w:r w:rsidR="001E0CFE">
        <w:rPr>
          <w:spacing w:val="6"/>
        </w:rPr>
        <w:t xml:space="preserve"> </w:t>
      </w:r>
      <w:r w:rsidR="001E0CFE">
        <w:rPr>
          <w:w w:val="90"/>
        </w:rPr>
        <w:t>to</w:t>
      </w:r>
      <w:r w:rsidR="001E0CFE">
        <w:rPr>
          <w:spacing w:val="5"/>
        </w:rPr>
        <w:t xml:space="preserve"> </w:t>
      </w:r>
      <w:r w:rsidR="001E0CFE">
        <w:rPr>
          <w:w w:val="90"/>
        </w:rPr>
        <w:t>computational</w:t>
      </w:r>
      <w:r w:rsidR="001E0CFE">
        <w:rPr>
          <w:spacing w:val="6"/>
        </w:rPr>
        <w:t xml:space="preserve"> </w:t>
      </w:r>
      <w:r w:rsidR="001E0CFE">
        <w:rPr>
          <w:spacing w:val="-5"/>
          <w:w w:val="90"/>
        </w:rPr>
        <w:t>is-</w:t>
      </w:r>
    </w:p>
    <w:p w14:paraId="4E9B337C" w14:textId="77777777" w:rsidR="00470D98" w:rsidRDefault="001E0CFE">
      <w:pPr>
        <w:pStyle w:val="BodyText"/>
        <w:spacing w:before="8"/>
      </w:pPr>
      <w:r>
        <w:rPr>
          <w:rFonts w:ascii="Trebuchet MS"/>
          <w:w w:val="90"/>
          <w:sz w:val="12"/>
        </w:rPr>
        <w:t>286</w:t>
      </w:r>
      <w:r>
        <w:rPr>
          <w:rFonts w:ascii="Trebuchet MS"/>
          <w:spacing w:val="65"/>
          <w:sz w:val="12"/>
        </w:rPr>
        <w:t xml:space="preserve">  </w:t>
      </w:r>
      <w:r>
        <w:rPr>
          <w:w w:val="90"/>
        </w:rPr>
        <w:t>sues,</w:t>
      </w:r>
      <w:r>
        <w:rPr>
          <w:spacing w:val="2"/>
        </w:rPr>
        <w:t xml:space="preserve"> </w:t>
      </w:r>
      <w:r>
        <w:rPr>
          <w:w w:val="90"/>
        </w:rPr>
        <w:t>which</w:t>
      </w:r>
      <w:r>
        <w:rPr>
          <w:spacing w:val="1"/>
        </w:rPr>
        <w:t xml:space="preserve"> </w:t>
      </w:r>
      <w:r>
        <w:rPr>
          <w:w w:val="90"/>
        </w:rPr>
        <w:t>would</w:t>
      </w:r>
      <w:r>
        <w:t xml:space="preserve"> </w:t>
      </w:r>
      <w:r>
        <w:rPr>
          <w:w w:val="90"/>
        </w:rPr>
        <w:t>make</w:t>
      </w:r>
      <w:r>
        <w:rPr>
          <w:spacing w:val="1"/>
        </w:rPr>
        <w:t xml:space="preserve"> </w:t>
      </w:r>
      <w:r>
        <w:rPr>
          <w:w w:val="90"/>
        </w:rPr>
        <w:t>it</w:t>
      </w:r>
      <w:r>
        <w:t xml:space="preserve"> </w:t>
      </w:r>
      <w:r>
        <w:rPr>
          <w:w w:val="90"/>
        </w:rPr>
        <w:t>harder</w:t>
      </w:r>
      <w:r>
        <w:rPr>
          <w:spacing w:val="1"/>
        </w:rPr>
        <w:t xml:space="preserve"> </w:t>
      </w:r>
      <w:r>
        <w:rPr>
          <w:w w:val="90"/>
        </w:rPr>
        <w:t>for</w:t>
      </w:r>
      <w:r>
        <w:t xml:space="preserve"> </w:t>
      </w:r>
      <w:r>
        <w:rPr>
          <w:w w:val="90"/>
        </w:rPr>
        <w:t>others</w:t>
      </w:r>
      <w:r>
        <w:rPr>
          <w:spacing w:val="1"/>
        </w:rPr>
        <w:t xml:space="preserve"> </w:t>
      </w:r>
      <w:r>
        <w:rPr>
          <w:w w:val="90"/>
        </w:rPr>
        <w:t>to</w:t>
      </w:r>
      <w:r>
        <w:t xml:space="preserve"> </w:t>
      </w:r>
      <w:r>
        <w:rPr>
          <w:w w:val="90"/>
        </w:rPr>
        <w:t>reproduce</w:t>
      </w:r>
      <w:r>
        <w:t xml:space="preserve"> </w:t>
      </w:r>
      <w:r>
        <w:rPr>
          <w:w w:val="90"/>
        </w:rPr>
        <w:t>or</w:t>
      </w:r>
      <w:r>
        <w:rPr>
          <w:spacing w:val="1"/>
        </w:rPr>
        <w:t xml:space="preserve"> </w:t>
      </w:r>
      <w:r>
        <w:rPr>
          <w:w w:val="90"/>
        </w:rPr>
        <w:t>build</w:t>
      </w:r>
      <w:r>
        <w:t xml:space="preserve"> </w:t>
      </w:r>
      <w:r>
        <w:rPr>
          <w:w w:val="90"/>
        </w:rPr>
        <w:t>on</w:t>
      </w:r>
      <w:r>
        <w:rPr>
          <w:spacing w:val="1"/>
        </w:rPr>
        <w:t xml:space="preserve"> </w:t>
      </w:r>
      <w:r>
        <w:rPr>
          <w:w w:val="90"/>
        </w:rPr>
        <w:t>our</w:t>
      </w:r>
      <w:r>
        <w:t xml:space="preserve"> </w:t>
      </w:r>
      <w:r>
        <w:rPr>
          <w:spacing w:val="-2"/>
          <w:w w:val="90"/>
        </w:rPr>
        <w:t>approach</w:t>
      </w:r>
    </w:p>
    <w:p w14:paraId="3312FFA1" w14:textId="77777777" w:rsidR="00470D98" w:rsidRDefault="001E0CFE">
      <w:pPr>
        <w:spacing w:before="8"/>
        <w:ind w:left="227"/>
        <w:rPr>
          <w:sz w:val="24"/>
        </w:rPr>
      </w:pPr>
      <w:r>
        <w:rPr>
          <w:rFonts w:ascii="Trebuchet MS"/>
          <w:sz w:val="12"/>
        </w:rPr>
        <w:t>287</w:t>
      </w:r>
      <w:r>
        <w:rPr>
          <w:rFonts w:ascii="Trebuchet MS"/>
          <w:spacing w:val="62"/>
          <w:sz w:val="12"/>
        </w:rPr>
        <w:t xml:space="preserve">  </w:t>
      </w:r>
      <w:r>
        <w:rPr>
          <w:spacing w:val="-2"/>
          <w:sz w:val="24"/>
        </w:rPr>
        <w:t>later.</w:t>
      </w:r>
    </w:p>
    <w:p w14:paraId="7AE58652" w14:textId="77777777" w:rsidR="00470D98" w:rsidRDefault="00470D98">
      <w:pPr>
        <w:pStyle w:val="BodyText"/>
        <w:spacing w:before="6"/>
        <w:ind w:left="0"/>
        <w:rPr>
          <w:sz w:val="22"/>
        </w:rPr>
      </w:pPr>
    </w:p>
    <w:p w14:paraId="525EF8E4" w14:textId="77777777" w:rsidR="00470D98" w:rsidRDefault="001E0CFE">
      <w:pPr>
        <w:spacing w:before="106"/>
        <w:ind w:left="227"/>
        <w:rPr>
          <w:rFonts w:ascii="Times New Roman"/>
          <w:b/>
          <w:sz w:val="24"/>
        </w:rPr>
      </w:pPr>
      <w:r>
        <w:rPr>
          <w:rFonts w:ascii="Trebuchet MS"/>
          <w:sz w:val="12"/>
        </w:rPr>
        <w:t>288</w:t>
      </w:r>
      <w:r>
        <w:rPr>
          <w:rFonts w:ascii="Trebuchet MS"/>
          <w:spacing w:val="160"/>
          <w:sz w:val="12"/>
        </w:rPr>
        <w:t xml:space="preserve"> </w:t>
      </w:r>
      <w:bookmarkStart w:id="343" w:name="Hypotheses"/>
      <w:bookmarkEnd w:id="343"/>
      <w:r>
        <w:rPr>
          <w:rFonts w:ascii="Times New Roman"/>
          <w:b/>
          <w:sz w:val="24"/>
        </w:rPr>
        <w:t>3.</w:t>
      </w:r>
      <w:r>
        <w:rPr>
          <w:rFonts w:ascii="Times New Roman"/>
          <w:b/>
          <w:spacing w:val="59"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Hypotheses</w:t>
      </w:r>
    </w:p>
    <w:p w14:paraId="207F1B78" w14:textId="17CBE636" w:rsidR="00470D98" w:rsidRDefault="001E0CFE">
      <w:pPr>
        <w:pStyle w:val="BodyText"/>
        <w:tabs>
          <w:tab w:val="left" w:pos="968"/>
        </w:tabs>
        <w:spacing w:before="188"/>
      </w:pPr>
      <w:r>
        <w:rPr>
          <w:rFonts w:ascii="Trebuchet MS"/>
          <w:spacing w:val="-5"/>
          <w:sz w:val="12"/>
        </w:rPr>
        <w:t>289</w:t>
      </w:r>
      <w:r>
        <w:rPr>
          <w:rFonts w:ascii="Trebuchet MS"/>
          <w:sz w:val="12"/>
        </w:rPr>
        <w:tab/>
      </w:r>
      <w:r>
        <w:rPr>
          <w:w w:val="90"/>
        </w:rPr>
        <w:t>We</w:t>
      </w:r>
      <w:r>
        <w:rPr>
          <w:spacing w:val="4"/>
        </w:rPr>
        <w:t xml:space="preserve"> </w:t>
      </w:r>
      <w:r>
        <w:rPr>
          <w:w w:val="90"/>
        </w:rPr>
        <w:t>plan</w:t>
      </w:r>
      <w:r>
        <w:rPr>
          <w:spacing w:val="5"/>
        </w:rPr>
        <w:t xml:space="preserve"> </w:t>
      </w:r>
      <w:r>
        <w:rPr>
          <w:w w:val="90"/>
        </w:rPr>
        <w:t>an</w:t>
      </w:r>
      <w:r>
        <w:rPr>
          <w:spacing w:val="5"/>
        </w:rPr>
        <w:t xml:space="preserve"> </w:t>
      </w:r>
      <w:r>
        <w:rPr>
          <w:w w:val="90"/>
        </w:rPr>
        <w:t>experiment</w:t>
      </w:r>
      <w:r>
        <w:rPr>
          <w:spacing w:val="5"/>
        </w:rPr>
        <w:t xml:space="preserve"> </w:t>
      </w:r>
      <w:r>
        <w:rPr>
          <w:w w:val="90"/>
        </w:rPr>
        <w:t>to</w:t>
      </w:r>
      <w:r>
        <w:rPr>
          <w:spacing w:val="4"/>
        </w:rPr>
        <w:t xml:space="preserve"> </w:t>
      </w:r>
      <w:r>
        <w:rPr>
          <w:w w:val="90"/>
        </w:rPr>
        <w:t>test</w:t>
      </w:r>
      <w:r>
        <w:rPr>
          <w:spacing w:val="5"/>
        </w:rPr>
        <w:t xml:space="preserve"> </w:t>
      </w:r>
      <w:r>
        <w:rPr>
          <w:w w:val="90"/>
        </w:rPr>
        <w:t>the</w:t>
      </w:r>
      <w:r>
        <w:rPr>
          <w:spacing w:val="5"/>
        </w:rPr>
        <w:t xml:space="preserve"> </w:t>
      </w:r>
      <w:r>
        <w:rPr>
          <w:w w:val="90"/>
        </w:rPr>
        <w:t>extent</w:t>
      </w:r>
      <w:r>
        <w:rPr>
          <w:spacing w:val="5"/>
        </w:rPr>
        <w:t xml:space="preserve"> </w:t>
      </w:r>
      <w:r>
        <w:rPr>
          <w:w w:val="90"/>
        </w:rPr>
        <w:t>to</w:t>
      </w:r>
      <w:r>
        <w:rPr>
          <w:spacing w:val="5"/>
        </w:rPr>
        <w:t xml:space="preserve"> </w:t>
      </w:r>
      <w:r>
        <w:rPr>
          <w:w w:val="90"/>
        </w:rPr>
        <w:t>which</w:t>
      </w:r>
      <w:r>
        <w:rPr>
          <w:spacing w:val="4"/>
        </w:rPr>
        <w:t xml:space="preserve"> </w:t>
      </w:r>
      <w:r>
        <w:rPr>
          <w:w w:val="90"/>
        </w:rPr>
        <w:t>the</w:t>
      </w:r>
      <w:r>
        <w:rPr>
          <w:spacing w:val="5"/>
        </w:rPr>
        <w:t xml:space="preserve"> </w:t>
      </w:r>
      <w:r>
        <w:rPr>
          <w:w w:val="90"/>
        </w:rPr>
        <w:t>original</w:t>
      </w:r>
      <w:r>
        <w:rPr>
          <w:spacing w:val="5"/>
        </w:rPr>
        <w:t xml:space="preserve"> </w:t>
      </w:r>
      <w:r>
        <w:rPr>
          <w:w w:val="90"/>
        </w:rPr>
        <w:t>results</w:t>
      </w:r>
      <w:r>
        <w:rPr>
          <w:spacing w:val="5"/>
        </w:rPr>
        <w:t xml:space="preserve"> </w:t>
      </w:r>
      <w:r>
        <w:rPr>
          <w:w w:val="90"/>
        </w:rPr>
        <w:t>in</w:t>
      </w:r>
      <w:r>
        <w:rPr>
          <w:spacing w:val="4"/>
        </w:rPr>
        <w:t xml:space="preserve"> </w:t>
      </w:r>
      <w:r w:rsidR="00791F47">
        <w:fldChar w:fldCharType="begin"/>
      </w:r>
      <w:r w:rsidR="00791F47">
        <w:instrText xml:space="preserve"> HYPERLINK \l "_</w:instrText>
      </w:r>
      <w:del w:id="344" w:author="Hughes, Anna E" w:date="2023-08-09T15:29:00Z">
        <w:r w:rsidR="00791F47">
          <w:delInstrText>bookmark29</w:delInstrText>
        </w:r>
      </w:del>
      <w:ins w:id="345" w:author="Hughes, Anna E" w:date="2023-08-09T15:29:00Z">
        <w:r w:rsidR="00791F47">
          <w:instrText>bookmark30</w:instrText>
        </w:r>
      </w:ins>
      <w:r w:rsidR="00791F47">
        <w:instrText xml:space="preserve">" </w:instrText>
      </w:r>
      <w:r w:rsidR="00791F47">
        <w:fldChar w:fldCharType="separate"/>
      </w:r>
      <w:r>
        <w:rPr>
          <w:spacing w:val="-2"/>
          <w:w w:val="90"/>
        </w:rPr>
        <w:t>Buetti</w:t>
      </w:r>
      <w:r w:rsidR="00791F47">
        <w:rPr>
          <w:spacing w:val="-2"/>
          <w:w w:val="90"/>
        </w:rPr>
        <w:fldChar w:fldCharType="end"/>
      </w:r>
    </w:p>
    <w:p w14:paraId="474D9FDD" w14:textId="044B7306" w:rsidR="00470D98" w:rsidRDefault="001644E6">
      <w:pPr>
        <w:pStyle w:val="BodyText"/>
        <w:spacing w:before="8"/>
      </w:pPr>
      <w:del w:id="346" w:author="Hughes, Anna E" w:date="2023-08-09T15:29:00Z">
        <w:r>
          <w:rPr>
            <w:rFonts w:ascii="Trebuchet MS"/>
            <w:spacing w:val="-6"/>
            <w:sz w:val="12"/>
          </w:rPr>
          <w:delText>290</w:delText>
        </w:r>
        <w:r>
          <w:rPr>
            <w:rFonts w:ascii="Trebuchet MS"/>
            <w:spacing w:val="43"/>
            <w:sz w:val="12"/>
          </w:rPr>
          <w:delText xml:space="preserve">  </w:delText>
        </w:r>
        <w:r w:rsidR="00791F47">
          <w:fldChar w:fldCharType="begin"/>
        </w:r>
        <w:r w:rsidR="00791F47">
          <w:delInstrText xml:space="preserve"> HYPERLINK \l "_bookmark29" </w:delInstrText>
        </w:r>
        <w:r w:rsidR="00791F47">
          <w:fldChar w:fldCharType="separate"/>
        </w:r>
        <w:r>
          <w:rPr>
            <w:spacing w:val="-6"/>
          </w:rPr>
          <w:delText>et</w:delText>
        </w:r>
        <w:r>
          <w:rPr>
            <w:spacing w:val="-5"/>
          </w:rPr>
          <w:delText xml:space="preserve"> </w:delText>
        </w:r>
        <w:r>
          <w:rPr>
            <w:spacing w:val="-6"/>
          </w:rPr>
          <w:delText>al.</w:delText>
        </w:r>
        <w:r w:rsidR="00791F47">
          <w:rPr>
            <w:spacing w:val="-6"/>
          </w:rPr>
          <w:fldChar w:fldCharType="end"/>
        </w:r>
        <w:r>
          <w:rPr>
            <w:spacing w:val="-6"/>
          </w:rPr>
          <w:delText xml:space="preserve"> </w:delText>
        </w:r>
        <w:r w:rsidR="00791F47">
          <w:fldChar w:fldCharType="begin"/>
        </w:r>
        <w:r w:rsidR="00791F47">
          <w:delInstrText xml:space="preserve"> HYPERLINK \l "_bookmark29" </w:delInstrText>
        </w:r>
        <w:r w:rsidR="00791F47">
          <w:fldChar w:fldCharType="separate"/>
        </w:r>
        <w:r>
          <w:rPr>
            <w:spacing w:val="-6"/>
          </w:rPr>
          <w:delText>(2019)</w:delText>
        </w:r>
        <w:r w:rsidR="00791F47">
          <w:rPr>
            <w:spacing w:val="-6"/>
          </w:rPr>
          <w:fldChar w:fldCharType="end"/>
        </w:r>
      </w:del>
      <w:ins w:id="347" w:author="Hughes, Anna E" w:date="2023-08-09T15:29:00Z">
        <w:r w:rsidR="001E0CFE">
          <w:rPr>
            <w:rFonts w:ascii="Trebuchet MS"/>
            <w:spacing w:val="-6"/>
            <w:sz w:val="12"/>
          </w:rPr>
          <w:t>290</w:t>
        </w:r>
        <w:r w:rsidR="001E0CFE">
          <w:rPr>
            <w:rFonts w:ascii="Trebuchet MS"/>
            <w:spacing w:val="43"/>
            <w:sz w:val="12"/>
          </w:rPr>
          <w:t xml:space="preserve">  </w:t>
        </w:r>
        <w:r w:rsidR="00791F47">
          <w:fldChar w:fldCharType="begin"/>
        </w:r>
        <w:r w:rsidR="00791F47">
          <w:instrText xml:space="preserve"> HYPERLINK \l "_bookmark30" </w:instrText>
        </w:r>
        <w:r w:rsidR="00791F47">
          <w:fldChar w:fldCharType="separate"/>
        </w:r>
        <w:r w:rsidR="001E0CFE">
          <w:rPr>
            <w:spacing w:val="-6"/>
          </w:rPr>
          <w:t>et</w:t>
        </w:r>
        <w:r w:rsidR="001E0CFE">
          <w:rPr>
            <w:spacing w:val="-5"/>
          </w:rPr>
          <w:t xml:space="preserve"> </w:t>
        </w:r>
        <w:r w:rsidR="001E0CFE">
          <w:rPr>
            <w:spacing w:val="-6"/>
          </w:rPr>
          <w:t>al.</w:t>
        </w:r>
        <w:r w:rsidR="00791F47">
          <w:rPr>
            <w:spacing w:val="-6"/>
          </w:rPr>
          <w:fldChar w:fldCharType="end"/>
        </w:r>
        <w:r w:rsidR="001E0CFE">
          <w:rPr>
            <w:spacing w:val="-6"/>
          </w:rPr>
          <w:t xml:space="preserve"> </w:t>
        </w:r>
        <w:r w:rsidR="00791F47">
          <w:fldChar w:fldCharType="begin"/>
        </w:r>
        <w:r w:rsidR="00791F47">
          <w:instrText xml:space="preserve"> HYPERLINK \l "_bookmark30" </w:instrText>
        </w:r>
        <w:r w:rsidR="00791F47">
          <w:fldChar w:fldCharType="separate"/>
        </w:r>
        <w:r w:rsidR="001E0CFE">
          <w:rPr>
            <w:spacing w:val="-6"/>
          </w:rPr>
          <w:t>(2019)</w:t>
        </w:r>
        <w:r w:rsidR="00791F47">
          <w:rPr>
            <w:spacing w:val="-6"/>
          </w:rPr>
          <w:fldChar w:fldCharType="end"/>
        </w:r>
      </w:ins>
      <w:r w:rsidR="001E0CFE">
        <w:rPr>
          <w:spacing w:val="-6"/>
        </w:rPr>
        <w:t xml:space="preserve"> replicate</w:t>
      </w:r>
      <w:r w:rsidR="001E0CFE">
        <w:rPr>
          <w:spacing w:val="-5"/>
        </w:rPr>
        <w:t xml:space="preserve"> </w:t>
      </w:r>
      <w:r w:rsidR="001E0CFE">
        <w:rPr>
          <w:spacing w:val="-6"/>
        </w:rPr>
        <w:t>and generalise,</w:t>
      </w:r>
      <w:r w:rsidR="001E0CFE">
        <w:rPr>
          <w:spacing w:val="-5"/>
        </w:rPr>
        <w:t xml:space="preserve"> </w:t>
      </w:r>
      <w:r w:rsidR="001E0CFE">
        <w:rPr>
          <w:spacing w:val="-6"/>
        </w:rPr>
        <w:t>using our new</w:t>
      </w:r>
      <w:r w:rsidR="001E0CFE">
        <w:rPr>
          <w:spacing w:val="-5"/>
        </w:rPr>
        <w:t xml:space="preserve"> </w:t>
      </w:r>
      <w:r w:rsidR="001E0CFE">
        <w:rPr>
          <w:spacing w:val="-6"/>
        </w:rPr>
        <w:t>modelling approach.</w:t>
      </w:r>
    </w:p>
    <w:p w14:paraId="07FAAFE4" w14:textId="77777777" w:rsidR="00470D98" w:rsidRDefault="001E0CFE">
      <w:pPr>
        <w:spacing w:before="250"/>
        <w:ind w:left="227"/>
        <w:rPr>
          <w:rFonts w:ascii="Times New Roman"/>
          <w:i/>
          <w:sz w:val="24"/>
        </w:rPr>
      </w:pPr>
      <w:r>
        <w:rPr>
          <w:rFonts w:ascii="Trebuchet MS"/>
          <w:sz w:val="12"/>
        </w:rPr>
        <w:t>291</w:t>
      </w:r>
      <w:r>
        <w:rPr>
          <w:rFonts w:ascii="Trebuchet MS"/>
          <w:spacing w:val="138"/>
          <w:sz w:val="12"/>
        </w:rPr>
        <w:t xml:space="preserve"> </w:t>
      </w:r>
      <w:bookmarkStart w:id="348" w:name="Proposed_Modifications_to_Experimental_D"/>
      <w:bookmarkEnd w:id="348"/>
      <w:r>
        <w:rPr>
          <w:rFonts w:ascii="Times New Roman"/>
          <w:i/>
          <w:sz w:val="24"/>
        </w:rPr>
        <w:t>3.1.</w:t>
      </w:r>
      <w:r>
        <w:rPr>
          <w:rFonts w:ascii="Times New Roman"/>
          <w:i/>
          <w:spacing w:val="45"/>
          <w:sz w:val="24"/>
        </w:rPr>
        <w:t xml:space="preserve"> </w:t>
      </w:r>
      <w:r>
        <w:rPr>
          <w:rFonts w:ascii="Times New Roman"/>
          <w:i/>
          <w:sz w:val="24"/>
        </w:rPr>
        <w:t>Proposed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z w:val="24"/>
        </w:rPr>
        <w:t>Modifications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z w:val="24"/>
        </w:rPr>
        <w:t>to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z w:val="24"/>
        </w:rPr>
        <w:t>Experimental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Design</w:t>
      </w:r>
    </w:p>
    <w:p w14:paraId="373A5FB2" w14:textId="77777777" w:rsidR="00470D98" w:rsidRDefault="001E0CFE">
      <w:pPr>
        <w:pStyle w:val="BodyText"/>
        <w:tabs>
          <w:tab w:val="left" w:pos="968"/>
        </w:tabs>
        <w:spacing w:before="69"/>
      </w:pPr>
      <w:r>
        <w:rPr>
          <w:rFonts w:ascii="Trebuchet MS"/>
          <w:spacing w:val="-5"/>
          <w:sz w:val="12"/>
        </w:rPr>
        <w:t>292</w:t>
      </w:r>
      <w:r>
        <w:rPr>
          <w:rFonts w:ascii="Trebuchet MS"/>
          <w:sz w:val="12"/>
        </w:rPr>
        <w:tab/>
      </w:r>
      <w:r>
        <w:rPr>
          <w:w w:val="90"/>
        </w:rPr>
        <w:t>In</w:t>
      </w:r>
      <w:r>
        <w:rPr>
          <w:spacing w:val="10"/>
        </w:rPr>
        <w:t xml:space="preserve"> </w:t>
      </w:r>
      <w:r>
        <w:rPr>
          <w:w w:val="90"/>
        </w:rPr>
        <w:t>order</w:t>
      </w:r>
      <w:r>
        <w:rPr>
          <w:spacing w:val="10"/>
        </w:rPr>
        <w:t xml:space="preserve"> </w:t>
      </w:r>
      <w:r>
        <w:rPr>
          <w:w w:val="90"/>
        </w:rPr>
        <w:t>to</w:t>
      </w:r>
      <w:r>
        <w:rPr>
          <w:spacing w:val="10"/>
        </w:rPr>
        <w:t xml:space="preserve"> </w:t>
      </w:r>
      <w:r>
        <w:rPr>
          <w:w w:val="90"/>
        </w:rPr>
        <w:t>better</w:t>
      </w:r>
      <w:r>
        <w:rPr>
          <w:spacing w:val="10"/>
        </w:rPr>
        <w:t xml:space="preserve"> </w:t>
      </w:r>
      <w:r>
        <w:rPr>
          <w:w w:val="90"/>
        </w:rPr>
        <w:t>test</w:t>
      </w:r>
      <w:r>
        <w:rPr>
          <w:spacing w:val="10"/>
        </w:rPr>
        <w:t xml:space="preserve"> </w:t>
      </w:r>
      <w:r>
        <w:rPr>
          <w:w w:val="90"/>
        </w:rPr>
        <w:t>the</w:t>
      </w:r>
      <w:r>
        <w:rPr>
          <w:spacing w:val="10"/>
        </w:rPr>
        <w:t xml:space="preserve"> </w:t>
      </w:r>
      <w:r>
        <w:rPr>
          <w:w w:val="90"/>
        </w:rPr>
        <w:t>above,</w:t>
      </w:r>
      <w:r>
        <w:rPr>
          <w:spacing w:val="11"/>
        </w:rPr>
        <w:t xml:space="preserve"> </w:t>
      </w:r>
      <w:r>
        <w:rPr>
          <w:w w:val="90"/>
        </w:rPr>
        <w:t>and</w:t>
      </w:r>
      <w:r>
        <w:rPr>
          <w:spacing w:val="10"/>
        </w:rPr>
        <w:t xml:space="preserve"> </w:t>
      </w:r>
      <w:r>
        <w:rPr>
          <w:w w:val="90"/>
        </w:rPr>
        <w:t>increase</w:t>
      </w:r>
      <w:r>
        <w:rPr>
          <w:spacing w:val="11"/>
        </w:rPr>
        <w:t xml:space="preserve"> </w:t>
      </w:r>
      <w:r>
        <w:rPr>
          <w:w w:val="90"/>
        </w:rPr>
        <w:t>sensitivity,</w:t>
      </w:r>
      <w:r>
        <w:rPr>
          <w:spacing w:val="11"/>
        </w:rPr>
        <w:t xml:space="preserve"> </w:t>
      </w:r>
      <w:r>
        <w:rPr>
          <w:w w:val="90"/>
        </w:rPr>
        <w:t>we</w:t>
      </w:r>
      <w:r>
        <w:rPr>
          <w:spacing w:val="10"/>
        </w:rPr>
        <w:t xml:space="preserve"> </w:t>
      </w:r>
      <w:r>
        <w:rPr>
          <w:w w:val="90"/>
        </w:rPr>
        <w:t>propose</w:t>
      </w:r>
      <w:r>
        <w:rPr>
          <w:spacing w:val="10"/>
        </w:rPr>
        <w:t xml:space="preserve"> </w:t>
      </w:r>
      <w:r>
        <w:rPr>
          <w:w w:val="90"/>
        </w:rPr>
        <w:t>to</w:t>
      </w:r>
      <w:r>
        <w:rPr>
          <w:spacing w:val="10"/>
        </w:rPr>
        <w:t xml:space="preserve"> </w:t>
      </w:r>
      <w:r>
        <w:rPr>
          <w:spacing w:val="-4"/>
          <w:w w:val="90"/>
        </w:rPr>
        <w:t>make</w:t>
      </w:r>
    </w:p>
    <w:p w14:paraId="55760D66" w14:textId="51D756E3" w:rsidR="00470D98" w:rsidRDefault="001E0CFE">
      <w:pPr>
        <w:pStyle w:val="BodyText"/>
        <w:spacing w:before="8"/>
      </w:pPr>
      <w:r>
        <w:rPr>
          <w:rFonts w:ascii="Trebuchet MS"/>
          <w:spacing w:val="-6"/>
          <w:sz w:val="12"/>
        </w:rPr>
        <w:t>293</w:t>
      </w:r>
      <w:r>
        <w:rPr>
          <w:rFonts w:ascii="Trebuchet MS"/>
          <w:spacing w:val="45"/>
          <w:sz w:val="12"/>
        </w:rPr>
        <w:t xml:space="preserve"> 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following</w:t>
      </w:r>
      <w:r>
        <w:rPr>
          <w:spacing w:val="-4"/>
        </w:rPr>
        <w:t xml:space="preserve"> </w:t>
      </w:r>
      <w:r>
        <w:rPr>
          <w:spacing w:val="-6"/>
        </w:rPr>
        <w:t>changes</w:t>
      </w:r>
      <w:r>
        <w:rPr>
          <w:spacing w:val="-4"/>
        </w:rPr>
        <w:t xml:space="preserve"> </w:t>
      </w:r>
      <w:r>
        <w:rPr>
          <w:spacing w:val="-6"/>
        </w:rPr>
        <w:t>to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5"/>
        </w:rPr>
        <w:t xml:space="preserve"> </w:t>
      </w:r>
      <w:r>
        <w:rPr>
          <w:spacing w:val="-6"/>
        </w:rPr>
        <w:t>experiment</w:t>
      </w:r>
      <w:r>
        <w:rPr>
          <w:spacing w:val="-4"/>
        </w:rPr>
        <w:t xml:space="preserve"> </w:t>
      </w:r>
      <w:r>
        <w:rPr>
          <w:spacing w:val="-6"/>
        </w:rPr>
        <w:t>described</w:t>
      </w:r>
      <w:r>
        <w:rPr>
          <w:spacing w:val="-4"/>
        </w:rPr>
        <w:t xml:space="preserve"> </w:t>
      </w:r>
      <w:r>
        <w:rPr>
          <w:spacing w:val="-6"/>
        </w:rPr>
        <w:t>in</w:t>
      </w:r>
      <w:r>
        <w:rPr>
          <w:spacing w:val="-5"/>
        </w:rPr>
        <w:t xml:space="preserve"> </w:t>
      </w:r>
      <w:del w:id="349" w:author="Hughes, Anna E" w:date="2023-08-09T15:29:00Z">
        <w:r w:rsidR="00791F47">
          <w:fldChar w:fldCharType="begin"/>
        </w:r>
        <w:r w:rsidR="00791F47">
          <w:delInstrText xml:space="preserve"> HYPERLINK \l "_bookmark29" </w:delInstrText>
        </w:r>
        <w:r w:rsidR="00791F47">
          <w:fldChar w:fldCharType="separate"/>
        </w:r>
        <w:r w:rsidR="001644E6">
          <w:rPr>
            <w:spacing w:val="-6"/>
          </w:rPr>
          <w:delText>Buetti</w:delText>
        </w:r>
        <w:r w:rsidR="001644E6">
          <w:rPr>
            <w:spacing w:val="-4"/>
          </w:rPr>
          <w:delText xml:space="preserve"> </w:delText>
        </w:r>
        <w:r w:rsidR="001644E6">
          <w:rPr>
            <w:spacing w:val="-6"/>
          </w:rPr>
          <w:delText>et</w:delText>
        </w:r>
        <w:r w:rsidR="001644E6">
          <w:rPr>
            <w:spacing w:val="-4"/>
          </w:rPr>
          <w:delText xml:space="preserve"> </w:delText>
        </w:r>
        <w:r w:rsidR="001644E6">
          <w:rPr>
            <w:spacing w:val="-6"/>
          </w:rPr>
          <w:delText>al.</w:delText>
        </w:r>
        <w:r w:rsidR="00791F47">
          <w:rPr>
            <w:spacing w:val="-6"/>
          </w:rPr>
          <w:fldChar w:fldCharType="end"/>
        </w:r>
      </w:del>
      <w:ins w:id="350" w:author="Hughes, Anna E" w:date="2023-08-09T15:29:00Z">
        <w:r w:rsidR="00791F47">
          <w:fldChar w:fldCharType="begin"/>
        </w:r>
        <w:r w:rsidR="00791F47">
          <w:instrText xml:space="preserve"> HYPERLINK \l "_bookmark30" </w:instrText>
        </w:r>
        <w:r w:rsidR="00791F47">
          <w:fldChar w:fldCharType="separate"/>
        </w:r>
        <w:r>
          <w:rPr>
            <w:spacing w:val="-6"/>
          </w:rPr>
          <w:t>Buetti</w:t>
        </w:r>
        <w:r>
          <w:rPr>
            <w:spacing w:val="-4"/>
          </w:rPr>
          <w:t xml:space="preserve"> </w:t>
        </w:r>
        <w:r>
          <w:rPr>
            <w:spacing w:val="-6"/>
          </w:rPr>
          <w:t>et</w:t>
        </w:r>
        <w:r>
          <w:rPr>
            <w:spacing w:val="-4"/>
          </w:rPr>
          <w:t xml:space="preserve"> </w:t>
        </w:r>
        <w:r>
          <w:rPr>
            <w:spacing w:val="-6"/>
          </w:rPr>
          <w:t>al.</w:t>
        </w:r>
        <w:r w:rsidR="00791F47">
          <w:rPr>
            <w:spacing w:val="-6"/>
          </w:rPr>
          <w:fldChar w:fldCharType="end"/>
        </w:r>
      </w:ins>
      <w:r>
        <w:rPr>
          <w:spacing w:val="-4"/>
        </w:rPr>
        <w:t xml:space="preserve"> </w:t>
      </w:r>
      <w:r w:rsidR="00791F47">
        <w:fldChar w:fldCharType="begin"/>
      </w:r>
      <w:r w:rsidR="00791F47">
        <w:instrText xml:space="preserve"> HYPERLINK \l "_</w:instrText>
      </w:r>
      <w:del w:id="351" w:author="Hughes, Anna E" w:date="2023-08-09T15:29:00Z">
        <w:r w:rsidR="00791F47">
          <w:delInstrText>bookmark29</w:delInstrText>
        </w:r>
      </w:del>
      <w:ins w:id="352" w:author="Hughes, Anna E" w:date="2023-08-09T15:29:00Z">
        <w:r w:rsidR="00791F47">
          <w:instrText>bookmark30</w:instrText>
        </w:r>
      </w:ins>
      <w:r w:rsidR="00791F47">
        <w:instrText xml:space="preserve">" </w:instrText>
      </w:r>
      <w:r w:rsidR="00791F47">
        <w:fldChar w:fldCharType="separate"/>
      </w:r>
      <w:r>
        <w:rPr>
          <w:spacing w:val="-6"/>
        </w:rPr>
        <w:t>(2019):</w:t>
      </w:r>
      <w:r w:rsidR="00791F47">
        <w:rPr>
          <w:spacing w:val="-6"/>
        </w:rPr>
        <w:fldChar w:fldCharType="end"/>
      </w:r>
    </w:p>
    <w:p w14:paraId="2CECE4D0" w14:textId="77777777" w:rsidR="00470D98" w:rsidRDefault="001E0CFE">
      <w:pPr>
        <w:tabs>
          <w:tab w:val="left" w:pos="905"/>
        </w:tabs>
        <w:spacing w:before="211"/>
        <w:ind w:left="227"/>
        <w:rPr>
          <w:sz w:val="24"/>
        </w:rPr>
      </w:pPr>
      <w:r>
        <w:rPr>
          <w:rFonts w:ascii="Trebuchet MS"/>
          <w:spacing w:val="-5"/>
          <w:sz w:val="12"/>
        </w:rPr>
        <w:t>294</w:t>
      </w:r>
      <w:r>
        <w:rPr>
          <w:rFonts w:ascii="Trebuchet MS"/>
          <w:sz w:val="12"/>
        </w:rPr>
        <w:tab/>
      </w:r>
      <w:r>
        <w:rPr>
          <w:spacing w:val="-4"/>
          <w:sz w:val="24"/>
        </w:rPr>
        <w:t>1.</w:t>
      </w:r>
      <w:r>
        <w:rPr>
          <w:spacing w:val="22"/>
          <w:sz w:val="24"/>
        </w:rPr>
        <w:t xml:space="preserve"> </w:t>
      </w:r>
      <w:r>
        <w:rPr>
          <w:rFonts w:ascii="Times New Roman"/>
          <w:b/>
          <w:spacing w:val="-4"/>
          <w:sz w:val="24"/>
        </w:rPr>
        <w:t>Within-subjects</w:t>
      </w:r>
      <w:r>
        <w:rPr>
          <w:rFonts w:ascii="Times New Roman"/>
          <w:b/>
          <w:spacing w:val="-11"/>
          <w:sz w:val="24"/>
        </w:rPr>
        <w:t xml:space="preserve"> </w:t>
      </w:r>
      <w:r>
        <w:rPr>
          <w:rFonts w:ascii="Times New Roman"/>
          <w:b/>
          <w:spacing w:val="-4"/>
          <w:sz w:val="24"/>
        </w:rPr>
        <w:t>design.</w:t>
      </w:r>
      <w:r>
        <w:rPr>
          <w:rFonts w:ascii="Times New Roman"/>
          <w:b/>
          <w:spacing w:val="-9"/>
          <w:sz w:val="24"/>
        </w:rPr>
        <w:t xml:space="preserve"> </w:t>
      </w:r>
      <w:r>
        <w:rPr>
          <w:spacing w:val="-4"/>
          <w:sz w:val="24"/>
        </w:rPr>
        <w:t>This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modification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should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give</w:t>
      </w:r>
      <w:r>
        <w:rPr>
          <w:spacing w:val="-10"/>
          <w:sz w:val="24"/>
        </w:rPr>
        <w:t xml:space="preserve"> </w:t>
      </w:r>
      <w:r>
        <w:rPr>
          <w:spacing w:val="-4"/>
          <w:sz w:val="24"/>
        </w:rPr>
        <w:t>us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greater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power</w:t>
      </w:r>
      <w:r>
        <w:rPr>
          <w:spacing w:val="-9"/>
          <w:sz w:val="24"/>
        </w:rPr>
        <w:t xml:space="preserve"> </w:t>
      </w:r>
      <w:r>
        <w:rPr>
          <w:spacing w:val="-5"/>
          <w:sz w:val="24"/>
        </w:rPr>
        <w:t>to</w:t>
      </w:r>
    </w:p>
    <w:p w14:paraId="1712C27A" w14:textId="77777777" w:rsidR="00470D98" w:rsidRDefault="001E0CFE">
      <w:pPr>
        <w:pStyle w:val="BodyText"/>
        <w:tabs>
          <w:tab w:val="left" w:pos="1202"/>
        </w:tabs>
        <w:spacing w:before="8"/>
      </w:pPr>
      <w:r>
        <w:rPr>
          <w:rFonts w:ascii="Trebuchet MS"/>
          <w:spacing w:val="-5"/>
          <w:sz w:val="12"/>
        </w:rPr>
        <w:t>295</w:t>
      </w:r>
      <w:r>
        <w:rPr>
          <w:rFonts w:ascii="Trebuchet MS"/>
          <w:sz w:val="12"/>
        </w:rPr>
        <w:tab/>
      </w:r>
      <w:r>
        <w:rPr>
          <w:spacing w:val="-6"/>
        </w:rPr>
        <w:t>detect</w:t>
      </w:r>
      <w:r>
        <w:rPr>
          <w:spacing w:val="9"/>
        </w:rPr>
        <w:t xml:space="preserve"> </w:t>
      </w:r>
      <w:r>
        <w:rPr>
          <w:spacing w:val="-6"/>
        </w:rPr>
        <w:t>differences</w:t>
      </w:r>
      <w:r>
        <w:rPr>
          <w:spacing w:val="9"/>
        </w:rPr>
        <w:t xml:space="preserve"> </w:t>
      </w:r>
      <w:r>
        <w:rPr>
          <w:spacing w:val="-6"/>
        </w:rPr>
        <w:t>between</w:t>
      </w:r>
      <w:r>
        <w:rPr>
          <w:spacing w:val="9"/>
        </w:rPr>
        <w:t xml:space="preserve"> </w:t>
      </w:r>
      <w:r>
        <w:rPr>
          <w:spacing w:val="-6"/>
        </w:rPr>
        <w:t>different</w:t>
      </w:r>
      <w:r>
        <w:rPr>
          <w:spacing w:val="9"/>
        </w:rPr>
        <w:t xml:space="preserve"> </w:t>
      </w:r>
      <w:r>
        <w:rPr>
          <w:spacing w:val="-6"/>
        </w:rPr>
        <w:t>models,</w:t>
      </w:r>
      <w:r>
        <w:rPr>
          <w:spacing w:val="13"/>
        </w:rPr>
        <w:t xml:space="preserve"> </w:t>
      </w:r>
      <w:r>
        <w:rPr>
          <w:spacing w:val="-6"/>
        </w:rPr>
        <w:t>as</w:t>
      </w:r>
      <w:r>
        <w:rPr>
          <w:spacing w:val="9"/>
        </w:rPr>
        <w:t xml:space="preserve"> </w:t>
      </w:r>
      <w:r>
        <w:rPr>
          <w:spacing w:val="-6"/>
        </w:rPr>
        <w:t>well</w:t>
      </w:r>
      <w:r>
        <w:rPr>
          <w:spacing w:val="9"/>
        </w:rPr>
        <w:t xml:space="preserve"> </w:t>
      </w:r>
      <w:r>
        <w:rPr>
          <w:spacing w:val="-6"/>
        </w:rPr>
        <w:t>as</w:t>
      </w:r>
      <w:r>
        <w:rPr>
          <w:spacing w:val="9"/>
        </w:rPr>
        <w:t xml:space="preserve"> </w:t>
      </w:r>
      <w:r>
        <w:rPr>
          <w:spacing w:val="-6"/>
        </w:rPr>
        <w:t>allowing</w:t>
      </w:r>
      <w:r>
        <w:rPr>
          <w:spacing w:val="9"/>
        </w:rPr>
        <w:t xml:space="preserve"> </w:t>
      </w:r>
      <w:r>
        <w:rPr>
          <w:spacing w:val="-6"/>
        </w:rPr>
        <w:t>us</w:t>
      </w:r>
      <w:r>
        <w:rPr>
          <w:spacing w:val="9"/>
        </w:rPr>
        <w:t xml:space="preserve"> </w:t>
      </w:r>
      <w:r>
        <w:rPr>
          <w:spacing w:val="-6"/>
        </w:rPr>
        <w:t>to</w:t>
      </w:r>
      <w:r>
        <w:rPr>
          <w:spacing w:val="9"/>
        </w:rPr>
        <w:t xml:space="preserve"> </w:t>
      </w:r>
      <w:r>
        <w:rPr>
          <w:spacing w:val="-6"/>
        </w:rPr>
        <w:t>in-</w:t>
      </w:r>
    </w:p>
    <w:p w14:paraId="45BB7DAA" w14:textId="77777777" w:rsidR="00470D98" w:rsidRDefault="001E0CFE">
      <w:pPr>
        <w:pStyle w:val="BodyText"/>
        <w:tabs>
          <w:tab w:val="left" w:pos="1202"/>
        </w:tabs>
      </w:pPr>
      <w:r>
        <w:rPr>
          <w:rFonts w:ascii="Trebuchet MS"/>
          <w:spacing w:val="-5"/>
          <w:sz w:val="12"/>
        </w:rPr>
        <w:t>296</w:t>
      </w:r>
      <w:r>
        <w:rPr>
          <w:rFonts w:ascii="Trebuchet MS"/>
          <w:sz w:val="12"/>
        </w:rPr>
        <w:tab/>
      </w:r>
      <w:r>
        <w:rPr>
          <w:w w:val="90"/>
        </w:rPr>
        <w:t>vestigate</w:t>
      </w:r>
      <w:r>
        <w:rPr>
          <w:spacing w:val="11"/>
        </w:rPr>
        <w:t xml:space="preserve"> </w:t>
      </w:r>
      <w:r>
        <w:rPr>
          <w:w w:val="90"/>
        </w:rPr>
        <w:t>how</w:t>
      </w:r>
      <w:r>
        <w:rPr>
          <w:spacing w:val="11"/>
        </w:rPr>
        <w:t xml:space="preserve"> </w:t>
      </w:r>
      <w:r>
        <w:rPr>
          <w:w w:val="90"/>
        </w:rPr>
        <w:t>individual</w:t>
      </w:r>
      <w:r>
        <w:rPr>
          <w:spacing w:val="12"/>
        </w:rPr>
        <w:t xml:space="preserve"> </w:t>
      </w:r>
      <w:r>
        <w:rPr>
          <w:w w:val="90"/>
        </w:rPr>
        <w:t>differences</w:t>
      </w:r>
      <w:r>
        <w:rPr>
          <w:spacing w:val="11"/>
        </w:rPr>
        <w:t xml:space="preserve"> </w:t>
      </w:r>
      <w:r>
        <w:rPr>
          <w:w w:val="90"/>
        </w:rPr>
        <w:t>in</w:t>
      </w:r>
      <w:r>
        <w:rPr>
          <w:spacing w:val="12"/>
        </w:rPr>
        <w:t xml:space="preserve"> </w:t>
      </w:r>
      <w:r>
        <w:rPr>
          <w:w w:val="90"/>
        </w:rPr>
        <w:t>the</w:t>
      </w:r>
      <w:r>
        <w:rPr>
          <w:spacing w:val="11"/>
        </w:rPr>
        <w:t xml:space="preserve"> </w:t>
      </w:r>
      <w:r>
        <w:rPr>
          <w:w w:val="90"/>
        </w:rPr>
        <w:t>single-feature</w:t>
      </w:r>
      <w:r>
        <w:rPr>
          <w:spacing w:val="12"/>
        </w:rPr>
        <w:t xml:space="preserve"> </w:t>
      </w:r>
      <w:r>
        <w:rPr>
          <w:w w:val="90"/>
        </w:rPr>
        <w:t>task</w:t>
      </w:r>
      <w:r>
        <w:rPr>
          <w:spacing w:val="11"/>
        </w:rPr>
        <w:t xml:space="preserve"> </w:t>
      </w:r>
      <w:r>
        <w:rPr>
          <w:w w:val="90"/>
        </w:rPr>
        <w:t>might</w:t>
      </w:r>
      <w:r>
        <w:rPr>
          <w:spacing w:val="12"/>
        </w:rPr>
        <w:t xml:space="preserve"> </w:t>
      </w:r>
      <w:r>
        <w:rPr>
          <w:spacing w:val="-2"/>
          <w:w w:val="90"/>
        </w:rPr>
        <w:t>explain</w:t>
      </w:r>
    </w:p>
    <w:p w14:paraId="44D0B734" w14:textId="77777777" w:rsidR="00470D98" w:rsidRDefault="001E0CFE">
      <w:pPr>
        <w:pStyle w:val="BodyText"/>
        <w:tabs>
          <w:tab w:val="left" w:pos="1202"/>
        </w:tabs>
        <w:spacing w:before="8"/>
      </w:pPr>
      <w:r>
        <w:rPr>
          <w:rFonts w:ascii="Trebuchet MS"/>
          <w:spacing w:val="-5"/>
          <w:sz w:val="12"/>
        </w:rPr>
        <w:t>297</w:t>
      </w:r>
      <w:r>
        <w:rPr>
          <w:rFonts w:ascii="Trebuchet MS"/>
          <w:sz w:val="12"/>
        </w:rPr>
        <w:tab/>
      </w:r>
      <w:r>
        <w:rPr>
          <w:w w:val="90"/>
        </w:rPr>
        <w:t>differences</w:t>
      </w:r>
      <w:r>
        <w:rPr>
          <w:spacing w:val="14"/>
        </w:rPr>
        <w:t xml:space="preserve"> </w:t>
      </w:r>
      <w:r>
        <w:rPr>
          <w:w w:val="90"/>
        </w:rPr>
        <w:t>in</w:t>
      </w:r>
      <w:r>
        <w:rPr>
          <w:spacing w:val="15"/>
        </w:rPr>
        <w:t xml:space="preserve"> </w:t>
      </w:r>
      <w:r>
        <w:rPr>
          <w:w w:val="90"/>
        </w:rPr>
        <w:t>the</w:t>
      </w:r>
      <w:r>
        <w:rPr>
          <w:spacing w:val="14"/>
        </w:rPr>
        <w:t xml:space="preserve"> </w:t>
      </w:r>
      <w:r>
        <w:rPr>
          <w:w w:val="90"/>
        </w:rPr>
        <w:t>double-feature</w:t>
      </w:r>
      <w:r>
        <w:rPr>
          <w:spacing w:val="15"/>
        </w:rPr>
        <w:t xml:space="preserve"> </w:t>
      </w:r>
      <w:r>
        <w:rPr>
          <w:spacing w:val="-2"/>
          <w:w w:val="90"/>
        </w:rPr>
        <w:t>task.</w:t>
      </w:r>
    </w:p>
    <w:p w14:paraId="16111491" w14:textId="77777777" w:rsidR="00470D98" w:rsidRDefault="001E0CFE">
      <w:pPr>
        <w:spacing w:before="123"/>
        <w:ind w:left="22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298</w:t>
      </w:r>
    </w:p>
    <w:p w14:paraId="284ECDE0" w14:textId="77777777" w:rsidR="00470D98" w:rsidRDefault="001E0CFE">
      <w:pPr>
        <w:tabs>
          <w:tab w:val="left" w:pos="905"/>
        </w:tabs>
        <w:spacing w:before="63"/>
        <w:ind w:left="227"/>
        <w:rPr>
          <w:sz w:val="24"/>
        </w:rPr>
      </w:pPr>
      <w:r>
        <w:rPr>
          <w:rFonts w:ascii="Trebuchet MS"/>
          <w:spacing w:val="-5"/>
          <w:sz w:val="12"/>
        </w:rPr>
        <w:t>299</w:t>
      </w:r>
      <w:r>
        <w:rPr>
          <w:rFonts w:ascii="Trebuchet MS"/>
          <w:sz w:val="12"/>
        </w:rPr>
        <w:tab/>
      </w:r>
      <w:r>
        <w:rPr>
          <w:spacing w:val="-2"/>
          <w:sz w:val="24"/>
        </w:rPr>
        <w:t>2.</w:t>
      </w:r>
      <w:r>
        <w:rPr>
          <w:spacing w:val="36"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Increase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target-distractor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similarity.</w:t>
      </w:r>
      <w:r>
        <w:rPr>
          <w:rFonts w:ascii="Times New Roman"/>
          <w:b/>
          <w:spacing w:val="36"/>
          <w:sz w:val="24"/>
        </w:rPr>
        <w:t xml:space="preserve"> </w:t>
      </w:r>
      <w:r>
        <w:rPr>
          <w:spacing w:val="-2"/>
          <w:sz w:val="24"/>
        </w:rPr>
        <w:t>If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distractors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are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a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very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differ-</w:t>
      </w:r>
    </w:p>
    <w:p w14:paraId="723CE3FD" w14:textId="77777777" w:rsidR="00470D98" w:rsidRDefault="001E0CFE">
      <w:pPr>
        <w:pStyle w:val="BodyText"/>
        <w:tabs>
          <w:tab w:val="left" w:pos="1202"/>
        </w:tabs>
        <w:spacing w:before="8"/>
      </w:pPr>
      <w:r>
        <w:rPr>
          <w:rFonts w:ascii="Trebuchet MS"/>
          <w:spacing w:val="-5"/>
          <w:sz w:val="12"/>
        </w:rPr>
        <w:t>300</w:t>
      </w:r>
      <w:r>
        <w:rPr>
          <w:rFonts w:ascii="Trebuchet MS"/>
          <w:sz w:val="12"/>
        </w:rPr>
        <w:tab/>
      </w:r>
      <w:r>
        <w:rPr>
          <w:spacing w:val="-8"/>
        </w:rPr>
        <w:t>ent</w:t>
      </w:r>
      <w:r>
        <w:rPr>
          <w:spacing w:val="2"/>
        </w:rPr>
        <w:t xml:space="preserve"> </w:t>
      </w:r>
      <w:r>
        <w:rPr>
          <w:spacing w:val="-8"/>
        </w:rPr>
        <w:t>colour</w:t>
      </w:r>
      <w:r>
        <w:rPr>
          <w:spacing w:val="2"/>
        </w:rPr>
        <w:t xml:space="preserve"> </w:t>
      </w:r>
      <w:r>
        <w:rPr>
          <w:spacing w:val="-8"/>
        </w:rPr>
        <w:t>from</w:t>
      </w:r>
      <w:r>
        <w:rPr>
          <w:spacing w:val="2"/>
        </w:rPr>
        <w:t xml:space="preserve"> </w:t>
      </w:r>
      <w:r>
        <w:rPr>
          <w:spacing w:val="-8"/>
        </w:rPr>
        <w:t>the</w:t>
      </w:r>
      <w:r>
        <w:rPr>
          <w:spacing w:val="2"/>
        </w:rPr>
        <w:t xml:space="preserve"> </w:t>
      </w:r>
      <w:r>
        <w:rPr>
          <w:spacing w:val="-8"/>
        </w:rPr>
        <w:t>target,</w:t>
      </w:r>
      <w:r>
        <w:rPr>
          <w:spacing w:val="4"/>
        </w:rPr>
        <w:t xml:space="preserve"> </w:t>
      </w:r>
      <w:r>
        <w:rPr>
          <w:spacing w:val="-8"/>
        </w:rPr>
        <w:t>they</w:t>
      </w:r>
      <w:r>
        <w:rPr>
          <w:spacing w:val="2"/>
        </w:rPr>
        <w:t xml:space="preserve"> </w:t>
      </w:r>
      <w:r>
        <w:rPr>
          <w:spacing w:val="-8"/>
        </w:rPr>
        <w:t>may</w:t>
      </w:r>
      <w:r>
        <w:rPr>
          <w:spacing w:val="2"/>
        </w:rPr>
        <w:t xml:space="preserve"> </w:t>
      </w:r>
      <w:r>
        <w:rPr>
          <w:spacing w:val="-8"/>
        </w:rPr>
        <w:t>not</w:t>
      </w:r>
      <w:r>
        <w:rPr>
          <w:spacing w:val="2"/>
        </w:rPr>
        <w:t xml:space="preserve"> </w:t>
      </w:r>
      <w:r>
        <w:rPr>
          <w:spacing w:val="-8"/>
        </w:rPr>
        <w:t>distinguish</w:t>
      </w:r>
      <w:r>
        <w:rPr>
          <w:spacing w:val="2"/>
        </w:rPr>
        <w:t xml:space="preserve"> </w:t>
      </w:r>
      <w:r>
        <w:rPr>
          <w:spacing w:val="-8"/>
        </w:rPr>
        <w:t>well</w:t>
      </w:r>
      <w:r>
        <w:rPr>
          <w:spacing w:val="3"/>
        </w:rPr>
        <w:t xml:space="preserve"> </w:t>
      </w:r>
      <w:r>
        <w:rPr>
          <w:spacing w:val="-8"/>
        </w:rPr>
        <w:t>between</w:t>
      </w:r>
      <w:r>
        <w:rPr>
          <w:spacing w:val="2"/>
        </w:rPr>
        <w:t xml:space="preserve"> </w:t>
      </w:r>
      <w:r>
        <w:rPr>
          <w:spacing w:val="-8"/>
        </w:rPr>
        <w:t>different</w:t>
      </w:r>
    </w:p>
    <w:p w14:paraId="2503440B" w14:textId="77777777" w:rsidR="00470D98" w:rsidRDefault="001E0CFE">
      <w:pPr>
        <w:pStyle w:val="BodyText"/>
        <w:tabs>
          <w:tab w:val="left" w:pos="1202"/>
        </w:tabs>
      </w:pPr>
      <w:r>
        <w:rPr>
          <w:rFonts w:ascii="Trebuchet MS"/>
          <w:spacing w:val="-5"/>
          <w:sz w:val="12"/>
        </w:rPr>
        <w:t>301</w:t>
      </w:r>
      <w:r>
        <w:rPr>
          <w:rFonts w:ascii="Trebuchet MS"/>
          <w:sz w:val="12"/>
        </w:rPr>
        <w:tab/>
      </w:r>
      <w:r>
        <w:rPr>
          <w:spacing w:val="-6"/>
        </w:rPr>
        <w:t>contrast</w:t>
      </w:r>
      <w:r>
        <w:t xml:space="preserve"> </w:t>
      </w:r>
      <w:r>
        <w:rPr>
          <w:spacing w:val="-6"/>
        </w:rPr>
        <w:t>models.</w:t>
      </w:r>
      <w:r>
        <w:rPr>
          <w:spacing w:val="32"/>
        </w:rPr>
        <w:t xml:space="preserve"> </w:t>
      </w:r>
      <w:r>
        <w:rPr>
          <w:spacing w:val="-6"/>
        </w:rPr>
        <w:t>We</w:t>
      </w:r>
      <w:r>
        <w:t xml:space="preserve"> </w:t>
      </w:r>
      <w:r>
        <w:rPr>
          <w:spacing w:val="-6"/>
        </w:rPr>
        <w:t>will</w:t>
      </w:r>
      <w:r>
        <w:rPr>
          <w:spacing w:val="1"/>
        </w:rPr>
        <w:t xml:space="preserve"> </w:t>
      </w:r>
      <w:r>
        <w:rPr>
          <w:spacing w:val="-6"/>
        </w:rPr>
        <w:t>therefore</w:t>
      </w:r>
      <w:r>
        <w:rPr>
          <w:spacing w:val="1"/>
        </w:rPr>
        <w:t xml:space="preserve"> </w:t>
      </w:r>
      <w:r>
        <w:rPr>
          <w:spacing w:val="-6"/>
        </w:rPr>
        <w:t>run</w:t>
      </w:r>
      <w:r>
        <w:rPr>
          <w:spacing w:val="1"/>
        </w:rPr>
        <w:t xml:space="preserve"> </w:t>
      </w:r>
      <w:r>
        <w:rPr>
          <w:spacing w:val="-6"/>
        </w:rPr>
        <w:t>a</w:t>
      </w:r>
      <w:r>
        <w:rPr>
          <w:spacing w:val="1"/>
        </w:rPr>
        <w:t xml:space="preserve"> </w:t>
      </w:r>
      <w:r>
        <w:rPr>
          <w:spacing w:val="-6"/>
        </w:rPr>
        <w:t>version</w:t>
      </w:r>
      <w:r>
        <w:rPr>
          <w:spacing w:val="1"/>
        </w:rPr>
        <w:t xml:space="preserve"> </w:t>
      </w:r>
      <w:r>
        <w:rPr>
          <w:spacing w:val="-6"/>
        </w:rPr>
        <w:t>of</w:t>
      </w:r>
      <w:r>
        <w:t xml:space="preserve"> </w:t>
      </w:r>
      <w:r>
        <w:rPr>
          <w:spacing w:val="-6"/>
        </w:rPr>
        <w:t>the</w:t>
      </w:r>
      <w:r>
        <w:rPr>
          <w:spacing w:val="1"/>
        </w:rPr>
        <w:t xml:space="preserve"> </w:t>
      </w:r>
      <w:r>
        <w:rPr>
          <w:spacing w:val="-6"/>
        </w:rPr>
        <w:t>experiment</w:t>
      </w:r>
      <w:r>
        <w:rPr>
          <w:spacing w:val="1"/>
        </w:rPr>
        <w:t xml:space="preserve"> </w:t>
      </w:r>
      <w:r>
        <w:rPr>
          <w:spacing w:val="-6"/>
        </w:rPr>
        <w:t>where</w:t>
      </w:r>
    </w:p>
    <w:p w14:paraId="09561977" w14:textId="77777777" w:rsidR="00470D98" w:rsidRDefault="001E0CFE">
      <w:pPr>
        <w:pStyle w:val="BodyText"/>
        <w:tabs>
          <w:tab w:val="left" w:pos="1202"/>
        </w:tabs>
        <w:spacing w:before="8"/>
      </w:pPr>
      <w:r>
        <w:rPr>
          <w:rFonts w:ascii="Trebuchet MS"/>
          <w:spacing w:val="-5"/>
          <w:sz w:val="12"/>
        </w:rPr>
        <w:t>302</w:t>
      </w:r>
      <w:r>
        <w:rPr>
          <w:rFonts w:ascii="Trebuchet MS"/>
          <w:sz w:val="12"/>
        </w:rPr>
        <w:tab/>
      </w:r>
      <w:r>
        <w:rPr>
          <w:w w:val="90"/>
        </w:rPr>
        <w:t>the</w:t>
      </w:r>
      <w:r>
        <w:rPr>
          <w:spacing w:val="10"/>
        </w:rPr>
        <w:t xml:space="preserve"> </w:t>
      </w:r>
      <w:r>
        <w:rPr>
          <w:w w:val="90"/>
        </w:rPr>
        <w:t>target</w:t>
      </w:r>
      <w:r>
        <w:rPr>
          <w:spacing w:val="10"/>
        </w:rPr>
        <w:t xml:space="preserve"> </w:t>
      </w:r>
      <w:r>
        <w:rPr>
          <w:w w:val="90"/>
        </w:rPr>
        <w:t>is</w:t>
      </w:r>
      <w:r>
        <w:rPr>
          <w:spacing w:val="10"/>
        </w:rPr>
        <w:t xml:space="preserve"> </w:t>
      </w:r>
      <w:r>
        <w:rPr>
          <w:w w:val="90"/>
        </w:rPr>
        <w:t>a</w:t>
      </w:r>
      <w:r>
        <w:rPr>
          <w:spacing w:val="10"/>
        </w:rPr>
        <w:t xml:space="preserve"> </w:t>
      </w:r>
      <w:r>
        <w:rPr>
          <w:w w:val="90"/>
        </w:rPr>
        <w:t>red</w:t>
      </w:r>
      <w:r>
        <w:rPr>
          <w:spacing w:val="10"/>
        </w:rPr>
        <w:t xml:space="preserve"> </w:t>
      </w:r>
      <w:r>
        <w:rPr>
          <w:w w:val="90"/>
        </w:rPr>
        <w:t>semicircle,</w:t>
      </w:r>
      <w:r>
        <w:rPr>
          <w:spacing w:val="10"/>
        </w:rPr>
        <w:t xml:space="preserve"> </w:t>
      </w:r>
      <w:r>
        <w:rPr>
          <w:w w:val="90"/>
        </w:rPr>
        <w:t>with</w:t>
      </w:r>
      <w:r>
        <w:rPr>
          <w:spacing w:val="10"/>
        </w:rPr>
        <w:t xml:space="preserve"> </w:t>
      </w:r>
      <w:r>
        <w:rPr>
          <w:w w:val="90"/>
        </w:rPr>
        <w:t>distractors</w:t>
      </w:r>
      <w:r>
        <w:rPr>
          <w:spacing w:val="10"/>
        </w:rPr>
        <w:t xml:space="preserve"> </w:t>
      </w:r>
      <w:r>
        <w:rPr>
          <w:w w:val="90"/>
        </w:rPr>
        <w:t>being</w:t>
      </w:r>
      <w:r>
        <w:rPr>
          <w:spacing w:val="10"/>
        </w:rPr>
        <w:t xml:space="preserve"> </w:t>
      </w:r>
      <w:r>
        <w:rPr>
          <w:w w:val="90"/>
        </w:rPr>
        <w:t>either</w:t>
      </w:r>
      <w:r>
        <w:rPr>
          <w:spacing w:val="11"/>
        </w:rPr>
        <w:t xml:space="preserve"> </w:t>
      </w:r>
      <w:r>
        <w:rPr>
          <w:w w:val="90"/>
        </w:rPr>
        <w:t>orange,</w:t>
      </w:r>
      <w:r>
        <w:rPr>
          <w:spacing w:val="10"/>
        </w:rPr>
        <w:t xml:space="preserve"> </w:t>
      </w:r>
      <w:r>
        <w:rPr>
          <w:w w:val="90"/>
        </w:rPr>
        <w:t>purple</w:t>
      </w:r>
      <w:r>
        <w:rPr>
          <w:spacing w:val="10"/>
        </w:rPr>
        <w:t xml:space="preserve"> </w:t>
      </w:r>
      <w:r>
        <w:rPr>
          <w:spacing w:val="-5"/>
          <w:w w:val="90"/>
        </w:rPr>
        <w:t>or</w:t>
      </w:r>
    </w:p>
    <w:p w14:paraId="471B97F0" w14:textId="77777777" w:rsidR="00470D98" w:rsidRDefault="001E0CFE">
      <w:pPr>
        <w:tabs>
          <w:tab w:val="left" w:pos="1202"/>
        </w:tabs>
        <w:spacing w:before="7"/>
        <w:ind w:left="227"/>
        <w:rPr>
          <w:sz w:val="24"/>
        </w:rPr>
      </w:pPr>
      <w:r>
        <w:rPr>
          <w:rFonts w:ascii="Trebuchet MS"/>
          <w:spacing w:val="-5"/>
          <w:sz w:val="12"/>
        </w:rPr>
        <w:t>303</w:t>
      </w:r>
      <w:r>
        <w:rPr>
          <w:rFonts w:ascii="Trebuchet MS"/>
          <w:sz w:val="12"/>
        </w:rPr>
        <w:tab/>
      </w:r>
      <w:r>
        <w:rPr>
          <w:spacing w:val="-2"/>
          <w:sz w:val="24"/>
        </w:rPr>
        <w:t>pink.</w:t>
      </w:r>
    </w:p>
    <w:p w14:paraId="08A0A463" w14:textId="77777777" w:rsidR="00470D98" w:rsidRDefault="001E0CFE">
      <w:pPr>
        <w:spacing w:before="123"/>
        <w:ind w:left="22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304</w:t>
      </w:r>
    </w:p>
    <w:p w14:paraId="15CF2769" w14:textId="77777777" w:rsidR="00470D98" w:rsidRDefault="00470D98">
      <w:pPr>
        <w:rPr>
          <w:rFonts w:ascii="Trebuchet MS"/>
          <w:sz w:val="12"/>
        </w:rPr>
        <w:sectPr w:rsidR="00470D98">
          <w:pgSz w:w="12240" w:h="15840"/>
          <w:pgMar w:top="1820" w:right="1720" w:bottom="2000" w:left="1600" w:header="0" w:footer="1818" w:gutter="0"/>
          <w:cols w:space="720"/>
        </w:sectPr>
      </w:pPr>
    </w:p>
    <w:p w14:paraId="47279886" w14:textId="77777777" w:rsidR="00470D98" w:rsidRDefault="00470D98">
      <w:pPr>
        <w:pStyle w:val="BodyText"/>
        <w:spacing w:before="0"/>
        <w:ind w:left="0"/>
        <w:rPr>
          <w:rFonts w:ascii="Trebuchet MS"/>
          <w:sz w:val="20"/>
        </w:rPr>
      </w:pPr>
    </w:p>
    <w:p w14:paraId="55131B0E" w14:textId="77777777" w:rsidR="00470D98" w:rsidRDefault="00470D98">
      <w:pPr>
        <w:pStyle w:val="BodyText"/>
        <w:spacing w:before="0"/>
        <w:ind w:left="0"/>
        <w:rPr>
          <w:rFonts w:ascii="Trebuchet MS"/>
          <w:sz w:val="20"/>
        </w:rPr>
      </w:pPr>
    </w:p>
    <w:p w14:paraId="5901C1C6" w14:textId="77777777" w:rsidR="00470D98" w:rsidRDefault="001E0CFE">
      <w:pPr>
        <w:spacing w:before="246"/>
        <w:ind w:left="227"/>
        <w:rPr>
          <w:rFonts w:ascii="Times New Roman"/>
          <w:i/>
          <w:sz w:val="24"/>
        </w:rPr>
      </w:pPr>
      <w:r>
        <w:rPr>
          <w:rFonts w:ascii="Trebuchet MS"/>
          <w:sz w:val="12"/>
        </w:rPr>
        <w:t>305</w:t>
      </w:r>
      <w:r>
        <w:rPr>
          <w:rFonts w:ascii="Trebuchet MS"/>
          <w:spacing w:val="144"/>
          <w:sz w:val="12"/>
        </w:rPr>
        <w:t xml:space="preserve"> </w:t>
      </w:r>
      <w:bookmarkStart w:id="353" w:name="Registered_Hypotheses"/>
      <w:bookmarkEnd w:id="353"/>
      <w:r>
        <w:rPr>
          <w:rFonts w:ascii="Times New Roman"/>
          <w:i/>
          <w:sz w:val="24"/>
        </w:rPr>
        <w:t>3.2.</w:t>
      </w:r>
      <w:r>
        <w:rPr>
          <w:rFonts w:ascii="Times New Roman"/>
          <w:i/>
          <w:spacing w:val="49"/>
          <w:sz w:val="24"/>
        </w:rPr>
        <w:t xml:space="preserve"> </w:t>
      </w:r>
      <w:r>
        <w:rPr>
          <w:rFonts w:ascii="Times New Roman"/>
          <w:i/>
          <w:sz w:val="24"/>
        </w:rPr>
        <w:t>Registered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Hypotheses</w:t>
      </w:r>
    </w:p>
    <w:p w14:paraId="3373B307" w14:textId="77777777" w:rsidR="00470D98" w:rsidRDefault="001E0CFE">
      <w:pPr>
        <w:tabs>
          <w:tab w:val="left" w:pos="905"/>
        </w:tabs>
        <w:spacing w:before="55"/>
        <w:ind w:left="227"/>
        <w:rPr>
          <w:sz w:val="24"/>
        </w:rPr>
      </w:pPr>
      <w:r>
        <w:rPr>
          <w:rFonts w:ascii="Trebuchet MS"/>
          <w:spacing w:val="-5"/>
          <w:sz w:val="12"/>
        </w:rPr>
        <w:t>306</w:t>
      </w:r>
      <w:r>
        <w:rPr>
          <w:rFonts w:ascii="Trebuchet MS"/>
          <w:sz w:val="12"/>
        </w:rPr>
        <w:tab/>
      </w:r>
      <w:r>
        <w:rPr>
          <w:spacing w:val="-4"/>
          <w:sz w:val="24"/>
        </w:rPr>
        <w:t>1.</w:t>
      </w:r>
      <w:r>
        <w:rPr>
          <w:spacing w:val="40"/>
          <w:sz w:val="24"/>
        </w:rPr>
        <w:t xml:space="preserve"> </w:t>
      </w:r>
      <w:r>
        <w:rPr>
          <w:rFonts w:ascii="Times New Roman"/>
          <w:b/>
          <w:spacing w:val="-4"/>
          <w:sz w:val="24"/>
        </w:rPr>
        <w:t>Shifted</w:t>
      </w:r>
      <w:r>
        <w:rPr>
          <w:rFonts w:ascii="Times New Roman"/>
          <w:b/>
          <w:spacing w:val="-10"/>
          <w:sz w:val="24"/>
        </w:rPr>
        <w:t xml:space="preserve"> </w:t>
      </w:r>
      <w:r>
        <w:rPr>
          <w:rFonts w:ascii="Times New Roman"/>
          <w:b/>
          <w:spacing w:val="-4"/>
          <w:sz w:val="24"/>
        </w:rPr>
        <w:t>lognormal</w:t>
      </w:r>
      <w:r>
        <w:rPr>
          <w:rFonts w:ascii="Times New Roman"/>
          <w:b/>
          <w:spacing w:val="-10"/>
          <w:sz w:val="24"/>
        </w:rPr>
        <w:t xml:space="preserve"> </w:t>
      </w:r>
      <w:r>
        <w:rPr>
          <w:rFonts w:ascii="Times New Roman"/>
          <w:b/>
          <w:spacing w:val="-4"/>
          <w:sz w:val="24"/>
        </w:rPr>
        <w:t>model.</w:t>
      </w:r>
      <w:r>
        <w:rPr>
          <w:rFonts w:ascii="Times New Roman"/>
          <w:b/>
          <w:spacing w:val="7"/>
          <w:sz w:val="24"/>
        </w:rPr>
        <w:t xml:space="preserve"> </w:t>
      </w:r>
      <w:r>
        <w:rPr>
          <w:spacing w:val="-4"/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hypothesise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shifted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lognormal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model</w:t>
      </w:r>
    </w:p>
    <w:p w14:paraId="78A7F52C" w14:textId="77777777" w:rsidR="00470D98" w:rsidRDefault="001E0CFE">
      <w:pPr>
        <w:pStyle w:val="BodyText"/>
        <w:tabs>
          <w:tab w:val="left" w:pos="1202"/>
        </w:tabs>
      </w:pPr>
      <w:r>
        <w:rPr>
          <w:rFonts w:ascii="Trebuchet MS"/>
          <w:spacing w:val="-5"/>
          <w:sz w:val="12"/>
        </w:rPr>
        <w:t>307</w:t>
      </w:r>
      <w:r>
        <w:rPr>
          <w:rFonts w:ascii="Trebuchet MS"/>
          <w:sz w:val="12"/>
        </w:rPr>
        <w:tab/>
      </w:r>
      <w:r>
        <w:rPr>
          <w:spacing w:val="-6"/>
        </w:rPr>
        <w:t>will</w:t>
      </w:r>
      <w:r>
        <w:rPr>
          <w:spacing w:val="-8"/>
        </w:rPr>
        <w:t xml:space="preserve"> </w:t>
      </w:r>
      <w:r>
        <w:rPr>
          <w:spacing w:val="-6"/>
        </w:rPr>
        <w:t>give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best</w:t>
      </w:r>
      <w:r>
        <w:rPr>
          <w:spacing w:val="-7"/>
        </w:rPr>
        <w:t xml:space="preserve"> </w:t>
      </w:r>
      <w:r>
        <w:rPr>
          <w:spacing w:val="-6"/>
        </w:rPr>
        <w:t>fit</w:t>
      </w:r>
      <w:r>
        <w:rPr>
          <w:spacing w:val="-8"/>
        </w:rPr>
        <w:t xml:space="preserve"> </w:t>
      </w:r>
      <w:r>
        <w:rPr>
          <w:spacing w:val="-6"/>
        </w:rPr>
        <w:t>to</w:t>
      </w:r>
      <w:r>
        <w:rPr>
          <w:spacing w:val="-7"/>
        </w:rPr>
        <w:t xml:space="preserve"> </w:t>
      </w:r>
      <w:r>
        <w:rPr>
          <w:spacing w:val="-6"/>
        </w:rPr>
        <w:t>our</w:t>
      </w:r>
      <w:r>
        <w:rPr>
          <w:spacing w:val="-7"/>
        </w:rPr>
        <w:t xml:space="preserve"> </w:t>
      </w:r>
      <w:r>
        <w:rPr>
          <w:spacing w:val="-6"/>
        </w:rPr>
        <w:t>single-feature data,</w:t>
      </w:r>
      <w:r>
        <w:rPr>
          <w:spacing w:val="-7"/>
        </w:rPr>
        <w:t xml:space="preserve"> </w:t>
      </w:r>
      <w:r>
        <w:rPr>
          <w:spacing w:val="-6"/>
        </w:rPr>
        <w:t>when</w:t>
      </w:r>
      <w:r>
        <w:rPr>
          <w:spacing w:val="-7"/>
        </w:rPr>
        <w:t xml:space="preserve"> </w:t>
      </w:r>
      <w:r>
        <w:rPr>
          <w:spacing w:val="-6"/>
        </w:rPr>
        <w:t>compared</w:t>
      </w:r>
      <w:r>
        <w:rPr>
          <w:spacing w:val="-8"/>
        </w:rPr>
        <w:t xml:space="preserve"> </w:t>
      </w:r>
      <w:r>
        <w:rPr>
          <w:spacing w:val="-6"/>
        </w:rPr>
        <w:t>to</w:t>
      </w:r>
      <w:r>
        <w:rPr>
          <w:spacing w:val="-7"/>
        </w:rPr>
        <w:t xml:space="preserve"> </w:t>
      </w:r>
      <w:r>
        <w:rPr>
          <w:spacing w:val="-6"/>
        </w:rPr>
        <w:t>a</w:t>
      </w:r>
      <w:r>
        <w:rPr>
          <w:spacing w:val="-7"/>
        </w:rPr>
        <w:t xml:space="preserve"> </w:t>
      </w:r>
      <w:r>
        <w:rPr>
          <w:spacing w:val="-6"/>
        </w:rPr>
        <w:t>lognor-</w:t>
      </w:r>
    </w:p>
    <w:p w14:paraId="5E758CD2" w14:textId="77777777" w:rsidR="00470D98" w:rsidRDefault="001E0CFE">
      <w:pPr>
        <w:pStyle w:val="BodyText"/>
        <w:tabs>
          <w:tab w:val="left" w:pos="1202"/>
        </w:tabs>
        <w:spacing w:before="8"/>
      </w:pPr>
      <w:r>
        <w:rPr>
          <w:rFonts w:ascii="Trebuchet MS"/>
          <w:spacing w:val="-5"/>
          <w:sz w:val="12"/>
        </w:rPr>
        <w:t>308</w:t>
      </w:r>
      <w:r>
        <w:rPr>
          <w:rFonts w:ascii="Trebuchet MS"/>
          <w:sz w:val="12"/>
        </w:rPr>
        <w:tab/>
      </w:r>
      <w:r>
        <w:rPr>
          <w:spacing w:val="-8"/>
        </w:rPr>
        <w:t>mal</w:t>
      </w:r>
      <w:r>
        <w:rPr>
          <w:spacing w:val="-5"/>
        </w:rPr>
        <w:t xml:space="preserve"> </w:t>
      </w:r>
      <w:r>
        <w:rPr>
          <w:spacing w:val="-8"/>
        </w:rPr>
        <w:t>and</w:t>
      </w:r>
      <w:r>
        <w:rPr>
          <w:spacing w:val="-5"/>
        </w:rPr>
        <w:t xml:space="preserve"> </w:t>
      </w:r>
      <w:r>
        <w:rPr>
          <w:spacing w:val="-8"/>
        </w:rPr>
        <w:t>a</w:t>
      </w:r>
      <w:r>
        <w:rPr>
          <w:spacing w:val="-5"/>
        </w:rPr>
        <w:t xml:space="preserve"> </w:t>
      </w:r>
      <w:r>
        <w:rPr>
          <w:spacing w:val="-8"/>
        </w:rPr>
        <w:t>normal</w:t>
      </w:r>
      <w:r>
        <w:rPr>
          <w:spacing w:val="-5"/>
        </w:rPr>
        <w:t xml:space="preserve"> </w:t>
      </w:r>
      <w:r>
        <w:rPr>
          <w:spacing w:val="-8"/>
        </w:rPr>
        <w:t>model.</w:t>
      </w:r>
    </w:p>
    <w:p w14:paraId="5EA84D99" w14:textId="77777777" w:rsidR="00470D98" w:rsidRDefault="001E0CFE">
      <w:pPr>
        <w:spacing w:before="123"/>
        <w:ind w:left="22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309</w:t>
      </w:r>
    </w:p>
    <w:p w14:paraId="79B5C357" w14:textId="77777777" w:rsidR="00470D98" w:rsidRDefault="001E0CFE">
      <w:pPr>
        <w:tabs>
          <w:tab w:val="left" w:pos="905"/>
        </w:tabs>
        <w:spacing w:before="57"/>
        <w:ind w:left="227"/>
        <w:rPr>
          <w:rFonts w:ascii="Times New Roman"/>
          <w:i/>
          <w:sz w:val="24"/>
        </w:rPr>
      </w:pPr>
      <w:r>
        <w:rPr>
          <w:rFonts w:ascii="Trebuchet MS"/>
          <w:spacing w:val="-5"/>
          <w:sz w:val="12"/>
        </w:rPr>
        <w:t>310</w:t>
      </w:r>
      <w:r>
        <w:rPr>
          <w:rFonts w:ascii="Trebuchet MS"/>
          <w:sz w:val="12"/>
        </w:rPr>
        <w:tab/>
      </w:r>
      <w:r>
        <w:rPr>
          <w:sz w:val="24"/>
        </w:rPr>
        <w:t>2.</w:t>
      </w:r>
      <w:r>
        <w:rPr>
          <w:spacing w:val="22"/>
          <w:sz w:val="24"/>
        </w:rPr>
        <w:t xml:space="preserve"> </w:t>
      </w:r>
      <w:r>
        <w:rPr>
          <w:rFonts w:ascii="Times New Roman"/>
          <w:b/>
          <w:sz w:val="24"/>
        </w:rPr>
        <w:t>Log-linear</w:t>
      </w:r>
      <w:r>
        <w:rPr>
          <w:rFonts w:ascii="Times New Roman"/>
          <w:b/>
          <w:spacing w:val="-13"/>
          <w:sz w:val="24"/>
        </w:rPr>
        <w:t xml:space="preserve"> </w:t>
      </w:r>
      <w:r>
        <w:rPr>
          <w:rFonts w:ascii="Times New Roman"/>
          <w:b/>
          <w:sz w:val="24"/>
        </w:rPr>
        <w:t>effect</w:t>
      </w:r>
      <w:r>
        <w:rPr>
          <w:rFonts w:ascii="Times New Roman"/>
          <w:b/>
          <w:spacing w:val="-11"/>
          <w:sz w:val="24"/>
        </w:rPr>
        <w:t xml:space="preserve"> </w:t>
      </w:r>
      <w:r>
        <w:rPr>
          <w:rFonts w:ascii="Times New Roman"/>
          <w:b/>
          <w:sz w:val="24"/>
        </w:rPr>
        <w:t>of</w:t>
      </w:r>
      <w:r>
        <w:rPr>
          <w:rFonts w:ascii="Times New Roman"/>
          <w:b/>
          <w:spacing w:val="-10"/>
          <w:sz w:val="24"/>
        </w:rPr>
        <w:t xml:space="preserve"> </w:t>
      </w:r>
      <w:r>
        <w:rPr>
          <w:rFonts w:ascii="Times New Roman"/>
          <w:i/>
          <w:sz w:val="24"/>
        </w:rPr>
        <w:t>N</w:t>
      </w:r>
      <w:r>
        <w:rPr>
          <w:rFonts w:ascii="Times New Roman"/>
          <w:i/>
          <w:sz w:val="24"/>
          <w:vertAlign w:val="subscript"/>
        </w:rPr>
        <w:t>T</w:t>
      </w:r>
      <w:r>
        <w:rPr>
          <w:rFonts w:ascii="Times New Roman"/>
          <w:i/>
          <w:spacing w:val="-28"/>
          <w:sz w:val="24"/>
        </w:rPr>
        <w:t xml:space="preserve"> </w:t>
      </w:r>
      <w:r>
        <w:rPr>
          <w:rFonts w:ascii="Times New Roman"/>
          <w:b/>
          <w:sz w:val="24"/>
        </w:rPr>
        <w:t>.</w:t>
      </w:r>
      <w:r>
        <w:rPr>
          <w:rFonts w:ascii="Times New Roman"/>
          <w:b/>
          <w:spacing w:val="20"/>
          <w:sz w:val="24"/>
        </w:rPr>
        <w:t xml:space="preserve"> </w:t>
      </w: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test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TCS</w:t>
      </w:r>
      <w:r>
        <w:rPr>
          <w:spacing w:val="-2"/>
          <w:sz w:val="24"/>
        </w:rPr>
        <w:t xml:space="preserve"> </w:t>
      </w:r>
      <w:r>
        <w:rPr>
          <w:sz w:val="24"/>
        </w:rPr>
        <w:t>model</w:t>
      </w:r>
      <w:r>
        <w:rPr>
          <w:spacing w:val="-2"/>
          <w:sz w:val="24"/>
        </w:rPr>
        <w:t xml:space="preserve"> </w:t>
      </w:r>
      <w:r>
        <w:rPr>
          <w:sz w:val="24"/>
        </w:rPr>
        <w:t>assumption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rFonts w:ascii="Times New Roman"/>
          <w:i/>
          <w:spacing w:val="-5"/>
          <w:sz w:val="24"/>
        </w:rPr>
        <w:t>N</w:t>
      </w:r>
      <w:r>
        <w:rPr>
          <w:rFonts w:ascii="Times New Roman"/>
          <w:i/>
          <w:spacing w:val="-5"/>
          <w:sz w:val="24"/>
          <w:vertAlign w:val="subscript"/>
        </w:rPr>
        <w:t>T</w:t>
      </w:r>
    </w:p>
    <w:p w14:paraId="4D13DBDD" w14:textId="77777777" w:rsidR="00470D98" w:rsidRDefault="001E0CFE">
      <w:pPr>
        <w:pStyle w:val="BodyText"/>
        <w:tabs>
          <w:tab w:val="left" w:pos="1202"/>
        </w:tabs>
      </w:pPr>
      <w:r>
        <w:rPr>
          <w:rFonts w:ascii="Trebuchet MS"/>
          <w:spacing w:val="-5"/>
          <w:sz w:val="12"/>
        </w:rPr>
        <w:t>311</w:t>
      </w:r>
      <w:r>
        <w:rPr>
          <w:rFonts w:ascii="Trebuchet MS"/>
          <w:sz w:val="12"/>
        </w:rPr>
        <w:tab/>
      </w:r>
      <w:r>
        <w:rPr>
          <w:spacing w:val="-4"/>
        </w:rPr>
        <w:t>has</w:t>
      </w:r>
      <w:r>
        <w:rPr>
          <w:spacing w:val="7"/>
        </w:rPr>
        <w:t xml:space="preserve"> </w:t>
      </w:r>
      <w:r>
        <w:rPr>
          <w:spacing w:val="-4"/>
        </w:rPr>
        <w:t>a</w:t>
      </w:r>
      <w:r>
        <w:rPr>
          <w:spacing w:val="8"/>
        </w:rPr>
        <w:t xml:space="preserve"> </w:t>
      </w:r>
      <w:r>
        <w:rPr>
          <w:spacing w:val="-4"/>
        </w:rPr>
        <w:t>log-linear</w:t>
      </w:r>
      <w:r>
        <w:rPr>
          <w:spacing w:val="8"/>
        </w:rPr>
        <w:t xml:space="preserve"> </w:t>
      </w:r>
      <w:r>
        <w:rPr>
          <w:spacing w:val="-4"/>
        </w:rPr>
        <w:t>effect</w:t>
      </w:r>
      <w:r>
        <w:rPr>
          <w:spacing w:val="7"/>
        </w:rPr>
        <w:t xml:space="preserve"> </w:t>
      </w:r>
      <w:r>
        <w:rPr>
          <w:spacing w:val="-4"/>
        </w:rPr>
        <w:t>by</w:t>
      </w:r>
      <w:r>
        <w:rPr>
          <w:spacing w:val="8"/>
        </w:rPr>
        <w:t xml:space="preserve"> </w:t>
      </w:r>
      <w:r>
        <w:rPr>
          <w:spacing w:val="-4"/>
        </w:rPr>
        <w:t>testing</w:t>
      </w:r>
      <w:r>
        <w:rPr>
          <w:spacing w:val="8"/>
        </w:rPr>
        <w:t xml:space="preserve"> </w:t>
      </w:r>
      <w:r>
        <w:rPr>
          <w:spacing w:val="-4"/>
        </w:rPr>
        <w:t>models</w:t>
      </w:r>
      <w:r>
        <w:rPr>
          <w:spacing w:val="8"/>
        </w:rPr>
        <w:t xml:space="preserve"> </w:t>
      </w:r>
      <w:r>
        <w:rPr>
          <w:spacing w:val="-4"/>
        </w:rPr>
        <w:t>with</w:t>
      </w:r>
      <w:r>
        <w:rPr>
          <w:spacing w:val="7"/>
        </w:rPr>
        <w:t xml:space="preserve"> </w:t>
      </w:r>
      <w:r>
        <w:rPr>
          <w:spacing w:val="-4"/>
        </w:rPr>
        <w:t>and</w:t>
      </w:r>
      <w:r>
        <w:rPr>
          <w:spacing w:val="8"/>
        </w:rPr>
        <w:t xml:space="preserve"> </w:t>
      </w:r>
      <w:r>
        <w:rPr>
          <w:spacing w:val="-4"/>
        </w:rPr>
        <w:t>without</w:t>
      </w:r>
      <w:r>
        <w:rPr>
          <w:spacing w:val="8"/>
        </w:rPr>
        <w:t xml:space="preserve"> </w:t>
      </w:r>
      <w:r>
        <w:rPr>
          <w:spacing w:val="-4"/>
        </w:rPr>
        <w:t>the</w:t>
      </w:r>
      <w:r>
        <w:rPr>
          <w:spacing w:val="7"/>
        </w:rPr>
        <w:t xml:space="preserve"> </w:t>
      </w:r>
      <w:r>
        <w:rPr>
          <w:spacing w:val="-4"/>
        </w:rPr>
        <w:t>log</w:t>
      </w:r>
      <w:r>
        <w:rPr>
          <w:spacing w:val="8"/>
        </w:rPr>
        <w:t xml:space="preserve"> </w:t>
      </w:r>
      <w:r>
        <w:rPr>
          <w:spacing w:val="-4"/>
        </w:rPr>
        <w:t>of</w:t>
      </w:r>
      <w:r>
        <w:rPr>
          <w:spacing w:val="8"/>
        </w:rPr>
        <w:t xml:space="preserve"> </w:t>
      </w:r>
      <w:r>
        <w:rPr>
          <w:spacing w:val="-4"/>
        </w:rPr>
        <w:t>this</w:t>
      </w:r>
    </w:p>
    <w:p w14:paraId="0DE67F7C" w14:textId="77777777" w:rsidR="00470D98" w:rsidRDefault="001E0CFE">
      <w:pPr>
        <w:pStyle w:val="BodyText"/>
        <w:tabs>
          <w:tab w:val="left" w:pos="1202"/>
        </w:tabs>
        <w:spacing w:before="8"/>
      </w:pPr>
      <w:r>
        <w:rPr>
          <w:rFonts w:ascii="Trebuchet MS"/>
          <w:spacing w:val="-5"/>
          <w:sz w:val="12"/>
        </w:rPr>
        <w:t>312</w:t>
      </w:r>
      <w:r>
        <w:rPr>
          <w:rFonts w:ascii="Trebuchet MS"/>
          <w:sz w:val="12"/>
        </w:rPr>
        <w:tab/>
      </w:r>
      <w:r>
        <w:rPr>
          <w:spacing w:val="-8"/>
        </w:rPr>
        <w:t>term.</w:t>
      </w:r>
      <w:r>
        <w:rPr>
          <w:spacing w:val="18"/>
        </w:rPr>
        <w:t xml:space="preserve"> </w:t>
      </w:r>
      <w:r>
        <w:rPr>
          <w:spacing w:val="-8"/>
        </w:rPr>
        <w:t>We</w:t>
      </w:r>
      <w:r>
        <w:rPr>
          <w:spacing w:val="1"/>
        </w:rPr>
        <w:t xml:space="preserve"> </w:t>
      </w:r>
      <w:r>
        <w:rPr>
          <w:spacing w:val="-8"/>
        </w:rPr>
        <w:t>expect</w:t>
      </w:r>
      <w:r>
        <w:rPr>
          <w:spacing w:val="1"/>
        </w:rPr>
        <w:t xml:space="preserve"> </w:t>
      </w:r>
      <w:r>
        <w:rPr>
          <w:spacing w:val="-8"/>
        </w:rPr>
        <w:t>that</w:t>
      </w:r>
      <w:r>
        <w:rPr>
          <w:spacing w:val="1"/>
        </w:rPr>
        <w:t xml:space="preserve"> </w:t>
      </w:r>
      <w:r>
        <w:rPr>
          <w:spacing w:val="-8"/>
        </w:rPr>
        <w:t>this</w:t>
      </w:r>
      <w:r>
        <w:rPr>
          <w:spacing w:val="1"/>
        </w:rPr>
        <w:t xml:space="preserve"> </w:t>
      </w:r>
      <w:r>
        <w:rPr>
          <w:spacing w:val="-8"/>
        </w:rPr>
        <w:t>will</w:t>
      </w:r>
      <w:r>
        <w:rPr>
          <w:spacing w:val="1"/>
        </w:rPr>
        <w:t xml:space="preserve"> </w:t>
      </w:r>
      <w:r>
        <w:rPr>
          <w:spacing w:val="-8"/>
        </w:rPr>
        <w:t>confirm</w:t>
      </w:r>
      <w:r>
        <w:rPr>
          <w:spacing w:val="1"/>
        </w:rPr>
        <w:t xml:space="preserve"> </w:t>
      </w:r>
      <w:r>
        <w:rPr>
          <w:spacing w:val="-8"/>
        </w:rPr>
        <w:t>the</w:t>
      </w:r>
      <w:r>
        <w:rPr>
          <w:spacing w:val="1"/>
        </w:rPr>
        <w:t xml:space="preserve"> </w:t>
      </w:r>
      <w:r>
        <w:rPr>
          <w:spacing w:val="-8"/>
        </w:rPr>
        <w:t>results</w:t>
      </w:r>
      <w:r>
        <w:rPr>
          <w:spacing w:val="1"/>
        </w:rPr>
        <w:t xml:space="preserve"> </w:t>
      </w:r>
      <w:r>
        <w:rPr>
          <w:spacing w:val="-8"/>
        </w:rPr>
        <w:t>previously</w:t>
      </w:r>
      <w:r>
        <w:rPr>
          <w:spacing w:val="1"/>
        </w:rPr>
        <w:t xml:space="preserve"> </w:t>
      </w:r>
      <w:r>
        <w:rPr>
          <w:spacing w:val="-8"/>
        </w:rPr>
        <w:t>seen</w:t>
      </w:r>
      <w:r>
        <w:rPr>
          <w:spacing w:val="1"/>
        </w:rPr>
        <w:t xml:space="preserve"> </w:t>
      </w:r>
      <w:r>
        <w:rPr>
          <w:spacing w:val="-8"/>
        </w:rPr>
        <w:t>in</w:t>
      </w:r>
      <w:r>
        <w:rPr>
          <w:spacing w:val="1"/>
        </w:rPr>
        <w:t xml:space="preserve"> </w:t>
      </w:r>
      <w:r>
        <w:rPr>
          <w:spacing w:val="-8"/>
        </w:rPr>
        <w:t>papers</w:t>
      </w:r>
    </w:p>
    <w:p w14:paraId="5EB5757D" w14:textId="77777777" w:rsidR="00470D98" w:rsidRDefault="001E0CFE">
      <w:pPr>
        <w:pStyle w:val="BodyText"/>
        <w:tabs>
          <w:tab w:val="left" w:pos="1202"/>
        </w:tabs>
      </w:pPr>
      <w:r>
        <w:rPr>
          <w:rFonts w:ascii="Trebuchet MS"/>
          <w:spacing w:val="-5"/>
          <w:sz w:val="12"/>
        </w:rPr>
        <w:t>313</w:t>
      </w:r>
      <w:r>
        <w:rPr>
          <w:rFonts w:ascii="Trebuchet MS"/>
          <w:sz w:val="12"/>
        </w:rPr>
        <w:tab/>
      </w:r>
      <w:r>
        <w:rPr>
          <w:spacing w:val="-4"/>
        </w:rPr>
        <w:t>testing</w:t>
      </w:r>
      <w:r>
        <w:rPr>
          <w:spacing w:val="-9"/>
        </w:rPr>
        <w:t xml:space="preserve"> </w:t>
      </w:r>
      <w:r>
        <w:rPr>
          <w:spacing w:val="-4"/>
        </w:rPr>
        <w:t>TCS</w:t>
      </w:r>
      <w:r>
        <w:rPr>
          <w:spacing w:val="-9"/>
        </w:rPr>
        <w:t xml:space="preserve"> </w:t>
      </w:r>
      <w:r>
        <w:rPr>
          <w:spacing w:val="-4"/>
        </w:rPr>
        <w:t>i.e.</w:t>
      </w:r>
      <w:r>
        <w:rPr>
          <w:spacing w:val="2"/>
        </w:rPr>
        <w:t xml:space="preserve"> </w:t>
      </w:r>
      <w:r>
        <w:rPr>
          <w:spacing w:val="-4"/>
        </w:rPr>
        <w:t>that</w:t>
      </w:r>
      <w:r>
        <w:rPr>
          <w:spacing w:val="-9"/>
        </w:rPr>
        <w:t xml:space="preserve"> </w:t>
      </w:r>
      <w:r>
        <w:rPr>
          <w:spacing w:val="-4"/>
        </w:rPr>
        <w:t>the</w:t>
      </w:r>
      <w:r>
        <w:rPr>
          <w:spacing w:val="-9"/>
        </w:rPr>
        <w:t xml:space="preserve"> </w:t>
      </w:r>
      <w:r>
        <w:rPr>
          <w:spacing w:val="-4"/>
        </w:rPr>
        <w:t>log-linear</w:t>
      </w:r>
      <w:r>
        <w:rPr>
          <w:spacing w:val="-8"/>
        </w:rPr>
        <w:t xml:space="preserve"> </w:t>
      </w:r>
      <w:r>
        <w:rPr>
          <w:spacing w:val="-4"/>
        </w:rPr>
        <w:t>approach</w:t>
      </w:r>
      <w:r>
        <w:rPr>
          <w:spacing w:val="-9"/>
        </w:rPr>
        <w:t xml:space="preserve"> </w:t>
      </w:r>
      <w:r>
        <w:rPr>
          <w:spacing w:val="-4"/>
        </w:rPr>
        <w:t>will</w:t>
      </w:r>
      <w:r>
        <w:rPr>
          <w:spacing w:val="-9"/>
        </w:rPr>
        <w:t xml:space="preserve"> </w:t>
      </w:r>
      <w:r>
        <w:rPr>
          <w:spacing w:val="-4"/>
        </w:rPr>
        <w:t>be</w:t>
      </w:r>
      <w:r>
        <w:rPr>
          <w:spacing w:val="-9"/>
        </w:rPr>
        <w:t xml:space="preserve"> </w:t>
      </w:r>
      <w:r>
        <w:rPr>
          <w:spacing w:val="-4"/>
        </w:rPr>
        <w:t>best.</w:t>
      </w:r>
    </w:p>
    <w:p w14:paraId="72691426" w14:textId="77777777" w:rsidR="00470D98" w:rsidRDefault="001E0CFE">
      <w:pPr>
        <w:spacing w:before="123"/>
        <w:ind w:left="22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314</w:t>
      </w:r>
    </w:p>
    <w:p w14:paraId="4436EA8B" w14:textId="77777777" w:rsidR="00470D98" w:rsidRDefault="001E0CFE">
      <w:pPr>
        <w:tabs>
          <w:tab w:val="left" w:pos="905"/>
        </w:tabs>
        <w:spacing w:before="57"/>
        <w:ind w:left="227"/>
        <w:rPr>
          <w:sz w:val="24"/>
        </w:rPr>
      </w:pPr>
      <w:r>
        <w:rPr>
          <w:rFonts w:ascii="Trebuchet MS"/>
          <w:spacing w:val="-5"/>
          <w:sz w:val="12"/>
        </w:rPr>
        <w:t>315</w:t>
      </w:r>
      <w:r>
        <w:rPr>
          <w:rFonts w:ascii="Trebuchet MS"/>
          <w:sz w:val="12"/>
        </w:rPr>
        <w:tab/>
      </w:r>
      <w:r>
        <w:rPr>
          <w:spacing w:val="-2"/>
          <w:sz w:val="24"/>
        </w:rPr>
        <w:t>3.</w:t>
      </w:r>
      <w:r>
        <w:rPr>
          <w:spacing w:val="31"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Contrast</w:t>
      </w:r>
      <w:r>
        <w:rPr>
          <w:rFonts w:ascii="Times New Roman"/>
          <w:b/>
          <w:spacing w:val="5"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model</w:t>
      </w:r>
      <w:r>
        <w:rPr>
          <w:rFonts w:ascii="Times New Roman"/>
          <w:b/>
          <w:spacing w:val="4"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comparisons.</w:t>
      </w:r>
      <w:r>
        <w:rPr>
          <w:rFonts w:ascii="Times New Roman"/>
          <w:b/>
          <w:spacing w:val="57"/>
          <w:sz w:val="24"/>
        </w:rPr>
        <w:t xml:space="preserve"> </w:t>
      </w:r>
      <w:r>
        <w:rPr>
          <w:spacing w:val="-2"/>
          <w:sz w:val="24"/>
        </w:rPr>
        <w:t>We</w:t>
      </w:r>
      <w:r>
        <w:rPr>
          <w:spacing w:val="10"/>
          <w:sz w:val="24"/>
        </w:rPr>
        <w:t xml:space="preserve"> </w:t>
      </w:r>
      <w:r>
        <w:rPr>
          <w:spacing w:val="-2"/>
          <w:sz w:val="24"/>
        </w:rPr>
        <w:t>will</w:t>
      </w:r>
      <w:r>
        <w:rPr>
          <w:spacing w:val="11"/>
          <w:sz w:val="24"/>
        </w:rPr>
        <w:t xml:space="preserve"> </w:t>
      </w:r>
      <w:r>
        <w:rPr>
          <w:spacing w:val="-2"/>
          <w:sz w:val="24"/>
        </w:rPr>
        <w:t>test</w:t>
      </w:r>
      <w:r>
        <w:rPr>
          <w:spacing w:val="11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pacing w:val="-2"/>
          <w:sz w:val="24"/>
        </w:rPr>
        <w:t>hypothesis</w:t>
      </w:r>
      <w:r>
        <w:rPr>
          <w:spacing w:val="11"/>
          <w:sz w:val="24"/>
        </w:rPr>
        <w:t xml:space="preserve"> </w:t>
      </w:r>
      <w:r>
        <w:rPr>
          <w:spacing w:val="-2"/>
          <w:sz w:val="24"/>
        </w:rPr>
        <w:t>proposed</w:t>
      </w:r>
      <w:r>
        <w:rPr>
          <w:spacing w:val="11"/>
          <w:sz w:val="24"/>
        </w:rPr>
        <w:t xml:space="preserve"> </w:t>
      </w:r>
      <w:r>
        <w:rPr>
          <w:spacing w:val="-5"/>
          <w:sz w:val="24"/>
        </w:rPr>
        <w:t>by</w:t>
      </w:r>
    </w:p>
    <w:p w14:paraId="09D0B057" w14:textId="4D2D1F3A" w:rsidR="00470D98" w:rsidRDefault="001E0CFE">
      <w:pPr>
        <w:tabs>
          <w:tab w:val="left" w:pos="1202"/>
        </w:tabs>
        <w:spacing w:before="8"/>
        <w:ind w:left="227"/>
        <w:rPr>
          <w:rFonts w:ascii="Times New Roman"/>
          <w:i/>
          <w:sz w:val="24"/>
        </w:rPr>
      </w:pPr>
      <w:r>
        <w:rPr>
          <w:rFonts w:ascii="Trebuchet MS"/>
          <w:spacing w:val="-5"/>
          <w:sz w:val="12"/>
        </w:rPr>
        <w:t>316</w:t>
      </w:r>
      <w:r>
        <w:rPr>
          <w:rFonts w:ascii="Trebuchet MS"/>
          <w:sz w:val="12"/>
        </w:rPr>
        <w:tab/>
      </w:r>
      <w:del w:id="354" w:author="Hughes, Anna E" w:date="2023-08-09T15:29:00Z">
        <w:r w:rsidR="00791F47">
          <w:fldChar w:fldCharType="begin"/>
        </w:r>
        <w:r w:rsidR="00791F47">
          <w:delInstrText xml:space="preserve"> HYPERLINK \l "_bookmark29" </w:delInstrText>
        </w:r>
        <w:r w:rsidR="00791F47">
          <w:fldChar w:fldCharType="separate"/>
        </w:r>
        <w:r w:rsidR="001644E6">
          <w:rPr>
            <w:sz w:val="24"/>
          </w:rPr>
          <w:delText>(Buetti</w:delText>
        </w:r>
        <w:r w:rsidR="001644E6">
          <w:rPr>
            <w:spacing w:val="12"/>
            <w:sz w:val="24"/>
          </w:rPr>
          <w:delText xml:space="preserve"> </w:delText>
        </w:r>
        <w:r w:rsidR="001644E6">
          <w:rPr>
            <w:sz w:val="24"/>
          </w:rPr>
          <w:delText>et</w:delText>
        </w:r>
        <w:r w:rsidR="001644E6">
          <w:rPr>
            <w:spacing w:val="12"/>
            <w:sz w:val="24"/>
          </w:rPr>
          <w:delText xml:space="preserve"> </w:delText>
        </w:r>
        <w:r w:rsidR="001644E6">
          <w:rPr>
            <w:sz w:val="24"/>
          </w:rPr>
          <w:delText>al.,</w:delText>
        </w:r>
        <w:r w:rsidR="00791F47">
          <w:rPr>
            <w:sz w:val="24"/>
          </w:rPr>
          <w:fldChar w:fldCharType="end"/>
        </w:r>
        <w:r w:rsidR="001644E6">
          <w:rPr>
            <w:spacing w:val="12"/>
            <w:sz w:val="24"/>
          </w:rPr>
          <w:delText xml:space="preserve"> </w:delText>
        </w:r>
        <w:r w:rsidR="00791F47">
          <w:fldChar w:fldCharType="begin"/>
        </w:r>
        <w:r w:rsidR="00791F47">
          <w:delInstrText xml:space="preserve"> HYPERLINK \l "_bookmark29" </w:delInstrText>
        </w:r>
        <w:r w:rsidR="00791F47">
          <w:fldChar w:fldCharType="separate"/>
        </w:r>
        <w:r w:rsidR="001644E6">
          <w:rPr>
            <w:sz w:val="24"/>
          </w:rPr>
          <w:delText>2019):</w:delText>
        </w:r>
        <w:r w:rsidR="00791F47">
          <w:rPr>
            <w:sz w:val="24"/>
          </w:rPr>
          <w:fldChar w:fldCharType="end"/>
        </w:r>
      </w:del>
      <w:ins w:id="355" w:author="Hughes, Anna E" w:date="2023-08-09T15:29:00Z">
        <w:r w:rsidR="00791F47">
          <w:fldChar w:fldCharType="begin"/>
        </w:r>
        <w:r w:rsidR="00791F47">
          <w:instrText xml:space="preserve"> HYPERLINK \l "_bookmark30" </w:instrText>
        </w:r>
        <w:r w:rsidR="00791F47">
          <w:fldChar w:fldCharType="separate"/>
        </w:r>
        <w:r>
          <w:rPr>
            <w:sz w:val="24"/>
          </w:rPr>
          <w:t>(Buetti</w:t>
        </w:r>
        <w:r>
          <w:rPr>
            <w:spacing w:val="12"/>
            <w:sz w:val="24"/>
          </w:rPr>
          <w:t xml:space="preserve"> </w:t>
        </w:r>
        <w:r>
          <w:rPr>
            <w:sz w:val="24"/>
          </w:rPr>
          <w:t>et</w:t>
        </w:r>
        <w:r>
          <w:rPr>
            <w:spacing w:val="12"/>
            <w:sz w:val="24"/>
          </w:rPr>
          <w:t xml:space="preserve"> </w:t>
        </w:r>
        <w:r>
          <w:rPr>
            <w:sz w:val="24"/>
          </w:rPr>
          <w:t>al.,</w:t>
        </w:r>
        <w:r w:rsidR="00791F47">
          <w:rPr>
            <w:sz w:val="24"/>
          </w:rPr>
          <w:fldChar w:fldCharType="end"/>
        </w:r>
        <w:r>
          <w:rPr>
            <w:spacing w:val="12"/>
            <w:sz w:val="24"/>
          </w:rPr>
          <w:t xml:space="preserve"> </w:t>
        </w:r>
        <w:r w:rsidR="00791F47">
          <w:fldChar w:fldCharType="begin"/>
        </w:r>
        <w:r w:rsidR="00791F47">
          <w:instrText xml:space="preserve"> HYPERLINK \l "_bookmark30" </w:instrText>
        </w:r>
        <w:r w:rsidR="00791F47">
          <w:fldChar w:fldCharType="separate"/>
        </w:r>
        <w:r>
          <w:rPr>
            <w:sz w:val="24"/>
          </w:rPr>
          <w:t>2019):</w:t>
        </w:r>
        <w:r w:rsidR="00791F47">
          <w:rPr>
            <w:sz w:val="24"/>
          </w:rPr>
          <w:fldChar w:fldCharType="end"/>
        </w:r>
      </w:ins>
      <w:r>
        <w:rPr>
          <w:spacing w:val="48"/>
          <w:sz w:val="24"/>
        </w:rPr>
        <w:t xml:space="preserve"> </w:t>
      </w:r>
      <w:r>
        <w:rPr>
          <w:sz w:val="24"/>
        </w:rPr>
        <w:t>specifically,</w:t>
      </w:r>
      <w:r>
        <w:rPr>
          <w:spacing w:val="19"/>
          <w:sz w:val="24"/>
        </w:rPr>
        <w:t xml:space="preserve"> </w:t>
      </w:r>
      <w:r>
        <w:rPr>
          <w:sz w:val="24"/>
        </w:rPr>
        <w:t>that</w:t>
      </w:r>
      <w:r>
        <w:rPr>
          <w:spacing w:val="12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rFonts w:ascii="Times New Roman"/>
          <w:i/>
          <w:sz w:val="24"/>
        </w:rPr>
        <w:t>collinear</w:t>
      </w:r>
      <w:r>
        <w:rPr>
          <w:rFonts w:ascii="Times New Roman"/>
          <w:i/>
          <w:spacing w:val="5"/>
          <w:sz w:val="24"/>
        </w:rPr>
        <w:t xml:space="preserve"> </w:t>
      </w:r>
      <w:r>
        <w:rPr>
          <w:rFonts w:ascii="Times New Roman"/>
          <w:i/>
          <w:sz w:val="24"/>
        </w:rPr>
        <w:t>contrast</w:t>
      </w:r>
      <w:r>
        <w:rPr>
          <w:rFonts w:ascii="Times New Roman"/>
          <w:i/>
          <w:spacing w:val="6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integration</w:t>
      </w:r>
    </w:p>
    <w:p w14:paraId="2609A4EA" w14:textId="77777777" w:rsidR="00470D98" w:rsidRDefault="001E0CFE">
      <w:pPr>
        <w:tabs>
          <w:tab w:val="left" w:pos="1202"/>
        </w:tabs>
        <w:spacing w:before="7"/>
        <w:ind w:left="227"/>
        <w:rPr>
          <w:rFonts w:ascii="Times New Roman"/>
          <w:i/>
          <w:sz w:val="24"/>
        </w:rPr>
      </w:pPr>
      <w:r>
        <w:rPr>
          <w:rFonts w:ascii="Trebuchet MS"/>
          <w:spacing w:val="-5"/>
          <w:sz w:val="12"/>
        </w:rPr>
        <w:t>317</w:t>
      </w:r>
      <w:r>
        <w:rPr>
          <w:rFonts w:ascii="Trebuchet MS"/>
          <w:sz w:val="12"/>
        </w:rPr>
        <w:tab/>
      </w:r>
      <w:r>
        <w:rPr>
          <w:rFonts w:ascii="Times New Roman"/>
          <w:i/>
          <w:spacing w:val="-4"/>
          <w:sz w:val="24"/>
        </w:rPr>
        <w:t>model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spacing w:val="-4"/>
          <w:sz w:val="24"/>
        </w:rPr>
        <w:t>outperforms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best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feature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guidance</w:t>
      </w:r>
      <w:r>
        <w:rPr>
          <w:spacing w:val="-4"/>
          <w:sz w:val="24"/>
        </w:rPr>
        <w:t>,</w:t>
      </w:r>
      <w:r>
        <w:rPr>
          <w:sz w:val="24"/>
        </w:rPr>
        <w:t xml:space="preserve"> </w:t>
      </w:r>
      <w:r>
        <w:rPr>
          <w:spacing w:val="-4"/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orthogonal</w:t>
      </w:r>
      <w:r>
        <w:rPr>
          <w:rFonts w:ascii="Times New Roman"/>
          <w:i/>
          <w:spacing w:val="-10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contrast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com-</w:t>
      </w:r>
    </w:p>
    <w:p w14:paraId="5B087E65" w14:textId="77777777" w:rsidR="00470D98" w:rsidRDefault="001E0CFE">
      <w:pPr>
        <w:tabs>
          <w:tab w:val="left" w:pos="1202"/>
        </w:tabs>
        <w:spacing w:before="8"/>
        <w:ind w:left="227"/>
        <w:rPr>
          <w:sz w:val="24"/>
        </w:rPr>
      </w:pPr>
      <w:r>
        <w:rPr>
          <w:rFonts w:ascii="Trebuchet MS"/>
          <w:spacing w:val="-5"/>
          <w:sz w:val="12"/>
        </w:rPr>
        <w:t>318</w:t>
      </w:r>
      <w:r>
        <w:rPr>
          <w:rFonts w:ascii="Trebuchet MS"/>
          <w:sz w:val="12"/>
        </w:rPr>
        <w:tab/>
      </w:r>
      <w:r>
        <w:rPr>
          <w:rFonts w:ascii="Times New Roman"/>
          <w:i/>
          <w:spacing w:val="-4"/>
          <w:sz w:val="24"/>
        </w:rPr>
        <w:t>bination</w:t>
      </w:r>
      <w:r>
        <w:rPr>
          <w:rFonts w:ascii="Times New Roman"/>
          <w:i/>
          <w:spacing w:val="-7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models</w:t>
      </w:r>
      <w:r>
        <w:rPr>
          <w:rFonts w:ascii="Times New Roman"/>
          <w:i/>
          <w:spacing w:val="-7"/>
          <w:sz w:val="24"/>
        </w:rPr>
        <w:t xml:space="preserve"> </w:t>
      </w:r>
      <w:r>
        <w:rPr>
          <w:spacing w:val="-4"/>
          <w:sz w:val="24"/>
        </w:rPr>
        <w:t>for</w:t>
      </w:r>
      <w:r>
        <w:rPr>
          <w:sz w:val="24"/>
        </w:rPr>
        <w:t xml:space="preserve"> </w:t>
      </w:r>
      <w:r>
        <w:rPr>
          <w:spacing w:val="-4"/>
          <w:sz w:val="24"/>
        </w:rPr>
        <w:t>the</w:t>
      </w:r>
      <w:r>
        <w:rPr>
          <w:sz w:val="24"/>
        </w:rPr>
        <w:t xml:space="preserve"> </w:t>
      </w:r>
      <w:r>
        <w:rPr>
          <w:spacing w:val="-4"/>
          <w:sz w:val="24"/>
        </w:rPr>
        <w:t>calculation</w:t>
      </w:r>
      <w:r>
        <w:rPr>
          <w:sz w:val="24"/>
        </w:rPr>
        <w:t xml:space="preserve"> </w:t>
      </w:r>
      <w:r>
        <w:rPr>
          <w:spacing w:val="-4"/>
          <w:sz w:val="24"/>
        </w:rPr>
        <w:t>of</w:t>
      </w:r>
      <w:r>
        <w:rPr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D</w:t>
      </w:r>
      <w:r>
        <w:rPr>
          <w:spacing w:val="-4"/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by</w:t>
      </w:r>
      <w:r>
        <w:rPr>
          <w:sz w:val="24"/>
        </w:rPr>
        <w:t xml:space="preserve"> </w:t>
      </w:r>
      <w:r>
        <w:rPr>
          <w:spacing w:val="-4"/>
          <w:sz w:val="24"/>
        </w:rPr>
        <w:t>calculating</w:t>
      </w:r>
      <w:r>
        <w:rPr>
          <w:sz w:val="24"/>
        </w:rPr>
        <w:t xml:space="preserve"> </w:t>
      </w:r>
      <w:r>
        <w:rPr>
          <w:spacing w:val="-4"/>
          <w:sz w:val="24"/>
        </w:rPr>
        <w:t>and</w:t>
      </w:r>
      <w:r>
        <w:rPr>
          <w:sz w:val="24"/>
        </w:rPr>
        <w:t xml:space="preserve"> </w:t>
      </w:r>
      <w:r>
        <w:rPr>
          <w:spacing w:val="-4"/>
          <w:sz w:val="24"/>
        </w:rPr>
        <w:t>comparing</w:t>
      </w:r>
      <w:r>
        <w:rPr>
          <w:sz w:val="24"/>
        </w:rPr>
        <w:t xml:space="preserve"> </w:t>
      </w:r>
      <w:r>
        <w:rPr>
          <w:spacing w:val="-5"/>
          <w:sz w:val="24"/>
        </w:rPr>
        <w:t>the</w:t>
      </w:r>
    </w:p>
    <w:p w14:paraId="6FE5DD47" w14:textId="77777777" w:rsidR="00470D98" w:rsidRDefault="001E0CFE">
      <w:pPr>
        <w:pStyle w:val="BodyText"/>
        <w:tabs>
          <w:tab w:val="left" w:pos="1202"/>
        </w:tabs>
      </w:pPr>
      <w:r>
        <w:rPr>
          <w:rFonts w:ascii="Trebuchet MS"/>
          <w:spacing w:val="-5"/>
          <w:sz w:val="12"/>
        </w:rPr>
        <w:t>319</w:t>
      </w:r>
      <w:r>
        <w:rPr>
          <w:rFonts w:ascii="Trebuchet MS"/>
          <w:sz w:val="12"/>
        </w:rPr>
        <w:tab/>
      </w:r>
      <w:r>
        <w:rPr>
          <w:w w:val="90"/>
        </w:rPr>
        <w:t>mean</w:t>
      </w:r>
      <w:r>
        <w:rPr>
          <w:spacing w:val="8"/>
        </w:rPr>
        <w:t xml:space="preserve"> </w:t>
      </w:r>
      <w:r>
        <w:rPr>
          <w:w w:val="90"/>
        </w:rPr>
        <w:t>absolute</w:t>
      </w:r>
      <w:r>
        <w:rPr>
          <w:spacing w:val="9"/>
        </w:rPr>
        <w:t xml:space="preserve"> </w:t>
      </w:r>
      <w:r>
        <w:rPr>
          <w:w w:val="90"/>
        </w:rPr>
        <w:t>prediction</w:t>
      </w:r>
      <w:r>
        <w:rPr>
          <w:spacing w:val="9"/>
        </w:rPr>
        <w:t xml:space="preserve"> </w:t>
      </w:r>
      <w:r>
        <w:rPr>
          <w:w w:val="90"/>
        </w:rPr>
        <w:t>error</w:t>
      </w:r>
      <w:r>
        <w:rPr>
          <w:spacing w:val="8"/>
        </w:rPr>
        <w:t xml:space="preserve"> </w:t>
      </w:r>
      <w:r>
        <w:rPr>
          <w:w w:val="90"/>
        </w:rPr>
        <w:t>for</w:t>
      </w:r>
      <w:r>
        <w:rPr>
          <w:spacing w:val="9"/>
        </w:rPr>
        <w:t xml:space="preserve"> </w:t>
      </w:r>
      <w:r>
        <w:rPr>
          <w:w w:val="90"/>
        </w:rPr>
        <w:t>each</w:t>
      </w:r>
      <w:r>
        <w:rPr>
          <w:spacing w:val="9"/>
        </w:rPr>
        <w:t xml:space="preserve"> </w:t>
      </w:r>
      <w:r>
        <w:rPr>
          <w:spacing w:val="-2"/>
          <w:w w:val="90"/>
        </w:rPr>
        <w:t>model.</w:t>
      </w:r>
    </w:p>
    <w:p w14:paraId="6066DEE8" w14:textId="77777777" w:rsidR="00470D98" w:rsidRDefault="001E0CFE">
      <w:pPr>
        <w:spacing w:before="123"/>
        <w:ind w:left="22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320</w:t>
      </w:r>
    </w:p>
    <w:p w14:paraId="65825CB2" w14:textId="77777777" w:rsidR="00470D98" w:rsidRDefault="001E0CFE">
      <w:pPr>
        <w:tabs>
          <w:tab w:val="left" w:pos="905"/>
        </w:tabs>
        <w:spacing w:before="57"/>
        <w:ind w:left="227"/>
        <w:rPr>
          <w:sz w:val="24"/>
        </w:rPr>
      </w:pPr>
      <w:r>
        <w:rPr>
          <w:rFonts w:ascii="Trebuchet MS"/>
          <w:spacing w:val="-5"/>
          <w:sz w:val="12"/>
        </w:rPr>
        <w:t>321</w:t>
      </w:r>
      <w:r>
        <w:rPr>
          <w:rFonts w:ascii="Trebuchet MS"/>
          <w:sz w:val="12"/>
        </w:rPr>
        <w:tab/>
      </w:r>
      <w:r>
        <w:rPr>
          <w:spacing w:val="-6"/>
          <w:sz w:val="24"/>
        </w:rPr>
        <w:t>4.</w:t>
      </w:r>
      <w:r>
        <w:rPr>
          <w:spacing w:val="26"/>
          <w:sz w:val="24"/>
        </w:rPr>
        <w:t xml:space="preserve"> </w:t>
      </w:r>
      <w:r>
        <w:rPr>
          <w:rFonts w:ascii="Times New Roman"/>
          <w:b/>
          <w:spacing w:val="-6"/>
          <w:sz w:val="24"/>
        </w:rPr>
        <w:t>Reaction</w:t>
      </w:r>
      <w:r>
        <w:rPr>
          <w:rFonts w:ascii="Times New Roman"/>
          <w:b/>
          <w:spacing w:val="-9"/>
          <w:sz w:val="24"/>
        </w:rPr>
        <w:t xml:space="preserve"> </w:t>
      </w:r>
      <w:r>
        <w:rPr>
          <w:rFonts w:ascii="Times New Roman"/>
          <w:b/>
          <w:spacing w:val="-6"/>
          <w:sz w:val="24"/>
        </w:rPr>
        <w:t>time</w:t>
      </w:r>
      <w:r>
        <w:rPr>
          <w:rFonts w:ascii="Times New Roman"/>
          <w:b/>
          <w:spacing w:val="-9"/>
          <w:sz w:val="24"/>
        </w:rPr>
        <w:t xml:space="preserve"> </w:t>
      </w:r>
      <w:r>
        <w:rPr>
          <w:rFonts w:ascii="Times New Roman"/>
          <w:b/>
          <w:spacing w:val="-6"/>
          <w:sz w:val="24"/>
        </w:rPr>
        <w:t>predictions.</w:t>
      </w:r>
      <w:r>
        <w:rPr>
          <w:rFonts w:ascii="Times New Roman"/>
          <w:b/>
          <w:spacing w:val="2"/>
          <w:sz w:val="24"/>
        </w:rPr>
        <w:t xml:space="preserve"> </w:t>
      </w:r>
      <w:r>
        <w:rPr>
          <w:spacing w:val="-6"/>
          <w:sz w:val="24"/>
        </w:rPr>
        <w:t>We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will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further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test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pacing w:val="-6"/>
          <w:sz w:val="24"/>
        </w:rPr>
        <w:t>hypothesis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proposed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by</w:t>
      </w:r>
    </w:p>
    <w:p w14:paraId="552B0084" w14:textId="5713C8F7" w:rsidR="00470D98" w:rsidRDefault="001E0CFE">
      <w:pPr>
        <w:pStyle w:val="BodyText"/>
        <w:tabs>
          <w:tab w:val="left" w:pos="1202"/>
        </w:tabs>
        <w:spacing w:before="8"/>
      </w:pPr>
      <w:r>
        <w:rPr>
          <w:rFonts w:ascii="Trebuchet MS"/>
          <w:spacing w:val="-5"/>
          <w:sz w:val="12"/>
        </w:rPr>
        <w:t>322</w:t>
      </w:r>
      <w:r>
        <w:rPr>
          <w:rFonts w:ascii="Trebuchet MS"/>
          <w:sz w:val="12"/>
        </w:rPr>
        <w:tab/>
      </w:r>
      <w:del w:id="356" w:author="Hughes, Anna E" w:date="2023-08-09T15:29:00Z">
        <w:r w:rsidR="00791F47">
          <w:fldChar w:fldCharType="begin"/>
        </w:r>
        <w:r w:rsidR="00791F47">
          <w:delInstrText xml:space="preserve"> HYPERLINK \l "_bookmark29" </w:delInstrText>
        </w:r>
        <w:r w:rsidR="00791F47">
          <w:fldChar w:fldCharType="separate"/>
        </w:r>
        <w:r w:rsidR="001644E6">
          <w:rPr>
            <w:spacing w:val="-6"/>
          </w:rPr>
          <w:delText>(Buetti</w:delText>
        </w:r>
        <w:r w:rsidR="001644E6">
          <w:rPr>
            <w:spacing w:val="-4"/>
          </w:rPr>
          <w:delText xml:space="preserve"> </w:delText>
        </w:r>
        <w:r w:rsidR="001644E6">
          <w:rPr>
            <w:spacing w:val="-6"/>
          </w:rPr>
          <w:delText>et</w:delText>
        </w:r>
        <w:r w:rsidR="001644E6">
          <w:rPr>
            <w:spacing w:val="-4"/>
          </w:rPr>
          <w:delText xml:space="preserve"> </w:delText>
        </w:r>
        <w:r w:rsidR="001644E6">
          <w:rPr>
            <w:spacing w:val="-6"/>
          </w:rPr>
          <w:delText>al.,</w:delText>
        </w:r>
        <w:r w:rsidR="00791F47">
          <w:rPr>
            <w:spacing w:val="-6"/>
          </w:rPr>
          <w:fldChar w:fldCharType="end"/>
        </w:r>
        <w:r w:rsidR="001644E6">
          <w:rPr>
            <w:spacing w:val="-4"/>
          </w:rPr>
          <w:delText xml:space="preserve"> </w:delText>
        </w:r>
        <w:r w:rsidR="00791F47">
          <w:fldChar w:fldCharType="begin"/>
        </w:r>
        <w:r w:rsidR="00791F47">
          <w:delInstrText xml:space="preserve"> HYPERLINK \l "_bookmark29" </w:delInstrText>
        </w:r>
        <w:r w:rsidR="00791F47">
          <w:fldChar w:fldCharType="separate"/>
        </w:r>
        <w:r w:rsidR="001644E6">
          <w:rPr>
            <w:spacing w:val="-6"/>
          </w:rPr>
          <w:delText>2019)</w:delText>
        </w:r>
        <w:r w:rsidR="00791F47">
          <w:rPr>
            <w:spacing w:val="-6"/>
          </w:rPr>
          <w:fldChar w:fldCharType="end"/>
        </w:r>
      </w:del>
      <w:ins w:id="357" w:author="Hughes, Anna E" w:date="2023-08-09T15:29:00Z">
        <w:r w:rsidR="00791F47">
          <w:fldChar w:fldCharType="begin"/>
        </w:r>
        <w:r w:rsidR="00791F47">
          <w:instrText xml:space="preserve"> HYPERLINK \l "_bookmark30" </w:instrText>
        </w:r>
        <w:r w:rsidR="00791F47">
          <w:fldChar w:fldCharType="separate"/>
        </w:r>
        <w:r>
          <w:rPr>
            <w:spacing w:val="-6"/>
          </w:rPr>
          <w:t>(Buetti</w:t>
        </w:r>
        <w:r>
          <w:rPr>
            <w:spacing w:val="-4"/>
          </w:rPr>
          <w:t xml:space="preserve"> </w:t>
        </w:r>
        <w:r>
          <w:rPr>
            <w:spacing w:val="-6"/>
          </w:rPr>
          <w:t>et</w:t>
        </w:r>
        <w:r>
          <w:rPr>
            <w:spacing w:val="-4"/>
          </w:rPr>
          <w:t xml:space="preserve"> </w:t>
        </w:r>
        <w:r>
          <w:rPr>
            <w:spacing w:val="-6"/>
          </w:rPr>
          <w:t>al.,</w:t>
        </w:r>
        <w:r w:rsidR="00791F47">
          <w:rPr>
            <w:spacing w:val="-6"/>
          </w:rPr>
          <w:fldChar w:fldCharType="end"/>
        </w:r>
        <w:r>
          <w:rPr>
            <w:spacing w:val="-4"/>
          </w:rPr>
          <w:t xml:space="preserve"> </w:t>
        </w:r>
        <w:r w:rsidR="00791F47">
          <w:fldChar w:fldCharType="begin"/>
        </w:r>
        <w:r w:rsidR="00791F47">
          <w:instrText xml:space="preserve"> HYPERLINK \l "_bookmark30" </w:instrText>
        </w:r>
        <w:r w:rsidR="00791F47">
          <w:fldChar w:fldCharType="separate"/>
        </w:r>
        <w:r>
          <w:rPr>
            <w:spacing w:val="-6"/>
          </w:rPr>
          <w:t>2019)</w:t>
        </w:r>
        <w:r w:rsidR="00791F47">
          <w:rPr>
            <w:spacing w:val="-6"/>
          </w:rPr>
          <w:fldChar w:fldCharType="end"/>
        </w:r>
      </w:ins>
      <w:r>
        <w:rPr>
          <w:spacing w:val="-4"/>
        </w:rPr>
        <w:t xml:space="preserve"> </w:t>
      </w:r>
      <w:r>
        <w:rPr>
          <w:spacing w:val="-6"/>
        </w:rPr>
        <w:t>by</w:t>
      </w:r>
      <w:r>
        <w:rPr>
          <w:spacing w:val="-3"/>
        </w:rPr>
        <w:t xml:space="preserve"> </w:t>
      </w:r>
      <w:r>
        <w:rPr>
          <w:spacing w:val="-6"/>
        </w:rPr>
        <w:t>testing</w:t>
      </w:r>
      <w:r>
        <w:rPr>
          <w:spacing w:val="-4"/>
        </w:rPr>
        <w:t xml:space="preserve"> </w:t>
      </w:r>
      <w:r>
        <w:rPr>
          <w:spacing w:val="-6"/>
        </w:rPr>
        <w:t>which</w:t>
      </w:r>
      <w:r>
        <w:rPr>
          <w:spacing w:val="-4"/>
        </w:rPr>
        <w:t xml:space="preserve"> </w:t>
      </w:r>
      <w:r>
        <w:rPr>
          <w:spacing w:val="-6"/>
        </w:rPr>
        <w:t>model</w:t>
      </w:r>
      <w:r>
        <w:rPr>
          <w:spacing w:val="-4"/>
        </w:rPr>
        <w:t xml:space="preserve"> </w:t>
      </w:r>
      <w:r>
        <w:rPr>
          <w:spacing w:val="-6"/>
        </w:rPr>
        <w:t>gives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best</w:t>
      </w:r>
      <w:r>
        <w:rPr>
          <w:spacing w:val="-4"/>
        </w:rPr>
        <w:t xml:space="preserve"> </w:t>
      </w:r>
      <w:r>
        <w:rPr>
          <w:spacing w:val="-6"/>
        </w:rPr>
        <w:t>prediction</w:t>
      </w:r>
      <w:r>
        <w:rPr>
          <w:spacing w:val="-3"/>
        </w:rPr>
        <w:t xml:space="preserve"> </w:t>
      </w:r>
      <w:r>
        <w:rPr>
          <w:spacing w:val="-6"/>
        </w:rPr>
        <w:t>at</w:t>
      </w:r>
      <w:r>
        <w:rPr>
          <w:spacing w:val="-4"/>
        </w:rPr>
        <w:t xml:space="preserve"> </w:t>
      </w:r>
      <w:r>
        <w:rPr>
          <w:spacing w:val="-6"/>
        </w:rPr>
        <w:t>the</w:t>
      </w:r>
    </w:p>
    <w:p w14:paraId="6DBF9859" w14:textId="77777777" w:rsidR="00470D98" w:rsidRDefault="001E0CFE">
      <w:pPr>
        <w:pStyle w:val="BodyText"/>
        <w:tabs>
          <w:tab w:val="left" w:pos="1202"/>
        </w:tabs>
      </w:pPr>
      <w:r>
        <w:rPr>
          <w:rFonts w:ascii="Trebuchet MS"/>
          <w:spacing w:val="-5"/>
          <w:sz w:val="12"/>
        </w:rPr>
        <w:t>323</w:t>
      </w:r>
      <w:r>
        <w:rPr>
          <w:rFonts w:ascii="Trebuchet MS"/>
          <w:sz w:val="12"/>
        </w:rPr>
        <w:tab/>
      </w:r>
      <w:r>
        <w:rPr>
          <w:spacing w:val="-6"/>
        </w:rPr>
        <w:t>trial-by-trial</w:t>
      </w:r>
      <w:r>
        <w:rPr>
          <w:spacing w:val="-5"/>
        </w:rPr>
        <w:t xml:space="preserve"> </w:t>
      </w:r>
      <w:r>
        <w:rPr>
          <w:spacing w:val="-6"/>
        </w:rPr>
        <w:t>RT</w:t>
      </w:r>
      <w:r>
        <w:rPr>
          <w:spacing w:val="-5"/>
        </w:rPr>
        <w:t xml:space="preserve"> </w:t>
      </w:r>
      <w:r>
        <w:rPr>
          <w:spacing w:val="-6"/>
        </w:rPr>
        <w:t>level.</w:t>
      </w:r>
    </w:p>
    <w:p w14:paraId="6A448AB6" w14:textId="77777777" w:rsidR="00470D98" w:rsidRDefault="001E0CFE">
      <w:pPr>
        <w:pStyle w:val="BodyText"/>
        <w:tabs>
          <w:tab w:val="left" w:pos="968"/>
        </w:tabs>
        <w:spacing w:before="195"/>
      </w:pPr>
      <w:r>
        <w:rPr>
          <w:rFonts w:ascii="Trebuchet MS"/>
          <w:spacing w:val="-5"/>
          <w:sz w:val="12"/>
        </w:rPr>
        <w:t>324</w:t>
      </w:r>
      <w:r>
        <w:rPr>
          <w:rFonts w:ascii="Trebuchet MS"/>
          <w:sz w:val="12"/>
        </w:rPr>
        <w:tab/>
      </w:r>
      <w:r>
        <w:rPr>
          <w:spacing w:val="-4"/>
        </w:rPr>
        <w:t>We</w:t>
      </w:r>
      <w:r>
        <w:rPr>
          <w:spacing w:val="-5"/>
        </w:rPr>
        <w:t xml:space="preserve"> </w:t>
      </w:r>
      <w:r>
        <w:rPr>
          <w:spacing w:val="-4"/>
        </w:rPr>
        <w:t>will test</w:t>
      </w:r>
      <w:r>
        <w:rPr>
          <w:spacing w:val="-5"/>
        </w:rPr>
        <w:t xml:space="preserve"> </w:t>
      </w:r>
      <w:r>
        <w:rPr>
          <w:spacing w:val="-4"/>
        </w:rPr>
        <w:t>each of these</w:t>
      </w:r>
      <w:r>
        <w:rPr>
          <w:spacing w:val="-5"/>
        </w:rPr>
        <w:t xml:space="preserve"> </w:t>
      </w:r>
      <w:r>
        <w:rPr>
          <w:spacing w:val="-4"/>
        </w:rPr>
        <w:t>hypotheses by</w:t>
      </w:r>
      <w:r>
        <w:rPr>
          <w:spacing w:val="-5"/>
        </w:rPr>
        <w:t xml:space="preserve"> </w:t>
      </w:r>
      <w:r>
        <w:rPr>
          <w:spacing w:val="-4"/>
        </w:rPr>
        <w:t>calculating the marginal</w:t>
      </w:r>
      <w:r>
        <w:rPr>
          <w:spacing w:val="-5"/>
        </w:rPr>
        <w:t xml:space="preserve"> </w:t>
      </w:r>
      <w:r>
        <w:rPr>
          <w:spacing w:val="-4"/>
        </w:rPr>
        <w:t>likelihood</w:t>
      </w:r>
    </w:p>
    <w:p w14:paraId="628A5609" w14:textId="77777777" w:rsidR="00470D98" w:rsidRDefault="001E0CFE">
      <w:pPr>
        <w:pStyle w:val="BodyText"/>
      </w:pPr>
      <w:r>
        <w:rPr>
          <w:rFonts w:ascii="Trebuchet MS"/>
          <w:spacing w:val="-6"/>
          <w:sz w:val="12"/>
        </w:rPr>
        <w:t>325</w:t>
      </w:r>
      <w:r>
        <w:rPr>
          <w:rFonts w:ascii="Trebuchet MS"/>
          <w:spacing w:val="41"/>
          <w:sz w:val="12"/>
        </w:rPr>
        <w:t xml:space="preserve">  </w:t>
      </w:r>
      <w:r>
        <w:rPr>
          <w:spacing w:val="-6"/>
        </w:rPr>
        <w:t>of</w:t>
      </w:r>
      <w:r>
        <w:rPr>
          <w:spacing w:val="1"/>
        </w:rPr>
        <w:t xml:space="preserve"> </w:t>
      </w:r>
      <w:r>
        <w:rPr>
          <w:spacing w:val="-6"/>
        </w:rPr>
        <w:t>the</w:t>
      </w:r>
      <w:r>
        <w:t xml:space="preserve"> </w:t>
      </w:r>
      <w:r>
        <w:rPr>
          <w:spacing w:val="-6"/>
        </w:rPr>
        <w:t>relevant</w:t>
      </w:r>
      <w:r>
        <w:t xml:space="preserve"> </w:t>
      </w:r>
      <w:r>
        <w:rPr>
          <w:spacing w:val="-6"/>
        </w:rPr>
        <w:t>models,</w:t>
      </w:r>
      <w:r>
        <w:rPr>
          <w:spacing w:val="1"/>
        </w:rPr>
        <w:t xml:space="preserve"> </w:t>
      </w:r>
      <w:r>
        <w:rPr>
          <w:spacing w:val="-6"/>
        </w:rPr>
        <w:t>and</w:t>
      </w:r>
      <w:r>
        <w:t xml:space="preserve"> </w:t>
      </w:r>
      <w:r>
        <w:rPr>
          <w:spacing w:val="-6"/>
        </w:rPr>
        <w:t>then</w:t>
      </w:r>
      <w:r>
        <w:t xml:space="preserve"> </w:t>
      </w:r>
      <w:r>
        <w:rPr>
          <w:spacing w:val="-6"/>
        </w:rPr>
        <w:t>calculating</w:t>
      </w:r>
      <w:r>
        <w:t xml:space="preserve"> </w:t>
      </w:r>
      <w:r>
        <w:rPr>
          <w:spacing w:val="-6"/>
        </w:rPr>
        <w:t>the</w:t>
      </w:r>
      <w:r>
        <w:rPr>
          <w:spacing w:val="-1"/>
        </w:rPr>
        <w:t xml:space="preserve"> </w:t>
      </w:r>
      <w:r>
        <w:rPr>
          <w:spacing w:val="-6"/>
        </w:rPr>
        <w:t>posterior</w:t>
      </w:r>
      <w:r>
        <w:t xml:space="preserve"> </w:t>
      </w:r>
      <w:r>
        <w:rPr>
          <w:spacing w:val="-6"/>
        </w:rPr>
        <w:t>probabilities.</w:t>
      </w:r>
      <w:r>
        <w:rPr>
          <w:spacing w:val="22"/>
        </w:rPr>
        <w:t xml:space="preserve"> </w:t>
      </w:r>
      <w:r>
        <w:rPr>
          <w:spacing w:val="-6"/>
        </w:rPr>
        <w:t>This</w:t>
      </w:r>
      <w:r>
        <w:t xml:space="preserve"> </w:t>
      </w:r>
      <w:r>
        <w:rPr>
          <w:spacing w:val="-6"/>
        </w:rPr>
        <w:t>will</w:t>
      </w:r>
    </w:p>
    <w:p w14:paraId="70138304" w14:textId="77777777" w:rsidR="00470D98" w:rsidRDefault="001E0CFE">
      <w:pPr>
        <w:pStyle w:val="BodyText"/>
        <w:spacing w:before="8"/>
      </w:pPr>
      <w:r>
        <w:rPr>
          <w:rFonts w:ascii="Trebuchet MS"/>
          <w:spacing w:val="-6"/>
          <w:sz w:val="12"/>
        </w:rPr>
        <w:t>326</w:t>
      </w:r>
      <w:r>
        <w:rPr>
          <w:rFonts w:ascii="Trebuchet MS"/>
          <w:spacing w:val="38"/>
          <w:sz w:val="12"/>
        </w:rPr>
        <w:t xml:space="preserve">  </w:t>
      </w:r>
      <w:r>
        <w:rPr>
          <w:spacing w:val="-6"/>
        </w:rPr>
        <w:t>give</w:t>
      </w:r>
      <w:r>
        <w:rPr>
          <w:spacing w:val="-4"/>
        </w:rPr>
        <w:t xml:space="preserve"> </w:t>
      </w:r>
      <w:r>
        <w:rPr>
          <w:spacing w:val="-6"/>
        </w:rPr>
        <w:t>us</w:t>
      </w:r>
      <w:r>
        <w:rPr>
          <w:spacing w:val="-4"/>
        </w:rPr>
        <w:t xml:space="preserve"> </w:t>
      </w:r>
      <w:r>
        <w:rPr>
          <w:spacing w:val="-6"/>
        </w:rPr>
        <w:t>a</w:t>
      </w:r>
      <w:r>
        <w:rPr>
          <w:spacing w:val="-4"/>
        </w:rPr>
        <w:t xml:space="preserve"> </w:t>
      </w:r>
      <w:r>
        <w:rPr>
          <w:spacing w:val="-6"/>
        </w:rPr>
        <w:t>probability</w:t>
      </w:r>
      <w:r>
        <w:rPr>
          <w:spacing w:val="-4"/>
        </w:rPr>
        <w:t xml:space="preserve"> </w:t>
      </w:r>
      <w:r>
        <w:rPr>
          <w:spacing w:val="-6"/>
        </w:rPr>
        <w:t>for</w:t>
      </w:r>
      <w:r>
        <w:rPr>
          <w:spacing w:val="-4"/>
        </w:rPr>
        <w:t xml:space="preserve"> </w:t>
      </w:r>
      <w:r>
        <w:rPr>
          <w:spacing w:val="-6"/>
        </w:rPr>
        <w:t>each</w:t>
      </w:r>
      <w:r>
        <w:rPr>
          <w:spacing w:val="-4"/>
        </w:rPr>
        <w:t xml:space="preserve"> </w:t>
      </w:r>
      <w:r>
        <w:rPr>
          <w:spacing w:val="-6"/>
        </w:rPr>
        <w:t>model</w:t>
      </w:r>
      <w:r>
        <w:rPr>
          <w:spacing w:val="-5"/>
        </w:rPr>
        <w:t xml:space="preserve"> </w:t>
      </w:r>
      <w:r>
        <w:rPr>
          <w:spacing w:val="-6"/>
        </w:rPr>
        <w:t>that</w:t>
      </w:r>
      <w:r>
        <w:rPr>
          <w:spacing w:val="-4"/>
        </w:rPr>
        <w:t xml:space="preserve"> </w:t>
      </w:r>
      <w:r>
        <w:rPr>
          <w:spacing w:val="-6"/>
        </w:rPr>
        <w:t>represents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likelihood</w:t>
      </w:r>
      <w:r>
        <w:rPr>
          <w:spacing w:val="-4"/>
        </w:rPr>
        <w:t xml:space="preserve"> </w:t>
      </w:r>
      <w:r>
        <w:rPr>
          <w:spacing w:val="-6"/>
        </w:rPr>
        <w:t>that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model</w:t>
      </w:r>
    </w:p>
    <w:p w14:paraId="379611F0" w14:textId="77777777" w:rsidR="00470D98" w:rsidRDefault="001E0CFE">
      <w:pPr>
        <w:pStyle w:val="BodyText"/>
      </w:pPr>
      <w:r>
        <w:rPr>
          <w:rFonts w:ascii="Trebuchet MS"/>
          <w:w w:val="90"/>
          <w:sz w:val="12"/>
        </w:rPr>
        <w:t>327</w:t>
      </w:r>
      <w:r>
        <w:rPr>
          <w:rFonts w:ascii="Trebuchet MS"/>
          <w:spacing w:val="76"/>
          <w:sz w:val="12"/>
        </w:rPr>
        <w:t xml:space="preserve">  </w:t>
      </w:r>
      <w:r>
        <w:rPr>
          <w:w w:val="90"/>
        </w:rPr>
        <w:t>gives</w:t>
      </w:r>
      <w:r>
        <w:rPr>
          <w:spacing w:val="2"/>
        </w:rPr>
        <w:t xml:space="preserve"> </w:t>
      </w:r>
      <w:r>
        <w:rPr>
          <w:w w:val="90"/>
        </w:rPr>
        <w:t>the</w:t>
      </w:r>
      <w:r>
        <w:rPr>
          <w:spacing w:val="2"/>
        </w:rPr>
        <w:t xml:space="preserve"> </w:t>
      </w:r>
      <w:r>
        <w:rPr>
          <w:w w:val="90"/>
        </w:rPr>
        <w:t>best</w:t>
      </w:r>
      <w:r>
        <w:rPr>
          <w:spacing w:val="1"/>
        </w:rPr>
        <w:t xml:space="preserve"> </w:t>
      </w:r>
      <w:r>
        <w:rPr>
          <w:w w:val="90"/>
        </w:rPr>
        <w:t>prediction.</w:t>
      </w:r>
      <w:r>
        <w:rPr>
          <w:spacing w:val="27"/>
        </w:rPr>
        <w:t xml:space="preserve"> </w:t>
      </w:r>
      <w:r>
        <w:rPr>
          <w:w w:val="90"/>
        </w:rPr>
        <w:t>We</w:t>
      </w:r>
      <w:r>
        <w:rPr>
          <w:spacing w:val="1"/>
        </w:rPr>
        <w:t xml:space="preserve"> </w:t>
      </w:r>
      <w:r>
        <w:rPr>
          <w:w w:val="90"/>
        </w:rPr>
        <w:t>will</w:t>
      </w:r>
      <w:r>
        <w:rPr>
          <w:spacing w:val="2"/>
        </w:rPr>
        <w:t xml:space="preserve"> </w:t>
      </w:r>
      <w:r>
        <w:rPr>
          <w:w w:val="90"/>
        </w:rPr>
        <w:t>consider</w:t>
      </w:r>
      <w:r>
        <w:rPr>
          <w:spacing w:val="1"/>
        </w:rPr>
        <w:t xml:space="preserve"> </w:t>
      </w:r>
      <w:r>
        <w:rPr>
          <w:w w:val="90"/>
        </w:rPr>
        <w:t>there</w:t>
      </w:r>
      <w:r>
        <w:rPr>
          <w:spacing w:val="2"/>
        </w:rPr>
        <w:t xml:space="preserve"> </w:t>
      </w:r>
      <w:r>
        <w:rPr>
          <w:w w:val="90"/>
        </w:rPr>
        <w:t>to</w:t>
      </w:r>
      <w:r>
        <w:rPr>
          <w:spacing w:val="2"/>
        </w:rPr>
        <w:t xml:space="preserve"> </w:t>
      </w:r>
      <w:r>
        <w:rPr>
          <w:w w:val="90"/>
        </w:rPr>
        <w:t>be</w:t>
      </w:r>
      <w:r>
        <w:rPr>
          <w:spacing w:val="1"/>
        </w:rPr>
        <w:t xml:space="preserve"> </w:t>
      </w:r>
      <w:r>
        <w:rPr>
          <w:w w:val="90"/>
        </w:rPr>
        <w:t>evidence</w:t>
      </w:r>
      <w:r>
        <w:rPr>
          <w:spacing w:val="2"/>
        </w:rPr>
        <w:t xml:space="preserve"> </w:t>
      </w:r>
      <w:r>
        <w:rPr>
          <w:w w:val="90"/>
        </w:rPr>
        <w:t>for</w:t>
      </w:r>
      <w:r>
        <w:rPr>
          <w:spacing w:val="1"/>
        </w:rPr>
        <w:t xml:space="preserve"> </w:t>
      </w:r>
      <w:r>
        <w:rPr>
          <w:w w:val="90"/>
        </w:rPr>
        <w:t>one</w:t>
      </w:r>
      <w:r>
        <w:rPr>
          <w:spacing w:val="2"/>
        </w:rPr>
        <w:t xml:space="preserve"> </w:t>
      </w:r>
      <w:r>
        <w:rPr>
          <w:w w:val="90"/>
        </w:rPr>
        <w:t>model</w:t>
      </w:r>
      <w:r>
        <w:rPr>
          <w:spacing w:val="1"/>
        </w:rPr>
        <w:t xml:space="preserve"> </w:t>
      </w:r>
      <w:r>
        <w:rPr>
          <w:spacing w:val="-4"/>
          <w:w w:val="90"/>
        </w:rPr>
        <w:t>over</w:t>
      </w:r>
    </w:p>
    <w:p w14:paraId="133AE3CE" w14:textId="77777777" w:rsidR="00470D98" w:rsidRDefault="001E0CFE">
      <w:pPr>
        <w:pStyle w:val="BodyText"/>
        <w:spacing w:before="8"/>
      </w:pPr>
      <w:r>
        <w:rPr>
          <w:rFonts w:ascii="Trebuchet MS"/>
          <w:spacing w:val="-4"/>
          <w:sz w:val="12"/>
        </w:rPr>
        <w:t>328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4"/>
        </w:rPr>
        <w:t>the</w:t>
      </w:r>
      <w:r>
        <w:rPr>
          <w:spacing w:val="-1"/>
        </w:rPr>
        <w:t xml:space="preserve"> </w:t>
      </w:r>
      <w:r>
        <w:rPr>
          <w:spacing w:val="-4"/>
        </w:rPr>
        <w:t>others</w:t>
      </w:r>
      <w:r>
        <w:rPr>
          <w:spacing w:val="-1"/>
        </w:rPr>
        <w:t xml:space="preserve"> </w:t>
      </w:r>
      <w:r>
        <w:rPr>
          <w:spacing w:val="-4"/>
        </w:rPr>
        <w:t>if</w:t>
      </w:r>
      <w:r>
        <w:rPr>
          <w:spacing w:val="-2"/>
        </w:rPr>
        <w:t xml:space="preserve"> </w:t>
      </w:r>
      <w:r>
        <w:rPr>
          <w:spacing w:val="-4"/>
        </w:rPr>
        <w:t>a</w:t>
      </w:r>
      <w:r>
        <w:rPr>
          <w:spacing w:val="-1"/>
        </w:rPr>
        <w:t xml:space="preserve"> </w:t>
      </w:r>
      <w:r>
        <w:rPr>
          <w:spacing w:val="-4"/>
        </w:rPr>
        <w:t>given</w:t>
      </w:r>
      <w:r>
        <w:rPr>
          <w:spacing w:val="-2"/>
        </w:rPr>
        <w:t xml:space="preserve"> </w:t>
      </w:r>
      <w:r>
        <w:rPr>
          <w:spacing w:val="-4"/>
        </w:rPr>
        <w:t>model</w:t>
      </w:r>
      <w:r>
        <w:rPr>
          <w:spacing w:val="-1"/>
        </w:rPr>
        <w:t xml:space="preserve"> </w:t>
      </w:r>
      <w:r>
        <w:rPr>
          <w:spacing w:val="-4"/>
        </w:rPr>
        <w:t>has</w:t>
      </w:r>
      <w:r>
        <w:rPr>
          <w:spacing w:val="-1"/>
        </w:rPr>
        <w:t xml:space="preserve"> </w:t>
      </w:r>
      <w:r>
        <w:rPr>
          <w:spacing w:val="-4"/>
        </w:rPr>
        <w:t>a</w:t>
      </w:r>
      <w:r>
        <w:rPr>
          <w:spacing w:val="-1"/>
        </w:rPr>
        <w:t xml:space="preserve"> </w:t>
      </w:r>
      <w:r>
        <w:rPr>
          <w:spacing w:val="-4"/>
        </w:rPr>
        <w:t>probability</w:t>
      </w:r>
      <w:r>
        <w:rPr>
          <w:spacing w:val="-1"/>
        </w:rPr>
        <w:t xml:space="preserve"> </w:t>
      </w:r>
      <w:r>
        <w:rPr>
          <w:spacing w:val="-4"/>
        </w:rPr>
        <w:t>above</w:t>
      </w:r>
      <w:r>
        <w:rPr>
          <w:spacing w:val="-2"/>
        </w:rPr>
        <w:t xml:space="preserve"> </w:t>
      </w:r>
      <w:r>
        <w:rPr>
          <w:spacing w:val="-4"/>
        </w:rPr>
        <w:t>90%.</w:t>
      </w:r>
      <w:r>
        <w:rPr>
          <w:spacing w:val="24"/>
        </w:rPr>
        <w:t xml:space="preserve"> </w:t>
      </w:r>
      <w:r>
        <w:rPr>
          <w:spacing w:val="-4"/>
        </w:rPr>
        <w:t>We</w:t>
      </w:r>
      <w:r>
        <w:rPr>
          <w:spacing w:val="-2"/>
        </w:rPr>
        <w:t xml:space="preserve"> </w:t>
      </w:r>
      <w:r>
        <w:rPr>
          <w:spacing w:val="-4"/>
        </w:rPr>
        <w:t>will</w:t>
      </w:r>
      <w:r>
        <w:rPr>
          <w:spacing w:val="-1"/>
        </w:rPr>
        <w:t xml:space="preserve"> </w:t>
      </w:r>
      <w:r>
        <w:rPr>
          <w:spacing w:val="-4"/>
        </w:rPr>
        <w:t>consider</w:t>
      </w:r>
      <w:r>
        <w:rPr>
          <w:spacing w:val="-1"/>
        </w:rPr>
        <w:t xml:space="preserve"> </w:t>
      </w:r>
      <w:r>
        <w:rPr>
          <w:spacing w:val="-4"/>
        </w:rPr>
        <w:t>there</w:t>
      </w:r>
    </w:p>
    <w:p w14:paraId="5542117A" w14:textId="77777777" w:rsidR="00470D98" w:rsidRDefault="001E0CFE">
      <w:pPr>
        <w:pStyle w:val="BodyText"/>
      </w:pPr>
      <w:r>
        <w:rPr>
          <w:rFonts w:ascii="Trebuchet MS"/>
          <w:spacing w:val="-4"/>
          <w:sz w:val="12"/>
        </w:rPr>
        <w:t>329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4"/>
        </w:rPr>
        <w:t>to be</w:t>
      </w:r>
      <w:r>
        <w:rPr>
          <w:spacing w:val="-5"/>
        </w:rPr>
        <w:t xml:space="preserve"> </w:t>
      </w:r>
      <w:r>
        <w:rPr>
          <w:spacing w:val="-4"/>
        </w:rPr>
        <w:t>strong</w:t>
      </w:r>
      <w:r>
        <w:rPr>
          <w:spacing w:val="-5"/>
        </w:rPr>
        <w:t xml:space="preserve"> </w:t>
      </w:r>
      <w:r>
        <w:rPr>
          <w:spacing w:val="-4"/>
        </w:rPr>
        <w:t>evidence</w:t>
      </w:r>
      <w:r>
        <w:rPr>
          <w:spacing w:val="-5"/>
        </w:rPr>
        <w:t xml:space="preserve"> </w:t>
      </w:r>
      <w:r>
        <w:rPr>
          <w:spacing w:val="-4"/>
        </w:rPr>
        <w:t>for</w:t>
      </w:r>
      <w:r>
        <w:rPr>
          <w:spacing w:val="-5"/>
        </w:rPr>
        <w:t xml:space="preserve"> </w:t>
      </w:r>
      <w:r>
        <w:rPr>
          <w:spacing w:val="-4"/>
        </w:rPr>
        <w:t>one</w:t>
      </w:r>
      <w:r>
        <w:rPr>
          <w:spacing w:val="-5"/>
        </w:rPr>
        <w:t xml:space="preserve"> </w:t>
      </w:r>
      <w:r>
        <w:rPr>
          <w:spacing w:val="-4"/>
        </w:rPr>
        <w:t>model</w:t>
      </w:r>
      <w:r>
        <w:rPr>
          <w:spacing w:val="-5"/>
        </w:rPr>
        <w:t xml:space="preserve"> </w:t>
      </w:r>
      <w:r>
        <w:rPr>
          <w:spacing w:val="-4"/>
        </w:rPr>
        <w:t>over</w:t>
      </w:r>
      <w:r>
        <w:rPr>
          <w:spacing w:val="-5"/>
        </w:rPr>
        <w:t xml:space="preserve"> </w:t>
      </w:r>
      <w:r>
        <w:rPr>
          <w:spacing w:val="-4"/>
        </w:rPr>
        <w:t>the</w:t>
      </w:r>
      <w:r>
        <w:rPr>
          <w:spacing w:val="-5"/>
        </w:rPr>
        <w:t xml:space="preserve"> </w:t>
      </w:r>
      <w:r>
        <w:rPr>
          <w:spacing w:val="-4"/>
        </w:rPr>
        <w:t>others</w:t>
      </w:r>
      <w:r>
        <w:rPr>
          <w:spacing w:val="-5"/>
        </w:rPr>
        <w:t xml:space="preserve"> </w:t>
      </w:r>
      <w:r>
        <w:rPr>
          <w:spacing w:val="-4"/>
        </w:rPr>
        <w:t>if</w:t>
      </w:r>
      <w:r>
        <w:rPr>
          <w:spacing w:val="-5"/>
        </w:rPr>
        <w:t xml:space="preserve"> </w:t>
      </w:r>
      <w:r>
        <w:rPr>
          <w:spacing w:val="-4"/>
        </w:rPr>
        <w:t>that</w:t>
      </w:r>
      <w:r>
        <w:rPr>
          <w:spacing w:val="-5"/>
        </w:rPr>
        <w:t xml:space="preserve"> </w:t>
      </w:r>
      <w:r>
        <w:rPr>
          <w:spacing w:val="-4"/>
        </w:rPr>
        <w:t>model</w:t>
      </w:r>
      <w:r>
        <w:rPr>
          <w:spacing w:val="-5"/>
        </w:rPr>
        <w:t xml:space="preserve"> </w:t>
      </w:r>
      <w:r>
        <w:rPr>
          <w:spacing w:val="-4"/>
        </w:rPr>
        <w:t>has</w:t>
      </w:r>
      <w:r>
        <w:rPr>
          <w:spacing w:val="-5"/>
        </w:rPr>
        <w:t xml:space="preserve"> </w:t>
      </w:r>
      <w:r>
        <w:rPr>
          <w:spacing w:val="-4"/>
        </w:rPr>
        <w:t>a</w:t>
      </w:r>
      <w:r>
        <w:rPr>
          <w:spacing w:val="-5"/>
        </w:rPr>
        <w:t xml:space="preserve"> </w:t>
      </w:r>
      <w:r>
        <w:rPr>
          <w:spacing w:val="-4"/>
        </w:rPr>
        <w:t>posterior</w:t>
      </w:r>
    </w:p>
    <w:p w14:paraId="62A565A3" w14:textId="77777777" w:rsidR="00470D98" w:rsidRDefault="001E0CFE">
      <w:pPr>
        <w:pStyle w:val="BodyText"/>
        <w:spacing w:before="8"/>
      </w:pPr>
      <w:r>
        <w:rPr>
          <w:rFonts w:ascii="Trebuchet MS"/>
          <w:spacing w:val="-4"/>
          <w:sz w:val="12"/>
        </w:rPr>
        <w:t>330</w:t>
      </w:r>
      <w:r>
        <w:rPr>
          <w:rFonts w:ascii="Trebuchet MS"/>
          <w:spacing w:val="76"/>
          <w:w w:val="150"/>
          <w:sz w:val="12"/>
        </w:rPr>
        <w:t xml:space="preserve"> </w:t>
      </w:r>
      <w:r>
        <w:rPr>
          <w:spacing w:val="-4"/>
        </w:rPr>
        <w:t>probability</w:t>
      </w:r>
      <w:r>
        <w:rPr>
          <w:spacing w:val="-5"/>
        </w:rPr>
        <w:t xml:space="preserve"> </w:t>
      </w:r>
      <w:r>
        <w:rPr>
          <w:spacing w:val="-4"/>
        </w:rPr>
        <w:t>above 99%.</w:t>
      </w:r>
      <w:r>
        <w:rPr>
          <w:spacing w:val="24"/>
        </w:rPr>
        <w:t xml:space="preserve"> </w:t>
      </w:r>
      <w:r>
        <w:rPr>
          <w:spacing w:val="-4"/>
        </w:rPr>
        <w:t>This approach is most</w:t>
      </w:r>
      <w:r>
        <w:rPr>
          <w:spacing w:val="-5"/>
        </w:rPr>
        <w:t xml:space="preserve"> </w:t>
      </w:r>
      <w:r>
        <w:rPr>
          <w:spacing w:val="-4"/>
        </w:rPr>
        <w:t>appropriate for our model:</w:t>
      </w:r>
      <w:r>
        <w:rPr>
          <w:spacing w:val="14"/>
        </w:rPr>
        <w:t xml:space="preserve"> </w:t>
      </w:r>
      <w:r>
        <w:rPr>
          <w:spacing w:val="-4"/>
        </w:rPr>
        <w:t>other</w:t>
      </w:r>
    </w:p>
    <w:p w14:paraId="7E3902C4" w14:textId="77777777" w:rsidR="00470D98" w:rsidRDefault="001E0CFE">
      <w:pPr>
        <w:pStyle w:val="BodyText"/>
      </w:pPr>
      <w:r>
        <w:rPr>
          <w:rFonts w:ascii="Trebuchet MS"/>
          <w:spacing w:val="-6"/>
          <w:sz w:val="12"/>
        </w:rPr>
        <w:t>331</w:t>
      </w:r>
      <w:r>
        <w:rPr>
          <w:rFonts w:ascii="Trebuchet MS"/>
          <w:spacing w:val="47"/>
          <w:sz w:val="12"/>
        </w:rPr>
        <w:t xml:space="preserve">  </w:t>
      </w:r>
      <w:r>
        <w:rPr>
          <w:spacing w:val="-6"/>
        </w:rPr>
        <w:t>measures</w:t>
      </w:r>
      <w:r>
        <w:rPr>
          <w:spacing w:val="-3"/>
        </w:rPr>
        <w:t xml:space="preserve"> </w:t>
      </w:r>
      <w:r>
        <w:rPr>
          <w:spacing w:val="-6"/>
        </w:rPr>
        <w:t>of</w:t>
      </w:r>
      <w:r>
        <w:rPr>
          <w:spacing w:val="-3"/>
        </w:rPr>
        <w:t xml:space="preserve"> </w:t>
      </w:r>
      <w:r>
        <w:rPr>
          <w:spacing w:val="-6"/>
        </w:rPr>
        <w:t>model</w:t>
      </w:r>
      <w:r>
        <w:rPr>
          <w:spacing w:val="-3"/>
        </w:rPr>
        <w:t xml:space="preserve"> </w:t>
      </w:r>
      <w:r>
        <w:rPr>
          <w:spacing w:val="-6"/>
        </w:rPr>
        <w:t>fit,</w:t>
      </w:r>
      <w:r>
        <w:rPr>
          <w:spacing w:val="-3"/>
        </w:rPr>
        <w:t xml:space="preserve"> </w:t>
      </w:r>
      <w:r>
        <w:rPr>
          <w:spacing w:val="-6"/>
        </w:rPr>
        <w:t>such</w:t>
      </w:r>
      <w:r>
        <w:rPr>
          <w:spacing w:val="-4"/>
        </w:rPr>
        <w:t xml:space="preserve"> </w:t>
      </w:r>
      <w:r>
        <w:rPr>
          <w:spacing w:val="-6"/>
        </w:rPr>
        <w:t>as</w:t>
      </w:r>
      <w:r>
        <w:rPr>
          <w:spacing w:val="-2"/>
        </w:rPr>
        <w:t xml:space="preserve"> </w:t>
      </w:r>
      <w:r>
        <w:rPr>
          <w:spacing w:val="-6"/>
        </w:rPr>
        <w:t>AIC,</w:t>
      </w:r>
      <w:r>
        <w:rPr>
          <w:spacing w:val="-3"/>
        </w:rPr>
        <w:t xml:space="preserve"> </w:t>
      </w:r>
      <w:r>
        <w:rPr>
          <w:spacing w:val="-6"/>
        </w:rPr>
        <w:t>require</w:t>
      </w:r>
      <w:r>
        <w:rPr>
          <w:spacing w:val="-4"/>
        </w:rPr>
        <w:t xml:space="preserve"> </w:t>
      </w:r>
      <w:r>
        <w:rPr>
          <w:spacing w:val="-6"/>
        </w:rPr>
        <w:t>an</w:t>
      </w:r>
      <w:r>
        <w:rPr>
          <w:spacing w:val="-2"/>
        </w:rPr>
        <w:t xml:space="preserve"> </w:t>
      </w:r>
      <w:r>
        <w:rPr>
          <w:spacing w:val="-6"/>
        </w:rPr>
        <w:t>assumption</w:t>
      </w:r>
      <w:r>
        <w:rPr>
          <w:spacing w:val="-3"/>
        </w:rPr>
        <w:t xml:space="preserve"> </w:t>
      </w:r>
      <w:r>
        <w:rPr>
          <w:spacing w:val="-6"/>
        </w:rPr>
        <w:t>of</w:t>
      </w:r>
      <w:r>
        <w:rPr>
          <w:spacing w:val="-4"/>
        </w:rPr>
        <w:t xml:space="preserve"> </w:t>
      </w:r>
      <w:r>
        <w:rPr>
          <w:spacing w:val="-6"/>
        </w:rPr>
        <w:t>flat</w:t>
      </w:r>
      <w:r>
        <w:rPr>
          <w:spacing w:val="-3"/>
        </w:rPr>
        <w:t xml:space="preserve"> </w:t>
      </w:r>
      <w:r>
        <w:rPr>
          <w:spacing w:val="-6"/>
        </w:rPr>
        <w:t>priors</w:t>
      </w:r>
      <w:r>
        <w:rPr>
          <w:spacing w:val="-3"/>
        </w:rPr>
        <w:t xml:space="preserve"> </w:t>
      </w:r>
      <w:r>
        <w:rPr>
          <w:spacing w:val="-6"/>
        </w:rPr>
        <w:t>(which</w:t>
      </w:r>
      <w:r>
        <w:rPr>
          <w:spacing w:val="-3"/>
        </w:rPr>
        <w:t xml:space="preserve"> </w:t>
      </w:r>
      <w:r>
        <w:rPr>
          <w:spacing w:val="-6"/>
        </w:rPr>
        <w:t>is</w:t>
      </w:r>
    </w:p>
    <w:p w14:paraId="6C2C1043" w14:textId="77777777" w:rsidR="00470D98" w:rsidRDefault="001E0CFE">
      <w:pPr>
        <w:pStyle w:val="BodyText"/>
        <w:spacing w:before="8"/>
      </w:pPr>
      <w:r>
        <w:rPr>
          <w:rFonts w:ascii="Trebuchet MS"/>
          <w:spacing w:val="-4"/>
          <w:sz w:val="12"/>
        </w:rPr>
        <w:t>332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4"/>
        </w:rPr>
        <w:t>not</w:t>
      </w:r>
      <w:r>
        <w:rPr>
          <w:spacing w:val="-1"/>
        </w:rPr>
        <w:t xml:space="preserve"> </w:t>
      </w:r>
      <w:r>
        <w:rPr>
          <w:spacing w:val="-4"/>
        </w:rPr>
        <w:t>valid</w:t>
      </w:r>
      <w:r>
        <w:rPr>
          <w:spacing w:val="-2"/>
        </w:rPr>
        <w:t xml:space="preserve"> </w:t>
      </w:r>
      <w:r>
        <w:rPr>
          <w:spacing w:val="-4"/>
        </w:rPr>
        <w:t>for</w:t>
      </w:r>
      <w:r>
        <w:rPr>
          <w:spacing w:val="-3"/>
        </w:rPr>
        <w:t xml:space="preserve"> </w:t>
      </w:r>
      <w:r>
        <w:rPr>
          <w:spacing w:val="-4"/>
        </w:rPr>
        <w:t>multi-level</w:t>
      </w:r>
      <w:r>
        <w:rPr>
          <w:spacing w:val="-2"/>
        </w:rPr>
        <w:t xml:space="preserve"> </w:t>
      </w:r>
      <w:r>
        <w:rPr>
          <w:spacing w:val="-4"/>
        </w:rPr>
        <w:t>models)</w:t>
      </w:r>
      <w:r>
        <w:rPr>
          <w:spacing w:val="-2"/>
        </w:rPr>
        <w:t xml:space="preserve"> </w:t>
      </w:r>
      <w:r>
        <w:rPr>
          <w:spacing w:val="-4"/>
        </w:rPr>
        <w:t>and</w:t>
      </w:r>
      <w:r>
        <w:rPr>
          <w:spacing w:val="-2"/>
        </w:rPr>
        <w:t xml:space="preserve"> </w:t>
      </w:r>
      <w:r>
        <w:rPr>
          <w:spacing w:val="-4"/>
        </w:rPr>
        <w:t>are</w:t>
      </w:r>
      <w:r>
        <w:rPr>
          <w:spacing w:val="-2"/>
        </w:rPr>
        <w:t xml:space="preserve"> </w:t>
      </w:r>
      <w:r>
        <w:rPr>
          <w:spacing w:val="-4"/>
        </w:rPr>
        <w:t>based</w:t>
      </w:r>
      <w:r>
        <w:rPr>
          <w:spacing w:val="-3"/>
        </w:rPr>
        <w:t xml:space="preserve"> </w:t>
      </w:r>
      <w:r>
        <w:rPr>
          <w:spacing w:val="-4"/>
        </w:rPr>
        <w:t>on</w:t>
      </w:r>
      <w:r>
        <w:rPr>
          <w:spacing w:val="-2"/>
        </w:rPr>
        <w:t xml:space="preserve"> </w:t>
      </w:r>
      <w:r>
        <w:rPr>
          <w:spacing w:val="-4"/>
        </w:rPr>
        <w:t>point</w:t>
      </w:r>
      <w:r>
        <w:rPr>
          <w:spacing w:val="-2"/>
        </w:rPr>
        <w:t xml:space="preserve"> </w:t>
      </w:r>
      <w:r>
        <w:rPr>
          <w:spacing w:val="-4"/>
        </w:rPr>
        <w:t>estimates</w:t>
      </w:r>
      <w:r>
        <w:rPr>
          <w:spacing w:val="-2"/>
        </w:rPr>
        <w:t xml:space="preserve"> </w:t>
      </w:r>
      <w:r>
        <w:rPr>
          <w:spacing w:val="-4"/>
        </w:rPr>
        <w:t>(which</w:t>
      </w:r>
      <w:r>
        <w:rPr>
          <w:spacing w:val="-2"/>
        </w:rPr>
        <w:t xml:space="preserve"> </w:t>
      </w:r>
      <w:r>
        <w:rPr>
          <w:spacing w:val="-4"/>
        </w:rPr>
        <w:t>is</w:t>
      </w:r>
      <w:r>
        <w:rPr>
          <w:spacing w:val="-3"/>
        </w:rPr>
        <w:t xml:space="preserve"> </w:t>
      </w:r>
      <w:r>
        <w:rPr>
          <w:spacing w:val="-5"/>
        </w:rPr>
        <w:t>not</w:t>
      </w:r>
    </w:p>
    <w:p w14:paraId="7178CC4E" w14:textId="1315F109" w:rsidR="00470D98" w:rsidRDefault="001E0CFE">
      <w:pPr>
        <w:pStyle w:val="BodyText"/>
        <w:spacing w:before="8"/>
      </w:pPr>
      <w:r>
        <w:rPr>
          <w:rFonts w:ascii="Trebuchet MS"/>
          <w:spacing w:val="-2"/>
          <w:sz w:val="12"/>
        </w:rPr>
        <w:t>333</w:t>
      </w:r>
      <w:r>
        <w:rPr>
          <w:rFonts w:ascii="Trebuchet MS"/>
          <w:spacing w:val="77"/>
          <w:w w:val="150"/>
          <w:sz w:val="12"/>
        </w:rPr>
        <w:t xml:space="preserve"> </w:t>
      </w:r>
      <w:r>
        <w:rPr>
          <w:spacing w:val="-2"/>
        </w:rPr>
        <w:t>valid</w:t>
      </w:r>
      <w:r>
        <w:rPr>
          <w:spacing w:val="-11"/>
        </w:rPr>
        <w:t xml:space="preserve"> </w:t>
      </w:r>
      <w:r>
        <w:rPr>
          <w:spacing w:val="-2"/>
        </w:rPr>
        <w:t>for</w:t>
      </w:r>
      <w:r>
        <w:rPr>
          <w:spacing w:val="-11"/>
        </w:rPr>
        <w:t xml:space="preserve"> </w:t>
      </w:r>
      <w:r>
        <w:rPr>
          <w:spacing w:val="-2"/>
        </w:rPr>
        <w:t>Bayesian</w:t>
      </w:r>
      <w:r>
        <w:rPr>
          <w:spacing w:val="-11"/>
        </w:rPr>
        <w:t xml:space="preserve"> </w:t>
      </w:r>
      <w:r>
        <w:rPr>
          <w:spacing w:val="-2"/>
        </w:rPr>
        <w:t>models)</w:t>
      </w:r>
      <w:r>
        <w:rPr>
          <w:spacing w:val="-12"/>
        </w:rPr>
        <w:t xml:space="preserve"> </w:t>
      </w:r>
      <w:del w:id="358" w:author="Hughes, Anna E" w:date="2023-08-09T15:29:00Z">
        <w:r w:rsidR="00791F47">
          <w:fldChar w:fldCharType="begin"/>
        </w:r>
        <w:r w:rsidR="00791F47">
          <w:delInstrText xml:space="preserve"> HYPERLINK \l "_bookmark58" </w:delInstrText>
        </w:r>
        <w:r w:rsidR="00791F47">
          <w:fldChar w:fldCharType="separate"/>
        </w:r>
        <w:r w:rsidR="001644E6">
          <w:rPr>
            <w:spacing w:val="-2"/>
          </w:rPr>
          <w:delText>(McElreath,</w:delText>
        </w:r>
        <w:r w:rsidR="00791F47">
          <w:rPr>
            <w:spacing w:val="-2"/>
          </w:rPr>
          <w:fldChar w:fldCharType="end"/>
        </w:r>
      </w:del>
      <w:ins w:id="359" w:author="Hughes, Anna E" w:date="2023-08-09T15:29:00Z">
        <w:r w:rsidR="00791F47">
          <w:fldChar w:fldCharType="begin"/>
        </w:r>
        <w:r w:rsidR="00791F47">
          <w:instrText xml:space="preserve"> HYPERLINK \l "_bookmark59" </w:instrText>
        </w:r>
        <w:r w:rsidR="00791F47">
          <w:fldChar w:fldCharType="separate"/>
        </w:r>
        <w:r>
          <w:rPr>
            <w:spacing w:val="-2"/>
          </w:rPr>
          <w:t>(McElreath,</w:t>
        </w:r>
        <w:r w:rsidR="00791F47">
          <w:rPr>
            <w:spacing w:val="-2"/>
          </w:rPr>
          <w:fldChar w:fldCharType="end"/>
        </w:r>
      </w:ins>
      <w:r>
        <w:rPr>
          <w:spacing w:val="-11"/>
        </w:rPr>
        <w:t xml:space="preserve"> </w:t>
      </w:r>
      <w:r w:rsidR="00791F47">
        <w:fldChar w:fldCharType="begin"/>
      </w:r>
      <w:r w:rsidR="00791F47">
        <w:instrText xml:space="preserve"> HYPERLINK \l "_</w:instrText>
      </w:r>
      <w:del w:id="360" w:author="Hughes, Anna E" w:date="2023-08-09T15:29:00Z">
        <w:r w:rsidR="00791F47">
          <w:delInstrText>bookmark58</w:delInstrText>
        </w:r>
      </w:del>
      <w:ins w:id="361" w:author="Hughes, Anna E" w:date="2023-08-09T15:29:00Z">
        <w:r w:rsidR="00791F47">
          <w:instrText>bookmark59</w:instrText>
        </w:r>
      </w:ins>
      <w:r w:rsidR="00791F47">
        <w:instrText xml:space="preserve">" </w:instrText>
      </w:r>
      <w:r w:rsidR="00791F47">
        <w:fldChar w:fldCharType="separate"/>
      </w:r>
      <w:r>
        <w:rPr>
          <w:spacing w:val="-2"/>
        </w:rPr>
        <w:t>2020).</w:t>
      </w:r>
      <w:r w:rsidR="00791F47">
        <w:rPr>
          <w:spacing w:val="-2"/>
        </w:rPr>
        <w:fldChar w:fldCharType="end"/>
      </w:r>
    </w:p>
    <w:p w14:paraId="4242B0D1" w14:textId="77777777" w:rsidR="00470D98" w:rsidRDefault="001E0CFE">
      <w:pPr>
        <w:spacing w:before="239"/>
        <w:ind w:left="227"/>
        <w:rPr>
          <w:rFonts w:ascii="Times New Roman"/>
          <w:i/>
          <w:sz w:val="24"/>
        </w:rPr>
      </w:pPr>
      <w:r>
        <w:rPr>
          <w:rFonts w:ascii="Trebuchet MS"/>
          <w:sz w:val="12"/>
        </w:rPr>
        <w:t>334</w:t>
      </w:r>
      <w:r>
        <w:rPr>
          <w:rFonts w:ascii="Trebuchet MS"/>
          <w:spacing w:val="155"/>
          <w:sz w:val="12"/>
        </w:rPr>
        <w:t xml:space="preserve"> </w:t>
      </w:r>
      <w:r>
        <w:rPr>
          <w:rFonts w:ascii="Times New Roman"/>
          <w:i/>
          <w:sz w:val="24"/>
        </w:rPr>
        <w:t>3.3.</w:t>
      </w:r>
      <w:r>
        <w:rPr>
          <w:rFonts w:ascii="Times New Roman"/>
          <w:i/>
          <w:spacing w:val="56"/>
          <w:sz w:val="24"/>
        </w:rPr>
        <w:t xml:space="preserve"> </w:t>
      </w:r>
      <w:r>
        <w:rPr>
          <w:rFonts w:ascii="Times New Roman"/>
          <w:i/>
          <w:sz w:val="24"/>
        </w:rPr>
        <w:t>Planned</w:t>
      </w:r>
      <w:r>
        <w:rPr>
          <w:rFonts w:ascii="Times New Roman"/>
          <w:i/>
          <w:spacing w:val="-3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Explorations</w:t>
      </w:r>
    </w:p>
    <w:p w14:paraId="13860BBC" w14:textId="77777777" w:rsidR="00470D98" w:rsidRDefault="001E0CFE">
      <w:pPr>
        <w:pStyle w:val="BodyText"/>
        <w:tabs>
          <w:tab w:val="left" w:pos="968"/>
        </w:tabs>
        <w:spacing w:before="58"/>
      </w:pPr>
      <w:r>
        <w:rPr>
          <w:rFonts w:ascii="Trebuchet MS"/>
          <w:spacing w:val="-5"/>
          <w:sz w:val="12"/>
        </w:rPr>
        <w:t>335</w:t>
      </w:r>
      <w:r>
        <w:rPr>
          <w:rFonts w:ascii="Trebuchet MS"/>
          <w:sz w:val="12"/>
        </w:rPr>
        <w:tab/>
      </w:r>
      <w:r>
        <w:rPr>
          <w:spacing w:val="-4"/>
        </w:rPr>
        <w:t>We</w:t>
      </w:r>
      <w:r>
        <w:rPr>
          <w:spacing w:val="6"/>
        </w:rPr>
        <w:t xml:space="preserve"> </w:t>
      </w:r>
      <w:r>
        <w:rPr>
          <w:spacing w:val="-4"/>
        </w:rPr>
        <w:t>plan</w:t>
      </w:r>
      <w:r>
        <w:rPr>
          <w:spacing w:val="6"/>
        </w:rPr>
        <w:t xml:space="preserve"> </w:t>
      </w:r>
      <w:r>
        <w:rPr>
          <w:spacing w:val="-4"/>
        </w:rPr>
        <w:t>to</w:t>
      </w:r>
      <w:r>
        <w:rPr>
          <w:spacing w:val="7"/>
        </w:rPr>
        <w:t xml:space="preserve"> </w:t>
      </w:r>
      <w:r>
        <w:rPr>
          <w:spacing w:val="-4"/>
        </w:rPr>
        <w:t>investigate</w:t>
      </w:r>
      <w:r>
        <w:rPr>
          <w:spacing w:val="6"/>
        </w:rPr>
        <w:t xml:space="preserve"> </w:t>
      </w:r>
      <w:r>
        <w:rPr>
          <w:spacing w:val="-4"/>
        </w:rPr>
        <w:t>the</w:t>
      </w:r>
      <w:r>
        <w:rPr>
          <w:spacing w:val="7"/>
        </w:rPr>
        <w:t xml:space="preserve"> </w:t>
      </w:r>
      <w:r>
        <w:rPr>
          <w:spacing w:val="-4"/>
        </w:rPr>
        <w:t>effect</w:t>
      </w:r>
      <w:r>
        <w:rPr>
          <w:spacing w:val="6"/>
        </w:rPr>
        <w:t xml:space="preserve"> </w:t>
      </w:r>
      <w:r>
        <w:rPr>
          <w:spacing w:val="-4"/>
        </w:rPr>
        <w:t>of</w:t>
      </w:r>
      <w:r>
        <w:rPr>
          <w:spacing w:val="7"/>
        </w:rPr>
        <w:t xml:space="preserve"> </w:t>
      </w:r>
      <w:r>
        <w:rPr>
          <w:spacing w:val="-4"/>
        </w:rPr>
        <w:t>individual</w:t>
      </w:r>
      <w:r>
        <w:rPr>
          <w:spacing w:val="6"/>
        </w:rPr>
        <w:t xml:space="preserve"> </w:t>
      </w:r>
      <w:r>
        <w:rPr>
          <w:spacing w:val="-4"/>
        </w:rPr>
        <w:t>differences</w:t>
      </w:r>
      <w:r>
        <w:rPr>
          <w:spacing w:val="7"/>
        </w:rPr>
        <w:t xml:space="preserve"> </w:t>
      </w:r>
      <w:r>
        <w:rPr>
          <w:spacing w:val="-4"/>
        </w:rPr>
        <w:t>in</w:t>
      </w:r>
      <w:r>
        <w:rPr>
          <w:spacing w:val="6"/>
        </w:rPr>
        <w:t xml:space="preserve"> </w:t>
      </w:r>
      <w:r>
        <w:rPr>
          <w:spacing w:val="-4"/>
        </w:rPr>
        <w:t>this</w:t>
      </w:r>
      <w:r>
        <w:rPr>
          <w:spacing w:val="7"/>
        </w:rPr>
        <w:t xml:space="preserve"> </w:t>
      </w:r>
      <w:r>
        <w:rPr>
          <w:spacing w:val="-4"/>
        </w:rPr>
        <w:t>paradigm:</w:t>
      </w:r>
    </w:p>
    <w:p w14:paraId="187CDB8E" w14:textId="77777777" w:rsidR="00470D98" w:rsidRDefault="001E0CFE">
      <w:pPr>
        <w:pStyle w:val="BodyText"/>
        <w:spacing w:before="8"/>
      </w:pPr>
      <w:r>
        <w:rPr>
          <w:rFonts w:ascii="Trebuchet MS"/>
          <w:spacing w:val="-6"/>
          <w:sz w:val="12"/>
        </w:rPr>
        <w:t>336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6"/>
        </w:rPr>
        <w:t>to</w:t>
      </w:r>
      <w:r>
        <w:rPr>
          <w:spacing w:val="-4"/>
        </w:rPr>
        <w:t xml:space="preserve"> </w:t>
      </w:r>
      <w:r>
        <w:rPr>
          <w:spacing w:val="-6"/>
        </w:rPr>
        <w:t>what</w:t>
      </w:r>
      <w:r>
        <w:rPr>
          <w:spacing w:val="-4"/>
        </w:rPr>
        <w:t xml:space="preserve"> </w:t>
      </w:r>
      <w:r>
        <w:rPr>
          <w:spacing w:val="-6"/>
        </w:rPr>
        <w:t>extent</w:t>
      </w:r>
      <w:r>
        <w:rPr>
          <w:spacing w:val="-4"/>
        </w:rPr>
        <w:t xml:space="preserve"> </w:t>
      </w:r>
      <w:r>
        <w:rPr>
          <w:spacing w:val="-6"/>
        </w:rPr>
        <w:t>performance</w:t>
      </w:r>
      <w:r>
        <w:rPr>
          <w:spacing w:val="-5"/>
        </w:rPr>
        <w:t xml:space="preserve"> </w:t>
      </w:r>
      <w:r>
        <w:rPr>
          <w:spacing w:val="-6"/>
        </w:rPr>
        <w:t>in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single-feature</w:t>
      </w:r>
      <w:r>
        <w:rPr>
          <w:spacing w:val="-5"/>
        </w:rPr>
        <w:t xml:space="preserve"> </w:t>
      </w:r>
      <w:r>
        <w:rPr>
          <w:spacing w:val="-6"/>
        </w:rPr>
        <w:t>task</w:t>
      </w:r>
      <w:r>
        <w:rPr>
          <w:spacing w:val="-4"/>
        </w:rPr>
        <w:t xml:space="preserve"> </w:t>
      </w:r>
      <w:r>
        <w:rPr>
          <w:spacing w:val="-6"/>
        </w:rPr>
        <w:t>can</w:t>
      </w:r>
      <w:r>
        <w:rPr>
          <w:spacing w:val="-5"/>
        </w:rPr>
        <w:t xml:space="preserve"> </w:t>
      </w:r>
      <w:r>
        <w:rPr>
          <w:spacing w:val="-6"/>
        </w:rPr>
        <w:t>predict</w:t>
      </w:r>
      <w:r>
        <w:rPr>
          <w:spacing w:val="-4"/>
        </w:rPr>
        <w:t xml:space="preserve"> </w:t>
      </w:r>
      <w:r>
        <w:rPr>
          <w:spacing w:val="-6"/>
        </w:rPr>
        <w:t>performance</w:t>
      </w:r>
      <w:r>
        <w:rPr>
          <w:spacing w:val="-4"/>
        </w:rPr>
        <w:t xml:space="preserve"> </w:t>
      </w:r>
      <w:r>
        <w:rPr>
          <w:spacing w:val="-6"/>
        </w:rPr>
        <w:t>in</w:t>
      </w:r>
    </w:p>
    <w:p w14:paraId="08FF892B" w14:textId="0380A292" w:rsidR="00470D98" w:rsidRDefault="001E0CFE">
      <w:pPr>
        <w:pStyle w:val="BodyText"/>
        <w:spacing w:before="8"/>
      </w:pPr>
      <w:r>
        <w:rPr>
          <w:rFonts w:ascii="Trebuchet MS"/>
          <w:spacing w:val="-4"/>
          <w:sz w:val="12"/>
        </w:rPr>
        <w:t>337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4"/>
        </w:rPr>
        <w:t>the</w:t>
      </w:r>
      <w:r>
        <w:rPr>
          <w:spacing w:val="-2"/>
        </w:rPr>
        <w:t xml:space="preserve"> </w:t>
      </w:r>
      <w:r>
        <w:rPr>
          <w:spacing w:val="-4"/>
        </w:rPr>
        <w:t>double-feature</w:t>
      </w:r>
      <w:r>
        <w:rPr>
          <w:spacing w:val="-3"/>
        </w:rPr>
        <w:t xml:space="preserve"> </w:t>
      </w:r>
      <w:r>
        <w:rPr>
          <w:spacing w:val="-4"/>
        </w:rPr>
        <w:t>task</w:t>
      </w:r>
      <w:r>
        <w:rPr>
          <w:spacing w:val="-2"/>
        </w:rPr>
        <w:t xml:space="preserve"> </w:t>
      </w:r>
      <w:r>
        <w:rPr>
          <w:spacing w:val="-4"/>
        </w:rPr>
        <w:t>for</w:t>
      </w:r>
      <w:r>
        <w:rPr>
          <w:spacing w:val="-3"/>
        </w:rPr>
        <w:t xml:space="preserve"> </w:t>
      </w:r>
      <w:r>
        <w:rPr>
          <w:spacing w:val="-4"/>
        </w:rPr>
        <w:t>a</w:t>
      </w:r>
      <w:r>
        <w:rPr>
          <w:spacing w:val="-2"/>
        </w:rPr>
        <w:t xml:space="preserve"> </w:t>
      </w:r>
      <w:r>
        <w:rPr>
          <w:spacing w:val="-4"/>
        </w:rPr>
        <w:t>given</w:t>
      </w:r>
      <w:r>
        <w:rPr>
          <w:spacing w:val="-2"/>
        </w:rPr>
        <w:t xml:space="preserve"> </w:t>
      </w:r>
      <w:r>
        <w:rPr>
          <w:spacing w:val="-4"/>
        </w:rPr>
        <w:t>individual</w:t>
      </w:r>
      <w:r>
        <w:rPr>
          <w:spacing w:val="-3"/>
        </w:rPr>
        <w:t xml:space="preserve"> </w:t>
      </w:r>
      <w:del w:id="362" w:author="Hughes, Anna E" w:date="2023-08-09T15:29:00Z">
        <w:r w:rsidR="00791F47">
          <w:fldChar w:fldCharType="begin"/>
        </w:r>
        <w:r w:rsidR="00791F47">
          <w:delInstrText xml:space="preserve"> HYPERLINK \l "_bookmark29" </w:delInstrText>
        </w:r>
        <w:r w:rsidR="00791F47">
          <w:fldChar w:fldCharType="separate"/>
        </w:r>
        <w:r w:rsidR="001644E6">
          <w:rPr>
            <w:spacing w:val="-4"/>
          </w:rPr>
          <w:delText>(Buetti</w:delText>
        </w:r>
        <w:r w:rsidR="001644E6">
          <w:rPr>
            <w:spacing w:val="-2"/>
          </w:rPr>
          <w:delText xml:space="preserve"> </w:delText>
        </w:r>
        <w:r w:rsidR="001644E6">
          <w:rPr>
            <w:spacing w:val="-4"/>
          </w:rPr>
          <w:delText>et</w:delText>
        </w:r>
        <w:r w:rsidR="001644E6">
          <w:rPr>
            <w:spacing w:val="-3"/>
          </w:rPr>
          <w:delText xml:space="preserve"> </w:delText>
        </w:r>
        <w:r w:rsidR="001644E6">
          <w:rPr>
            <w:spacing w:val="-4"/>
          </w:rPr>
          <w:delText>al.</w:delText>
        </w:r>
        <w:r w:rsidR="00791F47">
          <w:rPr>
            <w:spacing w:val="-4"/>
          </w:rPr>
          <w:fldChar w:fldCharType="end"/>
        </w:r>
      </w:del>
      <w:ins w:id="363" w:author="Hughes, Anna E" w:date="2023-08-09T15:29:00Z">
        <w:r w:rsidR="00791F47">
          <w:fldChar w:fldCharType="begin"/>
        </w:r>
        <w:r w:rsidR="00791F47">
          <w:instrText xml:space="preserve"> HYPERLINK \l "_bookmark30" </w:instrText>
        </w:r>
        <w:r w:rsidR="00791F47">
          <w:fldChar w:fldCharType="separate"/>
        </w:r>
        <w:r>
          <w:rPr>
            <w:spacing w:val="-4"/>
          </w:rPr>
          <w:t>(Buetti</w:t>
        </w:r>
        <w:r>
          <w:rPr>
            <w:spacing w:val="-2"/>
          </w:rPr>
          <w:t xml:space="preserve"> </w:t>
        </w:r>
        <w:r>
          <w:rPr>
            <w:spacing w:val="-4"/>
          </w:rPr>
          <w:t>et</w:t>
        </w:r>
        <w:r>
          <w:rPr>
            <w:spacing w:val="-3"/>
          </w:rPr>
          <w:t xml:space="preserve"> </w:t>
        </w:r>
        <w:r>
          <w:rPr>
            <w:spacing w:val="-4"/>
          </w:rPr>
          <w:t>al.</w:t>
        </w:r>
        <w:r w:rsidR="00791F47">
          <w:rPr>
            <w:spacing w:val="-4"/>
          </w:rPr>
          <w:fldChar w:fldCharType="end"/>
        </w:r>
      </w:ins>
      <w:r>
        <w:rPr>
          <w:spacing w:val="-2"/>
        </w:rPr>
        <w:t xml:space="preserve"> </w:t>
      </w:r>
      <w:r w:rsidR="00791F47">
        <w:fldChar w:fldCharType="begin"/>
      </w:r>
      <w:r w:rsidR="00791F47">
        <w:instrText xml:space="preserve"> HYPERLINK \l "_</w:instrText>
      </w:r>
      <w:del w:id="364" w:author="Hughes, Anna E" w:date="2023-08-09T15:29:00Z">
        <w:r w:rsidR="00791F47">
          <w:delInstrText>bookmark29</w:delInstrText>
        </w:r>
      </w:del>
      <w:ins w:id="365" w:author="Hughes, Anna E" w:date="2023-08-09T15:29:00Z">
        <w:r w:rsidR="00791F47">
          <w:instrText>bookmark30</w:instrText>
        </w:r>
      </w:ins>
      <w:r w:rsidR="00791F47">
        <w:instrText xml:space="preserve">" </w:instrText>
      </w:r>
      <w:r w:rsidR="00791F47">
        <w:fldChar w:fldCharType="separate"/>
      </w:r>
      <w:r>
        <w:rPr>
          <w:spacing w:val="-4"/>
        </w:rPr>
        <w:t>(2019)</w:t>
      </w:r>
      <w:r w:rsidR="00791F47">
        <w:rPr>
          <w:spacing w:val="-4"/>
        </w:rPr>
        <w:fldChar w:fldCharType="end"/>
      </w:r>
      <w:r>
        <w:rPr>
          <w:spacing w:val="-3"/>
        </w:rPr>
        <w:t xml:space="preserve"> </w:t>
      </w:r>
      <w:r>
        <w:rPr>
          <w:spacing w:val="-4"/>
        </w:rPr>
        <w:t>were</w:t>
      </w:r>
      <w:r>
        <w:rPr>
          <w:spacing w:val="-2"/>
        </w:rPr>
        <w:t xml:space="preserve"> </w:t>
      </w:r>
      <w:r>
        <w:rPr>
          <w:spacing w:val="-4"/>
        </w:rPr>
        <w:t>not</w:t>
      </w:r>
      <w:r>
        <w:rPr>
          <w:spacing w:val="-3"/>
        </w:rPr>
        <w:t xml:space="preserve"> </w:t>
      </w:r>
      <w:r>
        <w:rPr>
          <w:spacing w:val="-4"/>
        </w:rPr>
        <w:t>able</w:t>
      </w:r>
    </w:p>
    <w:p w14:paraId="4E3DDB09" w14:textId="77777777" w:rsidR="00470D98" w:rsidRDefault="001E0CFE">
      <w:pPr>
        <w:pStyle w:val="BodyText"/>
      </w:pPr>
      <w:r>
        <w:rPr>
          <w:rFonts w:ascii="Trebuchet MS"/>
          <w:spacing w:val="-6"/>
          <w:sz w:val="12"/>
        </w:rPr>
        <w:t>338</w:t>
      </w:r>
      <w:r>
        <w:rPr>
          <w:rFonts w:ascii="Trebuchet MS"/>
          <w:spacing w:val="40"/>
          <w:sz w:val="12"/>
        </w:rPr>
        <w:t xml:space="preserve">  </w:t>
      </w:r>
      <w:r>
        <w:rPr>
          <w:spacing w:val="-6"/>
        </w:rPr>
        <w:t>to</w:t>
      </w:r>
      <w:r>
        <w:rPr>
          <w:spacing w:val="-1"/>
        </w:rPr>
        <w:t xml:space="preserve"> </w:t>
      </w:r>
      <w:r>
        <w:rPr>
          <w:spacing w:val="-6"/>
        </w:rPr>
        <w:t>investigate</w:t>
      </w:r>
      <w:r>
        <w:rPr>
          <w:spacing w:val="-1"/>
        </w:rPr>
        <w:t xml:space="preserve"> </w:t>
      </w:r>
      <w:r>
        <w:rPr>
          <w:spacing w:val="-6"/>
        </w:rPr>
        <w:t>this</w:t>
      </w:r>
      <w:r>
        <w:t xml:space="preserve"> </w:t>
      </w:r>
      <w:r>
        <w:rPr>
          <w:spacing w:val="-6"/>
        </w:rPr>
        <w:t>due</w:t>
      </w:r>
      <w:r>
        <w:rPr>
          <w:spacing w:val="-1"/>
        </w:rPr>
        <w:t xml:space="preserve"> </w:t>
      </w:r>
      <w:r>
        <w:rPr>
          <w:spacing w:val="-6"/>
        </w:rPr>
        <w:t>to</w:t>
      </w:r>
      <w:r>
        <w:t xml:space="preserve"> </w:t>
      </w:r>
      <w:r>
        <w:rPr>
          <w:spacing w:val="-6"/>
        </w:rPr>
        <w:t>the</w:t>
      </w:r>
      <w:r>
        <w:rPr>
          <w:spacing w:val="-1"/>
        </w:rPr>
        <w:t xml:space="preserve"> </w:t>
      </w:r>
      <w:r>
        <w:rPr>
          <w:spacing w:val="-6"/>
        </w:rPr>
        <w:t>between-subjects</w:t>
      </w:r>
      <w:r>
        <w:rPr>
          <w:spacing w:val="-1"/>
        </w:rPr>
        <w:t xml:space="preserve"> </w:t>
      </w:r>
      <w:r>
        <w:rPr>
          <w:spacing w:val="-6"/>
        </w:rPr>
        <w:t>design</w:t>
      </w:r>
      <w:r>
        <w:t xml:space="preserve"> </w:t>
      </w:r>
      <w:r>
        <w:rPr>
          <w:spacing w:val="-6"/>
        </w:rPr>
        <w:t>of</w:t>
      </w:r>
      <w:r>
        <w:rPr>
          <w:spacing w:val="-1"/>
        </w:rPr>
        <w:t xml:space="preserve"> </w:t>
      </w:r>
      <w:r>
        <w:rPr>
          <w:spacing w:val="-6"/>
        </w:rPr>
        <w:t>their</w:t>
      </w:r>
      <w:r>
        <w:rPr>
          <w:spacing w:val="-1"/>
        </w:rPr>
        <w:t xml:space="preserve"> </w:t>
      </w:r>
      <w:r>
        <w:rPr>
          <w:spacing w:val="-6"/>
        </w:rPr>
        <w:t>study).</w:t>
      </w:r>
      <w:r>
        <w:rPr>
          <w:spacing w:val="23"/>
        </w:rPr>
        <w:t xml:space="preserve"> </w:t>
      </w:r>
      <w:r>
        <w:rPr>
          <w:spacing w:val="-6"/>
        </w:rPr>
        <w:t>We</w:t>
      </w:r>
      <w:r>
        <w:rPr>
          <w:spacing w:val="-1"/>
        </w:rPr>
        <w:t xml:space="preserve"> </w:t>
      </w:r>
      <w:r>
        <w:rPr>
          <w:spacing w:val="-6"/>
        </w:rPr>
        <w:t>plan</w:t>
      </w:r>
      <w:r>
        <w:t xml:space="preserve"> </w:t>
      </w:r>
      <w:r>
        <w:rPr>
          <w:spacing w:val="-6"/>
        </w:rPr>
        <w:t>to</w:t>
      </w:r>
    </w:p>
    <w:p w14:paraId="3608CCC0" w14:textId="77777777" w:rsidR="00470D98" w:rsidRDefault="001E0CFE">
      <w:pPr>
        <w:pStyle w:val="BodyText"/>
        <w:spacing w:before="8"/>
      </w:pPr>
      <w:r>
        <w:rPr>
          <w:rFonts w:ascii="Trebuchet MS"/>
          <w:spacing w:val="-6"/>
          <w:sz w:val="12"/>
        </w:rPr>
        <w:t>339</w:t>
      </w:r>
      <w:r>
        <w:rPr>
          <w:rFonts w:ascii="Trebuchet MS"/>
          <w:spacing w:val="44"/>
          <w:sz w:val="12"/>
        </w:rPr>
        <w:t xml:space="preserve">  </w:t>
      </w:r>
      <w:r>
        <w:rPr>
          <w:spacing w:val="-6"/>
        </w:rPr>
        <w:t>do</w:t>
      </w:r>
      <w:r>
        <w:rPr>
          <w:spacing w:val="-7"/>
        </w:rPr>
        <w:t xml:space="preserve"> </w:t>
      </w:r>
      <w:r>
        <w:rPr>
          <w:spacing w:val="-6"/>
        </w:rPr>
        <w:t>this</w:t>
      </w:r>
      <w:r>
        <w:rPr>
          <w:spacing w:val="-7"/>
        </w:rPr>
        <w:t xml:space="preserve"> </w:t>
      </w:r>
      <w:r>
        <w:rPr>
          <w:spacing w:val="-6"/>
        </w:rPr>
        <w:t>by</w:t>
      </w:r>
      <w:r>
        <w:rPr>
          <w:spacing w:val="-7"/>
        </w:rPr>
        <w:t xml:space="preserve"> </w:t>
      </w:r>
      <w:r>
        <w:rPr>
          <w:spacing w:val="-6"/>
        </w:rPr>
        <w:t>specifying</w:t>
      </w:r>
      <w:r>
        <w:rPr>
          <w:spacing w:val="-7"/>
        </w:rPr>
        <w:t xml:space="preserve"> </w:t>
      </w:r>
      <w:r>
        <w:rPr>
          <w:spacing w:val="-6"/>
        </w:rPr>
        <w:t>a</w:t>
      </w:r>
      <w:r>
        <w:rPr>
          <w:spacing w:val="-7"/>
        </w:rPr>
        <w:t xml:space="preserve"> </w:t>
      </w:r>
      <w:r>
        <w:rPr>
          <w:spacing w:val="-6"/>
        </w:rPr>
        <w:t>more complex</w:t>
      </w:r>
      <w:r>
        <w:rPr>
          <w:spacing w:val="-7"/>
        </w:rPr>
        <w:t xml:space="preserve"> </w:t>
      </w:r>
      <w:r>
        <w:rPr>
          <w:spacing w:val="-6"/>
        </w:rPr>
        <w:t>random</w:t>
      </w:r>
      <w:r>
        <w:rPr>
          <w:spacing w:val="-7"/>
        </w:rPr>
        <w:t xml:space="preserve"> </w:t>
      </w:r>
      <w:r>
        <w:rPr>
          <w:spacing w:val="-6"/>
        </w:rPr>
        <w:t>effects</w:t>
      </w:r>
      <w:r>
        <w:rPr>
          <w:spacing w:val="-7"/>
        </w:rPr>
        <w:t xml:space="preserve"> </w:t>
      </w:r>
      <w:r>
        <w:rPr>
          <w:spacing w:val="-6"/>
        </w:rPr>
        <w:t>structure</w:t>
      </w:r>
      <w:r>
        <w:rPr>
          <w:spacing w:val="-7"/>
        </w:rPr>
        <w:t xml:space="preserve"> </w:t>
      </w:r>
      <w:r>
        <w:rPr>
          <w:spacing w:val="-6"/>
        </w:rPr>
        <w:t>for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model, that</w:t>
      </w:r>
    </w:p>
    <w:p w14:paraId="0AA3AB7C" w14:textId="77777777" w:rsidR="00470D98" w:rsidRDefault="001E0CFE">
      <w:pPr>
        <w:pStyle w:val="BodyText"/>
      </w:pPr>
      <w:r>
        <w:rPr>
          <w:rFonts w:ascii="Trebuchet MS"/>
          <w:w w:val="90"/>
          <w:sz w:val="12"/>
        </w:rPr>
        <w:t>340</w:t>
      </w:r>
      <w:r>
        <w:rPr>
          <w:rFonts w:ascii="Trebuchet MS"/>
          <w:spacing w:val="65"/>
          <w:w w:val="150"/>
          <w:sz w:val="12"/>
        </w:rPr>
        <w:t xml:space="preserve">  </w:t>
      </w:r>
      <w:r>
        <w:rPr>
          <w:w w:val="90"/>
        </w:rPr>
        <w:t>allows</w:t>
      </w:r>
      <w:r>
        <w:rPr>
          <w:spacing w:val="5"/>
        </w:rPr>
        <w:t xml:space="preserve"> </w:t>
      </w:r>
      <w:r>
        <w:rPr>
          <w:w w:val="90"/>
        </w:rPr>
        <w:t>for</w:t>
      </w:r>
      <w:r>
        <w:rPr>
          <w:spacing w:val="5"/>
        </w:rPr>
        <w:t xml:space="preserve"> </w:t>
      </w:r>
      <w:r>
        <w:rPr>
          <w:w w:val="90"/>
        </w:rPr>
        <w:t>individual</w:t>
      </w:r>
      <w:r>
        <w:rPr>
          <w:spacing w:val="5"/>
        </w:rPr>
        <w:t xml:space="preserve"> </w:t>
      </w:r>
      <w:r>
        <w:rPr>
          <w:w w:val="90"/>
        </w:rPr>
        <w:t>differences</w:t>
      </w:r>
      <w:r>
        <w:rPr>
          <w:spacing w:val="4"/>
        </w:rPr>
        <w:t xml:space="preserve"> </w:t>
      </w:r>
      <w:r>
        <w:rPr>
          <w:w w:val="90"/>
        </w:rPr>
        <w:t>across</w:t>
      </w:r>
      <w:r>
        <w:rPr>
          <w:spacing w:val="5"/>
        </w:rPr>
        <w:t xml:space="preserve"> </w:t>
      </w:r>
      <w:r>
        <w:rPr>
          <w:w w:val="90"/>
        </w:rPr>
        <w:t>different</w:t>
      </w:r>
      <w:r>
        <w:rPr>
          <w:spacing w:val="5"/>
        </w:rPr>
        <w:t xml:space="preserve"> </w:t>
      </w:r>
      <w:r>
        <w:rPr>
          <w:w w:val="90"/>
        </w:rPr>
        <w:t>slopes</w:t>
      </w:r>
      <w:r>
        <w:rPr>
          <w:spacing w:val="5"/>
        </w:rPr>
        <w:t xml:space="preserve"> </w:t>
      </w:r>
      <w:r>
        <w:rPr>
          <w:w w:val="90"/>
        </w:rPr>
        <w:t>for</w:t>
      </w:r>
      <w:r>
        <w:rPr>
          <w:spacing w:val="5"/>
        </w:rPr>
        <w:t xml:space="preserve"> </w:t>
      </w:r>
      <w:r>
        <w:rPr>
          <w:w w:val="90"/>
        </w:rPr>
        <w:t>different</w:t>
      </w:r>
      <w:r>
        <w:rPr>
          <w:spacing w:val="5"/>
        </w:rPr>
        <w:t xml:space="preserve"> </w:t>
      </w:r>
      <w:r>
        <w:rPr>
          <w:w w:val="90"/>
        </w:rPr>
        <w:t>features.</w:t>
      </w:r>
      <w:r>
        <w:rPr>
          <w:spacing w:val="31"/>
        </w:rPr>
        <w:t xml:space="preserve"> </w:t>
      </w:r>
      <w:r>
        <w:rPr>
          <w:spacing w:val="-4"/>
          <w:w w:val="90"/>
        </w:rPr>
        <w:t>This</w:t>
      </w:r>
    </w:p>
    <w:p w14:paraId="43F65D55" w14:textId="77777777" w:rsidR="00470D98" w:rsidRDefault="00470D98">
      <w:pPr>
        <w:sectPr w:rsidR="00470D98">
          <w:pgSz w:w="12240" w:h="15840"/>
          <w:pgMar w:top="1820" w:right="1720" w:bottom="2000" w:left="1600" w:header="0" w:footer="1818" w:gutter="0"/>
          <w:cols w:space="720"/>
        </w:sectPr>
      </w:pPr>
    </w:p>
    <w:p w14:paraId="5D6762F0" w14:textId="77777777" w:rsidR="00470D98" w:rsidRDefault="00470D98">
      <w:pPr>
        <w:pStyle w:val="BodyText"/>
        <w:spacing w:before="0"/>
        <w:ind w:left="0"/>
        <w:rPr>
          <w:sz w:val="20"/>
        </w:rPr>
      </w:pPr>
    </w:p>
    <w:p w14:paraId="624B81F4" w14:textId="77777777" w:rsidR="00470D98" w:rsidRDefault="00470D98">
      <w:pPr>
        <w:pStyle w:val="BodyText"/>
        <w:spacing w:before="0"/>
        <w:ind w:left="0"/>
        <w:rPr>
          <w:sz w:val="20"/>
        </w:rPr>
      </w:pPr>
    </w:p>
    <w:p w14:paraId="05C555A5" w14:textId="77777777" w:rsidR="00470D98" w:rsidRDefault="001E0CFE">
      <w:pPr>
        <w:pStyle w:val="BodyText"/>
        <w:spacing w:before="238"/>
      </w:pPr>
      <w:r>
        <w:rPr>
          <w:rFonts w:ascii="Trebuchet MS"/>
          <w:spacing w:val="-6"/>
          <w:sz w:val="12"/>
        </w:rPr>
        <w:t>341</w:t>
      </w:r>
      <w:r>
        <w:rPr>
          <w:rFonts w:ascii="Trebuchet MS"/>
          <w:spacing w:val="38"/>
          <w:sz w:val="12"/>
        </w:rPr>
        <w:t xml:space="preserve">  </w:t>
      </w:r>
      <w:r>
        <w:rPr>
          <w:spacing w:val="-6"/>
        </w:rPr>
        <w:t>allows</w:t>
      </w:r>
      <w:r>
        <w:rPr>
          <w:spacing w:val="6"/>
        </w:rPr>
        <w:t xml:space="preserve"> </w:t>
      </w:r>
      <w:r>
        <w:rPr>
          <w:spacing w:val="-6"/>
        </w:rPr>
        <w:t>us</w:t>
      </w:r>
      <w:r>
        <w:rPr>
          <w:spacing w:val="5"/>
        </w:rPr>
        <w:t xml:space="preserve"> </w:t>
      </w:r>
      <w:r>
        <w:rPr>
          <w:spacing w:val="-6"/>
        </w:rPr>
        <w:t>to</w:t>
      </w:r>
      <w:r>
        <w:rPr>
          <w:spacing w:val="5"/>
        </w:rPr>
        <w:t xml:space="preserve"> </w:t>
      </w:r>
      <w:r>
        <w:rPr>
          <w:spacing w:val="-6"/>
        </w:rPr>
        <w:t>then</w:t>
      </w:r>
      <w:r>
        <w:rPr>
          <w:spacing w:val="5"/>
        </w:rPr>
        <w:t xml:space="preserve"> </w:t>
      </w:r>
      <w:r>
        <w:rPr>
          <w:spacing w:val="-6"/>
        </w:rPr>
        <w:t>study</w:t>
      </w:r>
      <w:r>
        <w:rPr>
          <w:spacing w:val="5"/>
        </w:rPr>
        <w:t xml:space="preserve"> </w:t>
      </w:r>
      <w:r>
        <w:rPr>
          <w:spacing w:val="-6"/>
        </w:rPr>
        <w:t>the</w:t>
      </w:r>
      <w:r>
        <w:rPr>
          <w:spacing w:val="5"/>
        </w:rPr>
        <w:t xml:space="preserve"> </w:t>
      </w:r>
      <w:r>
        <w:rPr>
          <w:spacing w:val="-6"/>
        </w:rPr>
        <w:t>random</w:t>
      </w:r>
      <w:r>
        <w:rPr>
          <w:spacing w:val="5"/>
        </w:rPr>
        <w:t xml:space="preserve"> </w:t>
      </w:r>
      <w:r>
        <w:rPr>
          <w:spacing w:val="-6"/>
        </w:rPr>
        <w:t>effect</w:t>
      </w:r>
      <w:r>
        <w:rPr>
          <w:spacing w:val="5"/>
        </w:rPr>
        <w:t xml:space="preserve"> </w:t>
      </w:r>
      <w:r>
        <w:rPr>
          <w:spacing w:val="-6"/>
        </w:rPr>
        <w:t>correlation</w:t>
      </w:r>
      <w:r>
        <w:rPr>
          <w:spacing w:val="4"/>
        </w:rPr>
        <w:t xml:space="preserve"> </w:t>
      </w:r>
      <w:r>
        <w:rPr>
          <w:spacing w:val="-6"/>
        </w:rPr>
        <w:t>structure.</w:t>
      </w:r>
      <w:r>
        <w:rPr>
          <w:spacing w:val="41"/>
        </w:rPr>
        <w:t xml:space="preserve"> </w:t>
      </w:r>
      <w:r>
        <w:rPr>
          <w:spacing w:val="-6"/>
        </w:rPr>
        <w:t>However,</w:t>
      </w:r>
      <w:r>
        <w:rPr>
          <w:spacing w:val="8"/>
        </w:rPr>
        <w:t xml:space="preserve"> </w:t>
      </w:r>
      <w:r>
        <w:rPr>
          <w:spacing w:val="-6"/>
        </w:rPr>
        <w:t>given</w:t>
      </w:r>
    </w:p>
    <w:p w14:paraId="7E7352E9" w14:textId="77777777" w:rsidR="00470D98" w:rsidRDefault="001E0CFE">
      <w:pPr>
        <w:pStyle w:val="BodyText"/>
      </w:pPr>
      <w:r>
        <w:rPr>
          <w:rFonts w:ascii="Trebuchet MS"/>
          <w:spacing w:val="-2"/>
          <w:sz w:val="12"/>
        </w:rPr>
        <w:t>342</w:t>
      </w:r>
      <w:r>
        <w:rPr>
          <w:rFonts w:ascii="Trebuchet MS"/>
          <w:spacing w:val="76"/>
          <w:w w:val="150"/>
          <w:sz w:val="12"/>
        </w:rPr>
        <w:t xml:space="preserve"> </w:t>
      </w:r>
      <w:r>
        <w:rPr>
          <w:spacing w:val="-2"/>
        </w:rPr>
        <w:t>these</w:t>
      </w:r>
      <w:r>
        <w:rPr>
          <w:spacing w:val="-6"/>
        </w:rPr>
        <w:t xml:space="preserve"> </w:t>
      </w:r>
      <w:r>
        <w:rPr>
          <w:spacing w:val="-2"/>
        </w:rPr>
        <w:t>models</w:t>
      </w:r>
      <w:r>
        <w:rPr>
          <w:spacing w:val="-6"/>
        </w:rPr>
        <w:t xml:space="preserve"> </w:t>
      </w:r>
      <w:r>
        <w:rPr>
          <w:spacing w:val="-2"/>
        </w:rPr>
        <w:t>can</w:t>
      </w:r>
      <w:r>
        <w:rPr>
          <w:spacing w:val="-7"/>
        </w:rPr>
        <w:t xml:space="preserve"> </w:t>
      </w:r>
      <w:r>
        <w:rPr>
          <w:spacing w:val="-2"/>
        </w:rPr>
        <w:t>be</w:t>
      </w:r>
      <w:r>
        <w:rPr>
          <w:spacing w:val="-6"/>
        </w:rPr>
        <w:t xml:space="preserve"> </w:t>
      </w:r>
      <w:r>
        <w:rPr>
          <w:spacing w:val="-2"/>
        </w:rPr>
        <w:t>challenging</w:t>
      </w:r>
      <w:r>
        <w:rPr>
          <w:spacing w:val="-6"/>
        </w:rPr>
        <w:t xml:space="preserve"> </w:t>
      </w:r>
      <w:r>
        <w:rPr>
          <w:spacing w:val="-2"/>
        </w:rPr>
        <w:t>to</w:t>
      </w:r>
      <w:r>
        <w:rPr>
          <w:spacing w:val="-6"/>
        </w:rPr>
        <w:t xml:space="preserve"> </w:t>
      </w:r>
      <w:r>
        <w:rPr>
          <w:spacing w:val="-2"/>
        </w:rPr>
        <w:t>fit,</w:t>
      </w:r>
      <w:r>
        <w:rPr>
          <w:spacing w:val="-4"/>
        </w:rPr>
        <w:t xml:space="preserve"> </w:t>
      </w:r>
      <w:r>
        <w:rPr>
          <w:spacing w:val="-2"/>
        </w:rPr>
        <w:t>we</w:t>
      </w:r>
      <w:r>
        <w:rPr>
          <w:spacing w:val="-6"/>
        </w:rPr>
        <w:t xml:space="preserve"> </w:t>
      </w:r>
      <w:r>
        <w:rPr>
          <w:spacing w:val="-2"/>
        </w:rPr>
        <w:t>will</w:t>
      </w:r>
      <w:r>
        <w:rPr>
          <w:spacing w:val="-6"/>
        </w:rPr>
        <w:t xml:space="preserve"> </w:t>
      </w:r>
      <w:r>
        <w:rPr>
          <w:spacing w:val="-2"/>
        </w:rPr>
        <w:t>do</w:t>
      </w:r>
      <w:r>
        <w:rPr>
          <w:spacing w:val="-7"/>
        </w:rPr>
        <w:t xml:space="preserve"> </w:t>
      </w:r>
      <w:r>
        <w:rPr>
          <w:spacing w:val="-2"/>
        </w:rPr>
        <w:t>this</w:t>
      </w:r>
      <w:r>
        <w:rPr>
          <w:spacing w:val="-6"/>
        </w:rPr>
        <w:t xml:space="preserve"> </w:t>
      </w:r>
      <w:r>
        <w:rPr>
          <w:spacing w:val="-2"/>
        </w:rPr>
        <w:t>in</w:t>
      </w:r>
      <w:r>
        <w:rPr>
          <w:spacing w:val="-6"/>
        </w:rPr>
        <w:t xml:space="preserve"> </w:t>
      </w:r>
      <w:r>
        <w:rPr>
          <w:spacing w:val="-2"/>
        </w:rPr>
        <w:t>an</w:t>
      </w:r>
      <w:r>
        <w:rPr>
          <w:spacing w:val="-6"/>
        </w:rPr>
        <w:t xml:space="preserve"> </w:t>
      </w:r>
      <w:r>
        <w:rPr>
          <w:spacing w:val="-2"/>
        </w:rPr>
        <w:t>exploratory</w:t>
      </w:r>
      <w:r>
        <w:rPr>
          <w:spacing w:val="-6"/>
        </w:rPr>
        <w:t xml:space="preserve"> </w:t>
      </w:r>
      <w:r>
        <w:rPr>
          <w:spacing w:val="-2"/>
        </w:rPr>
        <w:t>manner</w:t>
      </w:r>
    </w:p>
    <w:p w14:paraId="2940A8C9" w14:textId="77777777" w:rsidR="00470D98" w:rsidRDefault="001E0CFE">
      <w:pPr>
        <w:pStyle w:val="BodyText"/>
        <w:spacing w:before="8"/>
      </w:pPr>
      <w:r>
        <w:rPr>
          <w:rFonts w:ascii="Trebuchet MS"/>
          <w:spacing w:val="-6"/>
          <w:sz w:val="12"/>
        </w:rPr>
        <w:t>343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6"/>
        </w:rPr>
        <w:t>after carrying</w:t>
      </w:r>
      <w:r>
        <w:rPr>
          <w:spacing w:val="-7"/>
        </w:rPr>
        <w:t xml:space="preserve"> </w:t>
      </w:r>
      <w:r>
        <w:rPr>
          <w:spacing w:val="-6"/>
        </w:rPr>
        <w:t>out</w:t>
      </w:r>
      <w:r>
        <w:rPr>
          <w:spacing w:val="-7"/>
        </w:rPr>
        <w:t xml:space="preserve"> </w:t>
      </w:r>
      <w:r>
        <w:rPr>
          <w:spacing w:val="-6"/>
        </w:rPr>
        <w:t>our</w:t>
      </w:r>
      <w:r>
        <w:rPr>
          <w:spacing w:val="-7"/>
        </w:rPr>
        <w:t xml:space="preserve"> </w:t>
      </w:r>
      <w:r>
        <w:rPr>
          <w:spacing w:val="-6"/>
        </w:rPr>
        <w:t>formally</w:t>
      </w:r>
      <w:r>
        <w:rPr>
          <w:spacing w:val="-8"/>
        </w:rPr>
        <w:t xml:space="preserve"> </w:t>
      </w:r>
      <w:r>
        <w:rPr>
          <w:spacing w:val="-6"/>
        </w:rPr>
        <w:t>registered</w:t>
      </w:r>
      <w:r>
        <w:rPr>
          <w:spacing w:val="-7"/>
        </w:rPr>
        <w:t xml:space="preserve"> </w:t>
      </w:r>
      <w:r>
        <w:rPr>
          <w:spacing w:val="-6"/>
        </w:rPr>
        <w:t>analysis.</w:t>
      </w:r>
    </w:p>
    <w:p w14:paraId="3097EF7A" w14:textId="77777777" w:rsidR="00470D98" w:rsidRDefault="001E0CFE">
      <w:pPr>
        <w:pStyle w:val="BodyText"/>
        <w:tabs>
          <w:tab w:val="left" w:pos="968"/>
        </w:tabs>
      </w:pPr>
      <w:r>
        <w:rPr>
          <w:rFonts w:ascii="Trebuchet MS"/>
          <w:spacing w:val="-5"/>
          <w:sz w:val="12"/>
        </w:rPr>
        <w:t>344</w:t>
      </w:r>
      <w:r>
        <w:rPr>
          <w:rFonts w:ascii="Trebuchet MS"/>
          <w:sz w:val="12"/>
        </w:rPr>
        <w:tab/>
      </w:r>
      <w:r>
        <w:rPr>
          <w:spacing w:val="-4"/>
        </w:rPr>
        <w:t>One</w:t>
      </w:r>
      <w:r>
        <w:rPr>
          <w:spacing w:val="-7"/>
        </w:rPr>
        <w:t xml:space="preserve"> </w:t>
      </w:r>
      <w:r>
        <w:rPr>
          <w:spacing w:val="-4"/>
        </w:rPr>
        <w:t>of</w:t>
      </w:r>
      <w:r>
        <w:rPr>
          <w:spacing w:val="-7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benefits</w:t>
      </w:r>
      <w:r>
        <w:rPr>
          <w:spacing w:val="-7"/>
        </w:rPr>
        <w:t xml:space="preserve"> </w:t>
      </w:r>
      <w:r>
        <w:rPr>
          <w:spacing w:val="-4"/>
        </w:rPr>
        <w:t>of</w:t>
      </w:r>
      <w:r>
        <w:rPr>
          <w:spacing w:val="-5"/>
        </w:rPr>
        <w:t xml:space="preserve"> </w:t>
      </w:r>
      <w:r>
        <w:rPr>
          <w:spacing w:val="-4"/>
        </w:rPr>
        <w:t>using</w:t>
      </w:r>
      <w:r>
        <w:rPr>
          <w:spacing w:val="-6"/>
        </w:rPr>
        <w:t xml:space="preserve"> </w:t>
      </w:r>
      <w:r>
        <w:rPr>
          <w:spacing w:val="-4"/>
        </w:rPr>
        <w:t>a</w:t>
      </w:r>
      <w:r>
        <w:rPr>
          <w:spacing w:val="-7"/>
        </w:rPr>
        <w:t xml:space="preserve"> </w:t>
      </w:r>
      <w:r>
        <w:rPr>
          <w:spacing w:val="-4"/>
        </w:rPr>
        <w:t>multi-level</w:t>
      </w:r>
      <w:r>
        <w:rPr>
          <w:spacing w:val="-6"/>
        </w:rPr>
        <w:t xml:space="preserve"> </w:t>
      </w:r>
      <w:r>
        <w:rPr>
          <w:spacing w:val="-4"/>
        </w:rPr>
        <w:t>modelling</w:t>
      </w:r>
      <w:r>
        <w:rPr>
          <w:spacing w:val="-7"/>
        </w:rPr>
        <w:t xml:space="preserve"> </w:t>
      </w:r>
      <w:r>
        <w:rPr>
          <w:spacing w:val="-4"/>
        </w:rPr>
        <w:t>approach</w:t>
      </w:r>
      <w:r>
        <w:rPr>
          <w:spacing w:val="-6"/>
        </w:rPr>
        <w:t xml:space="preserve"> </w:t>
      </w:r>
      <w:r>
        <w:rPr>
          <w:spacing w:val="-4"/>
        </w:rPr>
        <w:t>is</w:t>
      </w:r>
      <w:r>
        <w:rPr>
          <w:spacing w:val="-7"/>
        </w:rPr>
        <w:t xml:space="preserve"> </w:t>
      </w:r>
      <w:r>
        <w:rPr>
          <w:spacing w:val="-4"/>
        </w:rPr>
        <w:t>that</w:t>
      </w:r>
      <w:r>
        <w:rPr>
          <w:spacing w:val="-7"/>
        </w:rPr>
        <w:t xml:space="preserve"> </w:t>
      </w:r>
      <w:r>
        <w:rPr>
          <w:spacing w:val="-4"/>
        </w:rPr>
        <w:t>it</w:t>
      </w:r>
      <w:r>
        <w:rPr>
          <w:spacing w:val="-6"/>
        </w:rPr>
        <w:t xml:space="preserve"> </w:t>
      </w:r>
      <w:r>
        <w:rPr>
          <w:spacing w:val="-4"/>
        </w:rPr>
        <w:t>is</w:t>
      </w:r>
      <w:r>
        <w:rPr>
          <w:spacing w:val="-7"/>
        </w:rPr>
        <w:t xml:space="preserve"> </w:t>
      </w:r>
      <w:r>
        <w:rPr>
          <w:spacing w:val="-4"/>
        </w:rPr>
        <w:t>rel-</w:t>
      </w:r>
    </w:p>
    <w:p w14:paraId="4FCAE799" w14:textId="77777777" w:rsidR="00470D98" w:rsidRDefault="001E0CFE">
      <w:pPr>
        <w:pStyle w:val="BodyText"/>
        <w:spacing w:before="8"/>
      </w:pPr>
      <w:r>
        <w:rPr>
          <w:rFonts w:ascii="Trebuchet MS"/>
          <w:spacing w:val="-6"/>
          <w:sz w:val="12"/>
        </w:rPr>
        <w:t>345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6"/>
        </w:rPr>
        <w:t>atively easy</w:t>
      </w:r>
      <w:r>
        <w:rPr>
          <w:spacing w:val="-7"/>
        </w:rPr>
        <w:t xml:space="preserve"> </w:t>
      </w:r>
      <w:r>
        <w:rPr>
          <w:spacing w:val="-6"/>
        </w:rPr>
        <w:t>to extend</w:t>
      </w:r>
      <w:r>
        <w:rPr>
          <w:spacing w:val="-7"/>
        </w:rPr>
        <w:t xml:space="preserve"> </w:t>
      </w:r>
      <w:r>
        <w:rPr>
          <w:spacing w:val="-6"/>
        </w:rPr>
        <w:t>to</w:t>
      </w:r>
      <w:r>
        <w:rPr>
          <w:spacing w:val="-7"/>
        </w:rPr>
        <w:t xml:space="preserve"> </w:t>
      </w:r>
      <w:r>
        <w:rPr>
          <w:spacing w:val="-6"/>
        </w:rPr>
        <w:t>incorporate</w:t>
      </w:r>
      <w:r>
        <w:rPr>
          <w:spacing w:val="-7"/>
        </w:rPr>
        <w:t xml:space="preserve"> </w:t>
      </w:r>
      <w:r>
        <w:rPr>
          <w:spacing w:val="-6"/>
        </w:rPr>
        <w:t>other</w:t>
      </w:r>
      <w:r>
        <w:rPr>
          <w:spacing w:val="-7"/>
        </w:rPr>
        <w:t xml:space="preserve"> </w:t>
      </w:r>
      <w:r>
        <w:rPr>
          <w:spacing w:val="-6"/>
        </w:rPr>
        <w:t>factors</w:t>
      </w:r>
      <w:r>
        <w:rPr>
          <w:spacing w:val="-7"/>
        </w:rPr>
        <w:t xml:space="preserve"> </w:t>
      </w:r>
      <w:r>
        <w:rPr>
          <w:spacing w:val="-6"/>
        </w:rPr>
        <w:t>that</w:t>
      </w:r>
      <w:r>
        <w:rPr>
          <w:spacing w:val="-7"/>
        </w:rPr>
        <w:t xml:space="preserve"> </w:t>
      </w:r>
      <w:r>
        <w:rPr>
          <w:spacing w:val="-6"/>
        </w:rPr>
        <w:t>may</w:t>
      </w:r>
      <w:r>
        <w:rPr>
          <w:spacing w:val="-7"/>
        </w:rPr>
        <w:t xml:space="preserve"> </w:t>
      </w:r>
      <w:r>
        <w:rPr>
          <w:spacing w:val="-6"/>
        </w:rPr>
        <w:t>contribute to</w:t>
      </w:r>
      <w:r>
        <w:rPr>
          <w:spacing w:val="-7"/>
        </w:rPr>
        <w:t xml:space="preserve"> </w:t>
      </w:r>
      <w:r>
        <w:rPr>
          <w:spacing w:val="-6"/>
        </w:rPr>
        <w:t>reaction</w:t>
      </w:r>
    </w:p>
    <w:p w14:paraId="3623AEFA" w14:textId="77777777" w:rsidR="00470D98" w:rsidRDefault="001E0CFE">
      <w:pPr>
        <w:pStyle w:val="BodyText"/>
        <w:spacing w:before="8"/>
      </w:pPr>
      <w:r>
        <w:rPr>
          <w:rFonts w:ascii="Trebuchet MS"/>
          <w:spacing w:val="-4"/>
          <w:sz w:val="12"/>
        </w:rPr>
        <w:t>346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4"/>
        </w:rPr>
        <w:t>times,</w:t>
      </w:r>
      <w:r>
        <w:rPr>
          <w:spacing w:val="20"/>
        </w:rPr>
        <w:t xml:space="preserve"> </w:t>
      </w:r>
      <w:r>
        <w:rPr>
          <w:spacing w:val="-4"/>
        </w:rPr>
        <w:t>such</w:t>
      </w:r>
      <w:r>
        <w:rPr>
          <w:spacing w:val="14"/>
        </w:rPr>
        <w:t xml:space="preserve"> </w:t>
      </w:r>
      <w:r>
        <w:rPr>
          <w:spacing w:val="-4"/>
        </w:rPr>
        <w:t>as</w:t>
      </w:r>
      <w:r>
        <w:rPr>
          <w:spacing w:val="14"/>
        </w:rPr>
        <w:t xml:space="preserve"> </w:t>
      </w:r>
      <w:r>
        <w:rPr>
          <w:spacing w:val="-4"/>
        </w:rPr>
        <w:t>eccentricity</w:t>
      </w:r>
      <w:r>
        <w:rPr>
          <w:spacing w:val="14"/>
        </w:rPr>
        <w:t xml:space="preserve"> </w:t>
      </w:r>
      <w:r>
        <w:rPr>
          <w:spacing w:val="-4"/>
        </w:rPr>
        <w:t>and</w:t>
      </w:r>
      <w:r>
        <w:rPr>
          <w:spacing w:val="14"/>
        </w:rPr>
        <w:t xml:space="preserve"> </w:t>
      </w:r>
      <w:r>
        <w:rPr>
          <w:spacing w:val="-4"/>
        </w:rPr>
        <w:t>inter-item</w:t>
      </w:r>
      <w:r>
        <w:rPr>
          <w:spacing w:val="14"/>
        </w:rPr>
        <w:t xml:space="preserve"> </w:t>
      </w:r>
      <w:r>
        <w:rPr>
          <w:spacing w:val="-4"/>
        </w:rPr>
        <w:t>distance,</w:t>
      </w:r>
      <w:r>
        <w:rPr>
          <w:spacing w:val="20"/>
        </w:rPr>
        <w:t xml:space="preserve"> </w:t>
      </w:r>
      <w:r>
        <w:rPr>
          <w:spacing w:val="-4"/>
        </w:rPr>
        <w:t>which</w:t>
      </w:r>
      <w:r>
        <w:rPr>
          <w:spacing w:val="14"/>
        </w:rPr>
        <w:t xml:space="preserve"> </w:t>
      </w:r>
      <w:r>
        <w:rPr>
          <w:spacing w:val="-4"/>
        </w:rPr>
        <w:t>may</w:t>
      </w:r>
      <w:r>
        <w:rPr>
          <w:spacing w:val="14"/>
        </w:rPr>
        <w:t xml:space="preserve"> </w:t>
      </w:r>
      <w:r>
        <w:rPr>
          <w:spacing w:val="-4"/>
        </w:rPr>
        <w:t>help</w:t>
      </w:r>
      <w:r>
        <w:rPr>
          <w:spacing w:val="14"/>
        </w:rPr>
        <w:t xml:space="preserve"> </w:t>
      </w:r>
      <w:r>
        <w:rPr>
          <w:spacing w:val="-4"/>
        </w:rPr>
        <w:t>to</w:t>
      </w:r>
      <w:r>
        <w:rPr>
          <w:spacing w:val="14"/>
        </w:rPr>
        <w:t xml:space="preserve"> </w:t>
      </w:r>
      <w:r>
        <w:rPr>
          <w:spacing w:val="-4"/>
        </w:rPr>
        <w:t>explain</w:t>
      </w:r>
    </w:p>
    <w:p w14:paraId="11FC70DC" w14:textId="77777777" w:rsidR="00470D98" w:rsidRDefault="001E0CFE">
      <w:pPr>
        <w:pStyle w:val="BodyText"/>
      </w:pPr>
      <w:r>
        <w:rPr>
          <w:rFonts w:ascii="Trebuchet MS"/>
          <w:spacing w:val="-6"/>
          <w:sz w:val="12"/>
        </w:rPr>
        <w:t>347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6"/>
        </w:rPr>
        <w:t>behaviour</w:t>
      </w:r>
      <w:r>
        <w:rPr>
          <w:spacing w:val="-4"/>
        </w:rPr>
        <w:t xml:space="preserve"> </w:t>
      </w:r>
      <w:r>
        <w:rPr>
          <w:spacing w:val="-6"/>
        </w:rPr>
        <w:t>further.</w:t>
      </w:r>
      <w:r>
        <w:rPr>
          <w:spacing w:val="17"/>
        </w:rPr>
        <w:t xml:space="preserve"> </w:t>
      </w:r>
      <w:r>
        <w:rPr>
          <w:spacing w:val="-6"/>
        </w:rPr>
        <w:t>To</w:t>
      </w:r>
      <w:r>
        <w:rPr>
          <w:spacing w:val="-5"/>
        </w:rPr>
        <w:t xml:space="preserve"> </w:t>
      </w:r>
      <w:r>
        <w:rPr>
          <w:spacing w:val="-6"/>
        </w:rPr>
        <w:t>demonstrate</w:t>
      </w:r>
      <w:r>
        <w:rPr>
          <w:spacing w:val="-4"/>
        </w:rPr>
        <w:t xml:space="preserve"> </w:t>
      </w:r>
      <w:r>
        <w:rPr>
          <w:spacing w:val="-6"/>
        </w:rPr>
        <w:t>this,</w:t>
      </w:r>
      <w:r>
        <w:rPr>
          <w:spacing w:val="-3"/>
        </w:rPr>
        <w:t xml:space="preserve"> </w:t>
      </w:r>
      <w:r>
        <w:rPr>
          <w:spacing w:val="-6"/>
        </w:rPr>
        <w:t>we</w:t>
      </w:r>
      <w:r>
        <w:rPr>
          <w:spacing w:val="-5"/>
        </w:rPr>
        <w:t xml:space="preserve"> </w:t>
      </w:r>
      <w:r>
        <w:rPr>
          <w:spacing w:val="-6"/>
        </w:rPr>
        <w:t>will</w:t>
      </w:r>
      <w:r>
        <w:rPr>
          <w:spacing w:val="-4"/>
        </w:rPr>
        <w:t xml:space="preserve"> </w:t>
      </w:r>
      <w:r>
        <w:rPr>
          <w:spacing w:val="-6"/>
        </w:rPr>
        <w:t>also</w:t>
      </w:r>
      <w:r>
        <w:rPr>
          <w:spacing w:val="-5"/>
        </w:rPr>
        <w:t xml:space="preserve"> </w:t>
      </w:r>
      <w:r>
        <w:rPr>
          <w:spacing w:val="-6"/>
        </w:rPr>
        <w:t>run</w:t>
      </w:r>
      <w:r>
        <w:rPr>
          <w:spacing w:val="-4"/>
        </w:rPr>
        <w:t xml:space="preserve"> </w:t>
      </w:r>
      <w:r>
        <w:rPr>
          <w:spacing w:val="-6"/>
        </w:rPr>
        <w:t>exploratory</w:t>
      </w:r>
      <w:r>
        <w:rPr>
          <w:spacing w:val="-5"/>
        </w:rPr>
        <w:t xml:space="preserve"> </w:t>
      </w:r>
      <w:r>
        <w:rPr>
          <w:spacing w:val="-6"/>
        </w:rPr>
        <w:t>analyses</w:t>
      </w:r>
      <w:r>
        <w:rPr>
          <w:spacing w:val="-4"/>
        </w:rPr>
        <w:t xml:space="preserve"> </w:t>
      </w:r>
      <w:r>
        <w:rPr>
          <w:spacing w:val="-6"/>
        </w:rPr>
        <w:t>in-</w:t>
      </w:r>
    </w:p>
    <w:p w14:paraId="1C8258B4" w14:textId="77777777" w:rsidR="00470D98" w:rsidRDefault="001E0CFE">
      <w:pPr>
        <w:pStyle w:val="BodyText"/>
        <w:spacing w:before="8"/>
      </w:pPr>
      <w:r>
        <w:rPr>
          <w:rFonts w:ascii="Trebuchet MS"/>
          <w:spacing w:val="-2"/>
          <w:sz w:val="12"/>
        </w:rPr>
        <w:t>348</w:t>
      </w:r>
      <w:r>
        <w:rPr>
          <w:rFonts w:ascii="Trebuchet MS"/>
          <w:spacing w:val="79"/>
          <w:w w:val="150"/>
          <w:sz w:val="12"/>
        </w:rPr>
        <w:t xml:space="preserve"> </w:t>
      </w:r>
      <w:r>
        <w:rPr>
          <w:spacing w:val="-2"/>
        </w:rPr>
        <w:t>cluding</w:t>
      </w:r>
      <w:r>
        <w:rPr>
          <w:spacing w:val="3"/>
        </w:rPr>
        <w:t xml:space="preserve"> </w:t>
      </w:r>
      <w:r>
        <w:rPr>
          <w:spacing w:val="-2"/>
        </w:rPr>
        <w:t>a</w:t>
      </w:r>
      <w:r>
        <w:rPr>
          <w:spacing w:val="4"/>
        </w:rPr>
        <w:t xml:space="preserve"> </w:t>
      </w:r>
      <w:r>
        <w:rPr>
          <w:spacing w:val="-2"/>
        </w:rPr>
        <w:t>factor</w:t>
      </w:r>
      <w:r>
        <w:rPr>
          <w:spacing w:val="3"/>
        </w:rPr>
        <w:t xml:space="preserve"> </w:t>
      </w:r>
      <w:r>
        <w:rPr>
          <w:spacing w:val="-2"/>
        </w:rPr>
        <w:t>for</w:t>
      </w:r>
      <w:r>
        <w:rPr>
          <w:spacing w:val="4"/>
        </w:rPr>
        <w:t xml:space="preserve"> </w:t>
      </w:r>
      <w:r>
        <w:rPr>
          <w:spacing w:val="-2"/>
        </w:rPr>
        <w:t>which</w:t>
      </w:r>
      <w:r>
        <w:rPr>
          <w:spacing w:val="3"/>
        </w:rPr>
        <w:t xml:space="preserve"> </w:t>
      </w:r>
      <w:r>
        <w:rPr>
          <w:spacing w:val="-2"/>
        </w:rPr>
        <w:t>ring</w:t>
      </w:r>
      <w:r>
        <w:rPr>
          <w:spacing w:val="4"/>
        </w:rPr>
        <w:t xml:space="preserve"> </w:t>
      </w:r>
      <w:r>
        <w:rPr>
          <w:spacing w:val="-2"/>
        </w:rPr>
        <w:t>the</w:t>
      </w:r>
      <w:r>
        <w:rPr>
          <w:spacing w:val="3"/>
        </w:rPr>
        <w:t xml:space="preserve"> </w:t>
      </w:r>
      <w:r>
        <w:rPr>
          <w:spacing w:val="-2"/>
        </w:rPr>
        <w:t>target</w:t>
      </w:r>
      <w:r>
        <w:rPr>
          <w:spacing w:val="4"/>
        </w:rPr>
        <w:t xml:space="preserve"> </w:t>
      </w:r>
      <w:r>
        <w:rPr>
          <w:spacing w:val="-2"/>
        </w:rPr>
        <w:t>is</w:t>
      </w:r>
      <w:r>
        <w:rPr>
          <w:spacing w:val="3"/>
        </w:rPr>
        <w:t xml:space="preserve"> </w:t>
      </w:r>
      <w:r>
        <w:rPr>
          <w:spacing w:val="-2"/>
        </w:rPr>
        <w:t>in</w:t>
      </w:r>
      <w:r>
        <w:rPr>
          <w:spacing w:val="4"/>
        </w:rPr>
        <w:t xml:space="preserve"> </w:t>
      </w:r>
      <w:r>
        <w:rPr>
          <w:spacing w:val="-2"/>
        </w:rPr>
        <w:t>to</w:t>
      </w:r>
      <w:r>
        <w:rPr>
          <w:spacing w:val="3"/>
        </w:rPr>
        <w:t xml:space="preserve"> </w:t>
      </w:r>
      <w:r>
        <w:rPr>
          <w:spacing w:val="-2"/>
        </w:rPr>
        <w:t>assess</w:t>
      </w:r>
      <w:r>
        <w:rPr>
          <w:spacing w:val="4"/>
        </w:rPr>
        <w:t xml:space="preserve"> </w:t>
      </w:r>
      <w:r>
        <w:rPr>
          <w:spacing w:val="-2"/>
        </w:rPr>
        <w:t>whether</w:t>
      </w:r>
      <w:r>
        <w:rPr>
          <w:spacing w:val="3"/>
        </w:rPr>
        <w:t xml:space="preserve"> </w:t>
      </w:r>
      <w:r>
        <w:rPr>
          <w:spacing w:val="-2"/>
        </w:rPr>
        <w:t>this</w:t>
      </w:r>
      <w:r>
        <w:rPr>
          <w:spacing w:val="4"/>
        </w:rPr>
        <w:t xml:space="preserve"> </w:t>
      </w:r>
      <w:r>
        <w:rPr>
          <w:spacing w:val="-2"/>
        </w:rPr>
        <w:t>improves</w:t>
      </w:r>
    </w:p>
    <w:p w14:paraId="4F91AE62" w14:textId="77777777" w:rsidR="00470D98" w:rsidRDefault="001E0CFE">
      <w:pPr>
        <w:pStyle w:val="BodyText"/>
      </w:pPr>
      <w:r>
        <w:rPr>
          <w:rFonts w:ascii="Trebuchet MS"/>
          <w:spacing w:val="-6"/>
          <w:sz w:val="12"/>
        </w:rPr>
        <w:t>349</w:t>
      </w:r>
      <w:r>
        <w:rPr>
          <w:rFonts w:ascii="Trebuchet MS"/>
          <w:spacing w:val="41"/>
          <w:sz w:val="12"/>
        </w:rPr>
        <w:t xml:space="preserve">  </w:t>
      </w:r>
      <w:r>
        <w:rPr>
          <w:spacing w:val="-6"/>
        </w:rPr>
        <w:t>model</w:t>
      </w:r>
      <w:r>
        <w:rPr>
          <w:spacing w:val="-4"/>
        </w:rPr>
        <w:t xml:space="preserve"> </w:t>
      </w:r>
      <w:r>
        <w:rPr>
          <w:spacing w:val="-6"/>
        </w:rPr>
        <w:t>fit</w:t>
      </w:r>
      <w:r>
        <w:rPr>
          <w:spacing w:val="-5"/>
        </w:rPr>
        <w:t xml:space="preserve"> </w:t>
      </w:r>
      <w:r>
        <w:rPr>
          <w:spacing w:val="-6"/>
        </w:rPr>
        <w:t>or affects</w:t>
      </w:r>
      <w:r>
        <w:rPr>
          <w:spacing w:val="-5"/>
        </w:rPr>
        <w:t xml:space="preserve"> </w:t>
      </w:r>
      <w:r>
        <w:rPr>
          <w:spacing w:val="-6"/>
        </w:rPr>
        <w:t>any</w:t>
      </w:r>
      <w:r>
        <w:rPr>
          <w:spacing w:val="-5"/>
        </w:rPr>
        <w:t xml:space="preserve"> </w:t>
      </w:r>
      <w:r>
        <w:rPr>
          <w:spacing w:val="-6"/>
        </w:rPr>
        <w:t>of the</w:t>
      </w:r>
      <w:r>
        <w:rPr>
          <w:spacing w:val="-5"/>
        </w:rPr>
        <w:t xml:space="preserve"> </w:t>
      </w:r>
      <w:r>
        <w:rPr>
          <w:spacing w:val="-6"/>
        </w:rPr>
        <w:t>conclusions</w:t>
      </w:r>
      <w:r>
        <w:rPr>
          <w:spacing w:val="-5"/>
        </w:rPr>
        <w:t xml:space="preserve"> </w:t>
      </w:r>
      <w:r>
        <w:rPr>
          <w:spacing w:val="-6"/>
        </w:rPr>
        <w:t>that can</w:t>
      </w:r>
      <w:r>
        <w:rPr>
          <w:spacing w:val="-5"/>
        </w:rPr>
        <w:t xml:space="preserve"> </w:t>
      </w:r>
      <w:r>
        <w:rPr>
          <w:spacing w:val="-6"/>
        </w:rPr>
        <w:t>be</w:t>
      </w:r>
      <w:r>
        <w:rPr>
          <w:spacing w:val="-5"/>
        </w:rPr>
        <w:t xml:space="preserve"> </w:t>
      </w:r>
      <w:r>
        <w:rPr>
          <w:spacing w:val="-6"/>
        </w:rPr>
        <w:t>drawn from</w:t>
      </w:r>
      <w:r>
        <w:rPr>
          <w:spacing w:val="-5"/>
        </w:rPr>
        <w:t xml:space="preserve"> </w:t>
      </w:r>
      <w:r>
        <w:rPr>
          <w:spacing w:val="-6"/>
        </w:rPr>
        <w:t>the</w:t>
      </w:r>
      <w:r>
        <w:rPr>
          <w:spacing w:val="-5"/>
        </w:rPr>
        <w:t xml:space="preserve"> </w:t>
      </w:r>
      <w:r>
        <w:rPr>
          <w:spacing w:val="-6"/>
        </w:rPr>
        <w:t>model.</w:t>
      </w:r>
    </w:p>
    <w:p w14:paraId="22DBB9E6" w14:textId="77777777" w:rsidR="00470D98" w:rsidRDefault="001E0CFE">
      <w:pPr>
        <w:spacing w:before="251"/>
        <w:ind w:left="227"/>
        <w:rPr>
          <w:rFonts w:ascii="Times New Roman"/>
          <w:i/>
          <w:sz w:val="24"/>
        </w:rPr>
      </w:pPr>
      <w:r>
        <w:rPr>
          <w:rFonts w:ascii="Trebuchet MS"/>
          <w:sz w:val="12"/>
        </w:rPr>
        <w:t>350</w:t>
      </w:r>
      <w:r>
        <w:rPr>
          <w:rFonts w:ascii="Trebuchet MS"/>
          <w:spacing w:val="157"/>
          <w:sz w:val="12"/>
        </w:rPr>
        <w:t xml:space="preserve"> </w:t>
      </w:r>
      <w:bookmarkStart w:id="366" w:name="Pilot_Experiment"/>
      <w:bookmarkEnd w:id="366"/>
      <w:r>
        <w:rPr>
          <w:rFonts w:ascii="Times New Roman"/>
          <w:i/>
          <w:sz w:val="24"/>
        </w:rPr>
        <w:t>3.4.</w:t>
      </w:r>
      <w:r>
        <w:rPr>
          <w:rFonts w:ascii="Times New Roman"/>
          <w:i/>
          <w:spacing w:val="57"/>
          <w:sz w:val="24"/>
        </w:rPr>
        <w:t xml:space="preserve"> </w:t>
      </w:r>
      <w:r>
        <w:rPr>
          <w:rFonts w:ascii="Times New Roman"/>
          <w:i/>
          <w:sz w:val="24"/>
        </w:rPr>
        <w:t>Pilot</w:t>
      </w:r>
      <w:r>
        <w:rPr>
          <w:rFonts w:ascii="Times New Roman"/>
          <w:i/>
          <w:spacing w:val="-3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Experiment</w:t>
      </w:r>
    </w:p>
    <w:p w14:paraId="62776D4A" w14:textId="77777777" w:rsidR="00470D98" w:rsidRDefault="001E0CFE">
      <w:pPr>
        <w:pStyle w:val="BodyText"/>
        <w:tabs>
          <w:tab w:val="left" w:pos="968"/>
        </w:tabs>
        <w:spacing w:before="56"/>
      </w:pPr>
      <w:r>
        <w:rPr>
          <w:rFonts w:ascii="Trebuchet MS"/>
          <w:spacing w:val="-5"/>
          <w:sz w:val="12"/>
        </w:rPr>
        <w:t>351</w:t>
      </w:r>
      <w:r>
        <w:rPr>
          <w:rFonts w:ascii="Trebuchet MS"/>
          <w:sz w:val="12"/>
        </w:rPr>
        <w:tab/>
      </w:r>
      <w:r>
        <w:rPr>
          <w:w w:val="90"/>
        </w:rPr>
        <w:t>Full</w:t>
      </w:r>
      <w:r>
        <w:rPr>
          <w:spacing w:val="3"/>
        </w:rPr>
        <w:t xml:space="preserve"> </w:t>
      </w:r>
      <w:r>
        <w:rPr>
          <w:w w:val="90"/>
        </w:rPr>
        <w:t>details</w:t>
      </w:r>
      <w:r>
        <w:rPr>
          <w:spacing w:val="4"/>
        </w:rPr>
        <w:t xml:space="preserve"> </w:t>
      </w:r>
      <w:r>
        <w:rPr>
          <w:w w:val="90"/>
        </w:rPr>
        <w:t>of</w:t>
      </w:r>
      <w:r>
        <w:rPr>
          <w:spacing w:val="4"/>
        </w:rPr>
        <w:t xml:space="preserve"> </w:t>
      </w:r>
      <w:r>
        <w:rPr>
          <w:w w:val="90"/>
        </w:rPr>
        <w:t>a</w:t>
      </w:r>
      <w:r>
        <w:rPr>
          <w:spacing w:val="4"/>
        </w:rPr>
        <w:t xml:space="preserve"> </w:t>
      </w:r>
      <w:r>
        <w:rPr>
          <w:w w:val="90"/>
        </w:rPr>
        <w:t>pilot</w:t>
      </w:r>
      <w:r>
        <w:rPr>
          <w:spacing w:val="4"/>
        </w:rPr>
        <w:t xml:space="preserve"> </w:t>
      </w:r>
      <w:r>
        <w:rPr>
          <w:w w:val="90"/>
        </w:rPr>
        <w:t>experiment</w:t>
      </w:r>
      <w:r>
        <w:rPr>
          <w:spacing w:val="4"/>
        </w:rPr>
        <w:t xml:space="preserve"> </w:t>
      </w:r>
      <w:r>
        <w:rPr>
          <w:w w:val="90"/>
        </w:rPr>
        <w:t>with</w:t>
      </w:r>
      <w:r>
        <w:rPr>
          <w:spacing w:val="4"/>
        </w:rPr>
        <w:t xml:space="preserve"> </w:t>
      </w:r>
      <w:r>
        <w:rPr>
          <w:rFonts w:ascii="Times New Roman"/>
          <w:i/>
          <w:w w:val="90"/>
        </w:rPr>
        <w:t>n</w:t>
      </w:r>
      <w:r>
        <w:rPr>
          <w:rFonts w:ascii="Times New Roman"/>
          <w:i/>
          <w:spacing w:val="-4"/>
          <w:w w:val="90"/>
        </w:rPr>
        <w:t xml:space="preserve"> </w:t>
      </w:r>
      <w:r>
        <w:rPr>
          <w:rFonts w:ascii="Tahoma"/>
          <w:w w:val="90"/>
        </w:rPr>
        <w:t>=</w:t>
      </w:r>
      <w:r>
        <w:rPr>
          <w:rFonts w:ascii="Tahoma"/>
          <w:spacing w:val="-17"/>
          <w:w w:val="90"/>
        </w:rPr>
        <w:t xml:space="preserve"> </w:t>
      </w:r>
      <w:r>
        <w:rPr>
          <w:w w:val="90"/>
        </w:rPr>
        <w:t>4</w:t>
      </w:r>
      <w:r>
        <w:rPr>
          <w:spacing w:val="4"/>
        </w:rPr>
        <w:t xml:space="preserve"> </w:t>
      </w:r>
      <w:r>
        <w:rPr>
          <w:w w:val="90"/>
        </w:rPr>
        <w:t>participants</w:t>
      </w:r>
      <w:r>
        <w:rPr>
          <w:spacing w:val="4"/>
        </w:rPr>
        <w:t xml:space="preserve"> </w:t>
      </w:r>
      <w:r>
        <w:rPr>
          <w:w w:val="90"/>
        </w:rPr>
        <w:t>(960</w:t>
      </w:r>
      <w:r>
        <w:rPr>
          <w:spacing w:val="4"/>
        </w:rPr>
        <w:t xml:space="preserve"> </w:t>
      </w:r>
      <w:r>
        <w:rPr>
          <w:w w:val="90"/>
        </w:rPr>
        <w:t>trials</w:t>
      </w:r>
      <w:r>
        <w:rPr>
          <w:spacing w:val="4"/>
        </w:rPr>
        <w:t xml:space="preserve"> </w:t>
      </w:r>
      <w:r>
        <w:rPr>
          <w:w w:val="90"/>
        </w:rPr>
        <w:t>each)</w:t>
      </w:r>
      <w:r>
        <w:rPr>
          <w:spacing w:val="4"/>
        </w:rPr>
        <w:t xml:space="preserve"> </w:t>
      </w:r>
      <w:r>
        <w:rPr>
          <w:spacing w:val="-2"/>
          <w:w w:val="90"/>
        </w:rPr>
        <w:t>using</w:t>
      </w:r>
    </w:p>
    <w:p w14:paraId="1AA8ADB1" w14:textId="77777777" w:rsidR="00470D98" w:rsidRDefault="001E0CFE">
      <w:pPr>
        <w:spacing w:before="8"/>
        <w:ind w:left="227"/>
        <w:rPr>
          <w:sz w:val="24"/>
        </w:rPr>
      </w:pPr>
      <w:r>
        <w:rPr>
          <w:rFonts w:ascii="Trebuchet MS"/>
          <w:spacing w:val="-2"/>
          <w:sz w:val="12"/>
        </w:rPr>
        <w:t>352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2"/>
          <w:sz w:val="24"/>
        </w:rPr>
        <w:t>our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proposed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analyses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can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be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found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Supplementary</w:t>
      </w:r>
      <w:r>
        <w:rPr>
          <w:rFonts w:ascii="Times New Roman"/>
          <w:i/>
          <w:spacing w:val="-13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Materials</w:t>
      </w:r>
      <w:r>
        <w:rPr>
          <w:rFonts w:ascii="Times New Roman"/>
          <w:i/>
          <w:spacing w:val="-13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-</w:t>
      </w:r>
      <w:r>
        <w:rPr>
          <w:rFonts w:ascii="Times New Roman"/>
          <w:i/>
          <w:spacing w:val="-13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Pilot</w:t>
      </w:r>
      <w:r>
        <w:rPr>
          <w:rFonts w:ascii="Times New Roman"/>
          <w:i/>
          <w:spacing w:val="-13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Analysis</w:t>
      </w:r>
      <w:r>
        <w:rPr>
          <w:spacing w:val="-2"/>
          <w:sz w:val="24"/>
        </w:rPr>
        <w:t>.</w:t>
      </w:r>
    </w:p>
    <w:p w14:paraId="541C11CD" w14:textId="77777777" w:rsidR="00470D98" w:rsidRDefault="001E0CFE">
      <w:pPr>
        <w:pStyle w:val="BodyText"/>
        <w:spacing w:before="8"/>
      </w:pPr>
      <w:r>
        <w:rPr>
          <w:rFonts w:ascii="Trebuchet MS"/>
          <w:spacing w:val="-2"/>
          <w:sz w:val="12"/>
        </w:rPr>
        <w:t>353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2"/>
        </w:rPr>
        <w:t>This</w:t>
      </w:r>
      <w:r>
        <w:rPr>
          <w:spacing w:val="5"/>
        </w:rPr>
        <w:t xml:space="preserve"> </w:t>
      </w:r>
      <w:r>
        <w:rPr>
          <w:spacing w:val="-2"/>
        </w:rPr>
        <w:t>suggests</w:t>
      </w:r>
      <w:r>
        <w:rPr>
          <w:spacing w:val="4"/>
        </w:rPr>
        <w:t xml:space="preserve"> </w:t>
      </w:r>
      <w:r>
        <w:rPr>
          <w:spacing w:val="-2"/>
        </w:rPr>
        <w:t>that</w:t>
      </w:r>
      <w:r>
        <w:rPr>
          <w:spacing w:val="4"/>
        </w:rPr>
        <w:t xml:space="preserve"> </w:t>
      </w:r>
      <w:r>
        <w:rPr>
          <w:spacing w:val="-2"/>
        </w:rPr>
        <w:t>even</w:t>
      </w:r>
      <w:r>
        <w:rPr>
          <w:spacing w:val="4"/>
        </w:rPr>
        <w:t xml:space="preserve"> </w:t>
      </w:r>
      <w:r>
        <w:rPr>
          <w:spacing w:val="-2"/>
        </w:rPr>
        <w:t>with</w:t>
      </w:r>
      <w:r>
        <w:rPr>
          <w:spacing w:val="4"/>
        </w:rPr>
        <w:t xml:space="preserve"> </w:t>
      </w:r>
      <w:r>
        <w:rPr>
          <w:spacing w:val="-2"/>
        </w:rPr>
        <w:t>a</w:t>
      </w:r>
      <w:r>
        <w:rPr>
          <w:spacing w:val="4"/>
        </w:rPr>
        <w:t xml:space="preserve"> </w:t>
      </w:r>
      <w:r>
        <w:rPr>
          <w:spacing w:val="-2"/>
        </w:rPr>
        <w:t>small</w:t>
      </w:r>
      <w:r>
        <w:rPr>
          <w:spacing w:val="4"/>
        </w:rPr>
        <w:t xml:space="preserve"> </w:t>
      </w:r>
      <w:r>
        <w:rPr>
          <w:spacing w:val="-2"/>
        </w:rPr>
        <w:t>sample,</w:t>
      </w:r>
      <w:r>
        <w:rPr>
          <w:spacing w:val="8"/>
        </w:rPr>
        <w:t xml:space="preserve"> </w:t>
      </w:r>
      <w:r>
        <w:rPr>
          <w:spacing w:val="-2"/>
        </w:rPr>
        <w:t>we</w:t>
      </w:r>
      <w:r>
        <w:rPr>
          <w:spacing w:val="4"/>
        </w:rPr>
        <w:t xml:space="preserve"> </w:t>
      </w:r>
      <w:r>
        <w:rPr>
          <w:spacing w:val="-2"/>
        </w:rPr>
        <w:t>can</w:t>
      </w:r>
      <w:r>
        <w:rPr>
          <w:spacing w:val="4"/>
        </w:rPr>
        <w:t xml:space="preserve"> </w:t>
      </w:r>
      <w:r>
        <w:rPr>
          <w:spacing w:val="-2"/>
        </w:rPr>
        <w:t>convincingly</w:t>
      </w:r>
      <w:r>
        <w:rPr>
          <w:spacing w:val="4"/>
        </w:rPr>
        <w:t xml:space="preserve"> </w:t>
      </w:r>
      <w:r>
        <w:rPr>
          <w:spacing w:val="-2"/>
        </w:rPr>
        <w:t>demonstrate</w:t>
      </w:r>
    </w:p>
    <w:p w14:paraId="53E3CFA5" w14:textId="77777777" w:rsidR="00470D98" w:rsidRDefault="001E0CFE">
      <w:pPr>
        <w:pStyle w:val="BodyText"/>
      </w:pPr>
      <w:r>
        <w:rPr>
          <w:rFonts w:ascii="Trebuchet MS"/>
          <w:spacing w:val="-4"/>
          <w:sz w:val="12"/>
        </w:rPr>
        <w:t>354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4"/>
        </w:rPr>
        <w:t>H1</w:t>
      </w:r>
      <w:r>
        <w:rPr>
          <w:spacing w:val="11"/>
        </w:rPr>
        <w:t xml:space="preserve"> </w:t>
      </w:r>
      <w:r>
        <w:rPr>
          <w:spacing w:val="-4"/>
        </w:rPr>
        <w:t>and</w:t>
      </w:r>
      <w:r>
        <w:rPr>
          <w:spacing w:val="10"/>
        </w:rPr>
        <w:t xml:space="preserve"> </w:t>
      </w:r>
      <w:r>
        <w:rPr>
          <w:spacing w:val="-4"/>
        </w:rPr>
        <w:t>H2.</w:t>
      </w:r>
      <w:r>
        <w:rPr>
          <w:spacing w:val="62"/>
        </w:rPr>
        <w:t xml:space="preserve"> </w:t>
      </w:r>
      <w:r>
        <w:rPr>
          <w:spacing w:val="-4"/>
        </w:rPr>
        <w:t>However,</w:t>
      </w:r>
      <w:r>
        <w:rPr>
          <w:spacing w:val="15"/>
        </w:rPr>
        <w:t xml:space="preserve"> </w:t>
      </w:r>
      <w:r>
        <w:rPr>
          <w:spacing w:val="-4"/>
        </w:rPr>
        <w:t>more</w:t>
      </w:r>
      <w:r>
        <w:rPr>
          <w:spacing w:val="11"/>
        </w:rPr>
        <w:t xml:space="preserve"> </w:t>
      </w:r>
      <w:r>
        <w:rPr>
          <w:spacing w:val="-4"/>
        </w:rPr>
        <w:t>data</w:t>
      </w:r>
      <w:r>
        <w:rPr>
          <w:spacing w:val="11"/>
        </w:rPr>
        <w:t xml:space="preserve"> </w:t>
      </w:r>
      <w:r>
        <w:rPr>
          <w:spacing w:val="-4"/>
        </w:rPr>
        <w:t>will</w:t>
      </w:r>
      <w:r>
        <w:rPr>
          <w:spacing w:val="11"/>
        </w:rPr>
        <w:t xml:space="preserve"> </w:t>
      </w:r>
      <w:r>
        <w:rPr>
          <w:spacing w:val="-4"/>
        </w:rPr>
        <w:t>be</w:t>
      </w:r>
      <w:r>
        <w:rPr>
          <w:spacing w:val="10"/>
        </w:rPr>
        <w:t xml:space="preserve"> </w:t>
      </w:r>
      <w:r>
        <w:rPr>
          <w:spacing w:val="-4"/>
        </w:rPr>
        <w:t>required</w:t>
      </w:r>
      <w:r>
        <w:rPr>
          <w:spacing w:val="11"/>
        </w:rPr>
        <w:t xml:space="preserve"> </w:t>
      </w:r>
      <w:r>
        <w:rPr>
          <w:spacing w:val="-4"/>
        </w:rPr>
        <w:t>to</w:t>
      </w:r>
      <w:r>
        <w:rPr>
          <w:spacing w:val="10"/>
        </w:rPr>
        <w:t xml:space="preserve"> </w:t>
      </w:r>
      <w:r>
        <w:rPr>
          <w:spacing w:val="-4"/>
        </w:rPr>
        <w:t>discriminate</w:t>
      </w:r>
      <w:r>
        <w:rPr>
          <w:spacing w:val="11"/>
        </w:rPr>
        <w:t xml:space="preserve"> </w:t>
      </w:r>
      <w:r>
        <w:rPr>
          <w:spacing w:val="-4"/>
        </w:rPr>
        <w:t>between</w:t>
      </w:r>
      <w:r>
        <w:rPr>
          <w:spacing w:val="10"/>
        </w:rPr>
        <w:t xml:space="preserve"> </w:t>
      </w:r>
      <w:r>
        <w:rPr>
          <w:spacing w:val="-5"/>
        </w:rPr>
        <w:t>the</w:t>
      </w:r>
    </w:p>
    <w:p w14:paraId="65A1D58A" w14:textId="77777777" w:rsidR="00470D98" w:rsidRDefault="001E0CFE">
      <w:pPr>
        <w:pStyle w:val="BodyText"/>
        <w:spacing w:before="8"/>
      </w:pPr>
      <w:r>
        <w:rPr>
          <w:rFonts w:ascii="Trebuchet MS"/>
          <w:spacing w:val="-4"/>
          <w:sz w:val="12"/>
        </w:rPr>
        <w:t>355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4"/>
        </w:rPr>
        <w:t>models,</w:t>
      </w:r>
      <w:r>
        <w:rPr>
          <w:spacing w:val="-2"/>
        </w:rPr>
        <w:t xml:space="preserve"> </w:t>
      </w:r>
      <w:r>
        <w:rPr>
          <w:spacing w:val="-4"/>
        </w:rPr>
        <w:t>particularly</w:t>
      </w:r>
      <w:r>
        <w:rPr>
          <w:spacing w:val="-5"/>
        </w:rPr>
        <w:t xml:space="preserve"> </w:t>
      </w:r>
      <w:r>
        <w:rPr>
          <w:spacing w:val="-4"/>
        </w:rPr>
        <w:t>for</w:t>
      </w:r>
      <w:r>
        <w:rPr>
          <w:spacing w:val="-5"/>
        </w:rPr>
        <w:t xml:space="preserve"> </w:t>
      </w:r>
      <w:r>
        <w:rPr>
          <w:spacing w:val="-4"/>
        </w:rPr>
        <w:t>H4.</w:t>
      </w:r>
      <w:r>
        <w:rPr>
          <w:spacing w:val="16"/>
        </w:rPr>
        <w:t xml:space="preserve"> </w:t>
      </w:r>
      <w:r>
        <w:rPr>
          <w:spacing w:val="-4"/>
        </w:rPr>
        <w:t>Given</w:t>
      </w:r>
      <w:r>
        <w:rPr>
          <w:spacing w:val="-5"/>
        </w:rPr>
        <w:t xml:space="preserve"> </w:t>
      </w:r>
      <w:r>
        <w:rPr>
          <w:spacing w:val="-4"/>
        </w:rPr>
        <w:t>that</w:t>
      </w:r>
      <w:r>
        <w:rPr>
          <w:spacing w:val="-5"/>
        </w:rPr>
        <w:t xml:space="preserve"> </w:t>
      </w:r>
      <w:r>
        <w:rPr>
          <w:spacing w:val="-4"/>
        </w:rPr>
        <w:t>our</w:t>
      </w:r>
      <w:r>
        <w:rPr>
          <w:spacing w:val="-5"/>
        </w:rPr>
        <w:t xml:space="preserve"> </w:t>
      </w:r>
      <w:r>
        <w:rPr>
          <w:spacing w:val="-4"/>
        </w:rPr>
        <w:t>methods are</w:t>
      </w:r>
      <w:r>
        <w:rPr>
          <w:spacing w:val="-5"/>
        </w:rPr>
        <w:t xml:space="preserve"> </w:t>
      </w:r>
      <w:r>
        <w:rPr>
          <w:spacing w:val="-4"/>
        </w:rPr>
        <w:t>within-subject, we</w:t>
      </w:r>
      <w:r>
        <w:rPr>
          <w:spacing w:val="-5"/>
        </w:rPr>
        <w:t xml:space="preserve"> </w:t>
      </w:r>
      <w:r>
        <w:rPr>
          <w:spacing w:val="-4"/>
        </w:rPr>
        <w:t>have</w:t>
      </w:r>
    </w:p>
    <w:p w14:paraId="0C89FEDB" w14:textId="2EC2E9CF" w:rsidR="00470D98" w:rsidRDefault="001E0CFE">
      <w:pPr>
        <w:pStyle w:val="BodyText"/>
      </w:pPr>
      <w:r>
        <w:rPr>
          <w:rFonts w:ascii="Trebuchet MS"/>
          <w:spacing w:val="-4"/>
          <w:sz w:val="12"/>
        </w:rPr>
        <w:t>356</w:t>
      </w:r>
      <w:r>
        <w:rPr>
          <w:rFonts w:ascii="Trebuchet MS"/>
          <w:spacing w:val="78"/>
          <w:w w:val="150"/>
          <w:sz w:val="12"/>
        </w:rPr>
        <w:t xml:space="preserve"> </w:t>
      </w:r>
      <w:r>
        <w:rPr>
          <w:spacing w:val="-4"/>
        </w:rPr>
        <w:t>reduced</w:t>
      </w:r>
      <w:r>
        <w:t xml:space="preserve"> </w:t>
      </w:r>
      <w:r>
        <w:rPr>
          <w:spacing w:val="-4"/>
        </w:rPr>
        <w:t>the</w:t>
      </w:r>
      <w:r>
        <w:t xml:space="preserve"> </w:t>
      </w:r>
      <w:r>
        <w:rPr>
          <w:spacing w:val="-4"/>
        </w:rPr>
        <w:t>number</w:t>
      </w:r>
      <w:r>
        <w:rPr>
          <w:spacing w:val="-1"/>
        </w:rPr>
        <w:t xml:space="preserve"> </w:t>
      </w:r>
      <w:r>
        <w:rPr>
          <w:spacing w:val="-4"/>
        </w:rPr>
        <w:t>of</w:t>
      </w:r>
      <w:r>
        <w:t xml:space="preserve"> </w:t>
      </w:r>
      <w:r>
        <w:rPr>
          <w:spacing w:val="-4"/>
        </w:rPr>
        <w:t>trials</w:t>
      </w:r>
      <w:r>
        <w:t xml:space="preserve"> </w:t>
      </w:r>
      <w:r>
        <w:rPr>
          <w:spacing w:val="-4"/>
        </w:rPr>
        <w:t>per</w:t>
      </w:r>
      <w:r>
        <w:rPr>
          <w:spacing w:val="-1"/>
        </w:rPr>
        <w:t xml:space="preserve"> </w:t>
      </w:r>
      <w:r>
        <w:rPr>
          <w:spacing w:val="-4"/>
        </w:rPr>
        <w:t>condition</w:t>
      </w:r>
      <w:r>
        <w:t xml:space="preserve"> </w:t>
      </w:r>
      <w:r>
        <w:rPr>
          <w:spacing w:val="-4"/>
        </w:rPr>
        <w:t>compared</w:t>
      </w:r>
      <w:r>
        <w:rPr>
          <w:spacing w:val="-1"/>
        </w:rPr>
        <w:t xml:space="preserve"> </w:t>
      </w:r>
      <w:r>
        <w:rPr>
          <w:spacing w:val="-4"/>
        </w:rPr>
        <w:t>to</w:t>
      </w:r>
      <w:r>
        <w:t xml:space="preserve"> </w:t>
      </w:r>
      <w:del w:id="367" w:author="Hughes, Anna E" w:date="2023-08-09T15:29:00Z">
        <w:r w:rsidR="00791F47">
          <w:fldChar w:fldCharType="begin"/>
        </w:r>
        <w:r w:rsidR="00791F47">
          <w:delInstrText xml:space="preserve"> HYPERLINK \l "_bookmark29" </w:delInstrText>
        </w:r>
        <w:r w:rsidR="00791F47">
          <w:fldChar w:fldCharType="separate"/>
        </w:r>
        <w:r w:rsidR="001644E6">
          <w:rPr>
            <w:spacing w:val="-4"/>
          </w:rPr>
          <w:delText>Buetti</w:delText>
        </w:r>
        <w:r w:rsidR="001644E6">
          <w:rPr>
            <w:spacing w:val="-1"/>
          </w:rPr>
          <w:delText xml:space="preserve"> </w:delText>
        </w:r>
        <w:r w:rsidR="001644E6">
          <w:rPr>
            <w:spacing w:val="-4"/>
          </w:rPr>
          <w:delText>et</w:delText>
        </w:r>
        <w:r w:rsidR="001644E6">
          <w:delText xml:space="preserve"> </w:delText>
        </w:r>
        <w:r w:rsidR="001644E6">
          <w:rPr>
            <w:spacing w:val="-4"/>
          </w:rPr>
          <w:delText>al.</w:delText>
        </w:r>
        <w:r w:rsidR="00791F47">
          <w:rPr>
            <w:spacing w:val="-4"/>
          </w:rPr>
          <w:fldChar w:fldCharType="end"/>
        </w:r>
      </w:del>
      <w:ins w:id="368" w:author="Hughes, Anna E" w:date="2023-08-09T15:29:00Z">
        <w:r w:rsidR="00791F47">
          <w:fldChar w:fldCharType="begin"/>
        </w:r>
        <w:r w:rsidR="00791F47">
          <w:instrText xml:space="preserve"> HYPERLINK \l "_bookmark30" </w:instrText>
        </w:r>
        <w:r w:rsidR="00791F47">
          <w:fldChar w:fldCharType="separate"/>
        </w:r>
        <w:r>
          <w:rPr>
            <w:spacing w:val="-4"/>
          </w:rPr>
          <w:t>Buetti</w:t>
        </w:r>
        <w:r>
          <w:rPr>
            <w:spacing w:val="-1"/>
          </w:rPr>
          <w:t xml:space="preserve"> </w:t>
        </w:r>
        <w:r>
          <w:rPr>
            <w:spacing w:val="-4"/>
          </w:rPr>
          <w:t>et</w:t>
        </w:r>
        <w:r>
          <w:t xml:space="preserve"> </w:t>
        </w:r>
        <w:r>
          <w:rPr>
            <w:spacing w:val="-4"/>
          </w:rPr>
          <w:t>al.</w:t>
        </w:r>
        <w:r w:rsidR="00791F47">
          <w:rPr>
            <w:spacing w:val="-4"/>
          </w:rPr>
          <w:fldChar w:fldCharType="end"/>
        </w:r>
      </w:ins>
      <w:r>
        <w:t xml:space="preserve"> </w:t>
      </w:r>
      <w:r w:rsidR="00791F47">
        <w:fldChar w:fldCharType="begin"/>
      </w:r>
      <w:r w:rsidR="00791F47">
        <w:instrText xml:space="preserve"> HYPERLINK \l "_</w:instrText>
      </w:r>
      <w:del w:id="369" w:author="Hughes, Anna E" w:date="2023-08-09T15:29:00Z">
        <w:r w:rsidR="00791F47">
          <w:delInstrText>bookmark29</w:delInstrText>
        </w:r>
      </w:del>
      <w:ins w:id="370" w:author="Hughes, Anna E" w:date="2023-08-09T15:29:00Z">
        <w:r w:rsidR="00791F47">
          <w:instrText>bookmark30</w:instrText>
        </w:r>
      </w:ins>
      <w:r w:rsidR="00791F47">
        <w:instrText xml:space="preserve">" </w:instrText>
      </w:r>
      <w:r w:rsidR="00791F47">
        <w:fldChar w:fldCharType="separate"/>
      </w:r>
      <w:r>
        <w:rPr>
          <w:spacing w:val="-4"/>
        </w:rPr>
        <w:t>(2019)</w:t>
      </w:r>
      <w:r w:rsidR="00791F47">
        <w:rPr>
          <w:spacing w:val="-4"/>
        </w:rPr>
        <w:fldChar w:fldCharType="end"/>
      </w:r>
      <w:r>
        <w:rPr>
          <w:spacing w:val="-1"/>
        </w:rPr>
        <w:t xml:space="preserve"> </w:t>
      </w:r>
      <w:r>
        <w:rPr>
          <w:spacing w:val="-5"/>
        </w:rPr>
        <w:t>(12</w:t>
      </w:r>
    </w:p>
    <w:p w14:paraId="2502C45E" w14:textId="77777777" w:rsidR="00470D98" w:rsidRDefault="001E0CFE">
      <w:pPr>
        <w:pStyle w:val="BodyText"/>
        <w:spacing w:before="8"/>
      </w:pPr>
      <w:r>
        <w:rPr>
          <w:rFonts w:ascii="Trebuchet MS"/>
          <w:spacing w:val="-2"/>
          <w:sz w:val="12"/>
        </w:rPr>
        <w:t>357</w:t>
      </w:r>
      <w:r>
        <w:rPr>
          <w:rFonts w:ascii="Trebuchet MS"/>
          <w:spacing w:val="74"/>
          <w:w w:val="150"/>
          <w:sz w:val="12"/>
        </w:rPr>
        <w:t xml:space="preserve"> </w:t>
      </w:r>
      <w:r>
        <w:rPr>
          <w:spacing w:val="-2"/>
        </w:rPr>
        <w:t>in</w:t>
      </w:r>
      <w:r>
        <w:rPr>
          <w:spacing w:val="-4"/>
        </w:rPr>
        <w:t xml:space="preserve"> </w:t>
      </w:r>
      <w:r>
        <w:rPr>
          <w:spacing w:val="-2"/>
        </w:rPr>
        <w:t>our</w:t>
      </w:r>
      <w:r>
        <w:rPr>
          <w:spacing w:val="-4"/>
        </w:rPr>
        <w:t xml:space="preserve"> </w:t>
      </w:r>
      <w:r>
        <w:rPr>
          <w:spacing w:val="-2"/>
        </w:rPr>
        <w:t>pilot</w:t>
      </w:r>
      <w:r>
        <w:rPr>
          <w:spacing w:val="-4"/>
        </w:rPr>
        <w:t xml:space="preserve"> </w:t>
      </w:r>
      <w:r>
        <w:rPr>
          <w:spacing w:val="-2"/>
        </w:rPr>
        <w:t>study,</w:t>
      </w:r>
      <w:r>
        <w:rPr>
          <w:spacing w:val="-1"/>
        </w:rPr>
        <w:t xml:space="preserve"> </w:t>
      </w:r>
      <w:r>
        <w:rPr>
          <w:spacing w:val="-2"/>
        </w:rPr>
        <w:t>20</w:t>
      </w:r>
      <w:r>
        <w:rPr>
          <w:spacing w:val="-4"/>
        </w:rPr>
        <w:t xml:space="preserve"> </w:t>
      </w:r>
      <w:r>
        <w:rPr>
          <w:spacing w:val="-2"/>
        </w:rPr>
        <w:t>in</w:t>
      </w:r>
      <w:r>
        <w:rPr>
          <w:spacing w:val="-4"/>
        </w:rPr>
        <w:t xml:space="preserve"> </w:t>
      </w:r>
      <w:r>
        <w:rPr>
          <w:spacing w:val="-2"/>
        </w:rPr>
        <w:t>our</w:t>
      </w:r>
      <w:r>
        <w:rPr>
          <w:spacing w:val="-4"/>
        </w:rPr>
        <w:t xml:space="preserve"> </w:t>
      </w:r>
      <w:r>
        <w:rPr>
          <w:spacing w:val="-2"/>
        </w:rPr>
        <w:t>proposed, compared</w:t>
      </w:r>
      <w:r>
        <w:rPr>
          <w:spacing w:val="-4"/>
        </w:rPr>
        <w:t xml:space="preserve"> </w:t>
      </w:r>
      <w:r>
        <w:rPr>
          <w:spacing w:val="-2"/>
        </w:rPr>
        <w:t>to</w:t>
      </w:r>
      <w:r>
        <w:rPr>
          <w:spacing w:val="-4"/>
        </w:rPr>
        <w:t xml:space="preserve"> </w:t>
      </w:r>
      <w:r>
        <w:rPr>
          <w:spacing w:val="-2"/>
        </w:rPr>
        <w:t>40</w:t>
      </w:r>
      <w:r>
        <w:rPr>
          <w:spacing w:val="-4"/>
        </w:rPr>
        <w:t xml:space="preserve"> </w:t>
      </w:r>
      <w:r>
        <w:rPr>
          <w:spacing w:val="-2"/>
        </w:rPr>
        <w:t>in</w:t>
      </w:r>
      <w:r>
        <w:rPr>
          <w:spacing w:val="-4"/>
        </w:rPr>
        <w:t xml:space="preserve"> </w:t>
      </w:r>
      <w:r>
        <w:rPr>
          <w:spacing w:val="-2"/>
        </w:rPr>
        <w:t>theirs).</w:t>
      </w:r>
      <w:r>
        <w:rPr>
          <w:spacing w:val="26"/>
        </w:rPr>
        <w:t xml:space="preserve"> </w:t>
      </w:r>
      <w:r>
        <w:rPr>
          <w:spacing w:val="-2"/>
        </w:rPr>
        <w:t>It</w:t>
      </w:r>
      <w:r>
        <w:rPr>
          <w:spacing w:val="-4"/>
        </w:rPr>
        <w:t xml:space="preserve"> </w:t>
      </w:r>
      <w:r>
        <w:rPr>
          <w:spacing w:val="-2"/>
        </w:rPr>
        <w:t>is</w:t>
      </w:r>
      <w:r>
        <w:rPr>
          <w:spacing w:val="-4"/>
        </w:rPr>
        <w:t xml:space="preserve"> </w:t>
      </w:r>
      <w:r>
        <w:rPr>
          <w:spacing w:val="-2"/>
        </w:rPr>
        <w:t>therefore</w:t>
      </w:r>
    </w:p>
    <w:p w14:paraId="76341573" w14:textId="77777777" w:rsidR="00470D98" w:rsidRDefault="001E0CFE">
      <w:pPr>
        <w:pStyle w:val="BodyText"/>
      </w:pPr>
      <w:r>
        <w:rPr>
          <w:rFonts w:ascii="Trebuchet MS"/>
          <w:w w:val="90"/>
          <w:sz w:val="12"/>
        </w:rPr>
        <w:t>358</w:t>
      </w:r>
      <w:r>
        <w:rPr>
          <w:rFonts w:ascii="Trebuchet MS"/>
          <w:spacing w:val="68"/>
          <w:sz w:val="12"/>
        </w:rPr>
        <w:t xml:space="preserve">  </w:t>
      </w:r>
      <w:r>
        <w:rPr>
          <w:w w:val="90"/>
        </w:rPr>
        <w:t>possible</w:t>
      </w:r>
      <w:r>
        <w:rPr>
          <w:spacing w:val="5"/>
        </w:rPr>
        <w:t xml:space="preserve"> </w:t>
      </w:r>
      <w:r>
        <w:rPr>
          <w:w w:val="90"/>
        </w:rPr>
        <w:t>that</w:t>
      </w:r>
      <w:r>
        <w:rPr>
          <w:spacing w:val="4"/>
        </w:rPr>
        <w:t xml:space="preserve"> </w:t>
      </w:r>
      <w:r>
        <w:rPr>
          <w:w w:val="90"/>
        </w:rPr>
        <w:t>the</w:t>
      </w:r>
      <w:r>
        <w:rPr>
          <w:spacing w:val="4"/>
        </w:rPr>
        <w:t xml:space="preserve"> </w:t>
      </w:r>
      <w:r>
        <w:rPr>
          <w:w w:val="90"/>
        </w:rPr>
        <w:t>increased</w:t>
      </w:r>
      <w:r>
        <w:rPr>
          <w:spacing w:val="4"/>
        </w:rPr>
        <w:t xml:space="preserve"> </w:t>
      </w:r>
      <w:r>
        <w:rPr>
          <w:w w:val="90"/>
        </w:rPr>
        <w:t>noise</w:t>
      </w:r>
      <w:r>
        <w:rPr>
          <w:spacing w:val="4"/>
        </w:rPr>
        <w:t xml:space="preserve"> </w:t>
      </w:r>
      <w:r>
        <w:rPr>
          <w:w w:val="90"/>
        </w:rPr>
        <w:t>in</w:t>
      </w:r>
      <w:r>
        <w:rPr>
          <w:spacing w:val="4"/>
        </w:rPr>
        <w:t xml:space="preserve"> </w:t>
      </w:r>
      <w:r>
        <w:rPr>
          <w:w w:val="90"/>
        </w:rPr>
        <w:t>our</w:t>
      </w:r>
      <w:r>
        <w:rPr>
          <w:spacing w:val="4"/>
        </w:rPr>
        <w:t xml:space="preserve"> </w:t>
      </w:r>
      <w:r>
        <w:rPr>
          <w:w w:val="90"/>
        </w:rPr>
        <w:t>estimated</w:t>
      </w:r>
      <w:r>
        <w:rPr>
          <w:spacing w:val="4"/>
        </w:rPr>
        <w:t xml:space="preserve"> </w:t>
      </w:r>
      <w:r>
        <w:rPr>
          <w:rFonts w:ascii="Times New Roman"/>
          <w:i/>
          <w:w w:val="90"/>
        </w:rPr>
        <w:t>D</w:t>
      </w:r>
      <w:r>
        <w:rPr>
          <w:rFonts w:ascii="Times New Roman"/>
          <w:i/>
          <w:spacing w:val="-3"/>
        </w:rPr>
        <w:t xml:space="preserve"> </w:t>
      </w:r>
      <w:r>
        <w:rPr>
          <w:w w:val="90"/>
        </w:rPr>
        <w:t>single-feature</w:t>
      </w:r>
      <w:r>
        <w:rPr>
          <w:spacing w:val="4"/>
        </w:rPr>
        <w:t xml:space="preserve"> </w:t>
      </w:r>
      <w:r>
        <w:rPr>
          <w:w w:val="90"/>
        </w:rPr>
        <w:t>parameters</w:t>
      </w:r>
      <w:r>
        <w:rPr>
          <w:spacing w:val="4"/>
        </w:rPr>
        <w:t xml:space="preserve"> </w:t>
      </w:r>
      <w:r>
        <w:rPr>
          <w:spacing w:val="-4"/>
          <w:w w:val="90"/>
        </w:rPr>
        <w:t>will</w:t>
      </w:r>
    </w:p>
    <w:p w14:paraId="4727CBAC" w14:textId="77777777" w:rsidR="00470D98" w:rsidRDefault="001E0CFE">
      <w:pPr>
        <w:pStyle w:val="BodyText"/>
        <w:spacing w:before="8"/>
      </w:pPr>
      <w:r>
        <w:rPr>
          <w:rFonts w:ascii="Trebuchet MS"/>
          <w:spacing w:val="-6"/>
          <w:sz w:val="12"/>
        </w:rPr>
        <w:t>359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6"/>
        </w:rPr>
        <w:t>make</w:t>
      </w:r>
      <w:r>
        <w:rPr>
          <w:spacing w:val="-8"/>
        </w:rPr>
        <w:t xml:space="preserve"> </w:t>
      </w:r>
      <w:r>
        <w:rPr>
          <w:spacing w:val="-6"/>
        </w:rPr>
        <w:t>it</w:t>
      </w:r>
      <w:r>
        <w:rPr>
          <w:spacing w:val="-7"/>
        </w:rPr>
        <w:t xml:space="preserve"> </w:t>
      </w:r>
      <w:r>
        <w:rPr>
          <w:spacing w:val="-6"/>
        </w:rPr>
        <w:t>more</w:t>
      </w:r>
      <w:r>
        <w:rPr>
          <w:spacing w:val="-7"/>
        </w:rPr>
        <w:t xml:space="preserve"> </w:t>
      </w:r>
      <w:r>
        <w:rPr>
          <w:spacing w:val="-6"/>
        </w:rPr>
        <w:t>difficult</w:t>
      </w:r>
      <w:r>
        <w:rPr>
          <w:spacing w:val="-7"/>
        </w:rPr>
        <w:t xml:space="preserve"> </w:t>
      </w:r>
      <w:r>
        <w:rPr>
          <w:spacing w:val="-6"/>
        </w:rPr>
        <w:t>to</w:t>
      </w:r>
      <w:r>
        <w:rPr>
          <w:spacing w:val="-7"/>
        </w:rPr>
        <w:t xml:space="preserve"> </w:t>
      </w:r>
      <w:r>
        <w:rPr>
          <w:spacing w:val="-6"/>
        </w:rPr>
        <w:t>predict</w:t>
      </w:r>
      <w:r>
        <w:rPr>
          <w:spacing w:val="-8"/>
        </w:rPr>
        <w:t xml:space="preserve"> </w:t>
      </w:r>
      <w:r>
        <w:rPr>
          <w:spacing w:val="-6"/>
        </w:rPr>
        <w:t>double-feature</w:t>
      </w:r>
      <w:r>
        <w:rPr>
          <w:spacing w:val="-7"/>
        </w:rPr>
        <w:t xml:space="preserve"> </w:t>
      </w:r>
      <w:r>
        <w:rPr>
          <w:rFonts w:ascii="Times New Roman"/>
          <w:i/>
          <w:spacing w:val="-6"/>
        </w:rPr>
        <w:t>D</w:t>
      </w:r>
      <w:r>
        <w:rPr>
          <w:spacing w:val="-6"/>
        </w:rPr>
        <w:t>s</w:t>
      </w:r>
      <w:r>
        <w:rPr>
          <w:spacing w:val="-7"/>
        </w:rPr>
        <w:t xml:space="preserve"> </w:t>
      </w:r>
      <w:r>
        <w:rPr>
          <w:spacing w:val="-6"/>
        </w:rPr>
        <w:t>accurately.</w:t>
      </w:r>
      <w:r>
        <w:rPr>
          <w:spacing w:val="3"/>
        </w:rPr>
        <w:t xml:space="preserve"> </w:t>
      </w:r>
      <w:r>
        <w:rPr>
          <w:spacing w:val="-6"/>
        </w:rPr>
        <w:t>However,</w:t>
      </w:r>
      <w:r>
        <w:rPr>
          <w:spacing w:val="-7"/>
        </w:rPr>
        <w:t xml:space="preserve"> </w:t>
      </w:r>
      <w:r>
        <w:rPr>
          <w:spacing w:val="-6"/>
        </w:rPr>
        <w:t>we</w:t>
      </w:r>
      <w:r>
        <w:rPr>
          <w:spacing w:val="-8"/>
        </w:rPr>
        <w:t xml:space="preserve"> </w:t>
      </w:r>
      <w:r>
        <w:rPr>
          <w:spacing w:val="-6"/>
        </w:rPr>
        <w:t>think</w:t>
      </w:r>
    </w:p>
    <w:p w14:paraId="5CBD58BA" w14:textId="77777777" w:rsidR="00470D98" w:rsidRDefault="001E0CFE">
      <w:pPr>
        <w:pStyle w:val="BodyText"/>
      </w:pPr>
      <w:r>
        <w:rPr>
          <w:rFonts w:ascii="Trebuchet MS"/>
          <w:spacing w:val="-2"/>
          <w:sz w:val="12"/>
        </w:rPr>
        <w:t>360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2"/>
        </w:rPr>
        <w:t>this</w:t>
      </w:r>
      <w:r>
        <w:rPr>
          <w:spacing w:val="-4"/>
        </w:rPr>
        <w:t xml:space="preserve"> </w:t>
      </w:r>
      <w:r>
        <w:rPr>
          <w:spacing w:val="-2"/>
        </w:rPr>
        <w:t>is</w:t>
      </w:r>
      <w:r>
        <w:rPr>
          <w:spacing w:val="-4"/>
        </w:rPr>
        <w:t xml:space="preserve"> </w:t>
      </w:r>
      <w:r>
        <w:rPr>
          <w:spacing w:val="-2"/>
        </w:rPr>
        <w:t>unlikely</w:t>
      </w:r>
      <w:r>
        <w:rPr>
          <w:spacing w:val="-4"/>
        </w:rPr>
        <w:t xml:space="preserve"> </w:t>
      </w:r>
      <w:r>
        <w:rPr>
          <w:spacing w:val="-2"/>
        </w:rPr>
        <w:t>to</w:t>
      </w:r>
      <w:r>
        <w:rPr>
          <w:spacing w:val="-4"/>
        </w:rPr>
        <w:t xml:space="preserve"> </w:t>
      </w:r>
      <w:r>
        <w:rPr>
          <w:spacing w:val="-2"/>
        </w:rPr>
        <w:t>be</w:t>
      </w:r>
      <w:r>
        <w:rPr>
          <w:spacing w:val="-4"/>
        </w:rPr>
        <w:t xml:space="preserve"> </w:t>
      </w:r>
      <w:r>
        <w:rPr>
          <w:spacing w:val="-2"/>
        </w:rPr>
        <w:t>the</w:t>
      </w:r>
      <w:r>
        <w:rPr>
          <w:spacing w:val="-4"/>
        </w:rPr>
        <w:t xml:space="preserve"> </w:t>
      </w:r>
      <w:r>
        <w:rPr>
          <w:spacing w:val="-2"/>
        </w:rPr>
        <w:t>case</w:t>
      </w:r>
      <w:r>
        <w:rPr>
          <w:spacing w:val="-4"/>
        </w:rPr>
        <w:t xml:space="preserve"> </w:t>
      </w:r>
      <w:r>
        <w:rPr>
          <w:spacing w:val="-2"/>
        </w:rPr>
        <w:t>as</w:t>
      </w:r>
      <w:r>
        <w:rPr>
          <w:spacing w:val="-4"/>
        </w:rPr>
        <w:t xml:space="preserve"> </w:t>
      </w:r>
      <w:r>
        <w:rPr>
          <w:spacing w:val="-2"/>
        </w:rPr>
        <w:t>we</w:t>
      </w:r>
      <w:r>
        <w:rPr>
          <w:spacing w:val="-4"/>
        </w:rPr>
        <w:t xml:space="preserve"> </w:t>
      </w:r>
      <w:r>
        <w:rPr>
          <w:spacing w:val="-2"/>
        </w:rPr>
        <w:t>can</w:t>
      </w:r>
      <w:r>
        <w:rPr>
          <w:spacing w:val="-4"/>
        </w:rPr>
        <w:t xml:space="preserve"> </w:t>
      </w:r>
      <w:r>
        <w:rPr>
          <w:spacing w:val="-2"/>
        </w:rPr>
        <w:t>see</w:t>
      </w:r>
      <w:r>
        <w:rPr>
          <w:spacing w:val="-4"/>
        </w:rPr>
        <w:t xml:space="preserve"> </w:t>
      </w:r>
      <w:r>
        <w:rPr>
          <w:spacing w:val="-2"/>
        </w:rPr>
        <w:t>that</w:t>
      </w:r>
      <w:r>
        <w:rPr>
          <w:spacing w:val="-4"/>
        </w:rPr>
        <w:t xml:space="preserve"> </w:t>
      </w:r>
      <w:r>
        <w:rPr>
          <w:spacing w:val="-2"/>
        </w:rPr>
        <w:t>even</w:t>
      </w:r>
      <w:r>
        <w:rPr>
          <w:spacing w:val="-4"/>
        </w:rPr>
        <w:t xml:space="preserve"> </w:t>
      </w:r>
      <w:r>
        <w:rPr>
          <w:spacing w:val="-2"/>
        </w:rPr>
        <w:t>in</w:t>
      </w:r>
      <w:r>
        <w:rPr>
          <w:spacing w:val="-4"/>
        </w:rPr>
        <w:t xml:space="preserve"> </w:t>
      </w:r>
      <w:r>
        <w:rPr>
          <w:spacing w:val="-2"/>
        </w:rPr>
        <w:t>a</w:t>
      </w:r>
      <w:r>
        <w:rPr>
          <w:spacing w:val="-4"/>
        </w:rPr>
        <w:t xml:space="preserve"> </w:t>
      </w:r>
      <w:r>
        <w:rPr>
          <w:spacing w:val="-2"/>
        </w:rPr>
        <w:t>small</w:t>
      </w:r>
      <w:r>
        <w:rPr>
          <w:spacing w:val="-4"/>
        </w:rPr>
        <w:t xml:space="preserve"> </w:t>
      </w:r>
      <w:r>
        <w:rPr>
          <w:spacing w:val="-2"/>
        </w:rPr>
        <w:t>amount</w:t>
      </w:r>
      <w:r>
        <w:rPr>
          <w:spacing w:val="-3"/>
        </w:rPr>
        <w:t xml:space="preserve"> </w:t>
      </w:r>
      <w:r>
        <w:rPr>
          <w:spacing w:val="-2"/>
        </w:rPr>
        <w:t>of</w:t>
      </w:r>
      <w:r>
        <w:rPr>
          <w:spacing w:val="-4"/>
        </w:rPr>
        <w:t xml:space="preserve"> </w:t>
      </w:r>
      <w:r>
        <w:rPr>
          <w:spacing w:val="-2"/>
        </w:rPr>
        <w:t>pilot</w:t>
      </w:r>
    </w:p>
    <w:p w14:paraId="6701D034" w14:textId="77777777" w:rsidR="00470D98" w:rsidRDefault="001E0CFE">
      <w:pPr>
        <w:pStyle w:val="BodyText"/>
        <w:spacing w:before="8"/>
      </w:pPr>
      <w:r>
        <w:rPr>
          <w:rFonts w:ascii="Trebuchet MS"/>
          <w:spacing w:val="-6"/>
          <w:sz w:val="12"/>
        </w:rPr>
        <w:t>361</w:t>
      </w:r>
      <w:r>
        <w:rPr>
          <w:rFonts w:ascii="Trebuchet MS"/>
          <w:spacing w:val="47"/>
          <w:sz w:val="12"/>
        </w:rPr>
        <w:t xml:space="preserve">  </w:t>
      </w:r>
      <w:r>
        <w:rPr>
          <w:spacing w:val="-6"/>
        </w:rPr>
        <w:t>data,</w:t>
      </w:r>
      <w:r>
        <w:rPr>
          <w:spacing w:val="-3"/>
        </w:rPr>
        <w:t xml:space="preserve"> </w:t>
      </w:r>
      <w:r>
        <w:rPr>
          <w:spacing w:val="-6"/>
        </w:rPr>
        <w:t>we</w:t>
      </w:r>
      <w:r>
        <w:rPr>
          <w:spacing w:val="-4"/>
        </w:rPr>
        <w:t xml:space="preserve"> </w:t>
      </w:r>
      <w:r>
        <w:rPr>
          <w:spacing w:val="-6"/>
        </w:rPr>
        <w:t>can</w:t>
      </w:r>
      <w:r>
        <w:rPr>
          <w:spacing w:val="-4"/>
        </w:rPr>
        <w:t xml:space="preserve"> </w:t>
      </w:r>
      <w:r>
        <w:rPr>
          <w:spacing w:val="-6"/>
        </w:rPr>
        <w:t>verify</w:t>
      </w:r>
      <w:r>
        <w:rPr>
          <w:spacing w:val="-4"/>
        </w:rPr>
        <w:t xml:space="preserve"> </w:t>
      </w:r>
      <w:r>
        <w:rPr>
          <w:spacing w:val="-6"/>
        </w:rPr>
        <w:t>H3,</w:t>
      </w:r>
      <w:r>
        <w:rPr>
          <w:spacing w:val="-4"/>
        </w:rPr>
        <w:t xml:space="preserve"> </w:t>
      </w:r>
      <w:r>
        <w:rPr>
          <w:spacing w:val="-6"/>
        </w:rPr>
        <w:t>with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collinear</w:t>
      </w:r>
      <w:r>
        <w:rPr>
          <w:spacing w:val="-4"/>
        </w:rPr>
        <w:t xml:space="preserve"> </w:t>
      </w:r>
      <w:r>
        <w:rPr>
          <w:spacing w:val="-6"/>
        </w:rPr>
        <w:t>model</w:t>
      </w:r>
      <w:r>
        <w:rPr>
          <w:spacing w:val="-4"/>
        </w:rPr>
        <w:t xml:space="preserve"> </w:t>
      </w:r>
      <w:r>
        <w:rPr>
          <w:spacing w:val="-6"/>
        </w:rPr>
        <w:t>having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lowest</w:t>
      </w:r>
      <w:r>
        <w:rPr>
          <w:spacing w:val="-4"/>
        </w:rPr>
        <w:t xml:space="preserve"> </w:t>
      </w:r>
      <w:r>
        <w:rPr>
          <w:spacing w:val="-6"/>
        </w:rPr>
        <w:t>mean</w:t>
      </w:r>
      <w:r>
        <w:rPr>
          <w:spacing w:val="-4"/>
        </w:rPr>
        <w:t xml:space="preserve"> </w:t>
      </w:r>
      <w:r>
        <w:rPr>
          <w:spacing w:val="-6"/>
        </w:rPr>
        <w:t>absolute</w:t>
      </w:r>
    </w:p>
    <w:p w14:paraId="4B9D45AA" w14:textId="77777777" w:rsidR="00470D98" w:rsidRDefault="001E0CFE">
      <w:pPr>
        <w:spacing w:before="8"/>
        <w:ind w:left="227"/>
        <w:rPr>
          <w:sz w:val="24"/>
        </w:rPr>
      </w:pPr>
      <w:r>
        <w:rPr>
          <w:rFonts w:ascii="Trebuchet MS"/>
          <w:spacing w:val="-2"/>
          <w:sz w:val="12"/>
        </w:rPr>
        <w:t>362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2"/>
          <w:sz w:val="24"/>
        </w:rPr>
        <w:t>prediction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error.</w:t>
      </w:r>
    </w:p>
    <w:p w14:paraId="6B865E60" w14:textId="77777777" w:rsidR="00470D98" w:rsidRDefault="00470D98">
      <w:pPr>
        <w:pStyle w:val="BodyText"/>
        <w:spacing w:before="6"/>
        <w:ind w:left="0"/>
        <w:rPr>
          <w:sz w:val="22"/>
        </w:rPr>
      </w:pPr>
    </w:p>
    <w:p w14:paraId="1CDF7DFE" w14:textId="77777777" w:rsidR="00470D98" w:rsidRDefault="001E0CFE">
      <w:pPr>
        <w:pStyle w:val="Heading1"/>
        <w:spacing w:before="106"/>
      </w:pPr>
      <w:r>
        <w:rPr>
          <w:rFonts w:ascii="Trebuchet MS"/>
          <w:b w:val="0"/>
          <w:sz w:val="12"/>
        </w:rPr>
        <w:t>363</w:t>
      </w:r>
      <w:r>
        <w:rPr>
          <w:rFonts w:ascii="Trebuchet MS"/>
          <w:b w:val="0"/>
          <w:spacing w:val="156"/>
          <w:sz w:val="12"/>
        </w:rPr>
        <w:t xml:space="preserve"> </w:t>
      </w:r>
      <w:bookmarkStart w:id="371" w:name="General_Methods"/>
      <w:bookmarkEnd w:id="371"/>
      <w:r>
        <w:t>4.</w:t>
      </w:r>
      <w:r>
        <w:rPr>
          <w:spacing w:val="56"/>
        </w:rPr>
        <w:t xml:space="preserve"> </w:t>
      </w:r>
      <w:r>
        <w:t>General</w:t>
      </w:r>
      <w:r>
        <w:rPr>
          <w:spacing w:val="-3"/>
        </w:rPr>
        <w:t xml:space="preserve"> </w:t>
      </w:r>
      <w:r>
        <w:rPr>
          <w:spacing w:val="-2"/>
        </w:rPr>
        <w:t>Methods</w:t>
      </w:r>
    </w:p>
    <w:p w14:paraId="44F12927" w14:textId="77777777" w:rsidR="00470D98" w:rsidRDefault="001E0CFE">
      <w:pPr>
        <w:spacing w:before="192"/>
        <w:ind w:left="227"/>
        <w:rPr>
          <w:rFonts w:ascii="Times New Roman"/>
          <w:i/>
          <w:sz w:val="24"/>
        </w:rPr>
      </w:pPr>
      <w:r>
        <w:rPr>
          <w:rFonts w:ascii="Trebuchet MS"/>
          <w:sz w:val="12"/>
        </w:rPr>
        <w:t>364</w:t>
      </w:r>
      <w:r>
        <w:rPr>
          <w:rFonts w:ascii="Trebuchet MS"/>
          <w:spacing w:val="144"/>
          <w:sz w:val="12"/>
        </w:rPr>
        <w:t xml:space="preserve"> </w:t>
      </w:r>
      <w:bookmarkStart w:id="372" w:name="Sample_Size:_Participants_and_Trials"/>
      <w:bookmarkStart w:id="373" w:name="_bookmark9"/>
      <w:bookmarkEnd w:id="372"/>
      <w:bookmarkEnd w:id="373"/>
      <w:r>
        <w:rPr>
          <w:rFonts w:ascii="Times New Roman"/>
          <w:i/>
          <w:sz w:val="24"/>
        </w:rPr>
        <w:t>4.1.</w:t>
      </w:r>
      <w:r>
        <w:rPr>
          <w:rFonts w:ascii="Times New Roman"/>
          <w:i/>
          <w:spacing w:val="48"/>
          <w:sz w:val="24"/>
        </w:rPr>
        <w:t xml:space="preserve"> </w:t>
      </w:r>
      <w:r>
        <w:rPr>
          <w:rFonts w:ascii="Times New Roman"/>
          <w:i/>
          <w:sz w:val="24"/>
        </w:rPr>
        <w:t>Sample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z w:val="24"/>
        </w:rPr>
        <w:t>Size:</w:t>
      </w:r>
      <w:r>
        <w:rPr>
          <w:rFonts w:ascii="Times New Roman"/>
          <w:i/>
          <w:spacing w:val="7"/>
          <w:sz w:val="24"/>
        </w:rPr>
        <w:t xml:space="preserve"> </w:t>
      </w:r>
      <w:r>
        <w:rPr>
          <w:rFonts w:ascii="Times New Roman"/>
          <w:i/>
          <w:sz w:val="24"/>
        </w:rPr>
        <w:t>Participants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z w:val="24"/>
        </w:rPr>
        <w:t>and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Trials</w:t>
      </w:r>
    </w:p>
    <w:p w14:paraId="72C499A0" w14:textId="069063AC" w:rsidR="00470D98" w:rsidRDefault="001E0CFE">
      <w:pPr>
        <w:pStyle w:val="BodyText"/>
        <w:tabs>
          <w:tab w:val="left" w:pos="968"/>
        </w:tabs>
        <w:spacing w:before="69"/>
      </w:pPr>
      <w:r>
        <w:rPr>
          <w:rFonts w:ascii="Trebuchet MS"/>
          <w:spacing w:val="-5"/>
          <w:sz w:val="12"/>
        </w:rPr>
        <w:t>365</w:t>
      </w:r>
      <w:r>
        <w:rPr>
          <w:rFonts w:ascii="Trebuchet MS"/>
          <w:sz w:val="12"/>
        </w:rPr>
        <w:tab/>
      </w:r>
      <w:r>
        <w:rPr>
          <w:w w:val="90"/>
          <w:rPrChange w:id="374" w:author="Hughes, Anna E" w:date="2023-08-09T15:29:00Z">
            <w:rPr>
              <w:spacing w:val="-6"/>
            </w:rPr>
          </w:rPrChange>
        </w:rPr>
        <w:t>We</w:t>
      </w:r>
      <w:r>
        <w:rPr>
          <w:spacing w:val="3"/>
          <w:rPrChange w:id="375" w:author="Hughes, Anna E" w:date="2023-08-09T15:29:00Z">
            <w:rPr>
              <w:spacing w:val="2"/>
            </w:rPr>
          </w:rPrChange>
        </w:rPr>
        <w:t xml:space="preserve"> </w:t>
      </w:r>
      <w:del w:id="376" w:author="Hughes, Anna E" w:date="2023-08-09T15:29:00Z">
        <w:r w:rsidR="001644E6">
          <w:rPr>
            <w:spacing w:val="-6"/>
          </w:rPr>
          <w:delText>plan</w:delText>
        </w:r>
        <w:r w:rsidR="001644E6">
          <w:rPr>
            <w:spacing w:val="3"/>
          </w:rPr>
          <w:delText xml:space="preserve"> </w:delText>
        </w:r>
        <w:r w:rsidR="001644E6">
          <w:rPr>
            <w:spacing w:val="-6"/>
          </w:rPr>
          <w:delText>to</w:delText>
        </w:r>
        <w:r w:rsidR="001644E6">
          <w:rPr>
            <w:spacing w:val="2"/>
          </w:rPr>
          <w:delText xml:space="preserve"> </w:delText>
        </w:r>
        <w:r w:rsidR="001644E6">
          <w:rPr>
            <w:spacing w:val="-6"/>
          </w:rPr>
          <w:delText>test</w:delText>
        </w:r>
      </w:del>
      <w:ins w:id="377" w:author="Hughes, Anna E" w:date="2023-08-09T15:29:00Z">
        <w:r>
          <w:rPr>
            <w:w w:val="90"/>
          </w:rPr>
          <w:t>tested</w:t>
        </w:r>
      </w:ins>
      <w:r>
        <w:rPr>
          <w:spacing w:val="3"/>
        </w:rPr>
        <w:t xml:space="preserve"> </w:t>
      </w:r>
      <w:r>
        <w:rPr>
          <w:w w:val="90"/>
          <w:rPrChange w:id="378" w:author="Hughes, Anna E" w:date="2023-08-09T15:29:00Z">
            <w:rPr>
              <w:spacing w:val="-6"/>
            </w:rPr>
          </w:rPrChange>
        </w:rPr>
        <w:t>40</w:t>
      </w:r>
      <w:r>
        <w:rPr>
          <w:spacing w:val="4"/>
          <w:rPrChange w:id="379" w:author="Hughes, Anna E" w:date="2023-08-09T15:29:00Z">
            <w:rPr>
              <w:spacing w:val="3"/>
            </w:rPr>
          </w:rPrChange>
        </w:rPr>
        <w:t xml:space="preserve"> </w:t>
      </w:r>
      <w:r>
        <w:rPr>
          <w:w w:val="90"/>
          <w:rPrChange w:id="380" w:author="Hughes, Anna E" w:date="2023-08-09T15:29:00Z">
            <w:rPr>
              <w:spacing w:val="-6"/>
            </w:rPr>
          </w:rPrChange>
        </w:rPr>
        <w:t>participants</w:t>
      </w:r>
      <w:r>
        <w:rPr>
          <w:spacing w:val="3"/>
          <w:rPrChange w:id="381" w:author="Hughes, Anna E" w:date="2023-08-09T15:29:00Z">
            <w:rPr>
              <w:spacing w:val="2"/>
            </w:rPr>
          </w:rPrChange>
        </w:rPr>
        <w:t xml:space="preserve"> </w:t>
      </w:r>
      <w:r>
        <w:rPr>
          <w:w w:val="90"/>
          <w:rPrChange w:id="382" w:author="Hughes, Anna E" w:date="2023-08-09T15:29:00Z">
            <w:rPr>
              <w:spacing w:val="-6"/>
            </w:rPr>
          </w:rPrChange>
        </w:rPr>
        <w:t>during</w:t>
      </w:r>
      <w:r>
        <w:rPr>
          <w:spacing w:val="3"/>
        </w:rPr>
        <w:t xml:space="preserve"> </w:t>
      </w:r>
      <w:r>
        <w:rPr>
          <w:w w:val="90"/>
          <w:rPrChange w:id="383" w:author="Hughes, Anna E" w:date="2023-08-09T15:29:00Z">
            <w:rPr>
              <w:spacing w:val="-6"/>
            </w:rPr>
          </w:rPrChange>
        </w:rPr>
        <w:t>the</w:t>
      </w:r>
      <w:r>
        <w:rPr>
          <w:spacing w:val="4"/>
          <w:rPrChange w:id="384" w:author="Hughes, Anna E" w:date="2023-08-09T15:29:00Z">
            <w:rPr>
              <w:spacing w:val="3"/>
            </w:rPr>
          </w:rPrChange>
        </w:rPr>
        <w:t xml:space="preserve"> </w:t>
      </w:r>
      <w:r>
        <w:rPr>
          <w:w w:val="90"/>
          <w:rPrChange w:id="385" w:author="Hughes, Anna E" w:date="2023-08-09T15:29:00Z">
            <w:rPr>
              <w:spacing w:val="-6"/>
            </w:rPr>
          </w:rPrChange>
        </w:rPr>
        <w:t>experiment.</w:t>
      </w:r>
      <w:r>
        <w:rPr>
          <w:spacing w:val="24"/>
          <w:rPrChange w:id="386" w:author="Hughes, Anna E" w:date="2023-08-09T15:29:00Z">
            <w:rPr>
              <w:spacing w:val="37"/>
            </w:rPr>
          </w:rPrChange>
        </w:rPr>
        <w:t xml:space="preserve"> </w:t>
      </w:r>
      <w:r>
        <w:rPr>
          <w:w w:val="90"/>
          <w:rPrChange w:id="387" w:author="Hughes, Anna E" w:date="2023-08-09T15:29:00Z">
            <w:rPr>
              <w:spacing w:val="-6"/>
            </w:rPr>
          </w:rPrChange>
        </w:rPr>
        <w:t>Our</w:t>
      </w:r>
      <w:r>
        <w:rPr>
          <w:spacing w:val="3"/>
        </w:rPr>
        <w:t xml:space="preserve"> </w:t>
      </w:r>
      <w:r>
        <w:rPr>
          <w:w w:val="90"/>
          <w:rPrChange w:id="388" w:author="Hughes, Anna E" w:date="2023-08-09T15:29:00Z">
            <w:rPr>
              <w:spacing w:val="-6"/>
            </w:rPr>
          </w:rPrChange>
        </w:rPr>
        <w:t>pilot</w:t>
      </w:r>
      <w:r>
        <w:rPr>
          <w:spacing w:val="3"/>
        </w:rPr>
        <w:t xml:space="preserve"> </w:t>
      </w:r>
      <w:r>
        <w:rPr>
          <w:w w:val="90"/>
          <w:rPrChange w:id="389" w:author="Hughes, Anna E" w:date="2023-08-09T15:29:00Z">
            <w:rPr>
              <w:spacing w:val="-6"/>
            </w:rPr>
          </w:rPrChange>
        </w:rPr>
        <w:t>experiment</w:t>
      </w:r>
      <w:ins w:id="390" w:author="Hughes, Anna E" w:date="2023-08-09T15:29:00Z">
        <w:r>
          <w:rPr>
            <w:spacing w:val="4"/>
          </w:rPr>
          <w:t xml:space="preserve"> </w:t>
        </w:r>
        <w:r>
          <w:rPr>
            <w:spacing w:val="-2"/>
            <w:w w:val="90"/>
          </w:rPr>
          <w:t>showed</w:t>
        </w:r>
      </w:ins>
    </w:p>
    <w:p w14:paraId="7B4694DE" w14:textId="4D6AE9F5" w:rsidR="00470D98" w:rsidRDefault="001E0CFE">
      <w:pPr>
        <w:pStyle w:val="BodyText"/>
      </w:pPr>
      <w:r>
        <w:rPr>
          <w:rFonts w:ascii="Trebuchet MS"/>
          <w:spacing w:val="-4"/>
          <w:sz w:val="12"/>
          <w:rPrChange w:id="391" w:author="Hughes, Anna E" w:date="2023-08-09T15:29:00Z">
            <w:rPr>
              <w:rFonts w:ascii="Trebuchet MS"/>
              <w:spacing w:val="-8"/>
              <w:sz w:val="12"/>
            </w:rPr>
          </w:rPrChange>
        </w:rPr>
        <w:t>366</w:t>
      </w:r>
      <w:del w:id="392" w:author="Hughes, Anna E" w:date="2023-08-09T15:29:00Z">
        <w:r w:rsidR="001644E6">
          <w:rPr>
            <w:rFonts w:ascii="Trebuchet MS"/>
            <w:spacing w:val="49"/>
            <w:sz w:val="12"/>
          </w:rPr>
          <w:delText xml:space="preserve">  </w:delText>
        </w:r>
        <w:r w:rsidR="001644E6">
          <w:rPr>
            <w:spacing w:val="-8"/>
          </w:rPr>
          <w:delText>shows</w:delText>
        </w:r>
      </w:del>
      <w:r>
        <w:rPr>
          <w:rFonts w:ascii="Trebuchet MS"/>
          <w:spacing w:val="79"/>
          <w:w w:val="150"/>
          <w:sz w:val="12"/>
          <w:rPrChange w:id="393" w:author="Hughes, Anna E" w:date="2023-08-09T15:29:00Z">
            <w:rPr>
              <w:spacing w:val="-4"/>
            </w:rPr>
          </w:rPrChange>
        </w:rPr>
        <w:t xml:space="preserve"> </w:t>
      </w:r>
      <w:r>
        <w:rPr>
          <w:spacing w:val="-4"/>
          <w:rPrChange w:id="394" w:author="Hughes, Anna E" w:date="2023-08-09T15:29:00Z">
            <w:rPr>
              <w:spacing w:val="-8"/>
            </w:rPr>
          </w:rPrChange>
        </w:rPr>
        <w:t>that</w:t>
      </w:r>
      <w:r>
        <w:rPr>
          <w:spacing w:val="-7"/>
          <w:rPrChange w:id="395" w:author="Hughes, Anna E" w:date="2023-08-09T15:29:00Z">
            <w:rPr>
              <w:spacing w:val="-3"/>
            </w:rPr>
          </w:rPrChange>
        </w:rPr>
        <w:t xml:space="preserve"> </w:t>
      </w:r>
      <w:r>
        <w:rPr>
          <w:spacing w:val="-4"/>
          <w:rPrChange w:id="396" w:author="Hughes, Anna E" w:date="2023-08-09T15:29:00Z">
            <w:rPr>
              <w:spacing w:val="-8"/>
            </w:rPr>
          </w:rPrChange>
        </w:rPr>
        <w:t>H1</w:t>
      </w:r>
      <w:r>
        <w:rPr>
          <w:spacing w:val="-8"/>
          <w:rPrChange w:id="397" w:author="Hughes, Anna E" w:date="2023-08-09T15:29:00Z">
            <w:rPr>
              <w:spacing w:val="-3"/>
            </w:rPr>
          </w:rPrChange>
        </w:rPr>
        <w:t xml:space="preserve"> </w:t>
      </w:r>
      <w:r>
        <w:rPr>
          <w:spacing w:val="-4"/>
          <w:rPrChange w:id="398" w:author="Hughes, Anna E" w:date="2023-08-09T15:29:00Z">
            <w:rPr>
              <w:spacing w:val="-8"/>
            </w:rPr>
          </w:rPrChange>
        </w:rPr>
        <w:t>and</w:t>
      </w:r>
      <w:r>
        <w:rPr>
          <w:spacing w:val="-7"/>
          <w:rPrChange w:id="399" w:author="Hughes, Anna E" w:date="2023-08-09T15:29:00Z">
            <w:rPr>
              <w:spacing w:val="-3"/>
            </w:rPr>
          </w:rPrChange>
        </w:rPr>
        <w:t xml:space="preserve"> </w:t>
      </w:r>
      <w:r>
        <w:rPr>
          <w:spacing w:val="-4"/>
          <w:rPrChange w:id="400" w:author="Hughes, Anna E" w:date="2023-08-09T15:29:00Z">
            <w:rPr>
              <w:spacing w:val="-8"/>
            </w:rPr>
          </w:rPrChange>
        </w:rPr>
        <w:t>H2</w:t>
      </w:r>
      <w:r>
        <w:rPr>
          <w:spacing w:val="-8"/>
          <w:rPrChange w:id="401" w:author="Hughes, Anna E" w:date="2023-08-09T15:29:00Z">
            <w:rPr>
              <w:spacing w:val="-3"/>
            </w:rPr>
          </w:rPrChange>
        </w:rPr>
        <w:t xml:space="preserve"> </w:t>
      </w:r>
      <w:r>
        <w:rPr>
          <w:spacing w:val="-4"/>
          <w:rPrChange w:id="402" w:author="Hughes, Anna E" w:date="2023-08-09T15:29:00Z">
            <w:rPr>
              <w:spacing w:val="-8"/>
            </w:rPr>
          </w:rPrChange>
        </w:rPr>
        <w:t>are</w:t>
      </w:r>
      <w:r>
        <w:rPr>
          <w:spacing w:val="-7"/>
          <w:rPrChange w:id="403" w:author="Hughes, Anna E" w:date="2023-08-09T15:29:00Z">
            <w:rPr>
              <w:spacing w:val="-3"/>
            </w:rPr>
          </w:rPrChange>
        </w:rPr>
        <w:t xml:space="preserve"> </w:t>
      </w:r>
      <w:r>
        <w:rPr>
          <w:spacing w:val="-4"/>
          <w:rPrChange w:id="404" w:author="Hughes, Anna E" w:date="2023-08-09T15:29:00Z">
            <w:rPr>
              <w:spacing w:val="-8"/>
            </w:rPr>
          </w:rPrChange>
        </w:rPr>
        <w:t>easily</w:t>
      </w:r>
      <w:r>
        <w:rPr>
          <w:spacing w:val="-8"/>
          <w:rPrChange w:id="405" w:author="Hughes, Anna E" w:date="2023-08-09T15:29:00Z">
            <w:rPr>
              <w:spacing w:val="-3"/>
            </w:rPr>
          </w:rPrChange>
        </w:rPr>
        <w:t xml:space="preserve"> </w:t>
      </w:r>
      <w:r>
        <w:rPr>
          <w:spacing w:val="-4"/>
          <w:rPrChange w:id="406" w:author="Hughes, Anna E" w:date="2023-08-09T15:29:00Z">
            <w:rPr>
              <w:spacing w:val="-8"/>
            </w:rPr>
          </w:rPrChange>
        </w:rPr>
        <w:t>demonstrated</w:t>
      </w:r>
      <w:r>
        <w:rPr>
          <w:spacing w:val="-8"/>
          <w:rPrChange w:id="407" w:author="Hughes, Anna E" w:date="2023-08-09T15:29:00Z">
            <w:rPr>
              <w:spacing w:val="-3"/>
            </w:rPr>
          </w:rPrChange>
        </w:rPr>
        <w:t xml:space="preserve"> </w:t>
      </w:r>
      <w:r>
        <w:rPr>
          <w:spacing w:val="-4"/>
          <w:rPrChange w:id="408" w:author="Hughes, Anna E" w:date="2023-08-09T15:29:00Z">
            <w:rPr>
              <w:spacing w:val="-8"/>
            </w:rPr>
          </w:rPrChange>
        </w:rPr>
        <w:t>with</w:t>
      </w:r>
      <w:r>
        <w:rPr>
          <w:spacing w:val="-7"/>
          <w:rPrChange w:id="409" w:author="Hughes, Anna E" w:date="2023-08-09T15:29:00Z">
            <w:rPr>
              <w:spacing w:val="-3"/>
            </w:rPr>
          </w:rPrChange>
        </w:rPr>
        <w:t xml:space="preserve"> </w:t>
      </w:r>
      <w:r>
        <w:rPr>
          <w:spacing w:val="-4"/>
          <w:rPrChange w:id="410" w:author="Hughes, Anna E" w:date="2023-08-09T15:29:00Z">
            <w:rPr>
              <w:spacing w:val="-8"/>
            </w:rPr>
          </w:rPrChange>
        </w:rPr>
        <w:t>10</w:t>
      </w:r>
      <w:r>
        <w:rPr>
          <w:spacing w:val="-8"/>
          <w:rPrChange w:id="411" w:author="Hughes, Anna E" w:date="2023-08-09T15:29:00Z">
            <w:rPr>
              <w:spacing w:val="-3"/>
            </w:rPr>
          </w:rPrChange>
        </w:rPr>
        <w:t xml:space="preserve"> </w:t>
      </w:r>
      <w:r>
        <w:rPr>
          <w:spacing w:val="-4"/>
          <w:rPrChange w:id="412" w:author="Hughes, Anna E" w:date="2023-08-09T15:29:00Z">
            <w:rPr>
              <w:spacing w:val="-8"/>
            </w:rPr>
          </w:rPrChange>
        </w:rPr>
        <w:t>times</w:t>
      </w:r>
      <w:r>
        <w:rPr>
          <w:spacing w:val="-7"/>
          <w:rPrChange w:id="413" w:author="Hughes, Anna E" w:date="2023-08-09T15:29:00Z">
            <w:rPr>
              <w:spacing w:val="-4"/>
            </w:rPr>
          </w:rPrChange>
        </w:rPr>
        <w:t xml:space="preserve"> </w:t>
      </w:r>
      <w:r>
        <w:rPr>
          <w:spacing w:val="-4"/>
          <w:rPrChange w:id="414" w:author="Hughes, Anna E" w:date="2023-08-09T15:29:00Z">
            <w:rPr>
              <w:spacing w:val="-8"/>
            </w:rPr>
          </w:rPrChange>
        </w:rPr>
        <w:t>less</w:t>
      </w:r>
      <w:r>
        <w:rPr>
          <w:spacing w:val="-8"/>
          <w:rPrChange w:id="415" w:author="Hughes, Anna E" w:date="2023-08-09T15:29:00Z">
            <w:rPr>
              <w:spacing w:val="-3"/>
            </w:rPr>
          </w:rPrChange>
        </w:rPr>
        <w:t xml:space="preserve"> </w:t>
      </w:r>
      <w:r>
        <w:rPr>
          <w:spacing w:val="-4"/>
          <w:rPrChange w:id="416" w:author="Hughes, Anna E" w:date="2023-08-09T15:29:00Z">
            <w:rPr>
              <w:spacing w:val="-8"/>
            </w:rPr>
          </w:rPrChange>
        </w:rPr>
        <w:t>data,</w:t>
      </w:r>
      <w:r>
        <w:rPr>
          <w:spacing w:val="-6"/>
          <w:rPrChange w:id="417" w:author="Hughes, Anna E" w:date="2023-08-09T15:29:00Z">
            <w:rPr>
              <w:spacing w:val="-2"/>
            </w:rPr>
          </w:rPrChange>
        </w:rPr>
        <w:t xml:space="preserve"> </w:t>
      </w:r>
      <w:r>
        <w:rPr>
          <w:spacing w:val="-4"/>
          <w:rPrChange w:id="418" w:author="Hughes, Anna E" w:date="2023-08-09T15:29:00Z">
            <w:rPr>
              <w:spacing w:val="-8"/>
            </w:rPr>
          </w:rPrChange>
        </w:rPr>
        <w:t>and</w:t>
      </w:r>
      <w:r>
        <w:rPr>
          <w:spacing w:val="-8"/>
          <w:rPrChange w:id="419" w:author="Hughes, Anna E" w:date="2023-08-09T15:29:00Z">
            <w:rPr>
              <w:spacing w:val="-3"/>
            </w:rPr>
          </w:rPrChange>
        </w:rPr>
        <w:t xml:space="preserve"> </w:t>
      </w:r>
      <w:del w:id="420" w:author="Hughes, Anna E" w:date="2023-08-09T15:29:00Z">
        <w:r w:rsidR="00791F47">
          <w:fldChar w:fldCharType="begin"/>
        </w:r>
        <w:r w:rsidR="00791F47">
          <w:delInstrText xml:space="preserve"> HYPERLINK \l "_bookmark29" </w:delInstrText>
        </w:r>
        <w:r w:rsidR="00791F47">
          <w:fldChar w:fldCharType="separate"/>
        </w:r>
        <w:r w:rsidR="001644E6">
          <w:rPr>
            <w:spacing w:val="-8"/>
          </w:rPr>
          <w:delText>Buetti</w:delText>
        </w:r>
        <w:r w:rsidR="00791F47">
          <w:rPr>
            <w:spacing w:val="-8"/>
          </w:rPr>
          <w:fldChar w:fldCharType="end"/>
        </w:r>
      </w:del>
      <w:ins w:id="421" w:author="Hughes, Anna E" w:date="2023-08-09T15:29:00Z">
        <w:r w:rsidR="00791F47">
          <w:fldChar w:fldCharType="begin"/>
        </w:r>
        <w:r w:rsidR="00791F47">
          <w:instrText xml:space="preserve"> HYPERLINK \l "_bookmark30" </w:instrText>
        </w:r>
        <w:r w:rsidR="00791F47">
          <w:fldChar w:fldCharType="separate"/>
        </w:r>
        <w:r>
          <w:rPr>
            <w:spacing w:val="-4"/>
          </w:rPr>
          <w:t>Buetti</w:t>
        </w:r>
        <w:r>
          <w:rPr>
            <w:spacing w:val="-7"/>
          </w:rPr>
          <w:t xml:space="preserve"> </w:t>
        </w:r>
        <w:r>
          <w:rPr>
            <w:spacing w:val="-4"/>
          </w:rPr>
          <w:t>et</w:t>
        </w:r>
        <w:r>
          <w:rPr>
            <w:spacing w:val="-8"/>
          </w:rPr>
          <w:t xml:space="preserve"> </w:t>
        </w:r>
        <w:r>
          <w:rPr>
            <w:spacing w:val="-5"/>
          </w:rPr>
          <w:t>al.</w:t>
        </w:r>
        <w:r w:rsidR="00791F47">
          <w:rPr>
            <w:spacing w:val="-5"/>
          </w:rPr>
          <w:fldChar w:fldCharType="end"/>
        </w:r>
      </w:ins>
    </w:p>
    <w:p w14:paraId="1C9F0C93" w14:textId="77777777" w:rsidR="00087420" w:rsidRDefault="001E0CFE">
      <w:pPr>
        <w:pStyle w:val="BodyText"/>
        <w:spacing w:before="8"/>
        <w:rPr>
          <w:del w:id="422" w:author="Hughes, Anna E" w:date="2023-08-09T15:29:00Z"/>
        </w:rPr>
      </w:pPr>
      <w:r>
        <w:rPr>
          <w:rFonts w:ascii="Trebuchet MS"/>
          <w:spacing w:val="-6"/>
          <w:sz w:val="12"/>
          <w:rPrChange w:id="423" w:author="Hughes, Anna E" w:date="2023-08-09T15:29:00Z">
            <w:rPr>
              <w:rFonts w:ascii="Trebuchet MS"/>
              <w:w w:val="90"/>
              <w:sz w:val="12"/>
            </w:rPr>
          </w:rPrChange>
        </w:rPr>
        <w:t>367</w:t>
      </w:r>
      <w:r>
        <w:rPr>
          <w:rFonts w:ascii="Trebuchet MS"/>
          <w:spacing w:val="38"/>
          <w:sz w:val="12"/>
          <w:rPrChange w:id="424" w:author="Hughes, Anna E" w:date="2023-08-09T15:29:00Z">
            <w:rPr>
              <w:rFonts w:ascii="Trebuchet MS"/>
              <w:spacing w:val="74"/>
              <w:sz w:val="12"/>
            </w:rPr>
          </w:rPrChange>
        </w:rPr>
        <w:t xml:space="preserve">  </w:t>
      </w:r>
      <w:del w:id="425" w:author="Hughes, Anna E" w:date="2023-08-09T15:29:00Z">
        <w:r w:rsidR="00791F47">
          <w:fldChar w:fldCharType="begin"/>
        </w:r>
        <w:r w:rsidR="00791F47">
          <w:delInstrText xml:space="preserve"> HYPERLINK \l "_bookmark29" </w:delInstrText>
        </w:r>
        <w:r w:rsidR="00791F47">
          <w:fldChar w:fldCharType="separate"/>
        </w:r>
        <w:r w:rsidR="001644E6">
          <w:rPr>
            <w:w w:val="90"/>
          </w:rPr>
          <w:delText>et</w:delText>
        </w:r>
        <w:r w:rsidR="001644E6">
          <w:rPr>
            <w:spacing w:val="-1"/>
          </w:rPr>
          <w:delText xml:space="preserve"> </w:delText>
        </w:r>
        <w:r w:rsidR="001644E6">
          <w:rPr>
            <w:w w:val="90"/>
          </w:rPr>
          <w:delText>al.</w:delText>
        </w:r>
        <w:r w:rsidR="00791F47">
          <w:rPr>
            <w:w w:val="90"/>
          </w:rPr>
          <w:fldChar w:fldCharType="end"/>
        </w:r>
        <w:r w:rsidR="001644E6">
          <w:rPr>
            <w:spacing w:val="-3"/>
          </w:rPr>
          <w:delText xml:space="preserve"> </w:delText>
        </w:r>
        <w:r w:rsidR="00791F47">
          <w:fldChar w:fldCharType="begin"/>
        </w:r>
        <w:r w:rsidR="00791F47">
          <w:delInstrText xml:space="preserve"> HYPERLINK \l "_bookmark29" </w:delInstrText>
        </w:r>
        <w:r w:rsidR="00791F47">
          <w:fldChar w:fldCharType="separate"/>
        </w:r>
        <w:r w:rsidR="001644E6">
          <w:rPr>
            <w:w w:val="90"/>
          </w:rPr>
          <w:delText>(2019)</w:delText>
        </w:r>
        <w:r w:rsidR="00791F47">
          <w:rPr>
            <w:w w:val="90"/>
          </w:rPr>
          <w:fldChar w:fldCharType="end"/>
        </w:r>
      </w:del>
      <w:ins w:id="426" w:author="Hughes, Anna E" w:date="2023-08-09T15:29:00Z">
        <w:r w:rsidR="00791F47">
          <w:fldChar w:fldCharType="begin"/>
        </w:r>
        <w:r w:rsidR="00791F47">
          <w:instrText xml:space="preserve"> HYPERLINK \l "_bookmark30" </w:instrText>
        </w:r>
        <w:r w:rsidR="00791F47">
          <w:fldChar w:fldCharType="separate"/>
        </w:r>
        <w:r>
          <w:rPr>
            <w:spacing w:val="-6"/>
          </w:rPr>
          <w:t>(2019)</w:t>
        </w:r>
        <w:r w:rsidR="00791F47">
          <w:rPr>
            <w:spacing w:val="-6"/>
          </w:rPr>
          <w:fldChar w:fldCharType="end"/>
        </w:r>
      </w:ins>
      <w:r>
        <w:rPr>
          <w:spacing w:val="4"/>
          <w:rPrChange w:id="427" w:author="Hughes, Anna E" w:date="2023-08-09T15:29:00Z">
            <w:rPr>
              <w:spacing w:val="-2"/>
            </w:rPr>
          </w:rPrChange>
        </w:rPr>
        <w:t xml:space="preserve"> </w:t>
      </w:r>
      <w:r>
        <w:rPr>
          <w:spacing w:val="-6"/>
          <w:rPrChange w:id="428" w:author="Hughes, Anna E" w:date="2023-08-09T15:29:00Z">
            <w:rPr>
              <w:w w:val="90"/>
            </w:rPr>
          </w:rPrChange>
        </w:rPr>
        <w:t>used</w:t>
      </w:r>
      <w:r>
        <w:rPr>
          <w:spacing w:val="2"/>
          <w:rPrChange w:id="429" w:author="Hughes, Anna E" w:date="2023-08-09T15:29:00Z">
            <w:rPr>
              <w:spacing w:val="-3"/>
            </w:rPr>
          </w:rPrChange>
        </w:rPr>
        <w:t xml:space="preserve"> </w:t>
      </w:r>
      <w:r>
        <w:rPr>
          <w:spacing w:val="-6"/>
          <w:rPrChange w:id="430" w:author="Hughes, Anna E" w:date="2023-08-09T15:29:00Z">
            <w:rPr>
              <w:w w:val="90"/>
            </w:rPr>
          </w:rPrChange>
        </w:rPr>
        <w:t>20</w:t>
      </w:r>
      <w:r>
        <w:rPr>
          <w:spacing w:val="2"/>
          <w:rPrChange w:id="431" w:author="Hughes, Anna E" w:date="2023-08-09T15:29:00Z">
            <w:rPr>
              <w:spacing w:val="-3"/>
            </w:rPr>
          </w:rPrChange>
        </w:rPr>
        <w:t xml:space="preserve"> </w:t>
      </w:r>
      <w:r>
        <w:rPr>
          <w:spacing w:val="-6"/>
          <w:rPrChange w:id="432" w:author="Hughes, Anna E" w:date="2023-08-09T15:29:00Z">
            <w:rPr>
              <w:w w:val="90"/>
            </w:rPr>
          </w:rPrChange>
        </w:rPr>
        <w:t>participants</w:t>
      </w:r>
      <w:r>
        <w:rPr>
          <w:spacing w:val="2"/>
          <w:rPrChange w:id="433" w:author="Hughes, Anna E" w:date="2023-08-09T15:29:00Z">
            <w:rPr>
              <w:spacing w:val="-2"/>
            </w:rPr>
          </w:rPrChange>
        </w:rPr>
        <w:t xml:space="preserve"> </w:t>
      </w:r>
      <w:r>
        <w:rPr>
          <w:spacing w:val="-6"/>
          <w:rPrChange w:id="434" w:author="Hughes, Anna E" w:date="2023-08-09T15:29:00Z">
            <w:rPr>
              <w:w w:val="90"/>
            </w:rPr>
          </w:rPrChange>
        </w:rPr>
        <w:t>per</w:t>
      </w:r>
      <w:r>
        <w:rPr>
          <w:spacing w:val="2"/>
          <w:rPrChange w:id="435" w:author="Hughes, Anna E" w:date="2023-08-09T15:29:00Z">
            <w:rPr>
              <w:spacing w:val="-3"/>
            </w:rPr>
          </w:rPrChange>
        </w:rPr>
        <w:t xml:space="preserve"> </w:t>
      </w:r>
      <w:r>
        <w:rPr>
          <w:spacing w:val="-6"/>
          <w:rPrChange w:id="436" w:author="Hughes, Anna E" w:date="2023-08-09T15:29:00Z">
            <w:rPr>
              <w:w w:val="90"/>
            </w:rPr>
          </w:rPrChange>
        </w:rPr>
        <w:t>experiment.</w:t>
      </w:r>
      <w:r>
        <w:rPr>
          <w:spacing w:val="32"/>
          <w:rPrChange w:id="437" w:author="Hughes, Anna E" w:date="2023-08-09T15:29:00Z">
            <w:rPr>
              <w:spacing w:val="25"/>
            </w:rPr>
          </w:rPrChange>
        </w:rPr>
        <w:t xml:space="preserve"> </w:t>
      </w:r>
      <w:r>
        <w:rPr>
          <w:spacing w:val="-6"/>
          <w:rPrChange w:id="438" w:author="Hughes, Anna E" w:date="2023-08-09T15:29:00Z">
            <w:rPr>
              <w:w w:val="90"/>
            </w:rPr>
          </w:rPrChange>
        </w:rPr>
        <w:t>Our</w:t>
      </w:r>
      <w:r>
        <w:rPr>
          <w:spacing w:val="3"/>
          <w:rPrChange w:id="439" w:author="Hughes, Anna E" w:date="2023-08-09T15:29:00Z">
            <w:rPr>
              <w:spacing w:val="-3"/>
            </w:rPr>
          </w:rPrChange>
        </w:rPr>
        <w:t xml:space="preserve"> </w:t>
      </w:r>
      <w:r>
        <w:rPr>
          <w:spacing w:val="-6"/>
          <w:rPrChange w:id="440" w:author="Hughes, Anna E" w:date="2023-08-09T15:29:00Z">
            <w:rPr>
              <w:w w:val="90"/>
            </w:rPr>
          </w:rPrChange>
        </w:rPr>
        <w:t>sample</w:t>
      </w:r>
      <w:r>
        <w:rPr>
          <w:spacing w:val="2"/>
          <w:rPrChange w:id="441" w:author="Hughes, Anna E" w:date="2023-08-09T15:29:00Z">
            <w:rPr>
              <w:spacing w:val="-3"/>
            </w:rPr>
          </w:rPrChange>
        </w:rPr>
        <w:t xml:space="preserve"> </w:t>
      </w:r>
      <w:r>
        <w:rPr>
          <w:spacing w:val="-6"/>
          <w:rPrChange w:id="442" w:author="Hughes, Anna E" w:date="2023-08-09T15:29:00Z">
            <w:rPr>
              <w:w w:val="90"/>
            </w:rPr>
          </w:rPrChange>
        </w:rPr>
        <w:t>size</w:t>
      </w:r>
      <w:r>
        <w:rPr>
          <w:spacing w:val="2"/>
          <w:rPrChange w:id="443" w:author="Hughes, Anna E" w:date="2023-08-09T15:29:00Z">
            <w:rPr>
              <w:spacing w:val="-2"/>
            </w:rPr>
          </w:rPrChange>
        </w:rPr>
        <w:t xml:space="preserve"> </w:t>
      </w:r>
      <w:del w:id="444" w:author="Hughes, Anna E" w:date="2023-08-09T15:29:00Z">
        <w:r w:rsidR="001644E6">
          <w:rPr>
            <w:w w:val="90"/>
          </w:rPr>
          <w:delText>will</w:delText>
        </w:r>
      </w:del>
      <w:ins w:id="445" w:author="Hughes, Anna E" w:date="2023-08-09T15:29:00Z">
        <w:r>
          <w:rPr>
            <w:spacing w:val="-6"/>
          </w:rPr>
          <w:t>is</w:t>
        </w:r>
      </w:ins>
      <w:r>
        <w:rPr>
          <w:spacing w:val="2"/>
          <w:rPrChange w:id="446" w:author="Hughes, Anna E" w:date="2023-08-09T15:29:00Z">
            <w:rPr>
              <w:spacing w:val="-3"/>
            </w:rPr>
          </w:rPrChange>
        </w:rPr>
        <w:t xml:space="preserve"> </w:t>
      </w:r>
      <w:r>
        <w:rPr>
          <w:spacing w:val="-6"/>
          <w:rPrChange w:id="447" w:author="Hughes, Anna E" w:date="2023-08-09T15:29:00Z">
            <w:rPr>
              <w:w w:val="90"/>
            </w:rPr>
          </w:rPrChange>
        </w:rPr>
        <w:t>therefore</w:t>
      </w:r>
      <w:r>
        <w:rPr>
          <w:spacing w:val="2"/>
          <w:rPrChange w:id="448" w:author="Hughes, Anna E" w:date="2023-08-09T15:29:00Z">
            <w:rPr>
              <w:spacing w:val="-2"/>
            </w:rPr>
          </w:rPrChange>
        </w:rPr>
        <w:t xml:space="preserve"> </w:t>
      </w:r>
      <w:del w:id="449" w:author="Hughes, Anna E" w:date="2023-08-09T15:29:00Z">
        <w:r w:rsidR="001644E6">
          <w:rPr>
            <w:spacing w:val="-5"/>
            <w:w w:val="90"/>
          </w:rPr>
          <w:delText>be</w:delText>
        </w:r>
      </w:del>
    </w:p>
    <w:p w14:paraId="5DCA11B1" w14:textId="1CB21AB4" w:rsidR="00470D98" w:rsidRDefault="001644E6">
      <w:pPr>
        <w:pStyle w:val="BodyText"/>
        <w:spacing w:before="8"/>
        <w:rPr>
          <w:ins w:id="450" w:author="Hughes, Anna E" w:date="2023-08-09T15:29:00Z"/>
        </w:rPr>
      </w:pPr>
      <w:del w:id="451" w:author="Hughes, Anna E" w:date="2023-08-09T15:29:00Z">
        <w:r>
          <w:rPr>
            <w:rFonts w:ascii="Trebuchet MS"/>
            <w:spacing w:val="-4"/>
            <w:sz w:val="12"/>
          </w:rPr>
          <w:delText>368</w:delText>
        </w:r>
        <w:r>
          <w:rPr>
            <w:rFonts w:ascii="Trebuchet MS"/>
            <w:spacing w:val="34"/>
            <w:sz w:val="12"/>
          </w:rPr>
          <w:delText xml:space="preserve">  </w:delText>
        </w:r>
      </w:del>
      <w:r w:rsidR="001E0CFE">
        <w:rPr>
          <w:spacing w:val="-6"/>
          <w:rPrChange w:id="452" w:author="Hughes, Anna E" w:date="2023-08-09T15:29:00Z">
            <w:rPr>
              <w:spacing w:val="-4"/>
            </w:rPr>
          </w:rPrChange>
        </w:rPr>
        <w:t>in</w:t>
      </w:r>
      <w:r w:rsidR="001E0CFE">
        <w:rPr>
          <w:spacing w:val="3"/>
          <w:rPrChange w:id="453" w:author="Hughes, Anna E" w:date="2023-08-09T15:29:00Z">
            <w:rPr>
              <w:spacing w:val="-8"/>
            </w:rPr>
          </w:rPrChange>
        </w:rPr>
        <w:t xml:space="preserve"> </w:t>
      </w:r>
      <w:r w:rsidR="001E0CFE">
        <w:rPr>
          <w:spacing w:val="-6"/>
          <w:rPrChange w:id="454" w:author="Hughes, Anna E" w:date="2023-08-09T15:29:00Z">
            <w:rPr>
              <w:spacing w:val="-4"/>
            </w:rPr>
          </w:rPrChange>
        </w:rPr>
        <w:t>line</w:t>
      </w:r>
    </w:p>
    <w:p w14:paraId="77B720D0" w14:textId="77777777" w:rsidR="00087420" w:rsidRDefault="001E0CFE">
      <w:pPr>
        <w:pStyle w:val="BodyText"/>
        <w:rPr>
          <w:del w:id="455" w:author="Hughes, Anna E" w:date="2023-08-09T15:29:00Z"/>
        </w:rPr>
      </w:pPr>
      <w:ins w:id="456" w:author="Hughes, Anna E" w:date="2023-08-09T15:29:00Z">
        <w:r>
          <w:rPr>
            <w:rFonts w:ascii="Trebuchet MS"/>
            <w:spacing w:val="-6"/>
            <w:sz w:val="12"/>
          </w:rPr>
          <w:t>368</w:t>
        </w:r>
      </w:ins>
      <w:r>
        <w:rPr>
          <w:rFonts w:ascii="Trebuchet MS"/>
          <w:spacing w:val="74"/>
          <w:w w:val="150"/>
          <w:sz w:val="12"/>
          <w:rPrChange w:id="457" w:author="Hughes, Anna E" w:date="2023-08-09T15:29:00Z">
            <w:rPr>
              <w:spacing w:val="-8"/>
            </w:rPr>
          </w:rPrChange>
        </w:rPr>
        <w:t xml:space="preserve"> </w:t>
      </w:r>
      <w:r>
        <w:rPr>
          <w:spacing w:val="-6"/>
          <w:rPrChange w:id="458" w:author="Hughes, Anna E" w:date="2023-08-09T15:29:00Z">
            <w:rPr>
              <w:spacing w:val="-4"/>
            </w:rPr>
          </w:rPrChange>
        </w:rPr>
        <w:t>with</w:t>
      </w:r>
      <w:r>
        <w:rPr>
          <w:spacing w:val="-7"/>
          <w:rPrChange w:id="459" w:author="Hughes, Anna E" w:date="2023-08-09T15:29:00Z">
            <w:rPr>
              <w:spacing w:val="-8"/>
            </w:rPr>
          </w:rPrChange>
        </w:rPr>
        <w:t xml:space="preserve"> </w:t>
      </w:r>
      <w:r>
        <w:rPr>
          <w:spacing w:val="-6"/>
          <w:rPrChange w:id="460" w:author="Hughes, Anna E" w:date="2023-08-09T15:29:00Z">
            <w:rPr>
              <w:spacing w:val="-4"/>
            </w:rPr>
          </w:rPrChange>
        </w:rPr>
        <w:t>previous</w:t>
      </w:r>
      <w:r>
        <w:rPr>
          <w:spacing w:val="-7"/>
          <w:rPrChange w:id="461" w:author="Hughes, Anna E" w:date="2023-08-09T15:29:00Z">
            <w:rPr>
              <w:spacing w:val="-8"/>
            </w:rPr>
          </w:rPrChange>
        </w:rPr>
        <w:t xml:space="preserve"> </w:t>
      </w:r>
      <w:r>
        <w:rPr>
          <w:spacing w:val="-6"/>
          <w:rPrChange w:id="462" w:author="Hughes, Anna E" w:date="2023-08-09T15:29:00Z">
            <w:rPr>
              <w:spacing w:val="-4"/>
            </w:rPr>
          </w:rPrChange>
        </w:rPr>
        <w:t>work</w:t>
      </w:r>
      <w:r>
        <w:rPr>
          <w:spacing w:val="-8"/>
          <w:rPrChange w:id="463" w:author="Hughes, Anna E" w:date="2023-08-09T15:29:00Z">
            <w:rPr>
              <w:spacing w:val="-9"/>
            </w:rPr>
          </w:rPrChange>
        </w:rPr>
        <w:t xml:space="preserve"> </w:t>
      </w:r>
      <w:r>
        <w:rPr>
          <w:spacing w:val="-6"/>
          <w:rPrChange w:id="464" w:author="Hughes, Anna E" w:date="2023-08-09T15:29:00Z">
            <w:rPr>
              <w:spacing w:val="-4"/>
            </w:rPr>
          </w:rPrChange>
        </w:rPr>
        <w:t>testing</w:t>
      </w:r>
      <w:r>
        <w:rPr>
          <w:spacing w:val="-7"/>
          <w:rPrChange w:id="465" w:author="Hughes, Anna E" w:date="2023-08-09T15:29:00Z">
            <w:rPr>
              <w:spacing w:val="-8"/>
            </w:rPr>
          </w:rPrChange>
        </w:rPr>
        <w:t xml:space="preserve"> </w:t>
      </w:r>
      <w:r>
        <w:rPr>
          <w:spacing w:val="-6"/>
          <w:rPrChange w:id="466" w:author="Hughes, Anna E" w:date="2023-08-09T15:29:00Z">
            <w:rPr>
              <w:spacing w:val="-4"/>
            </w:rPr>
          </w:rPrChange>
        </w:rPr>
        <w:t>H3</w:t>
      </w:r>
      <w:r>
        <w:rPr>
          <w:spacing w:val="-7"/>
          <w:rPrChange w:id="467" w:author="Hughes, Anna E" w:date="2023-08-09T15:29:00Z">
            <w:rPr>
              <w:spacing w:val="-8"/>
            </w:rPr>
          </w:rPrChange>
        </w:rPr>
        <w:t xml:space="preserve"> </w:t>
      </w:r>
      <w:r>
        <w:rPr>
          <w:spacing w:val="-6"/>
          <w:rPrChange w:id="468" w:author="Hughes, Anna E" w:date="2023-08-09T15:29:00Z">
            <w:rPr>
              <w:spacing w:val="-4"/>
            </w:rPr>
          </w:rPrChange>
        </w:rPr>
        <w:t>and</w:t>
      </w:r>
      <w:r>
        <w:rPr>
          <w:spacing w:val="-7"/>
          <w:rPrChange w:id="469" w:author="Hughes, Anna E" w:date="2023-08-09T15:29:00Z">
            <w:rPr>
              <w:spacing w:val="-8"/>
            </w:rPr>
          </w:rPrChange>
        </w:rPr>
        <w:t xml:space="preserve"> </w:t>
      </w:r>
      <w:r>
        <w:rPr>
          <w:spacing w:val="-6"/>
          <w:rPrChange w:id="470" w:author="Hughes, Anna E" w:date="2023-08-09T15:29:00Z">
            <w:rPr>
              <w:spacing w:val="-4"/>
            </w:rPr>
          </w:rPrChange>
        </w:rPr>
        <w:t>H4.</w:t>
      </w:r>
      <w:r>
        <w:rPr>
          <w:spacing w:val="-3"/>
          <w:rPrChange w:id="471" w:author="Hughes, Anna E" w:date="2023-08-09T15:29:00Z">
            <w:rPr>
              <w:spacing w:val="6"/>
            </w:rPr>
          </w:rPrChange>
        </w:rPr>
        <w:t xml:space="preserve"> </w:t>
      </w:r>
      <w:r>
        <w:rPr>
          <w:spacing w:val="-6"/>
          <w:rPrChange w:id="472" w:author="Hughes, Anna E" w:date="2023-08-09T15:29:00Z">
            <w:rPr>
              <w:spacing w:val="-4"/>
            </w:rPr>
          </w:rPrChange>
        </w:rPr>
        <w:t>Ethical</w:t>
      </w:r>
      <w:r>
        <w:rPr>
          <w:spacing w:val="-8"/>
        </w:rPr>
        <w:t xml:space="preserve"> </w:t>
      </w:r>
      <w:r>
        <w:rPr>
          <w:spacing w:val="-6"/>
          <w:rPrChange w:id="473" w:author="Hughes, Anna E" w:date="2023-08-09T15:29:00Z">
            <w:rPr>
              <w:spacing w:val="-4"/>
            </w:rPr>
          </w:rPrChange>
        </w:rPr>
        <w:t>approval</w:t>
      </w:r>
      <w:r>
        <w:rPr>
          <w:spacing w:val="-7"/>
          <w:rPrChange w:id="474" w:author="Hughes, Anna E" w:date="2023-08-09T15:29:00Z">
            <w:rPr>
              <w:spacing w:val="-8"/>
            </w:rPr>
          </w:rPrChange>
        </w:rPr>
        <w:t xml:space="preserve"> </w:t>
      </w:r>
      <w:r>
        <w:rPr>
          <w:spacing w:val="-6"/>
          <w:rPrChange w:id="475" w:author="Hughes, Anna E" w:date="2023-08-09T15:29:00Z">
            <w:rPr>
              <w:spacing w:val="-4"/>
            </w:rPr>
          </w:rPrChange>
        </w:rPr>
        <w:t>for</w:t>
      </w:r>
      <w:r>
        <w:rPr>
          <w:spacing w:val="-7"/>
          <w:rPrChange w:id="476" w:author="Hughes, Anna E" w:date="2023-08-09T15:29:00Z">
            <w:rPr>
              <w:spacing w:val="-8"/>
            </w:rPr>
          </w:rPrChange>
        </w:rPr>
        <w:t xml:space="preserve"> </w:t>
      </w:r>
      <w:r>
        <w:rPr>
          <w:spacing w:val="-6"/>
          <w:rPrChange w:id="477" w:author="Hughes, Anna E" w:date="2023-08-09T15:29:00Z">
            <w:rPr>
              <w:spacing w:val="-4"/>
            </w:rPr>
          </w:rPrChange>
        </w:rPr>
        <w:t>the</w:t>
      </w:r>
      <w:r>
        <w:rPr>
          <w:spacing w:val="-7"/>
          <w:rPrChange w:id="478" w:author="Hughes, Anna E" w:date="2023-08-09T15:29:00Z">
            <w:rPr>
              <w:spacing w:val="-8"/>
            </w:rPr>
          </w:rPrChange>
        </w:rPr>
        <w:t xml:space="preserve"> </w:t>
      </w:r>
      <w:r>
        <w:rPr>
          <w:spacing w:val="-6"/>
          <w:rPrChange w:id="479" w:author="Hughes, Anna E" w:date="2023-08-09T15:29:00Z">
            <w:rPr>
              <w:spacing w:val="-4"/>
            </w:rPr>
          </w:rPrChange>
        </w:rPr>
        <w:t>study</w:t>
      </w:r>
      <w:r>
        <w:rPr>
          <w:spacing w:val="-7"/>
          <w:rPrChange w:id="480" w:author="Hughes, Anna E" w:date="2023-08-09T15:29:00Z">
            <w:rPr>
              <w:spacing w:val="-9"/>
            </w:rPr>
          </w:rPrChange>
        </w:rPr>
        <w:t xml:space="preserve"> </w:t>
      </w:r>
      <w:r>
        <w:rPr>
          <w:spacing w:val="-6"/>
          <w:rPrChange w:id="481" w:author="Hughes, Anna E" w:date="2023-08-09T15:29:00Z">
            <w:rPr>
              <w:spacing w:val="-5"/>
            </w:rPr>
          </w:rPrChange>
        </w:rPr>
        <w:t>was</w:t>
      </w:r>
    </w:p>
    <w:p w14:paraId="2C1595AF" w14:textId="4772B8F5" w:rsidR="00470D98" w:rsidRDefault="001644E6">
      <w:pPr>
        <w:pStyle w:val="BodyText"/>
        <w:rPr>
          <w:ins w:id="482" w:author="Hughes, Anna E" w:date="2023-08-09T15:29:00Z"/>
        </w:rPr>
      </w:pPr>
      <w:del w:id="483" w:author="Hughes, Anna E" w:date="2023-08-09T15:29:00Z">
        <w:r>
          <w:rPr>
            <w:rFonts w:ascii="Trebuchet MS"/>
            <w:spacing w:val="-6"/>
            <w:sz w:val="12"/>
          </w:rPr>
          <w:delText>369</w:delText>
        </w:r>
        <w:r>
          <w:rPr>
            <w:rFonts w:ascii="Trebuchet MS"/>
            <w:spacing w:val="37"/>
            <w:sz w:val="12"/>
          </w:rPr>
          <w:delText xml:space="preserve"> </w:delText>
        </w:r>
      </w:del>
      <w:r w:rsidR="001E0CFE">
        <w:rPr>
          <w:spacing w:val="-8"/>
          <w:rPrChange w:id="484" w:author="Hughes, Anna E" w:date="2023-08-09T15:29:00Z">
            <w:rPr>
              <w:rFonts w:ascii="Trebuchet MS"/>
              <w:spacing w:val="37"/>
              <w:sz w:val="12"/>
            </w:rPr>
          </w:rPrChange>
        </w:rPr>
        <w:t xml:space="preserve"> </w:t>
      </w:r>
      <w:r w:rsidR="001E0CFE">
        <w:rPr>
          <w:spacing w:val="-6"/>
        </w:rPr>
        <w:t>granted</w:t>
      </w:r>
    </w:p>
    <w:p w14:paraId="531C2102" w14:textId="77777777" w:rsidR="00470D98" w:rsidRDefault="001E0CFE">
      <w:pPr>
        <w:pStyle w:val="BodyText"/>
        <w:spacing w:before="8"/>
      </w:pPr>
      <w:ins w:id="485" w:author="Hughes, Anna E" w:date="2023-08-09T15:29:00Z">
        <w:r>
          <w:rPr>
            <w:rFonts w:ascii="Trebuchet MS"/>
            <w:spacing w:val="-6"/>
            <w:sz w:val="12"/>
          </w:rPr>
          <w:t>369</w:t>
        </w:r>
        <w:r>
          <w:rPr>
            <w:rFonts w:ascii="Trebuchet MS"/>
            <w:spacing w:val="44"/>
            <w:sz w:val="12"/>
          </w:rPr>
          <w:t xml:space="preserve"> </w:t>
        </w:r>
      </w:ins>
      <w:r>
        <w:rPr>
          <w:rFonts w:ascii="Trebuchet MS"/>
          <w:spacing w:val="44"/>
          <w:sz w:val="12"/>
          <w:rPrChange w:id="486" w:author="Hughes, Anna E" w:date="2023-08-09T15:29:00Z">
            <w:rPr>
              <w:spacing w:val="-7"/>
            </w:rPr>
          </w:rPrChange>
        </w:rPr>
        <w:t xml:space="preserve"> </w:t>
      </w:r>
      <w:r>
        <w:rPr>
          <w:spacing w:val="-6"/>
        </w:rPr>
        <w:t>by</w:t>
      </w:r>
      <w:r>
        <w:rPr>
          <w:spacing w:val="-3"/>
          <w:rPrChange w:id="487" w:author="Hughes, Anna E" w:date="2023-08-09T15:29:00Z">
            <w:rPr>
              <w:spacing w:val="-7"/>
            </w:rPr>
          </w:rPrChange>
        </w:rPr>
        <w:t xml:space="preserve"> </w:t>
      </w:r>
      <w:r>
        <w:rPr>
          <w:spacing w:val="-6"/>
        </w:rPr>
        <w:t>the</w:t>
      </w:r>
      <w:r>
        <w:rPr>
          <w:spacing w:val="-5"/>
          <w:rPrChange w:id="488" w:author="Hughes, Anna E" w:date="2023-08-09T15:29:00Z">
            <w:rPr>
              <w:spacing w:val="-7"/>
            </w:rPr>
          </w:rPrChange>
        </w:rPr>
        <w:t xml:space="preserve"> </w:t>
      </w:r>
      <w:r>
        <w:rPr>
          <w:spacing w:val="-6"/>
        </w:rPr>
        <w:t>University</w:t>
      </w:r>
      <w:r>
        <w:rPr>
          <w:spacing w:val="-5"/>
          <w:rPrChange w:id="489" w:author="Hughes, Anna E" w:date="2023-08-09T15:29:00Z">
            <w:rPr>
              <w:spacing w:val="-8"/>
            </w:rPr>
          </w:rPrChange>
        </w:rPr>
        <w:t xml:space="preserve"> </w:t>
      </w:r>
      <w:r>
        <w:rPr>
          <w:spacing w:val="-6"/>
        </w:rPr>
        <w:t>of</w:t>
      </w:r>
      <w:r>
        <w:rPr>
          <w:spacing w:val="-4"/>
          <w:rPrChange w:id="490" w:author="Hughes, Anna E" w:date="2023-08-09T15:29:00Z">
            <w:rPr>
              <w:spacing w:val="-7"/>
            </w:rPr>
          </w:rPrChange>
        </w:rPr>
        <w:t xml:space="preserve"> </w:t>
      </w:r>
      <w:r>
        <w:rPr>
          <w:spacing w:val="-6"/>
        </w:rPr>
        <w:t>Aberdeen</w:t>
      </w:r>
      <w:r>
        <w:rPr>
          <w:spacing w:val="-5"/>
          <w:rPrChange w:id="491" w:author="Hughes, Anna E" w:date="2023-08-09T15:29:00Z">
            <w:rPr>
              <w:spacing w:val="-7"/>
            </w:rPr>
          </w:rPrChange>
        </w:rPr>
        <w:t xml:space="preserve"> </w:t>
      </w:r>
      <w:r>
        <w:rPr>
          <w:spacing w:val="-6"/>
        </w:rPr>
        <w:t>(application</w:t>
      </w:r>
      <w:r>
        <w:rPr>
          <w:spacing w:val="-5"/>
          <w:rPrChange w:id="492" w:author="Hughes, Anna E" w:date="2023-08-09T15:29:00Z">
            <w:rPr>
              <w:spacing w:val="-7"/>
            </w:rPr>
          </w:rPrChange>
        </w:rPr>
        <w:t xml:space="preserve"> </w:t>
      </w:r>
      <w:r>
        <w:rPr>
          <w:spacing w:val="-6"/>
        </w:rPr>
        <w:t>number</w:t>
      </w:r>
      <w:r>
        <w:rPr>
          <w:spacing w:val="-4"/>
          <w:rPrChange w:id="493" w:author="Hughes, Anna E" w:date="2023-08-09T15:29:00Z">
            <w:rPr>
              <w:spacing w:val="-7"/>
            </w:rPr>
          </w:rPrChange>
        </w:rPr>
        <w:t xml:space="preserve"> </w:t>
      </w:r>
      <w:r>
        <w:rPr>
          <w:spacing w:val="-6"/>
        </w:rPr>
        <w:t>PEC/4677/2021/2).</w:t>
      </w:r>
    </w:p>
    <w:p w14:paraId="792B19AC" w14:textId="6B986B35" w:rsidR="00470D98" w:rsidRDefault="001E0CFE">
      <w:pPr>
        <w:pStyle w:val="BodyText"/>
        <w:tabs>
          <w:tab w:val="left" w:pos="968"/>
        </w:tabs>
        <w:spacing w:before="8"/>
      </w:pPr>
      <w:r>
        <w:rPr>
          <w:rFonts w:ascii="Trebuchet MS"/>
          <w:spacing w:val="-5"/>
          <w:sz w:val="12"/>
        </w:rPr>
        <w:t>370</w:t>
      </w:r>
      <w:r>
        <w:rPr>
          <w:rFonts w:ascii="Trebuchet MS"/>
          <w:sz w:val="12"/>
        </w:rPr>
        <w:tab/>
      </w:r>
      <w:r>
        <w:rPr>
          <w:spacing w:val="-6"/>
        </w:rPr>
        <w:t>Our</w:t>
      </w:r>
      <w:r>
        <w:rPr>
          <w:rPrChange w:id="494" w:author="Hughes, Anna E" w:date="2023-08-09T15:29:00Z">
            <w:rPr>
              <w:spacing w:val="1"/>
            </w:rPr>
          </w:rPrChange>
        </w:rPr>
        <w:t xml:space="preserve"> </w:t>
      </w:r>
      <w:r>
        <w:rPr>
          <w:spacing w:val="-6"/>
        </w:rPr>
        <w:t>pilot</w:t>
      </w:r>
      <w:r>
        <w:rPr>
          <w:rPrChange w:id="495" w:author="Hughes, Anna E" w:date="2023-08-09T15:29:00Z">
            <w:rPr>
              <w:spacing w:val="1"/>
            </w:rPr>
          </w:rPrChange>
        </w:rPr>
        <w:t xml:space="preserve"> </w:t>
      </w:r>
      <w:r>
        <w:rPr>
          <w:spacing w:val="-6"/>
        </w:rPr>
        <w:t>study</w:t>
      </w:r>
      <w:r>
        <w:rPr>
          <w:rPrChange w:id="496" w:author="Hughes, Anna E" w:date="2023-08-09T15:29:00Z">
            <w:rPr>
              <w:spacing w:val="1"/>
            </w:rPr>
          </w:rPrChange>
        </w:rPr>
        <w:t xml:space="preserve"> </w:t>
      </w:r>
      <w:r>
        <w:rPr>
          <w:spacing w:val="-6"/>
        </w:rPr>
        <w:t>above</w:t>
      </w:r>
      <w:r>
        <w:rPr>
          <w:rPrChange w:id="497" w:author="Hughes, Anna E" w:date="2023-08-09T15:29:00Z">
            <w:rPr>
              <w:spacing w:val="1"/>
            </w:rPr>
          </w:rPrChange>
        </w:rPr>
        <w:t xml:space="preserve"> </w:t>
      </w:r>
      <w:del w:id="498" w:author="Hughes, Anna E" w:date="2023-08-09T15:29:00Z">
        <w:r w:rsidR="001644E6">
          <w:rPr>
            <w:spacing w:val="-6"/>
          </w:rPr>
          <w:delText>suggests</w:delText>
        </w:r>
      </w:del>
      <w:ins w:id="499" w:author="Hughes, Anna E" w:date="2023-08-09T15:29:00Z">
        <w:r>
          <w:rPr>
            <w:spacing w:val="-6"/>
          </w:rPr>
          <w:t>suggested</w:t>
        </w:r>
      </w:ins>
      <w:r>
        <w:rPr>
          <w:rPrChange w:id="500" w:author="Hughes, Anna E" w:date="2023-08-09T15:29:00Z">
            <w:rPr>
              <w:spacing w:val="2"/>
            </w:rPr>
          </w:rPrChange>
        </w:rPr>
        <w:t xml:space="preserve"> </w:t>
      </w:r>
      <w:r>
        <w:rPr>
          <w:spacing w:val="-6"/>
        </w:rPr>
        <w:t>that</w:t>
      </w:r>
      <w:r>
        <w:rPr>
          <w:rPrChange w:id="501" w:author="Hughes, Anna E" w:date="2023-08-09T15:29:00Z">
            <w:rPr>
              <w:spacing w:val="1"/>
            </w:rPr>
          </w:rPrChange>
        </w:rPr>
        <w:t xml:space="preserve"> </w:t>
      </w:r>
      <w:r>
        <w:rPr>
          <w:spacing w:val="-6"/>
        </w:rPr>
        <w:t>just</w:t>
      </w:r>
      <w:r>
        <w:rPr>
          <w:rPrChange w:id="502" w:author="Hughes, Anna E" w:date="2023-08-09T15:29:00Z">
            <w:rPr>
              <w:spacing w:val="1"/>
            </w:rPr>
          </w:rPrChange>
        </w:rPr>
        <w:t xml:space="preserve"> </w:t>
      </w:r>
      <w:r>
        <w:rPr>
          <w:spacing w:val="-6"/>
        </w:rPr>
        <w:t>12</w:t>
      </w:r>
      <w:r>
        <w:rPr>
          <w:rPrChange w:id="503" w:author="Hughes, Anna E" w:date="2023-08-09T15:29:00Z">
            <w:rPr>
              <w:spacing w:val="1"/>
            </w:rPr>
          </w:rPrChange>
        </w:rPr>
        <w:t xml:space="preserve"> </w:t>
      </w:r>
      <w:r>
        <w:rPr>
          <w:spacing w:val="-6"/>
        </w:rPr>
        <w:t>trials</w:t>
      </w:r>
      <w:r>
        <w:rPr>
          <w:rPrChange w:id="504" w:author="Hughes, Anna E" w:date="2023-08-09T15:29:00Z">
            <w:rPr>
              <w:spacing w:val="1"/>
            </w:rPr>
          </w:rPrChange>
        </w:rPr>
        <w:t xml:space="preserve"> </w:t>
      </w:r>
      <w:r>
        <w:rPr>
          <w:spacing w:val="-6"/>
        </w:rPr>
        <w:t>per</w:t>
      </w:r>
      <w:r>
        <w:rPr>
          <w:rPrChange w:id="505" w:author="Hughes, Anna E" w:date="2023-08-09T15:29:00Z">
            <w:rPr>
              <w:spacing w:val="2"/>
            </w:rPr>
          </w:rPrChange>
        </w:rPr>
        <w:t xml:space="preserve"> </w:t>
      </w:r>
      <w:r>
        <w:rPr>
          <w:spacing w:val="-6"/>
        </w:rPr>
        <w:t>condition</w:t>
      </w:r>
      <w:r>
        <w:rPr>
          <w:rPrChange w:id="506" w:author="Hughes, Anna E" w:date="2023-08-09T15:29:00Z">
            <w:rPr>
              <w:spacing w:val="1"/>
            </w:rPr>
          </w:rPrChange>
        </w:rPr>
        <w:t xml:space="preserve"> </w:t>
      </w:r>
      <w:r>
        <w:rPr>
          <w:spacing w:val="-6"/>
        </w:rPr>
        <w:t>may</w:t>
      </w:r>
      <w:r>
        <w:rPr>
          <w:rPrChange w:id="507" w:author="Hughes, Anna E" w:date="2023-08-09T15:29:00Z">
            <w:rPr>
              <w:spacing w:val="1"/>
            </w:rPr>
          </w:rPrChange>
        </w:rPr>
        <w:t xml:space="preserve"> </w:t>
      </w:r>
      <w:r>
        <w:rPr>
          <w:spacing w:val="-6"/>
        </w:rPr>
        <w:t>be</w:t>
      </w:r>
      <w:r>
        <w:rPr>
          <w:rPrChange w:id="508" w:author="Hughes, Anna E" w:date="2023-08-09T15:29:00Z">
            <w:rPr>
              <w:spacing w:val="1"/>
            </w:rPr>
          </w:rPrChange>
        </w:rPr>
        <w:t xml:space="preserve"> </w:t>
      </w:r>
      <w:del w:id="509" w:author="Hughes, Anna E" w:date="2023-08-09T15:29:00Z">
        <w:r w:rsidR="001644E6">
          <w:rPr>
            <w:spacing w:val="-6"/>
          </w:rPr>
          <w:delText>suffi</w:delText>
        </w:r>
      </w:del>
      <w:ins w:id="510" w:author="Hughes, Anna E" w:date="2023-08-09T15:29:00Z">
        <w:r>
          <w:rPr>
            <w:spacing w:val="-6"/>
          </w:rPr>
          <w:t>suf</w:t>
        </w:r>
      </w:ins>
      <w:r>
        <w:rPr>
          <w:spacing w:val="-6"/>
        </w:rPr>
        <w:t>-</w:t>
      </w:r>
    </w:p>
    <w:p w14:paraId="0584D46C" w14:textId="173DCFD1" w:rsidR="00470D98" w:rsidRDefault="001E0CFE">
      <w:pPr>
        <w:pStyle w:val="BodyText"/>
      </w:pPr>
      <w:r>
        <w:rPr>
          <w:rFonts w:ascii="Trebuchet MS"/>
          <w:spacing w:val="-2"/>
          <w:sz w:val="12"/>
          <w:rPrChange w:id="511" w:author="Hughes, Anna E" w:date="2023-08-09T15:29:00Z">
            <w:rPr>
              <w:rFonts w:ascii="Trebuchet MS"/>
              <w:w w:val="90"/>
              <w:sz w:val="12"/>
            </w:rPr>
          </w:rPrChange>
        </w:rPr>
        <w:t>371</w:t>
      </w:r>
      <w:r>
        <w:rPr>
          <w:rFonts w:ascii="Trebuchet MS"/>
          <w:spacing w:val="78"/>
          <w:w w:val="150"/>
          <w:sz w:val="12"/>
          <w:rPrChange w:id="512" w:author="Hughes, Anna E" w:date="2023-08-09T15:29:00Z">
            <w:rPr>
              <w:rFonts w:ascii="Trebuchet MS"/>
              <w:spacing w:val="72"/>
              <w:sz w:val="12"/>
            </w:rPr>
          </w:rPrChange>
        </w:rPr>
        <w:t xml:space="preserve"> </w:t>
      </w:r>
      <w:del w:id="513" w:author="Hughes, Anna E" w:date="2023-08-09T15:29:00Z">
        <w:r w:rsidR="001644E6">
          <w:rPr>
            <w:rFonts w:ascii="Trebuchet MS"/>
            <w:spacing w:val="72"/>
            <w:sz w:val="12"/>
          </w:rPr>
          <w:delText xml:space="preserve"> </w:delText>
        </w:r>
        <w:r w:rsidR="001644E6">
          <w:rPr>
            <w:w w:val="90"/>
          </w:rPr>
          <w:delText>cient</w:delText>
        </w:r>
      </w:del>
      <w:ins w:id="514" w:author="Hughes, Anna E" w:date="2023-08-09T15:29:00Z">
        <w:r>
          <w:rPr>
            <w:spacing w:val="-2"/>
          </w:rPr>
          <w:t>ficient</w:t>
        </w:r>
      </w:ins>
      <w:r>
        <w:rPr>
          <w:spacing w:val="4"/>
          <w:rPrChange w:id="515" w:author="Hughes, Anna E" w:date="2023-08-09T15:29:00Z">
            <w:rPr>
              <w:spacing w:val="-1"/>
            </w:rPr>
          </w:rPrChange>
        </w:rPr>
        <w:t xml:space="preserve"> </w:t>
      </w:r>
      <w:r>
        <w:rPr>
          <w:spacing w:val="-2"/>
          <w:rPrChange w:id="516" w:author="Hughes, Anna E" w:date="2023-08-09T15:29:00Z">
            <w:rPr>
              <w:w w:val="90"/>
            </w:rPr>
          </w:rPrChange>
        </w:rPr>
        <w:t>to</w:t>
      </w:r>
      <w:r>
        <w:rPr>
          <w:spacing w:val="4"/>
          <w:rPrChange w:id="517" w:author="Hughes, Anna E" w:date="2023-08-09T15:29:00Z">
            <w:rPr/>
          </w:rPrChange>
        </w:rPr>
        <w:t xml:space="preserve"> </w:t>
      </w:r>
      <w:r>
        <w:rPr>
          <w:spacing w:val="-2"/>
          <w:rPrChange w:id="518" w:author="Hughes, Anna E" w:date="2023-08-09T15:29:00Z">
            <w:rPr>
              <w:w w:val="90"/>
            </w:rPr>
          </w:rPrChange>
        </w:rPr>
        <w:t>fit</w:t>
      </w:r>
      <w:r>
        <w:rPr>
          <w:spacing w:val="4"/>
          <w:rPrChange w:id="519" w:author="Hughes, Anna E" w:date="2023-08-09T15:29:00Z">
            <w:rPr>
              <w:spacing w:val="-2"/>
            </w:rPr>
          </w:rPrChange>
        </w:rPr>
        <w:t xml:space="preserve"> </w:t>
      </w:r>
      <w:r>
        <w:rPr>
          <w:spacing w:val="-2"/>
          <w:rPrChange w:id="520" w:author="Hughes, Anna E" w:date="2023-08-09T15:29:00Z">
            <w:rPr>
              <w:w w:val="90"/>
            </w:rPr>
          </w:rPrChange>
        </w:rPr>
        <w:t>our</w:t>
      </w:r>
      <w:r>
        <w:rPr>
          <w:spacing w:val="4"/>
          <w:rPrChange w:id="521" w:author="Hughes, Anna E" w:date="2023-08-09T15:29:00Z">
            <w:rPr>
              <w:spacing w:val="-1"/>
            </w:rPr>
          </w:rPrChange>
        </w:rPr>
        <w:t xml:space="preserve"> </w:t>
      </w:r>
      <w:r>
        <w:rPr>
          <w:spacing w:val="-2"/>
          <w:rPrChange w:id="522" w:author="Hughes, Anna E" w:date="2023-08-09T15:29:00Z">
            <w:rPr>
              <w:w w:val="90"/>
            </w:rPr>
          </w:rPrChange>
        </w:rPr>
        <w:t>models.</w:t>
      </w:r>
      <w:r>
        <w:rPr>
          <w:spacing w:val="49"/>
          <w:rPrChange w:id="523" w:author="Hughes, Anna E" w:date="2023-08-09T15:29:00Z">
            <w:rPr>
              <w:spacing w:val="24"/>
            </w:rPr>
          </w:rPrChange>
        </w:rPr>
        <w:t xml:space="preserve"> </w:t>
      </w:r>
      <w:r>
        <w:rPr>
          <w:spacing w:val="-2"/>
          <w:rPrChange w:id="524" w:author="Hughes, Anna E" w:date="2023-08-09T15:29:00Z">
            <w:rPr>
              <w:w w:val="90"/>
            </w:rPr>
          </w:rPrChange>
        </w:rPr>
        <w:t>To</w:t>
      </w:r>
      <w:r>
        <w:rPr>
          <w:spacing w:val="4"/>
          <w:rPrChange w:id="525" w:author="Hughes, Anna E" w:date="2023-08-09T15:29:00Z">
            <w:rPr>
              <w:spacing w:val="-1"/>
            </w:rPr>
          </w:rPrChange>
        </w:rPr>
        <w:t xml:space="preserve"> </w:t>
      </w:r>
      <w:r>
        <w:rPr>
          <w:spacing w:val="-2"/>
          <w:rPrChange w:id="526" w:author="Hughes, Anna E" w:date="2023-08-09T15:29:00Z">
            <w:rPr>
              <w:w w:val="90"/>
            </w:rPr>
          </w:rPrChange>
        </w:rPr>
        <w:t>be</w:t>
      </w:r>
      <w:r>
        <w:rPr>
          <w:spacing w:val="4"/>
          <w:rPrChange w:id="527" w:author="Hughes, Anna E" w:date="2023-08-09T15:29:00Z">
            <w:rPr/>
          </w:rPrChange>
        </w:rPr>
        <w:t xml:space="preserve"> </w:t>
      </w:r>
      <w:r>
        <w:rPr>
          <w:spacing w:val="-2"/>
          <w:rPrChange w:id="528" w:author="Hughes, Anna E" w:date="2023-08-09T15:29:00Z">
            <w:rPr>
              <w:w w:val="90"/>
            </w:rPr>
          </w:rPrChange>
        </w:rPr>
        <w:t>conservative,</w:t>
      </w:r>
      <w:r>
        <w:rPr>
          <w:spacing w:val="8"/>
          <w:rPrChange w:id="529" w:author="Hughes, Anna E" w:date="2023-08-09T15:29:00Z">
            <w:rPr>
              <w:spacing w:val="1"/>
            </w:rPr>
          </w:rPrChange>
        </w:rPr>
        <w:t xml:space="preserve"> </w:t>
      </w:r>
      <w:r>
        <w:rPr>
          <w:spacing w:val="-2"/>
          <w:rPrChange w:id="530" w:author="Hughes, Anna E" w:date="2023-08-09T15:29:00Z">
            <w:rPr>
              <w:w w:val="90"/>
            </w:rPr>
          </w:rPrChange>
        </w:rPr>
        <w:t>we</w:t>
      </w:r>
      <w:r>
        <w:rPr>
          <w:spacing w:val="4"/>
          <w:rPrChange w:id="531" w:author="Hughes, Anna E" w:date="2023-08-09T15:29:00Z">
            <w:rPr/>
          </w:rPrChange>
        </w:rPr>
        <w:t xml:space="preserve"> </w:t>
      </w:r>
      <w:del w:id="532" w:author="Hughes, Anna E" w:date="2023-08-09T15:29:00Z">
        <w:r w:rsidR="001644E6">
          <w:rPr>
            <w:w w:val="90"/>
          </w:rPr>
          <w:delText>propose</w:delText>
        </w:r>
      </w:del>
      <w:ins w:id="533" w:author="Hughes, Anna E" w:date="2023-08-09T15:29:00Z">
        <w:r>
          <w:rPr>
            <w:spacing w:val="-2"/>
          </w:rPr>
          <w:t>proposed</w:t>
        </w:r>
      </w:ins>
      <w:r>
        <w:rPr>
          <w:spacing w:val="4"/>
          <w:rPrChange w:id="534" w:author="Hughes, Anna E" w:date="2023-08-09T15:29:00Z">
            <w:rPr>
              <w:spacing w:val="-1"/>
            </w:rPr>
          </w:rPrChange>
        </w:rPr>
        <w:t xml:space="preserve"> </w:t>
      </w:r>
      <w:r>
        <w:rPr>
          <w:spacing w:val="-2"/>
          <w:rPrChange w:id="535" w:author="Hughes, Anna E" w:date="2023-08-09T15:29:00Z">
            <w:rPr>
              <w:w w:val="90"/>
            </w:rPr>
          </w:rPrChange>
        </w:rPr>
        <w:t>using</w:t>
      </w:r>
      <w:r>
        <w:rPr>
          <w:spacing w:val="4"/>
          <w:rPrChange w:id="536" w:author="Hughes, Anna E" w:date="2023-08-09T15:29:00Z">
            <w:rPr/>
          </w:rPrChange>
        </w:rPr>
        <w:t xml:space="preserve"> </w:t>
      </w:r>
      <w:r>
        <w:rPr>
          <w:spacing w:val="-2"/>
          <w:rPrChange w:id="537" w:author="Hughes, Anna E" w:date="2023-08-09T15:29:00Z">
            <w:rPr>
              <w:w w:val="90"/>
            </w:rPr>
          </w:rPrChange>
        </w:rPr>
        <w:t>20</w:t>
      </w:r>
      <w:r>
        <w:rPr>
          <w:spacing w:val="4"/>
          <w:rPrChange w:id="538" w:author="Hughes, Anna E" w:date="2023-08-09T15:29:00Z">
            <w:rPr>
              <w:spacing w:val="-2"/>
            </w:rPr>
          </w:rPrChange>
        </w:rPr>
        <w:t xml:space="preserve"> </w:t>
      </w:r>
      <w:r>
        <w:rPr>
          <w:spacing w:val="-2"/>
          <w:rPrChange w:id="539" w:author="Hughes, Anna E" w:date="2023-08-09T15:29:00Z">
            <w:rPr>
              <w:w w:val="90"/>
            </w:rPr>
          </w:rPrChange>
        </w:rPr>
        <w:t>in</w:t>
      </w:r>
      <w:r>
        <w:rPr>
          <w:spacing w:val="4"/>
          <w:rPrChange w:id="540" w:author="Hughes, Anna E" w:date="2023-08-09T15:29:00Z">
            <w:rPr>
              <w:spacing w:val="-1"/>
            </w:rPr>
          </w:rPrChange>
        </w:rPr>
        <w:t xml:space="preserve"> </w:t>
      </w:r>
      <w:r>
        <w:rPr>
          <w:spacing w:val="-2"/>
          <w:rPrChange w:id="541" w:author="Hughes, Anna E" w:date="2023-08-09T15:29:00Z">
            <w:rPr>
              <w:w w:val="90"/>
            </w:rPr>
          </w:rPrChange>
        </w:rPr>
        <w:t>our</w:t>
      </w:r>
      <w:r>
        <w:rPr>
          <w:spacing w:val="4"/>
          <w:rPrChange w:id="542" w:author="Hughes, Anna E" w:date="2023-08-09T15:29:00Z">
            <w:rPr/>
          </w:rPrChange>
        </w:rPr>
        <w:t xml:space="preserve"> </w:t>
      </w:r>
      <w:del w:id="543" w:author="Hughes, Anna E" w:date="2023-08-09T15:29:00Z">
        <w:r w:rsidR="001644E6">
          <w:rPr>
            <w:spacing w:val="-2"/>
            <w:w w:val="90"/>
          </w:rPr>
          <w:delText>experiment.</w:delText>
        </w:r>
      </w:del>
      <w:ins w:id="544" w:author="Hughes, Anna E" w:date="2023-08-09T15:29:00Z">
        <w:r>
          <w:rPr>
            <w:spacing w:val="-5"/>
          </w:rPr>
          <w:t>ex-</w:t>
        </w:r>
      </w:ins>
    </w:p>
    <w:p w14:paraId="53D5ED4E" w14:textId="77777777" w:rsidR="00470D98" w:rsidRDefault="001E0CFE">
      <w:pPr>
        <w:pStyle w:val="BodyText"/>
        <w:spacing w:before="8"/>
        <w:rPr>
          <w:ins w:id="545" w:author="Hughes, Anna E" w:date="2023-08-09T15:29:00Z"/>
        </w:rPr>
      </w:pPr>
      <w:r>
        <w:rPr>
          <w:rFonts w:ascii="Trebuchet MS"/>
          <w:spacing w:val="-6"/>
          <w:sz w:val="12"/>
        </w:rPr>
        <w:t>372</w:t>
      </w:r>
      <w:r>
        <w:rPr>
          <w:rFonts w:ascii="Trebuchet MS"/>
          <w:spacing w:val="36"/>
          <w:sz w:val="12"/>
          <w:rPrChange w:id="546" w:author="Hughes, Anna E" w:date="2023-08-09T15:29:00Z">
            <w:rPr>
              <w:rFonts w:ascii="Trebuchet MS"/>
              <w:spacing w:val="35"/>
              <w:sz w:val="12"/>
            </w:rPr>
          </w:rPrChange>
        </w:rPr>
        <w:t xml:space="preserve"> </w:t>
      </w:r>
      <w:ins w:id="547" w:author="Hughes, Anna E" w:date="2023-08-09T15:29:00Z">
        <w:r>
          <w:rPr>
            <w:rFonts w:ascii="Trebuchet MS"/>
            <w:spacing w:val="36"/>
            <w:sz w:val="12"/>
          </w:rPr>
          <w:t xml:space="preserve"> </w:t>
        </w:r>
        <w:r>
          <w:rPr>
            <w:spacing w:val="-6"/>
          </w:rPr>
          <w:t>periment.</w:t>
        </w:r>
      </w:ins>
      <w:r>
        <w:rPr>
          <w:spacing w:val="63"/>
          <w:rPrChange w:id="548" w:author="Hughes, Anna E" w:date="2023-08-09T15:29:00Z">
            <w:rPr>
              <w:rFonts w:ascii="Trebuchet MS"/>
              <w:spacing w:val="35"/>
              <w:sz w:val="12"/>
            </w:rPr>
          </w:rPrChange>
        </w:rPr>
        <w:t xml:space="preserve"> </w:t>
      </w:r>
      <w:r>
        <w:rPr>
          <w:spacing w:val="-6"/>
        </w:rPr>
        <w:t>We</w:t>
      </w:r>
      <w:r>
        <w:rPr>
          <w:spacing w:val="10"/>
        </w:rPr>
        <w:t xml:space="preserve"> </w:t>
      </w:r>
      <w:r>
        <w:rPr>
          <w:spacing w:val="-6"/>
        </w:rPr>
        <w:t>have</w:t>
      </w:r>
      <w:r>
        <w:rPr>
          <w:spacing w:val="11"/>
          <w:rPrChange w:id="549" w:author="Hughes, Anna E" w:date="2023-08-09T15:29:00Z">
            <w:rPr>
              <w:spacing w:val="10"/>
            </w:rPr>
          </w:rPrChange>
        </w:rPr>
        <w:t xml:space="preserve"> </w:t>
      </w:r>
      <w:r>
        <w:rPr>
          <w:spacing w:val="-6"/>
        </w:rPr>
        <w:t>demonstrated</w:t>
      </w:r>
      <w:r>
        <w:rPr>
          <w:spacing w:val="11"/>
          <w:rPrChange w:id="550" w:author="Hughes, Anna E" w:date="2023-08-09T15:29:00Z">
            <w:rPr>
              <w:spacing w:val="9"/>
            </w:rPr>
          </w:rPrChange>
        </w:rPr>
        <w:t xml:space="preserve"> </w:t>
      </w:r>
      <w:r>
        <w:rPr>
          <w:spacing w:val="-6"/>
        </w:rPr>
        <w:t>that</w:t>
      </w:r>
      <w:r>
        <w:rPr>
          <w:spacing w:val="11"/>
          <w:rPrChange w:id="551" w:author="Hughes, Anna E" w:date="2023-08-09T15:29:00Z">
            <w:rPr>
              <w:spacing w:val="10"/>
            </w:rPr>
          </w:rPrChange>
        </w:rPr>
        <w:t xml:space="preserve"> </w:t>
      </w:r>
      <w:r>
        <w:rPr>
          <w:spacing w:val="-6"/>
        </w:rPr>
        <w:t>using</w:t>
      </w:r>
      <w:r>
        <w:rPr>
          <w:spacing w:val="11"/>
          <w:rPrChange w:id="552" w:author="Hughes, Anna E" w:date="2023-08-09T15:29:00Z">
            <w:rPr>
              <w:spacing w:val="10"/>
            </w:rPr>
          </w:rPrChange>
        </w:rPr>
        <w:t xml:space="preserve"> </w:t>
      </w:r>
      <w:r>
        <w:rPr>
          <w:spacing w:val="-6"/>
        </w:rPr>
        <w:t>just</w:t>
      </w:r>
      <w:r>
        <w:rPr>
          <w:spacing w:val="10"/>
        </w:rPr>
        <w:t xml:space="preserve"> </w:t>
      </w:r>
      <w:r>
        <w:rPr>
          <w:spacing w:val="-6"/>
        </w:rPr>
        <w:t>half</w:t>
      </w:r>
      <w:r>
        <w:rPr>
          <w:spacing w:val="11"/>
          <w:rPrChange w:id="553" w:author="Hughes, Anna E" w:date="2023-08-09T15:29:00Z">
            <w:rPr>
              <w:spacing w:val="10"/>
            </w:rPr>
          </w:rPrChange>
        </w:rPr>
        <w:t xml:space="preserve"> </w:t>
      </w:r>
      <w:r>
        <w:rPr>
          <w:spacing w:val="-6"/>
        </w:rPr>
        <w:t>the</w:t>
      </w:r>
      <w:r>
        <w:rPr>
          <w:spacing w:val="11"/>
          <w:rPrChange w:id="554" w:author="Hughes, Anna E" w:date="2023-08-09T15:29:00Z">
            <w:rPr>
              <w:spacing w:val="9"/>
            </w:rPr>
          </w:rPrChange>
        </w:rPr>
        <w:t xml:space="preserve"> </w:t>
      </w:r>
      <w:r>
        <w:rPr>
          <w:spacing w:val="-6"/>
        </w:rPr>
        <w:t>data</w:t>
      </w:r>
      <w:r>
        <w:rPr>
          <w:spacing w:val="11"/>
          <w:rPrChange w:id="555" w:author="Hughes, Anna E" w:date="2023-08-09T15:29:00Z">
            <w:rPr>
              <w:spacing w:val="10"/>
            </w:rPr>
          </w:rPrChange>
        </w:rPr>
        <w:t xml:space="preserve"> </w:t>
      </w:r>
      <w:r>
        <w:rPr>
          <w:spacing w:val="-6"/>
        </w:rPr>
        <w:t>(20/40</w:t>
      </w:r>
      <w:r>
        <w:rPr>
          <w:spacing w:val="11"/>
          <w:rPrChange w:id="556" w:author="Hughes, Anna E" w:date="2023-08-09T15:29:00Z">
            <w:rPr>
              <w:spacing w:val="10"/>
            </w:rPr>
          </w:rPrChange>
        </w:rPr>
        <w:t xml:space="preserve"> </w:t>
      </w:r>
      <w:r>
        <w:rPr>
          <w:spacing w:val="-6"/>
        </w:rPr>
        <w:t>trials</w:t>
      </w:r>
      <w:r>
        <w:rPr>
          <w:spacing w:val="10"/>
        </w:rPr>
        <w:t xml:space="preserve"> </w:t>
      </w:r>
      <w:r>
        <w:rPr>
          <w:spacing w:val="-6"/>
        </w:rPr>
        <w:t>per</w:t>
      </w:r>
    </w:p>
    <w:p w14:paraId="395A3182" w14:textId="77777777" w:rsidR="00087420" w:rsidRDefault="001E0CFE">
      <w:pPr>
        <w:pStyle w:val="BodyText"/>
        <w:spacing w:before="8"/>
        <w:rPr>
          <w:del w:id="557" w:author="Hughes, Anna E" w:date="2023-08-09T15:29:00Z"/>
        </w:rPr>
      </w:pPr>
      <w:ins w:id="558" w:author="Hughes, Anna E" w:date="2023-08-09T15:29:00Z">
        <w:r>
          <w:rPr>
            <w:rFonts w:ascii="Trebuchet MS"/>
            <w:spacing w:val="-2"/>
            <w:sz w:val="12"/>
          </w:rPr>
          <w:t>373</w:t>
        </w:r>
        <w:r>
          <w:rPr>
            <w:rFonts w:ascii="Trebuchet MS"/>
            <w:spacing w:val="31"/>
            <w:sz w:val="12"/>
          </w:rPr>
          <w:t xml:space="preserve"> </w:t>
        </w:r>
      </w:ins>
      <w:r>
        <w:rPr>
          <w:rFonts w:ascii="Trebuchet MS"/>
          <w:spacing w:val="31"/>
          <w:sz w:val="12"/>
          <w:rPrChange w:id="559" w:author="Hughes, Anna E" w:date="2023-08-09T15:29:00Z">
            <w:rPr>
              <w:spacing w:val="9"/>
            </w:rPr>
          </w:rPrChange>
        </w:rPr>
        <w:t xml:space="preserve"> </w:t>
      </w:r>
      <w:r>
        <w:rPr>
          <w:spacing w:val="-2"/>
          <w:rPrChange w:id="560" w:author="Hughes, Anna E" w:date="2023-08-09T15:29:00Z">
            <w:rPr>
              <w:spacing w:val="-6"/>
            </w:rPr>
          </w:rPrChange>
        </w:rPr>
        <w:t>condition)</w:t>
      </w:r>
    </w:p>
    <w:p w14:paraId="50FD9A68" w14:textId="1278FAF6" w:rsidR="00470D98" w:rsidRDefault="001644E6">
      <w:pPr>
        <w:pStyle w:val="BodyText"/>
        <w:rPr>
          <w:ins w:id="561" w:author="Hughes, Anna E" w:date="2023-08-09T15:29:00Z"/>
        </w:rPr>
      </w:pPr>
      <w:del w:id="562" w:author="Hughes, Anna E" w:date="2023-08-09T15:29:00Z">
        <w:r>
          <w:rPr>
            <w:rFonts w:ascii="Trebuchet MS"/>
            <w:spacing w:val="-4"/>
            <w:sz w:val="12"/>
          </w:rPr>
          <w:delText>373</w:delText>
        </w:r>
        <w:r>
          <w:rPr>
            <w:rFonts w:ascii="Trebuchet MS"/>
            <w:spacing w:val="35"/>
            <w:sz w:val="12"/>
          </w:rPr>
          <w:delText xml:space="preserve"> </w:delText>
        </w:r>
      </w:del>
      <w:r w:rsidR="001E0CFE">
        <w:rPr>
          <w:spacing w:val="9"/>
          <w:rPrChange w:id="563" w:author="Hughes, Anna E" w:date="2023-08-09T15:29:00Z">
            <w:rPr>
              <w:rFonts w:ascii="Trebuchet MS"/>
              <w:spacing w:val="35"/>
              <w:sz w:val="12"/>
            </w:rPr>
          </w:rPrChange>
        </w:rPr>
        <w:t xml:space="preserve"> </w:t>
      </w:r>
      <w:r w:rsidR="001E0CFE">
        <w:rPr>
          <w:spacing w:val="-2"/>
          <w:rPrChange w:id="564" w:author="Hughes, Anna E" w:date="2023-08-09T15:29:00Z">
            <w:rPr>
              <w:spacing w:val="-4"/>
            </w:rPr>
          </w:rPrChange>
        </w:rPr>
        <w:t>from</w:t>
      </w:r>
      <w:r w:rsidR="001E0CFE">
        <w:rPr>
          <w:spacing w:val="9"/>
          <w:rPrChange w:id="565" w:author="Hughes, Anna E" w:date="2023-08-09T15:29:00Z">
            <w:rPr>
              <w:spacing w:val="6"/>
            </w:rPr>
          </w:rPrChange>
        </w:rPr>
        <w:t xml:space="preserve"> </w:t>
      </w:r>
      <w:del w:id="566" w:author="Hughes, Anna E" w:date="2023-08-09T15:29:00Z">
        <w:r w:rsidR="00791F47">
          <w:fldChar w:fldCharType="begin"/>
        </w:r>
        <w:r w:rsidR="00791F47">
          <w:delInstrText xml:space="preserve"> HYPERLINK \l "_bookmark29" </w:delInstrText>
        </w:r>
        <w:r w:rsidR="00791F47">
          <w:fldChar w:fldCharType="separate"/>
        </w:r>
        <w:r>
          <w:rPr>
            <w:spacing w:val="-4"/>
          </w:rPr>
          <w:delText>Buetti</w:delText>
        </w:r>
        <w:r>
          <w:rPr>
            <w:spacing w:val="6"/>
          </w:rPr>
          <w:delText xml:space="preserve"> </w:delText>
        </w:r>
        <w:r>
          <w:rPr>
            <w:spacing w:val="-4"/>
          </w:rPr>
          <w:delText>et</w:delText>
        </w:r>
        <w:r>
          <w:rPr>
            <w:spacing w:val="6"/>
          </w:rPr>
          <w:delText xml:space="preserve"> </w:delText>
        </w:r>
        <w:r>
          <w:rPr>
            <w:spacing w:val="-4"/>
          </w:rPr>
          <w:delText>al.</w:delText>
        </w:r>
        <w:r w:rsidR="00791F47">
          <w:rPr>
            <w:spacing w:val="-4"/>
          </w:rPr>
          <w:fldChar w:fldCharType="end"/>
        </w:r>
      </w:del>
      <w:ins w:id="567" w:author="Hughes, Anna E" w:date="2023-08-09T15:29:00Z">
        <w:r w:rsidR="00791F47">
          <w:fldChar w:fldCharType="begin"/>
        </w:r>
        <w:r w:rsidR="00791F47">
          <w:instrText xml:space="preserve"> HYPERLINK \l "_bookmark30" </w:instrText>
        </w:r>
        <w:r w:rsidR="00791F47">
          <w:fldChar w:fldCharType="separate"/>
        </w:r>
        <w:r w:rsidR="001E0CFE">
          <w:rPr>
            <w:spacing w:val="-2"/>
          </w:rPr>
          <w:t>Buetti</w:t>
        </w:r>
        <w:r w:rsidR="001E0CFE">
          <w:rPr>
            <w:spacing w:val="9"/>
          </w:rPr>
          <w:t xml:space="preserve"> </w:t>
        </w:r>
        <w:r w:rsidR="001E0CFE">
          <w:rPr>
            <w:spacing w:val="-2"/>
          </w:rPr>
          <w:t>et</w:t>
        </w:r>
        <w:r w:rsidR="001E0CFE">
          <w:rPr>
            <w:spacing w:val="9"/>
          </w:rPr>
          <w:t xml:space="preserve"> </w:t>
        </w:r>
        <w:r w:rsidR="001E0CFE">
          <w:rPr>
            <w:spacing w:val="-2"/>
          </w:rPr>
          <w:t>al.</w:t>
        </w:r>
        <w:r w:rsidR="00791F47">
          <w:rPr>
            <w:spacing w:val="-2"/>
          </w:rPr>
          <w:fldChar w:fldCharType="end"/>
        </w:r>
      </w:ins>
      <w:r w:rsidR="001E0CFE">
        <w:rPr>
          <w:spacing w:val="9"/>
          <w:rPrChange w:id="568" w:author="Hughes, Anna E" w:date="2023-08-09T15:29:00Z">
            <w:rPr>
              <w:spacing w:val="6"/>
            </w:rPr>
          </w:rPrChange>
        </w:rPr>
        <w:t xml:space="preserve"> </w:t>
      </w:r>
      <w:del w:id="569" w:author="Hughes, Anna E" w:date="2023-08-09T15:29:00Z">
        <w:r w:rsidR="00791F47">
          <w:fldChar w:fldCharType="begin"/>
        </w:r>
        <w:r w:rsidR="00791F47">
          <w:delInstrText xml:space="preserve"> HYPERLINK \l "_bookmark29" </w:delInstrText>
        </w:r>
        <w:r w:rsidR="00791F47">
          <w:fldChar w:fldCharType="separate"/>
        </w:r>
        <w:r>
          <w:rPr>
            <w:spacing w:val="-4"/>
          </w:rPr>
          <w:delText>(2019)</w:delText>
        </w:r>
        <w:r w:rsidR="00791F47">
          <w:rPr>
            <w:spacing w:val="-4"/>
          </w:rPr>
          <w:fldChar w:fldCharType="end"/>
        </w:r>
      </w:del>
      <w:ins w:id="570" w:author="Hughes, Anna E" w:date="2023-08-09T15:29:00Z">
        <w:r w:rsidR="00791F47">
          <w:fldChar w:fldCharType="begin"/>
        </w:r>
        <w:r w:rsidR="00791F47">
          <w:instrText xml:space="preserve"> HYPERLINK \l "_bookmark30" </w:instrText>
        </w:r>
        <w:r w:rsidR="00791F47">
          <w:fldChar w:fldCharType="separate"/>
        </w:r>
        <w:r w:rsidR="001E0CFE">
          <w:rPr>
            <w:spacing w:val="-2"/>
          </w:rPr>
          <w:t>(2019)</w:t>
        </w:r>
        <w:r w:rsidR="00791F47">
          <w:rPr>
            <w:spacing w:val="-2"/>
          </w:rPr>
          <w:fldChar w:fldCharType="end"/>
        </w:r>
      </w:ins>
      <w:r w:rsidR="001E0CFE">
        <w:rPr>
          <w:spacing w:val="9"/>
          <w:rPrChange w:id="571" w:author="Hughes, Anna E" w:date="2023-08-09T15:29:00Z">
            <w:rPr>
              <w:spacing w:val="6"/>
            </w:rPr>
          </w:rPrChange>
        </w:rPr>
        <w:t xml:space="preserve"> </w:t>
      </w:r>
      <w:r w:rsidR="001E0CFE">
        <w:rPr>
          <w:spacing w:val="-2"/>
          <w:rPrChange w:id="572" w:author="Hughes, Anna E" w:date="2023-08-09T15:29:00Z">
            <w:rPr>
              <w:spacing w:val="-4"/>
            </w:rPr>
          </w:rPrChange>
        </w:rPr>
        <w:t>makes</w:t>
      </w:r>
      <w:r w:rsidR="001E0CFE">
        <w:rPr>
          <w:spacing w:val="9"/>
          <w:rPrChange w:id="573" w:author="Hughes, Anna E" w:date="2023-08-09T15:29:00Z">
            <w:rPr>
              <w:spacing w:val="6"/>
            </w:rPr>
          </w:rPrChange>
        </w:rPr>
        <w:t xml:space="preserve"> </w:t>
      </w:r>
      <w:r w:rsidR="001E0CFE">
        <w:rPr>
          <w:spacing w:val="-2"/>
          <w:rPrChange w:id="574" w:author="Hughes, Anna E" w:date="2023-08-09T15:29:00Z">
            <w:rPr>
              <w:spacing w:val="-4"/>
            </w:rPr>
          </w:rPrChange>
        </w:rPr>
        <w:t>no</w:t>
      </w:r>
      <w:r w:rsidR="001E0CFE">
        <w:rPr>
          <w:spacing w:val="9"/>
          <w:rPrChange w:id="575" w:author="Hughes, Anna E" w:date="2023-08-09T15:29:00Z">
            <w:rPr>
              <w:spacing w:val="7"/>
            </w:rPr>
          </w:rPrChange>
        </w:rPr>
        <w:t xml:space="preserve"> </w:t>
      </w:r>
      <w:r w:rsidR="001E0CFE">
        <w:rPr>
          <w:spacing w:val="-2"/>
          <w:rPrChange w:id="576" w:author="Hughes, Anna E" w:date="2023-08-09T15:29:00Z">
            <w:rPr>
              <w:spacing w:val="-4"/>
            </w:rPr>
          </w:rPrChange>
        </w:rPr>
        <w:t>difference</w:t>
      </w:r>
      <w:r w:rsidR="001E0CFE">
        <w:rPr>
          <w:spacing w:val="10"/>
          <w:rPrChange w:id="577" w:author="Hughes, Anna E" w:date="2023-08-09T15:29:00Z">
            <w:rPr>
              <w:spacing w:val="6"/>
            </w:rPr>
          </w:rPrChange>
        </w:rPr>
        <w:t xml:space="preserve"> </w:t>
      </w:r>
      <w:r w:rsidR="001E0CFE">
        <w:rPr>
          <w:spacing w:val="-2"/>
          <w:rPrChange w:id="578" w:author="Hughes, Anna E" w:date="2023-08-09T15:29:00Z">
            <w:rPr>
              <w:spacing w:val="-4"/>
            </w:rPr>
          </w:rPrChange>
        </w:rPr>
        <w:t>to</w:t>
      </w:r>
      <w:r w:rsidR="001E0CFE">
        <w:rPr>
          <w:spacing w:val="9"/>
          <w:rPrChange w:id="579" w:author="Hughes, Anna E" w:date="2023-08-09T15:29:00Z">
            <w:rPr>
              <w:spacing w:val="6"/>
            </w:rPr>
          </w:rPrChange>
        </w:rPr>
        <w:t xml:space="preserve"> </w:t>
      </w:r>
      <w:r w:rsidR="001E0CFE">
        <w:rPr>
          <w:spacing w:val="-2"/>
          <w:rPrChange w:id="580" w:author="Hughes, Anna E" w:date="2023-08-09T15:29:00Z">
            <w:rPr>
              <w:spacing w:val="-4"/>
            </w:rPr>
          </w:rPrChange>
        </w:rPr>
        <w:t>our</w:t>
      </w:r>
      <w:r w:rsidR="001E0CFE">
        <w:rPr>
          <w:spacing w:val="9"/>
          <w:rPrChange w:id="581" w:author="Hughes, Anna E" w:date="2023-08-09T15:29:00Z">
            <w:rPr>
              <w:spacing w:val="6"/>
            </w:rPr>
          </w:rPrChange>
        </w:rPr>
        <w:t xml:space="preserve"> </w:t>
      </w:r>
      <w:r w:rsidR="001E0CFE">
        <w:rPr>
          <w:spacing w:val="-2"/>
          <w:rPrChange w:id="582" w:author="Hughes, Anna E" w:date="2023-08-09T15:29:00Z">
            <w:rPr>
              <w:spacing w:val="-4"/>
            </w:rPr>
          </w:rPrChange>
        </w:rPr>
        <w:t>computational</w:t>
      </w:r>
    </w:p>
    <w:p w14:paraId="464065D7" w14:textId="77777777" w:rsidR="00087420" w:rsidRDefault="001E0CFE">
      <w:pPr>
        <w:pStyle w:val="BodyText"/>
        <w:rPr>
          <w:del w:id="583" w:author="Hughes, Anna E" w:date="2023-08-09T15:29:00Z"/>
        </w:rPr>
      </w:pPr>
      <w:ins w:id="584" w:author="Hughes, Anna E" w:date="2023-08-09T15:29:00Z">
        <w:r>
          <w:rPr>
            <w:rFonts w:ascii="Trebuchet MS"/>
            <w:spacing w:val="-2"/>
            <w:sz w:val="12"/>
          </w:rPr>
          <w:t>374</w:t>
        </w:r>
        <w:r>
          <w:rPr>
            <w:rFonts w:ascii="Trebuchet MS"/>
            <w:spacing w:val="49"/>
            <w:sz w:val="12"/>
          </w:rPr>
          <w:t xml:space="preserve"> </w:t>
        </w:r>
      </w:ins>
      <w:r>
        <w:rPr>
          <w:rFonts w:ascii="Trebuchet MS"/>
          <w:spacing w:val="49"/>
          <w:sz w:val="12"/>
          <w:rPrChange w:id="585" w:author="Hughes, Anna E" w:date="2023-08-09T15:29:00Z">
            <w:rPr>
              <w:spacing w:val="6"/>
            </w:rPr>
          </w:rPrChange>
        </w:rPr>
        <w:t xml:space="preserve"> </w:t>
      </w:r>
      <w:r>
        <w:rPr>
          <w:spacing w:val="-2"/>
          <w:rPrChange w:id="586" w:author="Hughes, Anna E" w:date="2023-08-09T15:29:00Z">
            <w:rPr>
              <w:spacing w:val="-4"/>
            </w:rPr>
          </w:rPrChange>
        </w:rPr>
        <w:t>verification</w:t>
      </w:r>
    </w:p>
    <w:p w14:paraId="2C197627" w14:textId="2F8FC4F8" w:rsidR="00470D98" w:rsidRDefault="001644E6">
      <w:pPr>
        <w:spacing w:before="8"/>
        <w:ind w:left="227"/>
        <w:rPr>
          <w:sz w:val="24"/>
        </w:rPr>
      </w:pPr>
      <w:del w:id="587" w:author="Hughes, Anna E" w:date="2023-08-09T15:29:00Z">
        <w:r>
          <w:rPr>
            <w:rFonts w:ascii="Trebuchet MS"/>
            <w:sz w:val="12"/>
          </w:rPr>
          <w:delText>374</w:delText>
        </w:r>
        <w:r>
          <w:rPr>
            <w:rFonts w:ascii="Trebuchet MS"/>
            <w:spacing w:val="45"/>
            <w:sz w:val="12"/>
          </w:rPr>
          <w:delText xml:space="preserve"> </w:delText>
        </w:r>
      </w:del>
      <w:r w:rsidR="001E0CFE">
        <w:rPr>
          <w:spacing w:val="-3"/>
          <w:sz w:val="24"/>
          <w:rPrChange w:id="588" w:author="Hughes, Anna E" w:date="2023-08-09T15:29:00Z">
            <w:rPr>
              <w:rFonts w:ascii="Trebuchet MS"/>
              <w:spacing w:val="45"/>
              <w:sz w:val="12"/>
            </w:rPr>
          </w:rPrChange>
        </w:rPr>
        <w:t xml:space="preserve"> </w:t>
      </w:r>
      <w:r w:rsidR="001E0CFE">
        <w:rPr>
          <w:spacing w:val="-2"/>
          <w:sz w:val="24"/>
          <w:rPrChange w:id="589" w:author="Hughes, Anna E" w:date="2023-08-09T15:29:00Z">
            <w:rPr>
              <w:sz w:val="24"/>
            </w:rPr>
          </w:rPrChange>
        </w:rPr>
        <w:t>(see</w:t>
      </w:r>
      <w:r w:rsidR="001E0CFE">
        <w:rPr>
          <w:spacing w:val="-2"/>
          <w:sz w:val="24"/>
          <w:rPrChange w:id="590" w:author="Hughes, Anna E" w:date="2023-08-09T15:29:00Z">
            <w:rPr>
              <w:spacing w:val="-4"/>
              <w:sz w:val="24"/>
            </w:rPr>
          </w:rPrChange>
        </w:rPr>
        <w:t xml:space="preserve"> </w:t>
      </w:r>
      <w:r w:rsidR="001E0CFE">
        <w:rPr>
          <w:rFonts w:ascii="Times New Roman"/>
          <w:i/>
          <w:spacing w:val="-2"/>
          <w:sz w:val="24"/>
          <w:rPrChange w:id="591" w:author="Hughes, Anna E" w:date="2023-08-09T15:29:00Z">
            <w:rPr>
              <w:rFonts w:ascii="Times New Roman"/>
              <w:i/>
              <w:sz w:val="24"/>
            </w:rPr>
          </w:rPrChange>
        </w:rPr>
        <w:t>Supplementary</w:t>
      </w:r>
      <w:r w:rsidR="001E0CFE">
        <w:rPr>
          <w:rFonts w:ascii="Times New Roman"/>
          <w:i/>
          <w:spacing w:val="-9"/>
          <w:sz w:val="24"/>
          <w:rPrChange w:id="592" w:author="Hughes, Anna E" w:date="2023-08-09T15:29:00Z">
            <w:rPr>
              <w:rFonts w:ascii="Times New Roman"/>
              <w:i/>
              <w:spacing w:val="-11"/>
              <w:sz w:val="24"/>
            </w:rPr>
          </w:rPrChange>
        </w:rPr>
        <w:t xml:space="preserve"> </w:t>
      </w:r>
      <w:r w:rsidR="001E0CFE">
        <w:rPr>
          <w:rFonts w:ascii="Times New Roman"/>
          <w:i/>
          <w:spacing w:val="-2"/>
          <w:sz w:val="24"/>
          <w:rPrChange w:id="593" w:author="Hughes, Anna E" w:date="2023-08-09T15:29:00Z">
            <w:rPr>
              <w:rFonts w:ascii="Times New Roman"/>
              <w:i/>
              <w:sz w:val="24"/>
            </w:rPr>
          </w:rPrChange>
        </w:rPr>
        <w:t>Materials</w:t>
      </w:r>
      <w:r w:rsidR="001E0CFE">
        <w:rPr>
          <w:rFonts w:ascii="Times New Roman"/>
          <w:i/>
          <w:spacing w:val="-10"/>
          <w:sz w:val="24"/>
          <w:rPrChange w:id="594" w:author="Hughes, Anna E" w:date="2023-08-09T15:29:00Z">
            <w:rPr>
              <w:rFonts w:ascii="Times New Roman"/>
              <w:i/>
              <w:spacing w:val="-11"/>
              <w:sz w:val="24"/>
            </w:rPr>
          </w:rPrChange>
        </w:rPr>
        <w:t xml:space="preserve"> </w:t>
      </w:r>
      <w:r w:rsidR="001E0CFE">
        <w:rPr>
          <w:rFonts w:ascii="Times New Roman"/>
          <w:i/>
          <w:spacing w:val="-2"/>
          <w:sz w:val="24"/>
          <w:rPrChange w:id="595" w:author="Hughes, Anna E" w:date="2023-08-09T15:29:00Z">
            <w:rPr>
              <w:rFonts w:ascii="Times New Roman"/>
              <w:i/>
              <w:sz w:val="24"/>
            </w:rPr>
          </w:rPrChange>
        </w:rPr>
        <w:t>-</w:t>
      </w:r>
      <w:r w:rsidR="001E0CFE">
        <w:rPr>
          <w:rFonts w:ascii="Times New Roman"/>
          <w:i/>
          <w:spacing w:val="-9"/>
          <w:sz w:val="24"/>
          <w:rPrChange w:id="596" w:author="Hughes, Anna E" w:date="2023-08-09T15:29:00Z">
            <w:rPr>
              <w:rFonts w:ascii="Times New Roman"/>
              <w:i/>
              <w:spacing w:val="-11"/>
              <w:sz w:val="24"/>
            </w:rPr>
          </w:rPrChange>
        </w:rPr>
        <w:t xml:space="preserve"> </w:t>
      </w:r>
      <w:r w:rsidR="001E0CFE">
        <w:rPr>
          <w:rFonts w:ascii="Times New Roman"/>
          <w:i/>
          <w:spacing w:val="-2"/>
          <w:sz w:val="24"/>
          <w:rPrChange w:id="597" w:author="Hughes, Anna E" w:date="2023-08-09T15:29:00Z">
            <w:rPr>
              <w:rFonts w:ascii="Times New Roman"/>
              <w:i/>
              <w:sz w:val="24"/>
            </w:rPr>
          </w:rPrChange>
        </w:rPr>
        <w:t>Computational</w:t>
      </w:r>
      <w:r w:rsidR="001E0CFE">
        <w:rPr>
          <w:rFonts w:ascii="Times New Roman"/>
          <w:i/>
          <w:spacing w:val="-9"/>
          <w:sz w:val="24"/>
          <w:rPrChange w:id="598" w:author="Hughes, Anna E" w:date="2023-08-09T15:29:00Z">
            <w:rPr>
              <w:rFonts w:ascii="Times New Roman"/>
              <w:i/>
              <w:spacing w:val="-12"/>
              <w:sz w:val="24"/>
            </w:rPr>
          </w:rPrChange>
        </w:rPr>
        <w:t xml:space="preserve"> </w:t>
      </w:r>
      <w:r w:rsidR="001E0CFE">
        <w:rPr>
          <w:rFonts w:ascii="Times New Roman"/>
          <w:i/>
          <w:spacing w:val="-2"/>
          <w:sz w:val="24"/>
        </w:rPr>
        <w:t>Verification</w:t>
      </w:r>
      <w:r w:rsidR="001E0CFE">
        <w:rPr>
          <w:spacing w:val="-2"/>
          <w:sz w:val="24"/>
        </w:rPr>
        <w:t>).</w:t>
      </w:r>
    </w:p>
    <w:p w14:paraId="67D67EFF" w14:textId="77777777" w:rsidR="00470D98" w:rsidRDefault="00470D98">
      <w:pPr>
        <w:rPr>
          <w:sz w:val="24"/>
        </w:rPr>
        <w:sectPr w:rsidR="00470D98">
          <w:pgSz w:w="12240" w:h="15840"/>
          <w:pgMar w:top="1820" w:right="1720" w:bottom="2000" w:left="1600" w:header="0" w:footer="1818" w:gutter="0"/>
          <w:cols w:space="720"/>
        </w:sectPr>
      </w:pPr>
    </w:p>
    <w:p w14:paraId="2AD2EBC2" w14:textId="77777777" w:rsidR="00470D98" w:rsidRDefault="00470D98">
      <w:pPr>
        <w:pStyle w:val="BodyText"/>
        <w:spacing w:before="0"/>
        <w:ind w:left="0"/>
        <w:rPr>
          <w:sz w:val="20"/>
        </w:rPr>
      </w:pPr>
    </w:p>
    <w:p w14:paraId="78AB3343" w14:textId="77777777" w:rsidR="00470D98" w:rsidRDefault="00470D98">
      <w:pPr>
        <w:pStyle w:val="BodyText"/>
        <w:spacing w:before="0"/>
        <w:ind w:left="0"/>
        <w:rPr>
          <w:sz w:val="20"/>
        </w:rPr>
      </w:pPr>
    </w:p>
    <w:p w14:paraId="5ADA7D9C" w14:textId="77777777" w:rsidR="00470D98" w:rsidRDefault="00470D98">
      <w:pPr>
        <w:pStyle w:val="BodyText"/>
        <w:spacing w:before="0"/>
        <w:ind w:left="0"/>
        <w:rPr>
          <w:sz w:val="20"/>
        </w:rPr>
      </w:pPr>
    </w:p>
    <w:p w14:paraId="0B11B5A6" w14:textId="77777777" w:rsidR="00470D98" w:rsidRDefault="00470D98">
      <w:pPr>
        <w:rPr>
          <w:sz w:val="20"/>
        </w:rPr>
        <w:sectPr w:rsidR="00470D98">
          <w:pgSz w:w="12240" w:h="15840"/>
          <w:pgMar w:top="1820" w:right="1720" w:bottom="2000" w:left="1600" w:header="0" w:footer="1818" w:gutter="0"/>
          <w:cols w:space="720"/>
        </w:sectPr>
      </w:pPr>
    </w:p>
    <w:p w14:paraId="41724AF7" w14:textId="77777777" w:rsidR="00470D98" w:rsidRDefault="00470D98">
      <w:pPr>
        <w:pStyle w:val="BodyText"/>
        <w:spacing w:before="0"/>
        <w:ind w:left="0"/>
        <w:rPr>
          <w:sz w:val="14"/>
        </w:rPr>
      </w:pPr>
    </w:p>
    <w:p w14:paraId="58B2BF45" w14:textId="77777777" w:rsidR="00470D98" w:rsidRDefault="00470D98">
      <w:pPr>
        <w:pStyle w:val="BodyText"/>
        <w:spacing w:before="8"/>
        <w:ind w:left="0"/>
        <w:rPr>
          <w:sz w:val="11"/>
        </w:rPr>
      </w:pPr>
    </w:p>
    <w:p w14:paraId="5C60963A" w14:textId="77777777" w:rsidR="00470D98" w:rsidRDefault="001E0CFE">
      <w:pPr>
        <w:ind w:right="38"/>
        <w:jc w:val="right"/>
        <w:rPr>
          <w:rFonts w:ascii="Arial"/>
          <w:sz w:val="12"/>
        </w:rPr>
      </w:pPr>
      <w:r>
        <w:rPr>
          <w:rFonts w:ascii="Arial"/>
          <w:color w:val="4D4D4D"/>
          <w:spacing w:val="-2"/>
          <w:sz w:val="12"/>
        </w:rPr>
        <w:t>0.003</w:t>
      </w:r>
    </w:p>
    <w:p w14:paraId="007018F3" w14:textId="77777777" w:rsidR="00470D98" w:rsidRDefault="001E0CFE">
      <w:pPr>
        <w:rPr>
          <w:rFonts w:ascii="Arial"/>
          <w:sz w:val="14"/>
        </w:rPr>
      </w:pPr>
      <w:r>
        <w:br w:type="column"/>
      </w:r>
    </w:p>
    <w:p w14:paraId="6779C8A3" w14:textId="77777777" w:rsidR="00470D98" w:rsidRDefault="001E0CFE">
      <w:pPr>
        <w:spacing w:before="91"/>
        <w:ind w:left="941"/>
        <w:rPr>
          <w:rFonts w:ascii="Arial"/>
          <w:sz w:val="12"/>
        </w:rPr>
      </w:pPr>
      <w:r>
        <w:rPr>
          <w:rFonts w:ascii="Arial"/>
          <w:color w:val="4D4D4D"/>
          <w:spacing w:val="-5"/>
          <w:sz w:val="12"/>
        </w:rPr>
        <w:t>700</w:t>
      </w:r>
    </w:p>
    <w:p w14:paraId="4613156B" w14:textId="77777777" w:rsidR="00470D98" w:rsidRDefault="00470D98">
      <w:pPr>
        <w:rPr>
          <w:rFonts w:ascii="Arial"/>
          <w:sz w:val="12"/>
        </w:rPr>
        <w:sectPr w:rsidR="00470D98">
          <w:type w:val="continuous"/>
          <w:pgSz w:w="12240" w:h="15840"/>
          <w:pgMar w:top="1820" w:right="1720" w:bottom="280" w:left="1600" w:header="0" w:footer="1818" w:gutter="0"/>
          <w:cols w:num="2" w:space="720" w:equalWidth="0">
            <w:col w:w="1285" w:space="2577"/>
            <w:col w:w="5058"/>
          </w:cols>
        </w:sectPr>
      </w:pPr>
    </w:p>
    <w:p w14:paraId="65298701" w14:textId="77777777" w:rsidR="00470D98" w:rsidRDefault="00470D98">
      <w:pPr>
        <w:pStyle w:val="BodyText"/>
        <w:spacing w:before="11"/>
        <w:ind w:left="0"/>
        <w:rPr>
          <w:rFonts w:ascii="Arial"/>
          <w:sz w:val="12"/>
        </w:rPr>
      </w:pPr>
    </w:p>
    <w:p w14:paraId="052D291A" w14:textId="72CB8FCC" w:rsidR="00470D98" w:rsidRDefault="00133F83">
      <w:pPr>
        <w:spacing w:before="97"/>
        <w:ind w:left="1183" w:right="295"/>
        <w:jc w:val="center"/>
        <w:rPr>
          <w:rFonts w:ascii="Arial"/>
          <w:sz w:val="12"/>
        </w:rPr>
      </w:pPr>
      <w:del w:id="599" w:author="Hughes, Anna E" w:date="2023-08-09T15:29:00Z">
        <w:r>
          <w:rPr>
            <w:noProof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487668224" behindDoc="0" locked="0" layoutInCell="1" allowOverlap="1" wp14:anchorId="06588B3C" wp14:editId="0DE235AC">
                  <wp:simplePos x="0" y="0"/>
                  <wp:positionH relativeFrom="page">
                    <wp:posOffset>3923665</wp:posOffset>
                  </wp:positionH>
                  <wp:positionV relativeFrom="paragraph">
                    <wp:posOffset>151130</wp:posOffset>
                  </wp:positionV>
                  <wp:extent cx="130810" cy="565150"/>
                  <wp:effectExtent l="0" t="0" r="0" b="0"/>
                  <wp:wrapNone/>
                  <wp:docPr id="612" name="docshape5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30810" cy="565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842C18" w14:textId="77777777" w:rsidR="00087420" w:rsidRDefault="001644E6">
                              <w:pPr>
                                <w:spacing w:before="13"/>
                                <w:ind w:left="20"/>
                                <w:rPr>
                                  <w:del w:id="600" w:author="Hughes, Anna E" w:date="2023-08-09T15:29:00Z"/>
                                  <w:rFonts w:ascii="Arial"/>
                                  <w:sz w:val="15"/>
                                </w:rPr>
                              </w:pPr>
                              <w:del w:id="601" w:author="Hughes, Anna E" w:date="2023-08-09T15:29:00Z">
                                <w:r>
                                  <w:rPr>
                                    <w:rFonts w:ascii="Arial"/>
                                    <w:spacing w:val="-2"/>
                                    <w:sz w:val="15"/>
                                  </w:rPr>
                                  <w:delText>reaction</w:delText>
                                </w:r>
                                <w:r>
                                  <w:rPr>
                                    <w:rFonts w:ascii="Arial"/>
                                    <w:spacing w:val="4"/>
                                    <w:sz w:val="15"/>
                                  </w:rPr>
                                  <w:delText xml:space="preserve"> </w:delText>
                                </w:r>
                                <w:r>
                                  <w:rPr>
                                    <w:rFonts w:ascii="Arial"/>
                                    <w:spacing w:val="-4"/>
                                    <w:sz w:val="15"/>
                                  </w:rPr>
                                  <w:delText>time</w:delText>
                                </w:r>
                              </w:del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w14:anchorId="06588B3C" id="docshape56" o:spid="_x0000_s1036" type="#_x0000_t202" style="position:absolute;left:0;text-align:left;margin-left:308.95pt;margin-top:11.9pt;width:10.3pt;height:44.5pt;z-index:48766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" filled="f" stroked="f">
                  <v:textbox style="layout-flow:vertical;mso-layout-flow-alt:bottom-to-top" inset="0,0,0,0">
                    <w:txbxContent>
                      <w:p w14:paraId="39842C18" w14:textId="77777777" w:rsidR="00087420" w:rsidRDefault="001644E6">
                        <w:pPr>
                          <w:spacing w:before="13"/>
                          <w:ind w:left="20"/>
                          <w:rPr>
                            <w:del w:id="602" w:author="Hughes, Anna E" w:date="2023-08-09T15:29:00Z"/>
                            <w:rFonts w:ascii="Arial"/>
                            <w:sz w:val="15"/>
                          </w:rPr>
                        </w:pPr>
                        <w:del w:id="603" w:author="Hughes, Anna E" w:date="2023-08-09T15:29:00Z">
                          <w:r>
                            <w:rPr>
                              <w:rFonts w:ascii="Arial"/>
                              <w:spacing w:val="-2"/>
                              <w:sz w:val="15"/>
                            </w:rPr>
                            <w:delText>reaction</w:delText>
                          </w:r>
                          <w:r>
                            <w:rPr>
                              <w:rFonts w:ascii="Arial"/>
                              <w:spacing w:val="4"/>
                              <w:sz w:val="15"/>
                            </w:rPr>
                            <w:delText xml:space="preserve"> </w:delText>
                          </w:r>
                          <w:r>
                            <w:rPr>
                              <w:rFonts w:ascii="Arial"/>
                              <w:spacing w:val="-4"/>
                              <w:sz w:val="15"/>
                            </w:rPr>
                            <w:delText>time</w:delText>
                          </w:r>
                        </w:del>
                      </w:p>
                    </w:txbxContent>
                  </v:textbox>
                  <w10:wrap anchorx="page"/>
                </v:shape>
              </w:pict>
            </mc:Fallback>
          </mc:AlternateContent>
        </w:r>
      </w:del>
      <w:ins w:id="604" w:author="Hughes, Anna E" w:date="2023-08-09T15:29:00Z">
        <w:r w:rsidR="001E0CFE">
          <w:rPr>
            <w:noProof/>
            <w:lang w:val="en-GB" w:eastAsia="en-GB"/>
          </w:rPr>
          <mc:AlternateContent>
            <mc:Choice Requires="wps">
              <w:drawing>
                <wp:anchor distT="0" distB="0" distL="0" distR="0" simplePos="0" relativeHeight="15739904" behindDoc="0" locked="0" layoutInCell="1" allowOverlap="1">
                  <wp:simplePos x="0" y="0"/>
                  <wp:positionH relativeFrom="page">
                    <wp:posOffset>3923820</wp:posOffset>
                  </wp:positionH>
                  <wp:positionV relativeFrom="paragraph">
                    <wp:posOffset>150947</wp:posOffset>
                  </wp:positionV>
                  <wp:extent cx="130810" cy="565150"/>
                  <wp:effectExtent l="0" t="0" r="0" b="0"/>
                  <wp:wrapNone/>
                  <wp:docPr id="71" name="Textbox 7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/>
                        </wps:cNvSpPr>
                        <wps:spPr>
                          <a:xfrm>
                            <a:off x="0" y="0"/>
                            <a:ext cx="130810" cy="565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8442101" w14:textId="77777777" w:rsidR="00470D98" w:rsidRDefault="001E0CFE">
                              <w:pPr>
                                <w:spacing w:before="13"/>
                                <w:ind w:left="20"/>
                                <w:rPr>
                                  <w:ins w:id="605" w:author="Hughes, Anna E" w:date="2023-08-09T15:29:00Z"/>
                                  <w:rFonts w:ascii="Arial"/>
                                  <w:sz w:val="15"/>
                                </w:rPr>
                              </w:pPr>
                              <w:ins w:id="606" w:author="Hughes, Anna E" w:date="2023-08-09T15:29:00Z">
                                <w:r>
                                  <w:rPr>
                                    <w:rFonts w:ascii="Arial"/>
                                    <w:spacing w:val="-2"/>
                                    <w:sz w:val="15"/>
                                  </w:rPr>
                                  <w:t>reaction</w:t>
                                </w:r>
                                <w:r>
                                  <w:rPr>
                                    <w:rFonts w:ascii="Arial"/>
                                    <w:spacing w:val="4"/>
                                    <w:sz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spacing w:val="-4"/>
                                    <w:sz w:val="15"/>
                                  </w:rPr>
                                  <w:t>time</w:t>
                                </w:r>
                              </w:ins>
                            </w:p>
                          </w:txbxContent>
                        </wps:txbx>
                        <wps:bodyPr vert="vert270" wrap="square" lIns="0" tIns="0" rIns="0" bIns="0" rtlCol="0"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id="Textbox 71" o:spid="_x0000_s1037" type="#_x0000_t202" style="position:absolute;left:0;text-align:left;margin-left:308.95pt;margin-top:11.9pt;width:10.3pt;height:44.5pt;z-index:15739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" filled="f" stroked="f">
                  <v:path arrowok="t"/>
                  <v:textbox style="layout-flow:vertical;mso-layout-flow-alt:bottom-to-top" inset="0,0,0,0">
                    <w:txbxContent>
                      <w:p w14:paraId="48442101" w14:textId="77777777" w:rsidR="00470D98" w:rsidRDefault="001E0CFE">
                        <w:pPr>
                          <w:spacing w:before="13"/>
                          <w:ind w:left="20"/>
                          <w:rPr>
                            <w:ins w:id="607" w:author="Hughes, Anna E" w:date="2023-08-09T15:29:00Z"/>
                            <w:rFonts w:ascii="Arial"/>
                            <w:sz w:val="15"/>
                          </w:rPr>
                        </w:pPr>
                        <w:ins w:id="608" w:author="Hughes, Anna E" w:date="2023-08-09T15:29:00Z">
                          <w:r>
                            <w:rPr>
                              <w:rFonts w:ascii="Arial"/>
                              <w:spacing w:val="-2"/>
                              <w:sz w:val="15"/>
                            </w:rPr>
                            <w:t>reaction</w:t>
                          </w:r>
                          <w:r>
                            <w:rPr>
                              <w:rFonts w:ascii="Arial"/>
                              <w:spacing w:val="4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pacing w:val="-4"/>
                              <w:sz w:val="15"/>
                            </w:rPr>
                            <w:t>time</w:t>
                          </w:r>
                        </w:ins>
                      </w:p>
                    </w:txbxContent>
                  </v:textbox>
                  <w10:wrap anchorx="page"/>
                </v:shape>
              </w:pict>
            </mc:Fallback>
          </mc:AlternateContent>
        </w:r>
      </w:ins>
      <w:r w:rsidR="001E0CFE">
        <w:rPr>
          <w:rFonts w:ascii="Arial"/>
          <w:color w:val="4D4D4D"/>
          <w:spacing w:val="-5"/>
          <w:sz w:val="12"/>
        </w:rPr>
        <w:t>650</w:t>
      </w:r>
    </w:p>
    <w:p w14:paraId="308E87F6" w14:textId="50776B91" w:rsidR="00470D98" w:rsidRDefault="00133F83">
      <w:pPr>
        <w:spacing w:before="121"/>
        <w:ind w:left="248" w:right="6979"/>
        <w:jc w:val="center"/>
        <w:rPr>
          <w:rFonts w:ascii="Arial"/>
          <w:sz w:val="12"/>
        </w:rPr>
      </w:pPr>
      <w:del w:id="609" w:author="Hughes, Anna E" w:date="2023-08-09T15:29:00Z">
        <w:r>
          <w:rPr>
            <w:noProof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487670272" behindDoc="0" locked="0" layoutInCell="1" allowOverlap="1" wp14:anchorId="1066746B" wp14:editId="458CDF13">
                  <wp:simplePos x="0" y="0"/>
                  <wp:positionH relativeFrom="page">
                    <wp:posOffset>1471295</wp:posOffset>
                  </wp:positionH>
                  <wp:positionV relativeFrom="paragraph">
                    <wp:posOffset>122555</wp:posOffset>
                  </wp:positionV>
                  <wp:extent cx="130810" cy="324485"/>
                  <wp:effectExtent l="0" t="0" r="0" b="0"/>
                  <wp:wrapNone/>
                  <wp:docPr id="613" name="docshape5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30810" cy="324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31B5CA" w14:textId="77777777" w:rsidR="00087420" w:rsidRDefault="001644E6">
                              <w:pPr>
                                <w:spacing w:before="13"/>
                                <w:ind w:left="20"/>
                                <w:rPr>
                                  <w:del w:id="610" w:author="Hughes, Anna E" w:date="2023-08-09T15:29:00Z"/>
                                  <w:rFonts w:ascii="Arial"/>
                                  <w:sz w:val="15"/>
                                </w:rPr>
                              </w:pPr>
                              <w:del w:id="611" w:author="Hughes, Anna E" w:date="2023-08-09T15:29:00Z">
                                <w:r>
                                  <w:rPr>
                                    <w:rFonts w:ascii="Arial"/>
                                    <w:spacing w:val="-2"/>
                                    <w:sz w:val="15"/>
                                  </w:rPr>
                                  <w:delText>density</w:delText>
                                </w:r>
                              </w:del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w14:anchorId="1066746B" id="docshape57" o:spid="_x0000_s1038" type="#_x0000_t202" style="position:absolute;left:0;text-align:left;margin-left:115.85pt;margin-top:9.65pt;width:10.3pt;height:25.55pt;z-index:48767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" filled="f" stroked="f">
                  <v:textbox style="layout-flow:vertical;mso-layout-flow-alt:bottom-to-top" inset="0,0,0,0">
                    <w:txbxContent>
                      <w:p w14:paraId="3A31B5CA" w14:textId="77777777" w:rsidR="00087420" w:rsidRDefault="001644E6">
                        <w:pPr>
                          <w:spacing w:before="13"/>
                          <w:ind w:left="20"/>
                          <w:rPr>
                            <w:del w:id="612" w:author="Hughes, Anna E" w:date="2023-08-09T15:29:00Z"/>
                            <w:rFonts w:ascii="Arial"/>
                            <w:sz w:val="15"/>
                          </w:rPr>
                        </w:pPr>
                        <w:del w:id="613" w:author="Hughes, Anna E" w:date="2023-08-09T15:29:00Z">
                          <w:r>
                            <w:rPr>
                              <w:rFonts w:ascii="Arial"/>
                              <w:spacing w:val="-2"/>
                              <w:sz w:val="15"/>
                            </w:rPr>
                            <w:delText>density</w:delText>
                          </w:r>
                        </w:del>
                      </w:p>
                    </w:txbxContent>
                  </v:textbox>
                  <w10:wrap anchorx="page"/>
                </v:shape>
              </w:pict>
            </mc:Fallback>
          </mc:AlternateContent>
        </w:r>
      </w:del>
      <w:ins w:id="614" w:author="Hughes, Anna E" w:date="2023-08-09T15:29:00Z">
        <w:r w:rsidR="001E0CFE">
          <w:rPr>
            <w:noProof/>
            <w:lang w:val="en-GB" w:eastAsia="en-GB"/>
          </w:rPr>
          <mc:AlternateContent>
            <mc:Choice Requires="wps">
              <w:drawing>
                <wp:anchor distT="0" distB="0" distL="0" distR="0" simplePos="0" relativeHeight="15739392" behindDoc="0" locked="0" layoutInCell="1" allowOverlap="1">
                  <wp:simplePos x="0" y="0"/>
                  <wp:positionH relativeFrom="page">
                    <wp:posOffset>1471407</wp:posOffset>
                  </wp:positionH>
                  <wp:positionV relativeFrom="paragraph">
                    <wp:posOffset>122562</wp:posOffset>
                  </wp:positionV>
                  <wp:extent cx="130810" cy="324485"/>
                  <wp:effectExtent l="0" t="0" r="0" b="0"/>
                  <wp:wrapNone/>
                  <wp:docPr id="72" name="Textbox 7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/>
                        </wps:cNvSpPr>
                        <wps:spPr>
                          <a:xfrm>
                            <a:off x="0" y="0"/>
                            <a:ext cx="130810" cy="3244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4D0EF44" w14:textId="77777777" w:rsidR="00470D98" w:rsidRDefault="001E0CFE">
                              <w:pPr>
                                <w:spacing w:before="13"/>
                                <w:ind w:left="20"/>
                                <w:rPr>
                                  <w:ins w:id="615" w:author="Hughes, Anna E" w:date="2023-08-09T15:29:00Z"/>
                                  <w:rFonts w:ascii="Arial"/>
                                  <w:sz w:val="15"/>
                                </w:rPr>
                              </w:pPr>
                              <w:ins w:id="616" w:author="Hughes, Anna E" w:date="2023-08-09T15:29:00Z">
                                <w:r>
                                  <w:rPr>
                                    <w:rFonts w:ascii="Arial"/>
                                    <w:spacing w:val="-2"/>
                                    <w:sz w:val="15"/>
                                  </w:rPr>
                                  <w:t>density</w:t>
                                </w:r>
                              </w:ins>
                            </w:p>
                          </w:txbxContent>
                        </wps:txbx>
                        <wps:bodyPr vert="vert270" wrap="square" lIns="0" tIns="0" rIns="0" bIns="0" rtlCol="0"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id="Textbox 72" o:spid="_x0000_s1039" type="#_x0000_t202" style="position:absolute;left:0;text-align:left;margin-left:115.85pt;margin-top:9.65pt;width:10.3pt;height:25.55pt;z-index:15739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" filled="f" stroked="f">
                  <v:path arrowok="t"/>
                  <v:textbox style="layout-flow:vertical;mso-layout-flow-alt:bottom-to-top" inset="0,0,0,0">
                    <w:txbxContent>
                      <w:p w14:paraId="04D0EF44" w14:textId="77777777" w:rsidR="00470D98" w:rsidRDefault="001E0CFE">
                        <w:pPr>
                          <w:spacing w:before="13"/>
                          <w:ind w:left="20"/>
                          <w:rPr>
                            <w:ins w:id="617" w:author="Hughes, Anna E" w:date="2023-08-09T15:29:00Z"/>
                            <w:rFonts w:ascii="Arial"/>
                            <w:sz w:val="15"/>
                          </w:rPr>
                        </w:pPr>
                        <w:ins w:id="618" w:author="Hughes, Anna E" w:date="2023-08-09T15:29:00Z">
                          <w:r>
                            <w:rPr>
                              <w:rFonts w:ascii="Arial"/>
                              <w:spacing w:val="-2"/>
                              <w:sz w:val="15"/>
                            </w:rPr>
                            <w:t>density</w:t>
                          </w:r>
                        </w:ins>
                      </w:p>
                    </w:txbxContent>
                  </v:textbox>
                  <w10:wrap anchorx="page"/>
                </v:shape>
              </w:pict>
            </mc:Fallback>
          </mc:AlternateContent>
        </w:r>
      </w:ins>
      <w:r w:rsidR="001E0CFE">
        <w:rPr>
          <w:rFonts w:ascii="Arial"/>
          <w:color w:val="4D4D4D"/>
          <w:spacing w:val="-2"/>
          <w:sz w:val="12"/>
        </w:rPr>
        <w:t>0.002</w:t>
      </w:r>
    </w:p>
    <w:p w14:paraId="6702C713" w14:textId="77777777" w:rsidR="00470D98" w:rsidRDefault="001E0CFE">
      <w:pPr>
        <w:spacing w:before="37"/>
        <w:ind w:left="1183" w:right="295"/>
        <w:jc w:val="center"/>
        <w:rPr>
          <w:rFonts w:ascii="Arial"/>
          <w:sz w:val="12"/>
        </w:rPr>
      </w:pPr>
      <w:r>
        <w:rPr>
          <w:rFonts w:ascii="Arial"/>
          <w:color w:val="4D4D4D"/>
          <w:spacing w:val="-5"/>
          <w:sz w:val="12"/>
        </w:rPr>
        <w:t>600</w:t>
      </w:r>
    </w:p>
    <w:p w14:paraId="709C1484" w14:textId="77777777" w:rsidR="00470D98" w:rsidRDefault="00470D98">
      <w:pPr>
        <w:pStyle w:val="BodyText"/>
        <w:spacing w:before="2"/>
        <w:ind w:left="0"/>
        <w:rPr>
          <w:rFonts w:ascii="Arial"/>
          <w:sz w:val="17"/>
        </w:rPr>
      </w:pPr>
    </w:p>
    <w:p w14:paraId="2ECC0C62" w14:textId="77777777" w:rsidR="00470D98" w:rsidRDefault="00470D98">
      <w:pPr>
        <w:rPr>
          <w:rFonts w:ascii="Arial"/>
          <w:sz w:val="17"/>
        </w:rPr>
        <w:sectPr w:rsidR="00470D98">
          <w:type w:val="continuous"/>
          <w:pgSz w:w="12240" w:h="15840"/>
          <w:pgMar w:top="1820" w:right="1720" w:bottom="280" w:left="1600" w:header="0" w:footer="1818" w:gutter="0"/>
          <w:cols w:space="720"/>
        </w:sectPr>
      </w:pPr>
    </w:p>
    <w:p w14:paraId="6503CBF7" w14:textId="77777777" w:rsidR="00470D98" w:rsidRDefault="00470D98">
      <w:pPr>
        <w:pStyle w:val="BodyText"/>
        <w:spacing w:before="6"/>
        <w:ind w:left="0"/>
        <w:rPr>
          <w:rFonts w:ascii="Arial"/>
          <w:sz w:val="11"/>
        </w:rPr>
      </w:pPr>
    </w:p>
    <w:p w14:paraId="5DB49DB1" w14:textId="77777777" w:rsidR="00470D98" w:rsidRDefault="001E0CFE">
      <w:pPr>
        <w:ind w:right="38"/>
        <w:jc w:val="right"/>
        <w:rPr>
          <w:rFonts w:ascii="Arial"/>
          <w:sz w:val="12"/>
        </w:rPr>
      </w:pPr>
      <w:r>
        <w:rPr>
          <w:rFonts w:ascii="Arial"/>
          <w:color w:val="4D4D4D"/>
          <w:spacing w:val="-2"/>
          <w:sz w:val="12"/>
        </w:rPr>
        <w:t>0.001</w:t>
      </w:r>
    </w:p>
    <w:p w14:paraId="75127CC5" w14:textId="77777777" w:rsidR="00470D98" w:rsidRDefault="001E0CFE">
      <w:pPr>
        <w:spacing w:before="97"/>
        <w:ind w:left="941"/>
        <w:rPr>
          <w:rFonts w:ascii="Arial"/>
          <w:sz w:val="12"/>
        </w:rPr>
      </w:pPr>
      <w:r>
        <w:br w:type="column"/>
      </w:r>
      <w:r>
        <w:rPr>
          <w:rFonts w:ascii="Arial"/>
          <w:color w:val="4D4D4D"/>
          <w:spacing w:val="-5"/>
          <w:sz w:val="12"/>
        </w:rPr>
        <w:t>550</w:t>
      </w:r>
    </w:p>
    <w:p w14:paraId="614979DD" w14:textId="77777777" w:rsidR="00470D98" w:rsidRDefault="00470D98">
      <w:pPr>
        <w:rPr>
          <w:rFonts w:ascii="Arial"/>
          <w:sz w:val="12"/>
        </w:rPr>
        <w:sectPr w:rsidR="00470D98">
          <w:type w:val="continuous"/>
          <w:pgSz w:w="12240" w:h="15840"/>
          <w:pgMar w:top="1820" w:right="1720" w:bottom="280" w:left="1600" w:header="0" w:footer="1818" w:gutter="0"/>
          <w:cols w:num="2" w:space="720" w:equalWidth="0">
            <w:col w:w="1285" w:space="2577"/>
            <w:col w:w="5058"/>
          </w:cols>
        </w:sectPr>
      </w:pPr>
    </w:p>
    <w:p w14:paraId="5AD50D7E" w14:textId="77777777" w:rsidR="00470D98" w:rsidRDefault="00470D98">
      <w:pPr>
        <w:pStyle w:val="BodyText"/>
        <w:spacing w:before="2"/>
        <w:ind w:left="0"/>
        <w:rPr>
          <w:rFonts w:ascii="Arial"/>
          <w:sz w:val="14"/>
        </w:rPr>
      </w:pPr>
    </w:p>
    <w:p w14:paraId="3A737E6E" w14:textId="77777777" w:rsidR="00470D98" w:rsidRDefault="00470D98">
      <w:pPr>
        <w:rPr>
          <w:rFonts w:ascii="Arial"/>
          <w:sz w:val="14"/>
        </w:rPr>
        <w:sectPr w:rsidR="00470D98">
          <w:type w:val="continuous"/>
          <w:pgSz w:w="12240" w:h="15840"/>
          <w:pgMar w:top="1820" w:right="1720" w:bottom="280" w:left="1600" w:header="0" w:footer="1818" w:gutter="0"/>
          <w:cols w:space="720"/>
        </w:sectPr>
      </w:pPr>
    </w:p>
    <w:p w14:paraId="7BC60BC3" w14:textId="77777777" w:rsidR="00470D98" w:rsidRDefault="00470D98">
      <w:pPr>
        <w:pStyle w:val="BodyText"/>
        <w:spacing w:before="0"/>
        <w:ind w:left="0"/>
        <w:rPr>
          <w:rFonts w:ascii="Arial"/>
          <w:sz w:val="14"/>
        </w:rPr>
      </w:pPr>
    </w:p>
    <w:p w14:paraId="77BE34D1" w14:textId="77777777" w:rsidR="00470D98" w:rsidRDefault="00470D98">
      <w:pPr>
        <w:pStyle w:val="BodyText"/>
        <w:spacing w:before="8"/>
        <w:ind w:left="0"/>
        <w:rPr>
          <w:rFonts w:ascii="Arial"/>
          <w:sz w:val="15"/>
        </w:rPr>
      </w:pPr>
    </w:p>
    <w:p w14:paraId="56FD353A" w14:textId="77777777" w:rsidR="00470D98" w:rsidRDefault="001E0CFE">
      <w:pPr>
        <w:spacing w:before="1"/>
        <w:ind w:left="941"/>
        <w:rPr>
          <w:rFonts w:ascii="Arial"/>
          <w:sz w:val="12"/>
        </w:rPr>
      </w:pPr>
      <w:r>
        <w:rPr>
          <w:rFonts w:ascii="Arial"/>
          <w:color w:val="4D4D4D"/>
          <w:spacing w:val="-2"/>
          <w:sz w:val="12"/>
        </w:rPr>
        <w:t>0.000</w:t>
      </w:r>
    </w:p>
    <w:p w14:paraId="4AEFE349" w14:textId="77777777" w:rsidR="00470D98" w:rsidRDefault="001E0CFE">
      <w:pPr>
        <w:spacing w:before="75"/>
        <w:jc w:val="right"/>
        <w:rPr>
          <w:rFonts w:ascii="Arial"/>
          <w:sz w:val="12"/>
        </w:rPr>
      </w:pPr>
      <w:r>
        <w:rPr>
          <w:rFonts w:ascii="Arial"/>
          <w:color w:val="4D4D4D"/>
          <w:w w:val="101"/>
          <w:sz w:val="12"/>
        </w:rPr>
        <w:t>0</w:t>
      </w:r>
    </w:p>
    <w:p w14:paraId="6FEF52F7" w14:textId="77777777" w:rsidR="00470D98" w:rsidRDefault="001E0CFE">
      <w:pPr>
        <w:rPr>
          <w:rFonts w:ascii="Arial"/>
          <w:sz w:val="14"/>
        </w:rPr>
      </w:pPr>
      <w:r>
        <w:br w:type="column"/>
      </w:r>
    </w:p>
    <w:p w14:paraId="4B4EB9B4" w14:textId="77777777" w:rsidR="00470D98" w:rsidRDefault="00470D98">
      <w:pPr>
        <w:pStyle w:val="BodyText"/>
        <w:spacing w:before="0"/>
        <w:ind w:left="0"/>
        <w:rPr>
          <w:rFonts w:ascii="Arial"/>
          <w:sz w:val="14"/>
        </w:rPr>
      </w:pPr>
    </w:p>
    <w:p w14:paraId="2636FE7E" w14:textId="77777777" w:rsidR="00470D98" w:rsidRDefault="00470D98">
      <w:pPr>
        <w:pStyle w:val="BodyText"/>
        <w:spacing w:before="3"/>
        <w:ind w:left="0"/>
        <w:rPr>
          <w:rFonts w:ascii="Arial"/>
          <w:sz w:val="20"/>
        </w:rPr>
      </w:pPr>
    </w:p>
    <w:p w14:paraId="26CDE1EB" w14:textId="4856AA34" w:rsidR="00470D98" w:rsidRDefault="00133F83">
      <w:pPr>
        <w:jc w:val="right"/>
        <w:rPr>
          <w:rFonts w:ascii="Arial"/>
          <w:sz w:val="12"/>
        </w:rPr>
      </w:pPr>
      <w:del w:id="619" w:author="Hughes, Anna E" w:date="2023-08-09T15:29:00Z">
        <w:r>
          <w:rPr>
            <w:noProof/>
            <w:lang w:val="en-GB" w:eastAsia="en-GB"/>
          </w:rPr>
          <mc:AlternateContent>
            <mc:Choice Requires="wpg">
              <w:drawing>
                <wp:anchor distT="0" distB="0" distL="114300" distR="114300" simplePos="0" relativeHeight="487672320" behindDoc="0" locked="0" layoutInCell="1" allowOverlap="1" wp14:anchorId="3FCC5F9D" wp14:editId="1E7CD1E5">
                  <wp:simplePos x="0" y="0"/>
                  <wp:positionH relativeFrom="page">
                    <wp:posOffset>1824990</wp:posOffset>
                  </wp:positionH>
                  <wp:positionV relativeFrom="paragraph">
                    <wp:posOffset>-1466850</wp:posOffset>
                  </wp:positionV>
                  <wp:extent cx="2039620" cy="1464310"/>
                  <wp:effectExtent l="0" t="0" r="0" b="0"/>
                  <wp:wrapNone/>
                  <wp:docPr id="614" name="docshapegroup5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2039620" cy="1464310"/>
                            <a:chOff x="2874" y="-2310"/>
                            <a:chExt cx="3212" cy="2306"/>
                          </a:xfrm>
                        </wpg:grpSpPr>
                        <wps:wsp>
                          <wps:cNvPr id="615" name="docshape59"/>
                          <wps:cNvSpPr>
                            <a:spLocks/>
                          </wps:cNvSpPr>
                          <wps:spPr bwMode="auto">
                            <a:xfrm>
                              <a:off x="2911" y="-2303"/>
                              <a:ext cx="3168" cy="2262"/>
                            </a:xfrm>
                            <a:custGeom>
                              <a:avLst/>
                              <a:gdLst>
                                <a:gd name="T0" fmla="+- 0 2911 2911"/>
                                <a:gd name="T1" fmla="*/ T0 w 3168"/>
                                <a:gd name="T2" fmla="+- 0 -465 -2303"/>
                                <a:gd name="T3" fmla="*/ -465 h 2262"/>
                                <a:gd name="T4" fmla="+- 0 6079 2911"/>
                                <a:gd name="T5" fmla="*/ T4 w 3168"/>
                                <a:gd name="T6" fmla="+- 0 -465 -2303"/>
                                <a:gd name="T7" fmla="*/ -465 h 2262"/>
                                <a:gd name="T8" fmla="+- 0 2911 2911"/>
                                <a:gd name="T9" fmla="*/ T8 w 3168"/>
                                <a:gd name="T10" fmla="+- 0 -1109 -2303"/>
                                <a:gd name="T11" fmla="*/ -1109 h 2262"/>
                                <a:gd name="T12" fmla="+- 0 6079 2911"/>
                                <a:gd name="T13" fmla="*/ T12 w 3168"/>
                                <a:gd name="T14" fmla="+- 0 -1109 -2303"/>
                                <a:gd name="T15" fmla="*/ -1109 h 2262"/>
                                <a:gd name="T16" fmla="+- 0 2911 2911"/>
                                <a:gd name="T17" fmla="*/ T16 w 3168"/>
                                <a:gd name="T18" fmla="+- 0 -1752 -2303"/>
                                <a:gd name="T19" fmla="*/ -1752 h 2262"/>
                                <a:gd name="T20" fmla="+- 0 6079 2911"/>
                                <a:gd name="T21" fmla="*/ T20 w 3168"/>
                                <a:gd name="T22" fmla="+- 0 -1752 -2303"/>
                                <a:gd name="T23" fmla="*/ -1752 h 2262"/>
                                <a:gd name="T24" fmla="+- 0 3535 2911"/>
                                <a:gd name="T25" fmla="*/ T24 w 3168"/>
                                <a:gd name="T26" fmla="+- 0 -41 -2303"/>
                                <a:gd name="T27" fmla="*/ -41 h 2262"/>
                                <a:gd name="T28" fmla="+- 0 3535 2911"/>
                                <a:gd name="T29" fmla="*/ T28 w 3168"/>
                                <a:gd name="T30" fmla="+- 0 -2303 -2303"/>
                                <a:gd name="T31" fmla="*/ -2303 h 2262"/>
                                <a:gd name="T32" fmla="+- 0 4495 2911"/>
                                <a:gd name="T33" fmla="*/ T32 w 3168"/>
                                <a:gd name="T34" fmla="+- 0 -41 -2303"/>
                                <a:gd name="T35" fmla="*/ -41 h 2262"/>
                                <a:gd name="T36" fmla="+- 0 4495 2911"/>
                                <a:gd name="T37" fmla="*/ T36 w 3168"/>
                                <a:gd name="T38" fmla="+- 0 -2303 -2303"/>
                                <a:gd name="T39" fmla="*/ -2303 h 2262"/>
                                <a:gd name="T40" fmla="+- 0 5455 2911"/>
                                <a:gd name="T41" fmla="*/ T40 w 3168"/>
                                <a:gd name="T42" fmla="+- 0 -41 -2303"/>
                                <a:gd name="T43" fmla="*/ -41 h 2262"/>
                                <a:gd name="T44" fmla="+- 0 5455 2911"/>
                                <a:gd name="T45" fmla="*/ T44 w 3168"/>
                                <a:gd name="T46" fmla="+- 0 -2303 -2303"/>
                                <a:gd name="T47" fmla="*/ -2303 h 22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3168" h="2262">
                                  <a:moveTo>
                                    <a:pt x="0" y="1838"/>
                                  </a:moveTo>
                                  <a:lnTo>
                                    <a:pt x="3168" y="1838"/>
                                  </a:lnTo>
                                  <a:moveTo>
                                    <a:pt x="0" y="1194"/>
                                  </a:moveTo>
                                  <a:lnTo>
                                    <a:pt x="3168" y="1194"/>
                                  </a:lnTo>
                                  <a:moveTo>
                                    <a:pt x="0" y="551"/>
                                  </a:moveTo>
                                  <a:lnTo>
                                    <a:pt x="3168" y="551"/>
                                  </a:lnTo>
                                  <a:moveTo>
                                    <a:pt x="624" y="2262"/>
                                  </a:moveTo>
                                  <a:lnTo>
                                    <a:pt x="624" y="0"/>
                                  </a:lnTo>
                                  <a:moveTo>
                                    <a:pt x="1584" y="2262"/>
                                  </a:moveTo>
                                  <a:lnTo>
                                    <a:pt x="1584" y="0"/>
                                  </a:lnTo>
                                  <a:moveTo>
                                    <a:pt x="2544" y="2262"/>
                                  </a:moveTo>
                                  <a:lnTo>
                                    <a:pt x="2544" y="0"/>
                                  </a:lnTo>
                                </a:path>
                              </a:pathLst>
                            </a:custGeom>
                            <a:noFill/>
                            <a:ln w="4540">
                              <a:solidFill>
                                <a:srgbClr val="EBEBEB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6" name="docshape60"/>
                          <wps:cNvSpPr>
                            <a:spLocks/>
                          </wps:cNvSpPr>
                          <wps:spPr bwMode="auto">
                            <a:xfrm>
                              <a:off x="2911" y="-2074"/>
                              <a:ext cx="3168" cy="1930"/>
                            </a:xfrm>
                            <a:custGeom>
                              <a:avLst/>
                              <a:gdLst>
                                <a:gd name="T0" fmla="+- 0 2911 2911"/>
                                <a:gd name="T1" fmla="*/ T0 w 3168"/>
                                <a:gd name="T2" fmla="+- 0 -144 -2073"/>
                                <a:gd name="T3" fmla="*/ -144 h 1930"/>
                                <a:gd name="T4" fmla="+- 0 6079 2911"/>
                                <a:gd name="T5" fmla="*/ T4 w 3168"/>
                                <a:gd name="T6" fmla="+- 0 -144 -2073"/>
                                <a:gd name="T7" fmla="*/ -144 h 1930"/>
                                <a:gd name="T8" fmla="+- 0 2911 2911"/>
                                <a:gd name="T9" fmla="*/ T8 w 3168"/>
                                <a:gd name="T10" fmla="+- 0 -787 -2073"/>
                                <a:gd name="T11" fmla="*/ -787 h 1930"/>
                                <a:gd name="T12" fmla="+- 0 6079 2911"/>
                                <a:gd name="T13" fmla="*/ T12 w 3168"/>
                                <a:gd name="T14" fmla="+- 0 -787 -2073"/>
                                <a:gd name="T15" fmla="*/ -787 h 1930"/>
                                <a:gd name="T16" fmla="+- 0 2911 2911"/>
                                <a:gd name="T17" fmla="*/ T16 w 3168"/>
                                <a:gd name="T18" fmla="+- 0 -1430 -2073"/>
                                <a:gd name="T19" fmla="*/ -1430 h 1930"/>
                                <a:gd name="T20" fmla="+- 0 6079 2911"/>
                                <a:gd name="T21" fmla="*/ T20 w 3168"/>
                                <a:gd name="T22" fmla="+- 0 -1430 -2073"/>
                                <a:gd name="T23" fmla="*/ -1430 h 1930"/>
                                <a:gd name="T24" fmla="+- 0 2911 2911"/>
                                <a:gd name="T25" fmla="*/ T24 w 3168"/>
                                <a:gd name="T26" fmla="+- 0 -2073 -2073"/>
                                <a:gd name="T27" fmla="*/ -2073 h 1930"/>
                                <a:gd name="T28" fmla="+- 0 6079 2911"/>
                                <a:gd name="T29" fmla="*/ T28 w 3168"/>
                                <a:gd name="T30" fmla="+- 0 -2073 -2073"/>
                                <a:gd name="T31" fmla="*/ -2073 h 193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3168" h="1930">
                                  <a:moveTo>
                                    <a:pt x="0" y="1929"/>
                                  </a:moveTo>
                                  <a:lnTo>
                                    <a:pt x="3168" y="1929"/>
                                  </a:lnTo>
                                  <a:moveTo>
                                    <a:pt x="0" y="1286"/>
                                  </a:moveTo>
                                  <a:lnTo>
                                    <a:pt x="3168" y="1286"/>
                                  </a:lnTo>
                                  <a:moveTo>
                                    <a:pt x="0" y="643"/>
                                  </a:moveTo>
                                  <a:lnTo>
                                    <a:pt x="3168" y="643"/>
                                  </a:lnTo>
                                  <a:moveTo>
                                    <a:pt x="0" y="0"/>
                                  </a:moveTo>
                                  <a:lnTo>
                                    <a:pt x="3168" y="0"/>
                                  </a:lnTo>
                                </a:path>
                              </a:pathLst>
                            </a:custGeom>
                            <a:noFill/>
                            <a:ln w="9166">
                              <a:solidFill>
                                <a:srgbClr val="EBEBEB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17" name="docshape6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026" y="-2303"/>
                              <a:ext cx="2938" cy="226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618" name="docshape62"/>
                          <wps:cNvSpPr>
                            <a:spLocks noChangeArrowheads="1"/>
                          </wps:cNvSpPr>
                          <wps:spPr bwMode="auto">
                            <a:xfrm>
                              <a:off x="2911" y="-2303"/>
                              <a:ext cx="3168" cy="2262"/>
                            </a:xfrm>
                            <a:prstGeom prst="rect">
                              <a:avLst/>
                            </a:prstGeom>
                            <a:noFill/>
                            <a:ln w="9166">
                              <a:solidFill>
                                <a:srgbClr val="333333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9" name="docshape63"/>
                          <wps:cNvSpPr>
                            <a:spLocks/>
                          </wps:cNvSpPr>
                          <wps:spPr bwMode="auto">
                            <a:xfrm>
                              <a:off x="2874" y="-2074"/>
                              <a:ext cx="3061" cy="2070"/>
                            </a:xfrm>
                            <a:custGeom>
                              <a:avLst/>
                              <a:gdLst>
                                <a:gd name="T0" fmla="+- 0 2874 2874"/>
                                <a:gd name="T1" fmla="*/ T0 w 3061"/>
                                <a:gd name="T2" fmla="+- 0 -144 -2073"/>
                                <a:gd name="T3" fmla="*/ -144 h 2070"/>
                                <a:gd name="T4" fmla="+- 0 2911 2874"/>
                                <a:gd name="T5" fmla="*/ T4 w 3061"/>
                                <a:gd name="T6" fmla="+- 0 -144 -2073"/>
                                <a:gd name="T7" fmla="*/ -144 h 2070"/>
                                <a:gd name="T8" fmla="+- 0 2874 2874"/>
                                <a:gd name="T9" fmla="*/ T8 w 3061"/>
                                <a:gd name="T10" fmla="+- 0 -787 -2073"/>
                                <a:gd name="T11" fmla="*/ -787 h 2070"/>
                                <a:gd name="T12" fmla="+- 0 2911 2874"/>
                                <a:gd name="T13" fmla="*/ T12 w 3061"/>
                                <a:gd name="T14" fmla="+- 0 -787 -2073"/>
                                <a:gd name="T15" fmla="*/ -787 h 2070"/>
                                <a:gd name="T16" fmla="+- 0 2874 2874"/>
                                <a:gd name="T17" fmla="*/ T16 w 3061"/>
                                <a:gd name="T18" fmla="+- 0 -1430 -2073"/>
                                <a:gd name="T19" fmla="*/ -1430 h 2070"/>
                                <a:gd name="T20" fmla="+- 0 2911 2874"/>
                                <a:gd name="T21" fmla="*/ T20 w 3061"/>
                                <a:gd name="T22" fmla="+- 0 -1430 -2073"/>
                                <a:gd name="T23" fmla="*/ -1430 h 2070"/>
                                <a:gd name="T24" fmla="+- 0 2874 2874"/>
                                <a:gd name="T25" fmla="*/ T24 w 3061"/>
                                <a:gd name="T26" fmla="+- 0 -2073 -2073"/>
                                <a:gd name="T27" fmla="*/ -2073 h 2070"/>
                                <a:gd name="T28" fmla="+- 0 2911 2874"/>
                                <a:gd name="T29" fmla="*/ T28 w 3061"/>
                                <a:gd name="T30" fmla="+- 0 -2073 -2073"/>
                                <a:gd name="T31" fmla="*/ -2073 h 2070"/>
                                <a:gd name="T32" fmla="+- 0 3055 2874"/>
                                <a:gd name="T33" fmla="*/ T32 w 3061"/>
                                <a:gd name="T34" fmla="+- 0 -4 -2073"/>
                                <a:gd name="T35" fmla="*/ -4 h 2070"/>
                                <a:gd name="T36" fmla="+- 0 3055 2874"/>
                                <a:gd name="T37" fmla="*/ T36 w 3061"/>
                                <a:gd name="T38" fmla="+- 0 -41 -2073"/>
                                <a:gd name="T39" fmla="*/ -41 h 2070"/>
                                <a:gd name="T40" fmla="+- 0 4015 2874"/>
                                <a:gd name="T41" fmla="*/ T40 w 3061"/>
                                <a:gd name="T42" fmla="+- 0 -4 -2073"/>
                                <a:gd name="T43" fmla="*/ -4 h 2070"/>
                                <a:gd name="T44" fmla="+- 0 4015 2874"/>
                                <a:gd name="T45" fmla="*/ T44 w 3061"/>
                                <a:gd name="T46" fmla="+- 0 -41 -2073"/>
                                <a:gd name="T47" fmla="*/ -41 h 2070"/>
                                <a:gd name="T48" fmla="+- 0 4975 2874"/>
                                <a:gd name="T49" fmla="*/ T48 w 3061"/>
                                <a:gd name="T50" fmla="+- 0 -4 -2073"/>
                                <a:gd name="T51" fmla="*/ -4 h 2070"/>
                                <a:gd name="T52" fmla="+- 0 4975 2874"/>
                                <a:gd name="T53" fmla="*/ T52 w 3061"/>
                                <a:gd name="T54" fmla="+- 0 -41 -2073"/>
                                <a:gd name="T55" fmla="*/ -41 h 2070"/>
                                <a:gd name="T56" fmla="+- 0 5935 2874"/>
                                <a:gd name="T57" fmla="*/ T56 w 3061"/>
                                <a:gd name="T58" fmla="+- 0 -4 -2073"/>
                                <a:gd name="T59" fmla="*/ -4 h 2070"/>
                                <a:gd name="T60" fmla="+- 0 5935 2874"/>
                                <a:gd name="T61" fmla="*/ T60 w 3061"/>
                                <a:gd name="T62" fmla="+- 0 -41 -2073"/>
                                <a:gd name="T63" fmla="*/ -41 h 207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</a:cxnLst>
                              <a:rect l="0" t="0" r="r" b="b"/>
                              <a:pathLst>
                                <a:path w="3061" h="2070">
                                  <a:moveTo>
                                    <a:pt x="0" y="1929"/>
                                  </a:moveTo>
                                  <a:lnTo>
                                    <a:pt x="37" y="1929"/>
                                  </a:lnTo>
                                  <a:moveTo>
                                    <a:pt x="0" y="1286"/>
                                  </a:moveTo>
                                  <a:lnTo>
                                    <a:pt x="37" y="1286"/>
                                  </a:lnTo>
                                  <a:moveTo>
                                    <a:pt x="0" y="643"/>
                                  </a:moveTo>
                                  <a:lnTo>
                                    <a:pt x="37" y="643"/>
                                  </a:lnTo>
                                  <a:moveTo>
                                    <a:pt x="0" y="0"/>
                                  </a:moveTo>
                                  <a:lnTo>
                                    <a:pt x="37" y="0"/>
                                  </a:lnTo>
                                  <a:moveTo>
                                    <a:pt x="181" y="2069"/>
                                  </a:moveTo>
                                  <a:lnTo>
                                    <a:pt x="181" y="2032"/>
                                  </a:lnTo>
                                  <a:moveTo>
                                    <a:pt x="1141" y="2069"/>
                                  </a:moveTo>
                                  <a:lnTo>
                                    <a:pt x="1141" y="2032"/>
                                  </a:lnTo>
                                  <a:moveTo>
                                    <a:pt x="2101" y="2069"/>
                                  </a:moveTo>
                                  <a:lnTo>
                                    <a:pt x="2101" y="2032"/>
                                  </a:lnTo>
                                  <a:moveTo>
                                    <a:pt x="3061" y="2069"/>
                                  </a:moveTo>
                                  <a:lnTo>
                                    <a:pt x="3061" y="2032"/>
                                  </a:lnTo>
                                </a:path>
                              </a:pathLst>
                            </a:custGeom>
                            <a:noFill/>
                            <a:ln w="9166">
                              <a:solidFill>
                                <a:srgbClr val="3333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2B3FA194" id="docshapegroup58" o:spid="_x0000_s1026" style="position:absolute;margin-left:143.7pt;margin-top:-115.5pt;width:160.6pt;height:115.3pt;z-index:15738368;mso-position-horizontal-relative:page" coordorigin="2874,-2310" coordsize="3212,23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">
                  <v:shape id="docshape59" o:spid="_x0000_s1027" style="position:absolute;left:2911;top:-2303;width:3168;height:2262;visibility:visible;mso-wrap-style:square;v-text-anchor:top" coordsize="3168,2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" path="m,1838r3168,m,1194r3168,m,551r3168,m624,2262l624,t960,2262l1584,t960,2262l2544,e" filled="f" strokecolor="#ebebeb" strokeweight=".1261mm">
                    <v:path arrowok="t" o:connecttype="custom" o:connectlocs="0,-465;3168,-465;0,-1109;3168,-1109;0,-1752;3168,-1752;624,-41;624,-2303;1584,-41;1584,-2303;2544,-41;2544,-2303" o:connectangles="0,0,0,0,0,0,0,0,0,0,0,0"/>
                  </v:shape>
                  <v:shape id="docshape60" o:spid="_x0000_s1028" style="position:absolute;left:2911;top:-2074;width:3168;height:1930;visibility:visible;mso-wrap-style:square;v-text-anchor:top" coordsize="3168,1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" path="m,1929r3168,m,1286r3168,m,643r3168,m,l3168,e" filled="f" strokecolor="#ebebeb" strokeweight=".25461mm">
                    <v:path arrowok="t" o:connecttype="custom" o:connectlocs="0,-144;3168,-144;0,-787;3168,-787;0,-1430;3168,-1430;0,-2073;3168,-2073" o:connectangles="0,0,0,0,0,0,0,0"/>
                  </v:shap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docshape61" o:spid="_x0000_s1029" type="#_x0000_t75" style="position:absolute;left:3026;top:-2303;width:2938;height:22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">
                    <v:imagedata r:id="rId20" o:title=""/>
                  </v:shape>
                  <v:rect id="docshape62" o:spid="_x0000_s1030" style="position:absolute;left:2911;top:-2303;width:3168;height: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" filled="f" strokecolor="#333" strokeweight=".25461mm"/>
                  <v:shape id="docshape63" o:spid="_x0000_s1031" style="position:absolute;left:2874;top:-2074;width:3061;height:2070;visibility:visible;mso-wrap-style:square;v-text-anchor:top" coordsize="3061,2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" path="m,1929r37,m,1286r37,m,643r37,m,l37,m181,2069r,-37m1141,2069r,-37m2101,2069r,-37m3061,2069r,-37e" filled="f" strokecolor="#333" strokeweight=".25461mm">
                    <v:path arrowok="t" o:connecttype="custom" o:connectlocs="0,-144;37,-144;0,-787;37,-787;0,-1430;37,-1430;0,-2073;37,-2073;181,-4;181,-41;1141,-4;1141,-41;2101,-4;2101,-41;3061,-4;3061,-41" o:connectangles="0,0,0,0,0,0,0,0,0,0,0,0,0,0,0,0"/>
                  </v:shape>
                  <w10:wrap anchorx="page"/>
                </v:group>
              </w:pict>
            </mc:Fallback>
          </mc:AlternateContent>
        </w:r>
      </w:del>
      <w:ins w:id="620" w:author="Hughes, Anna E" w:date="2023-08-09T15:29:00Z">
        <w:r w:rsidR="001E0CFE">
          <w:rPr>
            <w:noProof/>
            <w:lang w:val="en-GB" w:eastAsia="en-GB"/>
          </w:rPr>
          <mc:AlternateContent>
            <mc:Choice Requires="wpg">
              <w:drawing>
                <wp:anchor distT="0" distB="0" distL="0" distR="0" simplePos="0" relativeHeight="15738368" behindDoc="0" locked="0" layoutInCell="1" allowOverlap="1">
                  <wp:simplePos x="0" y="0"/>
                  <wp:positionH relativeFrom="page">
                    <wp:posOffset>1825305</wp:posOffset>
                  </wp:positionH>
                  <wp:positionV relativeFrom="paragraph">
                    <wp:posOffset>-1466905</wp:posOffset>
                  </wp:positionV>
                  <wp:extent cx="2039620" cy="1464310"/>
                  <wp:effectExtent l="0" t="0" r="0" b="0"/>
                  <wp:wrapNone/>
                  <wp:docPr id="73" name="Group 7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>
                          <a:xfrm>
                            <a:off x="0" y="0"/>
                            <a:ext cx="2039620" cy="1464310"/>
                            <a:chOff x="0" y="0"/>
                            <a:chExt cx="2039620" cy="1464310"/>
                          </a:xfrm>
                        </wpg:grpSpPr>
                        <wps:wsp>
                          <wps:cNvPr id="74" name="Graphic 74"/>
                          <wps:cNvSpPr/>
                          <wps:spPr>
                            <a:xfrm>
                              <a:off x="23472" y="4583"/>
                              <a:ext cx="2011680" cy="14363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011680" h="1436370">
                                  <a:moveTo>
                                    <a:pt x="0" y="1166796"/>
                                  </a:moveTo>
                                  <a:lnTo>
                                    <a:pt x="2011481" y="1166796"/>
                                  </a:lnTo>
                                </a:path>
                                <a:path w="2011680" h="1436370">
                                  <a:moveTo>
                                    <a:pt x="0" y="758417"/>
                                  </a:moveTo>
                                  <a:lnTo>
                                    <a:pt x="2011481" y="758417"/>
                                  </a:lnTo>
                                </a:path>
                                <a:path w="2011680" h="1436370">
                                  <a:moveTo>
                                    <a:pt x="0" y="350038"/>
                                  </a:moveTo>
                                  <a:lnTo>
                                    <a:pt x="2011481" y="350038"/>
                                  </a:lnTo>
                                </a:path>
                                <a:path w="2011680" h="1436370">
                                  <a:moveTo>
                                    <a:pt x="396213" y="1436221"/>
                                  </a:moveTo>
                                  <a:lnTo>
                                    <a:pt x="396213" y="0"/>
                                  </a:lnTo>
                                </a:path>
                                <a:path w="2011680" h="1436370">
                                  <a:moveTo>
                                    <a:pt x="1005740" y="1436221"/>
                                  </a:moveTo>
                                  <a:lnTo>
                                    <a:pt x="1005740" y="0"/>
                                  </a:lnTo>
                                </a:path>
                                <a:path w="2011680" h="1436370">
                                  <a:moveTo>
                                    <a:pt x="1615267" y="1436221"/>
                                  </a:moveTo>
                                  <a:lnTo>
                                    <a:pt x="1615267" y="0"/>
                                  </a:lnTo>
                                </a:path>
                              </a:pathLst>
                            </a:custGeom>
                            <a:ln w="4540">
                              <a:solidFill>
                                <a:srgbClr val="EBEBEB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" name="Graphic 75"/>
                          <wps:cNvSpPr/>
                          <wps:spPr>
                            <a:xfrm>
                              <a:off x="23472" y="150389"/>
                              <a:ext cx="2011680" cy="12255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011680" h="1225550">
                                  <a:moveTo>
                                    <a:pt x="0" y="1225135"/>
                                  </a:moveTo>
                                  <a:lnTo>
                                    <a:pt x="2011481" y="1225135"/>
                                  </a:lnTo>
                                </a:path>
                                <a:path w="2011680" h="1225550">
                                  <a:moveTo>
                                    <a:pt x="0" y="816757"/>
                                  </a:moveTo>
                                  <a:lnTo>
                                    <a:pt x="2011481" y="816757"/>
                                  </a:lnTo>
                                </a:path>
                                <a:path w="2011680" h="1225550">
                                  <a:moveTo>
                                    <a:pt x="0" y="408378"/>
                                  </a:moveTo>
                                  <a:lnTo>
                                    <a:pt x="2011481" y="408378"/>
                                  </a:lnTo>
                                </a:path>
                                <a:path w="2011680" h="1225550">
                                  <a:moveTo>
                                    <a:pt x="0" y="0"/>
                                  </a:moveTo>
                                  <a:lnTo>
                                    <a:pt x="2011481" y="0"/>
                                  </a:lnTo>
                                </a:path>
                              </a:pathLst>
                            </a:custGeom>
                            <a:ln w="9166">
                              <a:solidFill>
                                <a:srgbClr val="EBEBEB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76" name="Image 76"/>
                            <pic:cNvPicPr/>
                          </pic:nvPicPr>
                          <pic:blipFill>
                            <a:blip r:embed="rId19" cstate="print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96590" y="4583"/>
                              <a:ext cx="1865246" cy="1436221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77" name="Graphic 77"/>
                          <wps:cNvSpPr/>
                          <wps:spPr>
                            <a:xfrm>
                              <a:off x="23472" y="4583"/>
                              <a:ext cx="2011680" cy="14363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011680" h="1436370">
                                  <a:moveTo>
                                    <a:pt x="0" y="1436221"/>
                                  </a:moveTo>
                                  <a:lnTo>
                                    <a:pt x="2011566" y="1436221"/>
                                  </a:lnTo>
                                  <a:lnTo>
                                    <a:pt x="201156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436221"/>
                                  </a:lnTo>
                                  <a:close/>
                                </a:path>
                              </a:pathLst>
                            </a:custGeom>
                            <a:ln w="9166">
                              <a:solidFill>
                                <a:srgbClr val="333333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" name="Graphic 78"/>
                          <wps:cNvSpPr/>
                          <wps:spPr>
                            <a:xfrm>
                              <a:off x="0" y="150389"/>
                              <a:ext cx="1943735" cy="13144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43735" h="1314450">
                                  <a:moveTo>
                                    <a:pt x="0" y="1225135"/>
                                  </a:moveTo>
                                  <a:lnTo>
                                    <a:pt x="23472" y="1225135"/>
                                  </a:lnTo>
                                </a:path>
                                <a:path w="1943735" h="1314450">
                                  <a:moveTo>
                                    <a:pt x="0" y="816757"/>
                                  </a:moveTo>
                                  <a:lnTo>
                                    <a:pt x="23472" y="816757"/>
                                  </a:lnTo>
                                </a:path>
                                <a:path w="1943735" h="1314450">
                                  <a:moveTo>
                                    <a:pt x="0" y="408378"/>
                                  </a:moveTo>
                                  <a:lnTo>
                                    <a:pt x="23472" y="408378"/>
                                  </a:lnTo>
                                </a:path>
                                <a:path w="1943735" h="1314450">
                                  <a:moveTo>
                                    <a:pt x="0" y="0"/>
                                  </a:moveTo>
                                  <a:lnTo>
                                    <a:pt x="23472" y="0"/>
                                  </a:lnTo>
                                </a:path>
                                <a:path w="1943735" h="1314450">
                                  <a:moveTo>
                                    <a:pt x="114880" y="1313887"/>
                                  </a:moveTo>
                                  <a:lnTo>
                                    <a:pt x="114880" y="1290414"/>
                                  </a:lnTo>
                                </a:path>
                                <a:path w="1943735" h="1314450">
                                  <a:moveTo>
                                    <a:pt x="724407" y="1313887"/>
                                  </a:moveTo>
                                  <a:lnTo>
                                    <a:pt x="724407" y="1290414"/>
                                  </a:lnTo>
                                </a:path>
                                <a:path w="1943735" h="1314450">
                                  <a:moveTo>
                                    <a:pt x="1334019" y="1313887"/>
                                  </a:moveTo>
                                  <a:lnTo>
                                    <a:pt x="1334019" y="1290414"/>
                                  </a:lnTo>
                                </a:path>
                                <a:path w="1943735" h="1314450">
                                  <a:moveTo>
                                    <a:pt x="1943546" y="1313887"/>
                                  </a:moveTo>
                                  <a:lnTo>
                                    <a:pt x="1943546" y="1290414"/>
                                  </a:lnTo>
                                </a:path>
                              </a:pathLst>
                            </a:custGeom>
                            <a:ln w="9166">
                              <a:solidFill>
                                <a:srgbClr val="333333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79F94EE3" id="Group 73" o:spid="_x0000_s1026" style="position:absolute;margin-left:143.7pt;margin-top:-115.5pt;width:160.6pt;height:115.3pt;z-index:15738368;mso-wrap-distance-left:0;mso-wrap-distance-right:0;mso-position-horizontal-relative:page" coordsize="20396,146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">
                  <v:shape id="Graphic 74" o:spid="_x0000_s1027" style="position:absolute;left:234;top:45;width:20117;height:14364;visibility:visible;mso-wrap-style:square;v-text-anchor:top" coordsize="2011680,1436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" path="m,1166796r2011481,em,758417r2011481,em,350038r2011481,em396213,1436221l396213,em1005740,1436221l1005740,em1615267,1436221l1615267,e" filled="f" strokecolor="#ebebeb" strokeweight=".1261mm">
                    <v:path arrowok="t"/>
                  </v:shape>
                  <v:shape id="Graphic 75" o:spid="_x0000_s1028" style="position:absolute;left:234;top:1503;width:20117;height:12256;visibility:visible;mso-wrap-style:square;v-text-anchor:top" coordsize="2011680,1225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" path="m,1225135r2011481,em,816757r2011481,em,408378r2011481,em,l2011481,e" filled="f" strokecolor="#ebebeb" strokeweight=".25461mm">
                    <v:path arrowok="t"/>
                  </v:shap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 76" o:spid="_x0000_s1029" type="#_x0000_t75" style="position:absolute;left:965;top:45;width:18653;height:143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">
                    <v:imagedata r:id="rId21" o:title=""/>
                  </v:shape>
                  <v:shape id="Graphic 77" o:spid="_x0000_s1030" style="position:absolute;left:234;top:45;width:20117;height:14364;visibility:visible;mso-wrap-style:square;v-text-anchor:top" coordsize="2011680,1436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" path="m,1436221r2011566,l2011566,,,,,1436221xe" filled="f" strokecolor="#333" strokeweight=".25461mm">
                    <v:path arrowok="t"/>
                  </v:shape>
                  <v:shape id="Graphic 78" o:spid="_x0000_s1031" style="position:absolute;top:1503;width:19437;height:13145;visibility:visible;mso-wrap-style:square;v-text-anchor:top" coordsize="1943735,131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" path="m,1225135r23472,em,816757r23472,em,408378r23472,em,l23472,em114880,1313887r,-23473em724407,1313887r,-23473em1334019,1313887r,-23473em1943546,1313887r,-23473e" filled="f" strokecolor="#333" strokeweight=".25461mm">
                    <v:path arrowok="t"/>
                  </v:shape>
                  <w10:wrap anchorx="page"/>
                </v:group>
              </w:pict>
            </mc:Fallback>
          </mc:AlternateContent>
        </w:r>
      </w:ins>
      <w:r w:rsidR="001E0CFE">
        <w:rPr>
          <w:rFonts w:ascii="Arial"/>
          <w:color w:val="4D4D4D"/>
          <w:spacing w:val="-5"/>
          <w:sz w:val="12"/>
        </w:rPr>
        <w:t>500</w:t>
      </w:r>
    </w:p>
    <w:p w14:paraId="4360CC69" w14:textId="77777777" w:rsidR="00470D98" w:rsidRDefault="001E0CFE">
      <w:pPr>
        <w:rPr>
          <w:rFonts w:ascii="Arial"/>
          <w:sz w:val="14"/>
        </w:rPr>
      </w:pPr>
      <w:r>
        <w:br w:type="column"/>
      </w:r>
    </w:p>
    <w:p w14:paraId="738EC264" w14:textId="77777777" w:rsidR="00470D98" w:rsidRDefault="00470D98">
      <w:pPr>
        <w:pStyle w:val="BodyText"/>
        <w:spacing w:before="0"/>
        <w:ind w:left="0"/>
        <w:rPr>
          <w:rFonts w:ascii="Arial"/>
          <w:sz w:val="14"/>
        </w:rPr>
      </w:pPr>
    </w:p>
    <w:p w14:paraId="46C465E5" w14:textId="77777777" w:rsidR="00470D98" w:rsidRDefault="00470D98">
      <w:pPr>
        <w:pStyle w:val="BodyText"/>
        <w:spacing w:before="3"/>
        <w:ind w:left="0"/>
        <w:rPr>
          <w:rFonts w:ascii="Arial"/>
          <w:sz w:val="20"/>
        </w:rPr>
      </w:pPr>
    </w:p>
    <w:p w14:paraId="7785EDDC" w14:textId="77777777" w:rsidR="00470D98" w:rsidRDefault="001E0CFE">
      <w:pPr>
        <w:jc w:val="right"/>
        <w:rPr>
          <w:rFonts w:ascii="Arial"/>
          <w:sz w:val="12"/>
        </w:rPr>
      </w:pPr>
      <w:r>
        <w:rPr>
          <w:rFonts w:ascii="Arial"/>
          <w:color w:val="4D4D4D"/>
          <w:spacing w:val="-4"/>
          <w:sz w:val="12"/>
        </w:rPr>
        <w:t>1000</w:t>
      </w:r>
    </w:p>
    <w:p w14:paraId="680311CC" w14:textId="77777777" w:rsidR="00470D98" w:rsidRDefault="001E0CFE">
      <w:pPr>
        <w:rPr>
          <w:rFonts w:ascii="Arial"/>
          <w:sz w:val="14"/>
        </w:rPr>
      </w:pPr>
      <w:r>
        <w:br w:type="column"/>
      </w:r>
    </w:p>
    <w:p w14:paraId="58CEA922" w14:textId="77777777" w:rsidR="00470D98" w:rsidRDefault="00470D98">
      <w:pPr>
        <w:pStyle w:val="BodyText"/>
        <w:spacing w:before="0"/>
        <w:ind w:left="0"/>
        <w:rPr>
          <w:rFonts w:ascii="Arial"/>
          <w:sz w:val="14"/>
        </w:rPr>
      </w:pPr>
    </w:p>
    <w:p w14:paraId="0B3B5805" w14:textId="77777777" w:rsidR="00470D98" w:rsidRDefault="00470D98">
      <w:pPr>
        <w:pStyle w:val="BodyText"/>
        <w:spacing w:before="3"/>
        <w:ind w:left="0"/>
        <w:rPr>
          <w:rFonts w:ascii="Arial"/>
          <w:sz w:val="20"/>
        </w:rPr>
      </w:pPr>
    </w:p>
    <w:p w14:paraId="7EAC630C" w14:textId="77777777" w:rsidR="00470D98" w:rsidRDefault="001E0CFE">
      <w:pPr>
        <w:jc w:val="right"/>
        <w:rPr>
          <w:rFonts w:ascii="Arial"/>
          <w:sz w:val="12"/>
        </w:rPr>
      </w:pPr>
      <w:r>
        <w:rPr>
          <w:rFonts w:ascii="Arial"/>
          <w:color w:val="4D4D4D"/>
          <w:spacing w:val="-4"/>
          <w:sz w:val="12"/>
        </w:rPr>
        <w:t>1500</w:t>
      </w:r>
    </w:p>
    <w:p w14:paraId="3660BC25" w14:textId="77777777" w:rsidR="00470D98" w:rsidRDefault="001E0CFE">
      <w:pPr>
        <w:spacing w:before="97"/>
        <w:ind w:left="292"/>
        <w:rPr>
          <w:rFonts w:ascii="Arial"/>
          <w:sz w:val="12"/>
        </w:rPr>
      </w:pPr>
      <w:r>
        <w:br w:type="column"/>
      </w:r>
      <w:r>
        <w:rPr>
          <w:rFonts w:ascii="Arial"/>
          <w:color w:val="4D4D4D"/>
          <w:spacing w:val="-5"/>
          <w:sz w:val="12"/>
        </w:rPr>
        <w:t>500</w:t>
      </w:r>
    </w:p>
    <w:p w14:paraId="381EA9CA" w14:textId="77777777" w:rsidR="00470D98" w:rsidRDefault="00470D98">
      <w:pPr>
        <w:pStyle w:val="BodyText"/>
        <w:spacing w:before="0"/>
        <w:ind w:left="0"/>
        <w:rPr>
          <w:rFonts w:ascii="Arial"/>
          <w:sz w:val="14"/>
        </w:rPr>
      </w:pPr>
    </w:p>
    <w:p w14:paraId="0B6475C4" w14:textId="77777777" w:rsidR="00470D98" w:rsidRDefault="00470D98">
      <w:pPr>
        <w:pStyle w:val="BodyText"/>
        <w:spacing w:before="9"/>
        <w:ind w:left="0"/>
        <w:rPr>
          <w:rFonts w:ascii="Arial"/>
          <w:sz w:val="13"/>
        </w:rPr>
      </w:pPr>
    </w:p>
    <w:p w14:paraId="28068957" w14:textId="77777777" w:rsidR="00470D98" w:rsidRDefault="001E0CFE">
      <w:pPr>
        <w:tabs>
          <w:tab w:val="left" w:pos="2366"/>
          <w:tab w:val="left" w:pos="3518"/>
        </w:tabs>
        <w:spacing w:before="1"/>
        <w:ind w:left="1214"/>
        <w:rPr>
          <w:rFonts w:ascii="Arial"/>
          <w:sz w:val="12"/>
        </w:rPr>
      </w:pPr>
      <w:r>
        <w:rPr>
          <w:rFonts w:ascii="Arial"/>
          <w:color w:val="4D4D4D"/>
          <w:spacing w:val="-5"/>
          <w:sz w:val="12"/>
        </w:rPr>
        <w:t>20</w:t>
      </w:r>
      <w:r>
        <w:rPr>
          <w:rFonts w:ascii="Arial"/>
          <w:color w:val="4D4D4D"/>
          <w:sz w:val="12"/>
        </w:rPr>
        <w:tab/>
      </w:r>
      <w:r>
        <w:rPr>
          <w:rFonts w:ascii="Arial"/>
          <w:color w:val="4D4D4D"/>
          <w:spacing w:val="-5"/>
          <w:sz w:val="12"/>
        </w:rPr>
        <w:t>40</w:t>
      </w:r>
      <w:r>
        <w:rPr>
          <w:rFonts w:ascii="Arial"/>
          <w:color w:val="4D4D4D"/>
          <w:sz w:val="12"/>
        </w:rPr>
        <w:tab/>
      </w:r>
      <w:r>
        <w:rPr>
          <w:rFonts w:ascii="Arial"/>
          <w:color w:val="4D4D4D"/>
          <w:spacing w:val="-5"/>
          <w:sz w:val="12"/>
        </w:rPr>
        <w:t>60</w:t>
      </w:r>
    </w:p>
    <w:p w14:paraId="1DCF9DBB" w14:textId="77777777" w:rsidR="00470D98" w:rsidRDefault="00470D98">
      <w:pPr>
        <w:rPr>
          <w:rFonts w:ascii="Arial"/>
          <w:sz w:val="12"/>
        </w:rPr>
        <w:sectPr w:rsidR="00470D98">
          <w:type w:val="continuous"/>
          <w:pgSz w:w="12240" w:h="15840"/>
          <w:pgMar w:top="1820" w:right="1720" w:bottom="280" w:left="1600" w:header="0" w:footer="1818" w:gutter="0"/>
          <w:cols w:num="5" w:space="720" w:equalWidth="0">
            <w:col w:w="1490" w:space="40"/>
            <w:col w:w="988" w:space="39"/>
            <w:col w:w="954" w:space="39"/>
            <w:col w:w="920" w:space="40"/>
            <w:col w:w="4410"/>
          </w:cols>
        </w:sectPr>
      </w:pPr>
    </w:p>
    <w:p w14:paraId="40E2E194" w14:textId="358CF916" w:rsidR="00470D98" w:rsidRDefault="00133F83">
      <w:pPr>
        <w:tabs>
          <w:tab w:val="left" w:pos="4392"/>
        </w:tabs>
        <w:spacing w:before="4"/>
        <w:ind w:left="248"/>
        <w:jc w:val="center"/>
        <w:rPr>
          <w:rFonts w:ascii="Arial"/>
          <w:sz w:val="15"/>
        </w:rPr>
      </w:pPr>
      <w:del w:id="621" w:author="Hughes, Anna E" w:date="2023-08-09T15:29:00Z">
        <w:r>
          <w:rPr>
            <w:noProof/>
            <w:lang w:val="en-GB" w:eastAsia="en-GB"/>
          </w:rPr>
          <mc:AlternateContent>
            <mc:Choice Requires="wpg">
              <w:drawing>
                <wp:anchor distT="0" distB="0" distL="114300" distR="114300" simplePos="0" relativeHeight="487674368" behindDoc="0" locked="0" layoutInCell="1" allowOverlap="1" wp14:anchorId="7C3C91FC" wp14:editId="3AB97E50">
                  <wp:simplePos x="0" y="0"/>
                  <wp:positionH relativeFrom="page">
                    <wp:posOffset>4213225</wp:posOffset>
                  </wp:positionH>
                  <wp:positionV relativeFrom="paragraph">
                    <wp:posOffset>-1554480</wp:posOffset>
                  </wp:positionV>
                  <wp:extent cx="2039620" cy="1464310"/>
                  <wp:effectExtent l="0" t="0" r="0" b="0"/>
                  <wp:wrapNone/>
                  <wp:docPr id="620" name="docshapegroup6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2039620" cy="1464310"/>
                            <a:chOff x="6635" y="-2448"/>
                            <a:chExt cx="3212" cy="2306"/>
                          </a:xfrm>
                        </wpg:grpSpPr>
                        <wps:wsp>
                          <wps:cNvPr id="621" name="docshape65"/>
                          <wps:cNvSpPr>
                            <a:spLocks/>
                          </wps:cNvSpPr>
                          <wps:spPr bwMode="auto">
                            <a:xfrm>
                              <a:off x="6672" y="-2441"/>
                              <a:ext cx="3168" cy="2262"/>
                            </a:xfrm>
                            <a:custGeom>
                              <a:avLst/>
                              <a:gdLst>
                                <a:gd name="T0" fmla="+- 0 6672 6672"/>
                                <a:gd name="T1" fmla="*/ T0 w 3168"/>
                                <a:gd name="T2" fmla="+- 0 -310 -2441"/>
                                <a:gd name="T3" fmla="*/ -310 h 2262"/>
                                <a:gd name="T4" fmla="+- 0 9840 6672"/>
                                <a:gd name="T5" fmla="*/ T4 w 3168"/>
                                <a:gd name="T6" fmla="+- 0 -310 -2441"/>
                                <a:gd name="T7" fmla="*/ -310 h 2262"/>
                                <a:gd name="T8" fmla="+- 0 6672 6672"/>
                                <a:gd name="T9" fmla="*/ T8 w 3168"/>
                                <a:gd name="T10" fmla="+- 0 -744 -2441"/>
                                <a:gd name="T11" fmla="*/ -744 h 2262"/>
                                <a:gd name="T12" fmla="+- 0 9840 6672"/>
                                <a:gd name="T13" fmla="*/ T12 w 3168"/>
                                <a:gd name="T14" fmla="+- 0 -744 -2441"/>
                                <a:gd name="T15" fmla="*/ -744 h 2262"/>
                                <a:gd name="T16" fmla="+- 0 6672 6672"/>
                                <a:gd name="T17" fmla="*/ T16 w 3168"/>
                                <a:gd name="T18" fmla="+- 0 -1177 -2441"/>
                                <a:gd name="T19" fmla="*/ -1177 h 2262"/>
                                <a:gd name="T20" fmla="+- 0 9840 6672"/>
                                <a:gd name="T21" fmla="*/ T20 w 3168"/>
                                <a:gd name="T22" fmla="+- 0 -1177 -2441"/>
                                <a:gd name="T23" fmla="*/ -1177 h 2262"/>
                                <a:gd name="T24" fmla="+- 0 6672 6672"/>
                                <a:gd name="T25" fmla="*/ T24 w 3168"/>
                                <a:gd name="T26" fmla="+- 0 -1610 -2441"/>
                                <a:gd name="T27" fmla="*/ -1610 h 2262"/>
                                <a:gd name="T28" fmla="+- 0 9840 6672"/>
                                <a:gd name="T29" fmla="*/ T28 w 3168"/>
                                <a:gd name="T30" fmla="+- 0 -1610 -2441"/>
                                <a:gd name="T31" fmla="*/ -1610 h 2262"/>
                                <a:gd name="T32" fmla="+- 0 6672 6672"/>
                                <a:gd name="T33" fmla="*/ T32 w 3168"/>
                                <a:gd name="T34" fmla="+- 0 -2043 -2441"/>
                                <a:gd name="T35" fmla="*/ -2043 h 2262"/>
                                <a:gd name="T36" fmla="+- 0 9840 6672"/>
                                <a:gd name="T37" fmla="*/ T36 w 3168"/>
                                <a:gd name="T38" fmla="+- 0 -2043 -2441"/>
                                <a:gd name="T39" fmla="*/ -2043 h 2262"/>
                                <a:gd name="T40" fmla="+- 0 6816 6672"/>
                                <a:gd name="T41" fmla="*/ T40 w 3168"/>
                                <a:gd name="T42" fmla="+- 0 -179 -2441"/>
                                <a:gd name="T43" fmla="*/ -179 h 2262"/>
                                <a:gd name="T44" fmla="+- 0 6816 6672"/>
                                <a:gd name="T45" fmla="*/ T44 w 3168"/>
                                <a:gd name="T46" fmla="+- 0 -2441 -2441"/>
                                <a:gd name="T47" fmla="*/ -2441 h 2262"/>
                                <a:gd name="T48" fmla="+- 0 7968 6672"/>
                                <a:gd name="T49" fmla="*/ T48 w 3168"/>
                                <a:gd name="T50" fmla="+- 0 -179 -2441"/>
                                <a:gd name="T51" fmla="*/ -179 h 2262"/>
                                <a:gd name="T52" fmla="+- 0 7968 6672"/>
                                <a:gd name="T53" fmla="*/ T52 w 3168"/>
                                <a:gd name="T54" fmla="+- 0 -2441 -2441"/>
                                <a:gd name="T55" fmla="*/ -2441 h 2262"/>
                                <a:gd name="T56" fmla="+- 0 9120 6672"/>
                                <a:gd name="T57" fmla="*/ T56 w 3168"/>
                                <a:gd name="T58" fmla="+- 0 -179 -2441"/>
                                <a:gd name="T59" fmla="*/ -179 h 2262"/>
                                <a:gd name="T60" fmla="+- 0 9120 6672"/>
                                <a:gd name="T61" fmla="*/ T60 w 3168"/>
                                <a:gd name="T62" fmla="+- 0 -2441 -2441"/>
                                <a:gd name="T63" fmla="*/ -2441 h 22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</a:cxnLst>
                              <a:rect l="0" t="0" r="r" b="b"/>
                              <a:pathLst>
                                <a:path w="3168" h="2262">
                                  <a:moveTo>
                                    <a:pt x="0" y="2131"/>
                                  </a:moveTo>
                                  <a:lnTo>
                                    <a:pt x="3168" y="2131"/>
                                  </a:lnTo>
                                  <a:moveTo>
                                    <a:pt x="0" y="1697"/>
                                  </a:moveTo>
                                  <a:lnTo>
                                    <a:pt x="3168" y="1697"/>
                                  </a:lnTo>
                                  <a:moveTo>
                                    <a:pt x="0" y="1264"/>
                                  </a:moveTo>
                                  <a:lnTo>
                                    <a:pt x="3168" y="1264"/>
                                  </a:lnTo>
                                  <a:moveTo>
                                    <a:pt x="0" y="831"/>
                                  </a:moveTo>
                                  <a:lnTo>
                                    <a:pt x="3168" y="831"/>
                                  </a:lnTo>
                                  <a:moveTo>
                                    <a:pt x="0" y="398"/>
                                  </a:moveTo>
                                  <a:lnTo>
                                    <a:pt x="3168" y="398"/>
                                  </a:lnTo>
                                  <a:moveTo>
                                    <a:pt x="144" y="2262"/>
                                  </a:moveTo>
                                  <a:lnTo>
                                    <a:pt x="144" y="0"/>
                                  </a:lnTo>
                                  <a:moveTo>
                                    <a:pt x="1296" y="2262"/>
                                  </a:moveTo>
                                  <a:lnTo>
                                    <a:pt x="1296" y="0"/>
                                  </a:lnTo>
                                  <a:moveTo>
                                    <a:pt x="2448" y="2262"/>
                                  </a:moveTo>
                                  <a:lnTo>
                                    <a:pt x="2448" y="0"/>
                                  </a:lnTo>
                                </a:path>
                              </a:pathLst>
                            </a:custGeom>
                            <a:noFill/>
                            <a:ln w="4540">
                              <a:solidFill>
                                <a:srgbClr val="EBEBEB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2" name="docshape66"/>
                          <wps:cNvSpPr>
                            <a:spLocks/>
                          </wps:cNvSpPr>
                          <wps:spPr bwMode="auto">
                            <a:xfrm>
                              <a:off x="6672" y="-2441"/>
                              <a:ext cx="3168" cy="2262"/>
                            </a:xfrm>
                            <a:custGeom>
                              <a:avLst/>
                              <a:gdLst>
                                <a:gd name="T0" fmla="+- 0 6672 6672"/>
                                <a:gd name="T1" fmla="*/ T0 w 3168"/>
                                <a:gd name="T2" fmla="+- 0 -527 -2441"/>
                                <a:gd name="T3" fmla="*/ -527 h 2262"/>
                                <a:gd name="T4" fmla="+- 0 9840 6672"/>
                                <a:gd name="T5" fmla="*/ T4 w 3168"/>
                                <a:gd name="T6" fmla="+- 0 -527 -2441"/>
                                <a:gd name="T7" fmla="*/ -527 h 2262"/>
                                <a:gd name="T8" fmla="+- 0 6672 6672"/>
                                <a:gd name="T9" fmla="*/ T8 w 3168"/>
                                <a:gd name="T10" fmla="+- 0 -960 -2441"/>
                                <a:gd name="T11" fmla="*/ -960 h 2262"/>
                                <a:gd name="T12" fmla="+- 0 9840 6672"/>
                                <a:gd name="T13" fmla="*/ T12 w 3168"/>
                                <a:gd name="T14" fmla="+- 0 -960 -2441"/>
                                <a:gd name="T15" fmla="*/ -960 h 2262"/>
                                <a:gd name="T16" fmla="+- 0 6672 6672"/>
                                <a:gd name="T17" fmla="*/ T16 w 3168"/>
                                <a:gd name="T18" fmla="+- 0 -1394 -2441"/>
                                <a:gd name="T19" fmla="*/ -1394 h 2262"/>
                                <a:gd name="T20" fmla="+- 0 9840 6672"/>
                                <a:gd name="T21" fmla="*/ T20 w 3168"/>
                                <a:gd name="T22" fmla="+- 0 -1394 -2441"/>
                                <a:gd name="T23" fmla="*/ -1394 h 2262"/>
                                <a:gd name="T24" fmla="+- 0 6672 6672"/>
                                <a:gd name="T25" fmla="*/ T24 w 3168"/>
                                <a:gd name="T26" fmla="+- 0 -1827 -2441"/>
                                <a:gd name="T27" fmla="*/ -1827 h 2262"/>
                                <a:gd name="T28" fmla="+- 0 9840 6672"/>
                                <a:gd name="T29" fmla="*/ T28 w 3168"/>
                                <a:gd name="T30" fmla="+- 0 -1827 -2441"/>
                                <a:gd name="T31" fmla="*/ -1827 h 2262"/>
                                <a:gd name="T32" fmla="+- 0 6672 6672"/>
                                <a:gd name="T33" fmla="*/ T32 w 3168"/>
                                <a:gd name="T34" fmla="+- 0 -2260 -2441"/>
                                <a:gd name="T35" fmla="*/ -2260 h 2262"/>
                                <a:gd name="T36" fmla="+- 0 9840 6672"/>
                                <a:gd name="T37" fmla="*/ T36 w 3168"/>
                                <a:gd name="T38" fmla="+- 0 -2260 -2441"/>
                                <a:gd name="T39" fmla="*/ -2260 h 2262"/>
                                <a:gd name="T40" fmla="+- 0 7392 6672"/>
                                <a:gd name="T41" fmla="*/ T40 w 3168"/>
                                <a:gd name="T42" fmla="+- 0 -179 -2441"/>
                                <a:gd name="T43" fmla="*/ -179 h 2262"/>
                                <a:gd name="T44" fmla="+- 0 7392 6672"/>
                                <a:gd name="T45" fmla="*/ T44 w 3168"/>
                                <a:gd name="T46" fmla="+- 0 -2441 -2441"/>
                                <a:gd name="T47" fmla="*/ -2441 h 2262"/>
                                <a:gd name="T48" fmla="+- 0 8544 6672"/>
                                <a:gd name="T49" fmla="*/ T48 w 3168"/>
                                <a:gd name="T50" fmla="+- 0 -179 -2441"/>
                                <a:gd name="T51" fmla="*/ -179 h 2262"/>
                                <a:gd name="T52" fmla="+- 0 8544 6672"/>
                                <a:gd name="T53" fmla="*/ T52 w 3168"/>
                                <a:gd name="T54" fmla="+- 0 -2441 -2441"/>
                                <a:gd name="T55" fmla="*/ -2441 h 2262"/>
                                <a:gd name="T56" fmla="+- 0 9696 6672"/>
                                <a:gd name="T57" fmla="*/ T56 w 3168"/>
                                <a:gd name="T58" fmla="+- 0 -179 -2441"/>
                                <a:gd name="T59" fmla="*/ -179 h 2262"/>
                                <a:gd name="T60" fmla="+- 0 9696 6672"/>
                                <a:gd name="T61" fmla="*/ T60 w 3168"/>
                                <a:gd name="T62" fmla="+- 0 -2441 -2441"/>
                                <a:gd name="T63" fmla="*/ -2441 h 22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</a:cxnLst>
                              <a:rect l="0" t="0" r="r" b="b"/>
                              <a:pathLst>
                                <a:path w="3168" h="2262">
                                  <a:moveTo>
                                    <a:pt x="0" y="1914"/>
                                  </a:moveTo>
                                  <a:lnTo>
                                    <a:pt x="3168" y="1914"/>
                                  </a:lnTo>
                                  <a:moveTo>
                                    <a:pt x="0" y="1481"/>
                                  </a:moveTo>
                                  <a:lnTo>
                                    <a:pt x="3168" y="1481"/>
                                  </a:lnTo>
                                  <a:moveTo>
                                    <a:pt x="0" y="1047"/>
                                  </a:moveTo>
                                  <a:lnTo>
                                    <a:pt x="3168" y="1047"/>
                                  </a:lnTo>
                                  <a:moveTo>
                                    <a:pt x="0" y="614"/>
                                  </a:moveTo>
                                  <a:lnTo>
                                    <a:pt x="3168" y="614"/>
                                  </a:lnTo>
                                  <a:moveTo>
                                    <a:pt x="0" y="181"/>
                                  </a:moveTo>
                                  <a:lnTo>
                                    <a:pt x="3168" y="181"/>
                                  </a:lnTo>
                                  <a:moveTo>
                                    <a:pt x="720" y="2262"/>
                                  </a:moveTo>
                                  <a:lnTo>
                                    <a:pt x="720" y="0"/>
                                  </a:lnTo>
                                  <a:moveTo>
                                    <a:pt x="1872" y="2262"/>
                                  </a:moveTo>
                                  <a:lnTo>
                                    <a:pt x="1872" y="0"/>
                                  </a:lnTo>
                                  <a:moveTo>
                                    <a:pt x="3024" y="2262"/>
                                  </a:moveTo>
                                  <a:lnTo>
                                    <a:pt x="3024" y="0"/>
                                  </a:lnTo>
                                </a:path>
                              </a:pathLst>
                            </a:custGeom>
                            <a:noFill/>
                            <a:ln w="9166">
                              <a:solidFill>
                                <a:srgbClr val="EBEBEB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3" name="docshape67"/>
                          <wps:cNvSpPr>
                            <a:spLocks/>
                          </wps:cNvSpPr>
                          <wps:spPr bwMode="auto">
                            <a:xfrm>
                              <a:off x="6816" y="-2339"/>
                              <a:ext cx="2880" cy="2057"/>
                            </a:xfrm>
                            <a:custGeom>
                              <a:avLst/>
                              <a:gdLst>
                                <a:gd name="T0" fmla="+- 0 9696 6816"/>
                                <a:gd name="T1" fmla="*/ T0 w 2880"/>
                                <a:gd name="T2" fmla="+- 0 -1665 -2338"/>
                                <a:gd name="T3" fmla="*/ -1665 h 2057"/>
                                <a:gd name="T4" fmla="+- 0 9120 6816"/>
                                <a:gd name="T5" fmla="*/ T4 w 2880"/>
                                <a:gd name="T6" fmla="+- 0 -1705 -2338"/>
                                <a:gd name="T7" fmla="*/ -1705 h 2057"/>
                                <a:gd name="T8" fmla="+- 0 8544 6816"/>
                                <a:gd name="T9" fmla="*/ T8 w 2880"/>
                                <a:gd name="T10" fmla="+- 0 -1770 -2338"/>
                                <a:gd name="T11" fmla="*/ -1770 h 2057"/>
                                <a:gd name="T12" fmla="+- 0 7968 6816"/>
                                <a:gd name="T13" fmla="*/ T12 w 2880"/>
                                <a:gd name="T14" fmla="+- 0 -1861 -2338"/>
                                <a:gd name="T15" fmla="*/ -1861 h 2057"/>
                                <a:gd name="T16" fmla="+- 0 7392 6816"/>
                                <a:gd name="T17" fmla="*/ T16 w 2880"/>
                                <a:gd name="T18" fmla="+- 0 -1986 -2338"/>
                                <a:gd name="T19" fmla="*/ -1986 h 2057"/>
                                <a:gd name="T20" fmla="+- 0 7104 6816"/>
                                <a:gd name="T21" fmla="*/ T20 w 2880"/>
                                <a:gd name="T22" fmla="+- 0 -2117 -2338"/>
                                <a:gd name="T23" fmla="*/ -2117 h 2057"/>
                                <a:gd name="T24" fmla="+- 0 6932 6816"/>
                                <a:gd name="T25" fmla="*/ T24 w 2880"/>
                                <a:gd name="T26" fmla="+- 0 -2245 -2338"/>
                                <a:gd name="T27" fmla="*/ -2245 h 2057"/>
                                <a:gd name="T28" fmla="+- 0 6816 6816"/>
                                <a:gd name="T29" fmla="*/ T28 w 2880"/>
                                <a:gd name="T30" fmla="+- 0 -2338 -2338"/>
                                <a:gd name="T31" fmla="*/ -2338 h 2057"/>
                                <a:gd name="T32" fmla="+- 0 6816 6816"/>
                                <a:gd name="T33" fmla="*/ T32 w 2880"/>
                                <a:gd name="T34" fmla="+- 0 -1929 -2338"/>
                                <a:gd name="T35" fmla="*/ -1929 h 2057"/>
                                <a:gd name="T36" fmla="+- 0 6816 6816"/>
                                <a:gd name="T37" fmla="*/ T36 w 2880"/>
                                <a:gd name="T38" fmla="+- 0 -1589 -2338"/>
                                <a:gd name="T39" fmla="*/ -1589 h 2057"/>
                                <a:gd name="T40" fmla="+- 0 6816 6816"/>
                                <a:gd name="T41" fmla="*/ T40 w 2880"/>
                                <a:gd name="T42" fmla="+- 0 -882 -2338"/>
                                <a:gd name="T43" fmla="*/ -882 h 2057"/>
                                <a:gd name="T44" fmla="+- 0 6816 6816"/>
                                <a:gd name="T45" fmla="*/ T44 w 2880"/>
                                <a:gd name="T46" fmla="+- 0 -596 -2338"/>
                                <a:gd name="T47" fmla="*/ -596 h 2057"/>
                                <a:gd name="T48" fmla="+- 0 6816 6816"/>
                                <a:gd name="T49" fmla="*/ T48 w 2880"/>
                                <a:gd name="T50" fmla="+- 0 -282 -2338"/>
                                <a:gd name="T51" fmla="*/ -282 h 2057"/>
                                <a:gd name="T52" fmla="+- 0 6932 6816"/>
                                <a:gd name="T53" fmla="*/ T52 w 2880"/>
                                <a:gd name="T54" fmla="+- 0 -372 -2338"/>
                                <a:gd name="T55" fmla="*/ -372 h 2057"/>
                                <a:gd name="T56" fmla="+- 0 7104 6816"/>
                                <a:gd name="T57" fmla="*/ T56 w 2880"/>
                                <a:gd name="T58" fmla="+- 0 -468 -2338"/>
                                <a:gd name="T59" fmla="*/ -468 h 2057"/>
                                <a:gd name="T60" fmla="+- 0 7392 6816"/>
                                <a:gd name="T61" fmla="*/ T60 w 2880"/>
                                <a:gd name="T62" fmla="+- 0 -553 -2338"/>
                                <a:gd name="T63" fmla="*/ -553 h 2057"/>
                                <a:gd name="T64" fmla="+- 0 7968 6816"/>
                                <a:gd name="T65" fmla="*/ T64 w 2880"/>
                                <a:gd name="T66" fmla="+- 0 -658 -2338"/>
                                <a:gd name="T67" fmla="*/ -658 h 2057"/>
                                <a:gd name="T68" fmla="+- 0 8544 6816"/>
                                <a:gd name="T69" fmla="*/ T68 w 2880"/>
                                <a:gd name="T70" fmla="+- 0 -754 -2338"/>
                                <a:gd name="T71" fmla="*/ -754 h 2057"/>
                                <a:gd name="T72" fmla="+- 0 9120 6816"/>
                                <a:gd name="T73" fmla="*/ T72 w 2880"/>
                                <a:gd name="T74" fmla="+- 0 -797 -2338"/>
                                <a:gd name="T75" fmla="*/ -797 h 2057"/>
                                <a:gd name="T76" fmla="+- 0 9696 6816"/>
                                <a:gd name="T77" fmla="*/ T76 w 2880"/>
                                <a:gd name="T78" fmla="+- 0 -831 -2338"/>
                                <a:gd name="T79" fmla="*/ -831 h 2057"/>
                                <a:gd name="T80" fmla="+- 0 9696 6816"/>
                                <a:gd name="T81" fmla="*/ T80 w 2880"/>
                                <a:gd name="T82" fmla="+- 0 -962 -2338"/>
                                <a:gd name="T83" fmla="*/ -962 h 2057"/>
                                <a:gd name="T84" fmla="+- 0 9696 6816"/>
                                <a:gd name="T85" fmla="*/ T84 w 2880"/>
                                <a:gd name="T86" fmla="+- 0 -1090 -2338"/>
                                <a:gd name="T87" fmla="*/ -1090 h 2057"/>
                                <a:gd name="T88" fmla="+- 0 9696 6816"/>
                                <a:gd name="T89" fmla="*/ T88 w 2880"/>
                                <a:gd name="T90" fmla="+- 0 -1379 -2338"/>
                                <a:gd name="T91" fmla="*/ -1379 h 2057"/>
                                <a:gd name="T92" fmla="+- 0 9696 6816"/>
                                <a:gd name="T93" fmla="*/ T92 w 2880"/>
                                <a:gd name="T94" fmla="+- 0 -1509 -2338"/>
                                <a:gd name="T95" fmla="*/ -1509 h 2057"/>
                                <a:gd name="T96" fmla="+- 0 9696 6816"/>
                                <a:gd name="T97" fmla="*/ T96 w 2880"/>
                                <a:gd name="T98" fmla="+- 0 -1665 -2338"/>
                                <a:gd name="T99" fmla="*/ -1665 h 205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</a:cxnLst>
                              <a:rect l="0" t="0" r="r" b="b"/>
                              <a:pathLst>
                                <a:path w="2880" h="2057">
                                  <a:moveTo>
                                    <a:pt x="2880" y="673"/>
                                  </a:moveTo>
                                  <a:lnTo>
                                    <a:pt x="2304" y="633"/>
                                  </a:lnTo>
                                  <a:lnTo>
                                    <a:pt x="1728" y="568"/>
                                  </a:lnTo>
                                  <a:lnTo>
                                    <a:pt x="1152" y="477"/>
                                  </a:lnTo>
                                  <a:lnTo>
                                    <a:pt x="576" y="352"/>
                                  </a:lnTo>
                                  <a:lnTo>
                                    <a:pt x="288" y="221"/>
                                  </a:lnTo>
                                  <a:lnTo>
                                    <a:pt x="116" y="9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09"/>
                                  </a:lnTo>
                                  <a:lnTo>
                                    <a:pt x="0" y="749"/>
                                  </a:lnTo>
                                  <a:lnTo>
                                    <a:pt x="0" y="1456"/>
                                  </a:lnTo>
                                  <a:lnTo>
                                    <a:pt x="0" y="1742"/>
                                  </a:lnTo>
                                  <a:lnTo>
                                    <a:pt x="0" y="2056"/>
                                  </a:lnTo>
                                  <a:lnTo>
                                    <a:pt x="116" y="1966"/>
                                  </a:lnTo>
                                  <a:lnTo>
                                    <a:pt x="288" y="1870"/>
                                  </a:lnTo>
                                  <a:lnTo>
                                    <a:pt x="576" y="1785"/>
                                  </a:lnTo>
                                  <a:lnTo>
                                    <a:pt x="1152" y="1680"/>
                                  </a:lnTo>
                                  <a:lnTo>
                                    <a:pt x="1728" y="1584"/>
                                  </a:lnTo>
                                  <a:lnTo>
                                    <a:pt x="2304" y="1541"/>
                                  </a:lnTo>
                                  <a:lnTo>
                                    <a:pt x="2880" y="1507"/>
                                  </a:lnTo>
                                  <a:lnTo>
                                    <a:pt x="2880" y="1376"/>
                                  </a:lnTo>
                                  <a:lnTo>
                                    <a:pt x="2880" y="1248"/>
                                  </a:lnTo>
                                  <a:lnTo>
                                    <a:pt x="2880" y="959"/>
                                  </a:lnTo>
                                  <a:lnTo>
                                    <a:pt x="2880" y="829"/>
                                  </a:lnTo>
                                  <a:lnTo>
                                    <a:pt x="2880" y="6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FF">
                                <a:alpha val="25099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4" name="Line 46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672" y="-1236"/>
                              <a:ext cx="3168" cy="0"/>
                            </a:xfrm>
                            <a:prstGeom prst="line">
                              <a:avLst/>
                            </a:prstGeom>
                            <a:noFill/>
                            <a:ln w="9166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5" name="docshape68"/>
                          <wps:cNvSpPr>
                            <a:spLocks noChangeArrowheads="1"/>
                          </wps:cNvSpPr>
                          <wps:spPr bwMode="auto">
                            <a:xfrm>
                              <a:off x="6672" y="-2441"/>
                              <a:ext cx="3168" cy="2262"/>
                            </a:xfrm>
                            <a:prstGeom prst="rect">
                              <a:avLst/>
                            </a:prstGeom>
                            <a:noFill/>
                            <a:ln w="9166">
                              <a:solidFill>
                                <a:srgbClr val="333333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6" name="docshape69"/>
                          <wps:cNvSpPr>
                            <a:spLocks/>
                          </wps:cNvSpPr>
                          <wps:spPr bwMode="auto">
                            <a:xfrm>
                              <a:off x="6635" y="-2260"/>
                              <a:ext cx="3061" cy="2118"/>
                            </a:xfrm>
                            <a:custGeom>
                              <a:avLst/>
                              <a:gdLst>
                                <a:gd name="T0" fmla="+- 0 6635 6635"/>
                                <a:gd name="T1" fmla="*/ T0 w 3061"/>
                                <a:gd name="T2" fmla="+- 0 -527 -2260"/>
                                <a:gd name="T3" fmla="*/ -527 h 2118"/>
                                <a:gd name="T4" fmla="+- 0 6672 6635"/>
                                <a:gd name="T5" fmla="*/ T4 w 3061"/>
                                <a:gd name="T6" fmla="+- 0 -527 -2260"/>
                                <a:gd name="T7" fmla="*/ -527 h 2118"/>
                                <a:gd name="T8" fmla="+- 0 6635 6635"/>
                                <a:gd name="T9" fmla="*/ T8 w 3061"/>
                                <a:gd name="T10" fmla="+- 0 -960 -2260"/>
                                <a:gd name="T11" fmla="*/ -960 h 2118"/>
                                <a:gd name="T12" fmla="+- 0 6672 6635"/>
                                <a:gd name="T13" fmla="*/ T12 w 3061"/>
                                <a:gd name="T14" fmla="+- 0 -960 -2260"/>
                                <a:gd name="T15" fmla="*/ -960 h 2118"/>
                                <a:gd name="T16" fmla="+- 0 6635 6635"/>
                                <a:gd name="T17" fmla="*/ T16 w 3061"/>
                                <a:gd name="T18" fmla="+- 0 -1394 -2260"/>
                                <a:gd name="T19" fmla="*/ -1394 h 2118"/>
                                <a:gd name="T20" fmla="+- 0 6672 6635"/>
                                <a:gd name="T21" fmla="*/ T20 w 3061"/>
                                <a:gd name="T22" fmla="+- 0 -1394 -2260"/>
                                <a:gd name="T23" fmla="*/ -1394 h 2118"/>
                                <a:gd name="T24" fmla="+- 0 6635 6635"/>
                                <a:gd name="T25" fmla="*/ T24 w 3061"/>
                                <a:gd name="T26" fmla="+- 0 -1827 -2260"/>
                                <a:gd name="T27" fmla="*/ -1827 h 2118"/>
                                <a:gd name="T28" fmla="+- 0 6672 6635"/>
                                <a:gd name="T29" fmla="*/ T28 w 3061"/>
                                <a:gd name="T30" fmla="+- 0 -1827 -2260"/>
                                <a:gd name="T31" fmla="*/ -1827 h 2118"/>
                                <a:gd name="T32" fmla="+- 0 6635 6635"/>
                                <a:gd name="T33" fmla="*/ T32 w 3061"/>
                                <a:gd name="T34" fmla="+- 0 -2260 -2260"/>
                                <a:gd name="T35" fmla="*/ -2260 h 2118"/>
                                <a:gd name="T36" fmla="+- 0 6672 6635"/>
                                <a:gd name="T37" fmla="*/ T36 w 3061"/>
                                <a:gd name="T38" fmla="+- 0 -2260 -2260"/>
                                <a:gd name="T39" fmla="*/ -2260 h 2118"/>
                                <a:gd name="T40" fmla="+- 0 7392 6635"/>
                                <a:gd name="T41" fmla="*/ T40 w 3061"/>
                                <a:gd name="T42" fmla="+- 0 -142 -2260"/>
                                <a:gd name="T43" fmla="*/ -142 h 2118"/>
                                <a:gd name="T44" fmla="+- 0 7392 6635"/>
                                <a:gd name="T45" fmla="*/ T44 w 3061"/>
                                <a:gd name="T46" fmla="+- 0 -179 -2260"/>
                                <a:gd name="T47" fmla="*/ -179 h 2118"/>
                                <a:gd name="T48" fmla="+- 0 8544 6635"/>
                                <a:gd name="T49" fmla="*/ T48 w 3061"/>
                                <a:gd name="T50" fmla="+- 0 -142 -2260"/>
                                <a:gd name="T51" fmla="*/ -142 h 2118"/>
                                <a:gd name="T52" fmla="+- 0 8544 6635"/>
                                <a:gd name="T53" fmla="*/ T52 w 3061"/>
                                <a:gd name="T54" fmla="+- 0 -179 -2260"/>
                                <a:gd name="T55" fmla="*/ -179 h 2118"/>
                                <a:gd name="T56" fmla="+- 0 9696 6635"/>
                                <a:gd name="T57" fmla="*/ T56 w 3061"/>
                                <a:gd name="T58" fmla="+- 0 -142 -2260"/>
                                <a:gd name="T59" fmla="*/ -142 h 2118"/>
                                <a:gd name="T60" fmla="+- 0 9696 6635"/>
                                <a:gd name="T61" fmla="*/ T60 w 3061"/>
                                <a:gd name="T62" fmla="+- 0 -179 -2260"/>
                                <a:gd name="T63" fmla="*/ -179 h 211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</a:cxnLst>
                              <a:rect l="0" t="0" r="r" b="b"/>
                              <a:pathLst>
                                <a:path w="3061" h="2118">
                                  <a:moveTo>
                                    <a:pt x="0" y="1733"/>
                                  </a:moveTo>
                                  <a:lnTo>
                                    <a:pt x="37" y="1733"/>
                                  </a:lnTo>
                                  <a:moveTo>
                                    <a:pt x="0" y="1300"/>
                                  </a:moveTo>
                                  <a:lnTo>
                                    <a:pt x="37" y="1300"/>
                                  </a:lnTo>
                                  <a:moveTo>
                                    <a:pt x="0" y="866"/>
                                  </a:moveTo>
                                  <a:lnTo>
                                    <a:pt x="37" y="866"/>
                                  </a:lnTo>
                                  <a:moveTo>
                                    <a:pt x="0" y="433"/>
                                  </a:moveTo>
                                  <a:lnTo>
                                    <a:pt x="37" y="433"/>
                                  </a:lnTo>
                                  <a:moveTo>
                                    <a:pt x="0" y="0"/>
                                  </a:moveTo>
                                  <a:lnTo>
                                    <a:pt x="37" y="0"/>
                                  </a:lnTo>
                                  <a:moveTo>
                                    <a:pt x="757" y="2118"/>
                                  </a:moveTo>
                                  <a:lnTo>
                                    <a:pt x="757" y="2081"/>
                                  </a:lnTo>
                                  <a:moveTo>
                                    <a:pt x="1909" y="2118"/>
                                  </a:moveTo>
                                  <a:lnTo>
                                    <a:pt x="1909" y="2081"/>
                                  </a:lnTo>
                                  <a:moveTo>
                                    <a:pt x="3061" y="2118"/>
                                  </a:moveTo>
                                  <a:lnTo>
                                    <a:pt x="3061" y="2081"/>
                                  </a:lnTo>
                                </a:path>
                              </a:pathLst>
                            </a:custGeom>
                            <a:noFill/>
                            <a:ln w="9166">
                              <a:solidFill>
                                <a:srgbClr val="3333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6F802274" id="docshapegroup64" o:spid="_x0000_s1026" style="position:absolute;margin-left:331.75pt;margin-top:-122.4pt;width:160.6pt;height:115.3pt;z-index:15738880;mso-position-horizontal-relative:page" coordorigin="6635,-2448" coordsize="3212,23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">
                  <v:shape id="docshape65" o:spid="_x0000_s1027" style="position:absolute;left:6672;top:-2441;width:3168;height:2262;visibility:visible;mso-wrap-style:square;v-text-anchor:top" coordsize="3168,2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" path="m,2131r3168,m,1697r3168,m,1264r3168,m,831r3168,m,398r3168,m144,2262l144,m1296,2262l1296,m2448,2262l2448,e" filled="f" strokecolor="#ebebeb" strokeweight=".1261mm">
                    <v:path arrowok="t" o:connecttype="custom" o:connectlocs="0,-310;3168,-310;0,-744;3168,-744;0,-1177;3168,-1177;0,-1610;3168,-1610;0,-2043;3168,-2043;144,-179;144,-2441;1296,-179;1296,-2441;2448,-179;2448,-2441" o:connectangles="0,0,0,0,0,0,0,0,0,0,0,0,0,0,0,0"/>
                  </v:shape>
                  <v:shape id="docshape66" o:spid="_x0000_s1028" style="position:absolute;left:6672;top:-2441;width:3168;height:2262;visibility:visible;mso-wrap-style:square;v-text-anchor:top" coordsize="3168,2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" path="m,1914r3168,m,1481r3168,m,1047r3168,m,614r3168,m,181r3168,m720,2262l720,m1872,2262l1872,m3024,2262l3024,e" filled="f" strokecolor="#ebebeb" strokeweight=".25461mm">
                    <v:path arrowok="t" o:connecttype="custom" o:connectlocs="0,-527;3168,-527;0,-960;3168,-960;0,-1394;3168,-1394;0,-1827;3168,-1827;0,-2260;3168,-2260;720,-179;720,-2441;1872,-179;1872,-2441;3024,-179;3024,-2441" o:connectangles="0,0,0,0,0,0,0,0,0,0,0,0,0,0,0,0"/>
                  </v:shape>
                  <v:shape id="docshape67" o:spid="_x0000_s1029" style="position:absolute;left:6816;top:-2339;width:2880;height:2057;visibility:visible;mso-wrap-style:square;v-text-anchor:top" coordsize="2880,2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" path="m2880,673l2304,633,1728,568,1152,477,576,352,288,221,116,93,,,,409,,749r,707l,1742r,314l116,1966r172,-96l576,1785r576,-105l1728,1584r576,-43l2880,1507r,-131l2880,1248r,-289l2880,829r,-156xe" fillcolor="blue" stroked="f">
                    <v:fill opacity="16448f"/>
                    <v:path arrowok="t" o:connecttype="custom" o:connectlocs="2880,-1665;2304,-1705;1728,-1770;1152,-1861;576,-1986;288,-2117;116,-2245;0,-2338;0,-1929;0,-1589;0,-882;0,-596;0,-282;116,-372;288,-468;576,-553;1152,-658;1728,-754;2304,-797;2880,-831;2880,-962;2880,-1090;2880,-1379;2880,-1509;2880,-1665" o:connectangles="0,0,0,0,0,0,0,0,0,0,0,0,0,0,0,0,0,0,0,0,0,0,0,0,0"/>
                  </v:shape>
                  <v:line id="Line 462" o:spid="_x0000_s1030" style="position:absolute;visibility:visible;mso-wrap-style:square" from="6672,-1236" to="9840,-12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" strokeweight=".25461mm">
                    <v:stroke dashstyle="dash"/>
                  </v:line>
                  <v:rect id="docshape68" o:spid="_x0000_s1031" style="position:absolute;left:6672;top:-2441;width:3168;height: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" filled="f" strokecolor="#333" strokeweight=".25461mm"/>
                  <v:shape id="docshape69" o:spid="_x0000_s1032" style="position:absolute;left:6635;top:-2260;width:3061;height:2118;visibility:visible;mso-wrap-style:square;v-text-anchor:top" coordsize="3061,2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" path="m,1733r37,m,1300r37,m,866r37,m,433r37,m,l37,m757,2118r,-37m1909,2118r,-37m3061,2118r,-37e" filled="f" strokecolor="#333" strokeweight=".25461mm">
                    <v:path arrowok="t" o:connecttype="custom" o:connectlocs="0,-527;37,-527;0,-960;37,-960;0,-1394;37,-1394;0,-1827;37,-1827;0,-2260;37,-2260;757,-142;757,-179;1909,-142;1909,-179;3061,-142;3061,-179" o:connectangles="0,0,0,0,0,0,0,0,0,0,0,0,0,0,0,0"/>
                  </v:shape>
                  <w10:wrap anchorx="page"/>
                </v:group>
              </w:pict>
            </mc:Fallback>
          </mc:AlternateContent>
        </w:r>
      </w:del>
      <w:ins w:id="622" w:author="Hughes, Anna E" w:date="2023-08-09T15:29:00Z">
        <w:r w:rsidR="001E0CFE">
          <w:rPr>
            <w:noProof/>
            <w:lang w:val="en-GB" w:eastAsia="en-GB"/>
          </w:rPr>
          <mc:AlternateContent>
            <mc:Choice Requires="wpg">
              <w:drawing>
                <wp:anchor distT="0" distB="0" distL="0" distR="0" simplePos="0" relativeHeight="15738880" behindDoc="0" locked="0" layoutInCell="1" allowOverlap="1">
                  <wp:simplePos x="0" y="0"/>
                  <wp:positionH relativeFrom="page">
                    <wp:posOffset>4213382</wp:posOffset>
                  </wp:positionH>
                  <wp:positionV relativeFrom="paragraph">
                    <wp:posOffset>-1554610</wp:posOffset>
                  </wp:positionV>
                  <wp:extent cx="2039620" cy="1464310"/>
                  <wp:effectExtent l="0" t="0" r="0" b="0"/>
                  <wp:wrapNone/>
                  <wp:docPr id="79" name="Group 7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>
                          <a:xfrm>
                            <a:off x="0" y="0"/>
                            <a:ext cx="2039620" cy="1464310"/>
                            <a:chOff x="0" y="0"/>
                            <a:chExt cx="2039620" cy="1464310"/>
                          </a:xfrm>
                        </wpg:grpSpPr>
                        <wps:wsp>
                          <wps:cNvPr id="80" name="Graphic 80"/>
                          <wps:cNvSpPr/>
                          <wps:spPr>
                            <a:xfrm>
                              <a:off x="23472" y="4583"/>
                              <a:ext cx="2011680" cy="14363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011680" h="1436370">
                                  <a:moveTo>
                                    <a:pt x="0" y="1352866"/>
                                  </a:moveTo>
                                  <a:lnTo>
                                    <a:pt x="2011566" y="1352866"/>
                                  </a:lnTo>
                                </a:path>
                                <a:path w="2011680" h="1436370">
                                  <a:moveTo>
                                    <a:pt x="0" y="1077787"/>
                                  </a:moveTo>
                                  <a:lnTo>
                                    <a:pt x="2011566" y="1077787"/>
                                  </a:lnTo>
                                </a:path>
                                <a:path w="2011680" h="1436370">
                                  <a:moveTo>
                                    <a:pt x="0" y="802707"/>
                                  </a:moveTo>
                                  <a:lnTo>
                                    <a:pt x="2011566" y="802707"/>
                                  </a:lnTo>
                                </a:path>
                                <a:path w="2011680" h="1436370">
                                  <a:moveTo>
                                    <a:pt x="0" y="527628"/>
                                  </a:moveTo>
                                  <a:lnTo>
                                    <a:pt x="2011566" y="527628"/>
                                  </a:lnTo>
                                </a:path>
                                <a:path w="2011680" h="1436370">
                                  <a:moveTo>
                                    <a:pt x="0" y="252548"/>
                                  </a:moveTo>
                                  <a:lnTo>
                                    <a:pt x="2011566" y="252548"/>
                                  </a:lnTo>
                                </a:path>
                                <a:path w="2011680" h="1436370">
                                  <a:moveTo>
                                    <a:pt x="91493" y="1436221"/>
                                  </a:moveTo>
                                  <a:lnTo>
                                    <a:pt x="91493" y="0"/>
                                  </a:lnTo>
                                </a:path>
                                <a:path w="2011680" h="1436370">
                                  <a:moveTo>
                                    <a:pt x="822925" y="1436221"/>
                                  </a:moveTo>
                                  <a:lnTo>
                                    <a:pt x="822925" y="0"/>
                                  </a:lnTo>
                                </a:path>
                                <a:path w="2011680" h="1436370">
                                  <a:moveTo>
                                    <a:pt x="1554443" y="1436221"/>
                                  </a:moveTo>
                                  <a:lnTo>
                                    <a:pt x="1554443" y="0"/>
                                  </a:lnTo>
                                </a:path>
                              </a:pathLst>
                            </a:custGeom>
                            <a:ln w="4540">
                              <a:solidFill>
                                <a:srgbClr val="EBEBEB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1" name="Graphic 81"/>
                          <wps:cNvSpPr/>
                          <wps:spPr>
                            <a:xfrm>
                              <a:off x="23472" y="4583"/>
                              <a:ext cx="2011680" cy="14363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011680" h="1436370">
                                  <a:moveTo>
                                    <a:pt x="0" y="1215284"/>
                                  </a:moveTo>
                                  <a:lnTo>
                                    <a:pt x="2011566" y="1215284"/>
                                  </a:lnTo>
                                </a:path>
                                <a:path w="2011680" h="1436370">
                                  <a:moveTo>
                                    <a:pt x="0" y="940204"/>
                                  </a:moveTo>
                                  <a:lnTo>
                                    <a:pt x="2011566" y="940204"/>
                                  </a:lnTo>
                                </a:path>
                                <a:path w="2011680" h="1436370">
                                  <a:moveTo>
                                    <a:pt x="0" y="665125"/>
                                  </a:moveTo>
                                  <a:lnTo>
                                    <a:pt x="2011566" y="665125"/>
                                  </a:lnTo>
                                </a:path>
                                <a:path w="2011680" h="1436370">
                                  <a:moveTo>
                                    <a:pt x="0" y="390045"/>
                                  </a:moveTo>
                                  <a:lnTo>
                                    <a:pt x="2011566" y="390045"/>
                                  </a:lnTo>
                                </a:path>
                                <a:path w="2011680" h="1436370">
                                  <a:moveTo>
                                    <a:pt x="0" y="114966"/>
                                  </a:moveTo>
                                  <a:lnTo>
                                    <a:pt x="2011566" y="114966"/>
                                  </a:lnTo>
                                </a:path>
                                <a:path w="2011680" h="1436370">
                                  <a:moveTo>
                                    <a:pt x="457209" y="1436221"/>
                                  </a:moveTo>
                                  <a:lnTo>
                                    <a:pt x="457209" y="0"/>
                                  </a:lnTo>
                                </a:path>
                                <a:path w="2011680" h="1436370">
                                  <a:moveTo>
                                    <a:pt x="1188641" y="1436221"/>
                                  </a:moveTo>
                                  <a:lnTo>
                                    <a:pt x="1188641" y="0"/>
                                  </a:lnTo>
                                </a:path>
                                <a:path w="2011680" h="1436370">
                                  <a:moveTo>
                                    <a:pt x="1920159" y="1436221"/>
                                  </a:moveTo>
                                  <a:lnTo>
                                    <a:pt x="1920159" y="0"/>
                                  </a:lnTo>
                                </a:path>
                              </a:pathLst>
                            </a:custGeom>
                            <a:ln w="9166">
                              <a:solidFill>
                                <a:srgbClr val="EBEBEB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" name="Graphic 82"/>
                          <wps:cNvSpPr/>
                          <wps:spPr>
                            <a:xfrm>
                              <a:off x="114955" y="69870"/>
                              <a:ext cx="1828800" cy="13061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828800" h="1306195">
                                  <a:moveTo>
                                    <a:pt x="1828673" y="427570"/>
                                  </a:moveTo>
                                  <a:lnTo>
                                    <a:pt x="1462951" y="402209"/>
                                  </a:lnTo>
                                  <a:lnTo>
                                    <a:pt x="1097153" y="360743"/>
                                  </a:lnTo>
                                  <a:lnTo>
                                    <a:pt x="731431" y="303263"/>
                                  </a:lnTo>
                                  <a:lnTo>
                                    <a:pt x="365721" y="223418"/>
                                  </a:lnTo>
                                  <a:lnTo>
                                    <a:pt x="182816" y="140233"/>
                                  </a:lnTo>
                                  <a:lnTo>
                                    <a:pt x="73164" y="5910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59740"/>
                                  </a:lnTo>
                                  <a:lnTo>
                                    <a:pt x="0" y="475792"/>
                                  </a:lnTo>
                                  <a:lnTo>
                                    <a:pt x="0" y="924864"/>
                                  </a:lnTo>
                                  <a:lnTo>
                                    <a:pt x="0" y="1106398"/>
                                  </a:lnTo>
                                  <a:lnTo>
                                    <a:pt x="0" y="1305661"/>
                                  </a:lnTo>
                                  <a:lnTo>
                                    <a:pt x="73164" y="1248270"/>
                                  </a:lnTo>
                                  <a:lnTo>
                                    <a:pt x="182816" y="1187526"/>
                                  </a:lnTo>
                                  <a:lnTo>
                                    <a:pt x="365721" y="1133475"/>
                                  </a:lnTo>
                                  <a:lnTo>
                                    <a:pt x="731431" y="1066825"/>
                                  </a:lnTo>
                                  <a:lnTo>
                                    <a:pt x="1097153" y="1006081"/>
                                  </a:lnTo>
                                  <a:lnTo>
                                    <a:pt x="1462951" y="978928"/>
                                  </a:lnTo>
                                  <a:lnTo>
                                    <a:pt x="1828673" y="956818"/>
                                  </a:lnTo>
                                  <a:lnTo>
                                    <a:pt x="1828673" y="873633"/>
                                  </a:lnTo>
                                  <a:lnTo>
                                    <a:pt x="1828673" y="792772"/>
                                  </a:lnTo>
                                  <a:lnTo>
                                    <a:pt x="1828673" y="609015"/>
                                  </a:lnTo>
                                  <a:lnTo>
                                    <a:pt x="1828673" y="526592"/>
                                  </a:lnTo>
                                  <a:lnTo>
                                    <a:pt x="1828673" y="4275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FF">
                                <a:alpha val="250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" name="Graphic 83"/>
                          <wps:cNvSpPr/>
                          <wps:spPr>
                            <a:xfrm>
                              <a:off x="23472" y="769682"/>
                              <a:ext cx="2011680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011680">
                                  <a:moveTo>
                                    <a:pt x="0" y="0"/>
                                  </a:moveTo>
                                  <a:lnTo>
                                    <a:pt x="2011566" y="0"/>
                                  </a:lnTo>
                                </a:path>
                              </a:pathLst>
                            </a:custGeom>
                            <a:ln w="9166">
                              <a:solidFill>
                                <a:srgbClr val="000000"/>
                              </a:solidFill>
                              <a:prstDash val="dash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4" name="Graphic 84"/>
                          <wps:cNvSpPr/>
                          <wps:spPr>
                            <a:xfrm>
                              <a:off x="23472" y="4583"/>
                              <a:ext cx="2011680" cy="14363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011680" h="1436370">
                                  <a:moveTo>
                                    <a:pt x="0" y="1436221"/>
                                  </a:moveTo>
                                  <a:lnTo>
                                    <a:pt x="2011566" y="1436221"/>
                                  </a:lnTo>
                                  <a:lnTo>
                                    <a:pt x="201156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436221"/>
                                  </a:lnTo>
                                  <a:close/>
                                </a:path>
                              </a:pathLst>
                            </a:custGeom>
                            <a:ln w="9166">
                              <a:solidFill>
                                <a:srgbClr val="333333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" name="Graphic 85"/>
                          <wps:cNvSpPr/>
                          <wps:spPr>
                            <a:xfrm>
                              <a:off x="0" y="119549"/>
                              <a:ext cx="1943735" cy="134493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43735" h="1344930">
                                  <a:moveTo>
                                    <a:pt x="0" y="1100317"/>
                                  </a:moveTo>
                                  <a:lnTo>
                                    <a:pt x="23472" y="1100317"/>
                                  </a:lnTo>
                                </a:path>
                                <a:path w="1943735" h="1344930">
                                  <a:moveTo>
                                    <a:pt x="0" y="825238"/>
                                  </a:moveTo>
                                  <a:lnTo>
                                    <a:pt x="23472" y="825238"/>
                                  </a:lnTo>
                                </a:path>
                                <a:path w="1943735" h="1344930">
                                  <a:moveTo>
                                    <a:pt x="0" y="550158"/>
                                  </a:moveTo>
                                  <a:lnTo>
                                    <a:pt x="23472" y="550158"/>
                                  </a:lnTo>
                                </a:path>
                                <a:path w="1943735" h="1344930">
                                  <a:moveTo>
                                    <a:pt x="0" y="275079"/>
                                  </a:moveTo>
                                  <a:lnTo>
                                    <a:pt x="23472" y="275079"/>
                                  </a:lnTo>
                                </a:path>
                                <a:path w="1943735" h="1344930">
                                  <a:moveTo>
                                    <a:pt x="0" y="0"/>
                                  </a:moveTo>
                                  <a:lnTo>
                                    <a:pt x="23472" y="0"/>
                                  </a:lnTo>
                                </a:path>
                                <a:path w="1943735" h="1344930">
                                  <a:moveTo>
                                    <a:pt x="480682" y="1344728"/>
                                  </a:moveTo>
                                  <a:lnTo>
                                    <a:pt x="480682" y="1321255"/>
                                  </a:lnTo>
                                </a:path>
                                <a:path w="1943735" h="1344930">
                                  <a:moveTo>
                                    <a:pt x="1212114" y="1344728"/>
                                  </a:moveTo>
                                  <a:lnTo>
                                    <a:pt x="1212114" y="1321255"/>
                                  </a:lnTo>
                                </a:path>
                                <a:path w="1943735" h="1344930">
                                  <a:moveTo>
                                    <a:pt x="1943632" y="1344728"/>
                                  </a:moveTo>
                                  <a:lnTo>
                                    <a:pt x="1943632" y="1321255"/>
                                  </a:lnTo>
                                </a:path>
                              </a:pathLst>
                            </a:custGeom>
                            <a:ln w="9166">
                              <a:solidFill>
                                <a:srgbClr val="333333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034F14DE" id="Group 79" o:spid="_x0000_s1026" style="position:absolute;margin-left:331.75pt;margin-top:-122.4pt;width:160.6pt;height:115.3pt;z-index:15738880;mso-wrap-distance-left:0;mso-wrap-distance-right:0;mso-position-horizontal-relative:page" coordsize="20396,14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">
                  <v:shape id="Graphic 80" o:spid="_x0000_s1027" style="position:absolute;left:234;top:45;width:20117;height:14364;visibility:visible;mso-wrap-style:square;v-text-anchor:top" coordsize="2011680,1436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" path="m,1352866r2011566,em,1077787r2011566,em,802707r2011566,em,527628r2011566,em,252548r2011566,em91493,1436221l91493,em822925,1436221l822925,em1554443,1436221l1554443,e" filled="f" strokecolor="#ebebeb" strokeweight=".1261mm">
                    <v:path arrowok="t"/>
                  </v:shape>
                  <v:shape id="Graphic 81" o:spid="_x0000_s1028" style="position:absolute;left:234;top:45;width:20117;height:14364;visibility:visible;mso-wrap-style:square;v-text-anchor:top" coordsize="2011680,1436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" path="m,1215284r2011566,em,940204r2011566,em,665125r2011566,em,390045r2011566,em,114966r2011566,em457209,1436221l457209,em1188641,1436221l1188641,em1920159,1436221l1920159,e" filled="f" strokecolor="#ebebeb" strokeweight=".25461mm">
                    <v:path arrowok="t"/>
                  </v:shape>
                  <v:shape id="Graphic 82" o:spid="_x0000_s1029" style="position:absolute;left:1149;top:698;width:18288;height:13062;visibility:visible;mso-wrap-style:square;v-text-anchor:top" coordsize="1828800,1306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" path="m1828673,427570l1462951,402209,1097153,360743,731431,303263,365721,223418,182816,140233,73164,59105,,,,259740,,475792,,924864r,181534l,1305661r73164,-57391l182816,1187526r182905,-54051l731431,1066825r365722,-60744l1462951,978928r365722,-22110l1828673,873633r,-80861l1828673,609015r,-82423l1828673,427570xe" fillcolor="blue" stroked="f">
                    <v:fill opacity="16448f"/>
                    <v:path arrowok="t"/>
                  </v:shape>
                  <v:shape id="Graphic 83" o:spid="_x0000_s1030" style="position:absolute;left:234;top:7696;width:20117;height:13;visibility:visible;mso-wrap-style:square;v-text-anchor:top" coordsize="20116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" path="m,l2011566,e" filled="f" strokeweight=".25461mm">
                    <v:stroke dashstyle="dash"/>
                    <v:path arrowok="t"/>
                  </v:shape>
                  <v:shape id="Graphic 84" o:spid="_x0000_s1031" style="position:absolute;left:234;top:45;width:20117;height:14364;visibility:visible;mso-wrap-style:square;v-text-anchor:top" coordsize="2011680,1436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" path="m,1436221r2011566,l2011566,,,,,1436221xe" filled="f" strokecolor="#333" strokeweight=".25461mm">
                    <v:path arrowok="t"/>
                  </v:shape>
                  <v:shape id="Graphic 85" o:spid="_x0000_s1032" style="position:absolute;top:1195;width:19437;height:13449;visibility:visible;mso-wrap-style:square;v-text-anchor:top" coordsize="1943735,134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" path="m,1100317r23472,em,825238r23472,em,550158r23472,em,275079r23472,em,l23472,em480682,1344728r,-23473em1212114,1344728r,-23473em1943632,1344728r,-23473e" filled="f" strokecolor="#333" strokeweight=".25461mm">
                    <v:path arrowok="t"/>
                  </v:shape>
                  <w10:wrap anchorx="page"/>
                </v:group>
              </w:pict>
            </mc:Fallback>
          </mc:AlternateContent>
        </w:r>
      </w:ins>
      <w:r w:rsidR="001E0CFE">
        <w:rPr>
          <w:rFonts w:ascii="Arial"/>
          <w:spacing w:val="-2"/>
          <w:sz w:val="15"/>
        </w:rPr>
        <w:t>reaction</w:t>
      </w:r>
      <w:r w:rsidR="001E0CFE">
        <w:rPr>
          <w:rFonts w:ascii="Arial"/>
          <w:spacing w:val="4"/>
          <w:sz w:val="15"/>
        </w:rPr>
        <w:t xml:space="preserve"> </w:t>
      </w:r>
      <w:r w:rsidR="001E0CFE">
        <w:rPr>
          <w:rFonts w:ascii="Arial"/>
          <w:spacing w:val="-4"/>
          <w:sz w:val="15"/>
        </w:rPr>
        <w:t>time</w:t>
      </w:r>
      <w:r w:rsidR="001E0CFE">
        <w:rPr>
          <w:rFonts w:ascii="Arial"/>
          <w:sz w:val="15"/>
        </w:rPr>
        <w:tab/>
      </w:r>
      <w:r w:rsidR="001E0CFE">
        <w:rPr>
          <w:rFonts w:ascii="Arial"/>
          <w:spacing w:val="-10"/>
          <w:sz w:val="15"/>
        </w:rPr>
        <w:t>n</w:t>
      </w:r>
    </w:p>
    <w:p w14:paraId="5AF4D204" w14:textId="77777777" w:rsidR="00470D98" w:rsidRDefault="00470D98">
      <w:pPr>
        <w:pStyle w:val="BodyText"/>
        <w:spacing w:before="3"/>
        <w:ind w:left="0"/>
        <w:rPr>
          <w:rFonts w:ascii="Arial"/>
          <w:sz w:val="26"/>
        </w:rPr>
      </w:pPr>
    </w:p>
    <w:p w14:paraId="7D29C8D4" w14:textId="77777777" w:rsidR="00470D98" w:rsidRDefault="001E0CFE">
      <w:pPr>
        <w:spacing w:before="95" w:line="244" w:lineRule="auto"/>
        <w:ind w:left="617" w:right="530"/>
        <w:jc w:val="both"/>
        <w:rPr>
          <w:sz w:val="20"/>
        </w:rPr>
      </w:pPr>
      <w:r>
        <w:rPr>
          <w:sz w:val="20"/>
        </w:rPr>
        <w:t>Figure</w:t>
      </w:r>
      <w:r>
        <w:rPr>
          <w:spacing w:val="-1"/>
          <w:sz w:val="20"/>
        </w:rPr>
        <w:t xml:space="preserve"> </w:t>
      </w:r>
      <w:r>
        <w:rPr>
          <w:sz w:val="20"/>
        </w:rPr>
        <w:t>3:</w:t>
      </w:r>
      <w:r>
        <w:rPr>
          <w:spacing w:val="21"/>
          <w:sz w:val="20"/>
        </w:rPr>
        <w:t xml:space="preserve"> </w:t>
      </w:r>
      <w:bookmarkStart w:id="623" w:name="_bookmark10"/>
      <w:bookmarkEnd w:id="623"/>
      <w:r>
        <w:rPr>
          <w:sz w:val="20"/>
        </w:rPr>
        <w:t>(left)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dark</w:t>
      </w:r>
      <w:r>
        <w:rPr>
          <w:spacing w:val="-1"/>
          <w:sz w:val="20"/>
        </w:rPr>
        <w:t xml:space="preserve"> </w:t>
      </w:r>
      <w:r>
        <w:rPr>
          <w:sz w:val="20"/>
        </w:rPr>
        <w:t>line</w:t>
      </w:r>
      <w:r>
        <w:rPr>
          <w:spacing w:val="-1"/>
          <w:sz w:val="20"/>
        </w:rPr>
        <w:t xml:space="preserve"> </w:t>
      </w:r>
      <w:r>
        <w:rPr>
          <w:sz w:val="20"/>
        </w:rPr>
        <w:t>shows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distribution</w:t>
      </w:r>
      <w:r>
        <w:rPr>
          <w:spacing w:val="-1"/>
          <w:sz w:val="20"/>
        </w:rPr>
        <w:t xml:space="preserve"> </w:t>
      </w:r>
      <w:r>
        <w:rPr>
          <w:sz w:val="20"/>
        </w:rPr>
        <w:t>we</w:t>
      </w:r>
      <w:r>
        <w:rPr>
          <w:spacing w:val="-1"/>
          <w:sz w:val="20"/>
        </w:rPr>
        <w:t xml:space="preserve"> </w:t>
      </w:r>
      <w:r>
        <w:rPr>
          <w:sz w:val="20"/>
        </w:rPr>
        <w:t>sampled</w:t>
      </w:r>
      <w:r>
        <w:rPr>
          <w:spacing w:val="-1"/>
          <w:sz w:val="20"/>
        </w:rPr>
        <w:t xml:space="preserve"> </w:t>
      </w:r>
      <w:r>
        <w:rPr>
          <w:sz w:val="20"/>
        </w:rPr>
        <w:t>from.</w:t>
      </w:r>
      <w:r>
        <w:rPr>
          <w:spacing w:val="38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blue</w:t>
      </w:r>
      <w:r>
        <w:rPr>
          <w:spacing w:val="-1"/>
          <w:sz w:val="20"/>
        </w:rPr>
        <w:t xml:space="preserve"> </w:t>
      </w:r>
      <w:r>
        <w:rPr>
          <w:sz w:val="20"/>
        </w:rPr>
        <w:t>lines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show </w:t>
      </w:r>
      <w:r>
        <w:rPr>
          <w:w w:val="90"/>
          <w:sz w:val="20"/>
        </w:rPr>
        <w:t>distributions fitted to different samples of 20 data points.</w:t>
      </w:r>
      <w:r>
        <w:rPr>
          <w:spacing w:val="20"/>
          <w:sz w:val="20"/>
        </w:rPr>
        <w:t xml:space="preserve"> </w:t>
      </w:r>
      <w:r>
        <w:rPr>
          <w:w w:val="90"/>
          <w:sz w:val="20"/>
        </w:rPr>
        <w:t>(right) Plot showing how the distribution</w:t>
      </w:r>
      <w:r>
        <w:rPr>
          <w:sz w:val="20"/>
        </w:rPr>
        <w:t xml:space="preserve"> </w:t>
      </w:r>
      <w:r>
        <w:rPr>
          <w:w w:val="90"/>
          <w:sz w:val="20"/>
        </w:rPr>
        <w:t>of</w:t>
      </w:r>
      <w:r>
        <w:rPr>
          <w:spacing w:val="4"/>
          <w:sz w:val="20"/>
        </w:rPr>
        <w:t xml:space="preserve"> </w:t>
      </w:r>
      <w:r>
        <w:rPr>
          <w:w w:val="90"/>
          <w:sz w:val="20"/>
        </w:rPr>
        <w:t>sample</w:t>
      </w:r>
      <w:r>
        <w:rPr>
          <w:spacing w:val="4"/>
          <w:sz w:val="20"/>
        </w:rPr>
        <w:t xml:space="preserve"> </w:t>
      </w:r>
      <w:r>
        <w:rPr>
          <w:w w:val="90"/>
          <w:sz w:val="20"/>
        </w:rPr>
        <w:t>means</w:t>
      </w:r>
      <w:r>
        <w:rPr>
          <w:spacing w:val="3"/>
          <w:sz w:val="20"/>
        </w:rPr>
        <w:t xml:space="preserve"> </w:t>
      </w:r>
      <w:r>
        <w:rPr>
          <w:w w:val="90"/>
          <w:sz w:val="20"/>
        </w:rPr>
        <w:t>vary</w:t>
      </w:r>
      <w:r>
        <w:rPr>
          <w:spacing w:val="5"/>
          <w:sz w:val="20"/>
        </w:rPr>
        <w:t xml:space="preserve"> </w:t>
      </w:r>
      <w:r>
        <w:rPr>
          <w:w w:val="90"/>
          <w:sz w:val="20"/>
        </w:rPr>
        <w:t>with</w:t>
      </w:r>
      <w:r>
        <w:rPr>
          <w:spacing w:val="4"/>
          <w:sz w:val="20"/>
        </w:rPr>
        <w:t xml:space="preserve"> </w:t>
      </w:r>
      <w:r>
        <w:rPr>
          <w:rFonts w:ascii="Times New Roman"/>
          <w:i/>
          <w:w w:val="90"/>
          <w:sz w:val="20"/>
        </w:rPr>
        <w:t>n</w:t>
      </w:r>
      <w:r>
        <w:rPr>
          <w:w w:val="90"/>
          <w:sz w:val="20"/>
        </w:rPr>
        <w:t>.</w:t>
      </w:r>
      <w:r>
        <w:rPr>
          <w:spacing w:val="28"/>
          <w:sz w:val="20"/>
        </w:rPr>
        <w:t xml:space="preserve"> </w:t>
      </w:r>
      <w:r>
        <w:rPr>
          <w:w w:val="90"/>
          <w:sz w:val="20"/>
        </w:rPr>
        <w:t>Shaded</w:t>
      </w:r>
      <w:r>
        <w:rPr>
          <w:spacing w:val="5"/>
          <w:sz w:val="20"/>
        </w:rPr>
        <w:t xml:space="preserve"> </w:t>
      </w:r>
      <w:r>
        <w:rPr>
          <w:w w:val="90"/>
          <w:sz w:val="20"/>
        </w:rPr>
        <w:t>regions</w:t>
      </w:r>
      <w:r>
        <w:rPr>
          <w:spacing w:val="4"/>
          <w:sz w:val="20"/>
        </w:rPr>
        <w:t xml:space="preserve"> </w:t>
      </w:r>
      <w:r>
        <w:rPr>
          <w:w w:val="90"/>
          <w:sz w:val="20"/>
        </w:rPr>
        <w:t>indicate</w:t>
      </w:r>
      <w:r>
        <w:rPr>
          <w:spacing w:val="3"/>
          <w:sz w:val="20"/>
        </w:rPr>
        <w:t xml:space="preserve"> </w:t>
      </w:r>
      <w:r>
        <w:rPr>
          <w:w w:val="90"/>
          <w:sz w:val="20"/>
        </w:rPr>
        <w:t>the</w:t>
      </w:r>
      <w:r>
        <w:rPr>
          <w:spacing w:val="4"/>
          <w:sz w:val="20"/>
        </w:rPr>
        <w:t xml:space="preserve"> </w:t>
      </w:r>
      <w:r>
        <w:rPr>
          <w:w w:val="90"/>
          <w:sz w:val="20"/>
        </w:rPr>
        <w:t>50%,</w:t>
      </w:r>
      <w:r>
        <w:rPr>
          <w:spacing w:val="7"/>
          <w:sz w:val="20"/>
        </w:rPr>
        <w:t xml:space="preserve"> </w:t>
      </w:r>
      <w:r>
        <w:rPr>
          <w:w w:val="90"/>
          <w:sz w:val="20"/>
        </w:rPr>
        <w:t>80%</w:t>
      </w:r>
      <w:r>
        <w:rPr>
          <w:spacing w:val="5"/>
          <w:sz w:val="20"/>
        </w:rPr>
        <w:t xml:space="preserve"> </w:t>
      </w:r>
      <w:r>
        <w:rPr>
          <w:w w:val="90"/>
          <w:sz w:val="20"/>
        </w:rPr>
        <w:t>and</w:t>
      </w:r>
      <w:r>
        <w:rPr>
          <w:spacing w:val="3"/>
          <w:sz w:val="20"/>
        </w:rPr>
        <w:t xml:space="preserve"> </w:t>
      </w:r>
      <w:r>
        <w:rPr>
          <w:w w:val="90"/>
          <w:sz w:val="20"/>
        </w:rPr>
        <w:t>95%</w:t>
      </w:r>
      <w:r>
        <w:rPr>
          <w:spacing w:val="4"/>
          <w:sz w:val="20"/>
        </w:rPr>
        <w:t xml:space="preserve"> </w:t>
      </w:r>
      <w:r>
        <w:rPr>
          <w:w w:val="90"/>
          <w:sz w:val="20"/>
        </w:rPr>
        <w:t>confidence</w:t>
      </w:r>
      <w:r>
        <w:rPr>
          <w:spacing w:val="5"/>
          <w:sz w:val="20"/>
        </w:rPr>
        <w:t xml:space="preserve"> </w:t>
      </w:r>
      <w:r>
        <w:rPr>
          <w:spacing w:val="-2"/>
          <w:w w:val="90"/>
          <w:sz w:val="20"/>
        </w:rPr>
        <w:t>intervals.</w:t>
      </w:r>
    </w:p>
    <w:p w14:paraId="470A6400" w14:textId="77777777" w:rsidR="00470D98" w:rsidRDefault="00470D98">
      <w:pPr>
        <w:pStyle w:val="BodyText"/>
        <w:spacing w:before="5"/>
        <w:ind w:left="0"/>
        <w:rPr>
          <w:sz w:val="26"/>
        </w:rPr>
      </w:pPr>
    </w:p>
    <w:p w14:paraId="74AB3EEB" w14:textId="30B4B1D6" w:rsidR="00470D98" w:rsidRDefault="001E0CFE">
      <w:pPr>
        <w:pStyle w:val="BodyText"/>
        <w:tabs>
          <w:tab w:val="left" w:pos="968"/>
        </w:tabs>
        <w:spacing w:before="93"/>
      </w:pPr>
      <w:r>
        <w:rPr>
          <w:rFonts w:ascii="Trebuchet MS"/>
          <w:spacing w:val="-5"/>
          <w:sz w:val="12"/>
        </w:rPr>
        <w:t>375</w:t>
      </w:r>
      <w:r>
        <w:rPr>
          <w:rFonts w:ascii="Trebuchet MS"/>
          <w:sz w:val="12"/>
        </w:rPr>
        <w:tab/>
      </w:r>
      <w:r>
        <w:rPr>
          <w:spacing w:val="-8"/>
          <w:rPrChange w:id="624" w:author="Hughes, Anna E" w:date="2023-08-09T15:29:00Z">
            <w:rPr>
              <w:spacing w:val="-6"/>
            </w:rPr>
          </w:rPrChange>
        </w:rPr>
        <w:t>Finally,</w:t>
      </w:r>
      <w:r>
        <w:rPr>
          <w:rPrChange w:id="625" w:author="Hughes, Anna E" w:date="2023-08-09T15:29:00Z">
            <w:rPr>
              <w:spacing w:val="19"/>
            </w:rPr>
          </w:rPrChange>
        </w:rPr>
        <w:t xml:space="preserve"> </w:t>
      </w:r>
      <w:r>
        <w:rPr>
          <w:spacing w:val="-8"/>
          <w:rPrChange w:id="626" w:author="Hughes, Anna E" w:date="2023-08-09T15:29:00Z">
            <w:rPr>
              <w:spacing w:val="-6"/>
            </w:rPr>
          </w:rPrChange>
        </w:rPr>
        <w:t>we</w:t>
      </w:r>
      <w:r>
        <w:rPr>
          <w:spacing w:val="1"/>
          <w:rPrChange w:id="627" w:author="Hughes, Anna E" w:date="2023-08-09T15:29:00Z">
            <w:rPr>
              <w:spacing w:val="14"/>
            </w:rPr>
          </w:rPrChange>
        </w:rPr>
        <w:t xml:space="preserve"> </w:t>
      </w:r>
      <w:del w:id="628" w:author="Hughes, Anna E" w:date="2023-08-09T15:29:00Z">
        <w:r w:rsidR="001644E6">
          <w:rPr>
            <w:spacing w:val="-6"/>
          </w:rPr>
          <w:delText>have</w:delText>
        </w:r>
        <w:r w:rsidR="001644E6">
          <w:rPr>
            <w:spacing w:val="14"/>
          </w:rPr>
          <w:delText xml:space="preserve"> </w:delText>
        </w:r>
      </w:del>
      <w:r>
        <w:rPr>
          <w:spacing w:val="-8"/>
          <w:rPrChange w:id="629" w:author="Hughes, Anna E" w:date="2023-08-09T15:29:00Z">
            <w:rPr>
              <w:spacing w:val="-6"/>
            </w:rPr>
          </w:rPrChange>
        </w:rPr>
        <w:t>carried</w:t>
      </w:r>
      <w:r>
        <w:rPr>
          <w:rPrChange w:id="630" w:author="Hughes, Anna E" w:date="2023-08-09T15:29:00Z">
            <w:rPr>
              <w:spacing w:val="14"/>
            </w:rPr>
          </w:rPrChange>
        </w:rPr>
        <w:t xml:space="preserve"> </w:t>
      </w:r>
      <w:r>
        <w:rPr>
          <w:spacing w:val="-8"/>
          <w:rPrChange w:id="631" w:author="Hughes, Anna E" w:date="2023-08-09T15:29:00Z">
            <w:rPr>
              <w:spacing w:val="-6"/>
            </w:rPr>
          </w:rPrChange>
        </w:rPr>
        <w:t>out</w:t>
      </w:r>
      <w:r>
        <w:rPr>
          <w:rPrChange w:id="632" w:author="Hughes, Anna E" w:date="2023-08-09T15:29:00Z">
            <w:rPr>
              <w:spacing w:val="14"/>
            </w:rPr>
          </w:rPrChange>
        </w:rPr>
        <w:t xml:space="preserve"> </w:t>
      </w:r>
      <w:r>
        <w:rPr>
          <w:spacing w:val="-8"/>
          <w:rPrChange w:id="633" w:author="Hughes, Anna E" w:date="2023-08-09T15:29:00Z">
            <w:rPr>
              <w:spacing w:val="-6"/>
            </w:rPr>
          </w:rPrChange>
        </w:rPr>
        <w:t>a</w:t>
      </w:r>
      <w:r>
        <w:rPr>
          <w:rPrChange w:id="634" w:author="Hughes, Anna E" w:date="2023-08-09T15:29:00Z">
            <w:rPr>
              <w:spacing w:val="15"/>
            </w:rPr>
          </w:rPrChange>
        </w:rPr>
        <w:t xml:space="preserve"> </w:t>
      </w:r>
      <w:r>
        <w:rPr>
          <w:spacing w:val="-8"/>
          <w:rPrChange w:id="635" w:author="Hughes, Anna E" w:date="2023-08-09T15:29:00Z">
            <w:rPr>
              <w:spacing w:val="-6"/>
            </w:rPr>
          </w:rPrChange>
        </w:rPr>
        <w:t>simulation</w:t>
      </w:r>
      <w:r>
        <w:rPr>
          <w:rPrChange w:id="636" w:author="Hughes, Anna E" w:date="2023-08-09T15:29:00Z">
            <w:rPr>
              <w:spacing w:val="14"/>
            </w:rPr>
          </w:rPrChange>
        </w:rPr>
        <w:t xml:space="preserve"> </w:t>
      </w:r>
      <w:r>
        <w:rPr>
          <w:spacing w:val="-8"/>
          <w:rPrChange w:id="637" w:author="Hughes, Anna E" w:date="2023-08-09T15:29:00Z">
            <w:rPr>
              <w:spacing w:val="-6"/>
            </w:rPr>
          </w:rPrChange>
        </w:rPr>
        <w:t>experiment</w:t>
      </w:r>
      <w:r>
        <w:rPr>
          <w:rPrChange w:id="638" w:author="Hughes, Anna E" w:date="2023-08-09T15:29:00Z">
            <w:rPr>
              <w:spacing w:val="14"/>
            </w:rPr>
          </w:rPrChange>
        </w:rPr>
        <w:t xml:space="preserve"> </w:t>
      </w:r>
      <w:r>
        <w:rPr>
          <w:spacing w:val="-8"/>
          <w:rPrChange w:id="639" w:author="Hughes, Anna E" w:date="2023-08-09T15:29:00Z">
            <w:rPr>
              <w:spacing w:val="-6"/>
            </w:rPr>
          </w:rPrChange>
        </w:rPr>
        <w:t>to</w:t>
      </w:r>
      <w:r>
        <w:rPr>
          <w:rPrChange w:id="640" w:author="Hughes, Anna E" w:date="2023-08-09T15:29:00Z">
            <w:rPr>
              <w:spacing w:val="14"/>
            </w:rPr>
          </w:rPrChange>
        </w:rPr>
        <w:t xml:space="preserve"> </w:t>
      </w:r>
      <w:r>
        <w:rPr>
          <w:spacing w:val="-8"/>
          <w:rPrChange w:id="641" w:author="Hughes, Anna E" w:date="2023-08-09T15:29:00Z">
            <w:rPr>
              <w:spacing w:val="-6"/>
            </w:rPr>
          </w:rPrChange>
        </w:rPr>
        <w:t>estimate</w:t>
      </w:r>
      <w:r>
        <w:rPr>
          <w:rPrChange w:id="642" w:author="Hughes, Anna E" w:date="2023-08-09T15:29:00Z">
            <w:rPr>
              <w:spacing w:val="14"/>
            </w:rPr>
          </w:rPrChange>
        </w:rPr>
        <w:t xml:space="preserve"> </w:t>
      </w:r>
      <w:r>
        <w:rPr>
          <w:spacing w:val="-8"/>
          <w:rPrChange w:id="643" w:author="Hughes, Anna E" w:date="2023-08-09T15:29:00Z">
            <w:rPr>
              <w:spacing w:val="-6"/>
            </w:rPr>
          </w:rPrChange>
        </w:rPr>
        <w:t>the</w:t>
      </w:r>
      <w:r>
        <w:rPr>
          <w:rPrChange w:id="644" w:author="Hughes, Anna E" w:date="2023-08-09T15:29:00Z">
            <w:rPr>
              <w:spacing w:val="14"/>
            </w:rPr>
          </w:rPrChange>
        </w:rPr>
        <w:t xml:space="preserve"> </w:t>
      </w:r>
      <w:del w:id="645" w:author="Hughes, Anna E" w:date="2023-08-09T15:29:00Z">
        <w:r w:rsidR="001644E6">
          <w:rPr>
            <w:spacing w:val="-6"/>
          </w:rPr>
          <w:delText>confi</w:delText>
        </w:r>
      </w:del>
      <w:ins w:id="646" w:author="Hughes, Anna E" w:date="2023-08-09T15:29:00Z">
        <w:r>
          <w:rPr>
            <w:spacing w:val="-8"/>
          </w:rPr>
          <w:t>confidence</w:t>
        </w:r>
        <w:r>
          <w:t xml:space="preserve"> </w:t>
        </w:r>
        <w:r>
          <w:rPr>
            <w:spacing w:val="-8"/>
          </w:rPr>
          <w:t>in</w:t>
        </w:r>
      </w:ins>
      <w:r>
        <w:rPr>
          <w:spacing w:val="-8"/>
          <w:rPrChange w:id="647" w:author="Hughes, Anna E" w:date="2023-08-09T15:29:00Z">
            <w:rPr>
              <w:spacing w:val="-6"/>
            </w:rPr>
          </w:rPrChange>
        </w:rPr>
        <w:t>-</w:t>
      </w:r>
    </w:p>
    <w:p w14:paraId="55D4A0FA" w14:textId="77777777" w:rsidR="00087420" w:rsidRDefault="001E0CFE">
      <w:pPr>
        <w:pStyle w:val="BodyText"/>
        <w:spacing w:before="8"/>
        <w:rPr>
          <w:del w:id="648" w:author="Hughes, Anna E" w:date="2023-08-09T15:29:00Z"/>
        </w:rPr>
      </w:pPr>
      <w:r>
        <w:rPr>
          <w:rFonts w:ascii="Trebuchet MS"/>
          <w:spacing w:val="-4"/>
          <w:sz w:val="12"/>
        </w:rPr>
        <w:t>376</w:t>
      </w:r>
      <w:r>
        <w:rPr>
          <w:rFonts w:ascii="Trebuchet MS"/>
          <w:spacing w:val="31"/>
          <w:sz w:val="12"/>
          <w:rPrChange w:id="649" w:author="Hughes, Anna E" w:date="2023-08-09T15:29:00Z">
            <w:rPr>
              <w:rFonts w:ascii="Trebuchet MS"/>
              <w:spacing w:val="74"/>
              <w:w w:val="150"/>
              <w:sz w:val="12"/>
            </w:rPr>
          </w:rPrChange>
        </w:rPr>
        <w:t xml:space="preserve"> </w:t>
      </w:r>
      <w:del w:id="650" w:author="Hughes, Anna E" w:date="2023-08-09T15:29:00Z">
        <w:r w:rsidR="001644E6">
          <w:rPr>
            <w:spacing w:val="-4"/>
          </w:rPr>
          <w:delText>dence</w:delText>
        </w:r>
        <w:r w:rsidR="001644E6">
          <w:rPr>
            <w:spacing w:val="-5"/>
          </w:rPr>
          <w:delText xml:space="preserve"> </w:delText>
        </w:r>
        <w:r w:rsidR="001644E6">
          <w:rPr>
            <w:spacing w:val="-4"/>
          </w:rPr>
          <w:delText>intervals</w:delText>
        </w:r>
      </w:del>
      <w:ins w:id="651" w:author="Hughes, Anna E" w:date="2023-08-09T15:29:00Z">
        <w:r>
          <w:rPr>
            <w:rFonts w:ascii="Trebuchet MS"/>
            <w:spacing w:val="31"/>
            <w:sz w:val="12"/>
          </w:rPr>
          <w:t xml:space="preserve"> </w:t>
        </w:r>
        <w:r>
          <w:rPr>
            <w:spacing w:val="-4"/>
          </w:rPr>
          <w:t>tervals</w:t>
        </w:r>
      </w:ins>
      <w:r>
        <w:rPr>
          <w:spacing w:val="-1"/>
          <w:rPrChange w:id="652" w:author="Hughes, Anna E" w:date="2023-08-09T15:29:00Z">
            <w:rPr>
              <w:spacing w:val="-5"/>
            </w:rPr>
          </w:rPrChange>
        </w:rPr>
        <w:t xml:space="preserve"> </w:t>
      </w:r>
      <w:r>
        <w:rPr>
          <w:spacing w:val="-4"/>
        </w:rPr>
        <w:t>on</w:t>
      </w:r>
      <w:r>
        <w:rPr>
          <w:spacing w:val="-1"/>
          <w:rPrChange w:id="653" w:author="Hughes, Anna E" w:date="2023-08-09T15:29:00Z">
            <w:rPr>
              <w:spacing w:val="-6"/>
            </w:rPr>
          </w:rPrChange>
        </w:rPr>
        <w:t xml:space="preserve"> </w:t>
      </w:r>
      <w:r>
        <w:rPr>
          <w:spacing w:val="-4"/>
        </w:rPr>
        <w:t>the</w:t>
      </w:r>
      <w:r>
        <w:rPr>
          <w:spacing w:val="-1"/>
          <w:rPrChange w:id="654" w:author="Hughes, Anna E" w:date="2023-08-09T15:29:00Z">
            <w:rPr>
              <w:spacing w:val="-5"/>
            </w:rPr>
          </w:rPrChange>
        </w:rPr>
        <w:t xml:space="preserve"> </w:t>
      </w:r>
      <w:r>
        <w:rPr>
          <w:spacing w:val="-4"/>
        </w:rPr>
        <w:t>mean</w:t>
      </w:r>
      <w:r>
        <w:rPr>
          <w:spacing w:val="-1"/>
          <w:rPrChange w:id="655" w:author="Hughes, Anna E" w:date="2023-08-09T15:29:00Z">
            <w:rPr>
              <w:spacing w:val="-6"/>
            </w:rPr>
          </w:rPrChange>
        </w:rPr>
        <w:t xml:space="preserve"> </w:t>
      </w:r>
      <w:r>
        <w:rPr>
          <w:spacing w:val="-4"/>
        </w:rPr>
        <w:t>when</w:t>
      </w:r>
      <w:r>
        <w:rPr>
          <w:spacing w:val="-1"/>
          <w:rPrChange w:id="656" w:author="Hughes, Anna E" w:date="2023-08-09T15:29:00Z">
            <w:rPr>
              <w:spacing w:val="-5"/>
            </w:rPr>
          </w:rPrChange>
        </w:rPr>
        <w:t xml:space="preserve"> </w:t>
      </w:r>
      <w:r>
        <w:rPr>
          <w:spacing w:val="-4"/>
        </w:rPr>
        <w:t>sampling</w:t>
      </w:r>
      <w:r>
        <w:rPr>
          <w:spacing w:val="-2"/>
          <w:rPrChange w:id="657" w:author="Hughes, Anna E" w:date="2023-08-09T15:29:00Z">
            <w:rPr>
              <w:spacing w:val="-5"/>
            </w:rPr>
          </w:rPrChange>
        </w:rPr>
        <w:t xml:space="preserve"> </w:t>
      </w:r>
      <w:r>
        <w:rPr>
          <w:spacing w:val="-4"/>
        </w:rPr>
        <w:t>from</w:t>
      </w:r>
      <w:r>
        <w:rPr>
          <w:spacing w:val="-1"/>
          <w:rPrChange w:id="658" w:author="Hughes, Anna E" w:date="2023-08-09T15:29:00Z">
            <w:rPr>
              <w:spacing w:val="-6"/>
            </w:rPr>
          </w:rPrChange>
        </w:rPr>
        <w:t xml:space="preserve"> </w:t>
      </w:r>
      <w:r>
        <w:rPr>
          <w:spacing w:val="-4"/>
        </w:rPr>
        <w:t>a</w:t>
      </w:r>
      <w:r>
        <w:rPr>
          <w:spacing w:val="-1"/>
          <w:rPrChange w:id="659" w:author="Hughes, Anna E" w:date="2023-08-09T15:29:00Z">
            <w:rPr>
              <w:spacing w:val="-5"/>
            </w:rPr>
          </w:rPrChange>
        </w:rPr>
        <w:t xml:space="preserve"> </w:t>
      </w:r>
      <w:r>
        <w:rPr>
          <w:spacing w:val="-4"/>
        </w:rPr>
        <w:t>log-normal</w:t>
      </w:r>
      <w:r>
        <w:rPr>
          <w:spacing w:val="-1"/>
          <w:rPrChange w:id="660" w:author="Hughes, Anna E" w:date="2023-08-09T15:29:00Z">
            <w:rPr>
              <w:spacing w:val="-6"/>
            </w:rPr>
          </w:rPrChange>
        </w:rPr>
        <w:t xml:space="preserve"> </w:t>
      </w:r>
      <w:r>
        <w:rPr>
          <w:spacing w:val="-4"/>
        </w:rPr>
        <w:t>distribution.</w:t>
      </w:r>
      <w:r>
        <w:rPr>
          <w:spacing w:val="31"/>
          <w:rPrChange w:id="661" w:author="Hughes, Anna E" w:date="2023-08-09T15:29:00Z">
            <w:rPr>
              <w:spacing w:val="22"/>
            </w:rPr>
          </w:rPrChange>
        </w:rPr>
        <w:t xml:space="preserve"> </w:t>
      </w:r>
      <w:r>
        <w:rPr>
          <w:spacing w:val="-4"/>
          <w:rPrChange w:id="662" w:author="Hughes, Anna E" w:date="2023-08-09T15:29:00Z">
            <w:rPr>
              <w:spacing w:val="-5"/>
            </w:rPr>
          </w:rPrChange>
        </w:rPr>
        <w:t>We</w:t>
      </w:r>
    </w:p>
    <w:p w14:paraId="6899C54A" w14:textId="5930789A" w:rsidR="00470D98" w:rsidRDefault="001644E6">
      <w:pPr>
        <w:pStyle w:val="BodyText"/>
        <w:spacing w:before="8"/>
        <w:rPr>
          <w:ins w:id="663" w:author="Hughes, Anna E" w:date="2023-08-09T15:29:00Z"/>
        </w:rPr>
      </w:pPr>
      <w:del w:id="664" w:author="Hughes, Anna E" w:date="2023-08-09T15:29:00Z">
        <w:r>
          <w:rPr>
            <w:rFonts w:ascii="Trebuchet MS"/>
            <w:spacing w:val="-6"/>
            <w:sz w:val="12"/>
          </w:rPr>
          <w:delText>377</w:delText>
        </w:r>
        <w:r>
          <w:rPr>
            <w:rFonts w:ascii="Trebuchet MS"/>
            <w:spacing w:val="38"/>
            <w:sz w:val="12"/>
          </w:rPr>
          <w:delText xml:space="preserve"> </w:delText>
        </w:r>
      </w:del>
      <w:r w:rsidR="001E0CFE">
        <w:rPr>
          <w:spacing w:val="-1"/>
          <w:rPrChange w:id="665" w:author="Hughes, Anna E" w:date="2023-08-09T15:29:00Z">
            <w:rPr>
              <w:rFonts w:ascii="Trebuchet MS"/>
              <w:spacing w:val="38"/>
              <w:sz w:val="12"/>
            </w:rPr>
          </w:rPrChange>
        </w:rPr>
        <w:t xml:space="preserve"> </w:t>
      </w:r>
      <w:r w:rsidR="001E0CFE">
        <w:rPr>
          <w:spacing w:val="-4"/>
          <w:rPrChange w:id="666" w:author="Hughes, Anna E" w:date="2023-08-09T15:29:00Z">
            <w:rPr>
              <w:spacing w:val="-6"/>
            </w:rPr>
          </w:rPrChange>
        </w:rPr>
        <w:t>defined</w:t>
      </w:r>
    </w:p>
    <w:p w14:paraId="338F875C" w14:textId="77777777" w:rsidR="00087420" w:rsidRDefault="001E0CFE">
      <w:pPr>
        <w:pStyle w:val="BodyText"/>
        <w:rPr>
          <w:del w:id="667" w:author="Hughes, Anna E" w:date="2023-08-09T15:29:00Z"/>
        </w:rPr>
      </w:pPr>
      <w:ins w:id="668" w:author="Hughes, Anna E" w:date="2023-08-09T15:29:00Z">
        <w:r>
          <w:rPr>
            <w:rFonts w:ascii="Trebuchet MS"/>
            <w:spacing w:val="-4"/>
            <w:sz w:val="12"/>
          </w:rPr>
          <w:t>377</w:t>
        </w:r>
        <w:r>
          <w:rPr>
            <w:rFonts w:ascii="Trebuchet MS"/>
            <w:spacing w:val="36"/>
            <w:sz w:val="12"/>
          </w:rPr>
          <w:t xml:space="preserve"> </w:t>
        </w:r>
      </w:ins>
      <w:r>
        <w:rPr>
          <w:rFonts w:ascii="Trebuchet MS"/>
          <w:spacing w:val="36"/>
          <w:sz w:val="12"/>
          <w:rPrChange w:id="669" w:author="Hughes, Anna E" w:date="2023-08-09T15:29:00Z">
            <w:rPr/>
          </w:rPrChange>
        </w:rPr>
        <w:t xml:space="preserve"> </w:t>
      </w:r>
      <w:r>
        <w:rPr>
          <w:spacing w:val="-4"/>
          <w:rPrChange w:id="670" w:author="Hughes, Anna E" w:date="2023-08-09T15:29:00Z">
            <w:rPr>
              <w:spacing w:val="-6"/>
            </w:rPr>
          </w:rPrChange>
        </w:rPr>
        <w:t>our</w:t>
      </w:r>
      <w:r>
        <w:rPr>
          <w:spacing w:val="11"/>
          <w:rPrChange w:id="671" w:author="Hughes, Anna E" w:date="2023-08-09T15:29:00Z">
            <w:rPr/>
          </w:rPrChange>
        </w:rPr>
        <w:t xml:space="preserve"> </w:t>
      </w:r>
      <w:r>
        <w:rPr>
          <w:spacing w:val="-4"/>
          <w:rPrChange w:id="672" w:author="Hughes, Anna E" w:date="2023-08-09T15:29:00Z">
            <w:rPr>
              <w:spacing w:val="-6"/>
            </w:rPr>
          </w:rPrChange>
        </w:rPr>
        <w:t>distribution</w:t>
      </w:r>
      <w:r>
        <w:rPr>
          <w:spacing w:val="12"/>
          <w:rPrChange w:id="673" w:author="Hughes, Anna E" w:date="2023-08-09T15:29:00Z">
            <w:rPr/>
          </w:rPrChange>
        </w:rPr>
        <w:t xml:space="preserve"> </w:t>
      </w:r>
      <w:r>
        <w:rPr>
          <w:spacing w:val="-4"/>
          <w:rPrChange w:id="674" w:author="Hughes, Anna E" w:date="2023-08-09T15:29:00Z">
            <w:rPr>
              <w:spacing w:val="-6"/>
            </w:rPr>
          </w:rPrChange>
        </w:rPr>
        <w:t>to</w:t>
      </w:r>
      <w:r>
        <w:rPr>
          <w:spacing w:val="11"/>
          <w:rPrChange w:id="675" w:author="Hughes, Anna E" w:date="2023-08-09T15:29:00Z">
            <w:rPr>
              <w:spacing w:val="1"/>
            </w:rPr>
          </w:rPrChange>
        </w:rPr>
        <w:t xml:space="preserve"> </w:t>
      </w:r>
      <w:r>
        <w:rPr>
          <w:spacing w:val="-4"/>
          <w:rPrChange w:id="676" w:author="Hughes, Anna E" w:date="2023-08-09T15:29:00Z">
            <w:rPr>
              <w:spacing w:val="-6"/>
            </w:rPr>
          </w:rPrChange>
        </w:rPr>
        <w:t>have</w:t>
      </w:r>
      <w:r>
        <w:rPr>
          <w:spacing w:val="11"/>
          <w:rPrChange w:id="677" w:author="Hughes, Anna E" w:date="2023-08-09T15:29:00Z">
            <w:rPr/>
          </w:rPrChange>
        </w:rPr>
        <w:t xml:space="preserve"> </w:t>
      </w:r>
      <w:r>
        <w:rPr>
          <w:spacing w:val="-4"/>
          <w:rPrChange w:id="678" w:author="Hughes, Anna E" w:date="2023-08-09T15:29:00Z">
            <w:rPr>
              <w:spacing w:val="-6"/>
            </w:rPr>
          </w:rPrChange>
        </w:rPr>
        <w:t>a</w:t>
      </w:r>
      <w:r>
        <w:rPr>
          <w:spacing w:val="12"/>
          <w:rPrChange w:id="679" w:author="Hughes, Anna E" w:date="2023-08-09T15:29:00Z">
            <w:rPr/>
          </w:rPrChange>
        </w:rPr>
        <w:t xml:space="preserve"> </w:t>
      </w:r>
      <w:r>
        <w:rPr>
          <w:spacing w:val="-4"/>
          <w:rPrChange w:id="680" w:author="Hughes, Anna E" w:date="2023-08-09T15:29:00Z">
            <w:rPr>
              <w:spacing w:val="-6"/>
            </w:rPr>
          </w:rPrChange>
        </w:rPr>
        <w:t>mean-log</w:t>
      </w:r>
      <w:r>
        <w:rPr>
          <w:spacing w:val="11"/>
          <w:rPrChange w:id="681" w:author="Hughes, Anna E" w:date="2023-08-09T15:29:00Z">
            <w:rPr/>
          </w:rPrChange>
        </w:rPr>
        <w:t xml:space="preserve"> </w:t>
      </w:r>
      <w:r>
        <w:rPr>
          <w:spacing w:val="-4"/>
          <w:rPrChange w:id="682" w:author="Hughes, Anna E" w:date="2023-08-09T15:29:00Z">
            <w:rPr>
              <w:spacing w:val="-6"/>
            </w:rPr>
          </w:rPrChange>
        </w:rPr>
        <w:t>of</w:t>
      </w:r>
      <w:r>
        <w:rPr>
          <w:spacing w:val="11"/>
          <w:rPrChange w:id="683" w:author="Hughes, Anna E" w:date="2023-08-09T15:29:00Z">
            <w:rPr>
              <w:spacing w:val="1"/>
            </w:rPr>
          </w:rPrChange>
        </w:rPr>
        <w:t xml:space="preserve"> </w:t>
      </w:r>
      <w:r>
        <w:rPr>
          <w:spacing w:val="-4"/>
          <w:rPrChange w:id="684" w:author="Hughes, Anna E" w:date="2023-08-09T15:29:00Z">
            <w:rPr>
              <w:spacing w:val="-6"/>
            </w:rPr>
          </w:rPrChange>
        </w:rPr>
        <w:t>6.135</w:t>
      </w:r>
      <w:r>
        <w:rPr>
          <w:spacing w:val="12"/>
          <w:rPrChange w:id="685" w:author="Hughes, Anna E" w:date="2023-08-09T15:29:00Z">
            <w:rPr/>
          </w:rPrChange>
        </w:rPr>
        <w:t xml:space="preserve"> </w:t>
      </w:r>
      <w:r>
        <w:rPr>
          <w:spacing w:val="-4"/>
          <w:rPrChange w:id="686" w:author="Hughes, Anna E" w:date="2023-08-09T15:29:00Z">
            <w:rPr>
              <w:spacing w:val="-6"/>
            </w:rPr>
          </w:rPrChange>
        </w:rPr>
        <w:t>and</w:t>
      </w:r>
      <w:r>
        <w:rPr>
          <w:spacing w:val="11"/>
          <w:rPrChange w:id="687" w:author="Hughes, Anna E" w:date="2023-08-09T15:29:00Z">
            <w:rPr/>
          </w:rPrChange>
        </w:rPr>
        <w:t xml:space="preserve"> </w:t>
      </w:r>
      <w:r>
        <w:rPr>
          <w:spacing w:val="-4"/>
          <w:rPrChange w:id="688" w:author="Hughes, Anna E" w:date="2023-08-09T15:29:00Z">
            <w:rPr>
              <w:spacing w:val="-6"/>
            </w:rPr>
          </w:rPrChange>
        </w:rPr>
        <w:t>a</w:t>
      </w:r>
      <w:r>
        <w:rPr>
          <w:spacing w:val="11"/>
          <w:rPrChange w:id="689" w:author="Hughes, Anna E" w:date="2023-08-09T15:29:00Z">
            <w:rPr/>
          </w:rPrChange>
        </w:rPr>
        <w:t xml:space="preserve"> </w:t>
      </w:r>
      <w:r>
        <w:rPr>
          <w:spacing w:val="-4"/>
          <w:rPrChange w:id="690" w:author="Hughes, Anna E" w:date="2023-08-09T15:29:00Z">
            <w:rPr>
              <w:spacing w:val="-6"/>
            </w:rPr>
          </w:rPrChange>
        </w:rPr>
        <w:t>standard</w:t>
      </w:r>
      <w:r>
        <w:rPr>
          <w:spacing w:val="12"/>
          <w:rPrChange w:id="691" w:author="Hughes, Anna E" w:date="2023-08-09T15:29:00Z">
            <w:rPr>
              <w:spacing w:val="1"/>
            </w:rPr>
          </w:rPrChange>
        </w:rPr>
        <w:t xml:space="preserve"> </w:t>
      </w:r>
      <w:r>
        <w:rPr>
          <w:spacing w:val="-4"/>
          <w:rPrChange w:id="692" w:author="Hughes, Anna E" w:date="2023-08-09T15:29:00Z">
            <w:rPr>
              <w:spacing w:val="-6"/>
            </w:rPr>
          </w:rPrChange>
        </w:rPr>
        <w:t>deviation</w:t>
      </w:r>
      <w:r>
        <w:rPr>
          <w:spacing w:val="11"/>
          <w:rPrChange w:id="693" w:author="Hughes, Anna E" w:date="2023-08-09T15:29:00Z">
            <w:rPr/>
          </w:rPrChange>
        </w:rPr>
        <w:t xml:space="preserve"> </w:t>
      </w:r>
      <w:r>
        <w:rPr>
          <w:spacing w:val="-4"/>
          <w:rPrChange w:id="694" w:author="Hughes, Anna E" w:date="2023-08-09T15:29:00Z">
            <w:rPr>
              <w:spacing w:val="-6"/>
            </w:rPr>
          </w:rPrChange>
        </w:rPr>
        <w:t>of</w:t>
      </w:r>
    </w:p>
    <w:p w14:paraId="6E3294E7" w14:textId="24489EFA" w:rsidR="00470D98" w:rsidRDefault="001644E6">
      <w:pPr>
        <w:pStyle w:val="BodyText"/>
        <w:rPr>
          <w:ins w:id="695" w:author="Hughes, Anna E" w:date="2023-08-09T15:29:00Z"/>
        </w:rPr>
      </w:pPr>
      <w:del w:id="696" w:author="Hughes, Anna E" w:date="2023-08-09T15:29:00Z">
        <w:r>
          <w:rPr>
            <w:rFonts w:ascii="Trebuchet MS"/>
            <w:spacing w:val="-4"/>
            <w:sz w:val="12"/>
          </w:rPr>
          <w:delText>378</w:delText>
        </w:r>
        <w:r>
          <w:rPr>
            <w:rFonts w:ascii="Trebuchet MS"/>
            <w:spacing w:val="34"/>
            <w:sz w:val="12"/>
          </w:rPr>
          <w:delText xml:space="preserve"> </w:delText>
        </w:r>
      </w:del>
      <w:r w:rsidR="001E0CFE">
        <w:rPr>
          <w:spacing w:val="11"/>
          <w:rPrChange w:id="697" w:author="Hughes, Anna E" w:date="2023-08-09T15:29:00Z">
            <w:rPr>
              <w:rFonts w:ascii="Trebuchet MS"/>
              <w:spacing w:val="34"/>
              <w:sz w:val="12"/>
            </w:rPr>
          </w:rPrChange>
        </w:rPr>
        <w:t xml:space="preserve"> </w:t>
      </w:r>
      <w:r w:rsidR="001E0CFE">
        <w:rPr>
          <w:spacing w:val="-4"/>
        </w:rPr>
        <w:t>0.32.</w:t>
      </w:r>
    </w:p>
    <w:p w14:paraId="258746C6" w14:textId="77777777" w:rsidR="00470D98" w:rsidRDefault="001E0CFE">
      <w:pPr>
        <w:pStyle w:val="BodyText"/>
        <w:spacing w:before="8"/>
      </w:pPr>
      <w:ins w:id="698" w:author="Hughes, Anna E" w:date="2023-08-09T15:29:00Z">
        <w:r>
          <w:rPr>
            <w:rFonts w:ascii="Trebuchet MS"/>
            <w:spacing w:val="-4"/>
            <w:sz w:val="12"/>
          </w:rPr>
          <w:t>378</w:t>
        </w:r>
      </w:ins>
      <w:r>
        <w:rPr>
          <w:rFonts w:ascii="Trebuchet MS"/>
          <w:spacing w:val="79"/>
          <w:w w:val="150"/>
          <w:sz w:val="12"/>
          <w:rPrChange w:id="699" w:author="Hughes, Anna E" w:date="2023-08-09T15:29:00Z">
            <w:rPr>
              <w:spacing w:val="42"/>
            </w:rPr>
          </w:rPrChange>
        </w:rPr>
        <w:t xml:space="preserve"> </w:t>
      </w:r>
      <w:r>
        <w:rPr>
          <w:spacing w:val="-4"/>
        </w:rPr>
        <w:t>These</w:t>
      </w:r>
      <w:r>
        <w:rPr>
          <w:spacing w:val="-1"/>
          <w:rPrChange w:id="700" w:author="Hughes, Anna E" w:date="2023-08-09T15:29:00Z">
            <w:rPr>
              <w:spacing w:val="3"/>
            </w:rPr>
          </w:rPrChange>
        </w:rPr>
        <w:t xml:space="preserve"> </w:t>
      </w:r>
      <w:r>
        <w:rPr>
          <w:spacing w:val="-4"/>
        </w:rPr>
        <w:t>values</w:t>
      </w:r>
      <w:r>
        <w:rPr>
          <w:spacing w:val="-2"/>
          <w:rPrChange w:id="701" w:author="Hughes, Anna E" w:date="2023-08-09T15:29:00Z">
            <w:rPr>
              <w:spacing w:val="3"/>
            </w:rPr>
          </w:rPrChange>
        </w:rPr>
        <w:t xml:space="preserve"> </w:t>
      </w:r>
      <w:r>
        <w:rPr>
          <w:spacing w:val="-4"/>
        </w:rPr>
        <w:t>were</w:t>
      </w:r>
      <w:r>
        <w:rPr>
          <w:spacing w:val="-1"/>
          <w:rPrChange w:id="702" w:author="Hughes, Anna E" w:date="2023-08-09T15:29:00Z">
            <w:rPr>
              <w:spacing w:val="3"/>
            </w:rPr>
          </w:rPrChange>
        </w:rPr>
        <w:t xml:space="preserve"> </w:t>
      </w:r>
      <w:r>
        <w:rPr>
          <w:spacing w:val="-4"/>
        </w:rPr>
        <w:t>loosely</w:t>
      </w:r>
      <w:r>
        <w:rPr>
          <w:spacing w:val="-2"/>
          <w:rPrChange w:id="703" w:author="Hughes, Anna E" w:date="2023-08-09T15:29:00Z">
            <w:rPr>
              <w:spacing w:val="3"/>
            </w:rPr>
          </w:rPrChange>
        </w:rPr>
        <w:t xml:space="preserve"> </w:t>
      </w:r>
      <w:r>
        <w:rPr>
          <w:spacing w:val="-4"/>
        </w:rPr>
        <w:t>based</w:t>
      </w:r>
      <w:r>
        <w:rPr>
          <w:spacing w:val="-1"/>
          <w:rPrChange w:id="704" w:author="Hughes, Anna E" w:date="2023-08-09T15:29:00Z">
            <w:rPr>
              <w:spacing w:val="3"/>
            </w:rPr>
          </w:rPrChange>
        </w:rPr>
        <w:t xml:space="preserve"> </w:t>
      </w:r>
      <w:r>
        <w:rPr>
          <w:spacing w:val="-4"/>
        </w:rPr>
        <w:t>on</w:t>
      </w:r>
      <w:r>
        <w:rPr>
          <w:spacing w:val="-2"/>
          <w:rPrChange w:id="705" w:author="Hughes, Anna E" w:date="2023-08-09T15:29:00Z">
            <w:rPr>
              <w:spacing w:val="3"/>
            </w:rPr>
          </w:rPrChange>
        </w:rPr>
        <w:t xml:space="preserve"> </w:t>
      </w:r>
      <w:r>
        <w:rPr>
          <w:spacing w:val="-4"/>
        </w:rPr>
        <w:t>the</w:t>
      </w:r>
      <w:r>
        <w:rPr>
          <w:spacing w:val="-1"/>
          <w:rPrChange w:id="706" w:author="Hughes, Anna E" w:date="2023-08-09T15:29:00Z">
            <w:rPr>
              <w:spacing w:val="3"/>
            </w:rPr>
          </w:rPrChange>
        </w:rPr>
        <w:t xml:space="preserve"> </w:t>
      </w:r>
      <w:r>
        <w:rPr>
          <w:spacing w:val="-4"/>
        </w:rPr>
        <w:t>distributions</w:t>
      </w:r>
      <w:r>
        <w:rPr>
          <w:spacing w:val="-2"/>
          <w:rPrChange w:id="707" w:author="Hughes, Anna E" w:date="2023-08-09T15:29:00Z">
            <w:rPr>
              <w:spacing w:val="3"/>
            </w:rPr>
          </w:rPrChange>
        </w:rPr>
        <w:t xml:space="preserve"> </w:t>
      </w:r>
      <w:r>
        <w:rPr>
          <w:spacing w:val="-4"/>
        </w:rPr>
        <w:t>of</w:t>
      </w:r>
      <w:r>
        <w:rPr>
          <w:spacing w:val="-1"/>
          <w:rPrChange w:id="708" w:author="Hughes, Anna E" w:date="2023-08-09T15:29:00Z">
            <w:rPr>
              <w:spacing w:val="3"/>
            </w:rPr>
          </w:rPrChange>
        </w:rPr>
        <w:t xml:space="preserve"> </w:t>
      </w:r>
      <w:r>
        <w:rPr>
          <w:spacing w:val="-4"/>
        </w:rPr>
        <w:t>reaction</w:t>
      </w:r>
      <w:r>
        <w:rPr>
          <w:spacing w:val="-2"/>
          <w:rPrChange w:id="709" w:author="Hughes, Anna E" w:date="2023-08-09T15:29:00Z">
            <w:rPr>
              <w:spacing w:val="3"/>
            </w:rPr>
          </w:rPrChange>
        </w:rPr>
        <w:t xml:space="preserve"> </w:t>
      </w:r>
      <w:r>
        <w:rPr>
          <w:spacing w:val="-4"/>
        </w:rPr>
        <w:t>times</w:t>
      </w:r>
      <w:r>
        <w:rPr>
          <w:spacing w:val="-1"/>
          <w:rPrChange w:id="710" w:author="Hughes, Anna E" w:date="2023-08-09T15:29:00Z">
            <w:rPr>
              <w:spacing w:val="3"/>
            </w:rPr>
          </w:rPrChange>
        </w:rPr>
        <w:t xml:space="preserve"> </w:t>
      </w:r>
      <w:r>
        <w:rPr>
          <w:spacing w:val="-4"/>
          <w:rPrChange w:id="711" w:author="Hughes, Anna E" w:date="2023-08-09T15:29:00Z">
            <w:rPr>
              <w:spacing w:val="-5"/>
            </w:rPr>
          </w:rPrChange>
        </w:rPr>
        <w:t>in</w:t>
      </w:r>
      <w:ins w:id="712" w:author="Hughes, Anna E" w:date="2023-08-09T15:29:00Z">
        <w:r>
          <w:rPr>
            <w:spacing w:val="-2"/>
          </w:rPr>
          <w:t xml:space="preserve"> </w:t>
        </w:r>
        <w:r w:rsidR="00791F47">
          <w:fldChar w:fldCharType="begin"/>
        </w:r>
        <w:r w:rsidR="00791F47">
          <w:instrText xml:space="preserve"> HYPERLINK \l "_bookmark30" </w:instrText>
        </w:r>
        <w:r w:rsidR="00791F47">
          <w:fldChar w:fldCharType="separate"/>
        </w:r>
        <w:r>
          <w:rPr>
            <w:spacing w:val="-4"/>
          </w:rPr>
          <w:t>Buetti</w:t>
        </w:r>
        <w:r w:rsidR="00791F47">
          <w:rPr>
            <w:spacing w:val="-4"/>
          </w:rPr>
          <w:fldChar w:fldCharType="end"/>
        </w:r>
      </w:ins>
    </w:p>
    <w:p w14:paraId="51B2E049" w14:textId="6E6D74C8" w:rsidR="00470D98" w:rsidRDefault="001E0CFE">
      <w:pPr>
        <w:pStyle w:val="BodyText"/>
        <w:spacing w:before="8" w:line="279" w:lineRule="exact"/>
      </w:pPr>
      <w:r>
        <w:rPr>
          <w:rFonts w:ascii="Trebuchet MS"/>
          <w:spacing w:val="-4"/>
          <w:sz w:val="12"/>
          <w:rPrChange w:id="713" w:author="Hughes, Anna E" w:date="2023-08-09T15:29:00Z">
            <w:rPr>
              <w:rFonts w:ascii="Trebuchet MS"/>
              <w:spacing w:val="-2"/>
              <w:sz w:val="12"/>
            </w:rPr>
          </w:rPrChange>
        </w:rPr>
        <w:t>379</w:t>
      </w:r>
      <w:r>
        <w:rPr>
          <w:rFonts w:ascii="Trebuchet MS"/>
          <w:spacing w:val="37"/>
          <w:sz w:val="12"/>
          <w:rPrChange w:id="714" w:author="Hughes, Anna E" w:date="2023-08-09T15:29:00Z">
            <w:rPr>
              <w:rFonts w:ascii="Trebuchet MS"/>
              <w:spacing w:val="32"/>
              <w:sz w:val="12"/>
            </w:rPr>
          </w:rPrChange>
        </w:rPr>
        <w:t xml:space="preserve">  </w:t>
      </w:r>
      <w:del w:id="715" w:author="Hughes, Anna E" w:date="2023-08-09T15:29:00Z">
        <w:r w:rsidR="00791F47">
          <w:fldChar w:fldCharType="begin"/>
        </w:r>
        <w:r w:rsidR="00791F47">
          <w:delInstrText xml:space="preserve"> HYPERLINK \l "_bookmark29" </w:delInstrText>
        </w:r>
        <w:r w:rsidR="00791F47">
          <w:fldChar w:fldCharType="separate"/>
        </w:r>
        <w:r w:rsidR="001644E6">
          <w:rPr>
            <w:spacing w:val="-2"/>
          </w:rPr>
          <w:delText>Buetti</w:delText>
        </w:r>
        <w:r w:rsidR="001644E6">
          <w:rPr>
            <w:spacing w:val="-1"/>
          </w:rPr>
          <w:delText xml:space="preserve"> </w:delText>
        </w:r>
        <w:r w:rsidR="001644E6">
          <w:rPr>
            <w:spacing w:val="-2"/>
          </w:rPr>
          <w:delText>et</w:delText>
        </w:r>
        <w:r w:rsidR="001644E6">
          <w:rPr>
            <w:spacing w:val="-1"/>
          </w:rPr>
          <w:delText xml:space="preserve"> </w:delText>
        </w:r>
        <w:r w:rsidR="001644E6">
          <w:rPr>
            <w:spacing w:val="-2"/>
          </w:rPr>
          <w:delText>al.</w:delText>
        </w:r>
        <w:r w:rsidR="00791F47">
          <w:rPr>
            <w:spacing w:val="-2"/>
          </w:rPr>
          <w:fldChar w:fldCharType="end"/>
        </w:r>
        <w:r w:rsidR="001644E6">
          <w:rPr>
            <w:spacing w:val="-1"/>
          </w:rPr>
          <w:delText xml:space="preserve"> </w:delText>
        </w:r>
        <w:r w:rsidR="00791F47">
          <w:fldChar w:fldCharType="begin"/>
        </w:r>
        <w:r w:rsidR="00791F47">
          <w:delInstrText xml:space="preserve"> HYPERLINK \l "_bookmark29" </w:delInstrText>
        </w:r>
        <w:r w:rsidR="00791F47">
          <w:fldChar w:fldCharType="separate"/>
        </w:r>
        <w:r w:rsidR="001644E6">
          <w:rPr>
            <w:spacing w:val="-2"/>
          </w:rPr>
          <w:delText>(2019).</w:delText>
        </w:r>
        <w:r w:rsidR="00791F47">
          <w:rPr>
            <w:spacing w:val="-2"/>
          </w:rPr>
          <w:fldChar w:fldCharType="end"/>
        </w:r>
      </w:del>
      <w:ins w:id="716" w:author="Hughes, Anna E" w:date="2023-08-09T15:29:00Z">
        <w:r w:rsidR="00791F47">
          <w:fldChar w:fldCharType="begin"/>
        </w:r>
        <w:r w:rsidR="00791F47">
          <w:instrText xml:space="preserve"> HYPERLINK \l "_bookmark30" </w:instrText>
        </w:r>
        <w:r w:rsidR="00791F47">
          <w:fldChar w:fldCharType="separate"/>
        </w:r>
        <w:r>
          <w:rPr>
            <w:spacing w:val="-4"/>
          </w:rPr>
          <w:t>et</w:t>
        </w:r>
        <w:r>
          <w:rPr>
            <w:spacing w:val="-2"/>
          </w:rPr>
          <w:t xml:space="preserve"> </w:t>
        </w:r>
        <w:r>
          <w:rPr>
            <w:spacing w:val="-4"/>
          </w:rPr>
          <w:t>al.</w:t>
        </w:r>
        <w:r w:rsidR="00791F47">
          <w:rPr>
            <w:spacing w:val="-4"/>
          </w:rPr>
          <w:fldChar w:fldCharType="end"/>
        </w:r>
        <w:r>
          <w:rPr>
            <w:spacing w:val="-3"/>
          </w:rPr>
          <w:t xml:space="preserve"> </w:t>
        </w:r>
        <w:r w:rsidR="00791F47">
          <w:fldChar w:fldCharType="begin"/>
        </w:r>
        <w:r w:rsidR="00791F47">
          <w:instrText xml:space="preserve"> HYPERLINK \l "_bookmark30" </w:instrText>
        </w:r>
        <w:r w:rsidR="00791F47">
          <w:fldChar w:fldCharType="separate"/>
        </w:r>
        <w:r>
          <w:rPr>
            <w:spacing w:val="-4"/>
          </w:rPr>
          <w:t>(2019).</w:t>
        </w:r>
        <w:r w:rsidR="00791F47">
          <w:rPr>
            <w:spacing w:val="-4"/>
          </w:rPr>
          <w:fldChar w:fldCharType="end"/>
        </w:r>
      </w:ins>
      <w:r>
        <w:rPr>
          <w:spacing w:val="20"/>
          <w:rPrChange w:id="717" w:author="Hughes, Anna E" w:date="2023-08-09T15:29:00Z">
            <w:rPr>
              <w:spacing w:val="31"/>
            </w:rPr>
          </w:rPrChange>
        </w:rPr>
        <w:t xml:space="preserve"> </w:t>
      </w:r>
      <w:r>
        <w:rPr>
          <w:spacing w:val="-4"/>
          <w:rPrChange w:id="718" w:author="Hughes, Anna E" w:date="2023-08-09T15:29:00Z">
            <w:rPr>
              <w:spacing w:val="-2"/>
            </w:rPr>
          </w:rPrChange>
        </w:rPr>
        <w:t>The</w:t>
      </w:r>
      <w:r>
        <w:rPr>
          <w:spacing w:val="-3"/>
          <w:rPrChange w:id="719" w:author="Hughes, Anna E" w:date="2023-08-09T15:29:00Z">
            <w:rPr>
              <w:spacing w:val="-1"/>
            </w:rPr>
          </w:rPrChange>
        </w:rPr>
        <w:t xml:space="preserve"> </w:t>
      </w:r>
      <w:r>
        <w:rPr>
          <w:spacing w:val="-4"/>
          <w:rPrChange w:id="720" w:author="Hughes, Anna E" w:date="2023-08-09T15:29:00Z">
            <w:rPr>
              <w:spacing w:val="-2"/>
            </w:rPr>
          </w:rPrChange>
        </w:rPr>
        <w:t>results</w:t>
      </w:r>
      <w:r>
        <w:rPr>
          <w:spacing w:val="-2"/>
          <w:rPrChange w:id="721" w:author="Hughes, Anna E" w:date="2023-08-09T15:29:00Z">
            <w:rPr>
              <w:spacing w:val="-1"/>
            </w:rPr>
          </w:rPrChange>
        </w:rPr>
        <w:t xml:space="preserve"> </w:t>
      </w:r>
      <w:r>
        <w:rPr>
          <w:spacing w:val="-4"/>
          <w:rPrChange w:id="722" w:author="Hughes, Anna E" w:date="2023-08-09T15:29:00Z">
            <w:rPr>
              <w:spacing w:val="-2"/>
            </w:rPr>
          </w:rPrChange>
        </w:rPr>
        <w:t>are</w:t>
      </w:r>
      <w:r>
        <w:rPr>
          <w:spacing w:val="-3"/>
          <w:rPrChange w:id="723" w:author="Hughes, Anna E" w:date="2023-08-09T15:29:00Z">
            <w:rPr>
              <w:spacing w:val="-1"/>
            </w:rPr>
          </w:rPrChange>
        </w:rPr>
        <w:t xml:space="preserve"> </w:t>
      </w:r>
      <w:r>
        <w:rPr>
          <w:spacing w:val="-4"/>
          <w:rPrChange w:id="724" w:author="Hughes, Anna E" w:date="2023-08-09T15:29:00Z">
            <w:rPr>
              <w:spacing w:val="-2"/>
            </w:rPr>
          </w:rPrChange>
        </w:rPr>
        <w:t>shown</w:t>
      </w:r>
      <w:r>
        <w:rPr>
          <w:spacing w:val="-2"/>
          <w:rPrChange w:id="725" w:author="Hughes, Anna E" w:date="2023-08-09T15:29:00Z">
            <w:rPr>
              <w:spacing w:val="-1"/>
            </w:rPr>
          </w:rPrChange>
        </w:rPr>
        <w:t xml:space="preserve"> </w:t>
      </w:r>
      <w:r>
        <w:rPr>
          <w:spacing w:val="-4"/>
          <w:rPrChange w:id="726" w:author="Hughes, Anna E" w:date="2023-08-09T15:29:00Z">
            <w:rPr>
              <w:spacing w:val="-2"/>
            </w:rPr>
          </w:rPrChange>
        </w:rPr>
        <w:t>in</w:t>
      </w:r>
      <w:r>
        <w:rPr>
          <w:spacing w:val="-3"/>
          <w:rPrChange w:id="727" w:author="Hughes, Anna E" w:date="2023-08-09T15:29:00Z">
            <w:rPr>
              <w:spacing w:val="-1"/>
            </w:rPr>
          </w:rPrChange>
        </w:rPr>
        <w:t xml:space="preserve"> </w:t>
      </w:r>
      <w:r>
        <w:rPr>
          <w:spacing w:val="-4"/>
          <w:rPrChange w:id="728" w:author="Hughes, Anna E" w:date="2023-08-09T15:29:00Z">
            <w:rPr>
              <w:spacing w:val="-2"/>
            </w:rPr>
          </w:rPrChange>
        </w:rPr>
        <w:t>Figure</w:t>
      </w:r>
      <w:r>
        <w:rPr>
          <w:spacing w:val="-2"/>
          <w:rPrChange w:id="729" w:author="Hughes, Anna E" w:date="2023-08-09T15:29:00Z">
            <w:rPr>
              <w:spacing w:val="-1"/>
            </w:rPr>
          </w:rPrChange>
        </w:rPr>
        <w:t xml:space="preserve"> </w:t>
      </w:r>
      <w:r w:rsidR="00791F47">
        <w:fldChar w:fldCharType="begin"/>
      </w:r>
      <w:r w:rsidR="00791F47">
        <w:instrText xml:space="preserve"> HYPERLINK \l "_bookmark10" </w:instrText>
      </w:r>
      <w:r w:rsidR="00791F47">
        <w:fldChar w:fldCharType="separate"/>
      </w:r>
      <w:r>
        <w:rPr>
          <w:spacing w:val="-4"/>
          <w:rPrChange w:id="730" w:author="Hughes, Anna E" w:date="2023-08-09T15:29:00Z">
            <w:rPr>
              <w:spacing w:val="-2"/>
            </w:rPr>
          </w:rPrChange>
        </w:rPr>
        <w:t>3.</w:t>
      </w:r>
      <w:r w:rsidR="00791F47">
        <w:rPr>
          <w:spacing w:val="-4"/>
          <w:rPrChange w:id="731" w:author="Hughes, Anna E" w:date="2023-08-09T15:29:00Z">
            <w:rPr>
              <w:spacing w:val="-2"/>
            </w:rPr>
          </w:rPrChange>
        </w:rPr>
        <w:fldChar w:fldCharType="end"/>
      </w:r>
      <w:r>
        <w:rPr>
          <w:spacing w:val="20"/>
          <w:rPrChange w:id="732" w:author="Hughes, Anna E" w:date="2023-08-09T15:29:00Z">
            <w:rPr>
              <w:spacing w:val="31"/>
            </w:rPr>
          </w:rPrChange>
        </w:rPr>
        <w:t xml:space="preserve"> </w:t>
      </w:r>
      <w:r>
        <w:rPr>
          <w:spacing w:val="-4"/>
          <w:rPrChange w:id="733" w:author="Hughes, Anna E" w:date="2023-08-09T15:29:00Z">
            <w:rPr>
              <w:spacing w:val="-2"/>
            </w:rPr>
          </w:rPrChange>
        </w:rPr>
        <w:t>Based</w:t>
      </w:r>
      <w:r>
        <w:rPr>
          <w:spacing w:val="-3"/>
          <w:rPrChange w:id="734" w:author="Hughes, Anna E" w:date="2023-08-09T15:29:00Z">
            <w:rPr>
              <w:spacing w:val="-1"/>
            </w:rPr>
          </w:rPrChange>
        </w:rPr>
        <w:t xml:space="preserve"> </w:t>
      </w:r>
      <w:r>
        <w:rPr>
          <w:spacing w:val="-4"/>
          <w:rPrChange w:id="735" w:author="Hughes, Anna E" w:date="2023-08-09T15:29:00Z">
            <w:rPr>
              <w:spacing w:val="-2"/>
            </w:rPr>
          </w:rPrChange>
        </w:rPr>
        <w:t>on</w:t>
      </w:r>
      <w:r>
        <w:rPr>
          <w:spacing w:val="-2"/>
          <w:rPrChange w:id="736" w:author="Hughes, Anna E" w:date="2023-08-09T15:29:00Z">
            <w:rPr>
              <w:spacing w:val="-1"/>
            </w:rPr>
          </w:rPrChange>
        </w:rPr>
        <w:t xml:space="preserve"> </w:t>
      </w:r>
      <w:r>
        <w:rPr>
          <w:spacing w:val="-4"/>
          <w:rPrChange w:id="737" w:author="Hughes, Anna E" w:date="2023-08-09T15:29:00Z">
            <w:rPr>
              <w:spacing w:val="-2"/>
            </w:rPr>
          </w:rPrChange>
        </w:rPr>
        <w:t>these</w:t>
      </w:r>
      <w:r>
        <w:rPr>
          <w:spacing w:val="-3"/>
          <w:rPrChange w:id="738" w:author="Hughes, Anna E" w:date="2023-08-09T15:29:00Z">
            <w:rPr>
              <w:spacing w:val="-1"/>
            </w:rPr>
          </w:rPrChange>
        </w:rPr>
        <w:t xml:space="preserve"> </w:t>
      </w:r>
      <w:del w:id="739" w:author="Hughes, Anna E" w:date="2023-08-09T15:29:00Z">
        <w:r w:rsidR="001644E6">
          <w:rPr>
            <w:spacing w:val="-2"/>
          </w:rPr>
          <w:delText>simula-</w:delText>
        </w:r>
      </w:del>
      <w:ins w:id="740" w:author="Hughes, Anna E" w:date="2023-08-09T15:29:00Z">
        <w:r>
          <w:rPr>
            <w:spacing w:val="-4"/>
          </w:rPr>
          <w:t>simulations,</w:t>
        </w:r>
        <w:r>
          <w:rPr>
            <w:spacing w:val="-1"/>
          </w:rPr>
          <w:t xml:space="preserve"> </w:t>
        </w:r>
        <w:r>
          <w:rPr>
            <w:spacing w:val="-5"/>
          </w:rPr>
          <w:t>we</w:t>
        </w:r>
      </w:ins>
    </w:p>
    <w:p w14:paraId="56533FDD" w14:textId="677BE91F" w:rsidR="00470D98" w:rsidRDefault="001E0CFE">
      <w:pPr>
        <w:pStyle w:val="BodyText"/>
        <w:spacing w:before="0" w:line="289" w:lineRule="exact"/>
      </w:pPr>
      <w:r>
        <w:rPr>
          <w:rFonts w:ascii="Trebuchet MS"/>
          <w:spacing w:val="-2"/>
          <w:sz w:val="12"/>
        </w:rPr>
        <w:t>380</w:t>
      </w:r>
      <w:r>
        <w:rPr>
          <w:rFonts w:ascii="Trebuchet MS"/>
          <w:spacing w:val="74"/>
          <w:w w:val="150"/>
          <w:sz w:val="12"/>
        </w:rPr>
        <w:t xml:space="preserve"> </w:t>
      </w:r>
      <w:del w:id="741" w:author="Hughes, Anna E" w:date="2023-08-09T15:29:00Z">
        <w:r w:rsidR="001644E6">
          <w:rPr>
            <w:spacing w:val="-2"/>
          </w:rPr>
          <w:delText>tions,</w:delText>
        </w:r>
        <w:r w:rsidR="001644E6">
          <w:rPr>
            <w:spacing w:val="-4"/>
          </w:rPr>
          <w:delText xml:space="preserve"> </w:delText>
        </w:r>
        <w:r w:rsidR="001644E6">
          <w:rPr>
            <w:spacing w:val="-2"/>
          </w:rPr>
          <w:delText>we</w:delText>
        </w:r>
        <w:r w:rsidR="001644E6">
          <w:rPr>
            <w:spacing w:val="-6"/>
          </w:rPr>
          <w:delText xml:space="preserve"> </w:delText>
        </w:r>
        <w:r w:rsidR="001644E6">
          <w:rPr>
            <w:spacing w:val="-2"/>
          </w:rPr>
          <w:delText>find</w:delText>
        </w:r>
      </w:del>
      <w:ins w:id="742" w:author="Hughes, Anna E" w:date="2023-08-09T15:29:00Z">
        <w:r>
          <w:rPr>
            <w:spacing w:val="-2"/>
          </w:rPr>
          <w:t>found</w:t>
        </w:r>
      </w:ins>
      <w:r>
        <w:rPr>
          <w:spacing w:val="2"/>
          <w:rPrChange w:id="743" w:author="Hughes, Anna E" w:date="2023-08-09T15:29:00Z">
            <w:rPr>
              <w:spacing w:val="-6"/>
            </w:rPr>
          </w:rPrChange>
        </w:rPr>
        <w:t xml:space="preserve"> </w:t>
      </w:r>
      <w:r>
        <w:rPr>
          <w:spacing w:val="-2"/>
        </w:rPr>
        <w:t>that</w:t>
      </w:r>
      <w:r>
        <w:rPr>
          <w:spacing w:val="2"/>
          <w:rPrChange w:id="744" w:author="Hughes, Anna E" w:date="2023-08-09T15:29:00Z">
            <w:rPr>
              <w:spacing w:val="-7"/>
            </w:rPr>
          </w:rPrChange>
        </w:rPr>
        <w:t xml:space="preserve"> </w:t>
      </w:r>
      <w:r>
        <w:rPr>
          <w:spacing w:val="-2"/>
        </w:rPr>
        <w:t>a</w:t>
      </w:r>
      <w:r>
        <w:rPr>
          <w:spacing w:val="3"/>
          <w:rPrChange w:id="745" w:author="Hughes, Anna E" w:date="2023-08-09T15:29:00Z">
            <w:rPr>
              <w:spacing w:val="-6"/>
            </w:rPr>
          </w:rPrChange>
        </w:rPr>
        <w:t xml:space="preserve"> </w:t>
      </w:r>
      <w:r>
        <w:rPr>
          <w:spacing w:val="-2"/>
        </w:rPr>
        <w:t>sample</w:t>
      </w:r>
      <w:r>
        <w:rPr>
          <w:spacing w:val="2"/>
          <w:rPrChange w:id="746" w:author="Hughes, Anna E" w:date="2023-08-09T15:29:00Z">
            <w:rPr>
              <w:spacing w:val="-6"/>
            </w:rPr>
          </w:rPrChange>
        </w:rPr>
        <w:t xml:space="preserve"> </w:t>
      </w:r>
      <w:r>
        <w:rPr>
          <w:spacing w:val="-2"/>
        </w:rPr>
        <w:t>of</w:t>
      </w:r>
      <w:r>
        <w:rPr>
          <w:spacing w:val="3"/>
          <w:rPrChange w:id="747" w:author="Hughes, Anna E" w:date="2023-08-09T15:29:00Z">
            <w:rPr>
              <w:spacing w:val="-6"/>
            </w:rPr>
          </w:rPrChange>
        </w:rPr>
        <w:t xml:space="preserve"> </w:t>
      </w:r>
      <w:r>
        <w:rPr>
          <w:rFonts w:ascii="Times New Roman"/>
          <w:i/>
          <w:spacing w:val="-2"/>
        </w:rPr>
        <w:t>n</w:t>
      </w:r>
      <w:r>
        <w:rPr>
          <w:rFonts w:ascii="Times New Roman"/>
          <w:i/>
          <w:spacing w:val="-13"/>
        </w:rPr>
        <w:t xml:space="preserve"> </w:t>
      </w:r>
      <w:r>
        <w:rPr>
          <w:rFonts w:ascii="Tahoma"/>
          <w:spacing w:val="-2"/>
        </w:rPr>
        <w:t>=</w:t>
      </w:r>
      <w:r>
        <w:rPr>
          <w:rFonts w:ascii="Tahoma"/>
          <w:spacing w:val="-16"/>
          <w:rPrChange w:id="748" w:author="Hughes, Anna E" w:date="2023-08-09T15:29:00Z">
            <w:rPr>
              <w:rFonts w:ascii="Tahoma"/>
              <w:spacing w:val="-17"/>
            </w:rPr>
          </w:rPrChange>
        </w:rPr>
        <w:t xml:space="preserve"> </w:t>
      </w:r>
      <w:r>
        <w:rPr>
          <w:spacing w:val="-2"/>
        </w:rPr>
        <w:t>20</w:t>
      </w:r>
      <w:r>
        <w:rPr>
          <w:spacing w:val="3"/>
          <w:rPrChange w:id="749" w:author="Hughes, Anna E" w:date="2023-08-09T15:29:00Z">
            <w:rPr>
              <w:spacing w:val="-6"/>
            </w:rPr>
          </w:rPrChange>
        </w:rPr>
        <w:t xml:space="preserve"> </w:t>
      </w:r>
      <w:del w:id="750" w:author="Hughes, Anna E" w:date="2023-08-09T15:29:00Z">
        <w:r w:rsidR="001644E6">
          <w:rPr>
            <w:spacing w:val="-2"/>
          </w:rPr>
          <w:delText>leads</w:delText>
        </w:r>
      </w:del>
      <w:ins w:id="751" w:author="Hughes, Anna E" w:date="2023-08-09T15:29:00Z">
        <w:r>
          <w:rPr>
            <w:spacing w:val="-2"/>
          </w:rPr>
          <w:t>led</w:t>
        </w:r>
      </w:ins>
      <w:r>
        <w:rPr>
          <w:spacing w:val="2"/>
          <w:rPrChange w:id="752" w:author="Hughes, Anna E" w:date="2023-08-09T15:29:00Z">
            <w:rPr>
              <w:spacing w:val="-6"/>
            </w:rPr>
          </w:rPrChange>
        </w:rPr>
        <w:t xml:space="preserve"> </w:t>
      </w:r>
      <w:r>
        <w:rPr>
          <w:spacing w:val="-2"/>
        </w:rPr>
        <w:t>to</w:t>
      </w:r>
      <w:r>
        <w:rPr>
          <w:spacing w:val="3"/>
          <w:rPrChange w:id="753" w:author="Hughes, Anna E" w:date="2023-08-09T15:29:00Z">
            <w:rPr>
              <w:spacing w:val="-6"/>
            </w:rPr>
          </w:rPrChange>
        </w:rPr>
        <w:t xml:space="preserve"> </w:t>
      </w:r>
      <w:r>
        <w:rPr>
          <w:spacing w:val="-2"/>
        </w:rPr>
        <w:t>a</w:t>
      </w:r>
      <w:r>
        <w:rPr>
          <w:spacing w:val="2"/>
          <w:rPrChange w:id="754" w:author="Hughes, Anna E" w:date="2023-08-09T15:29:00Z">
            <w:rPr>
              <w:spacing w:val="-4"/>
            </w:rPr>
          </w:rPrChange>
        </w:rPr>
        <w:t xml:space="preserve"> </w:t>
      </w:r>
      <w:r>
        <w:rPr>
          <w:spacing w:val="-2"/>
        </w:rPr>
        <w:t>95%</w:t>
      </w:r>
      <w:r>
        <w:rPr>
          <w:spacing w:val="3"/>
          <w:rPrChange w:id="755" w:author="Hughes, Anna E" w:date="2023-08-09T15:29:00Z">
            <w:rPr>
              <w:spacing w:val="-4"/>
            </w:rPr>
          </w:rPrChange>
        </w:rPr>
        <w:t xml:space="preserve"> </w:t>
      </w:r>
      <w:r>
        <w:rPr>
          <w:spacing w:val="-2"/>
        </w:rPr>
        <w:t>confidence</w:t>
      </w:r>
      <w:r>
        <w:rPr>
          <w:spacing w:val="3"/>
          <w:rPrChange w:id="756" w:author="Hughes, Anna E" w:date="2023-08-09T15:29:00Z">
            <w:rPr>
              <w:spacing w:val="-5"/>
            </w:rPr>
          </w:rPrChange>
        </w:rPr>
        <w:t xml:space="preserve"> </w:t>
      </w:r>
      <w:r>
        <w:rPr>
          <w:spacing w:val="-2"/>
        </w:rPr>
        <w:t>interval</w:t>
      </w:r>
      <w:r>
        <w:rPr>
          <w:spacing w:val="3"/>
          <w:rPrChange w:id="757" w:author="Hughes, Anna E" w:date="2023-08-09T15:29:00Z">
            <w:rPr>
              <w:spacing w:val="-4"/>
            </w:rPr>
          </w:rPrChange>
        </w:rPr>
        <w:t xml:space="preserve"> </w:t>
      </w:r>
      <w:r>
        <w:rPr>
          <w:spacing w:val="-2"/>
        </w:rPr>
        <w:t>that</w:t>
      </w:r>
      <w:r>
        <w:rPr>
          <w:spacing w:val="2"/>
          <w:rPrChange w:id="758" w:author="Hughes, Anna E" w:date="2023-08-09T15:29:00Z">
            <w:rPr>
              <w:spacing w:val="-4"/>
            </w:rPr>
          </w:rPrChange>
        </w:rPr>
        <w:t xml:space="preserve"> </w:t>
      </w:r>
      <w:r>
        <w:rPr>
          <w:spacing w:val="-2"/>
          <w:rPrChange w:id="759" w:author="Hughes, Anna E" w:date="2023-08-09T15:29:00Z">
            <w:rPr>
              <w:spacing w:val="-5"/>
            </w:rPr>
          </w:rPrChange>
        </w:rPr>
        <w:t>is</w:t>
      </w:r>
      <w:ins w:id="760" w:author="Hughes, Anna E" w:date="2023-08-09T15:29:00Z">
        <w:r>
          <w:rPr>
            <w:spacing w:val="3"/>
          </w:rPr>
          <w:t xml:space="preserve"> </w:t>
        </w:r>
        <w:r>
          <w:rPr>
            <w:spacing w:val="-2"/>
          </w:rPr>
          <w:t>approxi-</w:t>
        </w:r>
      </w:ins>
    </w:p>
    <w:p w14:paraId="52C5D7FA" w14:textId="3BF5C37B" w:rsidR="00470D98" w:rsidRDefault="001E0CFE">
      <w:pPr>
        <w:pStyle w:val="BodyText"/>
        <w:spacing w:before="0" w:line="291" w:lineRule="exact"/>
      </w:pPr>
      <w:r>
        <w:rPr>
          <w:rFonts w:ascii="Trebuchet MS"/>
          <w:spacing w:val="-6"/>
          <w:sz w:val="12"/>
        </w:rPr>
        <w:t>381</w:t>
      </w:r>
      <w:r>
        <w:rPr>
          <w:rFonts w:ascii="Trebuchet MS"/>
          <w:spacing w:val="31"/>
          <w:sz w:val="12"/>
          <w:rPrChange w:id="761" w:author="Hughes, Anna E" w:date="2023-08-09T15:29:00Z">
            <w:rPr>
              <w:rFonts w:ascii="Trebuchet MS"/>
              <w:spacing w:val="41"/>
              <w:sz w:val="12"/>
            </w:rPr>
          </w:rPrChange>
        </w:rPr>
        <w:t xml:space="preserve">  </w:t>
      </w:r>
      <w:del w:id="762" w:author="Hughes, Anna E" w:date="2023-08-09T15:29:00Z">
        <w:r w:rsidR="001644E6">
          <w:rPr>
            <w:spacing w:val="-6"/>
          </w:rPr>
          <w:delText>approximately</w:delText>
        </w:r>
      </w:del>
      <w:ins w:id="763" w:author="Hughes, Anna E" w:date="2023-08-09T15:29:00Z">
        <w:r>
          <w:rPr>
            <w:spacing w:val="-6"/>
          </w:rPr>
          <w:t>mately</w:t>
        </w:r>
      </w:ins>
      <w:r>
        <w:rPr>
          <w:spacing w:val="-7"/>
          <w:rPrChange w:id="764" w:author="Hughes, Anna E" w:date="2023-08-09T15:29:00Z">
            <w:rPr>
              <w:spacing w:val="-3"/>
            </w:rPr>
          </w:rPrChange>
        </w:rPr>
        <w:t xml:space="preserve"> </w:t>
      </w:r>
      <w:r>
        <w:rPr>
          <w:spacing w:val="-6"/>
        </w:rPr>
        <w:t>1.4</w:t>
      </w:r>
      <w:r>
        <w:rPr>
          <w:spacing w:val="-7"/>
          <w:rPrChange w:id="765" w:author="Hughes, Anna E" w:date="2023-08-09T15:29:00Z">
            <w:rPr>
              <w:spacing w:val="-5"/>
            </w:rPr>
          </w:rPrChange>
        </w:rPr>
        <w:t xml:space="preserve"> </w:t>
      </w:r>
      <w:r>
        <w:rPr>
          <w:spacing w:val="-6"/>
        </w:rPr>
        <w:t>times</w:t>
      </w:r>
      <w:r>
        <w:rPr>
          <w:spacing w:val="-7"/>
          <w:rPrChange w:id="766" w:author="Hughes, Anna E" w:date="2023-08-09T15:29:00Z">
            <w:rPr>
              <w:spacing w:val="-5"/>
            </w:rPr>
          </w:rPrChange>
        </w:rPr>
        <w:t xml:space="preserve"> </w:t>
      </w:r>
      <w:r>
        <w:rPr>
          <w:spacing w:val="-6"/>
        </w:rPr>
        <w:t>larger</w:t>
      </w:r>
      <w:r>
        <w:rPr>
          <w:spacing w:val="-8"/>
          <w:rPrChange w:id="767" w:author="Hughes, Anna E" w:date="2023-08-09T15:29:00Z">
            <w:rPr>
              <w:spacing w:val="-5"/>
            </w:rPr>
          </w:rPrChange>
        </w:rPr>
        <w:t xml:space="preserve"> </w:t>
      </w:r>
      <w:r>
        <w:rPr>
          <w:spacing w:val="-6"/>
        </w:rPr>
        <w:t>than</w:t>
      </w:r>
      <w:r>
        <w:rPr>
          <w:spacing w:val="-7"/>
          <w:rPrChange w:id="768" w:author="Hughes, Anna E" w:date="2023-08-09T15:29:00Z">
            <w:rPr>
              <w:spacing w:val="-5"/>
            </w:rPr>
          </w:rPrChange>
        </w:rPr>
        <w:t xml:space="preserve"> </w:t>
      </w:r>
      <w:r>
        <w:rPr>
          <w:rFonts w:ascii="Times New Roman"/>
          <w:i/>
          <w:spacing w:val="-6"/>
        </w:rPr>
        <w:t>n</w:t>
      </w:r>
      <w:r>
        <w:rPr>
          <w:rFonts w:ascii="Times New Roman"/>
          <w:i/>
          <w:spacing w:val="-12"/>
          <w:rPrChange w:id="769" w:author="Hughes, Anna E" w:date="2023-08-09T15:29:00Z">
            <w:rPr>
              <w:rFonts w:ascii="Times New Roman"/>
              <w:i/>
              <w:spacing w:val="-10"/>
            </w:rPr>
          </w:rPrChange>
        </w:rPr>
        <w:t xml:space="preserve"> </w:t>
      </w:r>
      <w:r>
        <w:rPr>
          <w:rFonts w:ascii="Tahoma"/>
          <w:spacing w:val="-6"/>
        </w:rPr>
        <w:t>=</w:t>
      </w:r>
      <w:r>
        <w:rPr>
          <w:rFonts w:ascii="Tahoma"/>
          <w:spacing w:val="-27"/>
          <w:rPrChange w:id="770" w:author="Hughes, Anna E" w:date="2023-08-09T15:29:00Z">
            <w:rPr>
              <w:rFonts w:ascii="Tahoma"/>
              <w:spacing w:val="-25"/>
            </w:rPr>
          </w:rPrChange>
        </w:rPr>
        <w:t xml:space="preserve"> </w:t>
      </w:r>
      <w:r>
        <w:rPr>
          <w:spacing w:val="-6"/>
        </w:rPr>
        <w:t>40.</w:t>
      </w:r>
      <w:r>
        <w:rPr>
          <w:spacing w:val="6"/>
          <w:rPrChange w:id="771" w:author="Hughes, Anna E" w:date="2023-08-09T15:29:00Z">
            <w:rPr>
              <w:spacing w:val="10"/>
            </w:rPr>
          </w:rPrChange>
        </w:rPr>
        <w:t xml:space="preserve"> </w:t>
      </w:r>
      <w:r>
        <w:rPr>
          <w:spacing w:val="-6"/>
        </w:rPr>
        <w:t>We</w:t>
      </w:r>
      <w:r>
        <w:rPr>
          <w:spacing w:val="-7"/>
          <w:rPrChange w:id="772" w:author="Hughes, Anna E" w:date="2023-08-09T15:29:00Z">
            <w:rPr>
              <w:spacing w:val="-5"/>
            </w:rPr>
          </w:rPrChange>
        </w:rPr>
        <w:t xml:space="preserve"> </w:t>
      </w:r>
      <w:del w:id="773" w:author="Hughes, Anna E" w:date="2023-08-09T15:29:00Z">
        <w:r w:rsidR="001644E6">
          <w:rPr>
            <w:spacing w:val="-6"/>
          </w:rPr>
          <w:delText>feel</w:delText>
        </w:r>
      </w:del>
      <w:ins w:id="774" w:author="Hughes, Anna E" w:date="2023-08-09T15:29:00Z">
        <w:r>
          <w:rPr>
            <w:spacing w:val="-6"/>
          </w:rPr>
          <w:t>felt</w:t>
        </w:r>
      </w:ins>
      <w:r>
        <w:rPr>
          <w:spacing w:val="-7"/>
          <w:rPrChange w:id="775" w:author="Hughes, Anna E" w:date="2023-08-09T15:29:00Z">
            <w:rPr>
              <w:spacing w:val="-5"/>
            </w:rPr>
          </w:rPrChange>
        </w:rPr>
        <w:t xml:space="preserve"> </w:t>
      </w:r>
      <w:r>
        <w:rPr>
          <w:spacing w:val="-6"/>
        </w:rPr>
        <w:t>this</w:t>
      </w:r>
      <w:r>
        <w:rPr>
          <w:spacing w:val="-7"/>
          <w:rPrChange w:id="776" w:author="Hughes, Anna E" w:date="2023-08-09T15:29:00Z">
            <w:rPr>
              <w:spacing w:val="-5"/>
            </w:rPr>
          </w:rPrChange>
        </w:rPr>
        <w:t xml:space="preserve"> </w:t>
      </w:r>
      <w:del w:id="777" w:author="Hughes, Anna E" w:date="2023-08-09T15:29:00Z">
        <w:r w:rsidR="001644E6">
          <w:rPr>
            <w:spacing w:val="-6"/>
          </w:rPr>
          <w:delText>is</w:delText>
        </w:r>
      </w:del>
      <w:ins w:id="778" w:author="Hughes, Anna E" w:date="2023-08-09T15:29:00Z">
        <w:r>
          <w:rPr>
            <w:spacing w:val="-6"/>
          </w:rPr>
          <w:t>was</w:t>
        </w:r>
      </w:ins>
      <w:r>
        <w:rPr>
          <w:spacing w:val="-8"/>
          <w:rPrChange w:id="779" w:author="Hughes, Anna E" w:date="2023-08-09T15:29:00Z">
            <w:rPr>
              <w:spacing w:val="-4"/>
            </w:rPr>
          </w:rPrChange>
        </w:rPr>
        <w:t xml:space="preserve"> </w:t>
      </w:r>
      <w:r>
        <w:rPr>
          <w:spacing w:val="-6"/>
        </w:rPr>
        <w:t>a</w:t>
      </w:r>
      <w:r>
        <w:rPr>
          <w:spacing w:val="-7"/>
          <w:rPrChange w:id="780" w:author="Hughes, Anna E" w:date="2023-08-09T15:29:00Z">
            <w:rPr>
              <w:spacing w:val="-5"/>
            </w:rPr>
          </w:rPrChange>
        </w:rPr>
        <w:t xml:space="preserve"> </w:t>
      </w:r>
      <w:r>
        <w:rPr>
          <w:spacing w:val="-6"/>
        </w:rPr>
        <w:t>suitable</w:t>
      </w:r>
      <w:r>
        <w:rPr>
          <w:spacing w:val="-7"/>
          <w:rPrChange w:id="781" w:author="Hughes, Anna E" w:date="2023-08-09T15:29:00Z">
            <w:rPr>
              <w:spacing w:val="-5"/>
            </w:rPr>
          </w:rPrChange>
        </w:rPr>
        <w:t xml:space="preserve"> </w:t>
      </w:r>
      <w:r>
        <w:rPr>
          <w:spacing w:val="-6"/>
        </w:rPr>
        <w:t>compromise</w:t>
      </w:r>
      <w:ins w:id="782" w:author="Hughes, Anna E" w:date="2023-08-09T15:29:00Z">
        <w:r>
          <w:rPr>
            <w:spacing w:val="-7"/>
          </w:rPr>
          <w:t xml:space="preserve"> </w:t>
        </w:r>
        <w:r>
          <w:rPr>
            <w:spacing w:val="-6"/>
          </w:rPr>
          <w:t>given</w:t>
        </w:r>
      </w:ins>
    </w:p>
    <w:p w14:paraId="0AFB71BB" w14:textId="1AAE19C7" w:rsidR="00470D98" w:rsidRDefault="001E0CFE">
      <w:pPr>
        <w:pStyle w:val="BodyText"/>
      </w:pPr>
      <w:r>
        <w:rPr>
          <w:rFonts w:ascii="Trebuchet MS"/>
          <w:spacing w:val="-6"/>
          <w:sz w:val="12"/>
          <w:rPrChange w:id="783" w:author="Hughes, Anna E" w:date="2023-08-09T15:29:00Z">
            <w:rPr>
              <w:rFonts w:ascii="Trebuchet MS"/>
              <w:spacing w:val="-4"/>
              <w:sz w:val="12"/>
            </w:rPr>
          </w:rPrChange>
        </w:rPr>
        <w:t>382</w:t>
      </w:r>
      <w:r>
        <w:rPr>
          <w:rFonts w:ascii="Trebuchet MS"/>
          <w:spacing w:val="44"/>
          <w:sz w:val="12"/>
          <w:rPrChange w:id="784" w:author="Hughes, Anna E" w:date="2023-08-09T15:29:00Z">
            <w:rPr>
              <w:rFonts w:ascii="Trebuchet MS"/>
              <w:spacing w:val="40"/>
              <w:sz w:val="12"/>
            </w:rPr>
          </w:rPrChange>
        </w:rPr>
        <w:t xml:space="preserve">  </w:t>
      </w:r>
      <w:del w:id="785" w:author="Hughes, Anna E" w:date="2023-08-09T15:29:00Z">
        <w:r w:rsidR="001644E6">
          <w:rPr>
            <w:spacing w:val="-4"/>
          </w:rPr>
          <w:delText>given</w:delText>
        </w:r>
      </w:del>
      <w:ins w:id="786" w:author="Hughes, Anna E" w:date="2023-08-09T15:29:00Z">
        <w:r>
          <w:rPr>
            <w:spacing w:val="-6"/>
          </w:rPr>
          <w:t>that</w:t>
        </w:r>
      </w:ins>
      <w:r>
        <w:rPr>
          <w:spacing w:val="-4"/>
          <w:rPrChange w:id="787" w:author="Hughes, Anna E" w:date="2023-08-09T15:29:00Z">
            <w:rPr>
              <w:spacing w:val="-7"/>
            </w:rPr>
          </w:rPrChange>
        </w:rPr>
        <w:t xml:space="preserve"> </w:t>
      </w:r>
      <w:r>
        <w:rPr>
          <w:spacing w:val="-6"/>
          <w:rPrChange w:id="788" w:author="Hughes, Anna E" w:date="2023-08-09T15:29:00Z">
            <w:rPr>
              <w:spacing w:val="-4"/>
            </w:rPr>
          </w:rPrChange>
        </w:rPr>
        <w:t>we</w:t>
      </w:r>
      <w:r>
        <w:rPr>
          <w:spacing w:val="-4"/>
          <w:rPrChange w:id="789" w:author="Hughes, Anna E" w:date="2023-08-09T15:29:00Z">
            <w:rPr>
              <w:spacing w:val="-8"/>
            </w:rPr>
          </w:rPrChange>
        </w:rPr>
        <w:t xml:space="preserve"> </w:t>
      </w:r>
      <w:del w:id="790" w:author="Hughes, Anna E" w:date="2023-08-09T15:29:00Z">
        <w:r w:rsidR="001644E6">
          <w:rPr>
            <w:spacing w:val="-4"/>
          </w:rPr>
          <w:delText>will</w:delText>
        </w:r>
        <w:r w:rsidR="001644E6">
          <w:rPr>
            <w:spacing w:val="-7"/>
          </w:rPr>
          <w:delText xml:space="preserve"> </w:delText>
        </w:r>
        <w:r w:rsidR="001644E6">
          <w:rPr>
            <w:spacing w:val="-4"/>
          </w:rPr>
          <w:delText>be</w:delText>
        </w:r>
        <w:r w:rsidR="001644E6">
          <w:rPr>
            <w:spacing w:val="-8"/>
          </w:rPr>
          <w:delText xml:space="preserve"> </w:delText>
        </w:r>
        <w:r w:rsidR="001644E6">
          <w:rPr>
            <w:spacing w:val="-4"/>
          </w:rPr>
          <w:delText>collecting</w:delText>
        </w:r>
      </w:del>
      <w:ins w:id="791" w:author="Hughes, Anna E" w:date="2023-08-09T15:29:00Z">
        <w:r>
          <w:rPr>
            <w:spacing w:val="-6"/>
          </w:rPr>
          <w:t>collected</w:t>
        </w:r>
      </w:ins>
      <w:r>
        <w:rPr>
          <w:spacing w:val="-5"/>
          <w:rPrChange w:id="792" w:author="Hughes, Anna E" w:date="2023-08-09T15:29:00Z">
            <w:rPr>
              <w:spacing w:val="-7"/>
            </w:rPr>
          </w:rPrChange>
        </w:rPr>
        <w:t xml:space="preserve"> </w:t>
      </w:r>
      <w:r>
        <w:rPr>
          <w:spacing w:val="-6"/>
          <w:rPrChange w:id="793" w:author="Hughes, Anna E" w:date="2023-08-09T15:29:00Z">
            <w:rPr>
              <w:spacing w:val="-4"/>
            </w:rPr>
          </w:rPrChange>
        </w:rPr>
        <w:t>our</w:t>
      </w:r>
      <w:r>
        <w:rPr>
          <w:spacing w:val="-5"/>
          <w:rPrChange w:id="794" w:author="Hughes, Anna E" w:date="2023-08-09T15:29:00Z">
            <w:rPr>
              <w:spacing w:val="-7"/>
            </w:rPr>
          </w:rPrChange>
        </w:rPr>
        <w:t xml:space="preserve"> </w:t>
      </w:r>
      <w:r>
        <w:rPr>
          <w:spacing w:val="-6"/>
          <w:rPrChange w:id="795" w:author="Hughes, Anna E" w:date="2023-08-09T15:29:00Z">
            <w:rPr>
              <w:spacing w:val="-4"/>
            </w:rPr>
          </w:rPrChange>
        </w:rPr>
        <w:t>data</w:t>
      </w:r>
      <w:r>
        <w:rPr>
          <w:spacing w:val="-5"/>
          <w:rPrChange w:id="796" w:author="Hughes, Anna E" w:date="2023-08-09T15:29:00Z">
            <w:rPr>
              <w:spacing w:val="-8"/>
            </w:rPr>
          </w:rPrChange>
        </w:rPr>
        <w:t xml:space="preserve"> </w:t>
      </w:r>
      <w:r>
        <w:rPr>
          <w:spacing w:val="-6"/>
          <w:rPrChange w:id="797" w:author="Hughes, Anna E" w:date="2023-08-09T15:29:00Z">
            <w:rPr>
              <w:spacing w:val="-4"/>
            </w:rPr>
          </w:rPrChange>
        </w:rPr>
        <w:t>within-subjects.</w:t>
      </w:r>
    </w:p>
    <w:p w14:paraId="6B46D997" w14:textId="77777777" w:rsidR="00470D98" w:rsidRDefault="001E0CFE">
      <w:pPr>
        <w:spacing w:before="251"/>
        <w:ind w:left="227"/>
        <w:rPr>
          <w:rFonts w:ascii="Times New Roman"/>
          <w:i/>
          <w:sz w:val="24"/>
        </w:rPr>
      </w:pPr>
      <w:r>
        <w:rPr>
          <w:rFonts w:ascii="Trebuchet MS"/>
          <w:sz w:val="12"/>
        </w:rPr>
        <w:t>383</w:t>
      </w:r>
      <w:r>
        <w:rPr>
          <w:rFonts w:ascii="Trebuchet MS"/>
          <w:spacing w:val="159"/>
          <w:sz w:val="12"/>
        </w:rPr>
        <w:t xml:space="preserve"> </w:t>
      </w:r>
      <w:bookmarkStart w:id="798" w:name="Stimuli"/>
      <w:bookmarkStart w:id="799" w:name="_bookmark11"/>
      <w:bookmarkEnd w:id="798"/>
      <w:bookmarkEnd w:id="799"/>
      <w:r>
        <w:rPr>
          <w:rFonts w:ascii="Times New Roman"/>
          <w:i/>
          <w:sz w:val="24"/>
        </w:rPr>
        <w:t>4.2.</w:t>
      </w:r>
      <w:r>
        <w:rPr>
          <w:rFonts w:ascii="Times New Roman"/>
          <w:i/>
          <w:spacing w:val="58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Stimuli</w:t>
      </w:r>
    </w:p>
    <w:p w14:paraId="18165AB6" w14:textId="6F21BF77" w:rsidR="00470D98" w:rsidRDefault="001E0CFE">
      <w:pPr>
        <w:pStyle w:val="BodyText"/>
        <w:tabs>
          <w:tab w:val="left" w:pos="968"/>
        </w:tabs>
        <w:spacing w:before="68"/>
      </w:pPr>
      <w:r>
        <w:rPr>
          <w:rFonts w:ascii="Trebuchet MS"/>
          <w:spacing w:val="-5"/>
          <w:sz w:val="12"/>
        </w:rPr>
        <w:t>384</w:t>
      </w:r>
      <w:r>
        <w:rPr>
          <w:rFonts w:ascii="Trebuchet MS"/>
          <w:sz w:val="12"/>
        </w:rPr>
        <w:tab/>
      </w:r>
      <w:r>
        <w:rPr>
          <w:w w:val="90"/>
        </w:rPr>
        <w:t>The</w:t>
      </w:r>
      <w:r>
        <w:rPr>
          <w:spacing w:val="30"/>
          <w:rPrChange w:id="800" w:author="Hughes, Anna E" w:date="2023-08-09T15:29:00Z">
            <w:rPr>
              <w:spacing w:val="20"/>
            </w:rPr>
          </w:rPrChange>
        </w:rPr>
        <w:t xml:space="preserve"> </w:t>
      </w:r>
      <w:r>
        <w:rPr>
          <w:w w:val="90"/>
        </w:rPr>
        <w:t>targets</w:t>
      </w:r>
      <w:r>
        <w:rPr>
          <w:spacing w:val="31"/>
          <w:rPrChange w:id="801" w:author="Hughes, Anna E" w:date="2023-08-09T15:29:00Z">
            <w:rPr>
              <w:spacing w:val="20"/>
            </w:rPr>
          </w:rPrChange>
        </w:rPr>
        <w:t xml:space="preserve"> </w:t>
      </w:r>
      <w:r>
        <w:rPr>
          <w:w w:val="90"/>
        </w:rPr>
        <w:t>and</w:t>
      </w:r>
      <w:r>
        <w:rPr>
          <w:spacing w:val="30"/>
          <w:rPrChange w:id="802" w:author="Hughes, Anna E" w:date="2023-08-09T15:29:00Z">
            <w:rPr>
              <w:spacing w:val="20"/>
            </w:rPr>
          </w:rPrChange>
        </w:rPr>
        <w:t xml:space="preserve"> </w:t>
      </w:r>
      <w:r>
        <w:rPr>
          <w:w w:val="90"/>
        </w:rPr>
        <w:t>distractors</w:t>
      </w:r>
      <w:r>
        <w:rPr>
          <w:spacing w:val="31"/>
          <w:rPrChange w:id="803" w:author="Hughes, Anna E" w:date="2023-08-09T15:29:00Z">
            <w:rPr>
              <w:spacing w:val="19"/>
            </w:rPr>
          </w:rPrChange>
        </w:rPr>
        <w:t xml:space="preserve"> </w:t>
      </w:r>
      <w:del w:id="804" w:author="Hughes, Anna E" w:date="2023-08-09T15:29:00Z">
        <w:r w:rsidR="001644E6">
          <w:rPr>
            <w:w w:val="90"/>
          </w:rPr>
          <w:delText>are</w:delText>
        </w:r>
      </w:del>
      <w:ins w:id="805" w:author="Hughes, Anna E" w:date="2023-08-09T15:29:00Z">
        <w:r>
          <w:rPr>
            <w:w w:val="90"/>
          </w:rPr>
          <w:t>were</w:t>
        </w:r>
      </w:ins>
      <w:r>
        <w:rPr>
          <w:spacing w:val="31"/>
          <w:rPrChange w:id="806" w:author="Hughes, Anna E" w:date="2023-08-09T15:29:00Z">
            <w:rPr>
              <w:spacing w:val="20"/>
            </w:rPr>
          </w:rPrChange>
        </w:rPr>
        <w:t xml:space="preserve"> </w:t>
      </w:r>
      <w:r>
        <w:rPr>
          <w:w w:val="90"/>
        </w:rPr>
        <w:t>randomly</w:t>
      </w:r>
      <w:r>
        <w:rPr>
          <w:spacing w:val="30"/>
          <w:rPrChange w:id="807" w:author="Hughes, Anna E" w:date="2023-08-09T15:29:00Z">
            <w:rPr>
              <w:spacing w:val="20"/>
            </w:rPr>
          </w:rPrChange>
        </w:rPr>
        <w:t xml:space="preserve"> </w:t>
      </w:r>
      <w:r>
        <w:rPr>
          <w:w w:val="90"/>
        </w:rPr>
        <w:t>assigned</w:t>
      </w:r>
      <w:r>
        <w:rPr>
          <w:spacing w:val="31"/>
          <w:rPrChange w:id="808" w:author="Hughes, Anna E" w:date="2023-08-09T15:29:00Z">
            <w:rPr>
              <w:spacing w:val="20"/>
            </w:rPr>
          </w:rPrChange>
        </w:rPr>
        <w:t xml:space="preserve"> </w:t>
      </w:r>
      <w:r>
        <w:rPr>
          <w:w w:val="90"/>
        </w:rPr>
        <w:t>to</w:t>
      </w:r>
      <w:r>
        <w:rPr>
          <w:spacing w:val="31"/>
          <w:rPrChange w:id="809" w:author="Hughes, Anna E" w:date="2023-08-09T15:29:00Z">
            <w:rPr>
              <w:spacing w:val="21"/>
            </w:rPr>
          </w:rPrChange>
        </w:rPr>
        <w:t xml:space="preserve"> </w:t>
      </w:r>
      <w:r>
        <w:rPr>
          <w:w w:val="90"/>
        </w:rPr>
        <w:t>the</w:t>
      </w:r>
      <w:r>
        <w:rPr>
          <w:spacing w:val="30"/>
          <w:rPrChange w:id="810" w:author="Hughes, Anna E" w:date="2023-08-09T15:29:00Z">
            <w:rPr>
              <w:spacing w:val="20"/>
            </w:rPr>
          </w:rPrChange>
        </w:rPr>
        <w:t xml:space="preserve"> </w:t>
      </w:r>
      <w:r>
        <w:rPr>
          <w:w w:val="90"/>
        </w:rPr>
        <w:t>display</w:t>
      </w:r>
      <w:r>
        <w:rPr>
          <w:spacing w:val="31"/>
          <w:rPrChange w:id="811" w:author="Hughes, Anna E" w:date="2023-08-09T15:29:00Z">
            <w:rPr>
              <w:spacing w:val="20"/>
            </w:rPr>
          </w:rPrChange>
        </w:rPr>
        <w:t xml:space="preserve"> </w:t>
      </w:r>
      <w:r>
        <w:rPr>
          <w:w w:val="90"/>
        </w:rPr>
        <w:t>based</w:t>
      </w:r>
      <w:r>
        <w:rPr>
          <w:spacing w:val="31"/>
          <w:rPrChange w:id="812" w:author="Hughes, Anna E" w:date="2023-08-09T15:29:00Z">
            <w:rPr>
              <w:spacing w:val="20"/>
            </w:rPr>
          </w:rPrChange>
        </w:rPr>
        <w:t xml:space="preserve"> </w:t>
      </w:r>
      <w:r>
        <w:rPr>
          <w:spacing w:val="-5"/>
          <w:w w:val="90"/>
          <w:rPrChange w:id="813" w:author="Hughes, Anna E" w:date="2023-08-09T15:29:00Z">
            <w:rPr>
              <w:w w:val="90"/>
            </w:rPr>
          </w:rPrChange>
        </w:rPr>
        <w:t>on</w:t>
      </w:r>
      <w:del w:id="814" w:author="Hughes, Anna E" w:date="2023-08-09T15:29:00Z">
        <w:r w:rsidR="001644E6">
          <w:rPr>
            <w:spacing w:val="20"/>
          </w:rPr>
          <w:delText xml:space="preserve"> </w:delText>
        </w:r>
        <w:r w:rsidR="001644E6">
          <w:rPr>
            <w:spacing w:val="-5"/>
            <w:w w:val="90"/>
          </w:rPr>
          <w:delText>an</w:delText>
        </w:r>
      </w:del>
    </w:p>
    <w:p w14:paraId="2CA2BE7A" w14:textId="7CBB1D3B" w:rsidR="00470D98" w:rsidRDefault="001E0CFE">
      <w:pPr>
        <w:pStyle w:val="BodyText"/>
        <w:spacing w:before="8"/>
        <w:rPr>
          <w:ins w:id="815" w:author="Hughes, Anna E" w:date="2023-08-09T15:29:00Z"/>
        </w:rPr>
      </w:pPr>
      <w:r>
        <w:rPr>
          <w:rFonts w:ascii="Trebuchet MS" w:hAnsi="Trebuchet MS"/>
          <w:spacing w:val="-4"/>
          <w:sz w:val="12"/>
        </w:rPr>
        <w:t>385</w:t>
      </w:r>
      <w:r>
        <w:rPr>
          <w:rFonts w:ascii="Trebuchet MS" w:hAnsi="Trebuchet MS"/>
          <w:spacing w:val="32"/>
          <w:sz w:val="12"/>
          <w:rPrChange w:id="816" w:author="Hughes, Anna E" w:date="2023-08-09T15:29:00Z">
            <w:rPr>
              <w:rFonts w:ascii="Trebuchet MS" w:hAnsi="Trebuchet MS"/>
              <w:spacing w:val="34"/>
              <w:sz w:val="12"/>
            </w:rPr>
          </w:rPrChange>
        </w:rPr>
        <w:t xml:space="preserve">  </w:t>
      </w:r>
      <w:ins w:id="817" w:author="Hughes, Anna E" w:date="2023-08-09T15:29:00Z">
        <w:r>
          <w:rPr>
            <w:spacing w:val="-4"/>
          </w:rPr>
          <w:t>an</w:t>
        </w:r>
        <w:r>
          <w:rPr>
            <w:spacing w:val="1"/>
          </w:rPr>
          <w:t xml:space="preserve"> </w:t>
        </w:r>
      </w:ins>
      <w:r>
        <w:rPr>
          <w:spacing w:val="-4"/>
        </w:rPr>
        <w:t>invisible</w:t>
      </w:r>
      <w:r>
        <w:rPr>
          <w:spacing w:val="1"/>
        </w:rPr>
        <w:t xml:space="preserve"> </w:t>
      </w:r>
      <w:r>
        <w:rPr>
          <w:spacing w:val="-4"/>
        </w:rPr>
        <w:t>grid.</w:t>
      </w:r>
      <w:r>
        <w:rPr>
          <w:spacing w:val="33"/>
          <w:rPrChange w:id="818" w:author="Hughes, Anna E" w:date="2023-08-09T15:29:00Z">
            <w:rPr>
              <w:spacing w:val="31"/>
            </w:rPr>
          </w:rPrChange>
        </w:rPr>
        <w:t xml:space="preserve"> </w:t>
      </w:r>
      <w:r>
        <w:rPr>
          <w:spacing w:val="-4"/>
        </w:rPr>
        <w:t>Within</w:t>
      </w:r>
      <w:r>
        <w:rPr>
          <w:spacing w:val="1"/>
          <w:rPrChange w:id="819" w:author="Hughes, Anna E" w:date="2023-08-09T15:29:00Z">
            <w:rPr/>
          </w:rPrChange>
        </w:rPr>
        <w:t xml:space="preserve"> </w:t>
      </w:r>
      <w:r>
        <w:rPr>
          <w:spacing w:val="-4"/>
        </w:rPr>
        <w:t>each</w:t>
      </w:r>
      <w:r>
        <w:t xml:space="preserve"> </w:t>
      </w:r>
      <w:r>
        <w:rPr>
          <w:spacing w:val="-4"/>
        </w:rPr>
        <w:t>quadrant</w:t>
      </w:r>
      <w:r>
        <w:rPr>
          <w:spacing w:val="1"/>
          <w:rPrChange w:id="820" w:author="Hughes, Anna E" w:date="2023-08-09T15:29:00Z">
            <w:rPr/>
          </w:rPrChange>
        </w:rPr>
        <w:t xml:space="preserve"> </w:t>
      </w:r>
      <w:r>
        <w:rPr>
          <w:spacing w:val="-4"/>
        </w:rPr>
        <w:t>of</w:t>
      </w:r>
      <w:r>
        <w:t xml:space="preserve"> </w:t>
      </w:r>
      <w:r>
        <w:rPr>
          <w:spacing w:val="-4"/>
        </w:rPr>
        <w:t>the</w:t>
      </w:r>
      <w:r>
        <w:rPr>
          <w:spacing w:val="1"/>
          <w:rPrChange w:id="821" w:author="Hughes, Anna E" w:date="2023-08-09T15:29:00Z">
            <w:rPr/>
          </w:rPrChange>
        </w:rPr>
        <w:t xml:space="preserve"> </w:t>
      </w:r>
      <w:r>
        <w:rPr>
          <w:spacing w:val="-4"/>
        </w:rPr>
        <w:t>screen,</w:t>
      </w:r>
      <w:r>
        <w:rPr>
          <w:spacing w:val="3"/>
        </w:rPr>
        <w:t xml:space="preserve"> </w:t>
      </w:r>
      <w:r>
        <w:rPr>
          <w:spacing w:val="-4"/>
        </w:rPr>
        <w:t>there</w:t>
      </w:r>
      <w:r>
        <w:t xml:space="preserve"> </w:t>
      </w:r>
      <w:del w:id="822" w:author="Hughes, Anna E" w:date="2023-08-09T15:29:00Z">
        <w:r w:rsidR="001644E6">
          <w:rPr>
            <w:spacing w:val="-4"/>
          </w:rPr>
          <w:delText>are</w:delText>
        </w:r>
      </w:del>
      <w:ins w:id="823" w:author="Hughes, Anna E" w:date="2023-08-09T15:29:00Z">
        <w:r>
          <w:rPr>
            <w:spacing w:val="-4"/>
          </w:rPr>
          <w:t>were</w:t>
        </w:r>
      </w:ins>
      <w:r>
        <w:rPr>
          <w:spacing w:val="1"/>
          <w:rPrChange w:id="824" w:author="Hughes, Anna E" w:date="2023-08-09T15:29:00Z">
            <w:rPr/>
          </w:rPrChange>
        </w:rPr>
        <w:t xml:space="preserve"> </w:t>
      </w:r>
      <w:r>
        <w:rPr>
          <w:spacing w:val="-4"/>
        </w:rPr>
        <w:t>three</w:t>
      </w:r>
      <w:r>
        <w:t xml:space="preserve"> </w:t>
      </w:r>
      <w:r>
        <w:rPr>
          <w:spacing w:val="-4"/>
        </w:rPr>
        <w:t>’spokes’</w:t>
      </w:r>
    </w:p>
    <w:p w14:paraId="315D5AF1" w14:textId="77777777" w:rsidR="00087420" w:rsidRDefault="001E0CFE">
      <w:pPr>
        <w:pStyle w:val="BodyText"/>
        <w:spacing w:before="8"/>
        <w:rPr>
          <w:del w:id="825" w:author="Hughes, Anna E" w:date="2023-08-09T15:29:00Z"/>
        </w:rPr>
      </w:pPr>
      <w:ins w:id="826" w:author="Hughes, Anna E" w:date="2023-08-09T15:29:00Z">
        <w:r>
          <w:rPr>
            <w:rFonts w:ascii="Trebuchet MS"/>
            <w:w w:val="90"/>
            <w:sz w:val="12"/>
          </w:rPr>
          <w:t>386</w:t>
        </w:r>
        <w:r>
          <w:rPr>
            <w:rFonts w:ascii="Trebuchet MS"/>
            <w:spacing w:val="68"/>
            <w:sz w:val="12"/>
          </w:rPr>
          <w:t xml:space="preserve"> </w:t>
        </w:r>
      </w:ins>
      <w:r>
        <w:rPr>
          <w:rFonts w:ascii="Trebuchet MS"/>
          <w:spacing w:val="68"/>
          <w:sz w:val="12"/>
          <w:rPrChange w:id="827" w:author="Hughes, Anna E" w:date="2023-08-09T15:29:00Z">
            <w:rPr/>
          </w:rPrChange>
        </w:rPr>
        <w:t xml:space="preserve"> </w:t>
      </w:r>
      <w:r>
        <w:rPr>
          <w:w w:val="90"/>
          <w:rPrChange w:id="828" w:author="Hughes, Anna E" w:date="2023-08-09T15:29:00Z">
            <w:rPr>
              <w:spacing w:val="-4"/>
            </w:rPr>
          </w:rPrChange>
        </w:rPr>
        <w:t>each</w:t>
      </w:r>
    </w:p>
    <w:p w14:paraId="7A72174C" w14:textId="1436340A" w:rsidR="00470D98" w:rsidRDefault="001644E6">
      <w:pPr>
        <w:pStyle w:val="BodyText"/>
        <w:spacing w:before="8"/>
      </w:pPr>
      <w:del w:id="829" w:author="Hughes, Anna E" w:date="2023-08-09T15:29:00Z">
        <w:r>
          <w:rPr>
            <w:rFonts w:ascii="Trebuchet MS"/>
            <w:w w:val="90"/>
            <w:sz w:val="12"/>
          </w:rPr>
          <w:delText>386</w:delText>
        </w:r>
        <w:r>
          <w:rPr>
            <w:rFonts w:ascii="Trebuchet MS"/>
            <w:spacing w:val="67"/>
            <w:sz w:val="12"/>
          </w:rPr>
          <w:delText xml:space="preserve"> </w:delText>
        </w:r>
      </w:del>
      <w:r w:rsidR="001E0CFE">
        <w:rPr>
          <w:spacing w:val="6"/>
          <w:rPrChange w:id="830" w:author="Hughes, Anna E" w:date="2023-08-09T15:29:00Z">
            <w:rPr>
              <w:rFonts w:ascii="Trebuchet MS"/>
              <w:spacing w:val="67"/>
              <w:sz w:val="12"/>
            </w:rPr>
          </w:rPrChange>
        </w:rPr>
        <w:t xml:space="preserve"> </w:t>
      </w:r>
      <w:r w:rsidR="001E0CFE">
        <w:rPr>
          <w:w w:val="90"/>
        </w:rPr>
        <w:t>with</w:t>
      </w:r>
      <w:r w:rsidR="001E0CFE">
        <w:rPr>
          <w:spacing w:val="6"/>
          <w:rPrChange w:id="831" w:author="Hughes, Anna E" w:date="2023-08-09T15:29:00Z">
            <w:rPr>
              <w:spacing w:val="3"/>
            </w:rPr>
          </w:rPrChange>
        </w:rPr>
        <w:t xml:space="preserve"> </w:t>
      </w:r>
      <w:r w:rsidR="001E0CFE">
        <w:rPr>
          <w:w w:val="90"/>
        </w:rPr>
        <w:t>four</w:t>
      </w:r>
      <w:r w:rsidR="001E0CFE">
        <w:rPr>
          <w:spacing w:val="7"/>
          <w:rPrChange w:id="832" w:author="Hughes, Anna E" w:date="2023-08-09T15:29:00Z">
            <w:rPr/>
          </w:rPrChange>
        </w:rPr>
        <w:t xml:space="preserve"> </w:t>
      </w:r>
      <w:r w:rsidR="001E0CFE">
        <w:rPr>
          <w:w w:val="90"/>
        </w:rPr>
        <w:t>possible</w:t>
      </w:r>
      <w:r w:rsidR="001E0CFE">
        <w:rPr>
          <w:spacing w:val="6"/>
          <w:rPrChange w:id="833" w:author="Hughes, Anna E" w:date="2023-08-09T15:29:00Z">
            <w:rPr>
              <w:spacing w:val="2"/>
            </w:rPr>
          </w:rPrChange>
        </w:rPr>
        <w:t xml:space="preserve"> </w:t>
      </w:r>
      <w:r w:rsidR="001E0CFE">
        <w:rPr>
          <w:w w:val="90"/>
        </w:rPr>
        <w:t>target</w:t>
      </w:r>
      <w:r w:rsidR="001E0CFE">
        <w:rPr>
          <w:spacing w:val="6"/>
          <w:rPrChange w:id="834" w:author="Hughes, Anna E" w:date="2023-08-09T15:29:00Z">
            <w:rPr/>
          </w:rPrChange>
        </w:rPr>
        <w:t xml:space="preserve"> </w:t>
      </w:r>
      <w:r w:rsidR="001E0CFE">
        <w:rPr>
          <w:w w:val="90"/>
        </w:rPr>
        <w:t>positions</w:t>
      </w:r>
      <w:r w:rsidR="001E0CFE">
        <w:rPr>
          <w:spacing w:val="6"/>
          <w:rPrChange w:id="835" w:author="Hughes, Anna E" w:date="2023-08-09T15:29:00Z">
            <w:rPr>
              <w:spacing w:val="2"/>
            </w:rPr>
          </w:rPrChange>
        </w:rPr>
        <w:t xml:space="preserve"> </w:t>
      </w:r>
      <w:r w:rsidR="001E0CFE">
        <w:rPr>
          <w:w w:val="90"/>
        </w:rPr>
        <w:t>(starting</w:t>
      </w:r>
      <w:r w:rsidR="001E0CFE">
        <w:rPr>
          <w:spacing w:val="6"/>
          <w:rPrChange w:id="836" w:author="Hughes, Anna E" w:date="2023-08-09T15:29:00Z">
            <w:rPr>
              <w:spacing w:val="1"/>
            </w:rPr>
          </w:rPrChange>
        </w:rPr>
        <w:t xml:space="preserve"> </w:t>
      </w:r>
      <w:r w:rsidR="001E0CFE">
        <w:rPr>
          <w:w w:val="90"/>
        </w:rPr>
        <w:t>from</w:t>
      </w:r>
      <w:r w:rsidR="001E0CFE">
        <w:rPr>
          <w:spacing w:val="6"/>
          <w:rPrChange w:id="837" w:author="Hughes, Anna E" w:date="2023-08-09T15:29:00Z">
            <w:rPr>
              <w:spacing w:val="1"/>
            </w:rPr>
          </w:rPrChange>
        </w:rPr>
        <w:t xml:space="preserve"> </w:t>
      </w:r>
      <w:r w:rsidR="001E0CFE">
        <w:rPr>
          <w:w w:val="90"/>
        </w:rPr>
        <w:t>the</w:t>
      </w:r>
      <w:r w:rsidR="001E0CFE">
        <w:rPr>
          <w:spacing w:val="6"/>
          <w:rPrChange w:id="838" w:author="Hughes, Anna E" w:date="2023-08-09T15:29:00Z">
            <w:rPr>
              <w:spacing w:val="1"/>
            </w:rPr>
          </w:rPrChange>
        </w:rPr>
        <w:t xml:space="preserve"> </w:t>
      </w:r>
      <w:r w:rsidR="001E0CFE">
        <w:rPr>
          <w:w w:val="90"/>
        </w:rPr>
        <w:t>centre</w:t>
      </w:r>
      <w:r w:rsidR="001E0CFE">
        <w:rPr>
          <w:spacing w:val="6"/>
          <w:rPrChange w:id="839" w:author="Hughes, Anna E" w:date="2023-08-09T15:29:00Z">
            <w:rPr>
              <w:spacing w:val="1"/>
            </w:rPr>
          </w:rPrChange>
        </w:rPr>
        <w:t xml:space="preserve"> </w:t>
      </w:r>
      <w:r w:rsidR="001E0CFE">
        <w:rPr>
          <w:w w:val="90"/>
        </w:rPr>
        <w:t>of</w:t>
      </w:r>
      <w:r w:rsidR="001E0CFE">
        <w:rPr>
          <w:spacing w:val="6"/>
          <w:rPrChange w:id="840" w:author="Hughes, Anna E" w:date="2023-08-09T15:29:00Z">
            <w:rPr>
              <w:spacing w:val="1"/>
            </w:rPr>
          </w:rPrChange>
        </w:rPr>
        <w:t xml:space="preserve"> </w:t>
      </w:r>
      <w:r w:rsidR="001E0CFE">
        <w:rPr>
          <w:w w:val="90"/>
        </w:rPr>
        <w:t>the</w:t>
      </w:r>
      <w:r w:rsidR="001E0CFE">
        <w:rPr>
          <w:spacing w:val="6"/>
          <w:rPrChange w:id="841" w:author="Hughes, Anna E" w:date="2023-08-09T15:29:00Z">
            <w:rPr>
              <w:spacing w:val="2"/>
            </w:rPr>
          </w:rPrChange>
        </w:rPr>
        <w:t xml:space="preserve"> </w:t>
      </w:r>
      <w:r w:rsidR="001E0CFE">
        <w:rPr>
          <w:w w:val="90"/>
        </w:rPr>
        <w:t>screen</w:t>
      </w:r>
      <w:r w:rsidR="001E0CFE">
        <w:rPr>
          <w:spacing w:val="6"/>
          <w:rPrChange w:id="842" w:author="Hughes, Anna E" w:date="2023-08-09T15:29:00Z">
            <w:rPr/>
          </w:rPrChange>
        </w:rPr>
        <w:t xml:space="preserve"> </w:t>
      </w:r>
      <w:r w:rsidR="001E0CFE">
        <w:rPr>
          <w:spacing w:val="-5"/>
          <w:w w:val="90"/>
          <w:rPrChange w:id="843" w:author="Hughes, Anna E" w:date="2023-08-09T15:29:00Z">
            <w:rPr>
              <w:w w:val="90"/>
            </w:rPr>
          </w:rPrChange>
        </w:rPr>
        <w:t>and</w:t>
      </w:r>
      <w:del w:id="844" w:author="Hughes, Anna E" w:date="2023-08-09T15:29:00Z">
        <w:r>
          <w:rPr>
            <w:spacing w:val="2"/>
          </w:rPr>
          <w:delText xml:space="preserve"> </w:delText>
        </w:r>
        <w:r>
          <w:rPr>
            <w:spacing w:val="-4"/>
            <w:w w:val="90"/>
          </w:rPr>
          <w:delText>mov-</w:delText>
        </w:r>
      </w:del>
    </w:p>
    <w:p w14:paraId="05F4BBAB" w14:textId="38DE28EF" w:rsidR="00470D98" w:rsidRDefault="001E0CFE">
      <w:pPr>
        <w:pStyle w:val="BodyText"/>
      </w:pPr>
      <w:r>
        <w:rPr>
          <w:rFonts w:ascii="Trebuchet MS"/>
          <w:spacing w:val="-6"/>
          <w:sz w:val="12"/>
          <w:rPrChange w:id="845" w:author="Hughes, Anna E" w:date="2023-08-09T15:29:00Z">
            <w:rPr>
              <w:rFonts w:ascii="Trebuchet MS"/>
              <w:spacing w:val="-4"/>
              <w:sz w:val="12"/>
            </w:rPr>
          </w:rPrChange>
        </w:rPr>
        <w:t>387</w:t>
      </w:r>
      <w:r>
        <w:rPr>
          <w:rFonts w:ascii="Trebuchet MS"/>
          <w:spacing w:val="36"/>
          <w:sz w:val="12"/>
          <w:rPrChange w:id="846" w:author="Hughes, Anna E" w:date="2023-08-09T15:29:00Z">
            <w:rPr>
              <w:rFonts w:ascii="Trebuchet MS"/>
              <w:spacing w:val="77"/>
              <w:w w:val="150"/>
              <w:sz w:val="12"/>
            </w:rPr>
          </w:rPrChange>
        </w:rPr>
        <w:t xml:space="preserve"> </w:t>
      </w:r>
      <w:del w:id="847" w:author="Hughes, Anna E" w:date="2023-08-09T15:29:00Z">
        <w:r w:rsidR="001644E6">
          <w:rPr>
            <w:spacing w:val="-4"/>
          </w:rPr>
          <w:delText>ing</w:delText>
        </w:r>
      </w:del>
      <w:ins w:id="848" w:author="Hughes, Anna E" w:date="2023-08-09T15:29:00Z">
        <w:r>
          <w:rPr>
            <w:rFonts w:ascii="Trebuchet MS"/>
            <w:spacing w:val="36"/>
            <w:sz w:val="12"/>
          </w:rPr>
          <w:t xml:space="preserve"> </w:t>
        </w:r>
        <w:r>
          <w:rPr>
            <w:spacing w:val="-6"/>
          </w:rPr>
          <w:t>moving</w:t>
        </w:r>
      </w:ins>
      <w:r>
        <w:rPr>
          <w:spacing w:val="-5"/>
          <w:rPrChange w:id="849" w:author="Hughes, Anna E" w:date="2023-08-09T15:29:00Z">
            <w:rPr>
              <w:spacing w:val="-1"/>
            </w:rPr>
          </w:rPrChange>
        </w:rPr>
        <w:t xml:space="preserve"> </w:t>
      </w:r>
      <w:r>
        <w:rPr>
          <w:spacing w:val="-6"/>
          <w:rPrChange w:id="850" w:author="Hughes, Anna E" w:date="2023-08-09T15:29:00Z">
            <w:rPr>
              <w:spacing w:val="-4"/>
            </w:rPr>
          </w:rPrChange>
        </w:rPr>
        <w:t>outwards),</w:t>
      </w:r>
      <w:r>
        <w:rPr>
          <w:spacing w:val="-6"/>
          <w:rPrChange w:id="851" w:author="Hughes, Anna E" w:date="2023-08-09T15:29:00Z">
            <w:rPr>
              <w:spacing w:val="3"/>
            </w:rPr>
          </w:rPrChange>
        </w:rPr>
        <w:t xml:space="preserve"> </w:t>
      </w:r>
      <w:r>
        <w:rPr>
          <w:spacing w:val="-6"/>
          <w:rPrChange w:id="852" w:author="Hughes, Anna E" w:date="2023-08-09T15:29:00Z">
            <w:rPr>
              <w:spacing w:val="-4"/>
            </w:rPr>
          </w:rPrChange>
        </w:rPr>
        <w:t>creating</w:t>
      </w:r>
      <w:r>
        <w:rPr>
          <w:spacing w:val="-6"/>
          <w:rPrChange w:id="853" w:author="Hughes, Anna E" w:date="2023-08-09T15:29:00Z">
            <w:rPr/>
          </w:rPrChange>
        </w:rPr>
        <w:t xml:space="preserve"> </w:t>
      </w:r>
      <w:r>
        <w:rPr>
          <w:spacing w:val="-6"/>
          <w:rPrChange w:id="854" w:author="Hughes, Anna E" w:date="2023-08-09T15:29:00Z">
            <w:rPr>
              <w:spacing w:val="-4"/>
            </w:rPr>
          </w:rPrChange>
        </w:rPr>
        <w:t>36</w:t>
      </w:r>
      <w:r>
        <w:rPr>
          <w:spacing w:val="-6"/>
          <w:rPrChange w:id="855" w:author="Hughes, Anna E" w:date="2023-08-09T15:29:00Z">
            <w:rPr>
              <w:spacing w:val="-1"/>
            </w:rPr>
          </w:rPrChange>
        </w:rPr>
        <w:t xml:space="preserve"> </w:t>
      </w:r>
      <w:r>
        <w:rPr>
          <w:spacing w:val="-6"/>
          <w:rPrChange w:id="856" w:author="Hughes, Anna E" w:date="2023-08-09T15:29:00Z">
            <w:rPr>
              <w:spacing w:val="-4"/>
            </w:rPr>
          </w:rPrChange>
        </w:rPr>
        <w:t>different</w:t>
      </w:r>
      <w:r>
        <w:rPr>
          <w:spacing w:val="-6"/>
          <w:rPrChange w:id="857" w:author="Hughes, Anna E" w:date="2023-08-09T15:29:00Z">
            <w:rPr/>
          </w:rPrChange>
        </w:rPr>
        <w:t xml:space="preserve"> </w:t>
      </w:r>
      <w:r>
        <w:rPr>
          <w:spacing w:val="-6"/>
          <w:rPrChange w:id="858" w:author="Hughes, Anna E" w:date="2023-08-09T15:29:00Z">
            <w:rPr>
              <w:spacing w:val="-4"/>
            </w:rPr>
          </w:rPrChange>
        </w:rPr>
        <w:t>target</w:t>
      </w:r>
      <w:r>
        <w:rPr>
          <w:spacing w:val="-6"/>
          <w:rPrChange w:id="859" w:author="Hughes, Anna E" w:date="2023-08-09T15:29:00Z">
            <w:rPr/>
          </w:rPrChange>
        </w:rPr>
        <w:t xml:space="preserve"> </w:t>
      </w:r>
      <w:r>
        <w:rPr>
          <w:spacing w:val="-6"/>
          <w:rPrChange w:id="860" w:author="Hughes, Anna E" w:date="2023-08-09T15:29:00Z">
            <w:rPr>
              <w:spacing w:val="-4"/>
            </w:rPr>
          </w:rPrChange>
        </w:rPr>
        <w:t>positions</w:t>
      </w:r>
      <w:r>
        <w:rPr>
          <w:spacing w:val="-6"/>
          <w:rPrChange w:id="861" w:author="Hughes, Anna E" w:date="2023-08-09T15:29:00Z">
            <w:rPr>
              <w:spacing w:val="-1"/>
            </w:rPr>
          </w:rPrChange>
        </w:rPr>
        <w:t xml:space="preserve"> </w:t>
      </w:r>
      <w:r>
        <w:rPr>
          <w:spacing w:val="-6"/>
          <w:rPrChange w:id="862" w:author="Hughes, Anna E" w:date="2023-08-09T15:29:00Z">
            <w:rPr>
              <w:spacing w:val="-4"/>
            </w:rPr>
          </w:rPrChange>
        </w:rPr>
        <w:t>in</w:t>
      </w:r>
      <w:r>
        <w:rPr>
          <w:spacing w:val="-6"/>
          <w:rPrChange w:id="863" w:author="Hughes, Anna E" w:date="2023-08-09T15:29:00Z">
            <w:rPr/>
          </w:rPrChange>
        </w:rPr>
        <w:t xml:space="preserve"> </w:t>
      </w:r>
      <w:r>
        <w:rPr>
          <w:spacing w:val="-6"/>
          <w:rPrChange w:id="864" w:author="Hughes, Anna E" w:date="2023-08-09T15:29:00Z">
            <w:rPr>
              <w:spacing w:val="-4"/>
            </w:rPr>
          </w:rPrChange>
        </w:rPr>
        <w:t>total,</w:t>
      </w:r>
      <w:r>
        <w:rPr>
          <w:spacing w:val="-5"/>
          <w:rPrChange w:id="865" w:author="Hughes, Anna E" w:date="2023-08-09T15:29:00Z">
            <w:rPr>
              <w:spacing w:val="2"/>
            </w:rPr>
          </w:rPrChange>
        </w:rPr>
        <w:t xml:space="preserve"> </w:t>
      </w:r>
      <w:r>
        <w:rPr>
          <w:spacing w:val="-6"/>
          <w:rPrChange w:id="866" w:author="Hughes, Anna E" w:date="2023-08-09T15:29:00Z">
            <w:rPr>
              <w:spacing w:val="-4"/>
            </w:rPr>
          </w:rPrChange>
        </w:rPr>
        <w:t>in</w:t>
      </w:r>
      <w:r>
        <w:rPr>
          <w:spacing w:val="-6"/>
          <w:rPrChange w:id="867" w:author="Hughes, Anna E" w:date="2023-08-09T15:29:00Z">
            <w:rPr/>
          </w:rPrChange>
        </w:rPr>
        <w:t xml:space="preserve"> </w:t>
      </w:r>
      <w:r>
        <w:rPr>
          <w:spacing w:val="-6"/>
          <w:rPrChange w:id="868" w:author="Hughes, Anna E" w:date="2023-08-09T15:29:00Z">
            <w:rPr>
              <w:spacing w:val="-4"/>
            </w:rPr>
          </w:rPrChange>
        </w:rPr>
        <w:t>three</w:t>
      </w:r>
      <w:r>
        <w:rPr>
          <w:spacing w:val="-6"/>
          <w:rPrChange w:id="869" w:author="Hughes, Anna E" w:date="2023-08-09T15:29:00Z">
            <w:rPr/>
          </w:rPrChange>
        </w:rPr>
        <w:t xml:space="preserve"> </w:t>
      </w:r>
      <w:del w:id="870" w:author="Hughes, Anna E" w:date="2023-08-09T15:29:00Z">
        <w:r w:rsidR="001644E6">
          <w:rPr>
            <w:spacing w:val="-4"/>
          </w:rPr>
          <w:delText>concentric</w:delText>
        </w:r>
      </w:del>
      <w:ins w:id="871" w:author="Hughes, Anna E" w:date="2023-08-09T15:29:00Z">
        <w:r>
          <w:rPr>
            <w:spacing w:val="-6"/>
          </w:rPr>
          <w:t>concen-</w:t>
        </w:r>
      </w:ins>
    </w:p>
    <w:p w14:paraId="18D048BE" w14:textId="33621F55" w:rsidR="00470D98" w:rsidRDefault="001E0CFE">
      <w:pPr>
        <w:pStyle w:val="BodyText"/>
        <w:spacing w:before="8"/>
      </w:pPr>
      <w:r>
        <w:rPr>
          <w:rFonts w:ascii="Trebuchet MS"/>
          <w:spacing w:val="-4"/>
          <w:sz w:val="12"/>
          <w:rPrChange w:id="872" w:author="Hughes, Anna E" w:date="2023-08-09T15:29:00Z">
            <w:rPr>
              <w:rFonts w:ascii="Trebuchet MS"/>
              <w:spacing w:val="-2"/>
              <w:sz w:val="12"/>
            </w:rPr>
          </w:rPrChange>
        </w:rPr>
        <w:t>388</w:t>
      </w:r>
      <w:r>
        <w:rPr>
          <w:rFonts w:ascii="Trebuchet MS"/>
          <w:spacing w:val="37"/>
          <w:sz w:val="12"/>
          <w:rPrChange w:id="873" w:author="Hughes, Anna E" w:date="2023-08-09T15:29:00Z">
            <w:rPr>
              <w:rFonts w:ascii="Trebuchet MS"/>
              <w:spacing w:val="32"/>
              <w:sz w:val="12"/>
            </w:rPr>
          </w:rPrChange>
        </w:rPr>
        <w:t xml:space="preserve">  </w:t>
      </w:r>
      <w:ins w:id="874" w:author="Hughes, Anna E" w:date="2023-08-09T15:29:00Z">
        <w:r>
          <w:rPr>
            <w:spacing w:val="-4"/>
          </w:rPr>
          <w:t>tric</w:t>
        </w:r>
        <w:r>
          <w:rPr>
            <w:spacing w:val="-7"/>
          </w:rPr>
          <w:t xml:space="preserve"> </w:t>
        </w:r>
      </w:ins>
      <w:r>
        <w:rPr>
          <w:spacing w:val="-4"/>
          <w:rPrChange w:id="875" w:author="Hughes, Anna E" w:date="2023-08-09T15:29:00Z">
            <w:rPr>
              <w:spacing w:val="-2"/>
            </w:rPr>
          </w:rPrChange>
        </w:rPr>
        <w:t>circles.</w:t>
      </w:r>
      <w:r>
        <w:rPr>
          <w:spacing w:val="7"/>
          <w:rPrChange w:id="876" w:author="Hughes, Anna E" w:date="2023-08-09T15:29:00Z">
            <w:rPr>
              <w:spacing w:val="34"/>
            </w:rPr>
          </w:rPrChange>
        </w:rPr>
        <w:t xml:space="preserve"> </w:t>
      </w:r>
      <w:r>
        <w:rPr>
          <w:spacing w:val="-4"/>
          <w:rPrChange w:id="877" w:author="Hughes, Anna E" w:date="2023-08-09T15:29:00Z">
            <w:rPr>
              <w:spacing w:val="-2"/>
            </w:rPr>
          </w:rPrChange>
        </w:rPr>
        <w:t>A</w:t>
      </w:r>
      <w:r>
        <w:rPr>
          <w:spacing w:val="-7"/>
          <w:rPrChange w:id="878" w:author="Hughes, Anna E" w:date="2023-08-09T15:29:00Z">
            <w:rPr>
              <w:spacing w:val="1"/>
            </w:rPr>
          </w:rPrChange>
        </w:rPr>
        <w:t xml:space="preserve"> </w:t>
      </w:r>
      <w:r>
        <w:rPr>
          <w:spacing w:val="-4"/>
          <w:rPrChange w:id="879" w:author="Hughes, Anna E" w:date="2023-08-09T15:29:00Z">
            <w:rPr>
              <w:spacing w:val="-2"/>
            </w:rPr>
          </w:rPrChange>
        </w:rPr>
        <w:t>small</w:t>
      </w:r>
      <w:r>
        <w:rPr>
          <w:spacing w:val="-7"/>
          <w:rPrChange w:id="880" w:author="Hughes, Anna E" w:date="2023-08-09T15:29:00Z">
            <w:rPr/>
          </w:rPrChange>
        </w:rPr>
        <w:t xml:space="preserve"> </w:t>
      </w:r>
      <w:r>
        <w:rPr>
          <w:spacing w:val="-4"/>
          <w:rPrChange w:id="881" w:author="Hughes, Anna E" w:date="2023-08-09T15:29:00Z">
            <w:rPr>
              <w:spacing w:val="-2"/>
            </w:rPr>
          </w:rPrChange>
        </w:rPr>
        <w:t>amount</w:t>
      </w:r>
      <w:r>
        <w:rPr>
          <w:spacing w:val="-7"/>
          <w:rPrChange w:id="882" w:author="Hughes, Anna E" w:date="2023-08-09T15:29:00Z">
            <w:rPr/>
          </w:rPrChange>
        </w:rPr>
        <w:t xml:space="preserve"> </w:t>
      </w:r>
      <w:r>
        <w:rPr>
          <w:spacing w:val="-4"/>
          <w:rPrChange w:id="883" w:author="Hughes, Anna E" w:date="2023-08-09T15:29:00Z">
            <w:rPr>
              <w:spacing w:val="-2"/>
            </w:rPr>
          </w:rPrChange>
        </w:rPr>
        <w:t>of</w:t>
      </w:r>
      <w:r>
        <w:rPr>
          <w:spacing w:val="-7"/>
          <w:rPrChange w:id="884" w:author="Hughes, Anna E" w:date="2023-08-09T15:29:00Z">
            <w:rPr>
              <w:spacing w:val="1"/>
            </w:rPr>
          </w:rPrChange>
        </w:rPr>
        <w:t xml:space="preserve"> </w:t>
      </w:r>
      <w:r>
        <w:rPr>
          <w:spacing w:val="-4"/>
          <w:rPrChange w:id="885" w:author="Hughes, Anna E" w:date="2023-08-09T15:29:00Z">
            <w:rPr>
              <w:spacing w:val="-2"/>
            </w:rPr>
          </w:rPrChange>
        </w:rPr>
        <w:t>jitter</w:t>
      </w:r>
      <w:r>
        <w:rPr>
          <w:spacing w:val="-7"/>
          <w:rPrChange w:id="886" w:author="Hughes, Anna E" w:date="2023-08-09T15:29:00Z">
            <w:rPr>
              <w:spacing w:val="-1"/>
            </w:rPr>
          </w:rPrChange>
        </w:rPr>
        <w:t xml:space="preserve"> </w:t>
      </w:r>
      <w:del w:id="887" w:author="Hughes, Anna E" w:date="2023-08-09T15:29:00Z">
        <w:r w:rsidR="001644E6">
          <w:rPr>
            <w:spacing w:val="-2"/>
          </w:rPr>
          <w:delText>is</w:delText>
        </w:r>
      </w:del>
      <w:ins w:id="888" w:author="Hughes, Anna E" w:date="2023-08-09T15:29:00Z">
        <w:r>
          <w:rPr>
            <w:spacing w:val="-4"/>
          </w:rPr>
          <w:t>was</w:t>
        </w:r>
      </w:ins>
      <w:r>
        <w:rPr>
          <w:spacing w:val="-7"/>
          <w:rPrChange w:id="889" w:author="Hughes, Anna E" w:date="2023-08-09T15:29:00Z">
            <w:rPr>
              <w:spacing w:val="1"/>
            </w:rPr>
          </w:rPrChange>
        </w:rPr>
        <w:t xml:space="preserve"> </w:t>
      </w:r>
      <w:r>
        <w:rPr>
          <w:spacing w:val="-4"/>
          <w:rPrChange w:id="890" w:author="Hughes, Anna E" w:date="2023-08-09T15:29:00Z">
            <w:rPr>
              <w:spacing w:val="-2"/>
            </w:rPr>
          </w:rPrChange>
        </w:rPr>
        <w:t>added</w:t>
      </w:r>
      <w:r>
        <w:rPr>
          <w:spacing w:val="-7"/>
          <w:rPrChange w:id="891" w:author="Hughes, Anna E" w:date="2023-08-09T15:29:00Z">
            <w:rPr>
              <w:spacing w:val="1"/>
            </w:rPr>
          </w:rPrChange>
        </w:rPr>
        <w:t xml:space="preserve"> </w:t>
      </w:r>
      <w:r>
        <w:rPr>
          <w:spacing w:val="-4"/>
          <w:rPrChange w:id="892" w:author="Hughes, Anna E" w:date="2023-08-09T15:29:00Z">
            <w:rPr>
              <w:spacing w:val="-2"/>
            </w:rPr>
          </w:rPrChange>
        </w:rPr>
        <w:t>to</w:t>
      </w:r>
      <w:r>
        <w:rPr>
          <w:spacing w:val="-7"/>
          <w:rPrChange w:id="893" w:author="Hughes, Anna E" w:date="2023-08-09T15:29:00Z">
            <w:rPr/>
          </w:rPrChange>
        </w:rPr>
        <w:t xml:space="preserve"> </w:t>
      </w:r>
      <w:r>
        <w:rPr>
          <w:spacing w:val="-4"/>
          <w:rPrChange w:id="894" w:author="Hughes, Anna E" w:date="2023-08-09T15:29:00Z">
            <w:rPr>
              <w:spacing w:val="-2"/>
            </w:rPr>
          </w:rPrChange>
        </w:rPr>
        <w:t>each</w:t>
      </w:r>
      <w:r>
        <w:rPr>
          <w:spacing w:val="-7"/>
          <w:rPrChange w:id="895" w:author="Hughes, Anna E" w:date="2023-08-09T15:29:00Z">
            <w:rPr/>
          </w:rPrChange>
        </w:rPr>
        <w:t xml:space="preserve"> </w:t>
      </w:r>
      <w:r>
        <w:rPr>
          <w:spacing w:val="-4"/>
          <w:rPrChange w:id="896" w:author="Hughes, Anna E" w:date="2023-08-09T15:29:00Z">
            <w:rPr>
              <w:spacing w:val="-2"/>
            </w:rPr>
          </w:rPrChange>
        </w:rPr>
        <w:t>possible</w:t>
      </w:r>
      <w:r>
        <w:rPr>
          <w:spacing w:val="-7"/>
          <w:rPrChange w:id="897" w:author="Hughes, Anna E" w:date="2023-08-09T15:29:00Z">
            <w:rPr>
              <w:spacing w:val="1"/>
            </w:rPr>
          </w:rPrChange>
        </w:rPr>
        <w:t xml:space="preserve"> </w:t>
      </w:r>
      <w:r>
        <w:rPr>
          <w:spacing w:val="-4"/>
          <w:rPrChange w:id="898" w:author="Hughes, Anna E" w:date="2023-08-09T15:29:00Z">
            <w:rPr>
              <w:spacing w:val="-2"/>
            </w:rPr>
          </w:rPrChange>
        </w:rPr>
        <w:t>position</w:t>
      </w:r>
      <w:r>
        <w:rPr>
          <w:spacing w:val="-7"/>
          <w:rPrChange w:id="899" w:author="Hughes, Anna E" w:date="2023-08-09T15:29:00Z">
            <w:rPr/>
          </w:rPrChange>
        </w:rPr>
        <w:t xml:space="preserve"> </w:t>
      </w:r>
      <w:r>
        <w:rPr>
          <w:spacing w:val="-4"/>
          <w:rPrChange w:id="900" w:author="Hughes, Anna E" w:date="2023-08-09T15:29:00Z">
            <w:rPr>
              <w:spacing w:val="-2"/>
            </w:rPr>
          </w:rPrChange>
        </w:rPr>
        <w:t>to</w:t>
      </w:r>
      <w:r>
        <w:rPr>
          <w:spacing w:val="-7"/>
          <w:rPrChange w:id="901" w:author="Hughes, Anna E" w:date="2023-08-09T15:29:00Z">
            <w:rPr/>
          </w:rPrChange>
        </w:rPr>
        <w:t xml:space="preserve"> </w:t>
      </w:r>
      <w:r>
        <w:rPr>
          <w:spacing w:val="-4"/>
          <w:rPrChange w:id="902" w:author="Hughes, Anna E" w:date="2023-08-09T15:29:00Z">
            <w:rPr>
              <w:spacing w:val="-2"/>
            </w:rPr>
          </w:rPrChange>
        </w:rPr>
        <w:t>make</w:t>
      </w:r>
      <w:del w:id="903" w:author="Hughes, Anna E" w:date="2023-08-09T15:29:00Z">
        <w:r w:rsidR="001644E6">
          <w:rPr>
            <w:spacing w:val="1"/>
          </w:rPr>
          <w:delText xml:space="preserve"> </w:delText>
        </w:r>
        <w:r w:rsidR="001644E6">
          <w:rPr>
            <w:spacing w:val="-5"/>
          </w:rPr>
          <w:delText>the</w:delText>
        </w:r>
      </w:del>
    </w:p>
    <w:p w14:paraId="09836EA7" w14:textId="77777777" w:rsidR="00470D98" w:rsidRDefault="001E0CFE">
      <w:pPr>
        <w:pStyle w:val="BodyText"/>
      </w:pPr>
      <w:r>
        <w:rPr>
          <w:rFonts w:ascii="Trebuchet MS"/>
          <w:spacing w:val="-4"/>
          <w:sz w:val="12"/>
        </w:rPr>
        <w:t>389</w:t>
      </w:r>
      <w:r>
        <w:rPr>
          <w:rFonts w:ascii="Trebuchet MS"/>
          <w:spacing w:val="36"/>
          <w:sz w:val="12"/>
          <w:rPrChange w:id="904" w:author="Hughes, Anna E" w:date="2023-08-09T15:29:00Z">
            <w:rPr>
              <w:rFonts w:ascii="Trebuchet MS"/>
              <w:spacing w:val="40"/>
              <w:sz w:val="12"/>
            </w:rPr>
          </w:rPrChange>
        </w:rPr>
        <w:t xml:space="preserve">  </w:t>
      </w:r>
      <w:ins w:id="905" w:author="Hughes, Anna E" w:date="2023-08-09T15:29:00Z">
        <w:r>
          <w:rPr>
            <w:spacing w:val="-4"/>
          </w:rPr>
          <w:t>the</w:t>
        </w:r>
        <w:r>
          <w:rPr>
            <w:spacing w:val="-9"/>
          </w:rPr>
          <w:t xml:space="preserve"> </w:t>
        </w:r>
      </w:ins>
      <w:r>
        <w:rPr>
          <w:spacing w:val="-4"/>
        </w:rPr>
        <w:t>target</w:t>
      </w:r>
      <w:r>
        <w:rPr>
          <w:spacing w:val="-9"/>
          <w:rPrChange w:id="906" w:author="Hughes, Anna E" w:date="2023-08-09T15:29:00Z">
            <w:rPr>
              <w:spacing w:val="-8"/>
            </w:rPr>
          </w:rPrChange>
        </w:rPr>
        <w:t xml:space="preserve"> </w:t>
      </w:r>
      <w:r>
        <w:rPr>
          <w:spacing w:val="-4"/>
        </w:rPr>
        <w:t>locations</w:t>
      </w:r>
      <w:r>
        <w:rPr>
          <w:spacing w:val="-9"/>
          <w:rPrChange w:id="907" w:author="Hughes, Anna E" w:date="2023-08-09T15:29:00Z">
            <w:rPr>
              <w:spacing w:val="-7"/>
            </w:rPr>
          </w:rPrChange>
        </w:rPr>
        <w:t xml:space="preserve"> </w:t>
      </w:r>
      <w:r>
        <w:rPr>
          <w:spacing w:val="-4"/>
        </w:rPr>
        <w:t>less</w:t>
      </w:r>
      <w:r>
        <w:rPr>
          <w:spacing w:val="-9"/>
          <w:rPrChange w:id="908" w:author="Hughes, Anna E" w:date="2023-08-09T15:29:00Z">
            <w:rPr>
              <w:spacing w:val="-8"/>
            </w:rPr>
          </w:rPrChange>
        </w:rPr>
        <w:t xml:space="preserve"> </w:t>
      </w:r>
      <w:r>
        <w:rPr>
          <w:spacing w:val="-4"/>
        </w:rPr>
        <w:t>predictable.</w:t>
      </w:r>
    </w:p>
    <w:p w14:paraId="1238B70A" w14:textId="5658D1C6" w:rsidR="00470D98" w:rsidRDefault="001E0CFE">
      <w:pPr>
        <w:tabs>
          <w:tab w:val="left" w:pos="968"/>
        </w:tabs>
        <w:spacing w:before="8"/>
        <w:ind w:left="227"/>
        <w:rPr>
          <w:sz w:val="24"/>
        </w:rPr>
      </w:pPr>
      <w:r>
        <w:rPr>
          <w:rFonts w:ascii="Trebuchet MS"/>
          <w:spacing w:val="-5"/>
          <w:sz w:val="12"/>
        </w:rPr>
        <w:t>390</w:t>
      </w:r>
      <w:r>
        <w:rPr>
          <w:rFonts w:ascii="Trebuchet MS"/>
          <w:sz w:val="12"/>
        </w:rPr>
        <w:tab/>
      </w:r>
      <w:r>
        <w:rPr>
          <w:rFonts w:ascii="Times New Roman"/>
          <w:b/>
          <w:spacing w:val="-6"/>
          <w:sz w:val="24"/>
          <w:rPrChange w:id="909" w:author="Hughes, Anna E" w:date="2023-08-09T15:29:00Z">
            <w:rPr>
              <w:rFonts w:ascii="Times New Roman"/>
              <w:b/>
              <w:spacing w:val="-2"/>
              <w:sz w:val="24"/>
            </w:rPr>
          </w:rPrChange>
        </w:rPr>
        <w:t>Distractor</w:t>
      </w:r>
      <w:r>
        <w:rPr>
          <w:rFonts w:ascii="Times New Roman"/>
          <w:b/>
          <w:spacing w:val="-9"/>
          <w:sz w:val="24"/>
          <w:rPrChange w:id="910" w:author="Hughes, Anna E" w:date="2023-08-09T15:29:00Z">
            <w:rPr>
              <w:rFonts w:ascii="Times New Roman"/>
              <w:b/>
              <w:spacing w:val="-1"/>
              <w:sz w:val="24"/>
            </w:rPr>
          </w:rPrChange>
        </w:rPr>
        <w:t xml:space="preserve"> </w:t>
      </w:r>
      <w:r>
        <w:rPr>
          <w:rFonts w:ascii="Times New Roman"/>
          <w:b/>
          <w:spacing w:val="-6"/>
          <w:sz w:val="24"/>
          <w:rPrChange w:id="911" w:author="Hughes, Anna E" w:date="2023-08-09T15:29:00Z">
            <w:rPr>
              <w:rFonts w:ascii="Times New Roman"/>
              <w:b/>
              <w:spacing w:val="-2"/>
              <w:sz w:val="24"/>
            </w:rPr>
          </w:rPrChange>
        </w:rPr>
        <w:t>and</w:t>
      </w:r>
      <w:r>
        <w:rPr>
          <w:rFonts w:ascii="Times New Roman"/>
          <w:b/>
          <w:spacing w:val="-9"/>
          <w:sz w:val="24"/>
          <w:rPrChange w:id="912" w:author="Hughes, Anna E" w:date="2023-08-09T15:29:00Z">
            <w:rPr>
              <w:rFonts w:ascii="Times New Roman"/>
              <w:b/>
              <w:sz w:val="24"/>
            </w:rPr>
          </w:rPrChange>
        </w:rPr>
        <w:t xml:space="preserve"> </w:t>
      </w:r>
      <w:r>
        <w:rPr>
          <w:rFonts w:ascii="Times New Roman"/>
          <w:b/>
          <w:spacing w:val="-6"/>
          <w:sz w:val="24"/>
          <w:rPrChange w:id="913" w:author="Hughes, Anna E" w:date="2023-08-09T15:29:00Z">
            <w:rPr>
              <w:rFonts w:ascii="Times New Roman"/>
              <w:b/>
              <w:spacing w:val="-2"/>
              <w:sz w:val="24"/>
            </w:rPr>
          </w:rPrChange>
        </w:rPr>
        <w:t>target</w:t>
      </w:r>
      <w:r>
        <w:rPr>
          <w:rFonts w:ascii="Times New Roman"/>
          <w:b/>
          <w:spacing w:val="-9"/>
          <w:sz w:val="24"/>
          <w:rPrChange w:id="914" w:author="Hughes, Anna E" w:date="2023-08-09T15:29:00Z">
            <w:rPr>
              <w:rFonts w:ascii="Times New Roman"/>
              <w:b/>
              <w:spacing w:val="-1"/>
              <w:sz w:val="24"/>
            </w:rPr>
          </w:rPrChange>
        </w:rPr>
        <w:t xml:space="preserve"> </w:t>
      </w:r>
      <w:r>
        <w:rPr>
          <w:rFonts w:ascii="Times New Roman"/>
          <w:b/>
          <w:spacing w:val="-6"/>
          <w:sz w:val="24"/>
          <w:rPrChange w:id="915" w:author="Hughes, Anna E" w:date="2023-08-09T15:29:00Z">
            <w:rPr>
              <w:rFonts w:ascii="Times New Roman"/>
              <w:b/>
              <w:spacing w:val="-2"/>
              <w:sz w:val="24"/>
            </w:rPr>
          </w:rPrChange>
        </w:rPr>
        <w:t>types:</w:t>
      </w:r>
      <w:r>
        <w:rPr>
          <w:rFonts w:ascii="Times New Roman"/>
          <w:b/>
          <w:spacing w:val="5"/>
          <w:sz w:val="24"/>
          <w:rPrChange w:id="916" w:author="Hughes, Anna E" w:date="2023-08-09T15:29:00Z">
            <w:rPr>
              <w:rFonts w:ascii="Times New Roman"/>
              <w:b/>
              <w:spacing w:val="27"/>
              <w:sz w:val="24"/>
            </w:rPr>
          </w:rPrChange>
        </w:rPr>
        <w:t xml:space="preserve"> </w:t>
      </w:r>
      <w:r>
        <w:rPr>
          <w:spacing w:val="-6"/>
          <w:sz w:val="24"/>
          <w:rPrChange w:id="917" w:author="Hughes, Anna E" w:date="2023-08-09T15:29:00Z">
            <w:rPr>
              <w:spacing w:val="-2"/>
              <w:sz w:val="24"/>
            </w:rPr>
          </w:rPrChange>
        </w:rPr>
        <w:t>we</w:t>
      </w:r>
      <w:r>
        <w:rPr>
          <w:spacing w:val="-2"/>
          <w:sz w:val="24"/>
          <w:rPrChange w:id="918" w:author="Hughes, Anna E" w:date="2023-08-09T15:29:00Z">
            <w:rPr>
              <w:spacing w:val="6"/>
              <w:sz w:val="24"/>
            </w:rPr>
          </w:rPrChange>
        </w:rPr>
        <w:t xml:space="preserve"> </w:t>
      </w:r>
      <w:del w:id="919" w:author="Hughes, Anna E" w:date="2023-08-09T15:29:00Z">
        <w:r w:rsidR="001644E6">
          <w:rPr>
            <w:spacing w:val="-2"/>
            <w:sz w:val="24"/>
          </w:rPr>
          <w:delText>will</w:delText>
        </w:r>
        <w:r w:rsidR="001644E6">
          <w:rPr>
            <w:spacing w:val="6"/>
            <w:sz w:val="24"/>
          </w:rPr>
          <w:delText xml:space="preserve"> </w:delText>
        </w:r>
        <w:r w:rsidR="001644E6">
          <w:rPr>
            <w:spacing w:val="-2"/>
            <w:sz w:val="24"/>
          </w:rPr>
          <w:delText>replicate</w:delText>
        </w:r>
      </w:del>
      <w:ins w:id="920" w:author="Hughes, Anna E" w:date="2023-08-09T15:29:00Z">
        <w:r>
          <w:rPr>
            <w:spacing w:val="-6"/>
            <w:sz w:val="24"/>
          </w:rPr>
          <w:t>replicated</w:t>
        </w:r>
      </w:ins>
      <w:r>
        <w:rPr>
          <w:spacing w:val="-2"/>
          <w:sz w:val="24"/>
          <w:rPrChange w:id="921" w:author="Hughes, Anna E" w:date="2023-08-09T15:29:00Z">
            <w:rPr>
              <w:spacing w:val="6"/>
              <w:sz w:val="24"/>
            </w:rPr>
          </w:rPrChange>
        </w:rPr>
        <w:t xml:space="preserve"> </w:t>
      </w:r>
      <w:r>
        <w:rPr>
          <w:spacing w:val="-6"/>
          <w:sz w:val="24"/>
          <w:rPrChange w:id="922" w:author="Hughes, Anna E" w:date="2023-08-09T15:29:00Z">
            <w:rPr>
              <w:spacing w:val="-2"/>
              <w:sz w:val="24"/>
            </w:rPr>
          </w:rPrChange>
        </w:rPr>
        <w:t>the</w:t>
      </w:r>
      <w:r>
        <w:rPr>
          <w:spacing w:val="-2"/>
          <w:sz w:val="24"/>
          <w:rPrChange w:id="923" w:author="Hughes, Anna E" w:date="2023-08-09T15:29:00Z">
            <w:rPr>
              <w:spacing w:val="6"/>
              <w:sz w:val="24"/>
            </w:rPr>
          </w:rPrChange>
        </w:rPr>
        <w:t xml:space="preserve"> </w:t>
      </w:r>
      <w:r>
        <w:rPr>
          <w:spacing w:val="-6"/>
          <w:sz w:val="24"/>
          <w:rPrChange w:id="924" w:author="Hughes, Anna E" w:date="2023-08-09T15:29:00Z">
            <w:rPr>
              <w:spacing w:val="-2"/>
              <w:sz w:val="24"/>
            </w:rPr>
          </w:rPrChange>
        </w:rPr>
        <w:t>distractor</w:t>
      </w:r>
      <w:r>
        <w:rPr>
          <w:spacing w:val="-2"/>
          <w:sz w:val="24"/>
          <w:rPrChange w:id="925" w:author="Hughes, Anna E" w:date="2023-08-09T15:29:00Z">
            <w:rPr>
              <w:spacing w:val="6"/>
              <w:sz w:val="24"/>
            </w:rPr>
          </w:rPrChange>
        </w:rPr>
        <w:t xml:space="preserve"> </w:t>
      </w:r>
      <w:r>
        <w:rPr>
          <w:spacing w:val="-6"/>
          <w:sz w:val="24"/>
          <w:rPrChange w:id="926" w:author="Hughes, Anna E" w:date="2023-08-09T15:29:00Z">
            <w:rPr>
              <w:spacing w:val="-2"/>
              <w:sz w:val="24"/>
            </w:rPr>
          </w:rPrChange>
        </w:rPr>
        <w:t>types</w:t>
      </w:r>
      <w:r>
        <w:rPr>
          <w:spacing w:val="-2"/>
          <w:sz w:val="24"/>
          <w:rPrChange w:id="927" w:author="Hughes, Anna E" w:date="2023-08-09T15:29:00Z">
            <w:rPr>
              <w:spacing w:val="6"/>
              <w:sz w:val="24"/>
            </w:rPr>
          </w:rPrChange>
        </w:rPr>
        <w:t xml:space="preserve"> </w:t>
      </w:r>
      <w:r>
        <w:rPr>
          <w:spacing w:val="-6"/>
          <w:sz w:val="24"/>
          <w:rPrChange w:id="928" w:author="Hughes, Anna E" w:date="2023-08-09T15:29:00Z">
            <w:rPr>
              <w:spacing w:val="-2"/>
              <w:sz w:val="24"/>
            </w:rPr>
          </w:rPrChange>
        </w:rPr>
        <w:t>used</w:t>
      </w:r>
      <w:r>
        <w:rPr>
          <w:spacing w:val="-2"/>
          <w:sz w:val="24"/>
          <w:rPrChange w:id="929" w:author="Hughes, Anna E" w:date="2023-08-09T15:29:00Z">
            <w:rPr>
              <w:spacing w:val="5"/>
              <w:sz w:val="24"/>
            </w:rPr>
          </w:rPrChange>
        </w:rPr>
        <w:t xml:space="preserve"> </w:t>
      </w:r>
      <w:r>
        <w:rPr>
          <w:spacing w:val="-6"/>
          <w:sz w:val="24"/>
          <w:rPrChange w:id="930" w:author="Hughes, Anna E" w:date="2023-08-09T15:29:00Z">
            <w:rPr>
              <w:spacing w:val="-5"/>
              <w:sz w:val="24"/>
            </w:rPr>
          </w:rPrChange>
        </w:rPr>
        <w:t>in</w:t>
      </w:r>
      <w:ins w:id="931" w:author="Hughes, Anna E" w:date="2023-08-09T15:29:00Z">
        <w:r>
          <w:rPr>
            <w:spacing w:val="-2"/>
            <w:sz w:val="24"/>
          </w:rPr>
          <w:t xml:space="preserve"> </w:t>
        </w:r>
        <w:r w:rsidR="00791F47">
          <w:fldChar w:fldCharType="begin"/>
        </w:r>
        <w:r w:rsidR="00791F47">
          <w:instrText xml:space="preserve"> HYPERLINK \l "_bookmark30" </w:instrText>
        </w:r>
        <w:r w:rsidR="00791F47">
          <w:fldChar w:fldCharType="separate"/>
        </w:r>
        <w:r>
          <w:rPr>
            <w:spacing w:val="-6"/>
            <w:sz w:val="24"/>
          </w:rPr>
          <w:t>Buetti</w:t>
        </w:r>
        <w:r w:rsidR="00791F47">
          <w:rPr>
            <w:spacing w:val="-6"/>
            <w:sz w:val="24"/>
          </w:rPr>
          <w:fldChar w:fldCharType="end"/>
        </w:r>
      </w:ins>
    </w:p>
    <w:p w14:paraId="251006B4" w14:textId="77777777" w:rsidR="00087420" w:rsidRDefault="001E0CFE">
      <w:pPr>
        <w:pStyle w:val="BodyText"/>
        <w:rPr>
          <w:del w:id="932" w:author="Hughes, Anna E" w:date="2023-08-09T15:29:00Z"/>
        </w:rPr>
      </w:pPr>
      <w:r>
        <w:rPr>
          <w:rFonts w:ascii="Trebuchet MS"/>
          <w:spacing w:val="-8"/>
          <w:sz w:val="12"/>
          <w:rPrChange w:id="933" w:author="Hughes, Anna E" w:date="2023-08-09T15:29:00Z">
            <w:rPr>
              <w:rFonts w:ascii="Trebuchet MS"/>
              <w:spacing w:val="-4"/>
              <w:sz w:val="12"/>
            </w:rPr>
          </w:rPrChange>
        </w:rPr>
        <w:t>391</w:t>
      </w:r>
      <w:r>
        <w:rPr>
          <w:rFonts w:ascii="Trebuchet MS"/>
          <w:spacing w:val="51"/>
          <w:sz w:val="12"/>
          <w:rPrChange w:id="934" w:author="Hughes, Anna E" w:date="2023-08-09T15:29:00Z">
            <w:rPr>
              <w:rFonts w:ascii="Trebuchet MS"/>
              <w:spacing w:val="36"/>
              <w:sz w:val="12"/>
            </w:rPr>
          </w:rPrChange>
        </w:rPr>
        <w:t xml:space="preserve">  </w:t>
      </w:r>
      <w:del w:id="935" w:author="Hughes, Anna E" w:date="2023-08-09T15:29:00Z">
        <w:r w:rsidR="00791F47">
          <w:fldChar w:fldCharType="begin"/>
        </w:r>
        <w:r w:rsidR="00791F47">
          <w:delInstrText xml:space="preserve"> HYPERLINK \l "_bookmark29" </w:delInstrText>
        </w:r>
        <w:r w:rsidR="00791F47">
          <w:fldChar w:fldCharType="separate"/>
        </w:r>
        <w:r w:rsidR="001644E6">
          <w:rPr>
            <w:spacing w:val="-4"/>
          </w:rPr>
          <w:delText>Buetti</w:delText>
        </w:r>
        <w:r w:rsidR="001644E6">
          <w:rPr>
            <w:spacing w:val="7"/>
          </w:rPr>
          <w:delText xml:space="preserve"> </w:delText>
        </w:r>
        <w:r w:rsidR="001644E6">
          <w:rPr>
            <w:spacing w:val="-4"/>
          </w:rPr>
          <w:delText>et</w:delText>
        </w:r>
        <w:r w:rsidR="001644E6">
          <w:rPr>
            <w:spacing w:val="5"/>
          </w:rPr>
          <w:delText xml:space="preserve"> </w:delText>
        </w:r>
        <w:r w:rsidR="001644E6">
          <w:rPr>
            <w:spacing w:val="-4"/>
          </w:rPr>
          <w:delText>al.</w:delText>
        </w:r>
        <w:r w:rsidR="00791F47">
          <w:rPr>
            <w:spacing w:val="-4"/>
          </w:rPr>
          <w:fldChar w:fldCharType="end"/>
        </w:r>
        <w:r w:rsidR="001644E6">
          <w:rPr>
            <w:spacing w:val="5"/>
          </w:rPr>
          <w:delText xml:space="preserve"> </w:delText>
        </w:r>
        <w:r w:rsidR="00791F47">
          <w:fldChar w:fldCharType="begin"/>
        </w:r>
        <w:r w:rsidR="00791F47">
          <w:delInstrText xml:space="preserve"> HYPERLINK \l "_bookmark29" </w:delInstrText>
        </w:r>
        <w:r w:rsidR="00791F47">
          <w:fldChar w:fldCharType="separate"/>
        </w:r>
        <w:r w:rsidR="001644E6">
          <w:rPr>
            <w:spacing w:val="-4"/>
          </w:rPr>
          <w:delText>(2019),</w:delText>
        </w:r>
        <w:r w:rsidR="00791F47">
          <w:rPr>
            <w:spacing w:val="-4"/>
          </w:rPr>
          <w:fldChar w:fldCharType="end"/>
        </w:r>
      </w:del>
      <w:ins w:id="936" w:author="Hughes, Anna E" w:date="2023-08-09T15:29:00Z">
        <w:r w:rsidR="00791F47">
          <w:fldChar w:fldCharType="begin"/>
        </w:r>
        <w:r w:rsidR="00791F47">
          <w:instrText xml:space="preserve"> HYPERLINK \l "_bookmark30" </w:instrText>
        </w:r>
        <w:r w:rsidR="00791F47">
          <w:fldChar w:fldCharType="separate"/>
        </w:r>
        <w:r>
          <w:rPr>
            <w:spacing w:val="-8"/>
          </w:rPr>
          <w:t>et</w:t>
        </w:r>
        <w:r>
          <w:rPr>
            <w:spacing w:val="-4"/>
          </w:rPr>
          <w:t xml:space="preserve"> </w:t>
        </w:r>
        <w:r>
          <w:rPr>
            <w:spacing w:val="-8"/>
          </w:rPr>
          <w:t>al.</w:t>
        </w:r>
        <w:r w:rsidR="00791F47">
          <w:rPr>
            <w:spacing w:val="-8"/>
          </w:rPr>
          <w:fldChar w:fldCharType="end"/>
        </w:r>
        <w:r>
          <w:rPr>
            <w:spacing w:val="-3"/>
          </w:rPr>
          <w:t xml:space="preserve"> </w:t>
        </w:r>
        <w:r w:rsidR="00791F47">
          <w:fldChar w:fldCharType="begin"/>
        </w:r>
        <w:r w:rsidR="00791F47">
          <w:instrText xml:space="preserve"> HYPERLINK \l "_bookmark30" </w:instrText>
        </w:r>
        <w:r w:rsidR="00791F47">
          <w:fldChar w:fldCharType="separate"/>
        </w:r>
        <w:r>
          <w:rPr>
            <w:spacing w:val="-8"/>
          </w:rPr>
          <w:t>(2019),</w:t>
        </w:r>
        <w:r w:rsidR="00791F47">
          <w:rPr>
            <w:spacing w:val="-8"/>
          </w:rPr>
          <w:fldChar w:fldCharType="end"/>
        </w:r>
      </w:ins>
      <w:r>
        <w:rPr>
          <w:spacing w:val="-4"/>
          <w:rPrChange w:id="937" w:author="Hughes, Anna E" w:date="2023-08-09T15:29:00Z">
            <w:rPr>
              <w:spacing w:val="9"/>
            </w:rPr>
          </w:rPrChange>
        </w:rPr>
        <w:t xml:space="preserve"> </w:t>
      </w:r>
      <w:r>
        <w:rPr>
          <w:spacing w:val="-8"/>
          <w:rPrChange w:id="938" w:author="Hughes, Anna E" w:date="2023-08-09T15:29:00Z">
            <w:rPr>
              <w:spacing w:val="-4"/>
            </w:rPr>
          </w:rPrChange>
        </w:rPr>
        <w:t>apart</w:t>
      </w:r>
      <w:r>
        <w:rPr>
          <w:spacing w:val="-3"/>
          <w:rPrChange w:id="939" w:author="Hughes, Anna E" w:date="2023-08-09T15:29:00Z">
            <w:rPr>
              <w:spacing w:val="5"/>
            </w:rPr>
          </w:rPrChange>
        </w:rPr>
        <w:t xml:space="preserve"> </w:t>
      </w:r>
      <w:r>
        <w:rPr>
          <w:spacing w:val="-8"/>
          <w:rPrChange w:id="940" w:author="Hughes, Anna E" w:date="2023-08-09T15:29:00Z">
            <w:rPr>
              <w:spacing w:val="-4"/>
            </w:rPr>
          </w:rPrChange>
        </w:rPr>
        <w:t>from</w:t>
      </w:r>
      <w:r>
        <w:rPr>
          <w:spacing w:val="-4"/>
          <w:rPrChange w:id="941" w:author="Hughes, Anna E" w:date="2023-08-09T15:29:00Z">
            <w:rPr>
              <w:spacing w:val="6"/>
            </w:rPr>
          </w:rPrChange>
        </w:rPr>
        <w:t xml:space="preserve"> </w:t>
      </w:r>
      <w:r>
        <w:rPr>
          <w:spacing w:val="-8"/>
          <w:rPrChange w:id="942" w:author="Hughes, Anna E" w:date="2023-08-09T15:29:00Z">
            <w:rPr>
              <w:spacing w:val="-4"/>
            </w:rPr>
          </w:rPrChange>
        </w:rPr>
        <w:t>that</w:t>
      </w:r>
      <w:r>
        <w:rPr>
          <w:spacing w:val="-3"/>
          <w:rPrChange w:id="943" w:author="Hughes, Anna E" w:date="2023-08-09T15:29:00Z">
            <w:rPr>
              <w:spacing w:val="5"/>
            </w:rPr>
          </w:rPrChange>
        </w:rPr>
        <w:t xml:space="preserve"> </w:t>
      </w:r>
      <w:r>
        <w:rPr>
          <w:spacing w:val="-8"/>
          <w:rPrChange w:id="944" w:author="Hughes, Anna E" w:date="2023-08-09T15:29:00Z">
            <w:rPr>
              <w:spacing w:val="-4"/>
            </w:rPr>
          </w:rPrChange>
        </w:rPr>
        <w:t>we</w:t>
      </w:r>
      <w:r>
        <w:rPr>
          <w:spacing w:val="-4"/>
          <w:rPrChange w:id="945" w:author="Hughes, Anna E" w:date="2023-08-09T15:29:00Z">
            <w:rPr>
              <w:spacing w:val="5"/>
            </w:rPr>
          </w:rPrChange>
        </w:rPr>
        <w:t xml:space="preserve"> </w:t>
      </w:r>
      <w:del w:id="946" w:author="Hughes, Anna E" w:date="2023-08-09T15:29:00Z">
        <w:r w:rsidR="001644E6">
          <w:rPr>
            <w:spacing w:val="-4"/>
          </w:rPr>
          <w:delText>will</w:delText>
        </w:r>
        <w:r w:rsidR="001644E6">
          <w:rPr>
            <w:spacing w:val="5"/>
          </w:rPr>
          <w:delText xml:space="preserve"> </w:delText>
        </w:r>
        <w:r w:rsidR="001644E6">
          <w:rPr>
            <w:spacing w:val="-4"/>
          </w:rPr>
          <w:delText>change</w:delText>
        </w:r>
      </w:del>
      <w:ins w:id="947" w:author="Hughes, Anna E" w:date="2023-08-09T15:29:00Z">
        <w:r>
          <w:rPr>
            <w:spacing w:val="-8"/>
          </w:rPr>
          <w:t>changed</w:t>
        </w:r>
      </w:ins>
      <w:r>
        <w:rPr>
          <w:spacing w:val="-4"/>
          <w:rPrChange w:id="948" w:author="Hughes, Anna E" w:date="2023-08-09T15:29:00Z">
            <w:rPr>
              <w:spacing w:val="6"/>
            </w:rPr>
          </w:rPrChange>
        </w:rPr>
        <w:t xml:space="preserve"> </w:t>
      </w:r>
      <w:r>
        <w:rPr>
          <w:spacing w:val="-8"/>
          <w:rPrChange w:id="949" w:author="Hughes, Anna E" w:date="2023-08-09T15:29:00Z">
            <w:rPr>
              <w:spacing w:val="-4"/>
            </w:rPr>
          </w:rPrChange>
        </w:rPr>
        <w:t>one</w:t>
      </w:r>
      <w:r>
        <w:rPr>
          <w:spacing w:val="-3"/>
          <w:rPrChange w:id="950" w:author="Hughes, Anna E" w:date="2023-08-09T15:29:00Z">
            <w:rPr>
              <w:spacing w:val="5"/>
            </w:rPr>
          </w:rPrChange>
        </w:rPr>
        <w:t xml:space="preserve"> </w:t>
      </w:r>
      <w:r>
        <w:rPr>
          <w:spacing w:val="-8"/>
          <w:rPrChange w:id="951" w:author="Hughes, Anna E" w:date="2023-08-09T15:29:00Z">
            <w:rPr>
              <w:spacing w:val="-4"/>
            </w:rPr>
          </w:rPrChange>
        </w:rPr>
        <w:t>distractor</w:t>
      </w:r>
      <w:r>
        <w:rPr>
          <w:spacing w:val="-4"/>
          <w:rPrChange w:id="952" w:author="Hughes, Anna E" w:date="2023-08-09T15:29:00Z">
            <w:rPr>
              <w:spacing w:val="5"/>
            </w:rPr>
          </w:rPrChange>
        </w:rPr>
        <w:t xml:space="preserve"> </w:t>
      </w:r>
      <w:r>
        <w:rPr>
          <w:spacing w:val="-8"/>
          <w:rPrChange w:id="953" w:author="Hughes, Anna E" w:date="2023-08-09T15:29:00Z">
            <w:rPr>
              <w:spacing w:val="-4"/>
            </w:rPr>
          </w:rPrChange>
        </w:rPr>
        <w:t>colour</w:t>
      </w:r>
      <w:r>
        <w:rPr>
          <w:spacing w:val="-3"/>
          <w:rPrChange w:id="954" w:author="Hughes, Anna E" w:date="2023-08-09T15:29:00Z">
            <w:rPr>
              <w:spacing w:val="6"/>
            </w:rPr>
          </w:rPrChange>
        </w:rPr>
        <w:t xml:space="preserve"> </w:t>
      </w:r>
      <w:r>
        <w:rPr>
          <w:spacing w:val="-8"/>
          <w:rPrChange w:id="955" w:author="Hughes, Anna E" w:date="2023-08-09T15:29:00Z">
            <w:rPr>
              <w:spacing w:val="-4"/>
            </w:rPr>
          </w:rPrChange>
        </w:rPr>
        <w:t>(from</w:t>
      </w:r>
    </w:p>
    <w:p w14:paraId="24D2C138" w14:textId="72DDE8CD" w:rsidR="00470D98" w:rsidRDefault="001644E6">
      <w:pPr>
        <w:pStyle w:val="BodyText"/>
        <w:rPr>
          <w:ins w:id="956" w:author="Hughes, Anna E" w:date="2023-08-09T15:29:00Z"/>
        </w:rPr>
      </w:pPr>
      <w:del w:id="957" w:author="Hughes, Anna E" w:date="2023-08-09T15:29:00Z">
        <w:r>
          <w:rPr>
            <w:rFonts w:ascii="Trebuchet MS"/>
            <w:spacing w:val="-4"/>
            <w:sz w:val="12"/>
          </w:rPr>
          <w:delText>392</w:delText>
        </w:r>
        <w:r>
          <w:rPr>
            <w:rFonts w:ascii="Trebuchet MS"/>
            <w:spacing w:val="31"/>
            <w:sz w:val="12"/>
          </w:rPr>
          <w:delText xml:space="preserve"> </w:delText>
        </w:r>
      </w:del>
      <w:r w:rsidR="001E0CFE">
        <w:rPr>
          <w:spacing w:val="-4"/>
          <w:rPrChange w:id="958" w:author="Hughes, Anna E" w:date="2023-08-09T15:29:00Z">
            <w:rPr>
              <w:rFonts w:ascii="Trebuchet MS"/>
              <w:spacing w:val="31"/>
              <w:sz w:val="12"/>
            </w:rPr>
          </w:rPrChange>
        </w:rPr>
        <w:t xml:space="preserve"> </w:t>
      </w:r>
      <w:r w:rsidR="001E0CFE">
        <w:rPr>
          <w:spacing w:val="-8"/>
          <w:rPrChange w:id="959" w:author="Hughes, Anna E" w:date="2023-08-09T15:29:00Z">
            <w:rPr>
              <w:spacing w:val="-4"/>
            </w:rPr>
          </w:rPrChange>
        </w:rPr>
        <w:t>blue</w:t>
      </w:r>
      <w:r w:rsidR="001E0CFE">
        <w:rPr>
          <w:spacing w:val="-3"/>
          <w:rPrChange w:id="960" w:author="Hughes, Anna E" w:date="2023-08-09T15:29:00Z">
            <w:rPr/>
          </w:rPrChange>
        </w:rPr>
        <w:t xml:space="preserve"> </w:t>
      </w:r>
      <w:r w:rsidR="001E0CFE">
        <w:rPr>
          <w:spacing w:val="-8"/>
          <w:rPrChange w:id="961" w:author="Hughes, Anna E" w:date="2023-08-09T15:29:00Z">
            <w:rPr>
              <w:spacing w:val="-4"/>
            </w:rPr>
          </w:rPrChange>
        </w:rPr>
        <w:t>to</w:t>
      </w:r>
      <w:r w:rsidR="001E0CFE">
        <w:rPr>
          <w:spacing w:val="-4"/>
          <w:rPrChange w:id="962" w:author="Hughes, Anna E" w:date="2023-08-09T15:29:00Z">
            <w:rPr>
              <w:spacing w:val="1"/>
            </w:rPr>
          </w:rPrChange>
        </w:rPr>
        <w:t xml:space="preserve"> </w:t>
      </w:r>
      <w:r w:rsidR="001E0CFE">
        <w:rPr>
          <w:spacing w:val="-8"/>
          <w:rPrChange w:id="963" w:author="Hughes, Anna E" w:date="2023-08-09T15:29:00Z">
            <w:rPr>
              <w:spacing w:val="-4"/>
            </w:rPr>
          </w:rPrChange>
        </w:rPr>
        <w:t>pink)</w:t>
      </w:r>
    </w:p>
    <w:p w14:paraId="4638F044" w14:textId="77777777" w:rsidR="00087420" w:rsidRDefault="001E0CFE">
      <w:pPr>
        <w:pStyle w:val="BodyText"/>
        <w:spacing w:before="8"/>
        <w:rPr>
          <w:del w:id="964" w:author="Hughes, Anna E" w:date="2023-08-09T15:29:00Z"/>
        </w:rPr>
      </w:pPr>
      <w:ins w:id="965" w:author="Hughes, Anna E" w:date="2023-08-09T15:29:00Z">
        <w:r>
          <w:rPr>
            <w:rFonts w:ascii="Trebuchet MS"/>
            <w:w w:val="90"/>
            <w:sz w:val="12"/>
          </w:rPr>
          <w:t>392</w:t>
        </w:r>
        <w:r>
          <w:rPr>
            <w:rFonts w:ascii="Trebuchet MS"/>
            <w:spacing w:val="67"/>
            <w:sz w:val="12"/>
          </w:rPr>
          <w:t xml:space="preserve"> </w:t>
        </w:r>
      </w:ins>
      <w:r>
        <w:rPr>
          <w:rFonts w:ascii="Trebuchet MS"/>
          <w:spacing w:val="67"/>
          <w:sz w:val="12"/>
          <w:rPrChange w:id="966" w:author="Hughes, Anna E" w:date="2023-08-09T15:29:00Z">
            <w:rPr>
              <w:spacing w:val="1"/>
            </w:rPr>
          </w:rPrChange>
        </w:rPr>
        <w:t xml:space="preserve"> </w:t>
      </w:r>
      <w:r>
        <w:rPr>
          <w:w w:val="90"/>
          <w:rPrChange w:id="967" w:author="Hughes, Anna E" w:date="2023-08-09T15:29:00Z">
            <w:rPr>
              <w:spacing w:val="-4"/>
            </w:rPr>
          </w:rPrChange>
        </w:rPr>
        <w:t>to</w:t>
      </w:r>
      <w:r>
        <w:t xml:space="preserve"> </w:t>
      </w:r>
      <w:r>
        <w:rPr>
          <w:w w:val="90"/>
          <w:rPrChange w:id="968" w:author="Hughes, Anna E" w:date="2023-08-09T15:29:00Z">
            <w:rPr>
              <w:spacing w:val="-4"/>
            </w:rPr>
          </w:rPrChange>
        </w:rPr>
        <w:t>allow</w:t>
      </w:r>
      <w:r>
        <w:rPr>
          <w:spacing w:val="-1"/>
          <w:rPrChange w:id="969" w:author="Hughes, Anna E" w:date="2023-08-09T15:29:00Z">
            <w:rPr/>
          </w:rPrChange>
        </w:rPr>
        <w:t xml:space="preserve"> </w:t>
      </w:r>
      <w:r>
        <w:rPr>
          <w:w w:val="90"/>
          <w:rPrChange w:id="970" w:author="Hughes, Anna E" w:date="2023-08-09T15:29:00Z">
            <w:rPr>
              <w:spacing w:val="-4"/>
            </w:rPr>
          </w:rPrChange>
        </w:rPr>
        <w:t>us</w:t>
      </w:r>
      <w:r>
        <w:t xml:space="preserve"> </w:t>
      </w:r>
      <w:r>
        <w:rPr>
          <w:w w:val="90"/>
          <w:rPrChange w:id="971" w:author="Hughes, Anna E" w:date="2023-08-09T15:29:00Z">
            <w:rPr>
              <w:spacing w:val="-4"/>
            </w:rPr>
          </w:rPrChange>
        </w:rPr>
        <w:t>to</w:t>
      </w:r>
      <w:r>
        <w:rPr>
          <w:spacing w:val="-1"/>
          <w:rPrChange w:id="972" w:author="Hughes, Anna E" w:date="2023-08-09T15:29:00Z">
            <w:rPr>
              <w:spacing w:val="1"/>
            </w:rPr>
          </w:rPrChange>
        </w:rPr>
        <w:t xml:space="preserve"> </w:t>
      </w:r>
      <w:r>
        <w:rPr>
          <w:w w:val="90"/>
          <w:rPrChange w:id="973" w:author="Hughes, Anna E" w:date="2023-08-09T15:29:00Z">
            <w:rPr>
              <w:spacing w:val="-4"/>
            </w:rPr>
          </w:rPrChange>
        </w:rPr>
        <w:t>discriminate</w:t>
      </w:r>
      <w:r>
        <w:rPr>
          <w:spacing w:val="-1"/>
          <w:rPrChange w:id="974" w:author="Hughes, Anna E" w:date="2023-08-09T15:29:00Z">
            <w:rPr/>
          </w:rPrChange>
        </w:rPr>
        <w:t xml:space="preserve"> </w:t>
      </w:r>
      <w:r>
        <w:rPr>
          <w:w w:val="90"/>
          <w:rPrChange w:id="975" w:author="Hughes, Anna E" w:date="2023-08-09T15:29:00Z">
            <w:rPr>
              <w:spacing w:val="-4"/>
            </w:rPr>
          </w:rPrChange>
        </w:rPr>
        <w:t>better</w:t>
      </w:r>
      <w:r>
        <w:t xml:space="preserve"> </w:t>
      </w:r>
      <w:r>
        <w:rPr>
          <w:w w:val="90"/>
          <w:rPrChange w:id="976" w:author="Hughes, Anna E" w:date="2023-08-09T15:29:00Z">
            <w:rPr>
              <w:spacing w:val="-4"/>
            </w:rPr>
          </w:rPrChange>
        </w:rPr>
        <w:t>between</w:t>
      </w:r>
      <w:r>
        <w:rPr>
          <w:spacing w:val="-1"/>
          <w:rPrChange w:id="977" w:author="Hughes, Anna E" w:date="2023-08-09T15:29:00Z">
            <w:rPr/>
          </w:rPrChange>
        </w:rPr>
        <w:t xml:space="preserve"> </w:t>
      </w:r>
      <w:r>
        <w:rPr>
          <w:w w:val="90"/>
          <w:rPrChange w:id="978" w:author="Hughes, Anna E" w:date="2023-08-09T15:29:00Z">
            <w:rPr>
              <w:spacing w:val="-4"/>
            </w:rPr>
          </w:rPrChange>
        </w:rPr>
        <w:t>different</w:t>
      </w:r>
      <w:r>
        <w:rPr>
          <w:spacing w:val="-1"/>
          <w:rPrChange w:id="979" w:author="Hughes, Anna E" w:date="2023-08-09T15:29:00Z">
            <w:rPr>
              <w:spacing w:val="1"/>
            </w:rPr>
          </w:rPrChange>
        </w:rPr>
        <w:t xml:space="preserve"> </w:t>
      </w:r>
      <w:r>
        <w:rPr>
          <w:w w:val="90"/>
          <w:rPrChange w:id="980" w:author="Hughes, Anna E" w:date="2023-08-09T15:29:00Z">
            <w:rPr>
              <w:spacing w:val="-4"/>
            </w:rPr>
          </w:rPrChange>
        </w:rPr>
        <w:t>models</w:t>
      </w:r>
      <w:r>
        <w:t xml:space="preserve"> </w:t>
      </w:r>
      <w:r>
        <w:rPr>
          <w:w w:val="90"/>
          <w:rPrChange w:id="981" w:author="Hughes, Anna E" w:date="2023-08-09T15:29:00Z">
            <w:rPr>
              <w:spacing w:val="-4"/>
            </w:rPr>
          </w:rPrChange>
        </w:rPr>
        <w:t>of</w:t>
      </w:r>
      <w:r>
        <w:rPr>
          <w:spacing w:val="-1"/>
          <w:rPrChange w:id="982" w:author="Hughes, Anna E" w:date="2023-08-09T15:29:00Z">
            <w:rPr/>
          </w:rPrChange>
        </w:rPr>
        <w:t xml:space="preserve"> </w:t>
      </w:r>
      <w:r>
        <w:rPr>
          <w:w w:val="90"/>
          <w:rPrChange w:id="983" w:author="Hughes, Anna E" w:date="2023-08-09T15:29:00Z">
            <w:rPr>
              <w:spacing w:val="-5"/>
            </w:rPr>
          </w:rPrChange>
        </w:rPr>
        <w:t>the</w:t>
      </w:r>
    </w:p>
    <w:p w14:paraId="444B38DE" w14:textId="11663AD8" w:rsidR="00470D98" w:rsidRDefault="001644E6">
      <w:pPr>
        <w:pStyle w:val="BodyText"/>
        <w:spacing w:before="8"/>
        <w:rPr>
          <w:ins w:id="984" w:author="Hughes, Anna E" w:date="2023-08-09T15:29:00Z"/>
        </w:rPr>
      </w:pPr>
      <w:del w:id="985" w:author="Hughes, Anna E" w:date="2023-08-09T15:29:00Z">
        <w:r>
          <w:rPr>
            <w:rFonts w:ascii="Trebuchet MS"/>
            <w:spacing w:val="-6"/>
            <w:sz w:val="12"/>
          </w:rPr>
          <w:delText>393</w:delText>
        </w:r>
      </w:del>
      <w:r w:rsidR="001E0CFE">
        <w:rPr>
          <w:rPrChange w:id="986" w:author="Hughes, Anna E" w:date="2023-08-09T15:29:00Z">
            <w:rPr>
              <w:rFonts w:ascii="Trebuchet MS"/>
              <w:spacing w:val="74"/>
              <w:w w:val="150"/>
              <w:sz w:val="12"/>
            </w:rPr>
          </w:rPrChange>
        </w:rPr>
        <w:t xml:space="preserve"> </w:t>
      </w:r>
      <w:r w:rsidR="001E0CFE">
        <w:rPr>
          <w:w w:val="90"/>
          <w:rPrChange w:id="987" w:author="Hughes, Anna E" w:date="2023-08-09T15:29:00Z">
            <w:rPr>
              <w:spacing w:val="-6"/>
            </w:rPr>
          </w:rPrChange>
        </w:rPr>
        <w:t>data</w:t>
      </w:r>
      <w:r w:rsidR="001E0CFE">
        <w:rPr>
          <w:spacing w:val="-1"/>
          <w:rPrChange w:id="988" w:author="Hughes, Anna E" w:date="2023-08-09T15:29:00Z">
            <w:rPr>
              <w:spacing w:val="-7"/>
            </w:rPr>
          </w:rPrChange>
        </w:rPr>
        <w:t xml:space="preserve"> </w:t>
      </w:r>
      <w:r w:rsidR="001E0CFE">
        <w:rPr>
          <w:w w:val="90"/>
          <w:rPrChange w:id="989" w:author="Hughes, Anna E" w:date="2023-08-09T15:29:00Z">
            <w:rPr>
              <w:spacing w:val="-6"/>
            </w:rPr>
          </w:rPrChange>
        </w:rPr>
        <w:t>(see</w:t>
      </w:r>
      <w:r w:rsidR="001E0CFE">
        <w:rPr>
          <w:spacing w:val="-1"/>
          <w:rPrChange w:id="990" w:author="Hughes, Anna E" w:date="2023-08-09T15:29:00Z">
            <w:rPr>
              <w:spacing w:val="-7"/>
            </w:rPr>
          </w:rPrChange>
        </w:rPr>
        <w:t xml:space="preserve"> </w:t>
      </w:r>
      <w:r w:rsidR="001E0CFE">
        <w:rPr>
          <w:spacing w:val="-2"/>
          <w:w w:val="90"/>
          <w:rPrChange w:id="991" w:author="Hughes, Anna E" w:date="2023-08-09T15:29:00Z">
            <w:rPr>
              <w:spacing w:val="-6"/>
            </w:rPr>
          </w:rPrChange>
        </w:rPr>
        <w:t>above).</w:t>
      </w:r>
    </w:p>
    <w:p w14:paraId="161FCA93" w14:textId="77777777" w:rsidR="00087420" w:rsidRDefault="001E0CFE">
      <w:pPr>
        <w:pStyle w:val="BodyText"/>
        <w:rPr>
          <w:del w:id="992" w:author="Hughes, Anna E" w:date="2023-08-09T15:29:00Z"/>
        </w:rPr>
      </w:pPr>
      <w:ins w:id="993" w:author="Hughes, Anna E" w:date="2023-08-09T15:29:00Z">
        <w:r>
          <w:rPr>
            <w:rFonts w:ascii="Trebuchet MS"/>
            <w:spacing w:val="-6"/>
            <w:sz w:val="12"/>
          </w:rPr>
          <w:t>393</w:t>
        </w:r>
        <w:r>
          <w:rPr>
            <w:rFonts w:ascii="Trebuchet MS"/>
            <w:spacing w:val="35"/>
            <w:sz w:val="12"/>
          </w:rPr>
          <w:t xml:space="preserve"> </w:t>
        </w:r>
      </w:ins>
      <w:r>
        <w:rPr>
          <w:rFonts w:ascii="Trebuchet MS"/>
          <w:spacing w:val="35"/>
          <w:sz w:val="12"/>
          <w:rPrChange w:id="994" w:author="Hughes, Anna E" w:date="2023-08-09T15:29:00Z">
            <w:rPr>
              <w:spacing w:val="2"/>
            </w:rPr>
          </w:rPrChange>
        </w:rPr>
        <w:t xml:space="preserve"> </w:t>
      </w:r>
      <w:r>
        <w:rPr>
          <w:spacing w:val="-6"/>
        </w:rPr>
        <w:t>There</w:t>
      </w:r>
      <w:r>
        <w:rPr>
          <w:spacing w:val="-7"/>
        </w:rPr>
        <w:t xml:space="preserve"> </w:t>
      </w:r>
      <w:del w:id="995" w:author="Hughes, Anna E" w:date="2023-08-09T15:29:00Z">
        <w:r w:rsidR="001644E6">
          <w:rPr>
            <w:spacing w:val="-6"/>
          </w:rPr>
          <w:delText>are</w:delText>
        </w:r>
      </w:del>
      <w:ins w:id="996" w:author="Hughes, Anna E" w:date="2023-08-09T15:29:00Z">
        <w:r>
          <w:rPr>
            <w:spacing w:val="-6"/>
          </w:rPr>
          <w:t>were</w:t>
        </w:r>
      </w:ins>
      <w:r>
        <w:rPr>
          <w:spacing w:val="-7"/>
          <w:rPrChange w:id="997" w:author="Hughes, Anna E" w:date="2023-08-09T15:29:00Z">
            <w:rPr>
              <w:spacing w:val="-8"/>
            </w:rPr>
          </w:rPrChange>
        </w:rPr>
        <w:t xml:space="preserve"> </w:t>
      </w:r>
      <w:r>
        <w:rPr>
          <w:spacing w:val="-6"/>
        </w:rPr>
        <w:t>six</w:t>
      </w:r>
      <w:r>
        <w:rPr>
          <w:spacing w:val="-7"/>
        </w:rPr>
        <w:t xml:space="preserve"> </w:t>
      </w:r>
      <w:r>
        <w:rPr>
          <w:spacing w:val="-6"/>
        </w:rPr>
        <w:t>single-feature</w:t>
      </w:r>
      <w:r>
        <w:rPr>
          <w:spacing w:val="-7"/>
        </w:rPr>
        <w:t xml:space="preserve"> </w:t>
      </w:r>
      <w:r>
        <w:rPr>
          <w:spacing w:val="-6"/>
        </w:rPr>
        <w:t>conditions</w:t>
      </w:r>
      <w:r>
        <w:rPr>
          <w:spacing w:val="-7"/>
        </w:rPr>
        <w:t xml:space="preserve"> </w:t>
      </w:r>
      <w:r>
        <w:rPr>
          <w:spacing w:val="-6"/>
        </w:rPr>
        <w:t>(purple,</w:t>
      </w:r>
      <w:r>
        <w:rPr>
          <w:spacing w:val="-6"/>
          <w:rPrChange w:id="998" w:author="Hughes, Anna E" w:date="2023-08-09T15:29:00Z">
            <w:rPr>
              <w:spacing w:val="-7"/>
            </w:rPr>
          </w:rPrChange>
        </w:rPr>
        <w:t xml:space="preserve"> </w:t>
      </w:r>
      <w:r>
        <w:rPr>
          <w:spacing w:val="-6"/>
        </w:rPr>
        <w:t>orange</w:t>
      </w:r>
      <w:r>
        <w:rPr>
          <w:spacing w:val="-7"/>
          <w:rPrChange w:id="999" w:author="Hughes, Anna E" w:date="2023-08-09T15:29:00Z">
            <w:rPr>
              <w:spacing w:val="-8"/>
            </w:rPr>
          </w:rPrChange>
        </w:rPr>
        <w:t xml:space="preserve"> </w:t>
      </w:r>
      <w:r>
        <w:rPr>
          <w:spacing w:val="-6"/>
        </w:rPr>
        <w:t>and</w:t>
      </w:r>
      <w:r>
        <w:rPr>
          <w:spacing w:val="-7"/>
        </w:rPr>
        <w:t xml:space="preserve"> </w:t>
      </w:r>
      <w:r>
        <w:rPr>
          <w:spacing w:val="-6"/>
        </w:rPr>
        <w:t>pink</w:t>
      </w:r>
    </w:p>
    <w:p w14:paraId="14D166FB" w14:textId="5CAB3920" w:rsidR="00470D98" w:rsidRDefault="001644E6">
      <w:pPr>
        <w:pStyle w:val="BodyText"/>
        <w:rPr>
          <w:ins w:id="1000" w:author="Hughes, Anna E" w:date="2023-08-09T15:29:00Z"/>
        </w:rPr>
      </w:pPr>
      <w:del w:id="1001" w:author="Hughes, Anna E" w:date="2023-08-09T15:29:00Z">
        <w:r>
          <w:rPr>
            <w:rFonts w:ascii="Trebuchet MS"/>
            <w:w w:val="90"/>
            <w:sz w:val="12"/>
          </w:rPr>
          <w:delText>394</w:delText>
        </w:r>
        <w:r>
          <w:rPr>
            <w:rFonts w:ascii="Trebuchet MS"/>
            <w:spacing w:val="67"/>
            <w:sz w:val="12"/>
          </w:rPr>
          <w:delText xml:space="preserve"> </w:delText>
        </w:r>
      </w:del>
      <w:r w:rsidR="001E0CFE">
        <w:rPr>
          <w:spacing w:val="-7"/>
          <w:rPrChange w:id="1002" w:author="Hughes, Anna E" w:date="2023-08-09T15:29:00Z">
            <w:rPr>
              <w:rFonts w:ascii="Trebuchet MS"/>
              <w:spacing w:val="67"/>
              <w:sz w:val="12"/>
            </w:rPr>
          </w:rPrChange>
        </w:rPr>
        <w:t xml:space="preserve"> </w:t>
      </w:r>
      <w:r w:rsidR="001E0CFE">
        <w:rPr>
          <w:spacing w:val="-6"/>
          <w:rPrChange w:id="1003" w:author="Hughes, Anna E" w:date="2023-08-09T15:29:00Z">
            <w:rPr>
              <w:w w:val="90"/>
            </w:rPr>
          </w:rPrChange>
        </w:rPr>
        <w:t>distractors</w:t>
      </w:r>
      <w:r w:rsidR="001E0CFE">
        <w:rPr>
          <w:spacing w:val="-7"/>
          <w:rPrChange w:id="1004" w:author="Hughes, Anna E" w:date="2023-08-09T15:29:00Z">
            <w:rPr>
              <w:spacing w:val="28"/>
            </w:rPr>
          </w:rPrChange>
        </w:rPr>
        <w:t xml:space="preserve"> </w:t>
      </w:r>
      <w:r w:rsidR="001E0CFE">
        <w:rPr>
          <w:spacing w:val="-6"/>
          <w:rPrChange w:id="1005" w:author="Hughes, Anna E" w:date="2023-08-09T15:29:00Z">
            <w:rPr>
              <w:w w:val="90"/>
            </w:rPr>
          </w:rPrChange>
        </w:rPr>
        <w:t>and</w:t>
      </w:r>
    </w:p>
    <w:p w14:paraId="2FBB64A8" w14:textId="77777777" w:rsidR="00087420" w:rsidRDefault="001E0CFE">
      <w:pPr>
        <w:pStyle w:val="BodyText"/>
        <w:spacing w:before="8"/>
        <w:rPr>
          <w:del w:id="1006" w:author="Hughes, Anna E" w:date="2023-08-09T15:29:00Z"/>
        </w:rPr>
      </w:pPr>
      <w:ins w:id="1007" w:author="Hughes, Anna E" w:date="2023-08-09T15:29:00Z">
        <w:r>
          <w:rPr>
            <w:rFonts w:ascii="Trebuchet MS"/>
            <w:spacing w:val="-6"/>
            <w:sz w:val="12"/>
          </w:rPr>
          <w:t>394</w:t>
        </w:r>
        <w:r>
          <w:rPr>
            <w:rFonts w:ascii="Trebuchet MS"/>
            <w:spacing w:val="36"/>
            <w:sz w:val="12"/>
          </w:rPr>
          <w:t xml:space="preserve"> </w:t>
        </w:r>
      </w:ins>
      <w:r>
        <w:rPr>
          <w:rFonts w:ascii="Trebuchet MS"/>
          <w:spacing w:val="36"/>
          <w:sz w:val="12"/>
          <w:rPrChange w:id="1008" w:author="Hughes, Anna E" w:date="2023-08-09T15:29:00Z">
            <w:rPr>
              <w:spacing w:val="28"/>
            </w:rPr>
          </w:rPrChange>
        </w:rPr>
        <w:t xml:space="preserve"> </w:t>
      </w:r>
      <w:r>
        <w:rPr>
          <w:spacing w:val="-6"/>
          <w:rPrChange w:id="1009" w:author="Hughes, Anna E" w:date="2023-08-09T15:29:00Z">
            <w:rPr>
              <w:w w:val="90"/>
            </w:rPr>
          </w:rPrChange>
        </w:rPr>
        <w:t>triangle,</w:t>
      </w:r>
      <w:r>
        <w:rPr>
          <w:spacing w:val="9"/>
          <w:rPrChange w:id="1010" w:author="Hughes, Anna E" w:date="2023-08-09T15:29:00Z">
            <w:rPr>
              <w:spacing w:val="30"/>
            </w:rPr>
          </w:rPrChange>
        </w:rPr>
        <w:t xml:space="preserve"> </w:t>
      </w:r>
      <w:r>
        <w:rPr>
          <w:spacing w:val="-6"/>
          <w:rPrChange w:id="1011" w:author="Hughes, Anna E" w:date="2023-08-09T15:29:00Z">
            <w:rPr>
              <w:w w:val="90"/>
            </w:rPr>
          </w:rPrChange>
        </w:rPr>
        <w:t>circle</w:t>
      </w:r>
      <w:r>
        <w:rPr>
          <w:spacing w:val="5"/>
          <w:rPrChange w:id="1012" w:author="Hughes, Anna E" w:date="2023-08-09T15:29:00Z">
            <w:rPr>
              <w:spacing w:val="28"/>
            </w:rPr>
          </w:rPrChange>
        </w:rPr>
        <w:t xml:space="preserve"> </w:t>
      </w:r>
      <w:r>
        <w:rPr>
          <w:spacing w:val="-6"/>
          <w:rPrChange w:id="1013" w:author="Hughes, Anna E" w:date="2023-08-09T15:29:00Z">
            <w:rPr>
              <w:w w:val="90"/>
            </w:rPr>
          </w:rPrChange>
        </w:rPr>
        <w:t>and</w:t>
      </w:r>
      <w:r>
        <w:rPr>
          <w:spacing w:val="5"/>
          <w:rPrChange w:id="1014" w:author="Hughes, Anna E" w:date="2023-08-09T15:29:00Z">
            <w:rPr>
              <w:spacing w:val="27"/>
            </w:rPr>
          </w:rPrChange>
        </w:rPr>
        <w:t xml:space="preserve"> </w:t>
      </w:r>
      <w:r>
        <w:rPr>
          <w:spacing w:val="-6"/>
          <w:rPrChange w:id="1015" w:author="Hughes, Anna E" w:date="2023-08-09T15:29:00Z">
            <w:rPr>
              <w:w w:val="90"/>
            </w:rPr>
          </w:rPrChange>
        </w:rPr>
        <w:t>diamond</w:t>
      </w:r>
      <w:r>
        <w:rPr>
          <w:spacing w:val="5"/>
          <w:rPrChange w:id="1016" w:author="Hughes, Anna E" w:date="2023-08-09T15:29:00Z">
            <w:rPr>
              <w:spacing w:val="28"/>
            </w:rPr>
          </w:rPrChange>
        </w:rPr>
        <w:t xml:space="preserve"> </w:t>
      </w:r>
      <w:r>
        <w:rPr>
          <w:spacing w:val="-6"/>
          <w:rPrChange w:id="1017" w:author="Hughes, Anna E" w:date="2023-08-09T15:29:00Z">
            <w:rPr>
              <w:w w:val="90"/>
            </w:rPr>
          </w:rPrChange>
        </w:rPr>
        <w:t>distractors)</w:t>
      </w:r>
      <w:r>
        <w:rPr>
          <w:spacing w:val="5"/>
          <w:rPrChange w:id="1018" w:author="Hughes, Anna E" w:date="2023-08-09T15:29:00Z">
            <w:rPr>
              <w:spacing w:val="28"/>
            </w:rPr>
          </w:rPrChange>
        </w:rPr>
        <w:t xml:space="preserve"> </w:t>
      </w:r>
      <w:r>
        <w:rPr>
          <w:spacing w:val="-6"/>
          <w:rPrChange w:id="1019" w:author="Hughes, Anna E" w:date="2023-08-09T15:29:00Z">
            <w:rPr>
              <w:w w:val="90"/>
            </w:rPr>
          </w:rPrChange>
        </w:rPr>
        <w:t>and</w:t>
      </w:r>
      <w:r>
        <w:rPr>
          <w:spacing w:val="5"/>
          <w:rPrChange w:id="1020" w:author="Hughes, Anna E" w:date="2023-08-09T15:29:00Z">
            <w:rPr>
              <w:spacing w:val="27"/>
            </w:rPr>
          </w:rPrChange>
        </w:rPr>
        <w:t xml:space="preserve"> </w:t>
      </w:r>
      <w:r>
        <w:rPr>
          <w:spacing w:val="-6"/>
          <w:rPrChange w:id="1021" w:author="Hughes, Anna E" w:date="2023-08-09T15:29:00Z">
            <w:rPr>
              <w:w w:val="90"/>
            </w:rPr>
          </w:rPrChange>
        </w:rPr>
        <w:t>nine</w:t>
      </w:r>
      <w:r>
        <w:rPr>
          <w:spacing w:val="5"/>
          <w:rPrChange w:id="1022" w:author="Hughes, Anna E" w:date="2023-08-09T15:29:00Z">
            <w:rPr>
              <w:spacing w:val="28"/>
            </w:rPr>
          </w:rPrChange>
        </w:rPr>
        <w:t xml:space="preserve"> </w:t>
      </w:r>
      <w:r>
        <w:rPr>
          <w:spacing w:val="-6"/>
          <w:rPrChange w:id="1023" w:author="Hughes, Anna E" w:date="2023-08-09T15:29:00Z">
            <w:rPr>
              <w:w w:val="90"/>
            </w:rPr>
          </w:rPrChange>
        </w:rPr>
        <w:t>double-</w:t>
      </w:r>
      <w:r>
        <w:rPr>
          <w:spacing w:val="-6"/>
          <w:rPrChange w:id="1024" w:author="Hughes, Anna E" w:date="2023-08-09T15:29:00Z">
            <w:rPr>
              <w:spacing w:val="-2"/>
              <w:w w:val="90"/>
            </w:rPr>
          </w:rPrChange>
        </w:rPr>
        <w:t>feature</w:t>
      </w:r>
    </w:p>
    <w:p w14:paraId="406865DA" w14:textId="43114750" w:rsidR="00470D98" w:rsidRDefault="001644E6">
      <w:pPr>
        <w:pStyle w:val="BodyText"/>
        <w:spacing w:before="8"/>
        <w:rPr>
          <w:ins w:id="1025" w:author="Hughes, Anna E" w:date="2023-08-09T15:29:00Z"/>
        </w:rPr>
      </w:pPr>
      <w:del w:id="1026" w:author="Hughes, Anna E" w:date="2023-08-09T15:29:00Z">
        <w:r>
          <w:rPr>
            <w:rFonts w:ascii="Trebuchet MS"/>
            <w:spacing w:val="-6"/>
            <w:sz w:val="12"/>
          </w:rPr>
          <w:delText>395</w:delText>
        </w:r>
        <w:r>
          <w:rPr>
            <w:rFonts w:ascii="Trebuchet MS"/>
            <w:spacing w:val="43"/>
            <w:sz w:val="12"/>
          </w:rPr>
          <w:delText xml:space="preserve"> </w:delText>
        </w:r>
      </w:del>
      <w:r w:rsidR="001E0CFE">
        <w:rPr>
          <w:spacing w:val="5"/>
          <w:rPrChange w:id="1027" w:author="Hughes, Anna E" w:date="2023-08-09T15:29:00Z">
            <w:rPr>
              <w:rFonts w:ascii="Trebuchet MS"/>
              <w:spacing w:val="43"/>
              <w:sz w:val="12"/>
            </w:rPr>
          </w:rPrChange>
        </w:rPr>
        <w:t xml:space="preserve"> </w:t>
      </w:r>
      <w:r w:rsidR="001E0CFE">
        <w:rPr>
          <w:spacing w:val="-6"/>
        </w:rPr>
        <w:t>conditions</w:t>
      </w:r>
      <w:r w:rsidR="001E0CFE">
        <w:rPr>
          <w:spacing w:val="5"/>
          <w:rPrChange w:id="1028" w:author="Hughes, Anna E" w:date="2023-08-09T15:29:00Z">
            <w:rPr>
              <w:spacing w:val="-7"/>
            </w:rPr>
          </w:rPrChange>
        </w:rPr>
        <w:t xml:space="preserve"> </w:t>
      </w:r>
      <w:r w:rsidR="001E0CFE">
        <w:rPr>
          <w:spacing w:val="-6"/>
        </w:rPr>
        <w:t>(all</w:t>
      </w:r>
    </w:p>
    <w:p w14:paraId="00183EA8" w14:textId="08E9B071" w:rsidR="00470D98" w:rsidRDefault="001E0CFE">
      <w:pPr>
        <w:pStyle w:val="BodyText"/>
        <w:spacing w:before="8"/>
      </w:pPr>
      <w:ins w:id="1029" w:author="Hughes, Anna E" w:date="2023-08-09T15:29:00Z">
        <w:r>
          <w:rPr>
            <w:rFonts w:ascii="Trebuchet MS"/>
            <w:spacing w:val="-4"/>
            <w:sz w:val="12"/>
          </w:rPr>
          <w:t>395</w:t>
        </w:r>
        <w:r>
          <w:rPr>
            <w:rFonts w:ascii="Trebuchet MS"/>
            <w:spacing w:val="34"/>
            <w:sz w:val="12"/>
          </w:rPr>
          <w:t xml:space="preserve"> </w:t>
        </w:r>
      </w:ins>
      <w:r>
        <w:rPr>
          <w:rFonts w:ascii="Trebuchet MS"/>
          <w:spacing w:val="34"/>
          <w:sz w:val="12"/>
          <w:rPrChange w:id="1030" w:author="Hughes, Anna E" w:date="2023-08-09T15:29:00Z">
            <w:rPr>
              <w:spacing w:val="-7"/>
            </w:rPr>
          </w:rPrChange>
        </w:rPr>
        <w:t xml:space="preserve"> </w:t>
      </w:r>
      <w:r>
        <w:rPr>
          <w:spacing w:val="-4"/>
          <w:rPrChange w:id="1031" w:author="Hughes, Anna E" w:date="2023-08-09T15:29:00Z">
            <w:rPr>
              <w:spacing w:val="-6"/>
            </w:rPr>
          </w:rPrChange>
        </w:rPr>
        <w:t>possible</w:t>
      </w:r>
      <w:r>
        <w:rPr>
          <w:spacing w:val="5"/>
          <w:rPrChange w:id="1032" w:author="Hughes, Anna E" w:date="2023-08-09T15:29:00Z">
            <w:rPr>
              <w:spacing w:val="-7"/>
            </w:rPr>
          </w:rPrChange>
        </w:rPr>
        <w:t xml:space="preserve"> </w:t>
      </w:r>
      <w:r>
        <w:rPr>
          <w:spacing w:val="-4"/>
          <w:rPrChange w:id="1033" w:author="Hughes, Anna E" w:date="2023-08-09T15:29:00Z">
            <w:rPr>
              <w:spacing w:val="-6"/>
            </w:rPr>
          </w:rPrChange>
        </w:rPr>
        <w:t>pairings</w:t>
      </w:r>
      <w:r>
        <w:rPr>
          <w:spacing w:val="3"/>
          <w:rPrChange w:id="1034" w:author="Hughes, Anna E" w:date="2023-08-09T15:29:00Z">
            <w:rPr>
              <w:spacing w:val="-7"/>
            </w:rPr>
          </w:rPrChange>
        </w:rPr>
        <w:t xml:space="preserve"> </w:t>
      </w:r>
      <w:r>
        <w:rPr>
          <w:spacing w:val="-4"/>
          <w:rPrChange w:id="1035" w:author="Hughes, Anna E" w:date="2023-08-09T15:29:00Z">
            <w:rPr>
              <w:spacing w:val="-6"/>
            </w:rPr>
          </w:rPrChange>
        </w:rPr>
        <w:t>of</w:t>
      </w:r>
      <w:r>
        <w:rPr>
          <w:spacing w:val="4"/>
          <w:rPrChange w:id="1036" w:author="Hughes, Anna E" w:date="2023-08-09T15:29:00Z">
            <w:rPr>
              <w:spacing w:val="-8"/>
            </w:rPr>
          </w:rPrChange>
        </w:rPr>
        <w:t xml:space="preserve"> </w:t>
      </w:r>
      <w:r>
        <w:rPr>
          <w:spacing w:val="-4"/>
          <w:rPrChange w:id="1037" w:author="Hughes, Anna E" w:date="2023-08-09T15:29:00Z">
            <w:rPr>
              <w:spacing w:val="-6"/>
            </w:rPr>
          </w:rPrChange>
        </w:rPr>
        <w:t>the</w:t>
      </w:r>
      <w:r>
        <w:rPr>
          <w:spacing w:val="4"/>
          <w:rPrChange w:id="1038" w:author="Hughes, Anna E" w:date="2023-08-09T15:29:00Z">
            <w:rPr>
              <w:spacing w:val="-7"/>
            </w:rPr>
          </w:rPrChange>
        </w:rPr>
        <w:t xml:space="preserve"> </w:t>
      </w:r>
      <w:r>
        <w:rPr>
          <w:spacing w:val="-4"/>
          <w:rPrChange w:id="1039" w:author="Hughes, Anna E" w:date="2023-08-09T15:29:00Z">
            <w:rPr>
              <w:spacing w:val="-6"/>
            </w:rPr>
          </w:rPrChange>
        </w:rPr>
        <w:t>single-feature</w:t>
      </w:r>
      <w:r>
        <w:rPr>
          <w:spacing w:val="3"/>
          <w:rPrChange w:id="1040" w:author="Hughes, Anna E" w:date="2023-08-09T15:29:00Z">
            <w:rPr>
              <w:spacing w:val="-7"/>
            </w:rPr>
          </w:rPrChange>
        </w:rPr>
        <w:t xml:space="preserve"> </w:t>
      </w:r>
      <w:r>
        <w:rPr>
          <w:spacing w:val="-4"/>
          <w:rPrChange w:id="1041" w:author="Hughes, Anna E" w:date="2023-08-09T15:29:00Z">
            <w:rPr>
              <w:spacing w:val="-6"/>
            </w:rPr>
          </w:rPrChange>
        </w:rPr>
        <w:t>conditions).</w:t>
      </w:r>
      <w:r>
        <w:rPr>
          <w:spacing w:val="41"/>
          <w:rPrChange w:id="1042" w:author="Hughes, Anna E" w:date="2023-08-09T15:29:00Z">
            <w:rPr>
              <w:spacing w:val="6"/>
            </w:rPr>
          </w:rPrChange>
        </w:rPr>
        <w:t xml:space="preserve"> </w:t>
      </w:r>
      <w:r>
        <w:rPr>
          <w:spacing w:val="-4"/>
          <w:rPrChange w:id="1043" w:author="Hughes, Anna E" w:date="2023-08-09T15:29:00Z">
            <w:rPr>
              <w:spacing w:val="-6"/>
            </w:rPr>
          </w:rPrChange>
        </w:rPr>
        <w:t>The</w:t>
      </w:r>
      <w:r>
        <w:rPr>
          <w:spacing w:val="4"/>
          <w:rPrChange w:id="1044" w:author="Hughes, Anna E" w:date="2023-08-09T15:29:00Z">
            <w:rPr>
              <w:spacing w:val="-7"/>
            </w:rPr>
          </w:rPrChange>
        </w:rPr>
        <w:t xml:space="preserve"> </w:t>
      </w:r>
      <w:r>
        <w:rPr>
          <w:spacing w:val="-4"/>
          <w:rPrChange w:id="1045" w:author="Hughes, Anna E" w:date="2023-08-09T15:29:00Z">
            <w:rPr>
              <w:spacing w:val="-6"/>
            </w:rPr>
          </w:rPrChange>
        </w:rPr>
        <w:t>target</w:t>
      </w:r>
      <w:r>
        <w:rPr>
          <w:spacing w:val="4"/>
          <w:rPrChange w:id="1046" w:author="Hughes, Anna E" w:date="2023-08-09T15:29:00Z">
            <w:rPr>
              <w:spacing w:val="-7"/>
            </w:rPr>
          </w:rPrChange>
        </w:rPr>
        <w:t xml:space="preserve"> </w:t>
      </w:r>
      <w:del w:id="1047" w:author="Hughes, Anna E" w:date="2023-08-09T15:29:00Z">
        <w:r w:rsidR="001644E6">
          <w:rPr>
            <w:spacing w:val="-6"/>
          </w:rPr>
          <w:delText>is</w:delText>
        </w:r>
        <w:r w:rsidR="001644E6">
          <w:rPr>
            <w:spacing w:val="-7"/>
          </w:rPr>
          <w:delText xml:space="preserve"> </w:delText>
        </w:r>
        <w:r w:rsidR="001644E6">
          <w:rPr>
            <w:spacing w:val="-6"/>
          </w:rPr>
          <w:delText>al-</w:delText>
        </w:r>
      </w:del>
      <w:ins w:id="1048" w:author="Hughes, Anna E" w:date="2023-08-09T15:29:00Z">
        <w:r>
          <w:rPr>
            <w:spacing w:val="-4"/>
          </w:rPr>
          <w:t>was</w:t>
        </w:r>
        <w:r>
          <w:rPr>
            <w:spacing w:val="3"/>
          </w:rPr>
          <w:t xml:space="preserve"> </w:t>
        </w:r>
        <w:r>
          <w:rPr>
            <w:spacing w:val="-4"/>
          </w:rPr>
          <w:t>always</w:t>
        </w:r>
        <w:r>
          <w:rPr>
            <w:spacing w:val="4"/>
          </w:rPr>
          <w:t xml:space="preserve"> </w:t>
        </w:r>
        <w:r>
          <w:rPr>
            <w:spacing w:val="-4"/>
          </w:rPr>
          <w:t>a</w:t>
        </w:r>
        <w:r>
          <w:rPr>
            <w:spacing w:val="3"/>
          </w:rPr>
          <w:t xml:space="preserve"> </w:t>
        </w:r>
        <w:r>
          <w:rPr>
            <w:spacing w:val="-5"/>
          </w:rPr>
          <w:t>red</w:t>
        </w:r>
      </w:ins>
    </w:p>
    <w:p w14:paraId="3D285A12" w14:textId="77777777" w:rsidR="00470D98" w:rsidRDefault="00470D98">
      <w:pPr>
        <w:rPr>
          <w:ins w:id="1049" w:author="Hughes, Anna E" w:date="2023-08-09T15:29:00Z"/>
        </w:rPr>
        <w:sectPr w:rsidR="00470D98">
          <w:type w:val="continuous"/>
          <w:pgSz w:w="12240" w:h="15840"/>
          <w:pgMar w:top="1820" w:right="1720" w:bottom="280" w:left="1600" w:header="0" w:footer="1818" w:gutter="0"/>
          <w:cols w:space="720"/>
        </w:sectPr>
      </w:pPr>
    </w:p>
    <w:p w14:paraId="5014305E" w14:textId="77777777" w:rsidR="00470D98" w:rsidRDefault="00470D98">
      <w:pPr>
        <w:pStyle w:val="BodyText"/>
        <w:spacing w:before="0"/>
        <w:ind w:left="0"/>
        <w:rPr>
          <w:ins w:id="1050" w:author="Hughes, Anna E" w:date="2023-08-09T15:29:00Z"/>
          <w:sz w:val="20"/>
        </w:rPr>
      </w:pPr>
    </w:p>
    <w:p w14:paraId="319066BB" w14:textId="77777777" w:rsidR="00470D98" w:rsidRDefault="00470D98">
      <w:pPr>
        <w:pStyle w:val="BodyText"/>
        <w:spacing w:before="0"/>
        <w:ind w:left="0"/>
        <w:rPr>
          <w:ins w:id="1051" w:author="Hughes, Anna E" w:date="2023-08-09T15:29:00Z"/>
          <w:sz w:val="20"/>
        </w:rPr>
      </w:pPr>
    </w:p>
    <w:p w14:paraId="4E73A473" w14:textId="77777777" w:rsidR="00087420" w:rsidRDefault="001E0CFE">
      <w:pPr>
        <w:pStyle w:val="BodyText"/>
        <w:rPr>
          <w:del w:id="1052" w:author="Hughes, Anna E" w:date="2023-08-09T15:29:00Z"/>
        </w:rPr>
      </w:pPr>
      <w:r>
        <w:rPr>
          <w:rFonts w:ascii="Trebuchet MS"/>
          <w:spacing w:val="-4"/>
          <w:sz w:val="12"/>
          <w:rPrChange w:id="1053" w:author="Hughes, Anna E" w:date="2023-08-09T15:29:00Z">
            <w:rPr>
              <w:rFonts w:ascii="Trebuchet MS"/>
              <w:spacing w:val="-6"/>
              <w:sz w:val="12"/>
            </w:rPr>
          </w:rPrChange>
        </w:rPr>
        <w:t>396</w:t>
      </w:r>
      <w:del w:id="1054" w:author="Hughes, Anna E" w:date="2023-08-09T15:29:00Z">
        <w:r w:rsidR="001644E6">
          <w:rPr>
            <w:rFonts w:ascii="Trebuchet MS"/>
            <w:spacing w:val="37"/>
            <w:sz w:val="12"/>
          </w:rPr>
          <w:delText xml:space="preserve">  </w:delText>
        </w:r>
        <w:r w:rsidR="001644E6">
          <w:rPr>
            <w:spacing w:val="-6"/>
          </w:rPr>
          <w:delText>ways</w:delText>
        </w:r>
        <w:r w:rsidR="001644E6">
          <w:rPr>
            <w:spacing w:val="-5"/>
          </w:rPr>
          <w:delText xml:space="preserve"> </w:delText>
        </w:r>
        <w:r w:rsidR="001644E6">
          <w:rPr>
            <w:spacing w:val="-6"/>
          </w:rPr>
          <w:delText>a</w:delText>
        </w:r>
        <w:r w:rsidR="001644E6">
          <w:rPr>
            <w:spacing w:val="-5"/>
          </w:rPr>
          <w:delText xml:space="preserve"> </w:delText>
        </w:r>
        <w:r w:rsidR="001644E6">
          <w:rPr>
            <w:spacing w:val="-6"/>
          </w:rPr>
          <w:delText>red</w:delText>
        </w:r>
      </w:del>
      <w:r>
        <w:rPr>
          <w:rFonts w:ascii="Trebuchet MS"/>
          <w:spacing w:val="76"/>
          <w:w w:val="150"/>
          <w:sz w:val="12"/>
          <w:rPrChange w:id="1055" w:author="Hughes, Anna E" w:date="2023-08-09T15:29:00Z">
            <w:rPr>
              <w:spacing w:val="-5"/>
            </w:rPr>
          </w:rPrChange>
        </w:rPr>
        <w:t xml:space="preserve"> </w:t>
      </w:r>
      <w:r>
        <w:rPr>
          <w:spacing w:val="-4"/>
          <w:rPrChange w:id="1056" w:author="Hughes, Anna E" w:date="2023-08-09T15:29:00Z">
            <w:rPr>
              <w:spacing w:val="-6"/>
            </w:rPr>
          </w:rPrChange>
        </w:rPr>
        <w:t>semicircle,</w:t>
      </w:r>
      <w:r>
        <w:rPr>
          <w:spacing w:val="7"/>
          <w:rPrChange w:id="1057" w:author="Hughes, Anna E" w:date="2023-08-09T15:29:00Z">
            <w:rPr>
              <w:spacing w:val="-5"/>
            </w:rPr>
          </w:rPrChange>
        </w:rPr>
        <w:t xml:space="preserve"> </w:t>
      </w:r>
      <w:r>
        <w:rPr>
          <w:spacing w:val="-4"/>
          <w:rPrChange w:id="1058" w:author="Hughes, Anna E" w:date="2023-08-09T15:29:00Z">
            <w:rPr>
              <w:spacing w:val="-6"/>
            </w:rPr>
          </w:rPrChange>
        </w:rPr>
        <w:t>except</w:t>
      </w:r>
      <w:r>
        <w:rPr>
          <w:spacing w:val="2"/>
          <w:rPrChange w:id="1059" w:author="Hughes, Anna E" w:date="2023-08-09T15:29:00Z">
            <w:rPr>
              <w:spacing w:val="-5"/>
            </w:rPr>
          </w:rPrChange>
        </w:rPr>
        <w:t xml:space="preserve"> </w:t>
      </w:r>
      <w:r>
        <w:rPr>
          <w:spacing w:val="-4"/>
          <w:rPrChange w:id="1060" w:author="Hughes, Anna E" w:date="2023-08-09T15:29:00Z">
            <w:rPr>
              <w:spacing w:val="-6"/>
            </w:rPr>
          </w:rPrChange>
        </w:rPr>
        <w:t>in</w:t>
      </w:r>
      <w:r>
        <w:rPr>
          <w:spacing w:val="2"/>
          <w:rPrChange w:id="1061" w:author="Hughes, Anna E" w:date="2023-08-09T15:29:00Z">
            <w:rPr>
              <w:spacing w:val="-6"/>
            </w:rPr>
          </w:rPrChange>
        </w:rPr>
        <w:t xml:space="preserve"> </w:t>
      </w:r>
      <w:r>
        <w:rPr>
          <w:spacing w:val="-4"/>
          <w:rPrChange w:id="1062" w:author="Hughes, Anna E" w:date="2023-08-09T15:29:00Z">
            <w:rPr>
              <w:spacing w:val="-6"/>
            </w:rPr>
          </w:rPrChange>
        </w:rPr>
        <w:t>the</w:t>
      </w:r>
      <w:r>
        <w:rPr>
          <w:spacing w:val="3"/>
          <w:rPrChange w:id="1063" w:author="Hughes, Anna E" w:date="2023-08-09T15:29:00Z">
            <w:rPr>
              <w:spacing w:val="-5"/>
            </w:rPr>
          </w:rPrChange>
        </w:rPr>
        <w:t xml:space="preserve"> </w:t>
      </w:r>
      <w:r>
        <w:rPr>
          <w:spacing w:val="-4"/>
          <w:rPrChange w:id="1064" w:author="Hughes, Anna E" w:date="2023-08-09T15:29:00Z">
            <w:rPr>
              <w:spacing w:val="-6"/>
            </w:rPr>
          </w:rPrChange>
        </w:rPr>
        <w:t>trials</w:t>
      </w:r>
      <w:r>
        <w:rPr>
          <w:spacing w:val="2"/>
          <w:rPrChange w:id="1065" w:author="Hughes, Anna E" w:date="2023-08-09T15:29:00Z">
            <w:rPr>
              <w:spacing w:val="-5"/>
            </w:rPr>
          </w:rPrChange>
        </w:rPr>
        <w:t xml:space="preserve"> </w:t>
      </w:r>
      <w:r>
        <w:rPr>
          <w:spacing w:val="-4"/>
          <w:rPrChange w:id="1066" w:author="Hughes, Anna E" w:date="2023-08-09T15:29:00Z">
            <w:rPr>
              <w:spacing w:val="-6"/>
            </w:rPr>
          </w:rPrChange>
        </w:rPr>
        <w:t>where</w:t>
      </w:r>
      <w:r>
        <w:rPr>
          <w:spacing w:val="2"/>
          <w:rPrChange w:id="1067" w:author="Hughes, Anna E" w:date="2023-08-09T15:29:00Z">
            <w:rPr>
              <w:spacing w:val="-6"/>
            </w:rPr>
          </w:rPrChange>
        </w:rPr>
        <w:t xml:space="preserve"> </w:t>
      </w:r>
      <w:r>
        <w:rPr>
          <w:spacing w:val="-4"/>
          <w:rPrChange w:id="1068" w:author="Hughes, Anna E" w:date="2023-08-09T15:29:00Z">
            <w:rPr>
              <w:spacing w:val="-6"/>
            </w:rPr>
          </w:rPrChange>
        </w:rPr>
        <w:t>the</w:t>
      </w:r>
      <w:r>
        <w:rPr>
          <w:spacing w:val="3"/>
          <w:rPrChange w:id="1069" w:author="Hughes, Anna E" w:date="2023-08-09T15:29:00Z">
            <w:rPr>
              <w:spacing w:val="-5"/>
            </w:rPr>
          </w:rPrChange>
        </w:rPr>
        <w:t xml:space="preserve"> </w:t>
      </w:r>
      <w:r>
        <w:rPr>
          <w:spacing w:val="-4"/>
          <w:rPrChange w:id="1070" w:author="Hughes, Anna E" w:date="2023-08-09T15:29:00Z">
            <w:rPr>
              <w:spacing w:val="-6"/>
            </w:rPr>
          </w:rPrChange>
        </w:rPr>
        <w:t>distractors</w:t>
      </w:r>
      <w:r>
        <w:rPr>
          <w:spacing w:val="2"/>
          <w:rPrChange w:id="1071" w:author="Hughes, Anna E" w:date="2023-08-09T15:29:00Z">
            <w:rPr>
              <w:spacing w:val="-5"/>
            </w:rPr>
          </w:rPrChange>
        </w:rPr>
        <w:t xml:space="preserve"> </w:t>
      </w:r>
      <w:del w:id="1072" w:author="Hughes, Anna E" w:date="2023-08-09T15:29:00Z">
        <w:r w:rsidR="001644E6">
          <w:rPr>
            <w:spacing w:val="-6"/>
          </w:rPr>
          <w:delText>are</w:delText>
        </w:r>
      </w:del>
      <w:ins w:id="1073" w:author="Hughes, Anna E" w:date="2023-08-09T15:29:00Z">
        <w:r>
          <w:rPr>
            <w:spacing w:val="-4"/>
          </w:rPr>
          <w:t>were</w:t>
        </w:r>
      </w:ins>
      <w:r>
        <w:rPr>
          <w:spacing w:val="2"/>
          <w:rPrChange w:id="1074" w:author="Hughes, Anna E" w:date="2023-08-09T15:29:00Z">
            <w:rPr>
              <w:spacing w:val="-5"/>
            </w:rPr>
          </w:rPrChange>
        </w:rPr>
        <w:t xml:space="preserve"> </w:t>
      </w:r>
      <w:r>
        <w:rPr>
          <w:spacing w:val="-4"/>
          <w:rPrChange w:id="1075" w:author="Hughes, Anna E" w:date="2023-08-09T15:29:00Z">
            <w:rPr>
              <w:spacing w:val="-6"/>
            </w:rPr>
          </w:rPrChange>
        </w:rPr>
        <w:t>single-feature</w:t>
      </w:r>
    </w:p>
    <w:p w14:paraId="4578A2DF" w14:textId="77777777" w:rsidR="00087420" w:rsidRDefault="00087420">
      <w:pPr>
        <w:rPr>
          <w:del w:id="1076" w:author="Hughes, Anna E" w:date="2023-08-09T15:29:00Z"/>
        </w:rPr>
        <w:sectPr w:rsidR="00087420">
          <w:type w:val="continuous"/>
          <w:pgSz w:w="12240" w:h="15840"/>
          <w:pgMar w:top="1820" w:right="1720" w:bottom="280" w:left="1600" w:header="0" w:footer="1818" w:gutter="0"/>
          <w:cols w:space="720"/>
        </w:sectPr>
      </w:pPr>
    </w:p>
    <w:p w14:paraId="400D2FB6" w14:textId="77777777" w:rsidR="00087420" w:rsidRDefault="00087420">
      <w:pPr>
        <w:pStyle w:val="BodyText"/>
        <w:spacing w:before="0"/>
        <w:ind w:left="0"/>
        <w:rPr>
          <w:del w:id="1077" w:author="Hughes, Anna E" w:date="2023-08-09T15:29:00Z"/>
          <w:sz w:val="20"/>
        </w:rPr>
      </w:pPr>
    </w:p>
    <w:p w14:paraId="54EC25C5" w14:textId="77777777" w:rsidR="00087420" w:rsidRDefault="00087420">
      <w:pPr>
        <w:pStyle w:val="BodyText"/>
        <w:spacing w:before="0"/>
        <w:ind w:left="0"/>
        <w:rPr>
          <w:del w:id="1078" w:author="Hughes, Anna E" w:date="2023-08-09T15:29:00Z"/>
          <w:sz w:val="20"/>
        </w:rPr>
      </w:pPr>
    </w:p>
    <w:p w14:paraId="0BC1F2F2" w14:textId="0271C971" w:rsidR="00470D98" w:rsidRDefault="001644E6">
      <w:pPr>
        <w:pStyle w:val="BodyText"/>
        <w:spacing w:before="238"/>
        <w:rPr>
          <w:ins w:id="1079" w:author="Hughes, Anna E" w:date="2023-08-09T15:29:00Z"/>
        </w:rPr>
      </w:pPr>
      <w:del w:id="1080" w:author="Hughes, Anna E" w:date="2023-08-09T15:29:00Z">
        <w:r>
          <w:rPr>
            <w:rFonts w:ascii="Trebuchet MS"/>
            <w:spacing w:val="-6"/>
            <w:sz w:val="12"/>
          </w:rPr>
          <w:delText>397</w:delText>
        </w:r>
        <w:r>
          <w:rPr>
            <w:rFonts w:ascii="Trebuchet MS"/>
            <w:spacing w:val="41"/>
            <w:sz w:val="12"/>
          </w:rPr>
          <w:delText xml:space="preserve"> </w:delText>
        </w:r>
      </w:del>
      <w:r w:rsidR="001E0CFE">
        <w:rPr>
          <w:spacing w:val="3"/>
          <w:rPrChange w:id="1081" w:author="Hughes, Anna E" w:date="2023-08-09T15:29:00Z">
            <w:rPr>
              <w:rFonts w:ascii="Trebuchet MS"/>
              <w:spacing w:val="41"/>
              <w:sz w:val="12"/>
            </w:rPr>
          </w:rPrChange>
        </w:rPr>
        <w:t xml:space="preserve"> </w:t>
      </w:r>
      <w:r w:rsidR="001E0CFE">
        <w:rPr>
          <w:spacing w:val="-4"/>
          <w:rPrChange w:id="1082" w:author="Hughes, Anna E" w:date="2023-08-09T15:29:00Z">
            <w:rPr>
              <w:spacing w:val="-6"/>
            </w:rPr>
          </w:rPrChange>
        </w:rPr>
        <w:t>shapes</w:t>
      </w:r>
    </w:p>
    <w:p w14:paraId="2A91EDAE" w14:textId="3E117EB4" w:rsidR="00470D98" w:rsidRDefault="001E0CFE">
      <w:pPr>
        <w:pStyle w:val="BodyText"/>
        <w:pPrChange w:id="1083" w:author="Hughes, Anna E" w:date="2023-08-09T15:29:00Z">
          <w:pPr>
            <w:pStyle w:val="BodyText"/>
            <w:spacing w:before="238"/>
          </w:pPr>
        </w:pPrChange>
      </w:pPr>
      <w:ins w:id="1084" w:author="Hughes, Anna E" w:date="2023-08-09T15:29:00Z">
        <w:r>
          <w:rPr>
            <w:rFonts w:ascii="Trebuchet MS"/>
            <w:spacing w:val="-6"/>
            <w:sz w:val="12"/>
          </w:rPr>
          <w:t>397</w:t>
        </w:r>
        <w:r>
          <w:rPr>
            <w:rFonts w:ascii="Trebuchet MS"/>
            <w:spacing w:val="37"/>
            <w:sz w:val="12"/>
          </w:rPr>
          <w:t xml:space="preserve"> </w:t>
        </w:r>
      </w:ins>
      <w:r>
        <w:rPr>
          <w:rFonts w:ascii="Trebuchet MS"/>
          <w:spacing w:val="37"/>
          <w:sz w:val="12"/>
          <w:rPrChange w:id="1085" w:author="Hughes, Anna E" w:date="2023-08-09T15:29:00Z">
            <w:rPr>
              <w:spacing w:val="-1"/>
            </w:rPr>
          </w:rPrChange>
        </w:rPr>
        <w:t xml:space="preserve"> </w:t>
      </w:r>
      <w:r>
        <w:rPr>
          <w:spacing w:val="-6"/>
        </w:rPr>
        <w:t>(triangles,</w:t>
      </w:r>
      <w:r>
        <w:rPr>
          <w:spacing w:val="-7"/>
          <w:rPrChange w:id="1086" w:author="Hughes, Anna E" w:date="2023-08-09T15:29:00Z">
            <w:rPr>
              <w:spacing w:val="-1"/>
            </w:rPr>
          </w:rPrChange>
        </w:rPr>
        <w:t xml:space="preserve"> </w:t>
      </w:r>
      <w:r>
        <w:rPr>
          <w:spacing w:val="-6"/>
        </w:rPr>
        <w:t>circles</w:t>
      </w:r>
      <w:r>
        <w:rPr>
          <w:spacing w:val="-7"/>
          <w:rPrChange w:id="1087" w:author="Hughes, Anna E" w:date="2023-08-09T15:29:00Z">
            <w:rPr>
              <w:spacing w:val="-2"/>
            </w:rPr>
          </w:rPrChange>
        </w:rPr>
        <w:t xml:space="preserve"> </w:t>
      </w:r>
      <w:r>
        <w:rPr>
          <w:spacing w:val="-6"/>
        </w:rPr>
        <w:t>and</w:t>
      </w:r>
      <w:r>
        <w:rPr>
          <w:spacing w:val="-8"/>
          <w:rPrChange w:id="1088" w:author="Hughes, Anna E" w:date="2023-08-09T15:29:00Z">
            <w:rPr>
              <w:spacing w:val="-2"/>
            </w:rPr>
          </w:rPrChange>
        </w:rPr>
        <w:t xml:space="preserve"> </w:t>
      </w:r>
      <w:r>
        <w:rPr>
          <w:spacing w:val="-6"/>
        </w:rPr>
        <w:t>diamonds)</w:t>
      </w:r>
      <w:r>
        <w:rPr>
          <w:spacing w:val="-7"/>
          <w:rPrChange w:id="1089" w:author="Hughes, Anna E" w:date="2023-08-09T15:29:00Z">
            <w:rPr>
              <w:spacing w:val="-1"/>
            </w:rPr>
          </w:rPrChange>
        </w:rPr>
        <w:t xml:space="preserve"> </w:t>
      </w:r>
      <w:r>
        <w:rPr>
          <w:spacing w:val="-6"/>
        </w:rPr>
        <w:t>in</w:t>
      </w:r>
      <w:r>
        <w:rPr>
          <w:spacing w:val="-7"/>
          <w:rPrChange w:id="1090" w:author="Hughes, Anna E" w:date="2023-08-09T15:29:00Z">
            <w:rPr>
              <w:spacing w:val="-2"/>
            </w:rPr>
          </w:rPrChange>
        </w:rPr>
        <w:t xml:space="preserve"> </w:t>
      </w:r>
      <w:r>
        <w:rPr>
          <w:spacing w:val="-6"/>
        </w:rPr>
        <w:t>which</w:t>
      </w:r>
      <w:r>
        <w:rPr>
          <w:spacing w:val="-7"/>
          <w:rPrChange w:id="1091" w:author="Hughes, Anna E" w:date="2023-08-09T15:29:00Z">
            <w:rPr>
              <w:spacing w:val="-2"/>
            </w:rPr>
          </w:rPrChange>
        </w:rPr>
        <w:t xml:space="preserve"> </w:t>
      </w:r>
      <w:r>
        <w:rPr>
          <w:spacing w:val="-6"/>
        </w:rPr>
        <w:t>case</w:t>
      </w:r>
      <w:r>
        <w:rPr>
          <w:spacing w:val="-8"/>
          <w:rPrChange w:id="1092" w:author="Hughes, Anna E" w:date="2023-08-09T15:29:00Z">
            <w:rPr>
              <w:spacing w:val="-2"/>
            </w:rPr>
          </w:rPrChange>
        </w:rPr>
        <w:t xml:space="preserve"> </w:t>
      </w:r>
      <w:r>
        <w:rPr>
          <w:spacing w:val="-6"/>
        </w:rPr>
        <w:t>the</w:t>
      </w:r>
      <w:r>
        <w:rPr>
          <w:spacing w:val="-7"/>
          <w:rPrChange w:id="1093" w:author="Hughes, Anna E" w:date="2023-08-09T15:29:00Z">
            <w:rPr>
              <w:spacing w:val="-2"/>
            </w:rPr>
          </w:rPrChange>
        </w:rPr>
        <w:t xml:space="preserve"> </w:t>
      </w:r>
      <w:r>
        <w:rPr>
          <w:spacing w:val="-6"/>
        </w:rPr>
        <w:t>target</w:t>
      </w:r>
      <w:r>
        <w:rPr>
          <w:spacing w:val="-7"/>
          <w:rPrChange w:id="1094" w:author="Hughes, Anna E" w:date="2023-08-09T15:29:00Z">
            <w:rPr>
              <w:spacing w:val="-2"/>
            </w:rPr>
          </w:rPrChange>
        </w:rPr>
        <w:t xml:space="preserve"> </w:t>
      </w:r>
      <w:del w:id="1095" w:author="Hughes, Anna E" w:date="2023-08-09T15:29:00Z">
        <w:r w:rsidR="001644E6">
          <w:rPr>
            <w:spacing w:val="-6"/>
          </w:rPr>
          <w:delText>is</w:delText>
        </w:r>
      </w:del>
      <w:ins w:id="1096" w:author="Hughes, Anna E" w:date="2023-08-09T15:29:00Z">
        <w:r>
          <w:rPr>
            <w:spacing w:val="-6"/>
          </w:rPr>
          <w:t>was</w:t>
        </w:r>
      </w:ins>
      <w:r>
        <w:rPr>
          <w:spacing w:val="-7"/>
          <w:rPrChange w:id="1097" w:author="Hughes, Anna E" w:date="2023-08-09T15:29:00Z">
            <w:rPr>
              <w:spacing w:val="-1"/>
            </w:rPr>
          </w:rPrChange>
        </w:rPr>
        <w:t xml:space="preserve"> </w:t>
      </w:r>
      <w:r>
        <w:rPr>
          <w:spacing w:val="-6"/>
        </w:rPr>
        <w:t>a</w:t>
      </w:r>
      <w:r>
        <w:rPr>
          <w:spacing w:val="-7"/>
          <w:rPrChange w:id="1098" w:author="Hughes, Anna E" w:date="2023-08-09T15:29:00Z">
            <w:rPr>
              <w:spacing w:val="-2"/>
            </w:rPr>
          </w:rPrChange>
        </w:rPr>
        <w:t xml:space="preserve"> </w:t>
      </w:r>
      <w:r>
        <w:rPr>
          <w:spacing w:val="-6"/>
        </w:rPr>
        <w:t>white</w:t>
      </w:r>
      <w:r>
        <w:rPr>
          <w:spacing w:val="-8"/>
          <w:rPrChange w:id="1099" w:author="Hughes, Anna E" w:date="2023-08-09T15:29:00Z">
            <w:rPr>
              <w:spacing w:val="-2"/>
            </w:rPr>
          </w:rPrChange>
        </w:rPr>
        <w:t xml:space="preserve"> </w:t>
      </w:r>
      <w:del w:id="1100" w:author="Hughes, Anna E" w:date="2023-08-09T15:29:00Z">
        <w:r w:rsidR="001644E6">
          <w:rPr>
            <w:spacing w:val="-6"/>
          </w:rPr>
          <w:delText>semi-</w:delText>
        </w:r>
      </w:del>
      <w:ins w:id="1101" w:author="Hughes, Anna E" w:date="2023-08-09T15:29:00Z">
        <w:r>
          <w:rPr>
            <w:spacing w:val="-6"/>
          </w:rPr>
          <w:t>semicircle.</w:t>
        </w:r>
      </w:ins>
    </w:p>
    <w:p w14:paraId="403681C7" w14:textId="77777777" w:rsidR="00087420" w:rsidRDefault="001E0CFE">
      <w:pPr>
        <w:spacing w:before="7"/>
        <w:ind w:left="227"/>
        <w:rPr>
          <w:del w:id="1102" w:author="Hughes, Anna E" w:date="2023-08-09T15:29:00Z"/>
          <w:sz w:val="24"/>
        </w:rPr>
      </w:pPr>
      <w:r>
        <w:rPr>
          <w:rFonts w:ascii="Trebuchet MS"/>
          <w:spacing w:val="-5"/>
          <w:sz w:val="12"/>
          <w:rPrChange w:id="1103" w:author="Hughes, Anna E" w:date="2023-08-09T15:29:00Z">
            <w:rPr>
              <w:rFonts w:ascii="Trebuchet MS"/>
              <w:sz w:val="12"/>
            </w:rPr>
          </w:rPrChange>
        </w:rPr>
        <w:t>398</w:t>
      </w:r>
      <w:del w:id="1104" w:author="Hughes, Anna E" w:date="2023-08-09T15:29:00Z">
        <w:r w:rsidR="001644E6">
          <w:rPr>
            <w:rFonts w:ascii="Trebuchet MS"/>
            <w:spacing w:val="62"/>
            <w:sz w:val="12"/>
          </w:rPr>
          <w:delText xml:space="preserve">  </w:delText>
        </w:r>
        <w:r w:rsidR="001644E6">
          <w:rPr>
            <w:spacing w:val="-2"/>
            <w:sz w:val="24"/>
          </w:rPr>
          <w:delText>circle.</w:delText>
        </w:r>
      </w:del>
    </w:p>
    <w:p w14:paraId="36C6D25F" w14:textId="77777777" w:rsidR="00087420" w:rsidRDefault="001644E6">
      <w:pPr>
        <w:pStyle w:val="BodyText"/>
        <w:tabs>
          <w:tab w:val="left" w:pos="968"/>
        </w:tabs>
        <w:spacing w:before="8"/>
        <w:rPr>
          <w:del w:id="1105" w:author="Hughes, Anna E" w:date="2023-08-09T15:29:00Z"/>
        </w:rPr>
      </w:pPr>
      <w:del w:id="1106" w:author="Hughes, Anna E" w:date="2023-08-09T15:29:00Z">
        <w:r>
          <w:rPr>
            <w:rFonts w:ascii="Trebuchet MS"/>
            <w:spacing w:val="-5"/>
            <w:sz w:val="12"/>
          </w:rPr>
          <w:delText>399</w:delText>
        </w:r>
      </w:del>
      <w:r w:rsidR="001E0CFE">
        <w:rPr>
          <w:rFonts w:ascii="Trebuchet MS"/>
          <w:sz w:val="12"/>
        </w:rPr>
        <w:tab/>
      </w:r>
      <w:r w:rsidR="001E0CFE">
        <w:rPr>
          <w:rFonts w:ascii="Times New Roman"/>
          <w:b/>
          <w:spacing w:val="-4"/>
          <w:rPrChange w:id="1107" w:author="Hughes, Anna E" w:date="2023-08-09T15:29:00Z">
            <w:rPr>
              <w:rFonts w:ascii="Times New Roman"/>
              <w:b/>
              <w:spacing w:val="-6"/>
            </w:rPr>
          </w:rPrChange>
        </w:rPr>
        <w:t>Set</w:t>
      </w:r>
      <w:r w:rsidR="001E0CFE">
        <w:rPr>
          <w:rFonts w:ascii="Times New Roman"/>
          <w:b/>
          <w:spacing w:val="-10"/>
          <w:rPrChange w:id="1108" w:author="Hughes, Anna E" w:date="2023-08-09T15:29:00Z">
            <w:rPr>
              <w:rFonts w:ascii="Times New Roman"/>
              <w:b/>
              <w:spacing w:val="-9"/>
            </w:rPr>
          </w:rPrChange>
        </w:rPr>
        <w:t xml:space="preserve"> </w:t>
      </w:r>
      <w:r w:rsidR="001E0CFE">
        <w:rPr>
          <w:rFonts w:ascii="Times New Roman"/>
          <w:b/>
          <w:spacing w:val="-4"/>
          <w:rPrChange w:id="1109" w:author="Hughes, Anna E" w:date="2023-08-09T15:29:00Z">
            <w:rPr>
              <w:rFonts w:ascii="Times New Roman"/>
              <w:b/>
              <w:spacing w:val="-6"/>
            </w:rPr>
          </w:rPrChange>
        </w:rPr>
        <w:t>sizes:</w:t>
      </w:r>
      <w:r w:rsidR="001E0CFE">
        <w:rPr>
          <w:rFonts w:ascii="Times New Roman"/>
          <w:b/>
          <w:spacing w:val="8"/>
          <w:rPrChange w:id="1110" w:author="Hughes, Anna E" w:date="2023-08-09T15:29:00Z">
            <w:rPr>
              <w:rFonts w:ascii="Times New Roman"/>
              <w:b/>
              <w:spacing w:val="-6"/>
            </w:rPr>
          </w:rPrChange>
        </w:rPr>
        <w:t xml:space="preserve"> </w:t>
      </w:r>
      <w:r w:rsidR="001E0CFE">
        <w:rPr>
          <w:spacing w:val="-4"/>
          <w:rPrChange w:id="1111" w:author="Hughes, Anna E" w:date="2023-08-09T15:29:00Z">
            <w:rPr>
              <w:spacing w:val="-6"/>
            </w:rPr>
          </w:rPrChange>
        </w:rPr>
        <w:t>we</w:t>
      </w:r>
      <w:r w:rsidR="001E0CFE">
        <w:rPr>
          <w:spacing w:val="-2"/>
          <w:rPrChange w:id="1112" w:author="Hughes, Anna E" w:date="2023-08-09T15:29:00Z">
            <w:rPr>
              <w:spacing w:val="-6"/>
            </w:rPr>
          </w:rPrChange>
        </w:rPr>
        <w:t xml:space="preserve"> </w:t>
      </w:r>
      <w:del w:id="1113" w:author="Hughes, Anna E" w:date="2023-08-09T15:29:00Z">
        <w:r>
          <w:rPr>
            <w:spacing w:val="-6"/>
          </w:rPr>
          <w:delText>will run</w:delText>
        </w:r>
      </w:del>
      <w:ins w:id="1114" w:author="Hughes, Anna E" w:date="2023-08-09T15:29:00Z">
        <w:r w:rsidR="001E0CFE">
          <w:rPr>
            <w:spacing w:val="-4"/>
          </w:rPr>
          <w:t>ran</w:t>
        </w:r>
      </w:ins>
      <w:r w:rsidR="001E0CFE">
        <w:rPr>
          <w:spacing w:val="-3"/>
          <w:rPrChange w:id="1115" w:author="Hughes, Anna E" w:date="2023-08-09T15:29:00Z">
            <w:rPr>
              <w:spacing w:val="-7"/>
            </w:rPr>
          </w:rPrChange>
        </w:rPr>
        <w:t xml:space="preserve"> </w:t>
      </w:r>
      <w:r w:rsidR="001E0CFE">
        <w:rPr>
          <w:spacing w:val="-4"/>
          <w:rPrChange w:id="1116" w:author="Hughes, Anna E" w:date="2023-08-09T15:29:00Z">
            <w:rPr>
              <w:spacing w:val="-6"/>
            </w:rPr>
          </w:rPrChange>
        </w:rPr>
        <w:t>all</w:t>
      </w:r>
      <w:r w:rsidR="001E0CFE">
        <w:rPr>
          <w:spacing w:val="-2"/>
          <w:rPrChange w:id="1117" w:author="Hughes, Anna E" w:date="2023-08-09T15:29:00Z">
            <w:rPr>
              <w:spacing w:val="-6"/>
            </w:rPr>
          </w:rPrChange>
        </w:rPr>
        <w:t xml:space="preserve"> </w:t>
      </w:r>
      <w:r w:rsidR="001E0CFE">
        <w:rPr>
          <w:spacing w:val="-4"/>
          <w:rPrChange w:id="1118" w:author="Hughes, Anna E" w:date="2023-08-09T15:29:00Z">
            <w:rPr>
              <w:spacing w:val="-6"/>
            </w:rPr>
          </w:rPrChange>
        </w:rPr>
        <w:t>the</w:t>
      </w:r>
      <w:r w:rsidR="001E0CFE">
        <w:rPr>
          <w:spacing w:val="-3"/>
          <w:rPrChange w:id="1119" w:author="Hughes, Anna E" w:date="2023-08-09T15:29:00Z">
            <w:rPr>
              <w:spacing w:val="-6"/>
            </w:rPr>
          </w:rPrChange>
        </w:rPr>
        <w:t xml:space="preserve"> </w:t>
      </w:r>
      <w:r w:rsidR="001E0CFE">
        <w:rPr>
          <w:spacing w:val="-4"/>
          <w:rPrChange w:id="1120" w:author="Hughes, Anna E" w:date="2023-08-09T15:29:00Z">
            <w:rPr>
              <w:spacing w:val="-6"/>
            </w:rPr>
          </w:rPrChange>
        </w:rPr>
        <w:t>distractor</w:t>
      </w:r>
      <w:r w:rsidR="001E0CFE">
        <w:rPr>
          <w:spacing w:val="-2"/>
          <w:rPrChange w:id="1121" w:author="Hughes, Anna E" w:date="2023-08-09T15:29:00Z">
            <w:rPr>
              <w:spacing w:val="-6"/>
            </w:rPr>
          </w:rPrChange>
        </w:rPr>
        <w:t xml:space="preserve"> </w:t>
      </w:r>
      <w:r w:rsidR="001E0CFE">
        <w:rPr>
          <w:spacing w:val="-4"/>
          <w:rPrChange w:id="1122" w:author="Hughes, Anna E" w:date="2023-08-09T15:29:00Z">
            <w:rPr>
              <w:spacing w:val="-6"/>
            </w:rPr>
          </w:rPrChange>
        </w:rPr>
        <w:t>set</w:t>
      </w:r>
      <w:r w:rsidR="001E0CFE">
        <w:rPr>
          <w:spacing w:val="-2"/>
          <w:rPrChange w:id="1123" w:author="Hughes, Anna E" w:date="2023-08-09T15:29:00Z">
            <w:rPr>
              <w:spacing w:val="-7"/>
            </w:rPr>
          </w:rPrChange>
        </w:rPr>
        <w:t xml:space="preserve"> </w:t>
      </w:r>
      <w:r w:rsidR="001E0CFE">
        <w:rPr>
          <w:spacing w:val="-4"/>
          <w:rPrChange w:id="1124" w:author="Hughes, Anna E" w:date="2023-08-09T15:29:00Z">
            <w:rPr>
              <w:spacing w:val="-6"/>
            </w:rPr>
          </w:rPrChange>
        </w:rPr>
        <w:t>sizes</w:t>
      </w:r>
      <w:r w:rsidR="001E0CFE">
        <w:rPr>
          <w:spacing w:val="-3"/>
          <w:rPrChange w:id="1125" w:author="Hughes, Anna E" w:date="2023-08-09T15:29:00Z">
            <w:rPr>
              <w:spacing w:val="-6"/>
            </w:rPr>
          </w:rPrChange>
        </w:rPr>
        <w:t xml:space="preserve"> </w:t>
      </w:r>
      <w:r w:rsidR="001E0CFE">
        <w:rPr>
          <w:spacing w:val="-4"/>
          <w:rPrChange w:id="1126" w:author="Hughes, Anna E" w:date="2023-08-09T15:29:00Z">
            <w:rPr>
              <w:spacing w:val="-6"/>
            </w:rPr>
          </w:rPrChange>
        </w:rPr>
        <w:t>used</w:t>
      </w:r>
      <w:r w:rsidR="001E0CFE">
        <w:rPr>
          <w:spacing w:val="-2"/>
          <w:rPrChange w:id="1127" w:author="Hughes, Anna E" w:date="2023-08-09T15:29:00Z">
            <w:rPr>
              <w:spacing w:val="-6"/>
            </w:rPr>
          </w:rPrChange>
        </w:rPr>
        <w:t xml:space="preserve"> </w:t>
      </w:r>
      <w:r w:rsidR="001E0CFE">
        <w:rPr>
          <w:spacing w:val="-4"/>
          <w:rPrChange w:id="1128" w:author="Hughes, Anna E" w:date="2023-08-09T15:29:00Z">
            <w:rPr>
              <w:spacing w:val="-6"/>
            </w:rPr>
          </w:rPrChange>
        </w:rPr>
        <w:t>in</w:t>
      </w:r>
      <w:r w:rsidR="001E0CFE">
        <w:rPr>
          <w:spacing w:val="-2"/>
          <w:rPrChange w:id="1129" w:author="Hughes, Anna E" w:date="2023-08-09T15:29:00Z">
            <w:rPr>
              <w:spacing w:val="-7"/>
            </w:rPr>
          </w:rPrChange>
        </w:rPr>
        <w:t xml:space="preserve"> </w:t>
      </w:r>
      <w:del w:id="1130" w:author="Hughes, Anna E" w:date="2023-08-09T15:29:00Z">
        <w:r w:rsidR="00791F47">
          <w:fldChar w:fldCharType="begin"/>
        </w:r>
        <w:r w:rsidR="00791F47">
          <w:delInstrText xml:space="preserve"> HYPERLINK \l "_bookmark29" </w:delInstrText>
        </w:r>
        <w:r w:rsidR="00791F47">
          <w:fldChar w:fldCharType="separate"/>
        </w:r>
        <w:r>
          <w:rPr>
            <w:spacing w:val="-6"/>
          </w:rPr>
          <w:delText>Buetti et al.</w:delText>
        </w:r>
        <w:r w:rsidR="00791F47">
          <w:rPr>
            <w:spacing w:val="-6"/>
          </w:rPr>
          <w:fldChar w:fldCharType="end"/>
        </w:r>
        <w:r>
          <w:rPr>
            <w:spacing w:val="-6"/>
          </w:rPr>
          <w:delText xml:space="preserve"> </w:delText>
        </w:r>
        <w:r w:rsidR="00791F47">
          <w:fldChar w:fldCharType="begin"/>
        </w:r>
        <w:r w:rsidR="00791F47">
          <w:delInstrText xml:space="preserve"> HYPERLINK \l "_bookmark29" </w:delInstrText>
        </w:r>
        <w:r w:rsidR="00791F47">
          <w:fldChar w:fldCharType="separate"/>
        </w:r>
        <w:r>
          <w:rPr>
            <w:spacing w:val="-6"/>
          </w:rPr>
          <w:delText>(2019)</w:delText>
        </w:r>
        <w:r w:rsidR="00791F47">
          <w:rPr>
            <w:spacing w:val="-6"/>
          </w:rPr>
          <w:fldChar w:fldCharType="end"/>
        </w:r>
      </w:del>
      <w:ins w:id="1131" w:author="Hughes, Anna E" w:date="2023-08-09T15:29:00Z">
        <w:r w:rsidR="00791F47">
          <w:fldChar w:fldCharType="begin"/>
        </w:r>
        <w:r w:rsidR="00791F47">
          <w:instrText xml:space="preserve"> HYPERLINK \l "_bookmark30" </w:instrText>
        </w:r>
        <w:r w:rsidR="00791F47">
          <w:fldChar w:fldCharType="separate"/>
        </w:r>
        <w:r w:rsidR="001E0CFE">
          <w:rPr>
            <w:spacing w:val="-4"/>
          </w:rPr>
          <w:t>Buetti</w:t>
        </w:r>
        <w:r w:rsidR="001E0CFE">
          <w:rPr>
            <w:spacing w:val="-3"/>
          </w:rPr>
          <w:t xml:space="preserve"> </w:t>
        </w:r>
        <w:r w:rsidR="001E0CFE">
          <w:rPr>
            <w:spacing w:val="-4"/>
          </w:rPr>
          <w:t>et</w:t>
        </w:r>
        <w:r w:rsidR="001E0CFE">
          <w:rPr>
            <w:spacing w:val="-2"/>
          </w:rPr>
          <w:t xml:space="preserve"> </w:t>
        </w:r>
        <w:r w:rsidR="001E0CFE">
          <w:rPr>
            <w:spacing w:val="-4"/>
          </w:rPr>
          <w:t>al.</w:t>
        </w:r>
        <w:r w:rsidR="00791F47">
          <w:rPr>
            <w:spacing w:val="-4"/>
          </w:rPr>
          <w:fldChar w:fldCharType="end"/>
        </w:r>
        <w:r w:rsidR="001E0CFE">
          <w:rPr>
            <w:spacing w:val="-2"/>
          </w:rPr>
          <w:t xml:space="preserve"> </w:t>
        </w:r>
        <w:r w:rsidR="00791F47">
          <w:fldChar w:fldCharType="begin"/>
        </w:r>
        <w:r w:rsidR="00791F47">
          <w:instrText xml:space="preserve"> HYPERLINK \l "_bookmark30" </w:instrText>
        </w:r>
        <w:r w:rsidR="00791F47">
          <w:fldChar w:fldCharType="separate"/>
        </w:r>
        <w:r w:rsidR="001E0CFE">
          <w:rPr>
            <w:spacing w:val="-4"/>
          </w:rPr>
          <w:t>(2019)</w:t>
        </w:r>
        <w:r w:rsidR="00791F47">
          <w:rPr>
            <w:spacing w:val="-4"/>
          </w:rPr>
          <w:fldChar w:fldCharType="end"/>
        </w:r>
      </w:ins>
      <w:r w:rsidR="001E0CFE">
        <w:rPr>
          <w:spacing w:val="-3"/>
          <w:rPrChange w:id="1132" w:author="Hughes, Anna E" w:date="2023-08-09T15:29:00Z">
            <w:rPr>
              <w:spacing w:val="-7"/>
            </w:rPr>
          </w:rPrChange>
        </w:rPr>
        <w:t xml:space="preserve"> </w:t>
      </w:r>
      <w:r w:rsidR="001E0CFE">
        <w:rPr>
          <w:spacing w:val="-4"/>
          <w:rPrChange w:id="1133" w:author="Hughes, Anna E" w:date="2023-08-09T15:29:00Z">
            <w:rPr>
              <w:spacing w:val="-6"/>
            </w:rPr>
          </w:rPrChange>
        </w:rPr>
        <w:t>(1,</w:t>
      </w:r>
    </w:p>
    <w:p w14:paraId="3B57F5CB" w14:textId="048156EA" w:rsidR="00470D98" w:rsidRDefault="001644E6">
      <w:pPr>
        <w:pStyle w:val="BodyText"/>
        <w:tabs>
          <w:tab w:val="left" w:pos="968"/>
        </w:tabs>
        <w:spacing w:before="8"/>
        <w:rPr>
          <w:ins w:id="1134" w:author="Hughes, Anna E" w:date="2023-08-09T15:29:00Z"/>
        </w:rPr>
      </w:pPr>
      <w:del w:id="1135" w:author="Hughes, Anna E" w:date="2023-08-09T15:29:00Z">
        <w:r>
          <w:rPr>
            <w:rFonts w:ascii="Trebuchet MS" w:hAnsi="Trebuchet MS"/>
            <w:spacing w:val="-2"/>
            <w:sz w:val="12"/>
          </w:rPr>
          <w:delText>400</w:delText>
        </w:r>
        <w:r>
          <w:rPr>
            <w:rFonts w:ascii="Trebuchet MS" w:hAnsi="Trebuchet MS"/>
            <w:spacing w:val="31"/>
            <w:sz w:val="12"/>
          </w:rPr>
          <w:delText xml:space="preserve"> </w:delText>
        </w:r>
      </w:del>
      <w:r w:rsidR="001E0CFE">
        <w:rPr>
          <w:rPrChange w:id="1136" w:author="Hughes, Anna E" w:date="2023-08-09T15:29:00Z">
            <w:rPr>
              <w:rFonts w:ascii="Trebuchet MS" w:hAnsi="Trebuchet MS"/>
              <w:spacing w:val="31"/>
              <w:sz w:val="12"/>
            </w:rPr>
          </w:rPrChange>
        </w:rPr>
        <w:t xml:space="preserve"> </w:t>
      </w:r>
      <w:r w:rsidR="001E0CFE">
        <w:rPr>
          <w:spacing w:val="-5"/>
          <w:rPrChange w:id="1137" w:author="Hughes, Anna E" w:date="2023-08-09T15:29:00Z">
            <w:rPr>
              <w:spacing w:val="-2"/>
            </w:rPr>
          </w:rPrChange>
        </w:rPr>
        <w:t>4,</w:t>
      </w:r>
    </w:p>
    <w:p w14:paraId="0298F3E3" w14:textId="77777777" w:rsidR="00087420" w:rsidRDefault="001E0CFE">
      <w:pPr>
        <w:pStyle w:val="BodyText"/>
        <w:rPr>
          <w:del w:id="1138" w:author="Hughes, Anna E" w:date="2023-08-09T15:29:00Z"/>
        </w:rPr>
      </w:pPr>
      <w:ins w:id="1139" w:author="Hughes, Anna E" w:date="2023-08-09T15:29:00Z">
        <w:r>
          <w:rPr>
            <w:rFonts w:ascii="Trebuchet MS" w:hAnsi="Trebuchet MS"/>
            <w:spacing w:val="-4"/>
            <w:sz w:val="12"/>
          </w:rPr>
          <w:t>399</w:t>
        </w:r>
        <w:r>
          <w:rPr>
            <w:rFonts w:ascii="Trebuchet MS" w:hAnsi="Trebuchet MS"/>
            <w:spacing w:val="35"/>
            <w:sz w:val="12"/>
          </w:rPr>
          <w:t xml:space="preserve"> </w:t>
        </w:r>
      </w:ins>
      <w:r>
        <w:rPr>
          <w:rFonts w:ascii="Trebuchet MS" w:hAnsi="Trebuchet MS"/>
          <w:spacing w:val="35"/>
          <w:sz w:val="12"/>
          <w:rPrChange w:id="1140" w:author="Hughes, Anna E" w:date="2023-08-09T15:29:00Z">
            <w:rPr>
              <w:spacing w:val="-5"/>
            </w:rPr>
          </w:rPrChange>
        </w:rPr>
        <w:t xml:space="preserve"> </w:t>
      </w:r>
      <w:r>
        <w:rPr>
          <w:spacing w:val="-4"/>
          <w:rPrChange w:id="1141" w:author="Hughes, Anna E" w:date="2023-08-09T15:29:00Z">
            <w:rPr>
              <w:spacing w:val="-2"/>
            </w:rPr>
          </w:rPrChange>
        </w:rPr>
        <w:t>9,</w:t>
      </w:r>
      <w:r>
        <w:rPr>
          <w:spacing w:val="-6"/>
          <w:rPrChange w:id="1142" w:author="Hughes, Anna E" w:date="2023-08-09T15:29:00Z">
            <w:rPr>
              <w:spacing w:val="-5"/>
            </w:rPr>
          </w:rPrChange>
        </w:rPr>
        <w:t xml:space="preserve"> </w:t>
      </w:r>
      <w:r>
        <w:rPr>
          <w:spacing w:val="-4"/>
          <w:rPrChange w:id="1143" w:author="Hughes, Anna E" w:date="2023-08-09T15:29:00Z">
            <w:rPr>
              <w:spacing w:val="-2"/>
            </w:rPr>
          </w:rPrChange>
        </w:rPr>
        <w:t>19</w:t>
      </w:r>
      <w:r>
        <w:rPr>
          <w:spacing w:val="-7"/>
          <w:rPrChange w:id="1144" w:author="Hughes, Anna E" w:date="2023-08-09T15:29:00Z">
            <w:rPr>
              <w:spacing w:val="-6"/>
            </w:rPr>
          </w:rPrChange>
        </w:rPr>
        <w:t xml:space="preserve"> </w:t>
      </w:r>
      <w:r>
        <w:rPr>
          <w:spacing w:val="-4"/>
          <w:rPrChange w:id="1145" w:author="Hughes, Anna E" w:date="2023-08-09T15:29:00Z">
            <w:rPr>
              <w:spacing w:val="-2"/>
            </w:rPr>
          </w:rPrChange>
        </w:rPr>
        <w:t>and</w:t>
      </w:r>
      <w:r>
        <w:rPr>
          <w:spacing w:val="-7"/>
          <w:rPrChange w:id="1146" w:author="Hughes, Anna E" w:date="2023-08-09T15:29:00Z">
            <w:rPr>
              <w:spacing w:val="-6"/>
            </w:rPr>
          </w:rPrChange>
        </w:rPr>
        <w:t xml:space="preserve"> </w:t>
      </w:r>
      <w:r>
        <w:rPr>
          <w:spacing w:val="-4"/>
          <w:rPrChange w:id="1147" w:author="Hughes, Anna E" w:date="2023-08-09T15:29:00Z">
            <w:rPr>
              <w:spacing w:val="-2"/>
            </w:rPr>
          </w:rPrChange>
        </w:rPr>
        <w:t>31).</w:t>
      </w:r>
      <w:r>
        <w:rPr>
          <w:spacing w:val="8"/>
          <w:rPrChange w:id="1148" w:author="Hughes, Anna E" w:date="2023-08-09T15:29:00Z">
            <w:rPr>
              <w:spacing w:val="16"/>
            </w:rPr>
          </w:rPrChange>
        </w:rPr>
        <w:t xml:space="preserve"> </w:t>
      </w:r>
      <w:r>
        <w:rPr>
          <w:spacing w:val="-4"/>
          <w:rPrChange w:id="1149" w:author="Hughes, Anna E" w:date="2023-08-09T15:29:00Z">
            <w:rPr>
              <w:spacing w:val="-2"/>
            </w:rPr>
          </w:rPrChange>
        </w:rPr>
        <w:t>We</w:t>
      </w:r>
      <w:r>
        <w:rPr>
          <w:spacing w:val="-8"/>
          <w:rPrChange w:id="1150" w:author="Hughes, Anna E" w:date="2023-08-09T15:29:00Z">
            <w:rPr>
              <w:spacing w:val="-6"/>
            </w:rPr>
          </w:rPrChange>
        </w:rPr>
        <w:t xml:space="preserve"> </w:t>
      </w:r>
      <w:del w:id="1151" w:author="Hughes, Anna E" w:date="2023-08-09T15:29:00Z">
        <w:r w:rsidR="001644E6">
          <w:rPr>
            <w:spacing w:val="-2"/>
          </w:rPr>
          <w:delText>will</w:delText>
        </w:r>
        <w:r w:rsidR="001644E6">
          <w:rPr>
            <w:spacing w:val="-6"/>
          </w:rPr>
          <w:delText xml:space="preserve"> </w:delText>
        </w:r>
      </w:del>
      <w:r>
        <w:rPr>
          <w:spacing w:val="-4"/>
          <w:rPrChange w:id="1152" w:author="Hughes, Anna E" w:date="2023-08-09T15:29:00Z">
            <w:rPr>
              <w:spacing w:val="-2"/>
            </w:rPr>
          </w:rPrChange>
        </w:rPr>
        <w:t>also</w:t>
      </w:r>
      <w:r>
        <w:rPr>
          <w:spacing w:val="-7"/>
          <w:rPrChange w:id="1153" w:author="Hughes, Anna E" w:date="2023-08-09T15:29:00Z">
            <w:rPr>
              <w:spacing w:val="-6"/>
            </w:rPr>
          </w:rPrChange>
        </w:rPr>
        <w:t xml:space="preserve"> </w:t>
      </w:r>
      <w:del w:id="1154" w:author="Hughes, Anna E" w:date="2023-08-09T15:29:00Z">
        <w:r w:rsidR="001644E6">
          <w:rPr>
            <w:spacing w:val="-2"/>
          </w:rPr>
          <w:delText>run</w:delText>
        </w:r>
      </w:del>
      <w:ins w:id="1155" w:author="Hughes, Anna E" w:date="2023-08-09T15:29:00Z">
        <w:r>
          <w:rPr>
            <w:spacing w:val="-4"/>
          </w:rPr>
          <w:t>ran</w:t>
        </w:r>
      </w:ins>
      <w:r>
        <w:rPr>
          <w:spacing w:val="-7"/>
          <w:rPrChange w:id="1156" w:author="Hughes, Anna E" w:date="2023-08-09T15:29:00Z">
            <w:rPr>
              <w:spacing w:val="-6"/>
            </w:rPr>
          </w:rPrChange>
        </w:rPr>
        <w:t xml:space="preserve"> </w:t>
      </w:r>
      <w:r>
        <w:rPr>
          <w:spacing w:val="-4"/>
          <w:rPrChange w:id="1157" w:author="Hughes, Anna E" w:date="2023-08-09T15:29:00Z">
            <w:rPr>
              <w:spacing w:val="-2"/>
            </w:rPr>
          </w:rPrChange>
        </w:rPr>
        <w:t>target-only</w:t>
      </w:r>
      <w:r>
        <w:rPr>
          <w:spacing w:val="-8"/>
          <w:rPrChange w:id="1158" w:author="Hughes, Anna E" w:date="2023-08-09T15:29:00Z">
            <w:rPr>
              <w:spacing w:val="-7"/>
            </w:rPr>
          </w:rPrChange>
        </w:rPr>
        <w:t xml:space="preserve"> </w:t>
      </w:r>
      <w:r>
        <w:rPr>
          <w:spacing w:val="-4"/>
          <w:rPrChange w:id="1159" w:author="Hughes, Anna E" w:date="2023-08-09T15:29:00Z">
            <w:rPr>
              <w:spacing w:val="-2"/>
            </w:rPr>
          </w:rPrChange>
        </w:rPr>
        <w:t>’zero</w:t>
      </w:r>
      <w:r>
        <w:rPr>
          <w:spacing w:val="-7"/>
          <w:rPrChange w:id="1160" w:author="Hughes, Anna E" w:date="2023-08-09T15:29:00Z">
            <w:rPr>
              <w:spacing w:val="-6"/>
            </w:rPr>
          </w:rPrChange>
        </w:rPr>
        <w:t xml:space="preserve"> </w:t>
      </w:r>
      <w:r>
        <w:rPr>
          <w:spacing w:val="-4"/>
          <w:rPrChange w:id="1161" w:author="Hughes, Anna E" w:date="2023-08-09T15:29:00Z">
            <w:rPr>
              <w:spacing w:val="-2"/>
            </w:rPr>
          </w:rPrChange>
        </w:rPr>
        <w:t>distractor’</w:t>
      </w:r>
      <w:r>
        <w:rPr>
          <w:spacing w:val="-7"/>
          <w:rPrChange w:id="1162" w:author="Hughes, Anna E" w:date="2023-08-09T15:29:00Z">
            <w:rPr>
              <w:spacing w:val="-6"/>
            </w:rPr>
          </w:rPrChange>
        </w:rPr>
        <w:t xml:space="preserve"> </w:t>
      </w:r>
      <w:r>
        <w:rPr>
          <w:spacing w:val="-4"/>
          <w:rPrChange w:id="1163" w:author="Hughes, Anna E" w:date="2023-08-09T15:29:00Z">
            <w:rPr>
              <w:spacing w:val="-2"/>
            </w:rPr>
          </w:rPrChange>
        </w:rPr>
        <w:t>trials</w:t>
      </w:r>
      <w:r>
        <w:rPr>
          <w:spacing w:val="-8"/>
          <w:rPrChange w:id="1164" w:author="Hughes, Anna E" w:date="2023-08-09T15:29:00Z">
            <w:rPr>
              <w:spacing w:val="-6"/>
            </w:rPr>
          </w:rPrChange>
        </w:rPr>
        <w:t xml:space="preserve"> </w:t>
      </w:r>
      <w:r>
        <w:rPr>
          <w:spacing w:val="-4"/>
          <w:rPrChange w:id="1165" w:author="Hughes, Anna E" w:date="2023-08-09T15:29:00Z">
            <w:rPr>
              <w:spacing w:val="-2"/>
            </w:rPr>
          </w:rPrChange>
        </w:rPr>
        <w:t>(60</w:t>
      </w:r>
      <w:r>
        <w:rPr>
          <w:spacing w:val="-7"/>
          <w:rPrChange w:id="1166" w:author="Hughes, Anna E" w:date="2023-08-09T15:29:00Z">
            <w:rPr>
              <w:spacing w:val="-6"/>
            </w:rPr>
          </w:rPrChange>
        </w:rPr>
        <w:t xml:space="preserve"> </w:t>
      </w:r>
      <w:r>
        <w:rPr>
          <w:spacing w:val="-4"/>
          <w:rPrChange w:id="1167" w:author="Hughes, Anna E" w:date="2023-08-09T15:29:00Z">
            <w:rPr>
              <w:spacing w:val="-2"/>
            </w:rPr>
          </w:rPrChange>
        </w:rPr>
        <w:t>in</w:t>
      </w:r>
      <w:r>
        <w:rPr>
          <w:spacing w:val="-7"/>
          <w:rPrChange w:id="1168" w:author="Hughes, Anna E" w:date="2023-08-09T15:29:00Z">
            <w:rPr>
              <w:spacing w:val="-6"/>
            </w:rPr>
          </w:rPrChange>
        </w:rPr>
        <w:t xml:space="preserve"> </w:t>
      </w:r>
      <w:r>
        <w:rPr>
          <w:spacing w:val="-4"/>
          <w:rPrChange w:id="1169" w:author="Hughes, Anna E" w:date="2023-08-09T15:29:00Z">
            <w:rPr>
              <w:spacing w:val="-2"/>
            </w:rPr>
          </w:rPrChange>
        </w:rPr>
        <w:t>total,</w:t>
      </w:r>
    </w:p>
    <w:p w14:paraId="387D2E76" w14:textId="40D10D8D" w:rsidR="00470D98" w:rsidRDefault="001644E6">
      <w:pPr>
        <w:pStyle w:val="BodyText"/>
        <w:rPr>
          <w:ins w:id="1170" w:author="Hughes, Anna E" w:date="2023-08-09T15:29:00Z"/>
        </w:rPr>
      </w:pPr>
      <w:del w:id="1171" w:author="Hughes, Anna E" w:date="2023-08-09T15:29:00Z">
        <w:r>
          <w:rPr>
            <w:rFonts w:ascii="Trebuchet MS"/>
            <w:spacing w:val="-4"/>
            <w:sz w:val="12"/>
          </w:rPr>
          <w:delText>401</w:delText>
        </w:r>
      </w:del>
      <w:r w:rsidR="001E0CFE">
        <w:rPr>
          <w:spacing w:val="-7"/>
          <w:rPrChange w:id="1172" w:author="Hughes, Anna E" w:date="2023-08-09T15:29:00Z">
            <w:rPr>
              <w:rFonts w:ascii="Trebuchet MS"/>
              <w:spacing w:val="78"/>
              <w:w w:val="150"/>
              <w:sz w:val="12"/>
            </w:rPr>
          </w:rPrChange>
        </w:rPr>
        <w:t xml:space="preserve"> </w:t>
      </w:r>
      <w:r w:rsidR="001E0CFE">
        <w:rPr>
          <w:spacing w:val="-4"/>
        </w:rPr>
        <w:t>with</w:t>
      </w:r>
      <w:r w:rsidR="001E0CFE">
        <w:rPr>
          <w:spacing w:val="-7"/>
          <w:rPrChange w:id="1173" w:author="Hughes, Anna E" w:date="2023-08-09T15:29:00Z">
            <w:rPr>
              <w:spacing w:val="5"/>
            </w:rPr>
          </w:rPrChange>
        </w:rPr>
        <w:t xml:space="preserve"> </w:t>
      </w:r>
      <w:r w:rsidR="001E0CFE">
        <w:rPr>
          <w:spacing w:val="-5"/>
          <w:rPrChange w:id="1174" w:author="Hughes, Anna E" w:date="2023-08-09T15:29:00Z">
            <w:rPr>
              <w:spacing w:val="-4"/>
            </w:rPr>
          </w:rPrChange>
        </w:rPr>
        <w:t>12</w:t>
      </w:r>
    </w:p>
    <w:p w14:paraId="2F01BC02" w14:textId="77777777" w:rsidR="00087420" w:rsidRDefault="001E0CFE">
      <w:pPr>
        <w:pStyle w:val="BodyText"/>
        <w:spacing w:before="8"/>
        <w:rPr>
          <w:del w:id="1175" w:author="Hughes, Anna E" w:date="2023-08-09T15:29:00Z"/>
        </w:rPr>
      </w:pPr>
      <w:ins w:id="1176" w:author="Hughes, Anna E" w:date="2023-08-09T15:29:00Z">
        <w:r>
          <w:rPr>
            <w:rFonts w:ascii="Trebuchet MS"/>
            <w:w w:val="90"/>
            <w:sz w:val="12"/>
          </w:rPr>
          <w:t>400</w:t>
        </w:r>
        <w:r>
          <w:rPr>
            <w:rFonts w:ascii="Trebuchet MS"/>
            <w:spacing w:val="67"/>
            <w:sz w:val="12"/>
          </w:rPr>
          <w:t xml:space="preserve"> </w:t>
        </w:r>
      </w:ins>
      <w:r>
        <w:rPr>
          <w:rFonts w:ascii="Trebuchet MS"/>
          <w:spacing w:val="67"/>
          <w:sz w:val="12"/>
          <w:rPrChange w:id="1177" w:author="Hughes, Anna E" w:date="2023-08-09T15:29:00Z">
            <w:rPr>
              <w:spacing w:val="5"/>
            </w:rPr>
          </w:rPrChange>
        </w:rPr>
        <w:t xml:space="preserve"> </w:t>
      </w:r>
      <w:r>
        <w:rPr>
          <w:w w:val="90"/>
          <w:rPrChange w:id="1178" w:author="Hughes, Anna E" w:date="2023-08-09T15:29:00Z">
            <w:rPr>
              <w:spacing w:val="-4"/>
            </w:rPr>
          </w:rPrChange>
        </w:rPr>
        <w:t>being</w:t>
      </w:r>
      <w:r>
        <w:rPr>
          <w:spacing w:val="10"/>
          <w:rPrChange w:id="1179" w:author="Hughes, Anna E" w:date="2023-08-09T15:29:00Z">
            <w:rPr>
              <w:spacing w:val="4"/>
            </w:rPr>
          </w:rPrChange>
        </w:rPr>
        <w:t xml:space="preserve"> </w:t>
      </w:r>
      <w:r>
        <w:rPr>
          <w:w w:val="90"/>
          <w:rPrChange w:id="1180" w:author="Hughes, Anna E" w:date="2023-08-09T15:29:00Z">
            <w:rPr>
              <w:spacing w:val="-4"/>
            </w:rPr>
          </w:rPrChange>
        </w:rPr>
        <w:t>the</w:t>
      </w:r>
      <w:r>
        <w:rPr>
          <w:spacing w:val="9"/>
          <w:rPrChange w:id="1181" w:author="Hughes, Anna E" w:date="2023-08-09T15:29:00Z">
            <w:rPr>
              <w:spacing w:val="5"/>
            </w:rPr>
          </w:rPrChange>
        </w:rPr>
        <w:t xml:space="preserve"> </w:t>
      </w:r>
      <w:r>
        <w:rPr>
          <w:w w:val="90"/>
          <w:rPrChange w:id="1182" w:author="Hughes, Anna E" w:date="2023-08-09T15:29:00Z">
            <w:rPr>
              <w:spacing w:val="-4"/>
            </w:rPr>
          </w:rPrChange>
        </w:rPr>
        <w:t>white</w:t>
      </w:r>
      <w:r>
        <w:rPr>
          <w:spacing w:val="9"/>
          <w:rPrChange w:id="1183" w:author="Hughes, Anna E" w:date="2023-08-09T15:29:00Z">
            <w:rPr>
              <w:spacing w:val="5"/>
            </w:rPr>
          </w:rPrChange>
        </w:rPr>
        <w:t xml:space="preserve"> </w:t>
      </w:r>
      <w:r>
        <w:rPr>
          <w:w w:val="90"/>
          <w:rPrChange w:id="1184" w:author="Hughes, Anna E" w:date="2023-08-09T15:29:00Z">
            <w:rPr>
              <w:spacing w:val="-4"/>
            </w:rPr>
          </w:rPrChange>
        </w:rPr>
        <w:t>semicircle</w:t>
      </w:r>
      <w:r>
        <w:rPr>
          <w:spacing w:val="9"/>
          <w:rPrChange w:id="1185" w:author="Hughes, Anna E" w:date="2023-08-09T15:29:00Z">
            <w:rPr>
              <w:spacing w:val="5"/>
            </w:rPr>
          </w:rPrChange>
        </w:rPr>
        <w:t xml:space="preserve"> </w:t>
      </w:r>
      <w:r>
        <w:rPr>
          <w:w w:val="90"/>
          <w:rPrChange w:id="1186" w:author="Hughes, Anna E" w:date="2023-08-09T15:29:00Z">
            <w:rPr>
              <w:spacing w:val="-4"/>
            </w:rPr>
          </w:rPrChange>
        </w:rPr>
        <w:t>target</w:t>
      </w:r>
      <w:r>
        <w:rPr>
          <w:spacing w:val="9"/>
          <w:rPrChange w:id="1187" w:author="Hughes, Anna E" w:date="2023-08-09T15:29:00Z">
            <w:rPr>
              <w:spacing w:val="4"/>
            </w:rPr>
          </w:rPrChange>
        </w:rPr>
        <w:t xml:space="preserve"> </w:t>
      </w:r>
      <w:r>
        <w:rPr>
          <w:w w:val="90"/>
          <w:rPrChange w:id="1188" w:author="Hughes, Anna E" w:date="2023-08-09T15:29:00Z">
            <w:rPr>
              <w:spacing w:val="-4"/>
            </w:rPr>
          </w:rPrChange>
        </w:rPr>
        <w:t>and</w:t>
      </w:r>
      <w:r>
        <w:rPr>
          <w:spacing w:val="9"/>
          <w:rPrChange w:id="1189" w:author="Hughes, Anna E" w:date="2023-08-09T15:29:00Z">
            <w:rPr>
              <w:spacing w:val="5"/>
            </w:rPr>
          </w:rPrChange>
        </w:rPr>
        <w:t xml:space="preserve"> </w:t>
      </w:r>
      <w:r>
        <w:rPr>
          <w:w w:val="90"/>
          <w:rPrChange w:id="1190" w:author="Hughes, Anna E" w:date="2023-08-09T15:29:00Z">
            <w:rPr>
              <w:spacing w:val="-4"/>
            </w:rPr>
          </w:rPrChange>
        </w:rPr>
        <w:t>the</w:t>
      </w:r>
      <w:r>
        <w:rPr>
          <w:spacing w:val="9"/>
          <w:rPrChange w:id="1191" w:author="Hughes, Anna E" w:date="2023-08-09T15:29:00Z">
            <w:rPr>
              <w:spacing w:val="5"/>
            </w:rPr>
          </w:rPrChange>
        </w:rPr>
        <w:t xml:space="preserve"> </w:t>
      </w:r>
      <w:r>
        <w:rPr>
          <w:w w:val="90"/>
          <w:rPrChange w:id="1192" w:author="Hughes, Anna E" w:date="2023-08-09T15:29:00Z">
            <w:rPr>
              <w:spacing w:val="-4"/>
            </w:rPr>
          </w:rPrChange>
        </w:rPr>
        <w:t>remainder</w:t>
      </w:r>
      <w:r>
        <w:rPr>
          <w:spacing w:val="9"/>
          <w:rPrChange w:id="1193" w:author="Hughes, Anna E" w:date="2023-08-09T15:29:00Z">
            <w:rPr>
              <w:spacing w:val="4"/>
            </w:rPr>
          </w:rPrChange>
        </w:rPr>
        <w:t xml:space="preserve"> </w:t>
      </w:r>
      <w:r>
        <w:rPr>
          <w:w w:val="90"/>
          <w:rPrChange w:id="1194" w:author="Hughes, Anna E" w:date="2023-08-09T15:29:00Z">
            <w:rPr>
              <w:spacing w:val="-4"/>
            </w:rPr>
          </w:rPrChange>
        </w:rPr>
        <w:t>the</w:t>
      </w:r>
      <w:r>
        <w:rPr>
          <w:spacing w:val="9"/>
          <w:rPrChange w:id="1195" w:author="Hughes, Anna E" w:date="2023-08-09T15:29:00Z">
            <w:rPr>
              <w:spacing w:val="5"/>
            </w:rPr>
          </w:rPrChange>
        </w:rPr>
        <w:t xml:space="preserve"> </w:t>
      </w:r>
      <w:r>
        <w:rPr>
          <w:w w:val="90"/>
          <w:rPrChange w:id="1196" w:author="Hughes, Anna E" w:date="2023-08-09T15:29:00Z">
            <w:rPr>
              <w:spacing w:val="-4"/>
            </w:rPr>
          </w:rPrChange>
        </w:rPr>
        <w:t>red</w:t>
      </w:r>
      <w:r>
        <w:rPr>
          <w:spacing w:val="9"/>
          <w:rPrChange w:id="1197" w:author="Hughes, Anna E" w:date="2023-08-09T15:29:00Z">
            <w:rPr>
              <w:spacing w:val="5"/>
            </w:rPr>
          </w:rPrChange>
        </w:rPr>
        <w:t xml:space="preserve"> </w:t>
      </w:r>
      <w:r>
        <w:rPr>
          <w:w w:val="90"/>
          <w:rPrChange w:id="1198" w:author="Hughes, Anna E" w:date="2023-08-09T15:29:00Z">
            <w:rPr>
              <w:spacing w:val="-4"/>
            </w:rPr>
          </w:rPrChange>
        </w:rPr>
        <w:t>semicircle</w:t>
      </w:r>
    </w:p>
    <w:p w14:paraId="356C23CF" w14:textId="709664C7" w:rsidR="00470D98" w:rsidRPr="004906C0" w:rsidRDefault="001644E6">
      <w:pPr>
        <w:pStyle w:val="BodyText"/>
        <w:spacing w:before="8"/>
        <w:pPrChange w:id="1199" w:author="Hughes, Anna E" w:date="2023-08-09T15:29:00Z">
          <w:pPr>
            <w:spacing w:before="8"/>
            <w:ind w:left="227"/>
          </w:pPr>
        </w:pPrChange>
      </w:pPr>
      <w:del w:id="1200" w:author="Hughes, Anna E" w:date="2023-08-09T15:29:00Z">
        <w:r>
          <w:rPr>
            <w:rFonts w:ascii="Trebuchet MS"/>
            <w:sz w:val="12"/>
          </w:rPr>
          <w:delText>402</w:delText>
        </w:r>
        <w:r>
          <w:rPr>
            <w:rFonts w:ascii="Trebuchet MS"/>
            <w:spacing w:val="62"/>
            <w:sz w:val="12"/>
          </w:rPr>
          <w:delText xml:space="preserve"> </w:delText>
        </w:r>
      </w:del>
      <w:r w:rsidR="001E0CFE">
        <w:rPr>
          <w:spacing w:val="9"/>
          <w:rPrChange w:id="1201" w:author="Hughes, Anna E" w:date="2023-08-09T15:29:00Z">
            <w:rPr>
              <w:rFonts w:ascii="Trebuchet MS"/>
              <w:spacing w:val="62"/>
              <w:sz w:val="12"/>
            </w:rPr>
          </w:rPrChange>
        </w:rPr>
        <w:t xml:space="preserve"> </w:t>
      </w:r>
      <w:r w:rsidR="001E0CFE">
        <w:rPr>
          <w:spacing w:val="-2"/>
          <w:w w:val="90"/>
          <w:rPrChange w:id="1202" w:author="Hughes, Anna E" w:date="2023-08-09T15:29:00Z">
            <w:rPr>
              <w:spacing w:val="-2"/>
              <w:sz w:val="24"/>
            </w:rPr>
          </w:rPrChange>
        </w:rPr>
        <w:t>target).</w:t>
      </w:r>
    </w:p>
    <w:p w14:paraId="10A685DB" w14:textId="5B1C71FD" w:rsidR="00470D98" w:rsidRDefault="001644E6">
      <w:pPr>
        <w:pStyle w:val="BodyText"/>
        <w:tabs>
          <w:tab w:val="left" w:pos="968"/>
        </w:tabs>
        <w:spacing w:before="8" w:line="247" w:lineRule="exact"/>
        <w:pPrChange w:id="1203" w:author="Hughes, Anna E" w:date="2023-08-09T15:29:00Z">
          <w:pPr>
            <w:pStyle w:val="BodyText"/>
            <w:tabs>
              <w:tab w:val="left" w:pos="968"/>
            </w:tabs>
            <w:spacing w:line="247" w:lineRule="exact"/>
          </w:pPr>
        </w:pPrChange>
      </w:pPr>
      <w:del w:id="1204" w:author="Hughes, Anna E" w:date="2023-08-09T15:29:00Z">
        <w:r>
          <w:rPr>
            <w:rFonts w:ascii="Trebuchet MS"/>
            <w:spacing w:val="-5"/>
            <w:sz w:val="12"/>
          </w:rPr>
          <w:delText>403</w:delText>
        </w:r>
      </w:del>
      <w:ins w:id="1205" w:author="Hughes, Anna E" w:date="2023-08-09T15:29:00Z">
        <w:r w:rsidR="001E0CFE">
          <w:rPr>
            <w:rFonts w:ascii="Trebuchet MS"/>
            <w:spacing w:val="-5"/>
            <w:sz w:val="12"/>
          </w:rPr>
          <w:t>401</w:t>
        </w:r>
      </w:ins>
      <w:r w:rsidR="001E0CFE">
        <w:rPr>
          <w:rFonts w:ascii="Trebuchet MS"/>
          <w:sz w:val="12"/>
        </w:rPr>
        <w:tab/>
      </w:r>
      <w:r w:rsidR="001E0CFE">
        <w:rPr>
          <w:spacing w:val="-6"/>
        </w:rPr>
        <w:t>The</w:t>
      </w:r>
      <w:r w:rsidR="001E0CFE">
        <w:rPr>
          <w:spacing w:val="-2"/>
        </w:rPr>
        <w:t xml:space="preserve"> </w:t>
      </w:r>
      <w:r w:rsidR="001E0CFE">
        <w:rPr>
          <w:spacing w:val="-6"/>
        </w:rPr>
        <w:t>experiments</w:t>
      </w:r>
      <w:r w:rsidR="001E0CFE">
        <w:rPr>
          <w:spacing w:val="-1"/>
        </w:rPr>
        <w:t xml:space="preserve"> </w:t>
      </w:r>
      <w:r w:rsidR="001E0CFE">
        <w:rPr>
          <w:spacing w:val="-6"/>
        </w:rPr>
        <w:t>were</w:t>
      </w:r>
      <w:r w:rsidR="001E0CFE">
        <w:rPr>
          <w:spacing w:val="-1"/>
        </w:rPr>
        <w:t xml:space="preserve"> </w:t>
      </w:r>
      <w:r w:rsidR="001E0CFE">
        <w:rPr>
          <w:spacing w:val="-6"/>
        </w:rPr>
        <w:t>programmed</w:t>
      </w:r>
      <w:r w:rsidR="001E0CFE">
        <w:rPr>
          <w:spacing w:val="-2"/>
        </w:rPr>
        <w:t xml:space="preserve"> </w:t>
      </w:r>
      <w:r w:rsidR="001E0CFE">
        <w:rPr>
          <w:spacing w:val="-6"/>
        </w:rPr>
        <w:t>in</w:t>
      </w:r>
      <w:r w:rsidR="001E0CFE">
        <w:rPr>
          <w:spacing w:val="-1"/>
        </w:rPr>
        <w:t xml:space="preserve"> </w:t>
      </w:r>
      <w:r w:rsidR="001E0CFE">
        <w:rPr>
          <w:spacing w:val="-6"/>
        </w:rPr>
        <w:t>PsychoPy</w:t>
      </w:r>
      <w:r w:rsidR="001E0CFE">
        <w:rPr>
          <w:spacing w:val="-1"/>
        </w:rPr>
        <w:t xml:space="preserve"> </w:t>
      </w:r>
      <w:r w:rsidR="001E0CFE">
        <w:rPr>
          <w:spacing w:val="-6"/>
        </w:rPr>
        <w:t>and</w:t>
      </w:r>
      <w:r w:rsidR="001E0CFE">
        <w:rPr>
          <w:spacing w:val="-2"/>
        </w:rPr>
        <w:t xml:space="preserve"> </w:t>
      </w:r>
      <w:r w:rsidR="001E0CFE">
        <w:rPr>
          <w:spacing w:val="-6"/>
        </w:rPr>
        <w:t>Pavlovia</w:t>
      </w:r>
      <w:r w:rsidR="001E0CFE">
        <w:rPr>
          <w:spacing w:val="-1"/>
        </w:rPr>
        <w:t xml:space="preserve"> </w:t>
      </w:r>
      <w:del w:id="1206" w:author="Hughes, Anna E" w:date="2023-08-09T15:29:00Z">
        <w:r w:rsidR="00791F47">
          <w:fldChar w:fldCharType="begin"/>
        </w:r>
        <w:r w:rsidR="00791F47">
          <w:delInstrText xml:space="preserve"> HYPERLINK \l "_bookmark72" </w:delInstrText>
        </w:r>
        <w:r w:rsidR="00791F47">
          <w:fldChar w:fldCharType="separate"/>
        </w:r>
        <w:r>
          <w:rPr>
            <w:spacing w:val="-6"/>
          </w:rPr>
          <w:delText>(Peirce</w:delText>
        </w:r>
        <w:r>
          <w:rPr>
            <w:spacing w:val="-1"/>
          </w:rPr>
          <w:delText xml:space="preserve"> </w:delText>
        </w:r>
        <w:r>
          <w:rPr>
            <w:spacing w:val="-6"/>
          </w:rPr>
          <w:delText>et</w:delText>
        </w:r>
        <w:r>
          <w:rPr>
            <w:spacing w:val="-2"/>
          </w:rPr>
          <w:delText xml:space="preserve"> </w:delText>
        </w:r>
        <w:r>
          <w:rPr>
            <w:spacing w:val="-6"/>
          </w:rPr>
          <w:delText>al.,</w:delText>
        </w:r>
        <w:r w:rsidR="00791F47">
          <w:rPr>
            <w:spacing w:val="-6"/>
          </w:rPr>
          <w:fldChar w:fldCharType="end"/>
        </w:r>
      </w:del>
      <w:ins w:id="1207" w:author="Hughes, Anna E" w:date="2023-08-09T15:29:00Z">
        <w:r w:rsidR="00791F47">
          <w:fldChar w:fldCharType="begin"/>
        </w:r>
        <w:r w:rsidR="00791F47">
          <w:instrText xml:space="preserve"> HYPERLINK \l "_bookmark73" </w:instrText>
        </w:r>
        <w:r w:rsidR="00791F47">
          <w:fldChar w:fldCharType="separate"/>
        </w:r>
        <w:r w:rsidR="001E0CFE">
          <w:rPr>
            <w:spacing w:val="-6"/>
          </w:rPr>
          <w:t>(Peirce</w:t>
        </w:r>
        <w:r w:rsidR="001E0CFE">
          <w:rPr>
            <w:spacing w:val="-1"/>
          </w:rPr>
          <w:t xml:space="preserve"> </w:t>
        </w:r>
        <w:r w:rsidR="001E0CFE">
          <w:rPr>
            <w:spacing w:val="-6"/>
          </w:rPr>
          <w:t>et</w:t>
        </w:r>
        <w:r w:rsidR="001E0CFE">
          <w:rPr>
            <w:spacing w:val="-2"/>
          </w:rPr>
          <w:t xml:space="preserve"> </w:t>
        </w:r>
        <w:r w:rsidR="001E0CFE">
          <w:rPr>
            <w:spacing w:val="-6"/>
          </w:rPr>
          <w:t>al.,</w:t>
        </w:r>
        <w:r w:rsidR="00791F47">
          <w:rPr>
            <w:spacing w:val="-6"/>
          </w:rPr>
          <w:fldChar w:fldCharType="end"/>
        </w:r>
      </w:ins>
    </w:p>
    <w:p w14:paraId="5F69EB3D" w14:textId="6D4DDADD" w:rsidR="00470D98" w:rsidRDefault="001644E6">
      <w:pPr>
        <w:pStyle w:val="BodyText"/>
        <w:spacing w:before="0" w:line="351" w:lineRule="exact"/>
      </w:pPr>
      <w:del w:id="1208" w:author="Hughes, Anna E" w:date="2023-08-09T15:29:00Z">
        <w:r>
          <w:rPr>
            <w:rFonts w:ascii="Trebuchet MS" w:hAnsi="Trebuchet MS"/>
            <w:spacing w:val="-8"/>
            <w:sz w:val="12"/>
          </w:rPr>
          <w:delText>404</w:delText>
        </w:r>
        <w:r>
          <w:rPr>
            <w:rFonts w:ascii="Trebuchet MS" w:hAnsi="Trebuchet MS"/>
            <w:spacing w:val="42"/>
            <w:sz w:val="12"/>
          </w:rPr>
          <w:delText xml:space="preserve">  </w:delText>
        </w:r>
        <w:r w:rsidR="00791F47">
          <w:fldChar w:fldCharType="begin"/>
        </w:r>
        <w:r w:rsidR="00791F47">
          <w:delInstrText xml:space="preserve"> HYPERLINK \l "_bookmark72" </w:delInstrText>
        </w:r>
        <w:r w:rsidR="00791F47">
          <w:fldChar w:fldCharType="separate"/>
        </w:r>
        <w:r>
          <w:rPr>
            <w:spacing w:val="-8"/>
          </w:rPr>
          <w:delText>2019).</w:delText>
        </w:r>
        <w:r w:rsidR="00791F47">
          <w:rPr>
            <w:spacing w:val="-8"/>
          </w:rPr>
          <w:fldChar w:fldCharType="end"/>
        </w:r>
      </w:del>
      <w:ins w:id="1209" w:author="Hughes, Anna E" w:date="2023-08-09T15:29:00Z">
        <w:r w:rsidR="001E0CFE">
          <w:rPr>
            <w:rFonts w:ascii="Trebuchet MS" w:hAnsi="Trebuchet MS"/>
            <w:spacing w:val="-8"/>
            <w:sz w:val="12"/>
          </w:rPr>
          <w:t>402</w:t>
        </w:r>
        <w:r w:rsidR="001E0CFE">
          <w:rPr>
            <w:rFonts w:ascii="Trebuchet MS" w:hAnsi="Trebuchet MS"/>
            <w:spacing w:val="42"/>
            <w:sz w:val="12"/>
          </w:rPr>
          <w:t xml:space="preserve">  </w:t>
        </w:r>
        <w:r w:rsidR="00791F47">
          <w:fldChar w:fldCharType="begin"/>
        </w:r>
        <w:r w:rsidR="00791F47">
          <w:instrText xml:space="preserve"> HYPERLINK \l "_bookmark73" </w:instrText>
        </w:r>
        <w:r w:rsidR="00791F47">
          <w:fldChar w:fldCharType="separate"/>
        </w:r>
        <w:r w:rsidR="001E0CFE">
          <w:rPr>
            <w:spacing w:val="-8"/>
          </w:rPr>
          <w:t>2019).</w:t>
        </w:r>
        <w:r w:rsidR="00791F47">
          <w:rPr>
            <w:spacing w:val="-8"/>
          </w:rPr>
          <w:fldChar w:fldCharType="end"/>
        </w:r>
      </w:ins>
      <w:r w:rsidR="001E0CFE">
        <w:rPr>
          <w:spacing w:val="11"/>
        </w:rPr>
        <w:t xml:space="preserve"> </w:t>
      </w:r>
      <w:r w:rsidR="001E0CFE">
        <w:rPr>
          <w:spacing w:val="-8"/>
        </w:rPr>
        <w:t>Stimuli</w:t>
      </w:r>
      <w:r w:rsidR="001E0CFE">
        <w:rPr>
          <w:spacing w:val="-3"/>
        </w:rPr>
        <w:t xml:space="preserve"> </w:t>
      </w:r>
      <w:r w:rsidR="001E0CFE">
        <w:rPr>
          <w:spacing w:val="-8"/>
        </w:rPr>
        <w:t>were</w:t>
      </w:r>
      <w:r w:rsidR="001E0CFE">
        <w:rPr>
          <w:spacing w:val="-2"/>
        </w:rPr>
        <w:t xml:space="preserve"> </w:t>
      </w:r>
      <w:r w:rsidR="001E0CFE">
        <w:rPr>
          <w:spacing w:val="-8"/>
        </w:rPr>
        <w:t>pre-made</w:t>
      </w:r>
      <w:r w:rsidR="001E0CFE">
        <w:rPr>
          <w:spacing w:val="-3"/>
        </w:rPr>
        <w:t xml:space="preserve"> </w:t>
      </w:r>
      <w:r w:rsidR="001E0CFE">
        <w:rPr>
          <w:spacing w:val="-8"/>
        </w:rPr>
        <w:t>to</w:t>
      </w:r>
      <w:r w:rsidR="001E0CFE">
        <w:rPr>
          <w:spacing w:val="-2"/>
        </w:rPr>
        <w:t xml:space="preserve"> </w:t>
      </w:r>
      <w:r w:rsidR="001E0CFE">
        <w:rPr>
          <w:spacing w:val="-8"/>
        </w:rPr>
        <w:t>generate</w:t>
      </w:r>
      <w:r w:rsidR="001E0CFE">
        <w:rPr>
          <w:spacing w:val="-3"/>
        </w:rPr>
        <w:t xml:space="preserve"> </w:t>
      </w:r>
      <w:r w:rsidR="001E0CFE">
        <w:rPr>
          <w:spacing w:val="-8"/>
        </w:rPr>
        <w:t>search</w:t>
      </w:r>
      <w:r w:rsidR="001E0CFE">
        <w:rPr>
          <w:spacing w:val="-2"/>
        </w:rPr>
        <w:t xml:space="preserve"> </w:t>
      </w:r>
      <w:r w:rsidR="001E0CFE">
        <w:rPr>
          <w:spacing w:val="-8"/>
        </w:rPr>
        <w:t>array</w:t>
      </w:r>
      <w:r w:rsidR="001E0CFE">
        <w:rPr>
          <w:spacing w:val="-2"/>
        </w:rPr>
        <w:t xml:space="preserve"> </w:t>
      </w:r>
      <w:r w:rsidR="001E0CFE">
        <w:rPr>
          <w:spacing w:val="-8"/>
        </w:rPr>
        <w:t>images</w:t>
      </w:r>
      <w:r w:rsidR="001E0CFE">
        <w:rPr>
          <w:spacing w:val="-3"/>
        </w:rPr>
        <w:t xml:space="preserve"> </w:t>
      </w:r>
      <w:r w:rsidR="001E0CFE">
        <w:rPr>
          <w:spacing w:val="-8"/>
        </w:rPr>
        <w:t>with</w:t>
      </w:r>
      <w:r w:rsidR="001E0CFE">
        <w:rPr>
          <w:spacing w:val="-2"/>
        </w:rPr>
        <w:t xml:space="preserve"> </w:t>
      </w:r>
      <w:r w:rsidR="001E0CFE">
        <w:rPr>
          <w:spacing w:val="-8"/>
        </w:rPr>
        <w:t>1920</w:t>
      </w:r>
      <w:r w:rsidR="001E0CFE">
        <w:rPr>
          <w:spacing w:val="-3"/>
        </w:rPr>
        <w:t xml:space="preserve"> </w:t>
      </w:r>
      <w:r w:rsidR="001E0CFE">
        <w:rPr>
          <w:rFonts w:ascii="Meiryo UI" w:hAnsi="Meiryo UI"/>
          <w:i/>
          <w:spacing w:val="-8"/>
        </w:rPr>
        <w:t>×</w:t>
      </w:r>
      <w:r w:rsidR="001E0CFE">
        <w:rPr>
          <w:rFonts w:ascii="Meiryo UI" w:hAnsi="Meiryo UI"/>
          <w:i/>
          <w:spacing w:val="-22"/>
        </w:rPr>
        <w:t xml:space="preserve"> </w:t>
      </w:r>
      <w:r w:rsidR="001E0CFE">
        <w:rPr>
          <w:spacing w:val="-8"/>
        </w:rPr>
        <w:t>1080</w:t>
      </w:r>
    </w:p>
    <w:p w14:paraId="7D726457" w14:textId="5ED235F6" w:rsidR="00470D98" w:rsidRDefault="001644E6">
      <w:pPr>
        <w:spacing w:line="261" w:lineRule="exact"/>
        <w:ind w:left="227"/>
        <w:rPr>
          <w:sz w:val="24"/>
        </w:rPr>
      </w:pPr>
      <w:del w:id="1210" w:author="Hughes, Anna E" w:date="2023-08-09T15:29:00Z">
        <w:r>
          <w:rPr>
            <w:rFonts w:ascii="Trebuchet MS"/>
            <w:sz w:val="12"/>
          </w:rPr>
          <w:delText>405</w:delText>
        </w:r>
      </w:del>
      <w:ins w:id="1211" w:author="Hughes, Anna E" w:date="2023-08-09T15:29:00Z">
        <w:r w:rsidR="001E0CFE">
          <w:rPr>
            <w:rFonts w:ascii="Trebuchet MS"/>
            <w:sz w:val="12"/>
          </w:rPr>
          <w:t>403</w:t>
        </w:r>
      </w:ins>
      <w:r w:rsidR="001E0CFE">
        <w:rPr>
          <w:rFonts w:ascii="Trebuchet MS"/>
          <w:spacing w:val="62"/>
          <w:sz w:val="12"/>
        </w:rPr>
        <w:t xml:space="preserve">  </w:t>
      </w:r>
      <w:r w:rsidR="001E0CFE">
        <w:rPr>
          <w:spacing w:val="-2"/>
          <w:sz w:val="24"/>
        </w:rPr>
        <w:t>resolution.</w:t>
      </w:r>
    </w:p>
    <w:p w14:paraId="28804E00" w14:textId="416D0AF0" w:rsidR="00470D98" w:rsidRDefault="001644E6">
      <w:pPr>
        <w:spacing w:before="250"/>
        <w:ind w:left="227"/>
        <w:rPr>
          <w:rFonts w:ascii="Times New Roman"/>
          <w:i/>
          <w:sz w:val="24"/>
        </w:rPr>
        <w:pPrChange w:id="1212" w:author="Hughes, Anna E" w:date="2023-08-09T15:29:00Z">
          <w:pPr>
            <w:spacing w:before="246"/>
            <w:ind w:left="227"/>
          </w:pPr>
        </w:pPrChange>
      </w:pPr>
      <w:del w:id="1213" w:author="Hughes, Anna E" w:date="2023-08-09T15:29:00Z">
        <w:r>
          <w:rPr>
            <w:rFonts w:ascii="Trebuchet MS"/>
            <w:sz w:val="12"/>
          </w:rPr>
          <w:delText>406</w:delText>
        </w:r>
      </w:del>
      <w:ins w:id="1214" w:author="Hughes, Anna E" w:date="2023-08-09T15:29:00Z">
        <w:r w:rsidR="001E0CFE">
          <w:rPr>
            <w:rFonts w:ascii="Trebuchet MS"/>
            <w:sz w:val="12"/>
          </w:rPr>
          <w:t>404</w:t>
        </w:r>
      </w:ins>
      <w:r w:rsidR="001E0CFE">
        <w:rPr>
          <w:rFonts w:ascii="Trebuchet MS"/>
          <w:spacing w:val="159"/>
          <w:sz w:val="12"/>
        </w:rPr>
        <w:t xml:space="preserve"> </w:t>
      </w:r>
      <w:bookmarkStart w:id="1215" w:name="Procedure"/>
      <w:bookmarkEnd w:id="1215"/>
      <w:r w:rsidR="001E0CFE">
        <w:rPr>
          <w:rFonts w:ascii="Times New Roman"/>
          <w:i/>
          <w:sz w:val="24"/>
        </w:rPr>
        <w:t>4.3.</w:t>
      </w:r>
      <w:r w:rsidR="001E0CFE">
        <w:rPr>
          <w:rFonts w:ascii="Times New Roman"/>
          <w:i/>
          <w:spacing w:val="58"/>
          <w:sz w:val="24"/>
        </w:rPr>
        <w:t xml:space="preserve"> </w:t>
      </w:r>
      <w:r w:rsidR="001E0CFE">
        <w:rPr>
          <w:rFonts w:ascii="Times New Roman"/>
          <w:i/>
          <w:spacing w:val="-2"/>
          <w:sz w:val="24"/>
        </w:rPr>
        <w:t>Procedure</w:t>
      </w:r>
    </w:p>
    <w:p w14:paraId="5D3D1B28" w14:textId="076CCF55" w:rsidR="00470D98" w:rsidRDefault="001644E6">
      <w:pPr>
        <w:pStyle w:val="BodyText"/>
        <w:tabs>
          <w:tab w:val="left" w:pos="968"/>
        </w:tabs>
        <w:spacing w:before="69"/>
        <w:pPrChange w:id="1216" w:author="Hughes, Anna E" w:date="2023-08-09T15:29:00Z">
          <w:pPr>
            <w:pStyle w:val="BodyText"/>
            <w:tabs>
              <w:tab w:val="left" w:pos="968"/>
            </w:tabs>
            <w:spacing w:before="63"/>
          </w:pPr>
        </w:pPrChange>
      </w:pPr>
      <w:del w:id="1217" w:author="Hughes, Anna E" w:date="2023-08-09T15:29:00Z">
        <w:r>
          <w:rPr>
            <w:rFonts w:ascii="Trebuchet MS"/>
            <w:spacing w:val="-5"/>
            <w:sz w:val="12"/>
          </w:rPr>
          <w:delText>407</w:delText>
        </w:r>
      </w:del>
      <w:ins w:id="1218" w:author="Hughes, Anna E" w:date="2023-08-09T15:29:00Z">
        <w:r w:rsidR="001E0CFE">
          <w:rPr>
            <w:rFonts w:ascii="Trebuchet MS"/>
            <w:spacing w:val="-5"/>
            <w:sz w:val="12"/>
          </w:rPr>
          <w:t>405</w:t>
        </w:r>
      </w:ins>
      <w:r w:rsidR="001E0CFE">
        <w:rPr>
          <w:rFonts w:ascii="Trebuchet MS"/>
          <w:sz w:val="12"/>
        </w:rPr>
        <w:tab/>
      </w:r>
      <w:r w:rsidR="001E0CFE">
        <w:rPr>
          <w:w w:val="90"/>
          <w:rPrChange w:id="1219" w:author="Hughes, Anna E" w:date="2023-08-09T15:29:00Z">
            <w:rPr>
              <w:spacing w:val="-6"/>
            </w:rPr>
          </w:rPrChange>
        </w:rPr>
        <w:t>Participants</w:t>
      </w:r>
      <w:r w:rsidR="001E0CFE">
        <w:rPr>
          <w:spacing w:val="27"/>
          <w:rPrChange w:id="1220" w:author="Hughes, Anna E" w:date="2023-08-09T15:29:00Z">
            <w:rPr>
              <w:spacing w:val="-7"/>
            </w:rPr>
          </w:rPrChange>
        </w:rPr>
        <w:t xml:space="preserve"> </w:t>
      </w:r>
      <w:del w:id="1221" w:author="Hughes, Anna E" w:date="2023-08-09T15:29:00Z">
        <w:r>
          <w:rPr>
            <w:spacing w:val="-6"/>
          </w:rPr>
          <w:delText>will complete</w:delText>
        </w:r>
      </w:del>
      <w:ins w:id="1222" w:author="Hughes, Anna E" w:date="2023-08-09T15:29:00Z">
        <w:r w:rsidR="001E0CFE">
          <w:rPr>
            <w:w w:val="90"/>
          </w:rPr>
          <w:t>completed</w:t>
        </w:r>
      </w:ins>
      <w:r w:rsidR="001E0CFE">
        <w:rPr>
          <w:spacing w:val="27"/>
          <w:rPrChange w:id="1223" w:author="Hughes, Anna E" w:date="2023-08-09T15:29:00Z">
            <w:rPr>
              <w:spacing w:val="-6"/>
            </w:rPr>
          </w:rPrChange>
        </w:rPr>
        <w:t xml:space="preserve"> </w:t>
      </w:r>
      <w:r w:rsidR="001E0CFE">
        <w:rPr>
          <w:w w:val="90"/>
          <w:rPrChange w:id="1224" w:author="Hughes, Anna E" w:date="2023-08-09T15:29:00Z">
            <w:rPr>
              <w:spacing w:val="-6"/>
            </w:rPr>
          </w:rPrChange>
        </w:rPr>
        <w:t>the</w:t>
      </w:r>
      <w:r w:rsidR="001E0CFE">
        <w:rPr>
          <w:spacing w:val="28"/>
          <w:rPrChange w:id="1225" w:author="Hughes, Anna E" w:date="2023-08-09T15:29:00Z">
            <w:rPr>
              <w:spacing w:val="-6"/>
            </w:rPr>
          </w:rPrChange>
        </w:rPr>
        <w:t xml:space="preserve"> </w:t>
      </w:r>
      <w:r w:rsidR="001E0CFE">
        <w:rPr>
          <w:w w:val="90"/>
          <w:rPrChange w:id="1226" w:author="Hughes, Anna E" w:date="2023-08-09T15:29:00Z">
            <w:rPr>
              <w:spacing w:val="-6"/>
            </w:rPr>
          </w:rPrChange>
        </w:rPr>
        <w:t>experiment</w:t>
      </w:r>
      <w:r w:rsidR="001E0CFE">
        <w:rPr>
          <w:spacing w:val="27"/>
          <w:rPrChange w:id="1227" w:author="Hughes, Anna E" w:date="2023-08-09T15:29:00Z">
            <w:rPr>
              <w:spacing w:val="-7"/>
            </w:rPr>
          </w:rPrChange>
        </w:rPr>
        <w:t xml:space="preserve"> </w:t>
      </w:r>
      <w:r w:rsidR="001E0CFE">
        <w:rPr>
          <w:w w:val="90"/>
          <w:rPrChange w:id="1228" w:author="Hughes, Anna E" w:date="2023-08-09T15:29:00Z">
            <w:rPr>
              <w:spacing w:val="-6"/>
            </w:rPr>
          </w:rPrChange>
        </w:rPr>
        <w:t>in</w:t>
      </w:r>
      <w:r w:rsidR="001E0CFE">
        <w:rPr>
          <w:spacing w:val="28"/>
          <w:rPrChange w:id="1229" w:author="Hughes, Anna E" w:date="2023-08-09T15:29:00Z">
            <w:rPr>
              <w:spacing w:val="-6"/>
            </w:rPr>
          </w:rPrChange>
        </w:rPr>
        <w:t xml:space="preserve"> </w:t>
      </w:r>
      <w:r w:rsidR="001E0CFE">
        <w:rPr>
          <w:w w:val="90"/>
          <w:rPrChange w:id="1230" w:author="Hughes, Anna E" w:date="2023-08-09T15:29:00Z">
            <w:rPr>
              <w:spacing w:val="-6"/>
            </w:rPr>
          </w:rPrChange>
        </w:rPr>
        <w:t>the</w:t>
      </w:r>
      <w:r w:rsidR="001E0CFE">
        <w:rPr>
          <w:spacing w:val="27"/>
          <w:rPrChange w:id="1231" w:author="Hughes, Anna E" w:date="2023-08-09T15:29:00Z">
            <w:rPr>
              <w:spacing w:val="-6"/>
            </w:rPr>
          </w:rPrChange>
        </w:rPr>
        <w:t xml:space="preserve"> </w:t>
      </w:r>
      <w:r w:rsidR="001E0CFE">
        <w:rPr>
          <w:w w:val="90"/>
          <w:rPrChange w:id="1232" w:author="Hughes, Anna E" w:date="2023-08-09T15:29:00Z">
            <w:rPr>
              <w:spacing w:val="-6"/>
            </w:rPr>
          </w:rPrChange>
        </w:rPr>
        <w:t>laboratory,</w:t>
      </w:r>
      <w:r w:rsidR="001E0CFE">
        <w:rPr>
          <w:spacing w:val="32"/>
          <w:rPrChange w:id="1233" w:author="Hughes, Anna E" w:date="2023-08-09T15:29:00Z">
            <w:rPr>
              <w:spacing w:val="-5"/>
            </w:rPr>
          </w:rPrChange>
        </w:rPr>
        <w:t xml:space="preserve"> </w:t>
      </w:r>
      <w:r w:rsidR="001E0CFE">
        <w:rPr>
          <w:w w:val="90"/>
          <w:rPrChange w:id="1234" w:author="Hughes, Anna E" w:date="2023-08-09T15:29:00Z">
            <w:rPr>
              <w:spacing w:val="-6"/>
            </w:rPr>
          </w:rPrChange>
        </w:rPr>
        <w:t>sitting</w:t>
      </w:r>
      <w:r w:rsidR="001E0CFE">
        <w:rPr>
          <w:spacing w:val="27"/>
          <w:rPrChange w:id="1235" w:author="Hughes, Anna E" w:date="2023-08-09T15:29:00Z">
            <w:rPr>
              <w:spacing w:val="-6"/>
            </w:rPr>
          </w:rPrChange>
        </w:rPr>
        <w:t xml:space="preserve"> </w:t>
      </w:r>
      <w:r w:rsidR="001E0CFE">
        <w:rPr>
          <w:w w:val="90"/>
          <w:rPrChange w:id="1236" w:author="Hughes, Anna E" w:date="2023-08-09T15:29:00Z">
            <w:rPr>
              <w:spacing w:val="-6"/>
            </w:rPr>
          </w:rPrChange>
        </w:rPr>
        <w:t>at</w:t>
      </w:r>
      <w:r w:rsidR="001E0CFE">
        <w:rPr>
          <w:spacing w:val="27"/>
          <w:rPrChange w:id="1237" w:author="Hughes, Anna E" w:date="2023-08-09T15:29:00Z">
            <w:rPr>
              <w:spacing w:val="-7"/>
            </w:rPr>
          </w:rPrChange>
        </w:rPr>
        <w:t xml:space="preserve"> </w:t>
      </w:r>
      <w:r w:rsidR="001E0CFE">
        <w:rPr>
          <w:w w:val="90"/>
          <w:rPrChange w:id="1238" w:author="Hughes, Anna E" w:date="2023-08-09T15:29:00Z">
            <w:rPr>
              <w:spacing w:val="-6"/>
            </w:rPr>
          </w:rPrChange>
        </w:rPr>
        <w:t>a</w:t>
      </w:r>
      <w:r w:rsidR="001E0CFE">
        <w:rPr>
          <w:spacing w:val="28"/>
          <w:rPrChange w:id="1239" w:author="Hughes, Anna E" w:date="2023-08-09T15:29:00Z">
            <w:rPr>
              <w:spacing w:val="-6"/>
            </w:rPr>
          </w:rPrChange>
        </w:rPr>
        <w:t xml:space="preserve"> </w:t>
      </w:r>
      <w:del w:id="1240" w:author="Hughes, Anna E" w:date="2023-08-09T15:29:00Z">
        <w:r>
          <w:rPr>
            <w:spacing w:val="-6"/>
          </w:rPr>
          <w:delText>view-</w:delText>
        </w:r>
      </w:del>
      <w:ins w:id="1241" w:author="Hughes, Anna E" w:date="2023-08-09T15:29:00Z">
        <w:r w:rsidR="001E0CFE">
          <w:rPr>
            <w:spacing w:val="-2"/>
            <w:w w:val="90"/>
          </w:rPr>
          <w:t>viewing</w:t>
        </w:r>
      </w:ins>
    </w:p>
    <w:p w14:paraId="526800AE" w14:textId="77777777" w:rsidR="00087420" w:rsidRDefault="001644E6">
      <w:pPr>
        <w:pStyle w:val="BodyText"/>
        <w:spacing w:before="8"/>
        <w:rPr>
          <w:del w:id="1242" w:author="Hughes, Anna E" w:date="2023-08-09T15:29:00Z"/>
        </w:rPr>
      </w:pPr>
      <w:del w:id="1243" w:author="Hughes, Anna E" w:date="2023-08-09T15:29:00Z">
        <w:r>
          <w:rPr>
            <w:rFonts w:ascii="Trebuchet MS"/>
            <w:spacing w:val="-2"/>
            <w:sz w:val="12"/>
          </w:rPr>
          <w:delText>408</w:delText>
        </w:r>
        <w:r>
          <w:rPr>
            <w:rFonts w:ascii="Trebuchet MS"/>
            <w:spacing w:val="76"/>
            <w:w w:val="150"/>
            <w:sz w:val="12"/>
          </w:rPr>
          <w:delText xml:space="preserve"> </w:delText>
        </w:r>
        <w:r>
          <w:rPr>
            <w:spacing w:val="-2"/>
          </w:rPr>
          <w:delText>ing</w:delText>
        </w:r>
      </w:del>
      <w:ins w:id="1244" w:author="Hughes, Anna E" w:date="2023-08-09T15:29:00Z">
        <w:r w:rsidR="001E0CFE">
          <w:rPr>
            <w:rFonts w:ascii="Trebuchet MS"/>
            <w:spacing w:val="-4"/>
            <w:sz w:val="12"/>
          </w:rPr>
          <w:t>406</w:t>
        </w:r>
        <w:r w:rsidR="001E0CFE">
          <w:rPr>
            <w:rFonts w:ascii="Trebuchet MS"/>
            <w:spacing w:val="37"/>
            <w:sz w:val="12"/>
          </w:rPr>
          <w:t xml:space="preserve"> </w:t>
        </w:r>
      </w:ins>
      <w:r w:rsidR="001E0CFE">
        <w:rPr>
          <w:rFonts w:ascii="Trebuchet MS"/>
          <w:spacing w:val="37"/>
          <w:sz w:val="12"/>
          <w:rPrChange w:id="1245" w:author="Hughes, Anna E" w:date="2023-08-09T15:29:00Z">
            <w:rPr>
              <w:spacing w:val="-5"/>
            </w:rPr>
          </w:rPrChange>
        </w:rPr>
        <w:t xml:space="preserve"> </w:t>
      </w:r>
      <w:r w:rsidR="001E0CFE">
        <w:rPr>
          <w:spacing w:val="-4"/>
          <w:rPrChange w:id="1246" w:author="Hughes, Anna E" w:date="2023-08-09T15:29:00Z">
            <w:rPr>
              <w:spacing w:val="-2"/>
            </w:rPr>
          </w:rPrChange>
        </w:rPr>
        <w:t>distance</w:t>
      </w:r>
      <w:r w:rsidR="001E0CFE">
        <w:rPr>
          <w:spacing w:val="-5"/>
        </w:rPr>
        <w:t xml:space="preserve"> </w:t>
      </w:r>
      <w:r w:rsidR="001E0CFE">
        <w:rPr>
          <w:spacing w:val="-4"/>
          <w:rPrChange w:id="1247" w:author="Hughes, Anna E" w:date="2023-08-09T15:29:00Z">
            <w:rPr>
              <w:spacing w:val="-2"/>
            </w:rPr>
          </w:rPrChange>
        </w:rPr>
        <w:t>of</w:t>
      </w:r>
      <w:r w:rsidR="001E0CFE">
        <w:rPr>
          <w:spacing w:val="-4"/>
          <w:rPrChange w:id="1248" w:author="Hughes, Anna E" w:date="2023-08-09T15:29:00Z">
            <w:rPr>
              <w:spacing w:val="-5"/>
            </w:rPr>
          </w:rPrChange>
        </w:rPr>
        <w:t xml:space="preserve"> </w:t>
      </w:r>
      <w:r w:rsidR="001E0CFE">
        <w:rPr>
          <w:spacing w:val="-4"/>
          <w:rPrChange w:id="1249" w:author="Hughes, Anna E" w:date="2023-08-09T15:29:00Z">
            <w:rPr>
              <w:spacing w:val="-2"/>
            </w:rPr>
          </w:rPrChange>
        </w:rPr>
        <w:t>45cm</w:t>
      </w:r>
      <w:r w:rsidR="001E0CFE">
        <w:rPr>
          <w:spacing w:val="-5"/>
        </w:rPr>
        <w:t xml:space="preserve"> </w:t>
      </w:r>
      <w:r w:rsidR="001E0CFE">
        <w:rPr>
          <w:spacing w:val="-4"/>
          <w:rPrChange w:id="1250" w:author="Hughes, Anna E" w:date="2023-08-09T15:29:00Z">
            <w:rPr>
              <w:spacing w:val="-2"/>
            </w:rPr>
          </w:rPrChange>
        </w:rPr>
        <w:t>from</w:t>
      </w:r>
      <w:r w:rsidR="001E0CFE">
        <w:rPr>
          <w:spacing w:val="-5"/>
        </w:rPr>
        <w:t xml:space="preserve"> </w:t>
      </w:r>
      <w:r w:rsidR="001E0CFE">
        <w:rPr>
          <w:spacing w:val="-4"/>
          <w:rPrChange w:id="1251" w:author="Hughes, Anna E" w:date="2023-08-09T15:29:00Z">
            <w:rPr>
              <w:spacing w:val="-2"/>
            </w:rPr>
          </w:rPrChange>
        </w:rPr>
        <w:t>the</w:t>
      </w:r>
      <w:r w:rsidR="001E0CFE">
        <w:rPr>
          <w:spacing w:val="-5"/>
          <w:rPrChange w:id="1252" w:author="Hughes, Anna E" w:date="2023-08-09T15:29:00Z">
            <w:rPr>
              <w:spacing w:val="-4"/>
            </w:rPr>
          </w:rPrChange>
        </w:rPr>
        <w:t xml:space="preserve"> </w:t>
      </w:r>
      <w:r w:rsidR="001E0CFE">
        <w:rPr>
          <w:spacing w:val="-4"/>
          <w:rPrChange w:id="1253" w:author="Hughes, Anna E" w:date="2023-08-09T15:29:00Z">
            <w:rPr>
              <w:spacing w:val="-2"/>
            </w:rPr>
          </w:rPrChange>
        </w:rPr>
        <w:t>screen</w:t>
      </w:r>
      <w:r w:rsidR="001E0CFE">
        <w:rPr>
          <w:spacing w:val="-4"/>
          <w:rPrChange w:id="1254" w:author="Hughes, Anna E" w:date="2023-08-09T15:29:00Z">
            <w:rPr>
              <w:spacing w:val="-5"/>
            </w:rPr>
          </w:rPrChange>
        </w:rPr>
        <w:t xml:space="preserve"> </w:t>
      </w:r>
      <w:r w:rsidR="001E0CFE">
        <w:rPr>
          <w:spacing w:val="-4"/>
          <w:rPrChange w:id="1255" w:author="Hughes, Anna E" w:date="2023-08-09T15:29:00Z">
            <w:rPr>
              <w:spacing w:val="-2"/>
            </w:rPr>
          </w:rPrChange>
        </w:rPr>
        <w:t>(viewing</w:t>
      </w:r>
      <w:r w:rsidR="001E0CFE">
        <w:rPr>
          <w:spacing w:val="-5"/>
        </w:rPr>
        <w:t xml:space="preserve"> </w:t>
      </w:r>
      <w:r w:rsidR="001E0CFE">
        <w:rPr>
          <w:spacing w:val="-4"/>
          <w:rPrChange w:id="1256" w:author="Hughes, Anna E" w:date="2023-08-09T15:29:00Z">
            <w:rPr>
              <w:spacing w:val="-2"/>
            </w:rPr>
          </w:rPrChange>
        </w:rPr>
        <w:t>distance</w:t>
      </w:r>
      <w:r w:rsidR="001E0CFE">
        <w:rPr>
          <w:spacing w:val="-5"/>
        </w:rPr>
        <w:t xml:space="preserve"> </w:t>
      </w:r>
      <w:r w:rsidR="001E0CFE">
        <w:rPr>
          <w:spacing w:val="-4"/>
          <w:rPrChange w:id="1257" w:author="Hughes, Anna E" w:date="2023-08-09T15:29:00Z">
            <w:rPr>
              <w:spacing w:val="-2"/>
            </w:rPr>
          </w:rPrChange>
        </w:rPr>
        <w:t>will</w:t>
      </w:r>
      <w:r w:rsidR="001E0CFE">
        <w:rPr>
          <w:spacing w:val="-4"/>
          <w:rPrChange w:id="1258" w:author="Hughes, Anna E" w:date="2023-08-09T15:29:00Z">
            <w:rPr>
              <w:spacing w:val="-5"/>
            </w:rPr>
          </w:rPrChange>
        </w:rPr>
        <w:t xml:space="preserve"> </w:t>
      </w:r>
      <w:r w:rsidR="001E0CFE">
        <w:rPr>
          <w:spacing w:val="-4"/>
          <w:rPrChange w:id="1259" w:author="Hughes, Anna E" w:date="2023-08-09T15:29:00Z">
            <w:rPr>
              <w:spacing w:val="-2"/>
            </w:rPr>
          </w:rPrChange>
        </w:rPr>
        <w:t>be</w:t>
      </w:r>
      <w:r w:rsidR="001E0CFE">
        <w:rPr>
          <w:spacing w:val="-5"/>
          <w:rPrChange w:id="1260" w:author="Hughes, Anna E" w:date="2023-08-09T15:29:00Z">
            <w:rPr>
              <w:spacing w:val="-4"/>
            </w:rPr>
          </w:rPrChange>
        </w:rPr>
        <w:t xml:space="preserve"> </w:t>
      </w:r>
      <w:r w:rsidR="001E0CFE">
        <w:rPr>
          <w:spacing w:val="-4"/>
          <w:rPrChange w:id="1261" w:author="Hughes, Anna E" w:date="2023-08-09T15:29:00Z">
            <w:rPr>
              <w:spacing w:val="-2"/>
            </w:rPr>
          </w:rPrChange>
        </w:rPr>
        <w:t>fixed</w:t>
      </w:r>
      <w:r w:rsidR="001E0CFE">
        <w:rPr>
          <w:spacing w:val="-5"/>
          <w:rPrChange w:id="1262" w:author="Hughes, Anna E" w:date="2023-08-09T15:29:00Z">
            <w:rPr>
              <w:spacing w:val="-6"/>
            </w:rPr>
          </w:rPrChange>
        </w:rPr>
        <w:t xml:space="preserve"> </w:t>
      </w:r>
      <w:r w:rsidR="001E0CFE">
        <w:rPr>
          <w:spacing w:val="-4"/>
          <w:rPrChange w:id="1263" w:author="Hughes, Anna E" w:date="2023-08-09T15:29:00Z">
            <w:rPr>
              <w:spacing w:val="-2"/>
            </w:rPr>
          </w:rPrChange>
        </w:rPr>
        <w:t>by</w:t>
      </w:r>
      <w:r w:rsidR="001E0CFE">
        <w:rPr>
          <w:spacing w:val="-5"/>
        </w:rPr>
        <w:t xml:space="preserve"> </w:t>
      </w:r>
      <w:r w:rsidR="001E0CFE">
        <w:rPr>
          <w:spacing w:val="-4"/>
          <w:rPrChange w:id="1264" w:author="Hughes, Anna E" w:date="2023-08-09T15:29:00Z">
            <w:rPr>
              <w:spacing w:val="-2"/>
            </w:rPr>
          </w:rPrChange>
        </w:rPr>
        <w:t>using</w:t>
      </w:r>
      <w:r w:rsidR="001E0CFE">
        <w:rPr>
          <w:spacing w:val="-4"/>
        </w:rPr>
        <w:t xml:space="preserve"> </w:t>
      </w:r>
      <w:r w:rsidR="001E0CFE">
        <w:rPr>
          <w:spacing w:val="-4"/>
          <w:rPrChange w:id="1265" w:author="Hughes, Anna E" w:date="2023-08-09T15:29:00Z">
            <w:rPr>
              <w:spacing w:val="-10"/>
            </w:rPr>
          </w:rPrChange>
        </w:rPr>
        <w:t>a</w:t>
      </w:r>
    </w:p>
    <w:p w14:paraId="0C47C07A" w14:textId="7AEEFC08" w:rsidR="00470D98" w:rsidRDefault="001644E6">
      <w:pPr>
        <w:pStyle w:val="BodyText"/>
        <w:rPr>
          <w:ins w:id="1266" w:author="Hughes, Anna E" w:date="2023-08-09T15:29:00Z"/>
        </w:rPr>
      </w:pPr>
      <w:del w:id="1267" w:author="Hughes, Anna E" w:date="2023-08-09T15:29:00Z">
        <w:r>
          <w:rPr>
            <w:rFonts w:ascii="Trebuchet MS"/>
            <w:spacing w:val="-2"/>
            <w:sz w:val="12"/>
          </w:rPr>
          <w:delText>409</w:delText>
        </w:r>
        <w:r>
          <w:rPr>
            <w:rFonts w:ascii="Trebuchet MS"/>
            <w:spacing w:val="33"/>
            <w:sz w:val="12"/>
          </w:rPr>
          <w:delText xml:space="preserve"> </w:delText>
        </w:r>
      </w:del>
      <w:r w:rsidR="001E0CFE">
        <w:rPr>
          <w:spacing w:val="-5"/>
          <w:rPrChange w:id="1268" w:author="Hughes, Anna E" w:date="2023-08-09T15:29:00Z">
            <w:rPr>
              <w:rFonts w:ascii="Trebuchet MS"/>
              <w:spacing w:val="33"/>
              <w:sz w:val="12"/>
            </w:rPr>
          </w:rPrChange>
        </w:rPr>
        <w:t xml:space="preserve"> </w:t>
      </w:r>
      <w:r w:rsidR="001E0CFE">
        <w:rPr>
          <w:spacing w:val="-4"/>
          <w:rPrChange w:id="1269" w:author="Hughes, Anna E" w:date="2023-08-09T15:29:00Z">
            <w:rPr>
              <w:spacing w:val="-2"/>
            </w:rPr>
          </w:rPrChange>
        </w:rPr>
        <w:t>chin</w:t>
      </w:r>
    </w:p>
    <w:p w14:paraId="37AFADDC" w14:textId="3D47C388" w:rsidR="00470D98" w:rsidRDefault="001E0CFE">
      <w:pPr>
        <w:pStyle w:val="BodyText"/>
        <w:spacing w:before="8"/>
      </w:pPr>
      <w:ins w:id="1270" w:author="Hughes, Anna E" w:date="2023-08-09T15:29:00Z">
        <w:r>
          <w:rPr>
            <w:rFonts w:ascii="Trebuchet MS"/>
            <w:spacing w:val="-4"/>
            <w:sz w:val="12"/>
          </w:rPr>
          <w:t>407</w:t>
        </w:r>
        <w:r>
          <w:rPr>
            <w:rFonts w:ascii="Trebuchet MS"/>
            <w:spacing w:val="37"/>
            <w:sz w:val="12"/>
          </w:rPr>
          <w:t xml:space="preserve"> </w:t>
        </w:r>
      </w:ins>
      <w:r>
        <w:rPr>
          <w:rFonts w:ascii="Trebuchet MS"/>
          <w:spacing w:val="37"/>
          <w:sz w:val="12"/>
          <w:rPrChange w:id="1271" w:author="Hughes, Anna E" w:date="2023-08-09T15:29:00Z">
            <w:rPr>
              <w:spacing w:val="4"/>
            </w:rPr>
          </w:rPrChange>
        </w:rPr>
        <w:t xml:space="preserve"> </w:t>
      </w:r>
      <w:r>
        <w:rPr>
          <w:spacing w:val="-4"/>
          <w:rPrChange w:id="1272" w:author="Hughes, Anna E" w:date="2023-08-09T15:29:00Z">
            <w:rPr>
              <w:spacing w:val="-2"/>
            </w:rPr>
          </w:rPrChange>
        </w:rPr>
        <w:t>rest).</w:t>
      </w:r>
      <w:r>
        <w:rPr>
          <w:spacing w:val="40"/>
          <w:rPrChange w:id="1273" w:author="Hughes, Anna E" w:date="2023-08-09T15:29:00Z">
            <w:rPr>
              <w:spacing w:val="45"/>
            </w:rPr>
          </w:rPrChange>
        </w:rPr>
        <w:t xml:space="preserve"> </w:t>
      </w:r>
      <w:r>
        <w:rPr>
          <w:spacing w:val="-4"/>
          <w:rPrChange w:id="1274" w:author="Hughes, Anna E" w:date="2023-08-09T15:29:00Z">
            <w:rPr>
              <w:spacing w:val="-2"/>
            </w:rPr>
          </w:rPrChange>
        </w:rPr>
        <w:t>They</w:t>
      </w:r>
      <w:r>
        <w:rPr>
          <w:spacing w:val="4"/>
        </w:rPr>
        <w:t xml:space="preserve"> </w:t>
      </w:r>
      <w:del w:id="1275" w:author="Hughes, Anna E" w:date="2023-08-09T15:29:00Z">
        <w:r w:rsidR="001644E6">
          <w:rPr>
            <w:spacing w:val="-2"/>
          </w:rPr>
          <w:delText>will</w:delText>
        </w:r>
        <w:r w:rsidR="001644E6">
          <w:rPr>
            <w:spacing w:val="4"/>
          </w:rPr>
          <w:delText xml:space="preserve"> </w:delText>
        </w:r>
        <w:r w:rsidR="001644E6">
          <w:rPr>
            <w:spacing w:val="-2"/>
          </w:rPr>
          <w:delText>view</w:delText>
        </w:r>
      </w:del>
      <w:ins w:id="1276" w:author="Hughes, Anna E" w:date="2023-08-09T15:29:00Z">
        <w:r>
          <w:rPr>
            <w:spacing w:val="-4"/>
          </w:rPr>
          <w:t>viewed</w:t>
        </w:r>
      </w:ins>
      <w:r>
        <w:rPr>
          <w:spacing w:val="4"/>
          <w:rPrChange w:id="1277" w:author="Hughes, Anna E" w:date="2023-08-09T15:29:00Z">
            <w:rPr>
              <w:spacing w:val="3"/>
            </w:rPr>
          </w:rPrChange>
        </w:rPr>
        <w:t xml:space="preserve"> </w:t>
      </w:r>
      <w:r>
        <w:rPr>
          <w:spacing w:val="-4"/>
          <w:rPrChange w:id="1278" w:author="Hughes, Anna E" w:date="2023-08-09T15:29:00Z">
            <w:rPr>
              <w:spacing w:val="-2"/>
            </w:rPr>
          </w:rPrChange>
        </w:rPr>
        <w:t>a</w:t>
      </w:r>
      <w:r>
        <w:rPr>
          <w:spacing w:val="5"/>
        </w:rPr>
        <w:t xml:space="preserve"> </w:t>
      </w:r>
      <w:r>
        <w:rPr>
          <w:spacing w:val="-4"/>
          <w:rPrChange w:id="1279" w:author="Hughes, Anna E" w:date="2023-08-09T15:29:00Z">
            <w:rPr>
              <w:spacing w:val="-2"/>
            </w:rPr>
          </w:rPrChange>
        </w:rPr>
        <w:t>fixation</w:t>
      </w:r>
      <w:r>
        <w:rPr>
          <w:spacing w:val="4"/>
          <w:rPrChange w:id="1280" w:author="Hughes, Anna E" w:date="2023-08-09T15:29:00Z">
            <w:rPr>
              <w:spacing w:val="3"/>
            </w:rPr>
          </w:rPrChange>
        </w:rPr>
        <w:t xml:space="preserve"> </w:t>
      </w:r>
      <w:r>
        <w:rPr>
          <w:spacing w:val="-4"/>
          <w:rPrChange w:id="1281" w:author="Hughes, Anna E" w:date="2023-08-09T15:29:00Z">
            <w:rPr>
              <w:spacing w:val="-2"/>
            </w:rPr>
          </w:rPrChange>
        </w:rPr>
        <w:t>cross</w:t>
      </w:r>
      <w:r>
        <w:rPr>
          <w:spacing w:val="4"/>
        </w:rPr>
        <w:t xml:space="preserve"> </w:t>
      </w:r>
      <w:r>
        <w:rPr>
          <w:spacing w:val="-4"/>
          <w:rPrChange w:id="1282" w:author="Hughes, Anna E" w:date="2023-08-09T15:29:00Z">
            <w:rPr>
              <w:spacing w:val="-2"/>
            </w:rPr>
          </w:rPrChange>
        </w:rPr>
        <w:t>before</w:t>
      </w:r>
      <w:r>
        <w:rPr>
          <w:spacing w:val="4"/>
        </w:rPr>
        <w:t xml:space="preserve"> </w:t>
      </w:r>
      <w:r>
        <w:rPr>
          <w:spacing w:val="-4"/>
          <w:rPrChange w:id="1283" w:author="Hughes, Anna E" w:date="2023-08-09T15:29:00Z">
            <w:rPr>
              <w:spacing w:val="-2"/>
            </w:rPr>
          </w:rPrChange>
        </w:rPr>
        <w:t>viewing</w:t>
      </w:r>
      <w:r>
        <w:rPr>
          <w:spacing w:val="4"/>
        </w:rPr>
        <w:t xml:space="preserve"> </w:t>
      </w:r>
      <w:r>
        <w:rPr>
          <w:spacing w:val="-4"/>
          <w:rPrChange w:id="1284" w:author="Hughes, Anna E" w:date="2023-08-09T15:29:00Z">
            <w:rPr>
              <w:spacing w:val="-2"/>
            </w:rPr>
          </w:rPrChange>
        </w:rPr>
        <w:t>a</w:t>
      </w:r>
      <w:r>
        <w:rPr>
          <w:spacing w:val="4"/>
          <w:rPrChange w:id="1285" w:author="Hughes, Anna E" w:date="2023-08-09T15:29:00Z">
            <w:rPr>
              <w:spacing w:val="3"/>
            </w:rPr>
          </w:rPrChange>
        </w:rPr>
        <w:t xml:space="preserve"> </w:t>
      </w:r>
      <w:r>
        <w:rPr>
          <w:spacing w:val="-4"/>
          <w:rPrChange w:id="1286" w:author="Hughes, Anna E" w:date="2023-08-09T15:29:00Z">
            <w:rPr>
              <w:spacing w:val="-2"/>
            </w:rPr>
          </w:rPrChange>
        </w:rPr>
        <w:t>search</w:t>
      </w:r>
      <w:r>
        <w:rPr>
          <w:spacing w:val="4"/>
          <w:rPrChange w:id="1287" w:author="Hughes, Anna E" w:date="2023-08-09T15:29:00Z">
            <w:rPr>
              <w:spacing w:val="5"/>
            </w:rPr>
          </w:rPrChange>
        </w:rPr>
        <w:t xml:space="preserve"> </w:t>
      </w:r>
      <w:r>
        <w:rPr>
          <w:spacing w:val="-4"/>
          <w:rPrChange w:id="1288" w:author="Hughes, Anna E" w:date="2023-08-09T15:29:00Z">
            <w:rPr>
              <w:spacing w:val="-2"/>
            </w:rPr>
          </w:rPrChange>
        </w:rPr>
        <w:t>array:</w:t>
      </w:r>
      <w:r>
        <w:rPr>
          <w:spacing w:val="27"/>
          <w:rPrChange w:id="1289" w:author="Hughes, Anna E" w:date="2023-08-09T15:29:00Z">
            <w:rPr>
              <w:spacing w:val="29"/>
            </w:rPr>
          </w:rPrChange>
        </w:rPr>
        <w:t xml:space="preserve"> </w:t>
      </w:r>
      <w:r>
        <w:rPr>
          <w:spacing w:val="-4"/>
        </w:rPr>
        <w:t>they</w:t>
      </w:r>
      <w:ins w:id="1290" w:author="Hughes, Anna E" w:date="2023-08-09T15:29:00Z">
        <w:r>
          <w:rPr>
            <w:spacing w:val="4"/>
          </w:rPr>
          <w:t xml:space="preserve"> </w:t>
        </w:r>
        <w:r>
          <w:rPr>
            <w:spacing w:val="-4"/>
          </w:rPr>
          <w:t>pressed</w:t>
        </w:r>
      </w:ins>
    </w:p>
    <w:p w14:paraId="091926E5" w14:textId="77777777" w:rsidR="00087420" w:rsidRDefault="001644E6">
      <w:pPr>
        <w:pStyle w:val="BodyText"/>
        <w:rPr>
          <w:del w:id="1291" w:author="Hughes, Anna E" w:date="2023-08-09T15:29:00Z"/>
        </w:rPr>
      </w:pPr>
      <w:del w:id="1292" w:author="Hughes, Anna E" w:date="2023-08-09T15:29:00Z">
        <w:r>
          <w:rPr>
            <w:rFonts w:ascii="Trebuchet MS"/>
            <w:spacing w:val="-6"/>
            <w:sz w:val="12"/>
          </w:rPr>
          <w:delText>410</w:delText>
        </w:r>
        <w:r>
          <w:rPr>
            <w:rFonts w:ascii="Trebuchet MS"/>
            <w:spacing w:val="43"/>
            <w:sz w:val="12"/>
          </w:rPr>
          <w:delText xml:space="preserve">  </w:delText>
        </w:r>
        <w:r>
          <w:rPr>
            <w:spacing w:val="-6"/>
          </w:rPr>
          <w:delText>will</w:delText>
        </w:r>
        <w:r>
          <w:rPr>
            <w:spacing w:val="-2"/>
          </w:rPr>
          <w:delText xml:space="preserve"> </w:delText>
        </w:r>
        <w:r>
          <w:rPr>
            <w:spacing w:val="-6"/>
          </w:rPr>
          <w:delText>press</w:delText>
        </w:r>
      </w:del>
      <w:ins w:id="1293" w:author="Hughes, Anna E" w:date="2023-08-09T15:29:00Z">
        <w:r w:rsidR="001E0CFE">
          <w:rPr>
            <w:rFonts w:ascii="Trebuchet MS"/>
            <w:spacing w:val="-2"/>
            <w:sz w:val="12"/>
          </w:rPr>
          <w:t>408</w:t>
        </w:r>
      </w:ins>
      <w:r w:rsidR="001E0CFE">
        <w:rPr>
          <w:rFonts w:ascii="Trebuchet MS"/>
          <w:spacing w:val="77"/>
          <w:w w:val="150"/>
          <w:sz w:val="12"/>
          <w:rPrChange w:id="1294" w:author="Hughes, Anna E" w:date="2023-08-09T15:29:00Z">
            <w:rPr>
              <w:spacing w:val="-3"/>
            </w:rPr>
          </w:rPrChange>
        </w:rPr>
        <w:t xml:space="preserve"> </w:t>
      </w:r>
      <w:r w:rsidR="001E0CFE">
        <w:rPr>
          <w:spacing w:val="-2"/>
          <w:rPrChange w:id="1295" w:author="Hughes, Anna E" w:date="2023-08-09T15:29:00Z">
            <w:rPr>
              <w:spacing w:val="-6"/>
            </w:rPr>
          </w:rPrChange>
        </w:rPr>
        <w:t>the</w:t>
      </w:r>
      <w:r w:rsidR="001E0CFE">
        <w:rPr>
          <w:spacing w:val="8"/>
          <w:rPrChange w:id="1296" w:author="Hughes, Anna E" w:date="2023-08-09T15:29:00Z">
            <w:rPr>
              <w:spacing w:val="-3"/>
            </w:rPr>
          </w:rPrChange>
        </w:rPr>
        <w:t xml:space="preserve"> </w:t>
      </w:r>
      <w:r w:rsidR="001E0CFE">
        <w:rPr>
          <w:spacing w:val="-2"/>
          <w:rPrChange w:id="1297" w:author="Hughes, Anna E" w:date="2023-08-09T15:29:00Z">
            <w:rPr>
              <w:spacing w:val="-6"/>
            </w:rPr>
          </w:rPrChange>
        </w:rPr>
        <w:t>space</w:t>
      </w:r>
      <w:r w:rsidR="001E0CFE">
        <w:rPr>
          <w:spacing w:val="8"/>
          <w:rPrChange w:id="1298" w:author="Hughes, Anna E" w:date="2023-08-09T15:29:00Z">
            <w:rPr>
              <w:spacing w:val="-2"/>
            </w:rPr>
          </w:rPrChange>
        </w:rPr>
        <w:t xml:space="preserve"> </w:t>
      </w:r>
      <w:r w:rsidR="001E0CFE">
        <w:rPr>
          <w:spacing w:val="-2"/>
          <w:rPrChange w:id="1299" w:author="Hughes, Anna E" w:date="2023-08-09T15:29:00Z">
            <w:rPr>
              <w:spacing w:val="-6"/>
            </w:rPr>
          </w:rPrChange>
        </w:rPr>
        <w:t>bar</w:t>
      </w:r>
      <w:r w:rsidR="001E0CFE">
        <w:rPr>
          <w:spacing w:val="8"/>
          <w:rPrChange w:id="1300" w:author="Hughes, Anna E" w:date="2023-08-09T15:29:00Z">
            <w:rPr>
              <w:spacing w:val="-3"/>
            </w:rPr>
          </w:rPrChange>
        </w:rPr>
        <w:t xml:space="preserve"> </w:t>
      </w:r>
      <w:r w:rsidR="001E0CFE">
        <w:rPr>
          <w:spacing w:val="-2"/>
          <w:rPrChange w:id="1301" w:author="Hughes, Anna E" w:date="2023-08-09T15:29:00Z">
            <w:rPr>
              <w:spacing w:val="-6"/>
            </w:rPr>
          </w:rPrChange>
        </w:rPr>
        <w:t>to</w:t>
      </w:r>
      <w:r w:rsidR="001E0CFE">
        <w:rPr>
          <w:spacing w:val="8"/>
          <w:rPrChange w:id="1302" w:author="Hughes, Anna E" w:date="2023-08-09T15:29:00Z">
            <w:rPr>
              <w:spacing w:val="-3"/>
            </w:rPr>
          </w:rPrChange>
        </w:rPr>
        <w:t xml:space="preserve"> </w:t>
      </w:r>
      <w:r w:rsidR="001E0CFE">
        <w:rPr>
          <w:spacing w:val="-2"/>
          <w:rPrChange w:id="1303" w:author="Hughes, Anna E" w:date="2023-08-09T15:29:00Z">
            <w:rPr>
              <w:spacing w:val="-6"/>
            </w:rPr>
          </w:rPrChange>
        </w:rPr>
        <w:t>continue</w:t>
      </w:r>
      <w:r w:rsidR="001E0CFE">
        <w:rPr>
          <w:spacing w:val="8"/>
          <w:rPrChange w:id="1304" w:author="Hughes, Anna E" w:date="2023-08-09T15:29:00Z">
            <w:rPr>
              <w:spacing w:val="-3"/>
            </w:rPr>
          </w:rPrChange>
        </w:rPr>
        <w:t xml:space="preserve"> </w:t>
      </w:r>
      <w:r w:rsidR="001E0CFE">
        <w:rPr>
          <w:spacing w:val="-2"/>
          <w:rPrChange w:id="1305" w:author="Hughes, Anna E" w:date="2023-08-09T15:29:00Z">
            <w:rPr>
              <w:spacing w:val="-6"/>
            </w:rPr>
          </w:rPrChange>
        </w:rPr>
        <w:t>to</w:t>
      </w:r>
      <w:r w:rsidR="001E0CFE">
        <w:rPr>
          <w:spacing w:val="8"/>
          <w:rPrChange w:id="1306" w:author="Hughes, Anna E" w:date="2023-08-09T15:29:00Z">
            <w:rPr>
              <w:spacing w:val="-3"/>
            </w:rPr>
          </w:rPrChange>
        </w:rPr>
        <w:t xml:space="preserve"> </w:t>
      </w:r>
      <w:r w:rsidR="001E0CFE">
        <w:rPr>
          <w:spacing w:val="-2"/>
          <w:rPrChange w:id="1307" w:author="Hughes, Anna E" w:date="2023-08-09T15:29:00Z">
            <w:rPr>
              <w:spacing w:val="-6"/>
            </w:rPr>
          </w:rPrChange>
        </w:rPr>
        <w:t>the</w:t>
      </w:r>
      <w:r w:rsidR="001E0CFE">
        <w:rPr>
          <w:spacing w:val="8"/>
          <w:rPrChange w:id="1308" w:author="Hughes, Anna E" w:date="2023-08-09T15:29:00Z">
            <w:rPr>
              <w:spacing w:val="-3"/>
            </w:rPr>
          </w:rPrChange>
        </w:rPr>
        <w:t xml:space="preserve"> </w:t>
      </w:r>
      <w:r w:rsidR="001E0CFE">
        <w:rPr>
          <w:spacing w:val="-2"/>
          <w:rPrChange w:id="1309" w:author="Hughes, Anna E" w:date="2023-08-09T15:29:00Z">
            <w:rPr>
              <w:spacing w:val="-6"/>
            </w:rPr>
          </w:rPrChange>
        </w:rPr>
        <w:t>trial.</w:t>
      </w:r>
      <w:r w:rsidR="001E0CFE">
        <w:rPr>
          <w:spacing w:val="61"/>
          <w:rPrChange w:id="1310" w:author="Hughes, Anna E" w:date="2023-08-09T15:29:00Z">
            <w:rPr>
              <w:spacing w:val="12"/>
            </w:rPr>
          </w:rPrChange>
        </w:rPr>
        <w:t xml:space="preserve"> </w:t>
      </w:r>
      <w:r w:rsidR="001E0CFE">
        <w:rPr>
          <w:spacing w:val="-2"/>
          <w:rPrChange w:id="1311" w:author="Hughes, Anna E" w:date="2023-08-09T15:29:00Z">
            <w:rPr>
              <w:spacing w:val="-6"/>
            </w:rPr>
          </w:rPrChange>
        </w:rPr>
        <w:t>Participants</w:t>
      </w:r>
      <w:r w:rsidR="001E0CFE">
        <w:rPr>
          <w:spacing w:val="8"/>
          <w:rPrChange w:id="1312" w:author="Hughes, Anna E" w:date="2023-08-09T15:29:00Z">
            <w:rPr>
              <w:spacing w:val="-3"/>
            </w:rPr>
          </w:rPrChange>
        </w:rPr>
        <w:t xml:space="preserve"> </w:t>
      </w:r>
      <w:del w:id="1313" w:author="Hughes, Anna E" w:date="2023-08-09T15:29:00Z">
        <w:r>
          <w:rPr>
            <w:spacing w:val="-6"/>
          </w:rPr>
          <w:delText>will</w:delText>
        </w:r>
        <w:r>
          <w:rPr>
            <w:spacing w:val="-2"/>
          </w:rPr>
          <w:delText xml:space="preserve"> </w:delText>
        </w:r>
        <w:r>
          <w:rPr>
            <w:spacing w:val="-6"/>
          </w:rPr>
          <w:delText>be</w:delText>
        </w:r>
      </w:del>
      <w:ins w:id="1314" w:author="Hughes, Anna E" w:date="2023-08-09T15:29:00Z">
        <w:r w:rsidR="001E0CFE">
          <w:rPr>
            <w:spacing w:val="-2"/>
          </w:rPr>
          <w:t>were</w:t>
        </w:r>
      </w:ins>
      <w:r w:rsidR="001E0CFE">
        <w:rPr>
          <w:spacing w:val="8"/>
          <w:rPrChange w:id="1315" w:author="Hughes, Anna E" w:date="2023-08-09T15:29:00Z">
            <w:rPr>
              <w:spacing w:val="-3"/>
            </w:rPr>
          </w:rPrChange>
        </w:rPr>
        <w:t xml:space="preserve"> </w:t>
      </w:r>
      <w:r w:rsidR="001E0CFE">
        <w:rPr>
          <w:spacing w:val="-2"/>
          <w:rPrChange w:id="1316" w:author="Hughes, Anna E" w:date="2023-08-09T15:29:00Z">
            <w:rPr>
              <w:spacing w:val="-6"/>
            </w:rPr>
          </w:rPrChange>
        </w:rPr>
        <w:t>told</w:t>
      </w:r>
      <w:r w:rsidR="001E0CFE">
        <w:rPr>
          <w:spacing w:val="8"/>
          <w:rPrChange w:id="1317" w:author="Hughes, Anna E" w:date="2023-08-09T15:29:00Z">
            <w:rPr>
              <w:spacing w:val="-3"/>
            </w:rPr>
          </w:rPrChange>
        </w:rPr>
        <w:t xml:space="preserve"> </w:t>
      </w:r>
      <w:r w:rsidR="001E0CFE">
        <w:rPr>
          <w:spacing w:val="-2"/>
          <w:rPrChange w:id="1318" w:author="Hughes, Anna E" w:date="2023-08-09T15:29:00Z">
            <w:rPr>
              <w:spacing w:val="-6"/>
            </w:rPr>
          </w:rPrChange>
        </w:rPr>
        <w:t>to</w:t>
      </w:r>
      <w:r w:rsidR="001E0CFE">
        <w:rPr>
          <w:spacing w:val="8"/>
          <w:rPrChange w:id="1319" w:author="Hughes, Anna E" w:date="2023-08-09T15:29:00Z">
            <w:rPr>
              <w:spacing w:val="-3"/>
            </w:rPr>
          </w:rPrChange>
        </w:rPr>
        <w:t xml:space="preserve"> </w:t>
      </w:r>
      <w:r w:rsidR="001E0CFE">
        <w:rPr>
          <w:spacing w:val="-2"/>
          <w:rPrChange w:id="1320" w:author="Hughes, Anna E" w:date="2023-08-09T15:29:00Z">
            <w:rPr>
              <w:spacing w:val="-6"/>
            </w:rPr>
          </w:rPrChange>
        </w:rPr>
        <w:t>search</w:t>
      </w:r>
    </w:p>
    <w:p w14:paraId="69ADAAD5" w14:textId="24F5DBCF" w:rsidR="00470D98" w:rsidRDefault="001644E6">
      <w:pPr>
        <w:pStyle w:val="BodyText"/>
        <w:spacing w:before="8"/>
        <w:rPr>
          <w:ins w:id="1321" w:author="Hughes, Anna E" w:date="2023-08-09T15:29:00Z"/>
        </w:rPr>
      </w:pPr>
      <w:del w:id="1322" w:author="Hughes, Anna E" w:date="2023-08-09T15:29:00Z">
        <w:r>
          <w:rPr>
            <w:rFonts w:ascii="Trebuchet MS"/>
            <w:spacing w:val="-6"/>
            <w:sz w:val="12"/>
          </w:rPr>
          <w:delText>411</w:delText>
        </w:r>
        <w:r>
          <w:rPr>
            <w:rFonts w:ascii="Trebuchet MS"/>
            <w:spacing w:val="38"/>
            <w:sz w:val="12"/>
          </w:rPr>
          <w:delText xml:space="preserve"> </w:delText>
        </w:r>
      </w:del>
      <w:r w:rsidR="001E0CFE">
        <w:rPr>
          <w:spacing w:val="8"/>
          <w:rPrChange w:id="1323" w:author="Hughes, Anna E" w:date="2023-08-09T15:29:00Z">
            <w:rPr>
              <w:rFonts w:ascii="Trebuchet MS"/>
              <w:spacing w:val="38"/>
              <w:sz w:val="12"/>
            </w:rPr>
          </w:rPrChange>
        </w:rPr>
        <w:t xml:space="preserve"> </w:t>
      </w:r>
      <w:r w:rsidR="001E0CFE">
        <w:rPr>
          <w:spacing w:val="-2"/>
          <w:rPrChange w:id="1324" w:author="Hughes, Anna E" w:date="2023-08-09T15:29:00Z">
            <w:rPr>
              <w:spacing w:val="-6"/>
            </w:rPr>
          </w:rPrChange>
        </w:rPr>
        <w:t>for</w:t>
      </w:r>
      <w:r w:rsidR="001E0CFE">
        <w:rPr>
          <w:spacing w:val="8"/>
          <w:rPrChange w:id="1325" w:author="Hughes, Anna E" w:date="2023-08-09T15:29:00Z">
            <w:rPr>
              <w:spacing w:val="-6"/>
            </w:rPr>
          </w:rPrChange>
        </w:rPr>
        <w:t xml:space="preserve"> </w:t>
      </w:r>
      <w:r w:rsidR="001E0CFE">
        <w:rPr>
          <w:spacing w:val="-5"/>
          <w:rPrChange w:id="1326" w:author="Hughes, Anna E" w:date="2023-08-09T15:29:00Z">
            <w:rPr>
              <w:spacing w:val="-6"/>
            </w:rPr>
          </w:rPrChange>
        </w:rPr>
        <w:t>the</w:t>
      </w:r>
    </w:p>
    <w:p w14:paraId="467FAC62" w14:textId="06FE6C05" w:rsidR="00470D98" w:rsidRDefault="001E0CFE">
      <w:pPr>
        <w:pStyle w:val="BodyText"/>
        <w:pPrChange w:id="1327" w:author="Hughes, Anna E" w:date="2023-08-09T15:29:00Z">
          <w:pPr>
            <w:pStyle w:val="BodyText"/>
            <w:spacing w:before="8"/>
          </w:pPr>
        </w:pPrChange>
      </w:pPr>
      <w:ins w:id="1328" w:author="Hughes, Anna E" w:date="2023-08-09T15:29:00Z">
        <w:r>
          <w:rPr>
            <w:rFonts w:ascii="Trebuchet MS"/>
            <w:spacing w:val="-4"/>
            <w:sz w:val="12"/>
          </w:rPr>
          <w:t>409</w:t>
        </w:r>
        <w:r>
          <w:rPr>
            <w:rFonts w:ascii="Trebuchet MS"/>
            <w:spacing w:val="31"/>
            <w:sz w:val="12"/>
          </w:rPr>
          <w:t xml:space="preserve"> </w:t>
        </w:r>
      </w:ins>
      <w:r>
        <w:rPr>
          <w:rFonts w:ascii="Trebuchet MS"/>
          <w:spacing w:val="31"/>
          <w:sz w:val="12"/>
          <w:rPrChange w:id="1329" w:author="Hughes, Anna E" w:date="2023-08-09T15:29:00Z">
            <w:rPr>
              <w:spacing w:val="-6"/>
            </w:rPr>
          </w:rPrChange>
        </w:rPr>
        <w:t xml:space="preserve"> </w:t>
      </w:r>
      <w:r>
        <w:rPr>
          <w:spacing w:val="-4"/>
          <w:rPrChange w:id="1330" w:author="Hughes, Anna E" w:date="2023-08-09T15:29:00Z">
            <w:rPr>
              <w:spacing w:val="-6"/>
            </w:rPr>
          </w:rPrChange>
        </w:rPr>
        <w:t>target</w:t>
      </w:r>
      <w:r>
        <w:rPr>
          <w:spacing w:val="3"/>
          <w:rPrChange w:id="1331" w:author="Hughes, Anna E" w:date="2023-08-09T15:29:00Z">
            <w:rPr>
              <w:spacing w:val="-6"/>
            </w:rPr>
          </w:rPrChange>
        </w:rPr>
        <w:t xml:space="preserve"> </w:t>
      </w:r>
      <w:r>
        <w:rPr>
          <w:spacing w:val="-4"/>
          <w:rPrChange w:id="1332" w:author="Hughes, Anna E" w:date="2023-08-09T15:29:00Z">
            <w:rPr>
              <w:spacing w:val="-6"/>
            </w:rPr>
          </w:rPrChange>
        </w:rPr>
        <w:t>among</w:t>
      </w:r>
      <w:r>
        <w:rPr>
          <w:spacing w:val="2"/>
          <w:rPrChange w:id="1333" w:author="Hughes, Anna E" w:date="2023-08-09T15:29:00Z">
            <w:rPr>
              <w:spacing w:val="-7"/>
            </w:rPr>
          </w:rPrChange>
        </w:rPr>
        <w:t xml:space="preserve"> </w:t>
      </w:r>
      <w:r>
        <w:rPr>
          <w:spacing w:val="-4"/>
          <w:rPrChange w:id="1334" w:author="Hughes, Anna E" w:date="2023-08-09T15:29:00Z">
            <w:rPr>
              <w:spacing w:val="-6"/>
            </w:rPr>
          </w:rPrChange>
        </w:rPr>
        <w:t>distractors</w:t>
      </w:r>
      <w:r>
        <w:rPr>
          <w:spacing w:val="3"/>
          <w:rPrChange w:id="1335" w:author="Hughes, Anna E" w:date="2023-08-09T15:29:00Z">
            <w:rPr>
              <w:spacing w:val="-6"/>
            </w:rPr>
          </w:rPrChange>
        </w:rPr>
        <w:t xml:space="preserve"> </w:t>
      </w:r>
      <w:r>
        <w:rPr>
          <w:spacing w:val="-4"/>
          <w:rPrChange w:id="1336" w:author="Hughes, Anna E" w:date="2023-08-09T15:29:00Z">
            <w:rPr>
              <w:spacing w:val="-6"/>
            </w:rPr>
          </w:rPrChange>
        </w:rPr>
        <w:t>(either</w:t>
      </w:r>
      <w:r>
        <w:rPr>
          <w:spacing w:val="3"/>
          <w:rPrChange w:id="1337" w:author="Hughes, Anna E" w:date="2023-08-09T15:29:00Z">
            <w:rPr>
              <w:spacing w:val="-6"/>
            </w:rPr>
          </w:rPrChange>
        </w:rPr>
        <w:t xml:space="preserve"> </w:t>
      </w:r>
      <w:r>
        <w:rPr>
          <w:spacing w:val="-4"/>
          <w:rPrChange w:id="1338" w:author="Hughes, Anna E" w:date="2023-08-09T15:29:00Z">
            <w:rPr>
              <w:spacing w:val="-6"/>
            </w:rPr>
          </w:rPrChange>
        </w:rPr>
        <w:t>a</w:t>
      </w:r>
      <w:r>
        <w:rPr>
          <w:spacing w:val="2"/>
          <w:rPrChange w:id="1339" w:author="Hughes, Anna E" w:date="2023-08-09T15:29:00Z">
            <w:rPr>
              <w:spacing w:val="-7"/>
            </w:rPr>
          </w:rPrChange>
        </w:rPr>
        <w:t xml:space="preserve"> </w:t>
      </w:r>
      <w:r>
        <w:rPr>
          <w:spacing w:val="-4"/>
          <w:rPrChange w:id="1340" w:author="Hughes, Anna E" w:date="2023-08-09T15:29:00Z">
            <w:rPr>
              <w:spacing w:val="-6"/>
            </w:rPr>
          </w:rPrChange>
        </w:rPr>
        <w:t>red</w:t>
      </w:r>
      <w:r>
        <w:rPr>
          <w:spacing w:val="3"/>
          <w:rPrChange w:id="1341" w:author="Hughes, Anna E" w:date="2023-08-09T15:29:00Z">
            <w:rPr>
              <w:spacing w:val="-6"/>
            </w:rPr>
          </w:rPrChange>
        </w:rPr>
        <w:t xml:space="preserve"> </w:t>
      </w:r>
      <w:r>
        <w:rPr>
          <w:spacing w:val="-4"/>
          <w:rPrChange w:id="1342" w:author="Hughes, Anna E" w:date="2023-08-09T15:29:00Z">
            <w:rPr>
              <w:spacing w:val="-6"/>
            </w:rPr>
          </w:rPrChange>
        </w:rPr>
        <w:t>semicircle</w:t>
      </w:r>
      <w:r>
        <w:rPr>
          <w:spacing w:val="3"/>
          <w:rPrChange w:id="1343" w:author="Hughes, Anna E" w:date="2023-08-09T15:29:00Z">
            <w:rPr>
              <w:spacing w:val="-6"/>
            </w:rPr>
          </w:rPrChange>
        </w:rPr>
        <w:t xml:space="preserve"> </w:t>
      </w:r>
      <w:r>
        <w:rPr>
          <w:spacing w:val="-4"/>
          <w:rPrChange w:id="1344" w:author="Hughes, Anna E" w:date="2023-08-09T15:29:00Z">
            <w:rPr>
              <w:spacing w:val="-6"/>
            </w:rPr>
          </w:rPrChange>
        </w:rPr>
        <w:t>or</w:t>
      </w:r>
      <w:r>
        <w:rPr>
          <w:spacing w:val="3"/>
          <w:rPrChange w:id="1345" w:author="Hughes, Anna E" w:date="2023-08-09T15:29:00Z">
            <w:rPr>
              <w:spacing w:val="-6"/>
            </w:rPr>
          </w:rPrChange>
        </w:rPr>
        <w:t xml:space="preserve"> </w:t>
      </w:r>
      <w:r>
        <w:rPr>
          <w:spacing w:val="-4"/>
          <w:rPrChange w:id="1346" w:author="Hughes, Anna E" w:date="2023-08-09T15:29:00Z">
            <w:rPr>
              <w:spacing w:val="-6"/>
            </w:rPr>
          </w:rPrChange>
        </w:rPr>
        <w:t>a</w:t>
      </w:r>
      <w:r>
        <w:rPr>
          <w:spacing w:val="2"/>
          <w:rPrChange w:id="1347" w:author="Hughes, Anna E" w:date="2023-08-09T15:29:00Z">
            <w:rPr>
              <w:spacing w:val="-7"/>
            </w:rPr>
          </w:rPrChange>
        </w:rPr>
        <w:t xml:space="preserve"> </w:t>
      </w:r>
      <w:r>
        <w:rPr>
          <w:spacing w:val="-4"/>
          <w:rPrChange w:id="1348" w:author="Hughes, Anna E" w:date="2023-08-09T15:29:00Z">
            <w:rPr>
              <w:spacing w:val="-6"/>
            </w:rPr>
          </w:rPrChange>
        </w:rPr>
        <w:t>white</w:t>
      </w:r>
      <w:r>
        <w:rPr>
          <w:spacing w:val="3"/>
          <w:rPrChange w:id="1349" w:author="Hughes, Anna E" w:date="2023-08-09T15:29:00Z">
            <w:rPr>
              <w:spacing w:val="-6"/>
            </w:rPr>
          </w:rPrChange>
        </w:rPr>
        <w:t xml:space="preserve"> </w:t>
      </w:r>
      <w:r>
        <w:rPr>
          <w:spacing w:val="-4"/>
          <w:rPrChange w:id="1350" w:author="Hughes, Anna E" w:date="2023-08-09T15:29:00Z">
            <w:rPr>
              <w:spacing w:val="-6"/>
            </w:rPr>
          </w:rPrChange>
        </w:rPr>
        <w:t>semicircle,</w:t>
      </w:r>
      <w:r>
        <w:rPr>
          <w:spacing w:val="6"/>
          <w:rPrChange w:id="1351" w:author="Hughes, Anna E" w:date="2023-08-09T15:29:00Z">
            <w:rPr>
              <w:spacing w:val="-5"/>
            </w:rPr>
          </w:rPrChange>
        </w:rPr>
        <w:t xml:space="preserve"> </w:t>
      </w:r>
      <w:del w:id="1352" w:author="Hughes, Anna E" w:date="2023-08-09T15:29:00Z">
        <w:r w:rsidR="001644E6">
          <w:rPr>
            <w:spacing w:val="-6"/>
          </w:rPr>
          <w:delText>de</w:delText>
        </w:r>
      </w:del>
      <w:ins w:id="1353" w:author="Hughes, Anna E" w:date="2023-08-09T15:29:00Z">
        <w:r>
          <w:rPr>
            <w:spacing w:val="-4"/>
          </w:rPr>
          <w:t>depend</w:t>
        </w:r>
      </w:ins>
      <w:r>
        <w:rPr>
          <w:spacing w:val="-4"/>
          <w:rPrChange w:id="1354" w:author="Hughes, Anna E" w:date="2023-08-09T15:29:00Z">
            <w:rPr>
              <w:spacing w:val="-6"/>
            </w:rPr>
          </w:rPrChange>
        </w:rPr>
        <w:t>-</w:t>
      </w:r>
    </w:p>
    <w:p w14:paraId="104EBC53" w14:textId="77777777" w:rsidR="00087420" w:rsidRDefault="001644E6">
      <w:pPr>
        <w:pStyle w:val="BodyText"/>
        <w:rPr>
          <w:del w:id="1355" w:author="Hughes, Anna E" w:date="2023-08-09T15:29:00Z"/>
        </w:rPr>
      </w:pPr>
      <w:del w:id="1356" w:author="Hughes, Anna E" w:date="2023-08-09T15:29:00Z">
        <w:r>
          <w:rPr>
            <w:rFonts w:ascii="Trebuchet MS"/>
            <w:spacing w:val="-6"/>
            <w:sz w:val="12"/>
          </w:rPr>
          <w:delText>412</w:delText>
        </w:r>
        <w:r>
          <w:rPr>
            <w:rFonts w:ascii="Trebuchet MS"/>
            <w:spacing w:val="33"/>
            <w:sz w:val="12"/>
          </w:rPr>
          <w:delText xml:space="preserve">  </w:delText>
        </w:r>
        <w:r>
          <w:rPr>
            <w:spacing w:val="-6"/>
          </w:rPr>
          <w:delText>pending</w:delText>
        </w:r>
      </w:del>
      <w:ins w:id="1357" w:author="Hughes, Anna E" w:date="2023-08-09T15:29:00Z">
        <w:r w:rsidR="001E0CFE">
          <w:rPr>
            <w:rFonts w:ascii="Trebuchet MS"/>
            <w:spacing w:val="-6"/>
            <w:sz w:val="12"/>
          </w:rPr>
          <w:t>410</w:t>
        </w:r>
        <w:r w:rsidR="001E0CFE">
          <w:rPr>
            <w:rFonts w:ascii="Trebuchet MS"/>
            <w:spacing w:val="42"/>
            <w:sz w:val="12"/>
          </w:rPr>
          <w:t xml:space="preserve">  </w:t>
        </w:r>
        <w:r w:rsidR="001E0CFE">
          <w:rPr>
            <w:spacing w:val="-6"/>
          </w:rPr>
          <w:t>ing</w:t>
        </w:r>
      </w:ins>
      <w:r w:rsidR="001E0CFE">
        <w:rPr>
          <w:spacing w:val="-4"/>
          <w:rPrChange w:id="1358" w:author="Hughes, Anna E" w:date="2023-08-09T15:29:00Z">
            <w:rPr>
              <w:spacing w:val="-7"/>
            </w:rPr>
          </w:rPrChange>
        </w:rPr>
        <w:t xml:space="preserve"> </w:t>
      </w:r>
      <w:r w:rsidR="001E0CFE">
        <w:rPr>
          <w:spacing w:val="-6"/>
        </w:rPr>
        <w:t>on</w:t>
      </w:r>
      <w:r w:rsidR="001E0CFE">
        <w:rPr>
          <w:spacing w:val="-5"/>
          <w:rPrChange w:id="1359" w:author="Hughes, Anna E" w:date="2023-08-09T15:29:00Z">
            <w:rPr>
              <w:spacing w:val="-7"/>
            </w:rPr>
          </w:rPrChange>
        </w:rPr>
        <w:t xml:space="preserve"> </w:t>
      </w:r>
      <w:r w:rsidR="001E0CFE">
        <w:rPr>
          <w:spacing w:val="-6"/>
        </w:rPr>
        <w:t>the</w:t>
      </w:r>
      <w:r w:rsidR="001E0CFE">
        <w:rPr>
          <w:spacing w:val="-4"/>
          <w:rPrChange w:id="1360" w:author="Hughes, Anna E" w:date="2023-08-09T15:29:00Z">
            <w:rPr>
              <w:spacing w:val="-8"/>
            </w:rPr>
          </w:rPrChange>
        </w:rPr>
        <w:t xml:space="preserve"> </w:t>
      </w:r>
      <w:r w:rsidR="001E0CFE">
        <w:rPr>
          <w:spacing w:val="-6"/>
        </w:rPr>
        <w:t>block)</w:t>
      </w:r>
      <w:r w:rsidR="001E0CFE">
        <w:rPr>
          <w:spacing w:val="-5"/>
          <w:rPrChange w:id="1361" w:author="Hughes, Anna E" w:date="2023-08-09T15:29:00Z">
            <w:rPr>
              <w:spacing w:val="-7"/>
            </w:rPr>
          </w:rPrChange>
        </w:rPr>
        <w:t xml:space="preserve"> </w:t>
      </w:r>
      <w:r w:rsidR="001E0CFE">
        <w:rPr>
          <w:spacing w:val="-6"/>
        </w:rPr>
        <w:t>and</w:t>
      </w:r>
      <w:r w:rsidR="001E0CFE">
        <w:rPr>
          <w:spacing w:val="-4"/>
          <w:rPrChange w:id="1362" w:author="Hughes, Anna E" w:date="2023-08-09T15:29:00Z">
            <w:rPr>
              <w:spacing w:val="-7"/>
            </w:rPr>
          </w:rPrChange>
        </w:rPr>
        <w:t xml:space="preserve"> </w:t>
      </w:r>
      <w:r w:rsidR="001E0CFE">
        <w:rPr>
          <w:spacing w:val="-6"/>
        </w:rPr>
        <w:t>report</w:t>
      </w:r>
      <w:r w:rsidR="001E0CFE">
        <w:rPr>
          <w:spacing w:val="-5"/>
          <w:rPrChange w:id="1363" w:author="Hughes, Anna E" w:date="2023-08-09T15:29:00Z">
            <w:rPr>
              <w:spacing w:val="-7"/>
            </w:rPr>
          </w:rPrChange>
        </w:rPr>
        <w:t xml:space="preserve"> </w:t>
      </w:r>
      <w:r w:rsidR="001E0CFE">
        <w:rPr>
          <w:spacing w:val="-6"/>
        </w:rPr>
        <w:t>if</w:t>
      </w:r>
      <w:r w:rsidR="001E0CFE">
        <w:rPr>
          <w:spacing w:val="-4"/>
          <w:rPrChange w:id="1364" w:author="Hughes, Anna E" w:date="2023-08-09T15:29:00Z">
            <w:rPr>
              <w:spacing w:val="-7"/>
            </w:rPr>
          </w:rPrChange>
        </w:rPr>
        <w:t xml:space="preserve"> </w:t>
      </w:r>
      <w:r w:rsidR="001E0CFE">
        <w:rPr>
          <w:spacing w:val="-6"/>
        </w:rPr>
        <w:t>the</w:t>
      </w:r>
      <w:r w:rsidR="001E0CFE">
        <w:rPr>
          <w:spacing w:val="-5"/>
          <w:rPrChange w:id="1365" w:author="Hughes, Anna E" w:date="2023-08-09T15:29:00Z">
            <w:rPr>
              <w:spacing w:val="-8"/>
            </w:rPr>
          </w:rPrChange>
        </w:rPr>
        <w:t xml:space="preserve"> </w:t>
      </w:r>
      <w:r w:rsidR="001E0CFE">
        <w:rPr>
          <w:spacing w:val="-6"/>
        </w:rPr>
        <w:t>semicircle</w:t>
      </w:r>
      <w:r w:rsidR="001E0CFE">
        <w:rPr>
          <w:spacing w:val="-4"/>
          <w:rPrChange w:id="1366" w:author="Hughes, Anna E" w:date="2023-08-09T15:29:00Z">
            <w:rPr>
              <w:spacing w:val="-7"/>
            </w:rPr>
          </w:rPrChange>
        </w:rPr>
        <w:t xml:space="preserve"> </w:t>
      </w:r>
      <w:r w:rsidR="001E0CFE">
        <w:rPr>
          <w:spacing w:val="-6"/>
        </w:rPr>
        <w:t>target</w:t>
      </w:r>
      <w:r w:rsidR="001E0CFE">
        <w:rPr>
          <w:spacing w:val="-5"/>
          <w:rPrChange w:id="1367" w:author="Hughes, Anna E" w:date="2023-08-09T15:29:00Z">
            <w:rPr>
              <w:spacing w:val="-7"/>
            </w:rPr>
          </w:rPrChange>
        </w:rPr>
        <w:t xml:space="preserve"> </w:t>
      </w:r>
      <w:del w:id="1368" w:author="Hughes, Anna E" w:date="2023-08-09T15:29:00Z">
        <w:r>
          <w:rPr>
            <w:spacing w:val="-6"/>
          </w:rPr>
          <w:delText>points</w:delText>
        </w:r>
      </w:del>
      <w:ins w:id="1369" w:author="Hughes, Anna E" w:date="2023-08-09T15:29:00Z">
        <w:r w:rsidR="001E0CFE">
          <w:rPr>
            <w:spacing w:val="-6"/>
          </w:rPr>
          <w:t>pointed</w:t>
        </w:r>
      </w:ins>
      <w:r w:rsidR="001E0CFE">
        <w:rPr>
          <w:spacing w:val="-4"/>
          <w:rPrChange w:id="1370" w:author="Hughes, Anna E" w:date="2023-08-09T15:29:00Z">
            <w:rPr>
              <w:spacing w:val="-7"/>
            </w:rPr>
          </w:rPrChange>
        </w:rPr>
        <w:t xml:space="preserve"> </w:t>
      </w:r>
      <w:r w:rsidR="001E0CFE">
        <w:rPr>
          <w:spacing w:val="-6"/>
        </w:rPr>
        <w:t>to</w:t>
      </w:r>
      <w:r w:rsidR="001E0CFE">
        <w:rPr>
          <w:spacing w:val="-5"/>
          <w:rPrChange w:id="1371" w:author="Hughes, Anna E" w:date="2023-08-09T15:29:00Z">
            <w:rPr>
              <w:spacing w:val="-8"/>
            </w:rPr>
          </w:rPrChange>
        </w:rPr>
        <w:t xml:space="preserve"> </w:t>
      </w:r>
      <w:r w:rsidR="001E0CFE">
        <w:rPr>
          <w:spacing w:val="-6"/>
        </w:rPr>
        <w:t>the</w:t>
      </w:r>
      <w:r w:rsidR="001E0CFE">
        <w:rPr>
          <w:spacing w:val="-5"/>
          <w:rPrChange w:id="1372" w:author="Hughes, Anna E" w:date="2023-08-09T15:29:00Z">
            <w:rPr>
              <w:spacing w:val="-7"/>
            </w:rPr>
          </w:rPrChange>
        </w:rPr>
        <w:t xml:space="preserve"> </w:t>
      </w:r>
      <w:r w:rsidR="001E0CFE">
        <w:rPr>
          <w:spacing w:val="-6"/>
        </w:rPr>
        <w:t>left</w:t>
      </w:r>
      <w:r w:rsidR="001E0CFE">
        <w:rPr>
          <w:spacing w:val="-4"/>
          <w:rPrChange w:id="1373" w:author="Hughes, Anna E" w:date="2023-08-09T15:29:00Z">
            <w:rPr>
              <w:spacing w:val="-7"/>
            </w:rPr>
          </w:rPrChange>
        </w:rPr>
        <w:t xml:space="preserve"> </w:t>
      </w:r>
      <w:r w:rsidR="001E0CFE">
        <w:rPr>
          <w:spacing w:val="-6"/>
        </w:rPr>
        <w:t>or</w:t>
      </w:r>
      <w:r w:rsidR="001E0CFE">
        <w:rPr>
          <w:spacing w:val="-5"/>
          <w:rPrChange w:id="1374" w:author="Hughes, Anna E" w:date="2023-08-09T15:29:00Z">
            <w:rPr>
              <w:spacing w:val="-7"/>
            </w:rPr>
          </w:rPrChange>
        </w:rPr>
        <w:t xml:space="preserve"> </w:t>
      </w:r>
      <w:r w:rsidR="001E0CFE">
        <w:rPr>
          <w:spacing w:val="-6"/>
        </w:rPr>
        <w:t>right,</w:t>
      </w:r>
    </w:p>
    <w:p w14:paraId="2B0500DF" w14:textId="379B73E6" w:rsidR="00470D98" w:rsidRDefault="001644E6">
      <w:pPr>
        <w:pStyle w:val="BodyText"/>
        <w:spacing w:before="8"/>
        <w:rPr>
          <w:ins w:id="1375" w:author="Hughes, Anna E" w:date="2023-08-09T15:29:00Z"/>
        </w:rPr>
      </w:pPr>
      <w:del w:id="1376" w:author="Hughes, Anna E" w:date="2023-08-09T15:29:00Z">
        <w:r>
          <w:rPr>
            <w:rFonts w:ascii="Trebuchet MS"/>
            <w:spacing w:val="-6"/>
            <w:sz w:val="12"/>
          </w:rPr>
          <w:delText>413</w:delText>
        </w:r>
        <w:r>
          <w:rPr>
            <w:rFonts w:ascii="Trebuchet MS"/>
            <w:spacing w:val="42"/>
            <w:sz w:val="12"/>
          </w:rPr>
          <w:delText xml:space="preserve"> </w:delText>
        </w:r>
      </w:del>
      <w:r w:rsidR="001E0CFE">
        <w:rPr>
          <w:spacing w:val="-4"/>
          <w:rPrChange w:id="1377" w:author="Hughes, Anna E" w:date="2023-08-09T15:29:00Z">
            <w:rPr>
              <w:rFonts w:ascii="Trebuchet MS"/>
              <w:spacing w:val="42"/>
              <w:sz w:val="12"/>
            </w:rPr>
          </w:rPrChange>
        </w:rPr>
        <w:t xml:space="preserve"> </w:t>
      </w:r>
      <w:r w:rsidR="001E0CFE">
        <w:rPr>
          <w:spacing w:val="-6"/>
        </w:rPr>
        <w:t>by</w:t>
      </w:r>
    </w:p>
    <w:p w14:paraId="61BA1DC9" w14:textId="77777777" w:rsidR="00087420" w:rsidRDefault="001E0CFE">
      <w:pPr>
        <w:pStyle w:val="BodyText"/>
        <w:spacing w:before="8"/>
        <w:rPr>
          <w:del w:id="1378" w:author="Hughes, Anna E" w:date="2023-08-09T15:29:00Z"/>
        </w:rPr>
      </w:pPr>
      <w:ins w:id="1379" w:author="Hughes, Anna E" w:date="2023-08-09T15:29:00Z">
        <w:r>
          <w:rPr>
            <w:rFonts w:ascii="Trebuchet MS"/>
            <w:spacing w:val="-8"/>
            <w:sz w:val="12"/>
          </w:rPr>
          <w:t>411</w:t>
        </w:r>
        <w:r>
          <w:rPr>
            <w:rFonts w:ascii="Trebuchet MS"/>
            <w:spacing w:val="47"/>
            <w:sz w:val="12"/>
          </w:rPr>
          <w:t xml:space="preserve"> </w:t>
        </w:r>
      </w:ins>
      <w:r>
        <w:rPr>
          <w:rFonts w:ascii="Trebuchet MS"/>
          <w:spacing w:val="47"/>
          <w:sz w:val="12"/>
          <w:rPrChange w:id="1380" w:author="Hughes, Anna E" w:date="2023-08-09T15:29:00Z">
            <w:rPr>
              <w:spacing w:val="-3"/>
            </w:rPr>
          </w:rPrChange>
        </w:rPr>
        <w:t xml:space="preserve"> </w:t>
      </w:r>
      <w:r>
        <w:rPr>
          <w:spacing w:val="-8"/>
          <w:rPrChange w:id="1381" w:author="Hughes, Anna E" w:date="2023-08-09T15:29:00Z">
            <w:rPr>
              <w:spacing w:val="-6"/>
            </w:rPr>
          </w:rPrChange>
        </w:rPr>
        <w:t>pressing</w:t>
      </w:r>
      <w:r>
        <w:rPr>
          <w:spacing w:val="-5"/>
          <w:rPrChange w:id="1382" w:author="Hughes, Anna E" w:date="2023-08-09T15:29:00Z">
            <w:rPr>
              <w:spacing w:val="-4"/>
            </w:rPr>
          </w:rPrChange>
        </w:rPr>
        <w:t xml:space="preserve"> </w:t>
      </w:r>
      <w:r>
        <w:rPr>
          <w:spacing w:val="-8"/>
          <w:rPrChange w:id="1383" w:author="Hughes, Anna E" w:date="2023-08-09T15:29:00Z">
            <w:rPr>
              <w:spacing w:val="-6"/>
            </w:rPr>
          </w:rPrChange>
        </w:rPr>
        <w:t>either</w:t>
      </w:r>
      <w:r>
        <w:rPr>
          <w:spacing w:val="-5"/>
        </w:rPr>
        <w:t xml:space="preserve"> </w:t>
      </w:r>
      <w:r>
        <w:rPr>
          <w:spacing w:val="-8"/>
          <w:rPrChange w:id="1384" w:author="Hughes, Anna E" w:date="2023-08-09T15:29:00Z">
            <w:rPr>
              <w:spacing w:val="-6"/>
            </w:rPr>
          </w:rPrChange>
        </w:rPr>
        <w:t>the</w:t>
      </w:r>
      <w:r>
        <w:rPr>
          <w:spacing w:val="-6"/>
          <w:rPrChange w:id="1385" w:author="Hughes, Anna E" w:date="2023-08-09T15:29:00Z">
            <w:rPr>
              <w:spacing w:val="-4"/>
            </w:rPr>
          </w:rPrChange>
        </w:rPr>
        <w:t xml:space="preserve"> </w:t>
      </w:r>
      <w:r>
        <w:rPr>
          <w:spacing w:val="-8"/>
          <w:rPrChange w:id="1386" w:author="Hughes, Anna E" w:date="2023-08-09T15:29:00Z">
            <w:rPr>
              <w:spacing w:val="-6"/>
            </w:rPr>
          </w:rPrChange>
        </w:rPr>
        <w:t>left</w:t>
      </w:r>
      <w:r>
        <w:rPr>
          <w:spacing w:val="-5"/>
          <w:rPrChange w:id="1387" w:author="Hughes, Anna E" w:date="2023-08-09T15:29:00Z">
            <w:rPr>
              <w:spacing w:val="-4"/>
            </w:rPr>
          </w:rPrChange>
        </w:rPr>
        <w:t xml:space="preserve"> </w:t>
      </w:r>
      <w:r>
        <w:rPr>
          <w:spacing w:val="-8"/>
          <w:rPrChange w:id="1388" w:author="Hughes, Anna E" w:date="2023-08-09T15:29:00Z">
            <w:rPr>
              <w:spacing w:val="-6"/>
            </w:rPr>
          </w:rPrChange>
        </w:rPr>
        <w:t>or</w:t>
      </w:r>
      <w:r>
        <w:rPr>
          <w:spacing w:val="-5"/>
        </w:rPr>
        <w:t xml:space="preserve"> </w:t>
      </w:r>
      <w:r>
        <w:rPr>
          <w:spacing w:val="-8"/>
          <w:rPrChange w:id="1389" w:author="Hughes, Anna E" w:date="2023-08-09T15:29:00Z">
            <w:rPr>
              <w:spacing w:val="-6"/>
            </w:rPr>
          </w:rPrChange>
        </w:rPr>
        <w:t>right</w:t>
      </w:r>
      <w:r>
        <w:rPr>
          <w:spacing w:val="-5"/>
          <w:rPrChange w:id="1390" w:author="Hughes, Anna E" w:date="2023-08-09T15:29:00Z">
            <w:rPr>
              <w:spacing w:val="-4"/>
            </w:rPr>
          </w:rPrChange>
        </w:rPr>
        <w:t xml:space="preserve"> </w:t>
      </w:r>
      <w:r>
        <w:rPr>
          <w:spacing w:val="-8"/>
          <w:rPrChange w:id="1391" w:author="Hughes, Anna E" w:date="2023-08-09T15:29:00Z">
            <w:rPr>
              <w:spacing w:val="-6"/>
            </w:rPr>
          </w:rPrChange>
        </w:rPr>
        <w:t>button</w:t>
      </w:r>
      <w:r>
        <w:rPr>
          <w:spacing w:val="-5"/>
          <w:rPrChange w:id="1392" w:author="Hughes, Anna E" w:date="2023-08-09T15:29:00Z">
            <w:rPr>
              <w:spacing w:val="-4"/>
            </w:rPr>
          </w:rPrChange>
        </w:rPr>
        <w:t xml:space="preserve"> </w:t>
      </w:r>
      <w:r>
        <w:rPr>
          <w:spacing w:val="-8"/>
          <w:rPrChange w:id="1393" w:author="Hughes, Anna E" w:date="2023-08-09T15:29:00Z">
            <w:rPr>
              <w:spacing w:val="-6"/>
            </w:rPr>
          </w:rPrChange>
        </w:rPr>
        <w:t>on</w:t>
      </w:r>
      <w:r>
        <w:rPr>
          <w:spacing w:val="-6"/>
          <w:rPrChange w:id="1394" w:author="Hughes, Anna E" w:date="2023-08-09T15:29:00Z">
            <w:rPr>
              <w:spacing w:val="-5"/>
            </w:rPr>
          </w:rPrChange>
        </w:rPr>
        <w:t xml:space="preserve"> </w:t>
      </w:r>
      <w:r>
        <w:rPr>
          <w:spacing w:val="-8"/>
          <w:rPrChange w:id="1395" w:author="Hughes, Anna E" w:date="2023-08-09T15:29:00Z">
            <w:rPr>
              <w:spacing w:val="-6"/>
            </w:rPr>
          </w:rPrChange>
        </w:rPr>
        <w:t>a</w:t>
      </w:r>
      <w:r>
        <w:rPr>
          <w:spacing w:val="-5"/>
          <w:rPrChange w:id="1396" w:author="Hughes, Anna E" w:date="2023-08-09T15:29:00Z">
            <w:rPr>
              <w:spacing w:val="-4"/>
            </w:rPr>
          </w:rPrChange>
        </w:rPr>
        <w:t xml:space="preserve"> </w:t>
      </w:r>
      <w:r>
        <w:rPr>
          <w:spacing w:val="-8"/>
          <w:rPrChange w:id="1397" w:author="Hughes, Anna E" w:date="2023-08-09T15:29:00Z">
            <w:rPr>
              <w:spacing w:val="-6"/>
            </w:rPr>
          </w:rPrChange>
        </w:rPr>
        <w:t>button</w:t>
      </w:r>
      <w:r>
        <w:rPr>
          <w:spacing w:val="-5"/>
          <w:rPrChange w:id="1398" w:author="Hughes, Anna E" w:date="2023-08-09T15:29:00Z">
            <w:rPr>
              <w:spacing w:val="-4"/>
            </w:rPr>
          </w:rPrChange>
        </w:rPr>
        <w:t xml:space="preserve"> </w:t>
      </w:r>
      <w:r>
        <w:rPr>
          <w:spacing w:val="-8"/>
          <w:rPrChange w:id="1399" w:author="Hughes, Anna E" w:date="2023-08-09T15:29:00Z">
            <w:rPr>
              <w:spacing w:val="-6"/>
            </w:rPr>
          </w:rPrChange>
        </w:rPr>
        <w:t>box</w:t>
      </w:r>
      <w:r>
        <w:rPr>
          <w:spacing w:val="-5"/>
        </w:rPr>
        <w:t xml:space="preserve"> </w:t>
      </w:r>
      <w:r>
        <w:rPr>
          <w:spacing w:val="-8"/>
          <w:rPrChange w:id="1400" w:author="Hughes, Anna E" w:date="2023-08-09T15:29:00Z">
            <w:rPr>
              <w:spacing w:val="-6"/>
            </w:rPr>
          </w:rPrChange>
        </w:rPr>
        <w:t>(Cedrus</w:t>
      </w:r>
      <w:r>
        <w:rPr>
          <w:spacing w:val="-5"/>
          <w:rPrChange w:id="1401" w:author="Hughes, Anna E" w:date="2023-08-09T15:29:00Z">
            <w:rPr>
              <w:spacing w:val="-4"/>
            </w:rPr>
          </w:rPrChange>
        </w:rPr>
        <w:t xml:space="preserve"> </w:t>
      </w:r>
      <w:r>
        <w:rPr>
          <w:spacing w:val="-8"/>
          <w:rPrChange w:id="1402" w:author="Hughes, Anna E" w:date="2023-08-09T15:29:00Z">
            <w:rPr>
              <w:spacing w:val="-6"/>
            </w:rPr>
          </w:rPrChange>
        </w:rPr>
        <w:t>RB-540).</w:t>
      </w:r>
      <w:r>
        <w:rPr>
          <w:spacing w:val="12"/>
          <w:rPrChange w:id="1403" w:author="Hughes, Anna E" w:date="2023-08-09T15:29:00Z">
            <w:rPr>
              <w:spacing w:val="8"/>
            </w:rPr>
          </w:rPrChange>
        </w:rPr>
        <w:t xml:space="preserve"> </w:t>
      </w:r>
      <w:r>
        <w:rPr>
          <w:spacing w:val="-8"/>
          <w:rPrChange w:id="1404" w:author="Hughes, Anna E" w:date="2023-08-09T15:29:00Z">
            <w:rPr>
              <w:spacing w:val="-6"/>
            </w:rPr>
          </w:rPrChange>
        </w:rPr>
        <w:t>They</w:t>
      </w:r>
    </w:p>
    <w:p w14:paraId="79FF399C" w14:textId="251D0D4E" w:rsidR="00470D98" w:rsidRDefault="001644E6">
      <w:pPr>
        <w:pStyle w:val="BodyText"/>
        <w:rPr>
          <w:ins w:id="1405" w:author="Hughes, Anna E" w:date="2023-08-09T15:29:00Z"/>
        </w:rPr>
      </w:pPr>
      <w:del w:id="1406" w:author="Hughes, Anna E" w:date="2023-08-09T15:29:00Z">
        <w:r>
          <w:rPr>
            <w:rFonts w:ascii="Trebuchet MS"/>
            <w:w w:val="90"/>
            <w:sz w:val="12"/>
          </w:rPr>
          <w:delText>414</w:delText>
        </w:r>
        <w:r>
          <w:rPr>
            <w:rFonts w:ascii="Trebuchet MS"/>
            <w:spacing w:val="76"/>
            <w:sz w:val="12"/>
          </w:rPr>
          <w:delText xml:space="preserve">  </w:delText>
        </w:r>
        <w:r>
          <w:rPr>
            <w:w w:val="90"/>
          </w:rPr>
          <w:delText>will</w:delText>
        </w:r>
      </w:del>
      <w:r w:rsidR="001E0CFE">
        <w:rPr>
          <w:spacing w:val="-6"/>
          <w:rPrChange w:id="1407" w:author="Hughes, Anna E" w:date="2023-08-09T15:29:00Z">
            <w:rPr>
              <w:spacing w:val="6"/>
            </w:rPr>
          </w:rPrChange>
        </w:rPr>
        <w:t xml:space="preserve"> </w:t>
      </w:r>
      <w:r w:rsidR="001E0CFE">
        <w:rPr>
          <w:spacing w:val="-8"/>
          <w:rPrChange w:id="1408" w:author="Hughes, Anna E" w:date="2023-08-09T15:29:00Z">
            <w:rPr>
              <w:w w:val="90"/>
            </w:rPr>
          </w:rPrChange>
        </w:rPr>
        <w:t>first</w:t>
      </w:r>
      <w:del w:id="1409" w:author="Hughes, Anna E" w:date="2023-08-09T15:29:00Z">
        <w:r>
          <w:rPr>
            <w:spacing w:val="6"/>
          </w:rPr>
          <w:delText xml:space="preserve"> </w:delText>
        </w:r>
        <w:r>
          <w:rPr>
            <w:w w:val="90"/>
          </w:rPr>
          <w:delText>complete</w:delText>
        </w:r>
      </w:del>
    </w:p>
    <w:p w14:paraId="5D6F6EB9" w14:textId="77777777" w:rsidR="00087420" w:rsidRDefault="001E0CFE">
      <w:pPr>
        <w:pStyle w:val="BodyText"/>
        <w:rPr>
          <w:del w:id="1410" w:author="Hughes, Anna E" w:date="2023-08-09T15:29:00Z"/>
        </w:rPr>
      </w:pPr>
      <w:ins w:id="1411" w:author="Hughes, Anna E" w:date="2023-08-09T15:29:00Z">
        <w:r>
          <w:rPr>
            <w:rFonts w:ascii="Trebuchet MS"/>
            <w:w w:val="90"/>
            <w:sz w:val="12"/>
          </w:rPr>
          <w:t>412</w:t>
        </w:r>
        <w:r>
          <w:rPr>
            <w:rFonts w:ascii="Trebuchet MS"/>
            <w:spacing w:val="76"/>
            <w:sz w:val="12"/>
          </w:rPr>
          <w:t xml:space="preserve">  </w:t>
        </w:r>
        <w:r>
          <w:rPr>
            <w:w w:val="90"/>
          </w:rPr>
          <w:t>completed</w:t>
        </w:r>
      </w:ins>
      <w:r>
        <w:rPr>
          <w:spacing w:val="7"/>
          <w:rPrChange w:id="1412" w:author="Hughes, Anna E" w:date="2023-08-09T15:29:00Z">
            <w:rPr>
              <w:spacing w:val="6"/>
            </w:rPr>
          </w:rPrChange>
        </w:rPr>
        <w:t xml:space="preserve"> </w:t>
      </w:r>
      <w:r>
        <w:rPr>
          <w:w w:val="90"/>
        </w:rPr>
        <w:t>16</w:t>
      </w:r>
      <w:r>
        <w:rPr>
          <w:spacing w:val="6"/>
        </w:rPr>
        <w:t xml:space="preserve"> </w:t>
      </w:r>
      <w:r>
        <w:rPr>
          <w:w w:val="90"/>
        </w:rPr>
        <w:t>practice</w:t>
      </w:r>
      <w:r>
        <w:rPr>
          <w:spacing w:val="6"/>
        </w:rPr>
        <w:t xml:space="preserve"> </w:t>
      </w:r>
      <w:r>
        <w:rPr>
          <w:w w:val="90"/>
        </w:rPr>
        <w:t>trials</w:t>
      </w:r>
      <w:r>
        <w:rPr>
          <w:spacing w:val="7"/>
          <w:rPrChange w:id="1413" w:author="Hughes, Anna E" w:date="2023-08-09T15:29:00Z">
            <w:rPr>
              <w:spacing w:val="6"/>
            </w:rPr>
          </w:rPrChange>
        </w:rPr>
        <w:t xml:space="preserve"> </w:t>
      </w:r>
      <w:r>
        <w:rPr>
          <w:w w:val="90"/>
        </w:rPr>
        <w:t>where</w:t>
      </w:r>
      <w:r>
        <w:rPr>
          <w:spacing w:val="6"/>
        </w:rPr>
        <w:t xml:space="preserve"> </w:t>
      </w:r>
      <w:r>
        <w:rPr>
          <w:w w:val="90"/>
        </w:rPr>
        <w:t>they</w:t>
      </w:r>
      <w:r>
        <w:rPr>
          <w:spacing w:val="6"/>
        </w:rPr>
        <w:t xml:space="preserve"> </w:t>
      </w:r>
      <w:del w:id="1414" w:author="Hughes, Anna E" w:date="2023-08-09T15:29:00Z">
        <w:r w:rsidR="001644E6">
          <w:rPr>
            <w:w w:val="90"/>
          </w:rPr>
          <w:delText>will</w:delText>
        </w:r>
        <w:r w:rsidR="001644E6">
          <w:rPr>
            <w:spacing w:val="6"/>
          </w:rPr>
          <w:delText xml:space="preserve"> </w:delText>
        </w:r>
        <w:r w:rsidR="001644E6">
          <w:rPr>
            <w:w w:val="90"/>
          </w:rPr>
          <w:delText>receive</w:delText>
        </w:r>
      </w:del>
      <w:ins w:id="1415" w:author="Hughes, Anna E" w:date="2023-08-09T15:29:00Z">
        <w:r>
          <w:rPr>
            <w:w w:val="90"/>
          </w:rPr>
          <w:t>received</w:t>
        </w:r>
      </w:ins>
      <w:r>
        <w:rPr>
          <w:spacing w:val="6"/>
        </w:rPr>
        <w:t xml:space="preserve"> </w:t>
      </w:r>
      <w:r>
        <w:rPr>
          <w:w w:val="90"/>
        </w:rPr>
        <w:t>feedback</w:t>
      </w:r>
      <w:r>
        <w:rPr>
          <w:spacing w:val="6"/>
        </w:rPr>
        <w:t xml:space="preserve"> </w:t>
      </w:r>
      <w:r>
        <w:rPr>
          <w:w w:val="90"/>
          <w:rPrChange w:id="1416" w:author="Hughes, Anna E" w:date="2023-08-09T15:29:00Z">
            <w:rPr>
              <w:spacing w:val="-2"/>
              <w:w w:val="90"/>
            </w:rPr>
          </w:rPrChange>
        </w:rPr>
        <w:t>immediately</w:t>
      </w:r>
    </w:p>
    <w:p w14:paraId="4F520444" w14:textId="3120853B" w:rsidR="00470D98" w:rsidRDefault="001644E6">
      <w:pPr>
        <w:pStyle w:val="BodyText"/>
        <w:spacing w:before="8"/>
        <w:rPr>
          <w:ins w:id="1417" w:author="Hughes, Anna E" w:date="2023-08-09T15:29:00Z"/>
        </w:rPr>
      </w:pPr>
      <w:del w:id="1418" w:author="Hughes, Anna E" w:date="2023-08-09T15:29:00Z">
        <w:r>
          <w:rPr>
            <w:rFonts w:ascii="Trebuchet MS"/>
            <w:w w:val="90"/>
            <w:sz w:val="12"/>
          </w:rPr>
          <w:delText>415</w:delText>
        </w:r>
        <w:r>
          <w:rPr>
            <w:rFonts w:ascii="Trebuchet MS"/>
            <w:spacing w:val="77"/>
            <w:sz w:val="12"/>
          </w:rPr>
          <w:delText xml:space="preserve"> </w:delText>
        </w:r>
      </w:del>
      <w:r w:rsidR="001E0CFE">
        <w:rPr>
          <w:spacing w:val="6"/>
          <w:rPrChange w:id="1419" w:author="Hughes, Anna E" w:date="2023-08-09T15:29:00Z">
            <w:rPr>
              <w:rFonts w:ascii="Trebuchet MS"/>
              <w:spacing w:val="77"/>
              <w:sz w:val="12"/>
            </w:rPr>
          </w:rPrChange>
        </w:rPr>
        <w:t xml:space="preserve"> </w:t>
      </w:r>
      <w:r w:rsidR="001E0CFE">
        <w:rPr>
          <w:w w:val="90"/>
        </w:rPr>
        <w:t>after</w:t>
      </w:r>
      <w:r w:rsidR="001E0CFE">
        <w:rPr>
          <w:spacing w:val="7"/>
          <w:rPrChange w:id="1420" w:author="Hughes, Anna E" w:date="2023-08-09T15:29:00Z">
            <w:rPr>
              <w:spacing w:val="5"/>
            </w:rPr>
          </w:rPrChange>
        </w:rPr>
        <w:t xml:space="preserve"> </w:t>
      </w:r>
      <w:del w:id="1421" w:author="Hughes, Anna E" w:date="2023-08-09T15:29:00Z">
        <w:r>
          <w:rPr>
            <w:w w:val="90"/>
          </w:rPr>
          <w:delText>completing</w:delText>
        </w:r>
      </w:del>
      <w:ins w:id="1422" w:author="Hughes, Anna E" w:date="2023-08-09T15:29:00Z">
        <w:r w:rsidR="001E0CFE">
          <w:rPr>
            <w:spacing w:val="-4"/>
            <w:w w:val="90"/>
          </w:rPr>
          <w:t>com-</w:t>
        </w:r>
      </w:ins>
    </w:p>
    <w:p w14:paraId="47A3FB27" w14:textId="77777777" w:rsidR="00087420" w:rsidRDefault="001E0CFE">
      <w:pPr>
        <w:pStyle w:val="BodyText"/>
        <w:spacing w:before="8"/>
        <w:rPr>
          <w:del w:id="1423" w:author="Hughes, Anna E" w:date="2023-08-09T15:29:00Z"/>
        </w:rPr>
      </w:pPr>
      <w:ins w:id="1424" w:author="Hughes, Anna E" w:date="2023-08-09T15:29:00Z">
        <w:r>
          <w:rPr>
            <w:rFonts w:ascii="Trebuchet MS"/>
            <w:spacing w:val="-4"/>
            <w:sz w:val="12"/>
          </w:rPr>
          <w:t>413</w:t>
        </w:r>
        <w:r>
          <w:rPr>
            <w:rFonts w:ascii="Trebuchet MS"/>
            <w:spacing w:val="77"/>
            <w:w w:val="150"/>
            <w:sz w:val="12"/>
          </w:rPr>
          <w:t xml:space="preserve"> </w:t>
        </w:r>
        <w:r>
          <w:rPr>
            <w:spacing w:val="-4"/>
          </w:rPr>
          <w:t>pleting</w:t>
        </w:r>
      </w:ins>
      <w:r>
        <w:rPr>
          <w:spacing w:val="-3"/>
          <w:rPrChange w:id="1425" w:author="Hughes, Anna E" w:date="2023-08-09T15:29:00Z">
            <w:rPr>
              <w:spacing w:val="4"/>
            </w:rPr>
          </w:rPrChange>
        </w:rPr>
        <w:t xml:space="preserve"> </w:t>
      </w:r>
      <w:r>
        <w:rPr>
          <w:spacing w:val="-4"/>
          <w:rPrChange w:id="1426" w:author="Hughes, Anna E" w:date="2023-08-09T15:29:00Z">
            <w:rPr>
              <w:w w:val="90"/>
            </w:rPr>
          </w:rPrChange>
        </w:rPr>
        <w:t>each</w:t>
      </w:r>
      <w:r>
        <w:rPr>
          <w:spacing w:val="-2"/>
          <w:rPrChange w:id="1427" w:author="Hughes, Anna E" w:date="2023-08-09T15:29:00Z">
            <w:rPr>
              <w:spacing w:val="4"/>
            </w:rPr>
          </w:rPrChange>
        </w:rPr>
        <w:t xml:space="preserve"> </w:t>
      </w:r>
      <w:r>
        <w:rPr>
          <w:spacing w:val="-4"/>
          <w:rPrChange w:id="1428" w:author="Hughes, Anna E" w:date="2023-08-09T15:29:00Z">
            <w:rPr>
              <w:w w:val="90"/>
            </w:rPr>
          </w:rPrChange>
        </w:rPr>
        <w:t>trial.</w:t>
      </w:r>
      <w:r>
        <w:rPr>
          <w:spacing w:val="27"/>
          <w:rPrChange w:id="1429" w:author="Hughes, Anna E" w:date="2023-08-09T15:29:00Z">
            <w:rPr>
              <w:spacing w:val="28"/>
            </w:rPr>
          </w:rPrChange>
        </w:rPr>
        <w:t xml:space="preserve"> </w:t>
      </w:r>
      <w:r>
        <w:rPr>
          <w:spacing w:val="-4"/>
          <w:rPrChange w:id="1430" w:author="Hughes, Anna E" w:date="2023-08-09T15:29:00Z">
            <w:rPr>
              <w:w w:val="90"/>
            </w:rPr>
          </w:rPrChange>
        </w:rPr>
        <w:t>In</w:t>
      </w:r>
      <w:r>
        <w:rPr>
          <w:spacing w:val="-2"/>
          <w:rPrChange w:id="1431" w:author="Hughes, Anna E" w:date="2023-08-09T15:29:00Z">
            <w:rPr>
              <w:spacing w:val="5"/>
            </w:rPr>
          </w:rPrChange>
        </w:rPr>
        <w:t xml:space="preserve"> </w:t>
      </w:r>
      <w:r>
        <w:rPr>
          <w:spacing w:val="-4"/>
          <w:rPrChange w:id="1432" w:author="Hughes, Anna E" w:date="2023-08-09T15:29:00Z">
            <w:rPr>
              <w:w w:val="90"/>
            </w:rPr>
          </w:rPrChange>
        </w:rPr>
        <w:t>the</w:t>
      </w:r>
      <w:r>
        <w:rPr>
          <w:spacing w:val="-3"/>
          <w:rPrChange w:id="1433" w:author="Hughes, Anna E" w:date="2023-08-09T15:29:00Z">
            <w:rPr>
              <w:spacing w:val="4"/>
            </w:rPr>
          </w:rPrChange>
        </w:rPr>
        <w:t xml:space="preserve"> </w:t>
      </w:r>
      <w:r>
        <w:rPr>
          <w:spacing w:val="-4"/>
          <w:rPrChange w:id="1434" w:author="Hughes, Anna E" w:date="2023-08-09T15:29:00Z">
            <w:rPr>
              <w:w w:val="90"/>
            </w:rPr>
          </w:rPrChange>
        </w:rPr>
        <w:t>real</w:t>
      </w:r>
      <w:r>
        <w:rPr>
          <w:spacing w:val="-2"/>
          <w:rPrChange w:id="1435" w:author="Hughes, Anna E" w:date="2023-08-09T15:29:00Z">
            <w:rPr>
              <w:spacing w:val="4"/>
            </w:rPr>
          </w:rPrChange>
        </w:rPr>
        <w:t xml:space="preserve"> </w:t>
      </w:r>
      <w:r>
        <w:rPr>
          <w:spacing w:val="-4"/>
          <w:rPrChange w:id="1436" w:author="Hughes, Anna E" w:date="2023-08-09T15:29:00Z">
            <w:rPr>
              <w:w w:val="90"/>
            </w:rPr>
          </w:rPrChange>
        </w:rPr>
        <w:t>experimental</w:t>
      </w:r>
      <w:r>
        <w:rPr>
          <w:spacing w:val="-3"/>
          <w:rPrChange w:id="1437" w:author="Hughes, Anna E" w:date="2023-08-09T15:29:00Z">
            <w:rPr>
              <w:spacing w:val="5"/>
            </w:rPr>
          </w:rPrChange>
        </w:rPr>
        <w:t xml:space="preserve"> </w:t>
      </w:r>
      <w:r>
        <w:rPr>
          <w:spacing w:val="-4"/>
          <w:rPrChange w:id="1438" w:author="Hughes, Anna E" w:date="2023-08-09T15:29:00Z">
            <w:rPr>
              <w:w w:val="90"/>
            </w:rPr>
          </w:rPrChange>
        </w:rPr>
        <w:t>trials,</w:t>
      </w:r>
      <w:r>
        <w:rPr>
          <w:rPrChange w:id="1439" w:author="Hughes, Anna E" w:date="2023-08-09T15:29:00Z">
            <w:rPr>
              <w:spacing w:val="6"/>
            </w:rPr>
          </w:rPrChange>
        </w:rPr>
        <w:t xml:space="preserve"> </w:t>
      </w:r>
      <w:r>
        <w:rPr>
          <w:spacing w:val="-4"/>
          <w:rPrChange w:id="1440" w:author="Hughes, Anna E" w:date="2023-08-09T15:29:00Z">
            <w:rPr>
              <w:w w:val="90"/>
            </w:rPr>
          </w:rPrChange>
        </w:rPr>
        <w:t>participants</w:t>
      </w:r>
      <w:r>
        <w:rPr>
          <w:spacing w:val="-3"/>
          <w:rPrChange w:id="1441" w:author="Hughes, Anna E" w:date="2023-08-09T15:29:00Z">
            <w:rPr>
              <w:spacing w:val="4"/>
            </w:rPr>
          </w:rPrChange>
        </w:rPr>
        <w:t xml:space="preserve"> </w:t>
      </w:r>
      <w:del w:id="1442" w:author="Hughes, Anna E" w:date="2023-08-09T15:29:00Z">
        <w:r w:rsidR="001644E6">
          <w:rPr>
            <w:w w:val="90"/>
          </w:rPr>
          <w:delText>will</w:delText>
        </w:r>
        <w:r w:rsidR="001644E6">
          <w:rPr>
            <w:spacing w:val="5"/>
          </w:rPr>
          <w:delText xml:space="preserve"> </w:delText>
        </w:r>
        <w:r w:rsidR="001644E6">
          <w:rPr>
            <w:spacing w:val="-2"/>
            <w:w w:val="90"/>
          </w:rPr>
          <w:delText>receive</w:delText>
        </w:r>
      </w:del>
    </w:p>
    <w:p w14:paraId="187A8271" w14:textId="78E6F562" w:rsidR="00470D98" w:rsidRDefault="001644E6">
      <w:pPr>
        <w:pStyle w:val="BodyText"/>
        <w:rPr>
          <w:ins w:id="1443" w:author="Hughes, Anna E" w:date="2023-08-09T15:29:00Z"/>
        </w:rPr>
      </w:pPr>
      <w:del w:id="1444" w:author="Hughes, Anna E" w:date="2023-08-09T15:29:00Z">
        <w:r>
          <w:rPr>
            <w:rFonts w:ascii="Trebuchet MS"/>
            <w:spacing w:val="-6"/>
            <w:sz w:val="12"/>
          </w:rPr>
          <w:delText>416</w:delText>
        </w:r>
        <w:r>
          <w:rPr>
            <w:rFonts w:ascii="Trebuchet MS"/>
            <w:spacing w:val="41"/>
            <w:sz w:val="12"/>
          </w:rPr>
          <w:delText xml:space="preserve"> </w:delText>
        </w:r>
      </w:del>
      <w:ins w:id="1445" w:author="Hughes, Anna E" w:date="2023-08-09T15:29:00Z">
        <w:r w:rsidR="001E0CFE">
          <w:rPr>
            <w:spacing w:val="-4"/>
          </w:rPr>
          <w:t>received</w:t>
        </w:r>
      </w:ins>
      <w:r w:rsidR="001E0CFE">
        <w:rPr>
          <w:spacing w:val="-3"/>
          <w:rPrChange w:id="1446" w:author="Hughes, Anna E" w:date="2023-08-09T15:29:00Z">
            <w:rPr>
              <w:rFonts w:ascii="Trebuchet MS"/>
              <w:spacing w:val="41"/>
              <w:sz w:val="12"/>
            </w:rPr>
          </w:rPrChange>
        </w:rPr>
        <w:t xml:space="preserve"> </w:t>
      </w:r>
      <w:r w:rsidR="001E0CFE">
        <w:rPr>
          <w:spacing w:val="-4"/>
          <w:rPrChange w:id="1447" w:author="Hughes, Anna E" w:date="2023-08-09T15:29:00Z">
            <w:rPr>
              <w:spacing w:val="-6"/>
            </w:rPr>
          </w:rPrChange>
        </w:rPr>
        <w:t>feedback</w:t>
      </w:r>
    </w:p>
    <w:p w14:paraId="2EEAE572" w14:textId="4F60B839" w:rsidR="00470D98" w:rsidRDefault="001E0CFE">
      <w:pPr>
        <w:pStyle w:val="BodyText"/>
        <w:spacing w:before="8"/>
        <w:pPrChange w:id="1448" w:author="Hughes, Anna E" w:date="2023-08-09T15:29:00Z">
          <w:pPr>
            <w:pStyle w:val="BodyText"/>
          </w:pPr>
        </w:pPrChange>
      </w:pPr>
      <w:ins w:id="1449" w:author="Hughes, Anna E" w:date="2023-08-09T15:29:00Z">
        <w:r>
          <w:rPr>
            <w:rFonts w:ascii="Trebuchet MS"/>
            <w:spacing w:val="-6"/>
            <w:sz w:val="12"/>
          </w:rPr>
          <w:t>414</w:t>
        </w:r>
        <w:r>
          <w:rPr>
            <w:rFonts w:ascii="Trebuchet MS"/>
            <w:spacing w:val="42"/>
            <w:sz w:val="12"/>
          </w:rPr>
          <w:t xml:space="preserve"> </w:t>
        </w:r>
      </w:ins>
      <w:r>
        <w:rPr>
          <w:rFonts w:ascii="Trebuchet MS"/>
          <w:spacing w:val="42"/>
          <w:sz w:val="12"/>
          <w:rPrChange w:id="1450" w:author="Hughes, Anna E" w:date="2023-08-09T15:29:00Z">
            <w:rPr/>
          </w:rPrChange>
        </w:rPr>
        <w:t xml:space="preserve"> </w:t>
      </w:r>
      <w:r>
        <w:rPr>
          <w:spacing w:val="-6"/>
        </w:rPr>
        <w:t>on</w:t>
      </w:r>
      <w:r>
        <w:rPr>
          <w:spacing w:val="-3"/>
          <w:rPrChange w:id="1451" w:author="Hughes, Anna E" w:date="2023-08-09T15:29:00Z">
            <w:rPr>
              <w:spacing w:val="-2"/>
            </w:rPr>
          </w:rPrChange>
        </w:rPr>
        <w:t xml:space="preserve"> </w:t>
      </w:r>
      <w:r>
        <w:rPr>
          <w:spacing w:val="-6"/>
        </w:rPr>
        <w:t>their</w:t>
      </w:r>
      <w:r>
        <w:rPr>
          <w:spacing w:val="-3"/>
          <w:rPrChange w:id="1452" w:author="Hughes, Anna E" w:date="2023-08-09T15:29:00Z">
            <w:rPr>
              <w:spacing w:val="-2"/>
            </w:rPr>
          </w:rPrChange>
        </w:rPr>
        <w:t xml:space="preserve"> </w:t>
      </w:r>
      <w:r>
        <w:rPr>
          <w:spacing w:val="-6"/>
        </w:rPr>
        <w:t>average</w:t>
      </w:r>
      <w:r>
        <w:rPr>
          <w:spacing w:val="-4"/>
          <w:rPrChange w:id="1453" w:author="Hughes, Anna E" w:date="2023-08-09T15:29:00Z">
            <w:rPr>
              <w:spacing w:val="-2"/>
            </w:rPr>
          </w:rPrChange>
        </w:rPr>
        <w:t xml:space="preserve"> </w:t>
      </w:r>
      <w:r>
        <w:rPr>
          <w:spacing w:val="-6"/>
        </w:rPr>
        <w:t>accuracy</w:t>
      </w:r>
      <w:r>
        <w:rPr>
          <w:spacing w:val="-3"/>
          <w:rPrChange w:id="1454" w:author="Hughes, Anna E" w:date="2023-08-09T15:29:00Z">
            <w:rPr>
              <w:spacing w:val="-1"/>
            </w:rPr>
          </w:rPrChange>
        </w:rPr>
        <w:t xml:space="preserve"> </w:t>
      </w:r>
      <w:r>
        <w:rPr>
          <w:spacing w:val="-6"/>
        </w:rPr>
        <w:t>and</w:t>
      </w:r>
      <w:r>
        <w:rPr>
          <w:spacing w:val="-3"/>
          <w:rPrChange w:id="1455" w:author="Hughes, Anna E" w:date="2023-08-09T15:29:00Z">
            <w:rPr>
              <w:spacing w:val="-2"/>
            </w:rPr>
          </w:rPrChange>
        </w:rPr>
        <w:t xml:space="preserve"> </w:t>
      </w:r>
      <w:r>
        <w:rPr>
          <w:spacing w:val="-6"/>
        </w:rPr>
        <w:t>reaction</w:t>
      </w:r>
      <w:r>
        <w:rPr>
          <w:spacing w:val="-4"/>
          <w:rPrChange w:id="1456" w:author="Hughes, Anna E" w:date="2023-08-09T15:29:00Z">
            <w:rPr>
              <w:spacing w:val="-2"/>
            </w:rPr>
          </w:rPrChange>
        </w:rPr>
        <w:t xml:space="preserve"> </w:t>
      </w:r>
      <w:r>
        <w:rPr>
          <w:spacing w:val="-6"/>
        </w:rPr>
        <w:t>time</w:t>
      </w:r>
      <w:r>
        <w:rPr>
          <w:spacing w:val="-4"/>
          <w:rPrChange w:id="1457" w:author="Hughes, Anna E" w:date="2023-08-09T15:29:00Z">
            <w:rPr>
              <w:spacing w:val="-2"/>
            </w:rPr>
          </w:rPrChange>
        </w:rPr>
        <w:t xml:space="preserve"> </w:t>
      </w:r>
      <w:r>
        <w:rPr>
          <w:spacing w:val="-6"/>
        </w:rPr>
        <w:t>after</w:t>
      </w:r>
      <w:r>
        <w:rPr>
          <w:spacing w:val="-3"/>
          <w:rPrChange w:id="1458" w:author="Hughes, Anna E" w:date="2023-08-09T15:29:00Z">
            <w:rPr>
              <w:spacing w:val="-1"/>
            </w:rPr>
          </w:rPrChange>
        </w:rPr>
        <w:t xml:space="preserve"> </w:t>
      </w:r>
      <w:r>
        <w:rPr>
          <w:spacing w:val="-6"/>
        </w:rPr>
        <w:t>each</w:t>
      </w:r>
      <w:r>
        <w:rPr>
          <w:spacing w:val="-4"/>
          <w:rPrChange w:id="1459" w:author="Hughes, Anna E" w:date="2023-08-09T15:29:00Z">
            <w:rPr>
              <w:spacing w:val="-2"/>
            </w:rPr>
          </w:rPrChange>
        </w:rPr>
        <w:t xml:space="preserve"> </w:t>
      </w:r>
      <w:r>
        <w:rPr>
          <w:spacing w:val="-6"/>
        </w:rPr>
        <w:t>block</w:t>
      </w:r>
      <w:r>
        <w:rPr>
          <w:spacing w:val="-3"/>
          <w:rPrChange w:id="1460" w:author="Hughes, Anna E" w:date="2023-08-09T15:29:00Z">
            <w:rPr>
              <w:spacing w:val="-2"/>
            </w:rPr>
          </w:rPrChange>
        </w:rPr>
        <w:t xml:space="preserve"> </w:t>
      </w:r>
      <w:r>
        <w:rPr>
          <w:spacing w:val="-6"/>
        </w:rPr>
        <w:t>of</w:t>
      </w:r>
      <w:r>
        <w:rPr>
          <w:spacing w:val="-4"/>
          <w:rPrChange w:id="1461" w:author="Hughes, Anna E" w:date="2023-08-09T15:29:00Z">
            <w:rPr>
              <w:spacing w:val="-2"/>
            </w:rPr>
          </w:rPrChange>
        </w:rPr>
        <w:t xml:space="preserve"> </w:t>
      </w:r>
      <w:r>
        <w:rPr>
          <w:spacing w:val="-6"/>
        </w:rPr>
        <w:t>320</w:t>
      </w:r>
      <w:r>
        <w:rPr>
          <w:spacing w:val="-3"/>
          <w:rPrChange w:id="1462" w:author="Hughes, Anna E" w:date="2023-08-09T15:29:00Z">
            <w:rPr>
              <w:spacing w:val="-1"/>
            </w:rPr>
          </w:rPrChange>
        </w:rPr>
        <w:t xml:space="preserve"> </w:t>
      </w:r>
      <w:del w:id="1463" w:author="Hughes, Anna E" w:date="2023-08-09T15:29:00Z">
        <w:r w:rsidR="001644E6">
          <w:rPr>
            <w:spacing w:val="-6"/>
          </w:rPr>
          <w:delText>tri</w:delText>
        </w:r>
      </w:del>
      <w:ins w:id="1464" w:author="Hughes, Anna E" w:date="2023-08-09T15:29:00Z">
        <w:r>
          <w:rPr>
            <w:spacing w:val="-6"/>
          </w:rPr>
          <w:t>trials.</w:t>
        </w:r>
        <w:r>
          <w:rPr>
            <w:spacing w:val="12"/>
          </w:rPr>
          <w:t xml:space="preserve"> </w:t>
        </w:r>
        <w:r>
          <w:rPr>
            <w:spacing w:val="-6"/>
          </w:rPr>
          <w:t>Partic</w:t>
        </w:r>
      </w:ins>
      <w:r>
        <w:rPr>
          <w:spacing w:val="-6"/>
        </w:rPr>
        <w:t>-</w:t>
      </w:r>
    </w:p>
    <w:p w14:paraId="203A2789" w14:textId="77777777" w:rsidR="00087420" w:rsidRDefault="001644E6">
      <w:pPr>
        <w:pStyle w:val="BodyText"/>
        <w:spacing w:before="8"/>
        <w:rPr>
          <w:del w:id="1465" w:author="Hughes, Anna E" w:date="2023-08-09T15:29:00Z"/>
        </w:rPr>
      </w:pPr>
      <w:del w:id="1466" w:author="Hughes, Anna E" w:date="2023-08-09T15:29:00Z">
        <w:r>
          <w:rPr>
            <w:rFonts w:ascii="Trebuchet MS"/>
            <w:spacing w:val="-4"/>
            <w:sz w:val="12"/>
          </w:rPr>
          <w:delText>417</w:delText>
        </w:r>
        <w:r>
          <w:rPr>
            <w:rFonts w:ascii="Trebuchet MS"/>
            <w:spacing w:val="36"/>
            <w:sz w:val="12"/>
          </w:rPr>
          <w:delText xml:space="preserve">  </w:delText>
        </w:r>
        <w:r>
          <w:rPr>
            <w:spacing w:val="-4"/>
          </w:rPr>
          <w:delText>als.</w:delText>
        </w:r>
        <w:r>
          <w:rPr>
            <w:spacing w:val="5"/>
          </w:rPr>
          <w:delText xml:space="preserve"> </w:delText>
        </w:r>
        <w:r>
          <w:rPr>
            <w:spacing w:val="-4"/>
          </w:rPr>
          <w:delText>Participants</w:delText>
        </w:r>
        <w:r>
          <w:rPr>
            <w:spacing w:val="-8"/>
          </w:rPr>
          <w:delText xml:space="preserve"> </w:delText>
        </w:r>
        <w:r>
          <w:rPr>
            <w:spacing w:val="-4"/>
          </w:rPr>
          <w:delText>will</w:delText>
        </w:r>
        <w:r>
          <w:rPr>
            <w:spacing w:val="-8"/>
          </w:rPr>
          <w:delText xml:space="preserve"> </w:delText>
        </w:r>
        <w:r>
          <w:rPr>
            <w:spacing w:val="-4"/>
          </w:rPr>
          <w:delText>complete</w:delText>
        </w:r>
      </w:del>
      <w:ins w:id="1467" w:author="Hughes, Anna E" w:date="2023-08-09T15:29:00Z">
        <w:r w:rsidR="001E0CFE">
          <w:rPr>
            <w:rFonts w:ascii="Trebuchet MS"/>
            <w:spacing w:val="-4"/>
            <w:sz w:val="12"/>
          </w:rPr>
          <w:t>415</w:t>
        </w:r>
        <w:r w:rsidR="001E0CFE">
          <w:rPr>
            <w:rFonts w:ascii="Trebuchet MS"/>
            <w:spacing w:val="36"/>
            <w:sz w:val="12"/>
          </w:rPr>
          <w:t xml:space="preserve">  </w:t>
        </w:r>
        <w:r w:rsidR="001E0CFE">
          <w:rPr>
            <w:spacing w:val="-4"/>
          </w:rPr>
          <w:t>ipants completed</w:t>
        </w:r>
      </w:ins>
      <w:r w:rsidR="001E0CFE">
        <w:rPr>
          <w:spacing w:val="-4"/>
          <w:rPrChange w:id="1468" w:author="Hughes, Anna E" w:date="2023-08-09T15:29:00Z">
            <w:rPr>
              <w:spacing w:val="-8"/>
            </w:rPr>
          </w:rPrChange>
        </w:rPr>
        <w:t xml:space="preserve"> </w:t>
      </w:r>
      <w:r w:rsidR="001E0CFE">
        <w:rPr>
          <w:spacing w:val="-4"/>
        </w:rPr>
        <w:t>5</w:t>
      </w:r>
      <w:r w:rsidR="001E0CFE">
        <w:rPr>
          <w:spacing w:val="-4"/>
          <w:rPrChange w:id="1469" w:author="Hughes, Anna E" w:date="2023-08-09T15:29:00Z">
            <w:rPr>
              <w:spacing w:val="-8"/>
            </w:rPr>
          </w:rPrChange>
        </w:rPr>
        <w:t xml:space="preserve"> </w:t>
      </w:r>
      <w:r w:rsidR="001E0CFE">
        <w:rPr>
          <w:spacing w:val="-4"/>
        </w:rPr>
        <w:t>blocks</w:t>
      </w:r>
      <w:r w:rsidR="001E0CFE">
        <w:rPr>
          <w:spacing w:val="-5"/>
          <w:rPrChange w:id="1470" w:author="Hughes, Anna E" w:date="2023-08-09T15:29:00Z">
            <w:rPr>
              <w:spacing w:val="-8"/>
            </w:rPr>
          </w:rPrChange>
        </w:rPr>
        <w:t xml:space="preserve"> </w:t>
      </w:r>
      <w:r w:rsidR="001E0CFE">
        <w:rPr>
          <w:spacing w:val="-4"/>
        </w:rPr>
        <w:t>of</w:t>
      </w:r>
      <w:r w:rsidR="001E0CFE">
        <w:rPr>
          <w:spacing w:val="-4"/>
          <w:rPrChange w:id="1471" w:author="Hughes, Anna E" w:date="2023-08-09T15:29:00Z">
            <w:rPr>
              <w:spacing w:val="-8"/>
            </w:rPr>
          </w:rPrChange>
        </w:rPr>
        <w:t xml:space="preserve"> </w:t>
      </w:r>
      <w:r w:rsidR="001E0CFE">
        <w:rPr>
          <w:spacing w:val="-4"/>
        </w:rPr>
        <w:t>trials</w:t>
      </w:r>
      <w:r w:rsidR="001E0CFE">
        <w:rPr>
          <w:spacing w:val="-5"/>
          <w:rPrChange w:id="1472" w:author="Hughes, Anna E" w:date="2023-08-09T15:29:00Z">
            <w:rPr>
              <w:spacing w:val="-8"/>
            </w:rPr>
          </w:rPrChange>
        </w:rPr>
        <w:t xml:space="preserve"> </w:t>
      </w:r>
      <w:r w:rsidR="001E0CFE">
        <w:rPr>
          <w:spacing w:val="-4"/>
        </w:rPr>
        <w:t>(1600</w:t>
      </w:r>
      <w:r w:rsidR="001E0CFE">
        <w:rPr>
          <w:spacing w:val="-4"/>
          <w:rPrChange w:id="1473" w:author="Hughes, Anna E" w:date="2023-08-09T15:29:00Z">
            <w:rPr>
              <w:spacing w:val="-8"/>
            </w:rPr>
          </w:rPrChange>
        </w:rPr>
        <w:t xml:space="preserve"> </w:t>
      </w:r>
      <w:r w:rsidR="001E0CFE">
        <w:rPr>
          <w:spacing w:val="-4"/>
        </w:rPr>
        <w:t>trials</w:t>
      </w:r>
      <w:r w:rsidR="001E0CFE">
        <w:rPr>
          <w:spacing w:val="-5"/>
          <w:rPrChange w:id="1474" w:author="Hughes, Anna E" w:date="2023-08-09T15:29:00Z">
            <w:rPr>
              <w:spacing w:val="-8"/>
            </w:rPr>
          </w:rPrChange>
        </w:rPr>
        <w:t xml:space="preserve"> </w:t>
      </w:r>
      <w:r w:rsidR="001E0CFE">
        <w:rPr>
          <w:spacing w:val="-4"/>
        </w:rPr>
        <w:t>overall</w:t>
      </w:r>
      <w:r w:rsidR="001E0CFE">
        <w:rPr>
          <w:spacing w:val="-4"/>
          <w:rPrChange w:id="1475" w:author="Hughes, Anna E" w:date="2023-08-09T15:29:00Z">
            <w:rPr>
              <w:spacing w:val="-8"/>
            </w:rPr>
          </w:rPrChange>
        </w:rPr>
        <w:t xml:space="preserve"> </w:t>
      </w:r>
      <w:r w:rsidR="001E0CFE">
        <w:rPr>
          <w:spacing w:val="-4"/>
        </w:rPr>
        <w:t>i.e.</w:t>
      </w:r>
      <w:r w:rsidR="001E0CFE">
        <w:rPr>
          <w:spacing w:val="15"/>
          <w:rPrChange w:id="1476" w:author="Hughes, Anna E" w:date="2023-08-09T15:29:00Z">
            <w:rPr>
              <w:spacing w:val="4"/>
            </w:rPr>
          </w:rPrChange>
        </w:rPr>
        <w:t xml:space="preserve"> </w:t>
      </w:r>
      <w:r w:rsidR="001E0CFE">
        <w:rPr>
          <w:spacing w:val="-4"/>
        </w:rPr>
        <w:t>320</w:t>
      </w:r>
      <w:r w:rsidR="001E0CFE">
        <w:rPr>
          <w:spacing w:val="-5"/>
          <w:rPrChange w:id="1477" w:author="Hughes, Anna E" w:date="2023-08-09T15:29:00Z">
            <w:rPr>
              <w:spacing w:val="-8"/>
            </w:rPr>
          </w:rPrChange>
        </w:rPr>
        <w:t xml:space="preserve"> </w:t>
      </w:r>
      <w:r w:rsidR="001E0CFE">
        <w:rPr>
          <w:spacing w:val="-4"/>
        </w:rPr>
        <w:t>trials</w:t>
      </w:r>
    </w:p>
    <w:p w14:paraId="04710954" w14:textId="720B777A" w:rsidR="00470D98" w:rsidRDefault="001644E6">
      <w:pPr>
        <w:pStyle w:val="BodyText"/>
        <w:rPr>
          <w:ins w:id="1478" w:author="Hughes, Anna E" w:date="2023-08-09T15:29:00Z"/>
        </w:rPr>
      </w:pPr>
      <w:del w:id="1479" w:author="Hughes, Anna E" w:date="2023-08-09T15:29:00Z">
        <w:r>
          <w:rPr>
            <w:rFonts w:ascii="Trebuchet MS"/>
            <w:spacing w:val="-8"/>
            <w:sz w:val="12"/>
          </w:rPr>
          <w:delText>418</w:delText>
        </w:r>
        <w:r>
          <w:rPr>
            <w:rFonts w:ascii="Trebuchet MS"/>
            <w:spacing w:val="61"/>
            <w:sz w:val="12"/>
          </w:rPr>
          <w:delText xml:space="preserve"> </w:delText>
        </w:r>
      </w:del>
      <w:r w:rsidR="001E0CFE">
        <w:rPr>
          <w:spacing w:val="-4"/>
          <w:rPrChange w:id="1480" w:author="Hughes, Anna E" w:date="2023-08-09T15:29:00Z">
            <w:rPr>
              <w:rFonts w:ascii="Trebuchet MS"/>
              <w:spacing w:val="61"/>
              <w:sz w:val="12"/>
            </w:rPr>
          </w:rPrChange>
        </w:rPr>
        <w:t xml:space="preserve"> </w:t>
      </w:r>
      <w:r w:rsidR="001E0CFE">
        <w:rPr>
          <w:spacing w:val="-4"/>
          <w:rPrChange w:id="1481" w:author="Hughes, Anna E" w:date="2023-08-09T15:29:00Z">
            <w:rPr>
              <w:spacing w:val="-8"/>
            </w:rPr>
          </w:rPrChange>
        </w:rPr>
        <w:t>in</w:t>
      </w:r>
      <w:r w:rsidR="001E0CFE">
        <w:rPr>
          <w:spacing w:val="-5"/>
          <w:rPrChange w:id="1482" w:author="Hughes, Anna E" w:date="2023-08-09T15:29:00Z">
            <w:rPr>
              <w:spacing w:val="-3"/>
            </w:rPr>
          </w:rPrChange>
        </w:rPr>
        <w:t xml:space="preserve"> </w:t>
      </w:r>
      <w:r w:rsidR="001E0CFE">
        <w:rPr>
          <w:spacing w:val="-4"/>
          <w:rPrChange w:id="1483" w:author="Hughes, Anna E" w:date="2023-08-09T15:29:00Z">
            <w:rPr>
              <w:spacing w:val="-8"/>
            </w:rPr>
          </w:rPrChange>
        </w:rPr>
        <w:t>each</w:t>
      </w:r>
      <w:r w:rsidR="001E0CFE">
        <w:rPr>
          <w:spacing w:val="-4"/>
          <w:rPrChange w:id="1484" w:author="Hughes, Anna E" w:date="2023-08-09T15:29:00Z">
            <w:rPr>
              <w:spacing w:val="-3"/>
            </w:rPr>
          </w:rPrChange>
        </w:rPr>
        <w:t xml:space="preserve"> </w:t>
      </w:r>
      <w:r w:rsidR="001E0CFE">
        <w:rPr>
          <w:spacing w:val="-4"/>
          <w:rPrChange w:id="1485" w:author="Hughes, Anna E" w:date="2023-08-09T15:29:00Z">
            <w:rPr>
              <w:spacing w:val="-8"/>
            </w:rPr>
          </w:rPrChange>
        </w:rPr>
        <w:t>of</w:t>
      </w:r>
      <w:r w:rsidR="001E0CFE">
        <w:rPr>
          <w:spacing w:val="-5"/>
          <w:rPrChange w:id="1486" w:author="Hughes, Anna E" w:date="2023-08-09T15:29:00Z">
            <w:rPr>
              <w:spacing w:val="-3"/>
            </w:rPr>
          </w:rPrChange>
        </w:rPr>
        <w:t xml:space="preserve"> </w:t>
      </w:r>
      <w:r w:rsidR="001E0CFE">
        <w:rPr>
          <w:spacing w:val="-10"/>
          <w:rPrChange w:id="1487" w:author="Hughes, Anna E" w:date="2023-08-09T15:29:00Z">
            <w:rPr>
              <w:spacing w:val="-8"/>
            </w:rPr>
          </w:rPrChange>
        </w:rPr>
        <w:t>5</w:t>
      </w:r>
    </w:p>
    <w:p w14:paraId="3CF372D0" w14:textId="77777777" w:rsidR="00087420" w:rsidRDefault="001E0CFE">
      <w:pPr>
        <w:pStyle w:val="BodyText"/>
        <w:spacing w:before="8"/>
        <w:rPr>
          <w:del w:id="1488" w:author="Hughes, Anna E" w:date="2023-08-09T15:29:00Z"/>
        </w:rPr>
      </w:pPr>
      <w:ins w:id="1489" w:author="Hughes, Anna E" w:date="2023-08-09T15:29:00Z">
        <w:r>
          <w:rPr>
            <w:rFonts w:ascii="Trebuchet MS"/>
            <w:spacing w:val="-4"/>
            <w:sz w:val="12"/>
          </w:rPr>
          <w:t>416</w:t>
        </w:r>
        <w:r>
          <w:rPr>
            <w:rFonts w:ascii="Trebuchet MS"/>
            <w:spacing w:val="35"/>
            <w:sz w:val="12"/>
          </w:rPr>
          <w:t xml:space="preserve"> </w:t>
        </w:r>
      </w:ins>
      <w:r>
        <w:rPr>
          <w:rFonts w:ascii="Trebuchet MS"/>
          <w:spacing w:val="35"/>
          <w:sz w:val="12"/>
          <w:rPrChange w:id="1490" w:author="Hughes, Anna E" w:date="2023-08-09T15:29:00Z">
            <w:rPr>
              <w:spacing w:val="-3"/>
            </w:rPr>
          </w:rPrChange>
        </w:rPr>
        <w:t xml:space="preserve"> </w:t>
      </w:r>
      <w:r>
        <w:rPr>
          <w:spacing w:val="-4"/>
          <w:rPrChange w:id="1491" w:author="Hughes, Anna E" w:date="2023-08-09T15:29:00Z">
            <w:rPr>
              <w:spacing w:val="-8"/>
            </w:rPr>
          </w:rPrChange>
        </w:rPr>
        <w:t>experiments,</w:t>
      </w:r>
      <w:r>
        <w:rPr>
          <w:spacing w:val="-1"/>
        </w:rPr>
        <w:t xml:space="preserve"> </w:t>
      </w:r>
      <w:r>
        <w:rPr>
          <w:spacing w:val="-4"/>
          <w:rPrChange w:id="1492" w:author="Hughes, Anna E" w:date="2023-08-09T15:29:00Z">
            <w:rPr>
              <w:spacing w:val="-8"/>
            </w:rPr>
          </w:rPrChange>
        </w:rPr>
        <w:t>consisting</w:t>
      </w:r>
      <w:r>
        <w:rPr>
          <w:spacing w:val="-3"/>
        </w:rPr>
        <w:t xml:space="preserve"> </w:t>
      </w:r>
      <w:r>
        <w:rPr>
          <w:spacing w:val="-4"/>
          <w:rPrChange w:id="1493" w:author="Hughes, Anna E" w:date="2023-08-09T15:29:00Z">
            <w:rPr>
              <w:spacing w:val="-8"/>
            </w:rPr>
          </w:rPrChange>
        </w:rPr>
        <w:t>of</w:t>
      </w:r>
      <w:r>
        <w:rPr>
          <w:spacing w:val="-3"/>
        </w:rPr>
        <w:t xml:space="preserve"> </w:t>
      </w:r>
      <w:r>
        <w:rPr>
          <w:spacing w:val="-4"/>
          <w:rPrChange w:id="1494" w:author="Hughes, Anna E" w:date="2023-08-09T15:29:00Z">
            <w:rPr>
              <w:spacing w:val="-8"/>
            </w:rPr>
          </w:rPrChange>
        </w:rPr>
        <w:t>5</w:t>
      </w:r>
      <w:r>
        <w:rPr>
          <w:spacing w:val="-3"/>
        </w:rPr>
        <w:t xml:space="preserve"> </w:t>
      </w:r>
      <w:r>
        <w:rPr>
          <w:spacing w:val="-4"/>
          <w:rPrChange w:id="1495" w:author="Hughes, Anna E" w:date="2023-08-09T15:29:00Z">
            <w:rPr>
              <w:spacing w:val="-8"/>
            </w:rPr>
          </w:rPrChange>
        </w:rPr>
        <w:t>set</w:t>
      </w:r>
      <w:r>
        <w:rPr>
          <w:spacing w:val="-3"/>
        </w:rPr>
        <w:t xml:space="preserve"> </w:t>
      </w:r>
      <w:r>
        <w:rPr>
          <w:spacing w:val="-4"/>
          <w:rPrChange w:id="1496" w:author="Hughes, Anna E" w:date="2023-08-09T15:29:00Z">
            <w:rPr>
              <w:spacing w:val="-8"/>
            </w:rPr>
          </w:rPrChange>
        </w:rPr>
        <w:t>sizes</w:t>
      </w:r>
      <w:r>
        <w:rPr>
          <w:spacing w:val="-3"/>
        </w:rPr>
        <w:t xml:space="preserve"> </w:t>
      </w:r>
      <w:r>
        <w:rPr>
          <w:spacing w:val="-4"/>
          <w:rPrChange w:id="1497" w:author="Hughes, Anna E" w:date="2023-08-09T15:29:00Z">
            <w:rPr>
              <w:spacing w:val="-8"/>
            </w:rPr>
          </w:rPrChange>
        </w:rPr>
        <w:t>x</w:t>
      </w:r>
      <w:r>
        <w:rPr>
          <w:spacing w:val="-3"/>
        </w:rPr>
        <w:t xml:space="preserve"> </w:t>
      </w:r>
      <w:r>
        <w:rPr>
          <w:spacing w:val="-4"/>
          <w:rPrChange w:id="1498" w:author="Hughes, Anna E" w:date="2023-08-09T15:29:00Z">
            <w:rPr>
              <w:spacing w:val="-8"/>
            </w:rPr>
          </w:rPrChange>
        </w:rPr>
        <w:t>3</w:t>
      </w:r>
      <w:r>
        <w:rPr>
          <w:spacing w:val="-3"/>
        </w:rPr>
        <w:t xml:space="preserve"> </w:t>
      </w:r>
      <w:r>
        <w:rPr>
          <w:spacing w:val="-4"/>
          <w:rPrChange w:id="1499" w:author="Hughes, Anna E" w:date="2023-08-09T15:29:00Z">
            <w:rPr>
              <w:spacing w:val="-8"/>
            </w:rPr>
          </w:rPrChange>
        </w:rPr>
        <w:t>distractor</w:t>
      </w:r>
      <w:r>
        <w:rPr>
          <w:spacing w:val="-3"/>
        </w:rPr>
        <w:t xml:space="preserve"> </w:t>
      </w:r>
      <w:r>
        <w:rPr>
          <w:spacing w:val="-4"/>
          <w:rPrChange w:id="1500" w:author="Hughes, Anna E" w:date="2023-08-09T15:29:00Z">
            <w:rPr>
              <w:spacing w:val="-8"/>
            </w:rPr>
          </w:rPrChange>
        </w:rPr>
        <w:t>conditions</w:t>
      </w:r>
      <w:r>
        <w:rPr>
          <w:spacing w:val="-4"/>
          <w:rPrChange w:id="1501" w:author="Hughes, Anna E" w:date="2023-08-09T15:29:00Z">
            <w:rPr>
              <w:spacing w:val="-3"/>
            </w:rPr>
          </w:rPrChange>
        </w:rPr>
        <w:t xml:space="preserve"> </w:t>
      </w:r>
      <w:r>
        <w:rPr>
          <w:spacing w:val="-4"/>
          <w:rPrChange w:id="1502" w:author="Hughes, Anna E" w:date="2023-08-09T15:29:00Z">
            <w:rPr>
              <w:spacing w:val="-8"/>
            </w:rPr>
          </w:rPrChange>
        </w:rPr>
        <w:t>x</w:t>
      </w:r>
      <w:r>
        <w:rPr>
          <w:spacing w:val="-3"/>
        </w:rPr>
        <w:t xml:space="preserve"> </w:t>
      </w:r>
      <w:r>
        <w:rPr>
          <w:spacing w:val="-4"/>
          <w:rPrChange w:id="1503" w:author="Hughes, Anna E" w:date="2023-08-09T15:29:00Z">
            <w:rPr>
              <w:spacing w:val="-8"/>
            </w:rPr>
          </w:rPrChange>
        </w:rPr>
        <w:t>20</w:t>
      </w:r>
      <w:r>
        <w:rPr>
          <w:spacing w:val="-3"/>
        </w:rPr>
        <w:t xml:space="preserve"> </w:t>
      </w:r>
      <w:del w:id="1504" w:author="Hughes, Anna E" w:date="2023-08-09T15:29:00Z">
        <w:r w:rsidR="001644E6">
          <w:rPr>
            <w:spacing w:val="-8"/>
          </w:rPr>
          <w:delText>re-</w:delText>
        </w:r>
      </w:del>
    </w:p>
    <w:p w14:paraId="7F7F96DB" w14:textId="62887A30" w:rsidR="00470D98" w:rsidRDefault="001644E6">
      <w:pPr>
        <w:pStyle w:val="BodyText"/>
        <w:spacing w:before="8"/>
        <w:rPr>
          <w:ins w:id="1505" w:author="Hughes, Anna E" w:date="2023-08-09T15:29:00Z"/>
        </w:rPr>
      </w:pPr>
      <w:del w:id="1506" w:author="Hughes, Anna E" w:date="2023-08-09T15:29:00Z">
        <w:r>
          <w:rPr>
            <w:rFonts w:ascii="Trebuchet MS"/>
            <w:w w:val="90"/>
            <w:sz w:val="12"/>
          </w:rPr>
          <w:delText>419</w:delText>
        </w:r>
        <w:r>
          <w:rPr>
            <w:rFonts w:ascii="Trebuchet MS"/>
            <w:spacing w:val="64"/>
            <w:sz w:val="12"/>
          </w:rPr>
          <w:delText xml:space="preserve">  </w:delText>
        </w:r>
        <w:r>
          <w:rPr>
            <w:w w:val="90"/>
          </w:rPr>
          <w:delText>peats</w:delText>
        </w:r>
      </w:del>
      <w:ins w:id="1507" w:author="Hughes, Anna E" w:date="2023-08-09T15:29:00Z">
        <w:r w:rsidR="001E0CFE">
          <w:rPr>
            <w:spacing w:val="-4"/>
          </w:rPr>
          <w:t>repeats</w:t>
        </w:r>
      </w:ins>
      <w:r w:rsidR="001E0CFE">
        <w:rPr>
          <w:spacing w:val="-3"/>
          <w:rPrChange w:id="1508" w:author="Hughes, Anna E" w:date="2023-08-09T15:29:00Z">
            <w:rPr/>
          </w:rPrChange>
        </w:rPr>
        <w:t xml:space="preserve"> </w:t>
      </w:r>
      <w:r w:rsidR="001E0CFE">
        <w:rPr>
          <w:spacing w:val="-4"/>
          <w:rPrChange w:id="1509" w:author="Hughes, Anna E" w:date="2023-08-09T15:29:00Z">
            <w:rPr>
              <w:w w:val="90"/>
            </w:rPr>
          </w:rPrChange>
        </w:rPr>
        <w:t>+</w:t>
      </w:r>
      <w:r w:rsidR="001E0CFE">
        <w:rPr>
          <w:spacing w:val="-3"/>
          <w:rPrChange w:id="1510" w:author="Hughes, Anna E" w:date="2023-08-09T15:29:00Z">
            <w:rPr/>
          </w:rPrChange>
        </w:rPr>
        <w:t xml:space="preserve"> </w:t>
      </w:r>
      <w:r w:rsidR="001E0CFE">
        <w:rPr>
          <w:spacing w:val="-5"/>
          <w:rPrChange w:id="1511" w:author="Hughes, Anna E" w:date="2023-08-09T15:29:00Z">
            <w:rPr>
              <w:w w:val="90"/>
            </w:rPr>
          </w:rPrChange>
        </w:rPr>
        <w:t>20</w:t>
      </w:r>
    </w:p>
    <w:p w14:paraId="15A7A001" w14:textId="77777777" w:rsidR="00087420" w:rsidRDefault="001E0CFE">
      <w:pPr>
        <w:pStyle w:val="BodyText"/>
        <w:rPr>
          <w:del w:id="1512" w:author="Hughes, Anna E" w:date="2023-08-09T15:29:00Z"/>
        </w:rPr>
      </w:pPr>
      <w:ins w:id="1513" w:author="Hughes, Anna E" w:date="2023-08-09T15:29:00Z">
        <w:r>
          <w:rPr>
            <w:rFonts w:ascii="Trebuchet MS"/>
            <w:w w:val="90"/>
            <w:sz w:val="12"/>
          </w:rPr>
          <w:t>417</w:t>
        </w:r>
        <w:r>
          <w:rPr>
            <w:rFonts w:ascii="Trebuchet MS"/>
            <w:spacing w:val="65"/>
            <w:sz w:val="12"/>
          </w:rPr>
          <w:t xml:space="preserve"> </w:t>
        </w:r>
      </w:ins>
      <w:r>
        <w:rPr>
          <w:rFonts w:ascii="Trebuchet MS"/>
          <w:spacing w:val="65"/>
          <w:sz w:val="12"/>
          <w:rPrChange w:id="1514" w:author="Hughes, Anna E" w:date="2023-08-09T15:29:00Z">
            <w:rPr>
              <w:spacing w:val="-1"/>
            </w:rPr>
          </w:rPrChange>
        </w:rPr>
        <w:t xml:space="preserve"> </w:t>
      </w:r>
      <w:r>
        <w:rPr>
          <w:w w:val="90"/>
        </w:rPr>
        <w:t>zero</w:t>
      </w:r>
      <w:r>
        <w:rPr>
          <w:spacing w:val="16"/>
          <w:rPrChange w:id="1515" w:author="Hughes, Anna E" w:date="2023-08-09T15:29:00Z">
            <w:rPr/>
          </w:rPrChange>
        </w:rPr>
        <w:t xml:space="preserve"> </w:t>
      </w:r>
      <w:r>
        <w:rPr>
          <w:w w:val="90"/>
        </w:rPr>
        <w:t>distractor</w:t>
      </w:r>
      <w:r>
        <w:rPr>
          <w:spacing w:val="15"/>
          <w:rPrChange w:id="1516" w:author="Hughes, Anna E" w:date="2023-08-09T15:29:00Z">
            <w:rPr/>
          </w:rPrChange>
        </w:rPr>
        <w:t xml:space="preserve"> </w:t>
      </w:r>
      <w:r>
        <w:rPr>
          <w:w w:val="90"/>
        </w:rPr>
        <w:t>trials).</w:t>
      </w:r>
      <w:r>
        <w:rPr>
          <w:spacing w:val="45"/>
          <w:rPrChange w:id="1517" w:author="Hughes, Anna E" w:date="2023-08-09T15:29:00Z">
            <w:rPr>
              <w:spacing w:val="19"/>
            </w:rPr>
          </w:rPrChange>
        </w:rPr>
        <w:t xml:space="preserve"> </w:t>
      </w:r>
      <w:r>
        <w:rPr>
          <w:w w:val="90"/>
        </w:rPr>
        <w:t>The</w:t>
      </w:r>
      <w:r>
        <w:rPr>
          <w:spacing w:val="15"/>
          <w:rPrChange w:id="1518" w:author="Hughes, Anna E" w:date="2023-08-09T15:29:00Z">
            <w:rPr>
              <w:spacing w:val="-1"/>
            </w:rPr>
          </w:rPrChange>
        </w:rPr>
        <w:t xml:space="preserve"> </w:t>
      </w:r>
      <w:r>
        <w:rPr>
          <w:w w:val="90"/>
        </w:rPr>
        <w:t>trials</w:t>
      </w:r>
      <w:r>
        <w:rPr>
          <w:spacing w:val="16"/>
          <w:rPrChange w:id="1519" w:author="Hughes, Anna E" w:date="2023-08-09T15:29:00Z">
            <w:rPr/>
          </w:rPrChange>
        </w:rPr>
        <w:t xml:space="preserve"> </w:t>
      </w:r>
      <w:r>
        <w:rPr>
          <w:w w:val="90"/>
        </w:rPr>
        <w:t>where</w:t>
      </w:r>
      <w:r>
        <w:rPr>
          <w:spacing w:val="15"/>
          <w:rPrChange w:id="1520" w:author="Hughes, Anna E" w:date="2023-08-09T15:29:00Z">
            <w:rPr/>
          </w:rPrChange>
        </w:rPr>
        <w:t xml:space="preserve"> </w:t>
      </w:r>
      <w:r>
        <w:rPr>
          <w:w w:val="90"/>
        </w:rPr>
        <w:t>the</w:t>
      </w:r>
      <w:r>
        <w:rPr>
          <w:spacing w:val="16"/>
          <w:rPrChange w:id="1521" w:author="Hughes, Anna E" w:date="2023-08-09T15:29:00Z">
            <w:rPr/>
          </w:rPrChange>
        </w:rPr>
        <w:t xml:space="preserve"> </w:t>
      </w:r>
      <w:r>
        <w:rPr>
          <w:w w:val="90"/>
        </w:rPr>
        <w:t>distractors</w:t>
      </w:r>
      <w:r>
        <w:rPr>
          <w:spacing w:val="16"/>
          <w:rPrChange w:id="1522" w:author="Hughes, Anna E" w:date="2023-08-09T15:29:00Z">
            <w:rPr>
              <w:spacing w:val="-1"/>
            </w:rPr>
          </w:rPrChange>
        </w:rPr>
        <w:t xml:space="preserve"> </w:t>
      </w:r>
      <w:del w:id="1523" w:author="Hughes, Anna E" w:date="2023-08-09T15:29:00Z">
        <w:r w:rsidR="001644E6">
          <w:rPr>
            <w:w w:val="90"/>
          </w:rPr>
          <w:delText>are</w:delText>
        </w:r>
      </w:del>
      <w:ins w:id="1524" w:author="Hughes, Anna E" w:date="2023-08-09T15:29:00Z">
        <w:r>
          <w:rPr>
            <w:w w:val="90"/>
          </w:rPr>
          <w:t>were</w:t>
        </w:r>
      </w:ins>
      <w:r>
        <w:rPr>
          <w:spacing w:val="15"/>
          <w:rPrChange w:id="1525" w:author="Hughes, Anna E" w:date="2023-08-09T15:29:00Z">
            <w:rPr/>
          </w:rPrChange>
        </w:rPr>
        <w:t xml:space="preserve"> </w:t>
      </w:r>
      <w:r>
        <w:rPr>
          <w:w w:val="90"/>
        </w:rPr>
        <w:t>single-</w:t>
      </w:r>
      <w:r>
        <w:rPr>
          <w:w w:val="90"/>
          <w:rPrChange w:id="1526" w:author="Hughes, Anna E" w:date="2023-08-09T15:29:00Z">
            <w:rPr>
              <w:spacing w:val="-2"/>
              <w:w w:val="90"/>
            </w:rPr>
          </w:rPrChange>
        </w:rPr>
        <w:t>feature</w:t>
      </w:r>
    </w:p>
    <w:p w14:paraId="5CCB4A5D" w14:textId="5AB1FDCF" w:rsidR="00470D98" w:rsidRDefault="001644E6">
      <w:pPr>
        <w:pStyle w:val="BodyText"/>
        <w:spacing w:before="8"/>
        <w:rPr>
          <w:ins w:id="1527" w:author="Hughes, Anna E" w:date="2023-08-09T15:29:00Z"/>
        </w:rPr>
      </w:pPr>
      <w:del w:id="1528" w:author="Hughes, Anna E" w:date="2023-08-09T15:29:00Z">
        <w:r>
          <w:rPr>
            <w:rFonts w:ascii="Trebuchet MS"/>
            <w:spacing w:val="-6"/>
            <w:sz w:val="12"/>
          </w:rPr>
          <w:delText>420</w:delText>
        </w:r>
        <w:r>
          <w:rPr>
            <w:rFonts w:ascii="Trebuchet MS"/>
            <w:spacing w:val="44"/>
            <w:sz w:val="12"/>
          </w:rPr>
          <w:delText xml:space="preserve"> </w:delText>
        </w:r>
      </w:del>
      <w:r w:rsidR="001E0CFE">
        <w:rPr>
          <w:spacing w:val="16"/>
          <w:rPrChange w:id="1529" w:author="Hughes, Anna E" w:date="2023-08-09T15:29:00Z">
            <w:rPr>
              <w:rFonts w:ascii="Trebuchet MS"/>
              <w:spacing w:val="44"/>
              <w:sz w:val="12"/>
            </w:rPr>
          </w:rPrChange>
        </w:rPr>
        <w:t xml:space="preserve"> </w:t>
      </w:r>
      <w:r w:rsidR="001E0CFE">
        <w:rPr>
          <w:spacing w:val="-2"/>
          <w:w w:val="90"/>
          <w:rPrChange w:id="1530" w:author="Hughes, Anna E" w:date="2023-08-09T15:29:00Z">
            <w:rPr>
              <w:spacing w:val="-6"/>
            </w:rPr>
          </w:rPrChange>
        </w:rPr>
        <w:t>shapes</w:t>
      </w:r>
    </w:p>
    <w:p w14:paraId="55D8AFB2" w14:textId="77777777" w:rsidR="00087420" w:rsidRDefault="001E0CFE">
      <w:pPr>
        <w:pStyle w:val="BodyText"/>
        <w:spacing w:before="8"/>
        <w:rPr>
          <w:del w:id="1531" w:author="Hughes, Anna E" w:date="2023-08-09T15:29:00Z"/>
        </w:rPr>
      </w:pPr>
      <w:ins w:id="1532" w:author="Hughes, Anna E" w:date="2023-08-09T15:29:00Z">
        <w:r>
          <w:rPr>
            <w:rFonts w:ascii="Trebuchet MS"/>
            <w:spacing w:val="-4"/>
            <w:sz w:val="12"/>
          </w:rPr>
          <w:t>418</w:t>
        </w:r>
        <w:r>
          <w:rPr>
            <w:rFonts w:ascii="Trebuchet MS"/>
            <w:spacing w:val="35"/>
            <w:sz w:val="12"/>
          </w:rPr>
          <w:t xml:space="preserve"> </w:t>
        </w:r>
      </w:ins>
      <w:r>
        <w:rPr>
          <w:rFonts w:ascii="Trebuchet MS"/>
          <w:spacing w:val="35"/>
          <w:sz w:val="12"/>
          <w:rPrChange w:id="1533" w:author="Hughes, Anna E" w:date="2023-08-09T15:29:00Z">
            <w:rPr>
              <w:spacing w:val="-7"/>
            </w:rPr>
          </w:rPrChange>
        </w:rPr>
        <w:t xml:space="preserve"> </w:t>
      </w:r>
      <w:r>
        <w:rPr>
          <w:spacing w:val="-4"/>
          <w:rPrChange w:id="1534" w:author="Hughes, Anna E" w:date="2023-08-09T15:29:00Z">
            <w:rPr>
              <w:spacing w:val="-6"/>
            </w:rPr>
          </w:rPrChange>
        </w:rPr>
        <w:t>(i.e.</w:t>
      </w:r>
      <w:r>
        <w:rPr>
          <w:spacing w:val="14"/>
          <w:rPrChange w:id="1535" w:author="Hughes, Anna E" w:date="2023-08-09T15:29:00Z">
            <w:rPr>
              <w:spacing w:val="8"/>
            </w:rPr>
          </w:rPrChange>
        </w:rPr>
        <w:t xml:space="preserve"> </w:t>
      </w:r>
      <w:r>
        <w:rPr>
          <w:spacing w:val="-4"/>
          <w:rPrChange w:id="1536" w:author="Hughes, Anna E" w:date="2023-08-09T15:29:00Z">
            <w:rPr>
              <w:spacing w:val="-6"/>
            </w:rPr>
          </w:rPrChange>
        </w:rPr>
        <w:t>the</w:t>
      </w:r>
      <w:r>
        <w:rPr>
          <w:spacing w:val="-6"/>
          <w:rPrChange w:id="1537" w:author="Hughes, Anna E" w:date="2023-08-09T15:29:00Z">
            <w:rPr>
              <w:spacing w:val="-7"/>
            </w:rPr>
          </w:rPrChange>
        </w:rPr>
        <w:t xml:space="preserve"> </w:t>
      </w:r>
      <w:r>
        <w:rPr>
          <w:spacing w:val="-4"/>
          <w:rPrChange w:id="1538" w:author="Hughes, Anna E" w:date="2023-08-09T15:29:00Z">
            <w:rPr>
              <w:spacing w:val="-6"/>
            </w:rPr>
          </w:rPrChange>
        </w:rPr>
        <w:t>target</w:t>
      </w:r>
      <w:r>
        <w:rPr>
          <w:spacing w:val="-6"/>
          <w:rPrChange w:id="1539" w:author="Hughes, Anna E" w:date="2023-08-09T15:29:00Z">
            <w:rPr>
              <w:spacing w:val="-7"/>
            </w:rPr>
          </w:rPrChange>
        </w:rPr>
        <w:t xml:space="preserve"> </w:t>
      </w:r>
      <w:del w:id="1540" w:author="Hughes, Anna E" w:date="2023-08-09T15:29:00Z">
        <w:r w:rsidR="001644E6">
          <w:rPr>
            <w:spacing w:val="-6"/>
          </w:rPr>
          <w:delText>is</w:delText>
        </w:r>
      </w:del>
      <w:ins w:id="1541" w:author="Hughes, Anna E" w:date="2023-08-09T15:29:00Z">
        <w:r>
          <w:rPr>
            <w:spacing w:val="-4"/>
          </w:rPr>
          <w:t>was</w:t>
        </w:r>
      </w:ins>
      <w:r>
        <w:rPr>
          <w:spacing w:val="-5"/>
          <w:rPrChange w:id="1542" w:author="Hughes, Anna E" w:date="2023-08-09T15:29:00Z">
            <w:rPr>
              <w:spacing w:val="-7"/>
            </w:rPr>
          </w:rPrChange>
        </w:rPr>
        <w:t xml:space="preserve"> </w:t>
      </w:r>
      <w:r>
        <w:rPr>
          <w:spacing w:val="-4"/>
          <w:rPrChange w:id="1543" w:author="Hughes, Anna E" w:date="2023-08-09T15:29:00Z">
            <w:rPr>
              <w:spacing w:val="-6"/>
            </w:rPr>
          </w:rPrChange>
        </w:rPr>
        <w:t>a</w:t>
      </w:r>
      <w:r>
        <w:rPr>
          <w:spacing w:val="-6"/>
          <w:rPrChange w:id="1544" w:author="Hughes, Anna E" w:date="2023-08-09T15:29:00Z">
            <w:rPr>
              <w:spacing w:val="-7"/>
            </w:rPr>
          </w:rPrChange>
        </w:rPr>
        <w:t xml:space="preserve"> </w:t>
      </w:r>
      <w:r>
        <w:rPr>
          <w:spacing w:val="-4"/>
          <w:rPrChange w:id="1545" w:author="Hughes, Anna E" w:date="2023-08-09T15:29:00Z">
            <w:rPr>
              <w:spacing w:val="-6"/>
            </w:rPr>
          </w:rPrChange>
        </w:rPr>
        <w:t>white</w:t>
      </w:r>
      <w:r>
        <w:rPr>
          <w:spacing w:val="-6"/>
          <w:rPrChange w:id="1546" w:author="Hughes, Anna E" w:date="2023-08-09T15:29:00Z">
            <w:rPr>
              <w:spacing w:val="-8"/>
            </w:rPr>
          </w:rPrChange>
        </w:rPr>
        <w:t xml:space="preserve"> </w:t>
      </w:r>
      <w:r>
        <w:rPr>
          <w:spacing w:val="-4"/>
          <w:rPrChange w:id="1547" w:author="Hughes, Anna E" w:date="2023-08-09T15:29:00Z">
            <w:rPr>
              <w:spacing w:val="-6"/>
            </w:rPr>
          </w:rPrChange>
        </w:rPr>
        <w:t>semicircle</w:t>
      </w:r>
      <w:r>
        <w:rPr>
          <w:spacing w:val="-6"/>
          <w:rPrChange w:id="1548" w:author="Hughes, Anna E" w:date="2023-08-09T15:29:00Z">
            <w:rPr>
              <w:spacing w:val="-7"/>
            </w:rPr>
          </w:rPrChange>
        </w:rPr>
        <w:t xml:space="preserve"> </w:t>
      </w:r>
      <w:r>
        <w:rPr>
          <w:spacing w:val="-4"/>
          <w:rPrChange w:id="1549" w:author="Hughes, Anna E" w:date="2023-08-09T15:29:00Z">
            <w:rPr>
              <w:spacing w:val="-6"/>
            </w:rPr>
          </w:rPrChange>
        </w:rPr>
        <w:t>-</w:t>
      </w:r>
      <w:r>
        <w:rPr>
          <w:spacing w:val="-6"/>
          <w:rPrChange w:id="1550" w:author="Hughes, Anna E" w:date="2023-08-09T15:29:00Z">
            <w:rPr>
              <w:spacing w:val="-7"/>
            </w:rPr>
          </w:rPrChange>
        </w:rPr>
        <w:t xml:space="preserve"> </w:t>
      </w:r>
      <w:r>
        <w:rPr>
          <w:spacing w:val="-4"/>
          <w:rPrChange w:id="1551" w:author="Hughes, Anna E" w:date="2023-08-09T15:29:00Z">
            <w:rPr>
              <w:spacing w:val="-6"/>
            </w:rPr>
          </w:rPrChange>
        </w:rPr>
        <w:t>Experiment</w:t>
      </w:r>
      <w:r>
        <w:rPr>
          <w:spacing w:val="-5"/>
          <w:rPrChange w:id="1552" w:author="Hughes, Anna E" w:date="2023-08-09T15:29:00Z">
            <w:rPr>
              <w:spacing w:val="-7"/>
            </w:rPr>
          </w:rPrChange>
        </w:rPr>
        <w:t xml:space="preserve"> </w:t>
      </w:r>
      <w:r>
        <w:rPr>
          <w:spacing w:val="-4"/>
          <w:rPrChange w:id="1553" w:author="Hughes, Anna E" w:date="2023-08-09T15:29:00Z">
            <w:rPr>
              <w:spacing w:val="-6"/>
            </w:rPr>
          </w:rPrChange>
        </w:rPr>
        <w:t>1b</w:t>
      </w:r>
      <w:r>
        <w:rPr>
          <w:spacing w:val="-6"/>
          <w:rPrChange w:id="1554" w:author="Hughes, Anna E" w:date="2023-08-09T15:29:00Z">
            <w:rPr>
              <w:spacing w:val="-7"/>
            </w:rPr>
          </w:rPrChange>
        </w:rPr>
        <w:t xml:space="preserve"> </w:t>
      </w:r>
      <w:r>
        <w:rPr>
          <w:spacing w:val="-4"/>
          <w:rPrChange w:id="1555" w:author="Hughes, Anna E" w:date="2023-08-09T15:29:00Z">
            <w:rPr>
              <w:spacing w:val="-6"/>
            </w:rPr>
          </w:rPrChange>
        </w:rPr>
        <w:t>in</w:t>
      </w:r>
      <w:r>
        <w:rPr>
          <w:spacing w:val="-6"/>
          <w:rPrChange w:id="1556" w:author="Hughes, Anna E" w:date="2023-08-09T15:29:00Z">
            <w:rPr>
              <w:spacing w:val="-8"/>
            </w:rPr>
          </w:rPrChange>
        </w:rPr>
        <w:t xml:space="preserve"> </w:t>
      </w:r>
      <w:del w:id="1557" w:author="Hughes, Anna E" w:date="2023-08-09T15:29:00Z">
        <w:r w:rsidR="00791F47">
          <w:fldChar w:fldCharType="begin"/>
        </w:r>
        <w:r w:rsidR="00791F47">
          <w:delInstrText xml:space="preserve"> HYPERLINK \l "_bookmark29" </w:delInstrText>
        </w:r>
        <w:r w:rsidR="00791F47">
          <w:fldChar w:fldCharType="separate"/>
        </w:r>
        <w:r w:rsidR="001644E6">
          <w:rPr>
            <w:spacing w:val="-6"/>
          </w:rPr>
          <w:delText>Buetti</w:delText>
        </w:r>
        <w:r w:rsidR="001644E6">
          <w:rPr>
            <w:spacing w:val="-7"/>
          </w:rPr>
          <w:delText xml:space="preserve"> </w:delText>
        </w:r>
        <w:r w:rsidR="001644E6">
          <w:rPr>
            <w:spacing w:val="-6"/>
          </w:rPr>
          <w:delText>et</w:delText>
        </w:r>
        <w:r w:rsidR="001644E6">
          <w:rPr>
            <w:spacing w:val="-7"/>
          </w:rPr>
          <w:delText xml:space="preserve"> </w:delText>
        </w:r>
        <w:r w:rsidR="001644E6">
          <w:rPr>
            <w:spacing w:val="-6"/>
          </w:rPr>
          <w:delText>al.</w:delText>
        </w:r>
        <w:r w:rsidR="00791F47">
          <w:rPr>
            <w:spacing w:val="-6"/>
          </w:rPr>
          <w:fldChar w:fldCharType="end"/>
        </w:r>
      </w:del>
      <w:ins w:id="1558" w:author="Hughes, Anna E" w:date="2023-08-09T15:29:00Z">
        <w:r w:rsidR="00791F47">
          <w:fldChar w:fldCharType="begin"/>
        </w:r>
        <w:r w:rsidR="00791F47">
          <w:instrText xml:space="preserve"> HYPERLINK \l "_bookmark30" </w:instrText>
        </w:r>
        <w:r w:rsidR="00791F47">
          <w:fldChar w:fldCharType="separate"/>
        </w:r>
        <w:r>
          <w:rPr>
            <w:spacing w:val="-4"/>
          </w:rPr>
          <w:t>Buetti</w:t>
        </w:r>
        <w:r>
          <w:rPr>
            <w:spacing w:val="-6"/>
          </w:rPr>
          <w:t xml:space="preserve"> </w:t>
        </w:r>
        <w:r>
          <w:rPr>
            <w:spacing w:val="-4"/>
          </w:rPr>
          <w:t>et</w:t>
        </w:r>
        <w:r>
          <w:rPr>
            <w:spacing w:val="-6"/>
          </w:rPr>
          <w:t xml:space="preserve"> </w:t>
        </w:r>
        <w:r>
          <w:rPr>
            <w:spacing w:val="-4"/>
          </w:rPr>
          <w:t>al.</w:t>
        </w:r>
        <w:r w:rsidR="00791F47">
          <w:rPr>
            <w:spacing w:val="-4"/>
          </w:rPr>
          <w:fldChar w:fldCharType="end"/>
        </w:r>
      </w:ins>
      <w:r>
        <w:rPr>
          <w:spacing w:val="-5"/>
          <w:rPrChange w:id="1559" w:author="Hughes, Anna E" w:date="2023-08-09T15:29:00Z">
            <w:rPr>
              <w:spacing w:val="-7"/>
            </w:rPr>
          </w:rPrChange>
        </w:rPr>
        <w:t xml:space="preserve"> </w:t>
      </w:r>
      <w:del w:id="1560" w:author="Hughes, Anna E" w:date="2023-08-09T15:29:00Z">
        <w:r w:rsidR="00791F47">
          <w:fldChar w:fldCharType="begin"/>
        </w:r>
        <w:r w:rsidR="00791F47">
          <w:delInstrText xml:space="preserve"> HYPERLINK \l "_bookmark29" </w:delInstrText>
        </w:r>
        <w:r w:rsidR="00791F47">
          <w:fldChar w:fldCharType="separate"/>
        </w:r>
        <w:r w:rsidR="001644E6">
          <w:rPr>
            <w:spacing w:val="-6"/>
          </w:rPr>
          <w:delText>(2019))</w:delText>
        </w:r>
        <w:r w:rsidR="00791F47">
          <w:rPr>
            <w:spacing w:val="-6"/>
          </w:rPr>
          <w:fldChar w:fldCharType="end"/>
        </w:r>
      </w:del>
    </w:p>
    <w:p w14:paraId="7DF0C6E5" w14:textId="4874D2DF" w:rsidR="00470D98" w:rsidRDefault="001644E6">
      <w:pPr>
        <w:pStyle w:val="BodyText"/>
        <w:rPr>
          <w:ins w:id="1561" w:author="Hughes, Anna E" w:date="2023-08-09T15:29:00Z"/>
        </w:rPr>
      </w:pPr>
      <w:del w:id="1562" w:author="Hughes, Anna E" w:date="2023-08-09T15:29:00Z">
        <w:r>
          <w:rPr>
            <w:rFonts w:ascii="Trebuchet MS"/>
            <w:spacing w:val="-2"/>
            <w:sz w:val="12"/>
          </w:rPr>
          <w:delText>421</w:delText>
        </w:r>
        <w:r>
          <w:rPr>
            <w:rFonts w:ascii="Trebuchet MS"/>
            <w:spacing w:val="76"/>
            <w:w w:val="150"/>
            <w:sz w:val="12"/>
          </w:rPr>
          <w:delText xml:space="preserve"> </w:delText>
        </w:r>
        <w:r>
          <w:rPr>
            <w:spacing w:val="-2"/>
          </w:rPr>
          <w:delText>will</w:delText>
        </w:r>
      </w:del>
      <w:ins w:id="1563" w:author="Hughes, Anna E" w:date="2023-08-09T15:29:00Z">
        <w:r w:rsidR="00791F47">
          <w:fldChar w:fldCharType="begin"/>
        </w:r>
        <w:r w:rsidR="00791F47">
          <w:instrText xml:space="preserve"> HYPERLINK \l "_bookmark30" </w:instrText>
        </w:r>
        <w:r w:rsidR="00791F47">
          <w:fldChar w:fldCharType="separate"/>
        </w:r>
        <w:r w:rsidR="001E0CFE">
          <w:rPr>
            <w:spacing w:val="-4"/>
          </w:rPr>
          <w:t>(2019))</w:t>
        </w:r>
        <w:r w:rsidR="00791F47">
          <w:rPr>
            <w:spacing w:val="-4"/>
          </w:rPr>
          <w:fldChar w:fldCharType="end"/>
        </w:r>
      </w:ins>
      <w:r w:rsidR="001E0CFE">
        <w:rPr>
          <w:spacing w:val="-6"/>
          <w:rPrChange w:id="1564" w:author="Hughes, Anna E" w:date="2023-08-09T15:29:00Z">
            <w:rPr/>
          </w:rPrChange>
        </w:rPr>
        <w:t xml:space="preserve"> </w:t>
      </w:r>
      <w:r w:rsidR="001E0CFE">
        <w:rPr>
          <w:spacing w:val="-5"/>
          <w:rPrChange w:id="1565" w:author="Hughes, Anna E" w:date="2023-08-09T15:29:00Z">
            <w:rPr>
              <w:spacing w:val="-2"/>
            </w:rPr>
          </w:rPrChange>
        </w:rPr>
        <w:t>all</w:t>
      </w:r>
      <w:del w:id="1566" w:author="Hughes, Anna E" w:date="2023-08-09T15:29:00Z">
        <w:r>
          <w:delText xml:space="preserve"> </w:delText>
        </w:r>
        <w:r>
          <w:rPr>
            <w:spacing w:val="-2"/>
          </w:rPr>
          <w:delText>appear</w:delText>
        </w:r>
      </w:del>
    </w:p>
    <w:p w14:paraId="28A66094" w14:textId="77777777" w:rsidR="00087420" w:rsidRDefault="001E0CFE">
      <w:pPr>
        <w:pStyle w:val="BodyText"/>
        <w:rPr>
          <w:del w:id="1567" w:author="Hughes, Anna E" w:date="2023-08-09T15:29:00Z"/>
        </w:rPr>
      </w:pPr>
      <w:ins w:id="1568" w:author="Hughes, Anna E" w:date="2023-08-09T15:29:00Z">
        <w:r>
          <w:rPr>
            <w:rFonts w:ascii="Trebuchet MS"/>
            <w:w w:val="90"/>
            <w:sz w:val="12"/>
          </w:rPr>
          <w:t>419</w:t>
        </w:r>
        <w:r>
          <w:rPr>
            <w:rFonts w:ascii="Trebuchet MS"/>
            <w:spacing w:val="71"/>
            <w:sz w:val="12"/>
          </w:rPr>
          <w:t xml:space="preserve">  </w:t>
        </w:r>
        <w:r>
          <w:rPr>
            <w:w w:val="90"/>
          </w:rPr>
          <w:t>appeared</w:t>
        </w:r>
      </w:ins>
      <w:r>
        <w:rPr>
          <w:spacing w:val="9"/>
          <w:rPrChange w:id="1569" w:author="Hughes, Anna E" w:date="2023-08-09T15:29:00Z">
            <w:rPr>
              <w:spacing w:val="-1"/>
            </w:rPr>
          </w:rPrChange>
        </w:rPr>
        <w:t xml:space="preserve"> </w:t>
      </w:r>
      <w:r>
        <w:rPr>
          <w:w w:val="90"/>
          <w:rPrChange w:id="1570" w:author="Hughes, Anna E" w:date="2023-08-09T15:29:00Z">
            <w:rPr>
              <w:spacing w:val="-2"/>
            </w:rPr>
          </w:rPrChange>
        </w:rPr>
        <w:t>in</w:t>
      </w:r>
      <w:r>
        <w:rPr>
          <w:spacing w:val="8"/>
          <w:rPrChange w:id="1571" w:author="Hughes, Anna E" w:date="2023-08-09T15:29:00Z">
            <w:rPr/>
          </w:rPrChange>
        </w:rPr>
        <w:t xml:space="preserve"> </w:t>
      </w:r>
      <w:r>
        <w:rPr>
          <w:w w:val="90"/>
          <w:rPrChange w:id="1572" w:author="Hughes, Anna E" w:date="2023-08-09T15:29:00Z">
            <w:rPr>
              <w:spacing w:val="-2"/>
            </w:rPr>
          </w:rPrChange>
        </w:rPr>
        <w:t>one</w:t>
      </w:r>
      <w:r>
        <w:rPr>
          <w:spacing w:val="8"/>
          <w:rPrChange w:id="1573" w:author="Hughes, Anna E" w:date="2023-08-09T15:29:00Z">
            <w:rPr/>
          </w:rPrChange>
        </w:rPr>
        <w:t xml:space="preserve"> </w:t>
      </w:r>
      <w:r>
        <w:rPr>
          <w:w w:val="90"/>
          <w:rPrChange w:id="1574" w:author="Hughes, Anna E" w:date="2023-08-09T15:29:00Z">
            <w:rPr>
              <w:spacing w:val="-2"/>
            </w:rPr>
          </w:rPrChange>
        </w:rPr>
        <w:t>block</w:t>
      </w:r>
      <w:r>
        <w:rPr>
          <w:spacing w:val="8"/>
          <w:rPrChange w:id="1575" w:author="Hughes, Anna E" w:date="2023-08-09T15:29:00Z">
            <w:rPr/>
          </w:rPrChange>
        </w:rPr>
        <w:t xml:space="preserve"> </w:t>
      </w:r>
      <w:r>
        <w:rPr>
          <w:w w:val="90"/>
          <w:rPrChange w:id="1576" w:author="Hughes, Anna E" w:date="2023-08-09T15:29:00Z">
            <w:rPr>
              <w:spacing w:val="-2"/>
            </w:rPr>
          </w:rPrChange>
        </w:rPr>
        <w:t>(which</w:t>
      </w:r>
      <w:r>
        <w:rPr>
          <w:spacing w:val="8"/>
          <w:rPrChange w:id="1577" w:author="Hughes, Anna E" w:date="2023-08-09T15:29:00Z">
            <w:rPr/>
          </w:rPrChange>
        </w:rPr>
        <w:t xml:space="preserve"> </w:t>
      </w:r>
      <w:del w:id="1578" w:author="Hughes, Anna E" w:date="2023-08-09T15:29:00Z">
        <w:r w:rsidR="001644E6">
          <w:rPr>
            <w:spacing w:val="-2"/>
          </w:rPr>
          <w:delText>will</w:delText>
        </w:r>
        <w:r w:rsidR="001644E6">
          <w:rPr>
            <w:spacing w:val="-1"/>
          </w:rPr>
          <w:delText xml:space="preserve"> </w:delText>
        </w:r>
        <w:r w:rsidR="001644E6">
          <w:rPr>
            <w:spacing w:val="-2"/>
          </w:rPr>
          <w:delText>appear</w:delText>
        </w:r>
      </w:del>
      <w:ins w:id="1579" w:author="Hughes, Anna E" w:date="2023-08-09T15:29:00Z">
        <w:r>
          <w:rPr>
            <w:w w:val="90"/>
          </w:rPr>
          <w:t>appeared</w:t>
        </w:r>
      </w:ins>
      <w:r>
        <w:rPr>
          <w:spacing w:val="8"/>
          <w:rPrChange w:id="1580" w:author="Hughes, Anna E" w:date="2023-08-09T15:29:00Z">
            <w:rPr/>
          </w:rPrChange>
        </w:rPr>
        <w:t xml:space="preserve"> </w:t>
      </w:r>
      <w:r>
        <w:rPr>
          <w:w w:val="90"/>
          <w:rPrChange w:id="1581" w:author="Hughes, Anna E" w:date="2023-08-09T15:29:00Z">
            <w:rPr>
              <w:spacing w:val="-2"/>
            </w:rPr>
          </w:rPrChange>
        </w:rPr>
        <w:t>at</w:t>
      </w:r>
      <w:r>
        <w:rPr>
          <w:spacing w:val="8"/>
          <w:rPrChange w:id="1582" w:author="Hughes, Anna E" w:date="2023-08-09T15:29:00Z">
            <w:rPr/>
          </w:rPrChange>
        </w:rPr>
        <w:t xml:space="preserve"> </w:t>
      </w:r>
      <w:r>
        <w:rPr>
          <w:w w:val="90"/>
          <w:rPrChange w:id="1583" w:author="Hughes, Anna E" w:date="2023-08-09T15:29:00Z">
            <w:rPr>
              <w:spacing w:val="-2"/>
            </w:rPr>
          </w:rPrChange>
        </w:rPr>
        <w:t>a</w:t>
      </w:r>
      <w:r>
        <w:rPr>
          <w:spacing w:val="7"/>
          <w:rPrChange w:id="1584" w:author="Hughes, Anna E" w:date="2023-08-09T15:29:00Z">
            <w:rPr/>
          </w:rPrChange>
        </w:rPr>
        <w:t xml:space="preserve"> </w:t>
      </w:r>
      <w:r>
        <w:rPr>
          <w:w w:val="90"/>
          <w:rPrChange w:id="1585" w:author="Hughes, Anna E" w:date="2023-08-09T15:29:00Z">
            <w:rPr>
              <w:spacing w:val="-2"/>
            </w:rPr>
          </w:rPrChange>
        </w:rPr>
        <w:t>randomly</w:t>
      </w:r>
      <w:r>
        <w:rPr>
          <w:spacing w:val="8"/>
          <w:rPrChange w:id="1586" w:author="Hughes, Anna E" w:date="2023-08-09T15:29:00Z">
            <w:rPr/>
          </w:rPrChange>
        </w:rPr>
        <w:t xml:space="preserve"> </w:t>
      </w:r>
      <w:r>
        <w:rPr>
          <w:w w:val="90"/>
          <w:rPrChange w:id="1587" w:author="Hughes, Anna E" w:date="2023-08-09T15:29:00Z">
            <w:rPr>
              <w:spacing w:val="-2"/>
            </w:rPr>
          </w:rPrChange>
        </w:rPr>
        <w:t>selected</w:t>
      </w:r>
      <w:r>
        <w:rPr>
          <w:spacing w:val="8"/>
          <w:rPrChange w:id="1588" w:author="Hughes, Anna E" w:date="2023-08-09T15:29:00Z">
            <w:rPr>
              <w:spacing w:val="-1"/>
            </w:rPr>
          </w:rPrChange>
        </w:rPr>
        <w:t xml:space="preserve"> </w:t>
      </w:r>
      <w:r>
        <w:rPr>
          <w:w w:val="90"/>
          <w:rPrChange w:id="1589" w:author="Hughes, Anna E" w:date="2023-08-09T15:29:00Z">
            <w:rPr>
              <w:spacing w:val="-2"/>
            </w:rPr>
          </w:rPrChange>
        </w:rPr>
        <w:t>position</w:t>
      </w:r>
    </w:p>
    <w:p w14:paraId="190B3BBA" w14:textId="11D3CFA1" w:rsidR="00470D98" w:rsidRDefault="001644E6">
      <w:pPr>
        <w:pStyle w:val="BodyText"/>
        <w:spacing w:before="8"/>
        <w:rPr>
          <w:ins w:id="1590" w:author="Hughes, Anna E" w:date="2023-08-09T15:29:00Z"/>
        </w:rPr>
      </w:pPr>
      <w:del w:id="1591" w:author="Hughes, Anna E" w:date="2023-08-09T15:29:00Z">
        <w:r>
          <w:rPr>
            <w:rFonts w:ascii="Trebuchet MS"/>
            <w:spacing w:val="-4"/>
            <w:sz w:val="12"/>
          </w:rPr>
          <w:delText>422</w:delText>
        </w:r>
        <w:r>
          <w:rPr>
            <w:rFonts w:ascii="Trebuchet MS"/>
            <w:spacing w:val="31"/>
            <w:sz w:val="12"/>
          </w:rPr>
          <w:delText xml:space="preserve"> </w:delText>
        </w:r>
      </w:del>
      <w:r w:rsidR="001E0CFE">
        <w:rPr>
          <w:spacing w:val="8"/>
          <w:rPrChange w:id="1592" w:author="Hughes, Anna E" w:date="2023-08-09T15:29:00Z">
            <w:rPr>
              <w:rFonts w:ascii="Trebuchet MS"/>
              <w:spacing w:val="31"/>
              <w:sz w:val="12"/>
            </w:rPr>
          </w:rPrChange>
        </w:rPr>
        <w:t xml:space="preserve"> </w:t>
      </w:r>
      <w:r w:rsidR="001E0CFE">
        <w:rPr>
          <w:w w:val="90"/>
          <w:rPrChange w:id="1593" w:author="Hughes, Anna E" w:date="2023-08-09T15:29:00Z">
            <w:rPr>
              <w:spacing w:val="-4"/>
            </w:rPr>
          </w:rPrChange>
        </w:rPr>
        <w:t>within</w:t>
      </w:r>
      <w:r w:rsidR="001E0CFE">
        <w:rPr>
          <w:spacing w:val="8"/>
          <w:rPrChange w:id="1594" w:author="Hughes, Anna E" w:date="2023-08-09T15:29:00Z">
            <w:rPr>
              <w:spacing w:val="1"/>
            </w:rPr>
          </w:rPrChange>
        </w:rPr>
        <w:t xml:space="preserve"> </w:t>
      </w:r>
      <w:r w:rsidR="001E0CFE">
        <w:rPr>
          <w:spacing w:val="-5"/>
          <w:w w:val="90"/>
          <w:rPrChange w:id="1595" w:author="Hughes, Anna E" w:date="2023-08-09T15:29:00Z">
            <w:rPr>
              <w:spacing w:val="-4"/>
            </w:rPr>
          </w:rPrChange>
        </w:rPr>
        <w:t>the</w:t>
      </w:r>
    </w:p>
    <w:p w14:paraId="42D37790" w14:textId="77777777" w:rsidR="00087420" w:rsidRDefault="001E0CFE">
      <w:pPr>
        <w:pStyle w:val="BodyText"/>
        <w:spacing w:before="8"/>
        <w:rPr>
          <w:del w:id="1596" w:author="Hughes, Anna E" w:date="2023-08-09T15:29:00Z"/>
        </w:rPr>
      </w:pPr>
      <w:ins w:id="1597" w:author="Hughes, Anna E" w:date="2023-08-09T15:29:00Z">
        <w:r>
          <w:rPr>
            <w:rFonts w:ascii="Trebuchet MS"/>
            <w:spacing w:val="-6"/>
            <w:sz w:val="12"/>
          </w:rPr>
          <w:t>420</w:t>
        </w:r>
        <w:r>
          <w:rPr>
            <w:rFonts w:ascii="Trebuchet MS"/>
            <w:spacing w:val="39"/>
            <w:sz w:val="12"/>
          </w:rPr>
          <w:t xml:space="preserve"> </w:t>
        </w:r>
      </w:ins>
      <w:r>
        <w:rPr>
          <w:rFonts w:ascii="Trebuchet MS"/>
          <w:spacing w:val="39"/>
          <w:sz w:val="12"/>
          <w:rPrChange w:id="1598" w:author="Hughes, Anna E" w:date="2023-08-09T15:29:00Z">
            <w:rPr>
              <w:spacing w:val="1"/>
            </w:rPr>
          </w:rPrChange>
        </w:rPr>
        <w:t xml:space="preserve"> </w:t>
      </w:r>
      <w:r>
        <w:rPr>
          <w:spacing w:val="-6"/>
          <w:rPrChange w:id="1599" w:author="Hughes, Anna E" w:date="2023-08-09T15:29:00Z">
            <w:rPr>
              <w:spacing w:val="-4"/>
            </w:rPr>
          </w:rPrChange>
        </w:rPr>
        <w:t>experiment).</w:t>
      </w:r>
      <w:r>
        <w:rPr>
          <w:spacing w:val="7"/>
          <w:rPrChange w:id="1600" w:author="Hughes, Anna E" w:date="2023-08-09T15:29:00Z">
            <w:rPr>
              <w:spacing w:val="34"/>
            </w:rPr>
          </w:rPrChange>
        </w:rPr>
        <w:t xml:space="preserve"> </w:t>
      </w:r>
      <w:r>
        <w:rPr>
          <w:spacing w:val="-6"/>
          <w:rPrChange w:id="1601" w:author="Hughes, Anna E" w:date="2023-08-09T15:29:00Z">
            <w:rPr>
              <w:spacing w:val="-4"/>
            </w:rPr>
          </w:rPrChange>
        </w:rPr>
        <w:t>All</w:t>
      </w:r>
      <w:r>
        <w:rPr>
          <w:spacing w:val="-6"/>
          <w:rPrChange w:id="1602" w:author="Hughes, Anna E" w:date="2023-08-09T15:29:00Z">
            <w:rPr/>
          </w:rPrChange>
        </w:rPr>
        <w:t xml:space="preserve"> </w:t>
      </w:r>
      <w:r>
        <w:rPr>
          <w:spacing w:val="-6"/>
          <w:rPrChange w:id="1603" w:author="Hughes, Anna E" w:date="2023-08-09T15:29:00Z">
            <w:rPr>
              <w:spacing w:val="-4"/>
            </w:rPr>
          </w:rPrChange>
        </w:rPr>
        <w:t>other</w:t>
      </w:r>
      <w:r>
        <w:rPr>
          <w:spacing w:val="-6"/>
          <w:rPrChange w:id="1604" w:author="Hughes, Anna E" w:date="2023-08-09T15:29:00Z">
            <w:rPr>
              <w:spacing w:val="1"/>
            </w:rPr>
          </w:rPrChange>
        </w:rPr>
        <w:t xml:space="preserve"> </w:t>
      </w:r>
      <w:r>
        <w:rPr>
          <w:spacing w:val="-6"/>
          <w:rPrChange w:id="1605" w:author="Hughes, Anna E" w:date="2023-08-09T15:29:00Z">
            <w:rPr>
              <w:spacing w:val="-4"/>
            </w:rPr>
          </w:rPrChange>
        </w:rPr>
        <w:t>trials</w:t>
      </w:r>
      <w:r>
        <w:rPr>
          <w:spacing w:val="-7"/>
          <w:rPrChange w:id="1606" w:author="Hughes, Anna E" w:date="2023-08-09T15:29:00Z">
            <w:rPr/>
          </w:rPrChange>
        </w:rPr>
        <w:t xml:space="preserve"> </w:t>
      </w:r>
      <w:r>
        <w:rPr>
          <w:spacing w:val="-6"/>
          <w:rPrChange w:id="1607" w:author="Hughes, Anna E" w:date="2023-08-09T15:29:00Z">
            <w:rPr>
              <w:spacing w:val="-4"/>
            </w:rPr>
          </w:rPrChange>
        </w:rPr>
        <w:t>(where</w:t>
      </w:r>
      <w:r>
        <w:rPr>
          <w:spacing w:val="-6"/>
          <w:rPrChange w:id="1608" w:author="Hughes, Anna E" w:date="2023-08-09T15:29:00Z">
            <w:rPr/>
          </w:rPrChange>
        </w:rPr>
        <w:t xml:space="preserve"> </w:t>
      </w:r>
      <w:r>
        <w:rPr>
          <w:spacing w:val="-6"/>
          <w:rPrChange w:id="1609" w:author="Hughes, Anna E" w:date="2023-08-09T15:29:00Z">
            <w:rPr>
              <w:spacing w:val="-4"/>
            </w:rPr>
          </w:rPrChange>
        </w:rPr>
        <w:t>the</w:t>
      </w:r>
      <w:r>
        <w:rPr>
          <w:spacing w:val="-7"/>
          <w:rPrChange w:id="1610" w:author="Hughes, Anna E" w:date="2023-08-09T15:29:00Z">
            <w:rPr>
              <w:spacing w:val="1"/>
            </w:rPr>
          </w:rPrChange>
        </w:rPr>
        <w:t xml:space="preserve"> </w:t>
      </w:r>
      <w:r>
        <w:rPr>
          <w:spacing w:val="-6"/>
          <w:rPrChange w:id="1611" w:author="Hughes, Anna E" w:date="2023-08-09T15:29:00Z">
            <w:rPr>
              <w:spacing w:val="-4"/>
            </w:rPr>
          </w:rPrChange>
        </w:rPr>
        <w:t>target</w:t>
      </w:r>
      <w:r>
        <w:rPr>
          <w:spacing w:val="-6"/>
          <w:rPrChange w:id="1612" w:author="Hughes, Anna E" w:date="2023-08-09T15:29:00Z">
            <w:rPr/>
          </w:rPrChange>
        </w:rPr>
        <w:t xml:space="preserve"> </w:t>
      </w:r>
      <w:del w:id="1613" w:author="Hughes, Anna E" w:date="2023-08-09T15:29:00Z">
        <w:r w:rsidR="001644E6">
          <w:rPr>
            <w:spacing w:val="-4"/>
          </w:rPr>
          <w:delText>is</w:delText>
        </w:r>
      </w:del>
      <w:ins w:id="1614" w:author="Hughes, Anna E" w:date="2023-08-09T15:29:00Z">
        <w:r>
          <w:rPr>
            <w:spacing w:val="-6"/>
          </w:rPr>
          <w:t>was</w:t>
        </w:r>
      </w:ins>
      <w:r>
        <w:rPr>
          <w:spacing w:val="-6"/>
          <w:rPrChange w:id="1615" w:author="Hughes, Anna E" w:date="2023-08-09T15:29:00Z">
            <w:rPr/>
          </w:rPrChange>
        </w:rPr>
        <w:t xml:space="preserve"> </w:t>
      </w:r>
      <w:r>
        <w:rPr>
          <w:spacing w:val="-6"/>
          <w:rPrChange w:id="1616" w:author="Hughes, Anna E" w:date="2023-08-09T15:29:00Z">
            <w:rPr>
              <w:spacing w:val="-4"/>
            </w:rPr>
          </w:rPrChange>
        </w:rPr>
        <w:t>red</w:t>
      </w:r>
      <w:r>
        <w:rPr>
          <w:spacing w:val="-7"/>
          <w:rPrChange w:id="1617" w:author="Hughes, Anna E" w:date="2023-08-09T15:29:00Z">
            <w:rPr/>
          </w:rPrChange>
        </w:rPr>
        <w:t xml:space="preserve"> </w:t>
      </w:r>
      <w:r>
        <w:rPr>
          <w:spacing w:val="-6"/>
          <w:rPrChange w:id="1618" w:author="Hughes, Anna E" w:date="2023-08-09T15:29:00Z">
            <w:rPr>
              <w:spacing w:val="-4"/>
            </w:rPr>
          </w:rPrChange>
        </w:rPr>
        <w:t>semicircle)</w:t>
      </w:r>
      <w:r>
        <w:rPr>
          <w:spacing w:val="-6"/>
          <w:rPrChange w:id="1619" w:author="Hughes, Anna E" w:date="2023-08-09T15:29:00Z">
            <w:rPr>
              <w:spacing w:val="1"/>
            </w:rPr>
          </w:rPrChange>
        </w:rPr>
        <w:t xml:space="preserve"> </w:t>
      </w:r>
      <w:del w:id="1620" w:author="Hughes, Anna E" w:date="2023-08-09T15:29:00Z">
        <w:r w:rsidR="001644E6">
          <w:rPr>
            <w:spacing w:val="-4"/>
          </w:rPr>
          <w:delText>will</w:delText>
        </w:r>
      </w:del>
    </w:p>
    <w:p w14:paraId="5EFEFDD9" w14:textId="70568B29" w:rsidR="00470D98" w:rsidRDefault="001644E6">
      <w:pPr>
        <w:pStyle w:val="BodyText"/>
        <w:rPr>
          <w:ins w:id="1621" w:author="Hughes, Anna E" w:date="2023-08-09T15:29:00Z"/>
        </w:rPr>
      </w:pPr>
      <w:del w:id="1622" w:author="Hughes, Anna E" w:date="2023-08-09T15:29:00Z">
        <w:r>
          <w:rPr>
            <w:rFonts w:ascii="Trebuchet MS"/>
            <w:spacing w:val="-2"/>
            <w:sz w:val="12"/>
          </w:rPr>
          <w:delText>423</w:delText>
        </w:r>
        <w:r>
          <w:rPr>
            <w:rFonts w:ascii="Trebuchet MS"/>
            <w:spacing w:val="33"/>
            <w:sz w:val="12"/>
          </w:rPr>
          <w:delText xml:space="preserve">  </w:delText>
        </w:r>
        <w:r>
          <w:rPr>
            <w:spacing w:val="-2"/>
          </w:rPr>
          <w:delText>be</w:delText>
        </w:r>
      </w:del>
      <w:ins w:id="1623" w:author="Hughes, Anna E" w:date="2023-08-09T15:29:00Z">
        <w:r w:rsidR="001E0CFE">
          <w:rPr>
            <w:spacing w:val="-6"/>
          </w:rPr>
          <w:t>were</w:t>
        </w:r>
      </w:ins>
      <w:r w:rsidR="001E0CFE">
        <w:rPr>
          <w:spacing w:val="-6"/>
          <w:rPrChange w:id="1624" w:author="Hughes, Anna E" w:date="2023-08-09T15:29:00Z">
            <w:rPr>
              <w:spacing w:val="4"/>
            </w:rPr>
          </w:rPrChange>
        </w:rPr>
        <w:t xml:space="preserve"> </w:t>
      </w:r>
      <w:r w:rsidR="001E0CFE">
        <w:rPr>
          <w:spacing w:val="-6"/>
          <w:rPrChange w:id="1625" w:author="Hughes, Anna E" w:date="2023-08-09T15:29:00Z">
            <w:rPr>
              <w:spacing w:val="-2"/>
            </w:rPr>
          </w:rPrChange>
        </w:rPr>
        <w:t>fully</w:t>
      </w:r>
      <w:r w:rsidR="001E0CFE">
        <w:rPr>
          <w:spacing w:val="-7"/>
          <w:rPrChange w:id="1626" w:author="Hughes, Anna E" w:date="2023-08-09T15:29:00Z">
            <w:rPr>
              <w:spacing w:val="4"/>
            </w:rPr>
          </w:rPrChange>
        </w:rPr>
        <w:t xml:space="preserve"> </w:t>
      </w:r>
      <w:del w:id="1627" w:author="Hughes, Anna E" w:date="2023-08-09T15:29:00Z">
        <w:r>
          <w:rPr>
            <w:spacing w:val="-2"/>
          </w:rPr>
          <w:delText>randomised</w:delText>
        </w:r>
      </w:del>
      <w:ins w:id="1628" w:author="Hughes, Anna E" w:date="2023-08-09T15:29:00Z">
        <w:r w:rsidR="001E0CFE">
          <w:rPr>
            <w:spacing w:val="-6"/>
          </w:rPr>
          <w:t>ran-</w:t>
        </w:r>
      </w:ins>
    </w:p>
    <w:p w14:paraId="1349651C" w14:textId="77777777" w:rsidR="00087420" w:rsidRDefault="001E0CFE">
      <w:pPr>
        <w:pStyle w:val="BodyText"/>
        <w:rPr>
          <w:del w:id="1629" w:author="Hughes, Anna E" w:date="2023-08-09T15:29:00Z"/>
        </w:rPr>
      </w:pPr>
      <w:ins w:id="1630" w:author="Hughes, Anna E" w:date="2023-08-09T15:29:00Z">
        <w:r>
          <w:rPr>
            <w:rFonts w:ascii="Trebuchet MS"/>
            <w:spacing w:val="-4"/>
            <w:sz w:val="12"/>
          </w:rPr>
          <w:t>421</w:t>
        </w:r>
        <w:r>
          <w:rPr>
            <w:rFonts w:ascii="Trebuchet MS"/>
            <w:spacing w:val="37"/>
            <w:sz w:val="12"/>
          </w:rPr>
          <w:t xml:space="preserve">  </w:t>
        </w:r>
        <w:r>
          <w:rPr>
            <w:spacing w:val="-4"/>
          </w:rPr>
          <w:t>domised</w:t>
        </w:r>
      </w:ins>
      <w:r>
        <w:rPr>
          <w:spacing w:val="-2"/>
          <w:rPrChange w:id="1631" w:author="Hughes, Anna E" w:date="2023-08-09T15:29:00Z">
            <w:rPr>
              <w:spacing w:val="3"/>
            </w:rPr>
          </w:rPrChange>
        </w:rPr>
        <w:t xml:space="preserve"> </w:t>
      </w:r>
      <w:r>
        <w:rPr>
          <w:spacing w:val="-4"/>
          <w:rPrChange w:id="1632" w:author="Hughes, Anna E" w:date="2023-08-09T15:29:00Z">
            <w:rPr>
              <w:spacing w:val="-2"/>
            </w:rPr>
          </w:rPrChange>
        </w:rPr>
        <w:t>i.e.</w:t>
      </w:r>
      <w:r>
        <w:rPr>
          <w:spacing w:val="24"/>
          <w:rPrChange w:id="1633" w:author="Hughes, Anna E" w:date="2023-08-09T15:29:00Z">
            <w:rPr>
              <w:spacing w:val="46"/>
            </w:rPr>
          </w:rPrChange>
        </w:rPr>
        <w:t xml:space="preserve"> </w:t>
      </w:r>
      <w:r>
        <w:rPr>
          <w:spacing w:val="-4"/>
          <w:rPrChange w:id="1634" w:author="Hughes, Anna E" w:date="2023-08-09T15:29:00Z">
            <w:rPr>
              <w:spacing w:val="-2"/>
            </w:rPr>
          </w:rPrChange>
        </w:rPr>
        <w:t>all</w:t>
      </w:r>
      <w:r>
        <w:rPr>
          <w:spacing w:val="-2"/>
          <w:rPrChange w:id="1635" w:author="Hughes, Anna E" w:date="2023-08-09T15:29:00Z">
            <w:rPr>
              <w:spacing w:val="3"/>
            </w:rPr>
          </w:rPrChange>
        </w:rPr>
        <w:t xml:space="preserve"> </w:t>
      </w:r>
      <w:r>
        <w:rPr>
          <w:spacing w:val="-4"/>
          <w:rPrChange w:id="1636" w:author="Hughes, Anna E" w:date="2023-08-09T15:29:00Z">
            <w:rPr>
              <w:spacing w:val="-2"/>
            </w:rPr>
          </w:rPrChange>
        </w:rPr>
        <w:t>different</w:t>
      </w:r>
      <w:r>
        <w:rPr>
          <w:spacing w:val="-2"/>
          <w:rPrChange w:id="1637" w:author="Hughes, Anna E" w:date="2023-08-09T15:29:00Z">
            <w:rPr>
              <w:spacing w:val="4"/>
            </w:rPr>
          </w:rPrChange>
        </w:rPr>
        <w:t xml:space="preserve"> </w:t>
      </w:r>
      <w:r>
        <w:rPr>
          <w:spacing w:val="-4"/>
          <w:rPrChange w:id="1638" w:author="Hughes, Anna E" w:date="2023-08-09T15:29:00Z">
            <w:rPr>
              <w:spacing w:val="-2"/>
            </w:rPr>
          </w:rPrChange>
        </w:rPr>
        <w:t>conditions</w:t>
      </w:r>
      <w:r>
        <w:rPr>
          <w:spacing w:val="-2"/>
          <w:rPrChange w:id="1639" w:author="Hughes, Anna E" w:date="2023-08-09T15:29:00Z">
            <w:rPr>
              <w:spacing w:val="4"/>
            </w:rPr>
          </w:rPrChange>
        </w:rPr>
        <w:t xml:space="preserve"> </w:t>
      </w:r>
      <w:del w:id="1640" w:author="Hughes, Anna E" w:date="2023-08-09T15:29:00Z">
        <w:r w:rsidR="001644E6">
          <w:rPr>
            <w:spacing w:val="-2"/>
          </w:rPr>
          <w:delText>will</w:delText>
        </w:r>
        <w:r w:rsidR="001644E6">
          <w:rPr>
            <w:spacing w:val="4"/>
          </w:rPr>
          <w:delText xml:space="preserve"> </w:delText>
        </w:r>
        <w:r w:rsidR="001644E6">
          <w:rPr>
            <w:spacing w:val="-2"/>
          </w:rPr>
          <w:delText>be</w:delText>
        </w:r>
      </w:del>
      <w:ins w:id="1641" w:author="Hughes, Anna E" w:date="2023-08-09T15:29:00Z">
        <w:r>
          <w:rPr>
            <w:spacing w:val="-4"/>
          </w:rPr>
          <w:t>were</w:t>
        </w:r>
      </w:ins>
      <w:r>
        <w:rPr>
          <w:spacing w:val="-1"/>
          <w:rPrChange w:id="1642" w:author="Hughes, Anna E" w:date="2023-08-09T15:29:00Z">
            <w:rPr>
              <w:spacing w:val="4"/>
            </w:rPr>
          </w:rPrChange>
        </w:rPr>
        <w:t xml:space="preserve"> </w:t>
      </w:r>
      <w:r>
        <w:rPr>
          <w:spacing w:val="-4"/>
          <w:rPrChange w:id="1643" w:author="Hughes, Anna E" w:date="2023-08-09T15:29:00Z">
            <w:rPr>
              <w:spacing w:val="-2"/>
            </w:rPr>
          </w:rPrChange>
        </w:rPr>
        <w:t>completely</w:t>
      </w:r>
      <w:r>
        <w:rPr>
          <w:spacing w:val="-2"/>
          <w:rPrChange w:id="1644" w:author="Hughes, Anna E" w:date="2023-08-09T15:29:00Z">
            <w:rPr>
              <w:spacing w:val="3"/>
            </w:rPr>
          </w:rPrChange>
        </w:rPr>
        <w:t xml:space="preserve"> </w:t>
      </w:r>
      <w:r>
        <w:rPr>
          <w:spacing w:val="-4"/>
          <w:rPrChange w:id="1645" w:author="Hughes, Anna E" w:date="2023-08-09T15:29:00Z">
            <w:rPr>
              <w:spacing w:val="-2"/>
            </w:rPr>
          </w:rPrChange>
        </w:rPr>
        <w:t>intermixed.</w:t>
      </w:r>
    </w:p>
    <w:p w14:paraId="775D5F45" w14:textId="220AC962" w:rsidR="00470D98" w:rsidRDefault="001644E6">
      <w:pPr>
        <w:pStyle w:val="BodyText"/>
        <w:spacing w:before="8"/>
        <w:rPr>
          <w:ins w:id="1646" w:author="Hughes, Anna E" w:date="2023-08-09T15:29:00Z"/>
        </w:rPr>
      </w:pPr>
      <w:del w:id="1647" w:author="Hughes, Anna E" w:date="2023-08-09T15:29:00Z">
        <w:r>
          <w:rPr>
            <w:rFonts w:ascii="Trebuchet MS"/>
            <w:spacing w:val="-8"/>
            <w:sz w:val="12"/>
          </w:rPr>
          <w:delText>424</w:delText>
        </w:r>
        <w:r>
          <w:rPr>
            <w:rFonts w:ascii="Trebuchet MS"/>
            <w:spacing w:val="56"/>
            <w:sz w:val="12"/>
          </w:rPr>
          <w:delText xml:space="preserve"> </w:delText>
        </w:r>
      </w:del>
      <w:r w:rsidR="001E0CFE">
        <w:rPr>
          <w:spacing w:val="23"/>
          <w:rPrChange w:id="1648" w:author="Hughes, Anna E" w:date="2023-08-09T15:29:00Z">
            <w:rPr>
              <w:rFonts w:ascii="Trebuchet MS"/>
              <w:spacing w:val="56"/>
              <w:sz w:val="12"/>
            </w:rPr>
          </w:rPrChange>
        </w:rPr>
        <w:t xml:space="preserve"> </w:t>
      </w:r>
      <w:r w:rsidR="001E0CFE">
        <w:rPr>
          <w:spacing w:val="-4"/>
          <w:rPrChange w:id="1649" w:author="Hughes, Anna E" w:date="2023-08-09T15:29:00Z">
            <w:rPr>
              <w:spacing w:val="-8"/>
            </w:rPr>
          </w:rPrChange>
        </w:rPr>
        <w:t>This</w:t>
      </w:r>
      <w:r w:rsidR="001E0CFE">
        <w:rPr>
          <w:spacing w:val="-1"/>
          <w:rPrChange w:id="1650" w:author="Hughes, Anna E" w:date="2023-08-09T15:29:00Z">
            <w:rPr>
              <w:spacing w:val="-3"/>
            </w:rPr>
          </w:rPrChange>
        </w:rPr>
        <w:t xml:space="preserve"> </w:t>
      </w:r>
      <w:r w:rsidR="001E0CFE">
        <w:rPr>
          <w:spacing w:val="-4"/>
          <w:rPrChange w:id="1651" w:author="Hughes, Anna E" w:date="2023-08-09T15:29:00Z">
            <w:rPr>
              <w:spacing w:val="-8"/>
            </w:rPr>
          </w:rPrChange>
        </w:rPr>
        <w:t>approach</w:t>
      </w:r>
      <w:del w:id="1652" w:author="Hughes, Anna E" w:date="2023-08-09T15:29:00Z">
        <w:r>
          <w:rPr>
            <w:spacing w:val="-3"/>
          </w:rPr>
          <w:delText xml:space="preserve"> </w:delText>
        </w:r>
        <w:r>
          <w:rPr>
            <w:spacing w:val="-8"/>
          </w:rPr>
          <w:delText>will</w:delText>
        </w:r>
        <w:r>
          <w:rPr>
            <w:spacing w:val="-2"/>
          </w:rPr>
          <w:delText xml:space="preserve"> </w:delText>
        </w:r>
        <w:r>
          <w:rPr>
            <w:spacing w:val="-8"/>
          </w:rPr>
          <w:delText>be</w:delText>
        </w:r>
      </w:del>
    </w:p>
    <w:p w14:paraId="12DC7BA4" w14:textId="77777777" w:rsidR="00087420" w:rsidRDefault="001E0CFE">
      <w:pPr>
        <w:pStyle w:val="BodyText"/>
        <w:spacing w:before="8"/>
        <w:rPr>
          <w:del w:id="1653" w:author="Hughes, Anna E" w:date="2023-08-09T15:29:00Z"/>
        </w:rPr>
      </w:pPr>
      <w:ins w:id="1654" w:author="Hughes, Anna E" w:date="2023-08-09T15:29:00Z">
        <w:r>
          <w:rPr>
            <w:rFonts w:ascii="Trebuchet MS"/>
            <w:spacing w:val="-4"/>
            <w:sz w:val="12"/>
          </w:rPr>
          <w:t>422</w:t>
        </w:r>
        <w:r>
          <w:rPr>
            <w:rFonts w:ascii="Trebuchet MS"/>
            <w:spacing w:val="76"/>
            <w:w w:val="150"/>
            <w:sz w:val="12"/>
          </w:rPr>
          <w:t xml:space="preserve"> </w:t>
        </w:r>
        <w:r>
          <w:rPr>
            <w:spacing w:val="-4"/>
          </w:rPr>
          <w:t>was</w:t>
        </w:r>
      </w:ins>
      <w:r>
        <w:rPr>
          <w:spacing w:val="-5"/>
          <w:rPrChange w:id="1655" w:author="Hughes, Anna E" w:date="2023-08-09T15:29:00Z">
            <w:rPr>
              <w:spacing w:val="-3"/>
            </w:rPr>
          </w:rPrChange>
        </w:rPr>
        <w:t xml:space="preserve"> </w:t>
      </w:r>
      <w:r>
        <w:rPr>
          <w:spacing w:val="-4"/>
          <w:rPrChange w:id="1656" w:author="Hughes, Anna E" w:date="2023-08-09T15:29:00Z">
            <w:rPr>
              <w:spacing w:val="-8"/>
            </w:rPr>
          </w:rPrChange>
        </w:rPr>
        <w:t>taken</w:t>
      </w:r>
      <w:r>
        <w:rPr>
          <w:spacing w:val="-6"/>
          <w:rPrChange w:id="1657" w:author="Hughes, Anna E" w:date="2023-08-09T15:29:00Z">
            <w:rPr>
              <w:spacing w:val="-3"/>
            </w:rPr>
          </w:rPrChange>
        </w:rPr>
        <w:t xml:space="preserve"> </w:t>
      </w:r>
      <w:r>
        <w:rPr>
          <w:spacing w:val="-4"/>
          <w:rPrChange w:id="1658" w:author="Hughes, Anna E" w:date="2023-08-09T15:29:00Z">
            <w:rPr>
              <w:spacing w:val="-8"/>
            </w:rPr>
          </w:rPrChange>
        </w:rPr>
        <w:t>as</w:t>
      </w:r>
      <w:r>
        <w:rPr>
          <w:spacing w:val="-5"/>
          <w:rPrChange w:id="1659" w:author="Hughes, Anna E" w:date="2023-08-09T15:29:00Z">
            <w:rPr>
              <w:spacing w:val="-2"/>
            </w:rPr>
          </w:rPrChange>
        </w:rPr>
        <w:t xml:space="preserve"> </w:t>
      </w:r>
      <w:r>
        <w:rPr>
          <w:spacing w:val="-4"/>
          <w:rPrChange w:id="1660" w:author="Hughes, Anna E" w:date="2023-08-09T15:29:00Z">
            <w:rPr>
              <w:spacing w:val="-8"/>
            </w:rPr>
          </w:rPrChange>
        </w:rPr>
        <w:t>TCS</w:t>
      </w:r>
      <w:r>
        <w:rPr>
          <w:spacing w:val="-6"/>
          <w:rPrChange w:id="1661" w:author="Hughes, Anna E" w:date="2023-08-09T15:29:00Z">
            <w:rPr>
              <w:spacing w:val="-3"/>
            </w:rPr>
          </w:rPrChange>
        </w:rPr>
        <w:t xml:space="preserve"> </w:t>
      </w:r>
      <w:r>
        <w:rPr>
          <w:spacing w:val="-4"/>
          <w:rPrChange w:id="1662" w:author="Hughes, Anna E" w:date="2023-08-09T15:29:00Z">
            <w:rPr>
              <w:spacing w:val="-8"/>
            </w:rPr>
          </w:rPrChange>
        </w:rPr>
        <w:t>requires</w:t>
      </w:r>
      <w:r>
        <w:rPr>
          <w:spacing w:val="-5"/>
          <w:rPrChange w:id="1663" w:author="Hughes, Anna E" w:date="2023-08-09T15:29:00Z">
            <w:rPr>
              <w:spacing w:val="-3"/>
            </w:rPr>
          </w:rPrChange>
        </w:rPr>
        <w:t xml:space="preserve"> </w:t>
      </w:r>
      <w:r>
        <w:rPr>
          <w:spacing w:val="-4"/>
          <w:rPrChange w:id="1664" w:author="Hughes, Anna E" w:date="2023-08-09T15:29:00Z">
            <w:rPr>
              <w:spacing w:val="-8"/>
            </w:rPr>
          </w:rPrChange>
        </w:rPr>
        <w:t>the</w:t>
      </w:r>
      <w:r>
        <w:rPr>
          <w:spacing w:val="-6"/>
          <w:rPrChange w:id="1665" w:author="Hughes, Anna E" w:date="2023-08-09T15:29:00Z">
            <w:rPr>
              <w:spacing w:val="-3"/>
            </w:rPr>
          </w:rPrChange>
        </w:rPr>
        <w:t xml:space="preserve"> </w:t>
      </w:r>
      <w:r>
        <w:rPr>
          <w:spacing w:val="-4"/>
          <w:rPrChange w:id="1666" w:author="Hughes, Anna E" w:date="2023-08-09T15:29:00Z">
            <w:rPr>
              <w:spacing w:val="-8"/>
            </w:rPr>
          </w:rPrChange>
        </w:rPr>
        <w:t>participant</w:t>
      </w:r>
      <w:r>
        <w:rPr>
          <w:spacing w:val="-5"/>
          <w:rPrChange w:id="1667" w:author="Hughes, Anna E" w:date="2023-08-09T15:29:00Z">
            <w:rPr>
              <w:spacing w:val="-2"/>
            </w:rPr>
          </w:rPrChange>
        </w:rPr>
        <w:t xml:space="preserve"> </w:t>
      </w:r>
      <w:r>
        <w:rPr>
          <w:spacing w:val="-4"/>
          <w:rPrChange w:id="1668" w:author="Hughes, Anna E" w:date="2023-08-09T15:29:00Z">
            <w:rPr>
              <w:spacing w:val="-8"/>
            </w:rPr>
          </w:rPrChange>
        </w:rPr>
        <w:t>to</w:t>
      </w:r>
      <w:r>
        <w:rPr>
          <w:spacing w:val="-5"/>
          <w:rPrChange w:id="1669" w:author="Hughes, Anna E" w:date="2023-08-09T15:29:00Z">
            <w:rPr>
              <w:spacing w:val="-3"/>
            </w:rPr>
          </w:rPrChange>
        </w:rPr>
        <w:t xml:space="preserve"> </w:t>
      </w:r>
      <w:r>
        <w:rPr>
          <w:spacing w:val="-4"/>
          <w:rPrChange w:id="1670" w:author="Hughes, Anna E" w:date="2023-08-09T15:29:00Z">
            <w:rPr>
              <w:spacing w:val="-8"/>
            </w:rPr>
          </w:rPrChange>
        </w:rPr>
        <w:t>have</w:t>
      </w:r>
      <w:r>
        <w:rPr>
          <w:spacing w:val="-6"/>
          <w:rPrChange w:id="1671" w:author="Hughes, Anna E" w:date="2023-08-09T15:29:00Z">
            <w:rPr>
              <w:spacing w:val="-3"/>
            </w:rPr>
          </w:rPrChange>
        </w:rPr>
        <w:t xml:space="preserve"> </w:t>
      </w:r>
      <w:r>
        <w:rPr>
          <w:spacing w:val="-4"/>
          <w:rPrChange w:id="1672" w:author="Hughes, Anna E" w:date="2023-08-09T15:29:00Z">
            <w:rPr>
              <w:spacing w:val="-8"/>
            </w:rPr>
          </w:rPrChange>
        </w:rPr>
        <w:t>a</w:t>
      </w:r>
      <w:r>
        <w:rPr>
          <w:spacing w:val="-5"/>
          <w:rPrChange w:id="1673" w:author="Hughes, Anna E" w:date="2023-08-09T15:29:00Z">
            <w:rPr>
              <w:spacing w:val="-2"/>
            </w:rPr>
          </w:rPrChange>
        </w:rPr>
        <w:t xml:space="preserve"> </w:t>
      </w:r>
      <w:r>
        <w:rPr>
          <w:spacing w:val="-4"/>
          <w:rPrChange w:id="1674" w:author="Hughes, Anna E" w:date="2023-08-09T15:29:00Z">
            <w:rPr>
              <w:spacing w:val="-8"/>
            </w:rPr>
          </w:rPrChange>
        </w:rPr>
        <w:t>well-defined</w:t>
      </w:r>
    </w:p>
    <w:p w14:paraId="541CDA6B" w14:textId="2F7FEE30" w:rsidR="00470D98" w:rsidRDefault="001644E6">
      <w:pPr>
        <w:pStyle w:val="BodyText"/>
        <w:rPr>
          <w:ins w:id="1675" w:author="Hughes, Anna E" w:date="2023-08-09T15:29:00Z"/>
        </w:rPr>
      </w:pPr>
      <w:del w:id="1676" w:author="Hughes, Anna E" w:date="2023-08-09T15:29:00Z">
        <w:r>
          <w:rPr>
            <w:rFonts w:ascii="Trebuchet MS"/>
            <w:w w:val="90"/>
            <w:sz w:val="12"/>
          </w:rPr>
          <w:delText>425</w:delText>
        </w:r>
        <w:r>
          <w:rPr>
            <w:rFonts w:ascii="Trebuchet MS"/>
            <w:spacing w:val="66"/>
            <w:sz w:val="12"/>
          </w:rPr>
          <w:delText xml:space="preserve"> </w:delText>
        </w:r>
      </w:del>
      <w:r w:rsidR="001E0CFE">
        <w:rPr>
          <w:spacing w:val="-6"/>
          <w:rPrChange w:id="1677" w:author="Hughes, Anna E" w:date="2023-08-09T15:29:00Z">
            <w:rPr>
              <w:rFonts w:ascii="Trebuchet MS"/>
              <w:spacing w:val="66"/>
              <w:sz w:val="12"/>
            </w:rPr>
          </w:rPrChange>
        </w:rPr>
        <w:t xml:space="preserve"> </w:t>
      </w:r>
      <w:r w:rsidR="001E0CFE">
        <w:rPr>
          <w:spacing w:val="-4"/>
          <w:rPrChange w:id="1678" w:author="Hughes, Anna E" w:date="2023-08-09T15:29:00Z">
            <w:rPr>
              <w:w w:val="90"/>
            </w:rPr>
          </w:rPrChange>
        </w:rPr>
        <w:t>target</w:t>
      </w:r>
      <w:r w:rsidR="001E0CFE">
        <w:rPr>
          <w:spacing w:val="-5"/>
          <w:rPrChange w:id="1679" w:author="Hughes, Anna E" w:date="2023-08-09T15:29:00Z">
            <w:rPr/>
          </w:rPrChange>
        </w:rPr>
        <w:t xml:space="preserve"> </w:t>
      </w:r>
      <w:r w:rsidR="001E0CFE">
        <w:rPr>
          <w:spacing w:val="-4"/>
          <w:rPrChange w:id="1680" w:author="Hughes, Anna E" w:date="2023-08-09T15:29:00Z">
            <w:rPr>
              <w:w w:val="90"/>
            </w:rPr>
          </w:rPrChange>
        </w:rPr>
        <w:t>template</w:t>
      </w:r>
    </w:p>
    <w:p w14:paraId="59E17656" w14:textId="77777777" w:rsidR="00087420" w:rsidRDefault="001E0CFE">
      <w:pPr>
        <w:pStyle w:val="BodyText"/>
        <w:rPr>
          <w:del w:id="1681" w:author="Hughes, Anna E" w:date="2023-08-09T15:29:00Z"/>
        </w:rPr>
      </w:pPr>
      <w:ins w:id="1682" w:author="Hughes, Anna E" w:date="2023-08-09T15:29:00Z">
        <w:r>
          <w:rPr>
            <w:rFonts w:ascii="Trebuchet MS"/>
            <w:spacing w:val="-2"/>
            <w:sz w:val="12"/>
          </w:rPr>
          <w:t>423</w:t>
        </w:r>
      </w:ins>
      <w:r>
        <w:rPr>
          <w:rFonts w:ascii="Trebuchet MS"/>
          <w:spacing w:val="74"/>
          <w:w w:val="150"/>
          <w:sz w:val="12"/>
          <w:rPrChange w:id="1683" w:author="Hughes, Anna E" w:date="2023-08-09T15:29:00Z">
            <w:rPr>
              <w:spacing w:val="-1"/>
            </w:rPr>
          </w:rPrChange>
        </w:rPr>
        <w:t xml:space="preserve"> </w:t>
      </w:r>
      <w:r>
        <w:rPr>
          <w:spacing w:val="-2"/>
          <w:rPrChange w:id="1684" w:author="Hughes, Anna E" w:date="2023-08-09T15:29:00Z">
            <w:rPr>
              <w:w w:val="90"/>
            </w:rPr>
          </w:rPrChange>
        </w:rPr>
        <w:t>in</w:t>
      </w:r>
      <w:r>
        <w:rPr>
          <w:spacing w:val="-6"/>
          <w:rPrChange w:id="1685" w:author="Hughes, Anna E" w:date="2023-08-09T15:29:00Z">
            <w:rPr/>
          </w:rPrChange>
        </w:rPr>
        <w:t xml:space="preserve"> </w:t>
      </w:r>
      <w:r>
        <w:rPr>
          <w:spacing w:val="-2"/>
          <w:rPrChange w:id="1686" w:author="Hughes, Anna E" w:date="2023-08-09T15:29:00Z">
            <w:rPr>
              <w:w w:val="90"/>
            </w:rPr>
          </w:rPrChange>
        </w:rPr>
        <w:t>mind</w:t>
      </w:r>
      <w:r>
        <w:rPr>
          <w:spacing w:val="-7"/>
          <w:rPrChange w:id="1687" w:author="Hughes, Anna E" w:date="2023-08-09T15:29:00Z">
            <w:rPr/>
          </w:rPrChange>
        </w:rPr>
        <w:t xml:space="preserve"> </w:t>
      </w:r>
      <w:r>
        <w:rPr>
          <w:spacing w:val="-2"/>
          <w:rPrChange w:id="1688" w:author="Hughes, Anna E" w:date="2023-08-09T15:29:00Z">
            <w:rPr>
              <w:w w:val="90"/>
            </w:rPr>
          </w:rPrChange>
        </w:rPr>
        <w:t>in</w:t>
      </w:r>
      <w:r>
        <w:rPr>
          <w:spacing w:val="-7"/>
          <w:rPrChange w:id="1689" w:author="Hughes, Anna E" w:date="2023-08-09T15:29:00Z">
            <w:rPr>
              <w:spacing w:val="-1"/>
            </w:rPr>
          </w:rPrChange>
        </w:rPr>
        <w:t xml:space="preserve"> </w:t>
      </w:r>
      <w:r>
        <w:rPr>
          <w:spacing w:val="-2"/>
          <w:rPrChange w:id="1690" w:author="Hughes, Anna E" w:date="2023-08-09T15:29:00Z">
            <w:rPr>
              <w:w w:val="90"/>
            </w:rPr>
          </w:rPrChange>
        </w:rPr>
        <w:t>order</w:t>
      </w:r>
      <w:r>
        <w:rPr>
          <w:spacing w:val="-7"/>
          <w:rPrChange w:id="1691" w:author="Hughes, Anna E" w:date="2023-08-09T15:29:00Z">
            <w:rPr/>
          </w:rPrChange>
        </w:rPr>
        <w:t xml:space="preserve"> </w:t>
      </w:r>
      <w:r>
        <w:rPr>
          <w:spacing w:val="-2"/>
          <w:rPrChange w:id="1692" w:author="Hughes, Anna E" w:date="2023-08-09T15:29:00Z">
            <w:rPr>
              <w:w w:val="90"/>
            </w:rPr>
          </w:rPrChange>
        </w:rPr>
        <w:t>to</w:t>
      </w:r>
      <w:r>
        <w:rPr>
          <w:spacing w:val="-6"/>
          <w:rPrChange w:id="1693" w:author="Hughes, Anna E" w:date="2023-08-09T15:29:00Z">
            <w:rPr/>
          </w:rPrChange>
        </w:rPr>
        <w:t xml:space="preserve"> </w:t>
      </w:r>
      <w:r>
        <w:rPr>
          <w:spacing w:val="-2"/>
          <w:rPrChange w:id="1694" w:author="Hughes, Anna E" w:date="2023-08-09T15:29:00Z">
            <w:rPr>
              <w:w w:val="90"/>
            </w:rPr>
          </w:rPrChange>
        </w:rPr>
        <w:t>compare</w:t>
      </w:r>
      <w:r>
        <w:rPr>
          <w:spacing w:val="-7"/>
          <w:rPrChange w:id="1695" w:author="Hughes, Anna E" w:date="2023-08-09T15:29:00Z">
            <w:rPr/>
          </w:rPrChange>
        </w:rPr>
        <w:t xml:space="preserve"> </w:t>
      </w:r>
      <w:r>
        <w:rPr>
          <w:spacing w:val="-2"/>
          <w:rPrChange w:id="1696" w:author="Hughes, Anna E" w:date="2023-08-09T15:29:00Z">
            <w:rPr>
              <w:w w:val="90"/>
            </w:rPr>
          </w:rPrChange>
        </w:rPr>
        <w:t>this</w:t>
      </w:r>
      <w:r>
        <w:rPr>
          <w:spacing w:val="-7"/>
          <w:rPrChange w:id="1697" w:author="Hughes, Anna E" w:date="2023-08-09T15:29:00Z">
            <w:rPr>
              <w:spacing w:val="-1"/>
            </w:rPr>
          </w:rPrChange>
        </w:rPr>
        <w:t xml:space="preserve"> </w:t>
      </w:r>
      <w:r>
        <w:rPr>
          <w:spacing w:val="-2"/>
          <w:rPrChange w:id="1698" w:author="Hughes, Anna E" w:date="2023-08-09T15:29:00Z">
            <w:rPr>
              <w:w w:val="90"/>
            </w:rPr>
          </w:rPrChange>
        </w:rPr>
        <w:t>to</w:t>
      </w:r>
      <w:r>
        <w:rPr>
          <w:spacing w:val="-7"/>
          <w:rPrChange w:id="1699" w:author="Hughes, Anna E" w:date="2023-08-09T15:29:00Z">
            <w:rPr/>
          </w:rPrChange>
        </w:rPr>
        <w:t xml:space="preserve"> </w:t>
      </w:r>
      <w:r>
        <w:rPr>
          <w:spacing w:val="-2"/>
          <w:rPrChange w:id="1700" w:author="Hughes, Anna E" w:date="2023-08-09T15:29:00Z">
            <w:rPr>
              <w:w w:val="90"/>
            </w:rPr>
          </w:rPrChange>
        </w:rPr>
        <w:t>the</w:t>
      </w:r>
      <w:r>
        <w:rPr>
          <w:spacing w:val="-6"/>
          <w:rPrChange w:id="1701" w:author="Hughes, Anna E" w:date="2023-08-09T15:29:00Z">
            <w:rPr/>
          </w:rPrChange>
        </w:rPr>
        <w:t xml:space="preserve"> </w:t>
      </w:r>
      <w:r>
        <w:rPr>
          <w:spacing w:val="-2"/>
          <w:rPrChange w:id="1702" w:author="Hughes, Anna E" w:date="2023-08-09T15:29:00Z">
            <w:rPr>
              <w:w w:val="90"/>
            </w:rPr>
          </w:rPrChange>
        </w:rPr>
        <w:t>stimuli</w:t>
      </w:r>
      <w:r>
        <w:rPr>
          <w:spacing w:val="-7"/>
          <w:rPrChange w:id="1703" w:author="Hughes, Anna E" w:date="2023-08-09T15:29:00Z">
            <w:rPr>
              <w:spacing w:val="-1"/>
            </w:rPr>
          </w:rPrChange>
        </w:rPr>
        <w:t xml:space="preserve"> </w:t>
      </w:r>
      <w:r>
        <w:rPr>
          <w:spacing w:val="-2"/>
          <w:rPrChange w:id="1704" w:author="Hughes, Anna E" w:date="2023-08-09T15:29:00Z">
            <w:rPr>
              <w:w w:val="90"/>
            </w:rPr>
          </w:rPrChange>
        </w:rPr>
        <w:t>in</w:t>
      </w:r>
      <w:r>
        <w:rPr>
          <w:spacing w:val="-7"/>
          <w:rPrChange w:id="1705" w:author="Hughes, Anna E" w:date="2023-08-09T15:29:00Z">
            <w:rPr/>
          </w:rPrChange>
        </w:rPr>
        <w:t xml:space="preserve"> </w:t>
      </w:r>
      <w:r>
        <w:rPr>
          <w:spacing w:val="-2"/>
          <w:rPrChange w:id="1706" w:author="Hughes, Anna E" w:date="2023-08-09T15:29:00Z">
            <w:rPr>
              <w:w w:val="90"/>
            </w:rPr>
          </w:rPrChange>
        </w:rPr>
        <w:t>the</w:t>
      </w:r>
      <w:r>
        <w:rPr>
          <w:spacing w:val="-6"/>
          <w:rPrChange w:id="1707" w:author="Hughes, Anna E" w:date="2023-08-09T15:29:00Z">
            <w:rPr/>
          </w:rPrChange>
        </w:rPr>
        <w:t xml:space="preserve"> </w:t>
      </w:r>
      <w:r>
        <w:rPr>
          <w:spacing w:val="-2"/>
          <w:rPrChange w:id="1708" w:author="Hughes, Anna E" w:date="2023-08-09T15:29:00Z">
            <w:rPr>
              <w:w w:val="90"/>
            </w:rPr>
          </w:rPrChange>
        </w:rPr>
        <w:t>display.</w:t>
      </w:r>
      <w:r>
        <w:rPr>
          <w:spacing w:val="17"/>
          <w:rPrChange w:id="1709" w:author="Hughes, Anna E" w:date="2023-08-09T15:29:00Z">
            <w:rPr>
              <w:spacing w:val="20"/>
            </w:rPr>
          </w:rPrChange>
        </w:rPr>
        <w:t xml:space="preserve"> </w:t>
      </w:r>
      <w:r>
        <w:rPr>
          <w:spacing w:val="-2"/>
          <w:rPrChange w:id="1710" w:author="Hughes, Anna E" w:date="2023-08-09T15:29:00Z">
            <w:rPr>
              <w:spacing w:val="-2"/>
              <w:w w:val="90"/>
            </w:rPr>
          </w:rPrChange>
        </w:rPr>
        <w:t>Thus,</w:t>
      </w:r>
    </w:p>
    <w:p w14:paraId="71F41A8D" w14:textId="57251495" w:rsidR="00470D98" w:rsidRDefault="001644E6">
      <w:pPr>
        <w:pStyle w:val="BodyText"/>
        <w:spacing w:before="8"/>
        <w:rPr>
          <w:ins w:id="1711" w:author="Hughes, Anna E" w:date="2023-08-09T15:29:00Z"/>
        </w:rPr>
      </w:pPr>
      <w:del w:id="1712" w:author="Hughes, Anna E" w:date="2023-08-09T15:29:00Z">
        <w:r>
          <w:rPr>
            <w:rFonts w:ascii="Trebuchet MS"/>
            <w:spacing w:val="-6"/>
            <w:sz w:val="12"/>
          </w:rPr>
          <w:delText>426</w:delText>
        </w:r>
        <w:r>
          <w:rPr>
            <w:rFonts w:ascii="Trebuchet MS"/>
            <w:spacing w:val="39"/>
            <w:sz w:val="12"/>
          </w:rPr>
          <w:delText xml:space="preserve"> </w:delText>
        </w:r>
      </w:del>
      <w:r w:rsidR="001E0CFE">
        <w:rPr>
          <w:spacing w:val="-5"/>
          <w:rPrChange w:id="1713" w:author="Hughes, Anna E" w:date="2023-08-09T15:29:00Z">
            <w:rPr>
              <w:rFonts w:ascii="Trebuchet MS"/>
              <w:spacing w:val="39"/>
              <w:sz w:val="12"/>
            </w:rPr>
          </w:rPrChange>
        </w:rPr>
        <w:t xml:space="preserve"> </w:t>
      </w:r>
      <w:r w:rsidR="001E0CFE">
        <w:rPr>
          <w:spacing w:val="-2"/>
          <w:rPrChange w:id="1714" w:author="Hughes, Anna E" w:date="2023-08-09T15:29:00Z">
            <w:rPr>
              <w:spacing w:val="-6"/>
            </w:rPr>
          </w:rPrChange>
        </w:rPr>
        <w:t>participants</w:t>
      </w:r>
      <w:del w:id="1715" w:author="Hughes, Anna E" w:date="2023-08-09T15:29:00Z">
        <w:r>
          <w:rPr>
            <w:spacing w:val="-5"/>
          </w:rPr>
          <w:delText xml:space="preserve"> </w:delText>
        </w:r>
        <w:r>
          <w:rPr>
            <w:spacing w:val="-6"/>
          </w:rPr>
          <w:delText>will</w:delText>
        </w:r>
        <w:r>
          <w:rPr>
            <w:spacing w:val="-5"/>
          </w:rPr>
          <w:delText xml:space="preserve"> </w:delText>
        </w:r>
        <w:r>
          <w:rPr>
            <w:spacing w:val="-6"/>
          </w:rPr>
          <w:delText>be</w:delText>
        </w:r>
      </w:del>
    </w:p>
    <w:p w14:paraId="44937C62" w14:textId="77777777" w:rsidR="00087420" w:rsidRDefault="001E0CFE">
      <w:pPr>
        <w:pStyle w:val="BodyText"/>
        <w:spacing w:before="8"/>
        <w:rPr>
          <w:del w:id="1716" w:author="Hughes, Anna E" w:date="2023-08-09T15:29:00Z"/>
        </w:rPr>
      </w:pPr>
      <w:ins w:id="1717" w:author="Hughes, Anna E" w:date="2023-08-09T15:29:00Z">
        <w:r>
          <w:rPr>
            <w:rFonts w:ascii="Trebuchet MS"/>
            <w:spacing w:val="-8"/>
            <w:sz w:val="12"/>
          </w:rPr>
          <w:t>424</w:t>
        </w:r>
        <w:r>
          <w:rPr>
            <w:rFonts w:ascii="Trebuchet MS"/>
            <w:spacing w:val="49"/>
            <w:sz w:val="12"/>
          </w:rPr>
          <w:t xml:space="preserve">  </w:t>
        </w:r>
        <w:r>
          <w:rPr>
            <w:spacing w:val="-8"/>
          </w:rPr>
          <w:t>were</w:t>
        </w:r>
      </w:ins>
      <w:r>
        <w:rPr>
          <w:spacing w:val="-3"/>
          <w:rPrChange w:id="1718" w:author="Hughes, Anna E" w:date="2023-08-09T15:29:00Z">
            <w:rPr>
              <w:spacing w:val="-5"/>
            </w:rPr>
          </w:rPrChange>
        </w:rPr>
        <w:t xml:space="preserve"> </w:t>
      </w:r>
      <w:r>
        <w:rPr>
          <w:spacing w:val="-8"/>
          <w:rPrChange w:id="1719" w:author="Hughes, Anna E" w:date="2023-08-09T15:29:00Z">
            <w:rPr>
              <w:spacing w:val="-6"/>
            </w:rPr>
          </w:rPrChange>
        </w:rPr>
        <w:t>cued</w:t>
      </w:r>
      <w:r>
        <w:rPr>
          <w:spacing w:val="-2"/>
          <w:rPrChange w:id="1720" w:author="Hughes, Anna E" w:date="2023-08-09T15:29:00Z">
            <w:rPr>
              <w:spacing w:val="-5"/>
            </w:rPr>
          </w:rPrChange>
        </w:rPr>
        <w:t xml:space="preserve"> </w:t>
      </w:r>
      <w:r>
        <w:rPr>
          <w:spacing w:val="-8"/>
          <w:rPrChange w:id="1721" w:author="Hughes, Anna E" w:date="2023-08-09T15:29:00Z">
            <w:rPr>
              <w:spacing w:val="-6"/>
            </w:rPr>
          </w:rPrChange>
        </w:rPr>
        <w:t>to</w:t>
      </w:r>
      <w:r>
        <w:rPr>
          <w:spacing w:val="-2"/>
          <w:rPrChange w:id="1722" w:author="Hughes, Anna E" w:date="2023-08-09T15:29:00Z">
            <w:rPr>
              <w:spacing w:val="-6"/>
            </w:rPr>
          </w:rPrChange>
        </w:rPr>
        <w:t xml:space="preserve"> </w:t>
      </w:r>
      <w:r>
        <w:rPr>
          <w:spacing w:val="-8"/>
          <w:rPrChange w:id="1723" w:author="Hughes, Anna E" w:date="2023-08-09T15:29:00Z">
            <w:rPr>
              <w:spacing w:val="-6"/>
            </w:rPr>
          </w:rPrChange>
        </w:rPr>
        <w:t>search</w:t>
      </w:r>
      <w:r>
        <w:rPr>
          <w:spacing w:val="-2"/>
          <w:rPrChange w:id="1724" w:author="Hughes, Anna E" w:date="2023-08-09T15:29:00Z">
            <w:rPr>
              <w:spacing w:val="-5"/>
            </w:rPr>
          </w:rPrChange>
        </w:rPr>
        <w:t xml:space="preserve"> </w:t>
      </w:r>
      <w:r>
        <w:rPr>
          <w:spacing w:val="-8"/>
          <w:rPrChange w:id="1725" w:author="Hughes, Anna E" w:date="2023-08-09T15:29:00Z">
            <w:rPr>
              <w:spacing w:val="-6"/>
            </w:rPr>
          </w:rPrChange>
        </w:rPr>
        <w:t>for</w:t>
      </w:r>
      <w:r>
        <w:rPr>
          <w:spacing w:val="-3"/>
          <w:rPrChange w:id="1726" w:author="Hughes, Anna E" w:date="2023-08-09T15:29:00Z">
            <w:rPr>
              <w:spacing w:val="-5"/>
            </w:rPr>
          </w:rPrChange>
        </w:rPr>
        <w:t xml:space="preserve"> </w:t>
      </w:r>
      <w:r>
        <w:rPr>
          <w:spacing w:val="-8"/>
          <w:rPrChange w:id="1727" w:author="Hughes, Anna E" w:date="2023-08-09T15:29:00Z">
            <w:rPr>
              <w:spacing w:val="-6"/>
            </w:rPr>
          </w:rPrChange>
        </w:rPr>
        <w:t>the</w:t>
      </w:r>
      <w:r>
        <w:rPr>
          <w:spacing w:val="-2"/>
          <w:rPrChange w:id="1728" w:author="Hughes, Anna E" w:date="2023-08-09T15:29:00Z">
            <w:rPr>
              <w:spacing w:val="-5"/>
            </w:rPr>
          </w:rPrChange>
        </w:rPr>
        <w:t xml:space="preserve"> </w:t>
      </w:r>
      <w:r>
        <w:rPr>
          <w:spacing w:val="-8"/>
          <w:rPrChange w:id="1729" w:author="Hughes, Anna E" w:date="2023-08-09T15:29:00Z">
            <w:rPr>
              <w:spacing w:val="-6"/>
            </w:rPr>
          </w:rPrChange>
        </w:rPr>
        <w:t>relevant</w:t>
      </w:r>
      <w:r>
        <w:rPr>
          <w:spacing w:val="-2"/>
          <w:rPrChange w:id="1730" w:author="Hughes, Anna E" w:date="2023-08-09T15:29:00Z">
            <w:rPr>
              <w:spacing w:val="-5"/>
            </w:rPr>
          </w:rPrChange>
        </w:rPr>
        <w:t xml:space="preserve"> </w:t>
      </w:r>
      <w:r>
        <w:rPr>
          <w:spacing w:val="-8"/>
          <w:rPrChange w:id="1731" w:author="Hughes, Anna E" w:date="2023-08-09T15:29:00Z">
            <w:rPr>
              <w:spacing w:val="-6"/>
            </w:rPr>
          </w:rPrChange>
        </w:rPr>
        <w:t>target</w:t>
      </w:r>
      <w:r>
        <w:rPr>
          <w:spacing w:val="-3"/>
          <w:rPrChange w:id="1732" w:author="Hughes, Anna E" w:date="2023-08-09T15:29:00Z">
            <w:rPr>
              <w:spacing w:val="-5"/>
            </w:rPr>
          </w:rPrChange>
        </w:rPr>
        <w:t xml:space="preserve"> </w:t>
      </w:r>
      <w:r>
        <w:rPr>
          <w:spacing w:val="-8"/>
          <w:rPrChange w:id="1733" w:author="Hughes, Anna E" w:date="2023-08-09T15:29:00Z">
            <w:rPr>
              <w:spacing w:val="-6"/>
            </w:rPr>
          </w:rPrChange>
        </w:rPr>
        <w:t>at</w:t>
      </w:r>
      <w:r>
        <w:rPr>
          <w:spacing w:val="-2"/>
          <w:rPrChange w:id="1734" w:author="Hughes, Anna E" w:date="2023-08-09T15:29:00Z">
            <w:rPr>
              <w:spacing w:val="-5"/>
            </w:rPr>
          </w:rPrChange>
        </w:rPr>
        <w:t xml:space="preserve"> </w:t>
      </w:r>
      <w:r>
        <w:rPr>
          <w:spacing w:val="-8"/>
          <w:rPrChange w:id="1735" w:author="Hughes, Anna E" w:date="2023-08-09T15:29:00Z">
            <w:rPr>
              <w:spacing w:val="-6"/>
            </w:rPr>
          </w:rPrChange>
        </w:rPr>
        <w:t>the</w:t>
      </w:r>
      <w:r>
        <w:rPr>
          <w:spacing w:val="-2"/>
          <w:rPrChange w:id="1736" w:author="Hughes, Anna E" w:date="2023-08-09T15:29:00Z">
            <w:rPr>
              <w:spacing w:val="-5"/>
            </w:rPr>
          </w:rPrChange>
        </w:rPr>
        <w:t xml:space="preserve"> </w:t>
      </w:r>
      <w:r>
        <w:rPr>
          <w:spacing w:val="-8"/>
          <w:rPrChange w:id="1737" w:author="Hughes, Anna E" w:date="2023-08-09T15:29:00Z">
            <w:rPr>
              <w:spacing w:val="-6"/>
            </w:rPr>
          </w:rPrChange>
        </w:rPr>
        <w:t>beginning</w:t>
      </w:r>
      <w:r>
        <w:rPr>
          <w:spacing w:val="-2"/>
          <w:rPrChange w:id="1738" w:author="Hughes, Anna E" w:date="2023-08-09T15:29:00Z">
            <w:rPr>
              <w:spacing w:val="-5"/>
            </w:rPr>
          </w:rPrChange>
        </w:rPr>
        <w:t xml:space="preserve"> </w:t>
      </w:r>
      <w:r>
        <w:rPr>
          <w:spacing w:val="-8"/>
          <w:rPrChange w:id="1739" w:author="Hughes, Anna E" w:date="2023-08-09T15:29:00Z">
            <w:rPr>
              <w:spacing w:val="-6"/>
            </w:rPr>
          </w:rPrChange>
        </w:rPr>
        <w:t>of</w:t>
      </w:r>
      <w:r>
        <w:rPr>
          <w:spacing w:val="-3"/>
          <w:rPrChange w:id="1740" w:author="Hughes, Anna E" w:date="2023-08-09T15:29:00Z">
            <w:rPr>
              <w:spacing w:val="-5"/>
            </w:rPr>
          </w:rPrChange>
        </w:rPr>
        <w:t xml:space="preserve"> </w:t>
      </w:r>
      <w:r>
        <w:rPr>
          <w:spacing w:val="-8"/>
          <w:rPrChange w:id="1741" w:author="Hughes, Anna E" w:date="2023-08-09T15:29:00Z">
            <w:rPr>
              <w:spacing w:val="-6"/>
            </w:rPr>
          </w:rPrChange>
        </w:rPr>
        <w:t>each</w:t>
      </w:r>
    </w:p>
    <w:p w14:paraId="3CAB91B4" w14:textId="691796CA" w:rsidR="00470D98" w:rsidRPr="004906C0" w:rsidRDefault="001644E6">
      <w:pPr>
        <w:pStyle w:val="BodyText"/>
        <w:pPrChange w:id="1742" w:author="Hughes, Anna E" w:date="2023-08-09T15:29:00Z">
          <w:pPr>
            <w:spacing w:before="7"/>
            <w:ind w:left="227"/>
          </w:pPr>
        </w:pPrChange>
      </w:pPr>
      <w:del w:id="1743" w:author="Hughes, Anna E" w:date="2023-08-09T15:29:00Z">
        <w:r>
          <w:rPr>
            <w:rFonts w:ascii="Trebuchet MS"/>
            <w:sz w:val="12"/>
          </w:rPr>
          <w:delText>427</w:delText>
        </w:r>
        <w:r>
          <w:rPr>
            <w:rFonts w:ascii="Trebuchet MS"/>
            <w:spacing w:val="62"/>
            <w:sz w:val="12"/>
          </w:rPr>
          <w:delText xml:space="preserve"> </w:delText>
        </w:r>
      </w:del>
      <w:r w:rsidR="001E0CFE">
        <w:rPr>
          <w:spacing w:val="-2"/>
          <w:rPrChange w:id="1744" w:author="Hughes, Anna E" w:date="2023-08-09T15:29:00Z">
            <w:rPr>
              <w:rFonts w:ascii="Trebuchet MS"/>
              <w:spacing w:val="62"/>
              <w:sz w:val="12"/>
            </w:rPr>
          </w:rPrChange>
        </w:rPr>
        <w:t xml:space="preserve"> </w:t>
      </w:r>
      <w:r w:rsidR="001E0CFE">
        <w:rPr>
          <w:spacing w:val="-8"/>
          <w:rPrChange w:id="1745" w:author="Hughes, Anna E" w:date="2023-08-09T15:29:00Z">
            <w:rPr>
              <w:spacing w:val="-2"/>
              <w:sz w:val="24"/>
            </w:rPr>
          </w:rPrChange>
        </w:rPr>
        <w:t>block.</w:t>
      </w:r>
    </w:p>
    <w:p w14:paraId="1D01713F" w14:textId="37EFC1A1" w:rsidR="00470D98" w:rsidRDefault="001644E6">
      <w:pPr>
        <w:pStyle w:val="BodyText"/>
        <w:tabs>
          <w:tab w:val="left" w:pos="968"/>
        </w:tabs>
        <w:spacing w:before="8"/>
      </w:pPr>
      <w:del w:id="1746" w:author="Hughes, Anna E" w:date="2023-08-09T15:29:00Z">
        <w:r>
          <w:rPr>
            <w:rFonts w:ascii="Trebuchet MS"/>
            <w:spacing w:val="-5"/>
            <w:sz w:val="12"/>
          </w:rPr>
          <w:delText>428</w:delText>
        </w:r>
      </w:del>
      <w:ins w:id="1747" w:author="Hughes, Anna E" w:date="2023-08-09T15:29:00Z">
        <w:r w:rsidR="001E0CFE">
          <w:rPr>
            <w:rFonts w:ascii="Trebuchet MS"/>
            <w:spacing w:val="-5"/>
            <w:sz w:val="12"/>
          </w:rPr>
          <w:t>425</w:t>
        </w:r>
      </w:ins>
      <w:r w:rsidR="001E0CFE">
        <w:rPr>
          <w:rFonts w:ascii="Trebuchet MS"/>
          <w:sz w:val="12"/>
        </w:rPr>
        <w:tab/>
      </w:r>
      <w:r w:rsidR="001E0CFE">
        <w:rPr>
          <w:spacing w:val="-4"/>
        </w:rPr>
        <w:t>In</w:t>
      </w:r>
      <w:r w:rsidR="001E0CFE">
        <w:rPr>
          <w:spacing w:val="12"/>
          <w:rPrChange w:id="1748" w:author="Hughes, Anna E" w:date="2023-08-09T15:29:00Z">
            <w:rPr>
              <w:spacing w:val="3"/>
            </w:rPr>
          </w:rPrChange>
        </w:rPr>
        <w:t xml:space="preserve"> </w:t>
      </w:r>
      <w:r w:rsidR="001E0CFE">
        <w:rPr>
          <w:spacing w:val="-4"/>
        </w:rPr>
        <w:t>both</w:t>
      </w:r>
      <w:r w:rsidR="001E0CFE">
        <w:rPr>
          <w:spacing w:val="12"/>
          <w:rPrChange w:id="1749" w:author="Hughes, Anna E" w:date="2023-08-09T15:29:00Z">
            <w:rPr>
              <w:spacing w:val="5"/>
            </w:rPr>
          </w:rPrChange>
        </w:rPr>
        <w:t xml:space="preserve"> </w:t>
      </w:r>
      <w:r w:rsidR="001E0CFE">
        <w:rPr>
          <w:spacing w:val="-4"/>
        </w:rPr>
        <w:t>the</w:t>
      </w:r>
      <w:r w:rsidR="001E0CFE">
        <w:rPr>
          <w:spacing w:val="12"/>
          <w:rPrChange w:id="1750" w:author="Hughes, Anna E" w:date="2023-08-09T15:29:00Z">
            <w:rPr>
              <w:spacing w:val="6"/>
            </w:rPr>
          </w:rPrChange>
        </w:rPr>
        <w:t xml:space="preserve"> </w:t>
      </w:r>
      <w:r w:rsidR="001E0CFE">
        <w:rPr>
          <w:spacing w:val="-4"/>
        </w:rPr>
        <w:t>practice</w:t>
      </w:r>
      <w:r w:rsidR="001E0CFE">
        <w:rPr>
          <w:spacing w:val="12"/>
          <w:rPrChange w:id="1751" w:author="Hughes, Anna E" w:date="2023-08-09T15:29:00Z">
            <w:rPr>
              <w:spacing w:val="5"/>
            </w:rPr>
          </w:rPrChange>
        </w:rPr>
        <w:t xml:space="preserve"> </w:t>
      </w:r>
      <w:r w:rsidR="001E0CFE">
        <w:rPr>
          <w:spacing w:val="-4"/>
        </w:rPr>
        <w:t>and</w:t>
      </w:r>
      <w:r w:rsidR="001E0CFE">
        <w:rPr>
          <w:spacing w:val="12"/>
          <w:rPrChange w:id="1752" w:author="Hughes, Anna E" w:date="2023-08-09T15:29:00Z">
            <w:rPr>
              <w:spacing w:val="5"/>
            </w:rPr>
          </w:rPrChange>
        </w:rPr>
        <w:t xml:space="preserve"> </w:t>
      </w:r>
      <w:r w:rsidR="001E0CFE">
        <w:rPr>
          <w:spacing w:val="-4"/>
        </w:rPr>
        <w:t>experimental</w:t>
      </w:r>
      <w:r w:rsidR="001E0CFE">
        <w:rPr>
          <w:spacing w:val="12"/>
          <w:rPrChange w:id="1753" w:author="Hughes, Anna E" w:date="2023-08-09T15:29:00Z">
            <w:rPr>
              <w:spacing w:val="6"/>
            </w:rPr>
          </w:rPrChange>
        </w:rPr>
        <w:t xml:space="preserve"> </w:t>
      </w:r>
      <w:r w:rsidR="001E0CFE">
        <w:rPr>
          <w:spacing w:val="-4"/>
        </w:rPr>
        <w:t>trials,</w:t>
      </w:r>
      <w:r w:rsidR="001E0CFE">
        <w:rPr>
          <w:spacing w:val="18"/>
          <w:rPrChange w:id="1754" w:author="Hughes, Anna E" w:date="2023-08-09T15:29:00Z">
            <w:rPr>
              <w:spacing w:val="10"/>
            </w:rPr>
          </w:rPrChange>
        </w:rPr>
        <w:t xml:space="preserve"> </w:t>
      </w:r>
      <w:r w:rsidR="001E0CFE">
        <w:rPr>
          <w:spacing w:val="-4"/>
        </w:rPr>
        <w:t>the</w:t>
      </w:r>
      <w:r w:rsidR="001E0CFE">
        <w:rPr>
          <w:spacing w:val="12"/>
          <w:rPrChange w:id="1755" w:author="Hughes, Anna E" w:date="2023-08-09T15:29:00Z">
            <w:rPr>
              <w:spacing w:val="6"/>
            </w:rPr>
          </w:rPrChange>
        </w:rPr>
        <w:t xml:space="preserve"> </w:t>
      </w:r>
      <w:r w:rsidR="001E0CFE">
        <w:rPr>
          <w:spacing w:val="-4"/>
        </w:rPr>
        <w:t>search</w:t>
      </w:r>
      <w:r w:rsidR="001E0CFE">
        <w:rPr>
          <w:spacing w:val="12"/>
          <w:rPrChange w:id="1756" w:author="Hughes, Anna E" w:date="2023-08-09T15:29:00Z">
            <w:rPr>
              <w:spacing w:val="5"/>
            </w:rPr>
          </w:rPrChange>
        </w:rPr>
        <w:t xml:space="preserve"> </w:t>
      </w:r>
      <w:r w:rsidR="001E0CFE">
        <w:rPr>
          <w:spacing w:val="-4"/>
        </w:rPr>
        <w:t>display</w:t>
      </w:r>
      <w:r w:rsidR="001E0CFE">
        <w:rPr>
          <w:spacing w:val="12"/>
          <w:rPrChange w:id="1757" w:author="Hughes, Anna E" w:date="2023-08-09T15:29:00Z">
            <w:rPr>
              <w:spacing w:val="5"/>
            </w:rPr>
          </w:rPrChange>
        </w:rPr>
        <w:t xml:space="preserve"> </w:t>
      </w:r>
      <w:del w:id="1758" w:author="Hughes, Anna E" w:date="2023-08-09T15:29:00Z">
        <w:r>
          <w:rPr>
            <w:spacing w:val="-4"/>
          </w:rPr>
          <w:delText>will</w:delText>
        </w:r>
        <w:r>
          <w:rPr>
            <w:spacing w:val="6"/>
          </w:rPr>
          <w:delText xml:space="preserve"> </w:delText>
        </w:r>
      </w:del>
      <w:r w:rsidR="001E0CFE">
        <w:rPr>
          <w:spacing w:val="-4"/>
        </w:rPr>
        <w:t>always</w:t>
      </w:r>
      <w:ins w:id="1759" w:author="Hughes, Anna E" w:date="2023-08-09T15:29:00Z">
        <w:r w:rsidR="001E0CFE">
          <w:rPr>
            <w:spacing w:val="12"/>
          </w:rPr>
          <w:t xml:space="preserve"> </w:t>
        </w:r>
        <w:r w:rsidR="001E0CFE">
          <w:rPr>
            <w:spacing w:val="-5"/>
          </w:rPr>
          <w:t>re-</w:t>
        </w:r>
      </w:ins>
    </w:p>
    <w:p w14:paraId="5B6242F8" w14:textId="5FA4EB98" w:rsidR="00470D98" w:rsidRDefault="001644E6">
      <w:pPr>
        <w:pStyle w:val="BodyText"/>
        <w:pPrChange w:id="1760" w:author="Hughes, Anna E" w:date="2023-08-09T15:29:00Z">
          <w:pPr>
            <w:pStyle w:val="BodyText"/>
            <w:spacing w:before="8"/>
          </w:pPr>
        </w:pPrChange>
      </w:pPr>
      <w:del w:id="1761" w:author="Hughes, Anna E" w:date="2023-08-09T15:29:00Z">
        <w:r>
          <w:rPr>
            <w:rFonts w:ascii="Trebuchet MS"/>
            <w:spacing w:val="-6"/>
            <w:sz w:val="12"/>
          </w:rPr>
          <w:delText>429</w:delText>
        </w:r>
        <w:r>
          <w:rPr>
            <w:rFonts w:ascii="Trebuchet MS"/>
            <w:spacing w:val="74"/>
            <w:w w:val="150"/>
            <w:sz w:val="12"/>
          </w:rPr>
          <w:delText xml:space="preserve"> </w:delText>
        </w:r>
        <w:r>
          <w:rPr>
            <w:spacing w:val="-6"/>
          </w:rPr>
          <w:delText>remain</w:delText>
        </w:r>
      </w:del>
      <w:ins w:id="1762" w:author="Hughes, Anna E" w:date="2023-08-09T15:29:00Z">
        <w:r w:rsidR="001E0CFE">
          <w:rPr>
            <w:rFonts w:ascii="Trebuchet MS"/>
            <w:spacing w:val="-8"/>
            <w:sz w:val="12"/>
          </w:rPr>
          <w:t>426</w:t>
        </w:r>
        <w:r w:rsidR="001E0CFE">
          <w:rPr>
            <w:rFonts w:ascii="Trebuchet MS"/>
            <w:spacing w:val="48"/>
            <w:sz w:val="12"/>
          </w:rPr>
          <w:t xml:space="preserve">  </w:t>
        </w:r>
        <w:r w:rsidR="001E0CFE">
          <w:rPr>
            <w:spacing w:val="-8"/>
          </w:rPr>
          <w:t>mained</w:t>
        </w:r>
      </w:ins>
      <w:r w:rsidR="001E0CFE">
        <w:rPr>
          <w:spacing w:val="-3"/>
          <w:rPrChange w:id="1763" w:author="Hughes, Anna E" w:date="2023-08-09T15:29:00Z">
            <w:rPr>
              <w:spacing w:val="-7"/>
            </w:rPr>
          </w:rPrChange>
        </w:rPr>
        <w:t xml:space="preserve"> </w:t>
      </w:r>
      <w:r w:rsidR="001E0CFE">
        <w:rPr>
          <w:spacing w:val="-8"/>
          <w:rPrChange w:id="1764" w:author="Hughes, Anna E" w:date="2023-08-09T15:29:00Z">
            <w:rPr>
              <w:spacing w:val="-6"/>
            </w:rPr>
          </w:rPrChange>
        </w:rPr>
        <w:t>on</w:t>
      </w:r>
      <w:r w:rsidR="001E0CFE">
        <w:rPr>
          <w:spacing w:val="-3"/>
          <w:rPrChange w:id="1765" w:author="Hughes, Anna E" w:date="2023-08-09T15:29:00Z">
            <w:rPr>
              <w:spacing w:val="-7"/>
            </w:rPr>
          </w:rPrChange>
        </w:rPr>
        <w:t xml:space="preserve"> </w:t>
      </w:r>
      <w:r w:rsidR="001E0CFE">
        <w:rPr>
          <w:spacing w:val="-8"/>
          <w:rPrChange w:id="1766" w:author="Hughes, Anna E" w:date="2023-08-09T15:29:00Z">
            <w:rPr>
              <w:spacing w:val="-6"/>
            </w:rPr>
          </w:rPrChange>
        </w:rPr>
        <w:t>screen</w:t>
      </w:r>
      <w:r w:rsidR="001E0CFE">
        <w:rPr>
          <w:spacing w:val="-3"/>
          <w:rPrChange w:id="1767" w:author="Hughes, Anna E" w:date="2023-08-09T15:29:00Z">
            <w:rPr>
              <w:spacing w:val="-7"/>
            </w:rPr>
          </w:rPrChange>
        </w:rPr>
        <w:t xml:space="preserve"> </w:t>
      </w:r>
      <w:r w:rsidR="001E0CFE">
        <w:rPr>
          <w:spacing w:val="-8"/>
          <w:rPrChange w:id="1768" w:author="Hughes, Anna E" w:date="2023-08-09T15:29:00Z">
            <w:rPr>
              <w:spacing w:val="-6"/>
            </w:rPr>
          </w:rPrChange>
        </w:rPr>
        <w:t>until</w:t>
      </w:r>
      <w:r w:rsidR="001E0CFE">
        <w:rPr>
          <w:spacing w:val="-3"/>
          <w:rPrChange w:id="1769" w:author="Hughes, Anna E" w:date="2023-08-09T15:29:00Z">
            <w:rPr>
              <w:spacing w:val="-8"/>
            </w:rPr>
          </w:rPrChange>
        </w:rPr>
        <w:t xml:space="preserve"> </w:t>
      </w:r>
      <w:r w:rsidR="001E0CFE">
        <w:rPr>
          <w:spacing w:val="-8"/>
          <w:rPrChange w:id="1770" w:author="Hughes, Anna E" w:date="2023-08-09T15:29:00Z">
            <w:rPr>
              <w:spacing w:val="-6"/>
            </w:rPr>
          </w:rPrChange>
        </w:rPr>
        <w:t>a</w:t>
      </w:r>
      <w:r w:rsidR="001E0CFE">
        <w:rPr>
          <w:spacing w:val="-3"/>
          <w:rPrChange w:id="1771" w:author="Hughes, Anna E" w:date="2023-08-09T15:29:00Z">
            <w:rPr>
              <w:spacing w:val="-7"/>
            </w:rPr>
          </w:rPrChange>
        </w:rPr>
        <w:t xml:space="preserve"> </w:t>
      </w:r>
      <w:r w:rsidR="001E0CFE">
        <w:rPr>
          <w:spacing w:val="-8"/>
          <w:rPrChange w:id="1772" w:author="Hughes, Anna E" w:date="2023-08-09T15:29:00Z">
            <w:rPr>
              <w:spacing w:val="-6"/>
            </w:rPr>
          </w:rPrChange>
        </w:rPr>
        <w:t>response</w:t>
      </w:r>
      <w:r w:rsidR="001E0CFE">
        <w:rPr>
          <w:spacing w:val="-2"/>
          <w:rPrChange w:id="1773" w:author="Hughes, Anna E" w:date="2023-08-09T15:29:00Z">
            <w:rPr>
              <w:spacing w:val="-7"/>
            </w:rPr>
          </w:rPrChange>
        </w:rPr>
        <w:t xml:space="preserve"> </w:t>
      </w:r>
      <w:del w:id="1774" w:author="Hughes, Anna E" w:date="2023-08-09T15:29:00Z">
        <w:r>
          <w:rPr>
            <w:spacing w:val="-6"/>
          </w:rPr>
          <w:delText>is</w:delText>
        </w:r>
      </w:del>
      <w:ins w:id="1775" w:author="Hughes, Anna E" w:date="2023-08-09T15:29:00Z">
        <w:r w:rsidR="001E0CFE">
          <w:rPr>
            <w:spacing w:val="-8"/>
          </w:rPr>
          <w:t>was</w:t>
        </w:r>
      </w:ins>
      <w:r w:rsidR="001E0CFE">
        <w:rPr>
          <w:spacing w:val="-3"/>
          <w:rPrChange w:id="1776" w:author="Hughes, Anna E" w:date="2023-08-09T15:29:00Z">
            <w:rPr>
              <w:spacing w:val="-7"/>
            </w:rPr>
          </w:rPrChange>
        </w:rPr>
        <w:t xml:space="preserve"> </w:t>
      </w:r>
      <w:r w:rsidR="001E0CFE">
        <w:rPr>
          <w:spacing w:val="-8"/>
          <w:rPrChange w:id="1777" w:author="Hughes, Anna E" w:date="2023-08-09T15:29:00Z">
            <w:rPr>
              <w:spacing w:val="-6"/>
            </w:rPr>
          </w:rPrChange>
        </w:rPr>
        <w:t>made,</w:t>
      </w:r>
      <w:r w:rsidR="001E0CFE">
        <w:rPr>
          <w:spacing w:val="-3"/>
          <w:rPrChange w:id="1778" w:author="Hughes, Anna E" w:date="2023-08-09T15:29:00Z">
            <w:rPr>
              <w:spacing w:val="-7"/>
            </w:rPr>
          </w:rPrChange>
        </w:rPr>
        <w:t xml:space="preserve"> </w:t>
      </w:r>
      <w:r w:rsidR="001E0CFE">
        <w:rPr>
          <w:spacing w:val="-8"/>
          <w:rPrChange w:id="1779" w:author="Hughes, Anna E" w:date="2023-08-09T15:29:00Z">
            <w:rPr>
              <w:spacing w:val="-6"/>
            </w:rPr>
          </w:rPrChange>
        </w:rPr>
        <w:t>or</w:t>
      </w:r>
      <w:r w:rsidR="001E0CFE">
        <w:rPr>
          <w:spacing w:val="-3"/>
          <w:rPrChange w:id="1780" w:author="Hughes, Anna E" w:date="2023-08-09T15:29:00Z">
            <w:rPr>
              <w:spacing w:val="-8"/>
            </w:rPr>
          </w:rPrChange>
        </w:rPr>
        <w:t xml:space="preserve"> </w:t>
      </w:r>
      <w:r w:rsidR="001E0CFE">
        <w:rPr>
          <w:spacing w:val="-8"/>
          <w:rPrChange w:id="1781" w:author="Hughes, Anna E" w:date="2023-08-09T15:29:00Z">
            <w:rPr>
              <w:spacing w:val="-6"/>
            </w:rPr>
          </w:rPrChange>
        </w:rPr>
        <w:t>until</w:t>
      </w:r>
      <w:r w:rsidR="001E0CFE">
        <w:rPr>
          <w:spacing w:val="-3"/>
          <w:rPrChange w:id="1782" w:author="Hughes, Anna E" w:date="2023-08-09T15:29:00Z">
            <w:rPr>
              <w:spacing w:val="-7"/>
            </w:rPr>
          </w:rPrChange>
        </w:rPr>
        <w:t xml:space="preserve"> </w:t>
      </w:r>
      <w:r w:rsidR="001E0CFE">
        <w:rPr>
          <w:spacing w:val="-8"/>
          <w:rPrChange w:id="1783" w:author="Hughes, Anna E" w:date="2023-08-09T15:29:00Z">
            <w:rPr>
              <w:spacing w:val="-6"/>
            </w:rPr>
          </w:rPrChange>
        </w:rPr>
        <w:t>5</w:t>
      </w:r>
      <w:r w:rsidR="001E0CFE">
        <w:rPr>
          <w:spacing w:val="-3"/>
          <w:rPrChange w:id="1784" w:author="Hughes, Anna E" w:date="2023-08-09T15:29:00Z">
            <w:rPr>
              <w:spacing w:val="-7"/>
            </w:rPr>
          </w:rPrChange>
        </w:rPr>
        <w:t xml:space="preserve"> </w:t>
      </w:r>
      <w:r w:rsidR="001E0CFE">
        <w:rPr>
          <w:spacing w:val="-8"/>
          <w:rPrChange w:id="1785" w:author="Hughes, Anna E" w:date="2023-08-09T15:29:00Z">
            <w:rPr>
              <w:spacing w:val="-6"/>
            </w:rPr>
          </w:rPrChange>
        </w:rPr>
        <w:t>seconds</w:t>
      </w:r>
      <w:r w:rsidR="001E0CFE">
        <w:rPr>
          <w:spacing w:val="-2"/>
          <w:rPrChange w:id="1786" w:author="Hughes, Anna E" w:date="2023-08-09T15:29:00Z">
            <w:rPr>
              <w:spacing w:val="-7"/>
            </w:rPr>
          </w:rPrChange>
        </w:rPr>
        <w:t xml:space="preserve"> </w:t>
      </w:r>
      <w:r w:rsidR="001E0CFE">
        <w:rPr>
          <w:spacing w:val="-8"/>
          <w:rPrChange w:id="1787" w:author="Hughes, Anna E" w:date="2023-08-09T15:29:00Z">
            <w:rPr>
              <w:spacing w:val="-6"/>
            </w:rPr>
          </w:rPrChange>
        </w:rPr>
        <w:t>had</w:t>
      </w:r>
      <w:r w:rsidR="001E0CFE">
        <w:rPr>
          <w:spacing w:val="-3"/>
          <w:rPrChange w:id="1788" w:author="Hughes, Anna E" w:date="2023-08-09T15:29:00Z">
            <w:rPr>
              <w:spacing w:val="-7"/>
            </w:rPr>
          </w:rPrChange>
        </w:rPr>
        <w:t xml:space="preserve"> </w:t>
      </w:r>
      <w:r w:rsidR="001E0CFE">
        <w:rPr>
          <w:spacing w:val="-8"/>
          <w:rPrChange w:id="1789" w:author="Hughes, Anna E" w:date="2023-08-09T15:29:00Z">
            <w:rPr>
              <w:spacing w:val="-6"/>
            </w:rPr>
          </w:rPrChange>
        </w:rPr>
        <w:t>passed.</w:t>
      </w:r>
    </w:p>
    <w:p w14:paraId="63B01010" w14:textId="54EEFEEF" w:rsidR="00470D98" w:rsidRDefault="001644E6">
      <w:pPr>
        <w:spacing w:before="251"/>
        <w:ind w:left="227"/>
        <w:rPr>
          <w:rFonts w:ascii="Times New Roman"/>
          <w:i/>
          <w:sz w:val="24"/>
        </w:rPr>
        <w:pPrChange w:id="1790" w:author="Hughes, Anna E" w:date="2023-08-09T15:29:00Z">
          <w:pPr>
            <w:spacing w:before="245"/>
            <w:ind w:left="227"/>
          </w:pPr>
        </w:pPrChange>
      </w:pPr>
      <w:del w:id="1791" w:author="Hughes, Anna E" w:date="2023-08-09T15:29:00Z">
        <w:r>
          <w:rPr>
            <w:rFonts w:ascii="Trebuchet MS"/>
            <w:sz w:val="12"/>
          </w:rPr>
          <w:delText>430</w:delText>
        </w:r>
      </w:del>
      <w:ins w:id="1792" w:author="Hughes, Anna E" w:date="2023-08-09T15:29:00Z">
        <w:r w:rsidR="001E0CFE">
          <w:rPr>
            <w:rFonts w:ascii="Trebuchet MS"/>
            <w:sz w:val="12"/>
          </w:rPr>
          <w:t>427</w:t>
        </w:r>
      </w:ins>
      <w:r w:rsidR="001E0CFE">
        <w:rPr>
          <w:rFonts w:ascii="Trebuchet MS"/>
          <w:spacing w:val="150"/>
          <w:sz w:val="12"/>
        </w:rPr>
        <w:t xml:space="preserve"> </w:t>
      </w:r>
      <w:bookmarkStart w:id="1793" w:name="Data_Pre-processing"/>
      <w:bookmarkStart w:id="1794" w:name="_bookmark12"/>
      <w:bookmarkEnd w:id="1793"/>
      <w:bookmarkEnd w:id="1794"/>
      <w:r w:rsidR="001E0CFE">
        <w:rPr>
          <w:rFonts w:ascii="Times New Roman"/>
          <w:i/>
          <w:sz w:val="24"/>
        </w:rPr>
        <w:t>4.4.</w:t>
      </w:r>
      <w:r w:rsidR="001E0CFE">
        <w:rPr>
          <w:rFonts w:ascii="Times New Roman"/>
          <w:i/>
          <w:spacing w:val="52"/>
          <w:sz w:val="24"/>
        </w:rPr>
        <w:t xml:space="preserve"> </w:t>
      </w:r>
      <w:r w:rsidR="001E0CFE">
        <w:rPr>
          <w:rFonts w:ascii="Times New Roman"/>
          <w:i/>
          <w:sz w:val="24"/>
        </w:rPr>
        <w:t>Data</w:t>
      </w:r>
      <w:r w:rsidR="001E0CFE">
        <w:rPr>
          <w:rFonts w:ascii="Times New Roman"/>
          <w:i/>
          <w:spacing w:val="-4"/>
          <w:sz w:val="24"/>
        </w:rPr>
        <w:t xml:space="preserve"> </w:t>
      </w:r>
      <w:r w:rsidR="001E0CFE">
        <w:rPr>
          <w:rFonts w:ascii="Times New Roman"/>
          <w:i/>
          <w:sz w:val="24"/>
        </w:rPr>
        <w:t>Pre-</w:t>
      </w:r>
      <w:r w:rsidR="001E0CFE">
        <w:rPr>
          <w:rFonts w:ascii="Times New Roman"/>
          <w:i/>
          <w:spacing w:val="-2"/>
          <w:sz w:val="24"/>
        </w:rPr>
        <w:t>processing</w:t>
      </w:r>
    </w:p>
    <w:p w14:paraId="74652C32" w14:textId="5897774A" w:rsidR="00470D98" w:rsidRDefault="001644E6">
      <w:pPr>
        <w:pStyle w:val="BodyText"/>
        <w:tabs>
          <w:tab w:val="left" w:pos="968"/>
        </w:tabs>
        <w:spacing w:before="69"/>
        <w:pPrChange w:id="1795" w:author="Hughes, Anna E" w:date="2023-08-09T15:29:00Z">
          <w:pPr>
            <w:pStyle w:val="BodyText"/>
            <w:tabs>
              <w:tab w:val="left" w:pos="968"/>
            </w:tabs>
            <w:spacing w:before="64"/>
          </w:pPr>
        </w:pPrChange>
      </w:pPr>
      <w:del w:id="1796" w:author="Hughes, Anna E" w:date="2023-08-09T15:29:00Z">
        <w:r>
          <w:rPr>
            <w:rFonts w:ascii="Trebuchet MS"/>
            <w:spacing w:val="-5"/>
            <w:sz w:val="12"/>
          </w:rPr>
          <w:delText>431</w:delText>
        </w:r>
      </w:del>
      <w:ins w:id="1797" w:author="Hughes, Anna E" w:date="2023-08-09T15:29:00Z">
        <w:r w:rsidR="001E0CFE">
          <w:rPr>
            <w:rFonts w:ascii="Trebuchet MS"/>
            <w:spacing w:val="-5"/>
            <w:sz w:val="12"/>
          </w:rPr>
          <w:t>428</w:t>
        </w:r>
      </w:ins>
      <w:r w:rsidR="001E0CFE">
        <w:rPr>
          <w:rFonts w:ascii="Trebuchet MS"/>
          <w:sz w:val="12"/>
        </w:rPr>
        <w:tab/>
      </w:r>
      <w:r w:rsidR="001E0CFE">
        <w:rPr>
          <w:spacing w:val="-6"/>
          <w:rPrChange w:id="1798" w:author="Hughes, Anna E" w:date="2023-08-09T15:29:00Z">
            <w:rPr>
              <w:spacing w:val="-8"/>
            </w:rPr>
          </w:rPrChange>
        </w:rPr>
        <w:t>Only</w:t>
      </w:r>
      <w:r w:rsidR="001E0CFE">
        <w:rPr>
          <w:spacing w:val="5"/>
          <w:rPrChange w:id="1799" w:author="Hughes, Anna E" w:date="2023-08-09T15:29:00Z">
            <w:rPr>
              <w:spacing w:val="2"/>
            </w:rPr>
          </w:rPrChange>
        </w:rPr>
        <w:t xml:space="preserve"> </w:t>
      </w:r>
      <w:r w:rsidR="001E0CFE">
        <w:rPr>
          <w:spacing w:val="-6"/>
          <w:rPrChange w:id="1800" w:author="Hughes, Anna E" w:date="2023-08-09T15:29:00Z">
            <w:rPr>
              <w:spacing w:val="-8"/>
            </w:rPr>
          </w:rPrChange>
        </w:rPr>
        <w:t>participants</w:t>
      </w:r>
      <w:r w:rsidR="001E0CFE">
        <w:rPr>
          <w:spacing w:val="6"/>
          <w:rPrChange w:id="1801" w:author="Hughes, Anna E" w:date="2023-08-09T15:29:00Z">
            <w:rPr>
              <w:spacing w:val="3"/>
            </w:rPr>
          </w:rPrChange>
        </w:rPr>
        <w:t xml:space="preserve"> </w:t>
      </w:r>
      <w:r w:rsidR="001E0CFE">
        <w:rPr>
          <w:spacing w:val="-6"/>
          <w:rPrChange w:id="1802" w:author="Hughes, Anna E" w:date="2023-08-09T15:29:00Z">
            <w:rPr>
              <w:spacing w:val="-8"/>
            </w:rPr>
          </w:rPrChange>
        </w:rPr>
        <w:t>who</w:t>
      </w:r>
      <w:r w:rsidR="001E0CFE">
        <w:rPr>
          <w:spacing w:val="5"/>
          <w:rPrChange w:id="1803" w:author="Hughes, Anna E" w:date="2023-08-09T15:29:00Z">
            <w:rPr>
              <w:spacing w:val="2"/>
            </w:rPr>
          </w:rPrChange>
        </w:rPr>
        <w:t xml:space="preserve"> </w:t>
      </w:r>
      <w:r w:rsidR="001E0CFE">
        <w:rPr>
          <w:spacing w:val="-6"/>
          <w:rPrChange w:id="1804" w:author="Hughes, Anna E" w:date="2023-08-09T15:29:00Z">
            <w:rPr>
              <w:spacing w:val="-8"/>
            </w:rPr>
          </w:rPrChange>
        </w:rPr>
        <w:t>complete</w:t>
      </w:r>
      <w:r w:rsidR="001E0CFE">
        <w:rPr>
          <w:spacing w:val="6"/>
          <w:rPrChange w:id="1805" w:author="Hughes, Anna E" w:date="2023-08-09T15:29:00Z">
            <w:rPr>
              <w:spacing w:val="3"/>
            </w:rPr>
          </w:rPrChange>
        </w:rPr>
        <w:t xml:space="preserve"> </w:t>
      </w:r>
      <w:r w:rsidR="001E0CFE">
        <w:rPr>
          <w:spacing w:val="-6"/>
          <w:rPrChange w:id="1806" w:author="Hughes, Anna E" w:date="2023-08-09T15:29:00Z">
            <w:rPr>
              <w:spacing w:val="-8"/>
            </w:rPr>
          </w:rPrChange>
        </w:rPr>
        <w:t>the</w:t>
      </w:r>
      <w:r w:rsidR="001E0CFE">
        <w:rPr>
          <w:spacing w:val="6"/>
          <w:rPrChange w:id="1807" w:author="Hughes, Anna E" w:date="2023-08-09T15:29:00Z">
            <w:rPr>
              <w:spacing w:val="3"/>
            </w:rPr>
          </w:rPrChange>
        </w:rPr>
        <w:t xml:space="preserve"> </w:t>
      </w:r>
      <w:r w:rsidR="001E0CFE">
        <w:rPr>
          <w:spacing w:val="-6"/>
          <w:rPrChange w:id="1808" w:author="Hughes, Anna E" w:date="2023-08-09T15:29:00Z">
            <w:rPr>
              <w:spacing w:val="-8"/>
            </w:rPr>
          </w:rPrChange>
        </w:rPr>
        <w:t>full</w:t>
      </w:r>
      <w:r w:rsidR="001E0CFE">
        <w:rPr>
          <w:spacing w:val="5"/>
          <w:rPrChange w:id="1809" w:author="Hughes, Anna E" w:date="2023-08-09T15:29:00Z">
            <w:rPr>
              <w:spacing w:val="2"/>
            </w:rPr>
          </w:rPrChange>
        </w:rPr>
        <w:t xml:space="preserve"> </w:t>
      </w:r>
      <w:r w:rsidR="001E0CFE">
        <w:rPr>
          <w:spacing w:val="-6"/>
          <w:rPrChange w:id="1810" w:author="Hughes, Anna E" w:date="2023-08-09T15:29:00Z">
            <w:rPr>
              <w:spacing w:val="-8"/>
            </w:rPr>
          </w:rPrChange>
        </w:rPr>
        <w:t>experiment</w:t>
      </w:r>
      <w:r w:rsidR="001E0CFE">
        <w:rPr>
          <w:spacing w:val="6"/>
          <w:rPrChange w:id="1811" w:author="Hughes, Anna E" w:date="2023-08-09T15:29:00Z">
            <w:rPr>
              <w:spacing w:val="3"/>
            </w:rPr>
          </w:rPrChange>
        </w:rPr>
        <w:t xml:space="preserve"> </w:t>
      </w:r>
      <w:del w:id="1812" w:author="Hughes, Anna E" w:date="2023-08-09T15:29:00Z">
        <w:r>
          <w:rPr>
            <w:spacing w:val="-8"/>
          </w:rPr>
          <w:delText>will</w:delText>
        </w:r>
        <w:r>
          <w:rPr>
            <w:spacing w:val="3"/>
          </w:rPr>
          <w:delText xml:space="preserve"> </w:delText>
        </w:r>
        <w:r>
          <w:rPr>
            <w:spacing w:val="-8"/>
          </w:rPr>
          <w:delText>be</w:delText>
        </w:r>
      </w:del>
      <w:ins w:id="1813" w:author="Hughes, Anna E" w:date="2023-08-09T15:29:00Z">
        <w:r w:rsidR="001E0CFE">
          <w:rPr>
            <w:spacing w:val="-6"/>
          </w:rPr>
          <w:t>were</w:t>
        </w:r>
      </w:ins>
      <w:r w:rsidR="001E0CFE">
        <w:rPr>
          <w:spacing w:val="6"/>
          <w:rPrChange w:id="1814" w:author="Hughes, Anna E" w:date="2023-08-09T15:29:00Z">
            <w:rPr>
              <w:spacing w:val="2"/>
            </w:rPr>
          </w:rPrChange>
        </w:rPr>
        <w:t xml:space="preserve"> </w:t>
      </w:r>
      <w:r w:rsidR="001E0CFE">
        <w:rPr>
          <w:spacing w:val="-6"/>
          <w:rPrChange w:id="1815" w:author="Hughes, Anna E" w:date="2023-08-09T15:29:00Z">
            <w:rPr>
              <w:spacing w:val="-8"/>
            </w:rPr>
          </w:rPrChange>
        </w:rPr>
        <w:t>considered</w:t>
      </w:r>
      <w:r w:rsidR="001E0CFE">
        <w:rPr>
          <w:spacing w:val="5"/>
          <w:rPrChange w:id="1816" w:author="Hughes, Anna E" w:date="2023-08-09T15:29:00Z">
            <w:rPr>
              <w:spacing w:val="3"/>
            </w:rPr>
          </w:rPrChange>
        </w:rPr>
        <w:t xml:space="preserve"> </w:t>
      </w:r>
      <w:r w:rsidR="001E0CFE">
        <w:rPr>
          <w:spacing w:val="-6"/>
          <w:rPrChange w:id="1817" w:author="Hughes, Anna E" w:date="2023-08-09T15:29:00Z">
            <w:rPr>
              <w:spacing w:val="-8"/>
            </w:rPr>
          </w:rPrChange>
        </w:rPr>
        <w:t>candi-</w:t>
      </w:r>
    </w:p>
    <w:p w14:paraId="685D7A11" w14:textId="2E728527" w:rsidR="00470D98" w:rsidRDefault="001644E6">
      <w:pPr>
        <w:pStyle w:val="BodyText"/>
        <w:pPrChange w:id="1818" w:author="Hughes, Anna E" w:date="2023-08-09T15:29:00Z">
          <w:pPr>
            <w:pStyle w:val="BodyText"/>
            <w:spacing w:before="8"/>
          </w:pPr>
        </w:pPrChange>
      </w:pPr>
      <w:del w:id="1819" w:author="Hughes, Anna E" w:date="2023-08-09T15:29:00Z">
        <w:r>
          <w:rPr>
            <w:rFonts w:ascii="Trebuchet MS"/>
            <w:spacing w:val="-4"/>
            <w:sz w:val="12"/>
          </w:rPr>
          <w:delText>432</w:delText>
        </w:r>
      </w:del>
      <w:ins w:id="1820" w:author="Hughes, Anna E" w:date="2023-08-09T15:29:00Z">
        <w:r w:rsidR="001E0CFE">
          <w:rPr>
            <w:rFonts w:ascii="Trebuchet MS"/>
            <w:spacing w:val="-6"/>
            <w:sz w:val="12"/>
          </w:rPr>
          <w:t>429</w:t>
        </w:r>
      </w:ins>
      <w:r w:rsidR="001E0CFE">
        <w:rPr>
          <w:rFonts w:ascii="Trebuchet MS"/>
          <w:spacing w:val="42"/>
          <w:sz w:val="12"/>
          <w:rPrChange w:id="1821" w:author="Hughes, Anna E" w:date="2023-08-09T15:29:00Z">
            <w:rPr>
              <w:rFonts w:ascii="Trebuchet MS"/>
              <w:spacing w:val="36"/>
              <w:sz w:val="12"/>
            </w:rPr>
          </w:rPrChange>
        </w:rPr>
        <w:t xml:space="preserve">  </w:t>
      </w:r>
      <w:r w:rsidR="001E0CFE">
        <w:rPr>
          <w:spacing w:val="-6"/>
          <w:rPrChange w:id="1822" w:author="Hughes, Anna E" w:date="2023-08-09T15:29:00Z">
            <w:rPr>
              <w:spacing w:val="-4"/>
            </w:rPr>
          </w:rPrChange>
        </w:rPr>
        <w:t>dates</w:t>
      </w:r>
      <w:r w:rsidR="001E0CFE">
        <w:rPr>
          <w:spacing w:val="-1"/>
          <w:rPrChange w:id="1823" w:author="Hughes, Anna E" w:date="2023-08-09T15:29:00Z">
            <w:rPr>
              <w:spacing w:val="-6"/>
            </w:rPr>
          </w:rPrChange>
        </w:rPr>
        <w:t xml:space="preserve"> </w:t>
      </w:r>
      <w:r w:rsidR="001E0CFE">
        <w:rPr>
          <w:spacing w:val="-6"/>
          <w:rPrChange w:id="1824" w:author="Hughes, Anna E" w:date="2023-08-09T15:29:00Z">
            <w:rPr>
              <w:spacing w:val="-4"/>
            </w:rPr>
          </w:rPrChange>
        </w:rPr>
        <w:t>for</w:t>
      </w:r>
      <w:r w:rsidR="001E0CFE">
        <w:rPr>
          <w:spacing w:val="-2"/>
          <w:rPrChange w:id="1825" w:author="Hughes, Anna E" w:date="2023-08-09T15:29:00Z">
            <w:rPr>
              <w:spacing w:val="-6"/>
            </w:rPr>
          </w:rPrChange>
        </w:rPr>
        <w:t xml:space="preserve"> </w:t>
      </w:r>
      <w:r w:rsidR="001E0CFE">
        <w:rPr>
          <w:spacing w:val="-6"/>
          <w:rPrChange w:id="1826" w:author="Hughes, Anna E" w:date="2023-08-09T15:29:00Z">
            <w:rPr>
              <w:spacing w:val="-4"/>
            </w:rPr>
          </w:rPrChange>
        </w:rPr>
        <w:t>inclusion</w:t>
      </w:r>
      <w:r w:rsidR="001E0CFE">
        <w:rPr>
          <w:spacing w:val="-3"/>
          <w:rPrChange w:id="1827" w:author="Hughes, Anna E" w:date="2023-08-09T15:29:00Z">
            <w:rPr>
              <w:spacing w:val="-6"/>
            </w:rPr>
          </w:rPrChange>
        </w:rPr>
        <w:t xml:space="preserve"> </w:t>
      </w:r>
      <w:r w:rsidR="001E0CFE">
        <w:rPr>
          <w:spacing w:val="-6"/>
          <w:rPrChange w:id="1828" w:author="Hughes, Anna E" w:date="2023-08-09T15:29:00Z">
            <w:rPr>
              <w:spacing w:val="-4"/>
            </w:rPr>
          </w:rPrChange>
        </w:rPr>
        <w:t>in</w:t>
      </w:r>
      <w:r w:rsidR="001E0CFE">
        <w:rPr>
          <w:spacing w:val="-2"/>
          <w:rPrChange w:id="1829" w:author="Hughes, Anna E" w:date="2023-08-09T15:29:00Z">
            <w:rPr>
              <w:spacing w:val="-6"/>
            </w:rPr>
          </w:rPrChange>
        </w:rPr>
        <w:t xml:space="preserve"> </w:t>
      </w:r>
      <w:r w:rsidR="001E0CFE">
        <w:rPr>
          <w:spacing w:val="-6"/>
          <w:rPrChange w:id="1830" w:author="Hughes, Anna E" w:date="2023-08-09T15:29:00Z">
            <w:rPr>
              <w:spacing w:val="-4"/>
            </w:rPr>
          </w:rPrChange>
        </w:rPr>
        <w:t>the</w:t>
      </w:r>
      <w:r w:rsidR="001E0CFE">
        <w:rPr>
          <w:spacing w:val="-2"/>
          <w:rPrChange w:id="1831" w:author="Hughes, Anna E" w:date="2023-08-09T15:29:00Z">
            <w:rPr>
              <w:spacing w:val="-6"/>
            </w:rPr>
          </w:rPrChange>
        </w:rPr>
        <w:t xml:space="preserve"> </w:t>
      </w:r>
      <w:r w:rsidR="001E0CFE">
        <w:rPr>
          <w:spacing w:val="-6"/>
          <w:rPrChange w:id="1832" w:author="Hughes, Anna E" w:date="2023-08-09T15:29:00Z">
            <w:rPr>
              <w:spacing w:val="-4"/>
            </w:rPr>
          </w:rPrChange>
        </w:rPr>
        <w:t>data</w:t>
      </w:r>
      <w:r w:rsidR="001E0CFE">
        <w:rPr>
          <w:spacing w:val="-2"/>
          <w:rPrChange w:id="1833" w:author="Hughes, Anna E" w:date="2023-08-09T15:29:00Z">
            <w:rPr>
              <w:spacing w:val="-6"/>
            </w:rPr>
          </w:rPrChange>
        </w:rPr>
        <w:t xml:space="preserve"> </w:t>
      </w:r>
      <w:r w:rsidR="001E0CFE">
        <w:rPr>
          <w:spacing w:val="-6"/>
          <w:rPrChange w:id="1834" w:author="Hughes, Anna E" w:date="2023-08-09T15:29:00Z">
            <w:rPr>
              <w:spacing w:val="-4"/>
            </w:rPr>
          </w:rPrChange>
        </w:rPr>
        <w:t>analysis.</w:t>
      </w:r>
      <w:r w:rsidR="001E0CFE">
        <w:rPr>
          <w:spacing w:val="17"/>
          <w:rPrChange w:id="1835" w:author="Hughes, Anna E" w:date="2023-08-09T15:29:00Z">
            <w:rPr>
              <w:spacing w:val="10"/>
            </w:rPr>
          </w:rPrChange>
        </w:rPr>
        <w:t xml:space="preserve"> </w:t>
      </w:r>
      <w:r w:rsidR="001E0CFE">
        <w:rPr>
          <w:spacing w:val="-6"/>
          <w:rPrChange w:id="1836" w:author="Hughes, Anna E" w:date="2023-08-09T15:29:00Z">
            <w:rPr>
              <w:spacing w:val="-4"/>
            </w:rPr>
          </w:rPrChange>
        </w:rPr>
        <w:t>We</w:t>
      </w:r>
      <w:r w:rsidR="001E0CFE">
        <w:rPr>
          <w:spacing w:val="-2"/>
          <w:rPrChange w:id="1837" w:author="Hughes, Anna E" w:date="2023-08-09T15:29:00Z">
            <w:rPr>
              <w:spacing w:val="-6"/>
            </w:rPr>
          </w:rPrChange>
        </w:rPr>
        <w:t xml:space="preserve"> </w:t>
      </w:r>
      <w:del w:id="1838" w:author="Hughes, Anna E" w:date="2023-08-09T15:29:00Z">
        <w:r>
          <w:rPr>
            <w:spacing w:val="-4"/>
          </w:rPr>
          <w:delText>will</w:delText>
        </w:r>
        <w:r>
          <w:rPr>
            <w:spacing w:val="-6"/>
          </w:rPr>
          <w:delText xml:space="preserve"> </w:delText>
        </w:r>
        <w:r>
          <w:rPr>
            <w:spacing w:val="-4"/>
          </w:rPr>
          <w:delText>apply</w:delText>
        </w:r>
      </w:del>
      <w:ins w:id="1839" w:author="Hughes, Anna E" w:date="2023-08-09T15:29:00Z">
        <w:r w:rsidR="001E0CFE">
          <w:rPr>
            <w:spacing w:val="-6"/>
          </w:rPr>
          <w:t>applied</w:t>
        </w:r>
      </w:ins>
      <w:r w:rsidR="001E0CFE">
        <w:rPr>
          <w:spacing w:val="-2"/>
          <w:rPrChange w:id="1840" w:author="Hughes, Anna E" w:date="2023-08-09T15:29:00Z">
            <w:rPr>
              <w:spacing w:val="-6"/>
            </w:rPr>
          </w:rPrChange>
        </w:rPr>
        <w:t xml:space="preserve"> </w:t>
      </w:r>
      <w:r w:rsidR="001E0CFE">
        <w:rPr>
          <w:spacing w:val="-6"/>
          <w:rPrChange w:id="1841" w:author="Hughes, Anna E" w:date="2023-08-09T15:29:00Z">
            <w:rPr>
              <w:spacing w:val="-4"/>
            </w:rPr>
          </w:rPrChange>
        </w:rPr>
        <w:t>the</w:t>
      </w:r>
      <w:r w:rsidR="001E0CFE">
        <w:rPr>
          <w:spacing w:val="-2"/>
          <w:rPrChange w:id="1842" w:author="Hughes, Anna E" w:date="2023-08-09T15:29:00Z">
            <w:rPr>
              <w:spacing w:val="-6"/>
            </w:rPr>
          </w:rPrChange>
        </w:rPr>
        <w:t xml:space="preserve"> </w:t>
      </w:r>
      <w:r w:rsidR="001E0CFE">
        <w:rPr>
          <w:spacing w:val="-6"/>
          <w:rPrChange w:id="1843" w:author="Hughes, Anna E" w:date="2023-08-09T15:29:00Z">
            <w:rPr>
              <w:spacing w:val="-4"/>
            </w:rPr>
          </w:rPrChange>
        </w:rPr>
        <w:t>same</w:t>
      </w:r>
      <w:r w:rsidR="001E0CFE">
        <w:rPr>
          <w:spacing w:val="-2"/>
          <w:rPrChange w:id="1844" w:author="Hughes, Anna E" w:date="2023-08-09T15:29:00Z">
            <w:rPr>
              <w:spacing w:val="-6"/>
            </w:rPr>
          </w:rPrChange>
        </w:rPr>
        <w:t xml:space="preserve"> </w:t>
      </w:r>
      <w:r w:rsidR="001E0CFE">
        <w:rPr>
          <w:spacing w:val="-6"/>
          <w:rPrChange w:id="1845" w:author="Hughes, Anna E" w:date="2023-08-09T15:29:00Z">
            <w:rPr>
              <w:spacing w:val="-4"/>
            </w:rPr>
          </w:rPrChange>
        </w:rPr>
        <w:t>inclusion</w:t>
      </w:r>
      <w:r w:rsidR="001E0CFE">
        <w:rPr>
          <w:spacing w:val="-2"/>
          <w:rPrChange w:id="1846" w:author="Hughes, Anna E" w:date="2023-08-09T15:29:00Z">
            <w:rPr>
              <w:spacing w:val="-6"/>
            </w:rPr>
          </w:rPrChange>
        </w:rPr>
        <w:t xml:space="preserve"> </w:t>
      </w:r>
      <w:r w:rsidR="001E0CFE">
        <w:rPr>
          <w:spacing w:val="-6"/>
          <w:rPrChange w:id="1847" w:author="Hughes, Anna E" w:date="2023-08-09T15:29:00Z">
            <w:rPr>
              <w:spacing w:val="-4"/>
            </w:rPr>
          </w:rPrChange>
        </w:rPr>
        <w:t>criteria</w:t>
      </w:r>
      <w:ins w:id="1848" w:author="Hughes, Anna E" w:date="2023-08-09T15:29:00Z">
        <w:r w:rsidR="001E0CFE">
          <w:rPr>
            <w:spacing w:val="-3"/>
          </w:rPr>
          <w:t xml:space="preserve"> </w:t>
        </w:r>
        <w:r w:rsidR="001E0CFE">
          <w:rPr>
            <w:spacing w:val="-6"/>
          </w:rPr>
          <w:t>as</w:t>
        </w:r>
      </w:ins>
    </w:p>
    <w:p w14:paraId="7A6AEF13" w14:textId="77777777" w:rsidR="00087420" w:rsidRDefault="00087420">
      <w:pPr>
        <w:rPr>
          <w:del w:id="1849" w:author="Hughes, Anna E" w:date="2023-08-09T15:29:00Z"/>
        </w:rPr>
        <w:sectPr w:rsidR="00087420">
          <w:pgSz w:w="12240" w:h="15840"/>
          <w:pgMar w:top="1820" w:right="1720" w:bottom="2000" w:left="1600" w:header="0" w:footer="1818" w:gutter="0"/>
          <w:cols w:space="720"/>
        </w:sectPr>
      </w:pPr>
    </w:p>
    <w:p w14:paraId="736297CC" w14:textId="77777777" w:rsidR="00087420" w:rsidRDefault="00087420">
      <w:pPr>
        <w:pStyle w:val="BodyText"/>
        <w:spacing w:before="0"/>
        <w:ind w:left="0"/>
        <w:rPr>
          <w:del w:id="1850" w:author="Hughes, Anna E" w:date="2023-08-09T15:29:00Z"/>
          <w:sz w:val="20"/>
        </w:rPr>
      </w:pPr>
    </w:p>
    <w:p w14:paraId="28665C88" w14:textId="77777777" w:rsidR="00087420" w:rsidRDefault="00087420">
      <w:pPr>
        <w:pStyle w:val="BodyText"/>
        <w:spacing w:before="0"/>
        <w:ind w:left="0"/>
        <w:rPr>
          <w:del w:id="1851" w:author="Hughes, Anna E" w:date="2023-08-09T15:29:00Z"/>
          <w:sz w:val="20"/>
        </w:rPr>
      </w:pPr>
    </w:p>
    <w:p w14:paraId="79F884C6" w14:textId="77777777" w:rsidR="00087420" w:rsidRDefault="00087420">
      <w:pPr>
        <w:rPr>
          <w:del w:id="1852" w:author="Hughes, Anna E" w:date="2023-08-09T15:29:00Z"/>
          <w:sz w:val="20"/>
        </w:rPr>
        <w:sectPr w:rsidR="00087420">
          <w:pgSz w:w="12240" w:h="15840"/>
          <w:pgMar w:top="1820" w:right="1720" w:bottom="2000" w:left="1600" w:header="0" w:footer="1818" w:gutter="0"/>
          <w:cols w:space="720"/>
        </w:sectPr>
      </w:pPr>
    </w:p>
    <w:p w14:paraId="4E0AA90C" w14:textId="77777777" w:rsidR="00087420" w:rsidRDefault="00087420">
      <w:pPr>
        <w:pStyle w:val="BodyText"/>
        <w:spacing w:before="0"/>
        <w:ind w:left="0"/>
        <w:rPr>
          <w:del w:id="1853" w:author="Hughes, Anna E" w:date="2023-08-09T15:29:00Z"/>
          <w:sz w:val="12"/>
        </w:rPr>
      </w:pPr>
    </w:p>
    <w:p w14:paraId="6520BA69" w14:textId="77777777" w:rsidR="00470D98" w:rsidRDefault="001E0CFE">
      <w:pPr>
        <w:pStyle w:val="BodyText"/>
        <w:spacing w:before="8"/>
        <w:rPr>
          <w:ins w:id="1854" w:author="Hughes, Anna E" w:date="2023-08-09T15:29:00Z"/>
        </w:rPr>
      </w:pPr>
      <w:ins w:id="1855" w:author="Hughes, Anna E" w:date="2023-08-09T15:29:00Z">
        <w:r>
          <w:rPr>
            <w:rFonts w:ascii="Trebuchet MS"/>
            <w:spacing w:val="-4"/>
            <w:sz w:val="12"/>
          </w:rPr>
          <w:t>430</w:t>
        </w:r>
        <w:r>
          <w:rPr>
            <w:rFonts w:ascii="Trebuchet MS"/>
            <w:spacing w:val="31"/>
            <w:sz w:val="12"/>
          </w:rPr>
          <w:t xml:space="preserve">  </w:t>
        </w:r>
        <w:r>
          <w:rPr>
            <w:spacing w:val="-4"/>
          </w:rPr>
          <w:t>the</w:t>
        </w:r>
        <w:r>
          <w:rPr>
            <w:spacing w:val="1"/>
          </w:rPr>
          <w:t xml:space="preserve"> </w:t>
        </w:r>
        <w:r>
          <w:rPr>
            <w:spacing w:val="-4"/>
          </w:rPr>
          <w:t>original</w:t>
        </w:r>
        <w:r>
          <w:t xml:space="preserve"> </w:t>
        </w:r>
        <w:r>
          <w:rPr>
            <w:spacing w:val="-4"/>
          </w:rPr>
          <w:t>paper:</w:t>
        </w:r>
        <w:r>
          <w:rPr>
            <w:spacing w:val="23"/>
          </w:rPr>
          <w:t xml:space="preserve"> </w:t>
        </w:r>
        <w:r>
          <w:rPr>
            <w:spacing w:val="-4"/>
          </w:rPr>
          <w:t>participants</w:t>
        </w:r>
        <w:r>
          <w:t xml:space="preserve"> </w:t>
        </w:r>
        <w:r>
          <w:rPr>
            <w:spacing w:val="-4"/>
          </w:rPr>
          <w:t>were</w:t>
        </w:r>
        <w:r>
          <w:t xml:space="preserve"> </w:t>
        </w:r>
        <w:r>
          <w:rPr>
            <w:spacing w:val="-4"/>
          </w:rPr>
          <w:t>only</w:t>
        </w:r>
        <w:r>
          <w:rPr>
            <w:spacing w:val="1"/>
          </w:rPr>
          <w:t xml:space="preserve"> </w:t>
        </w:r>
        <w:r>
          <w:rPr>
            <w:spacing w:val="-4"/>
          </w:rPr>
          <w:t>included</w:t>
        </w:r>
        <w:r>
          <w:t xml:space="preserve"> </w:t>
        </w:r>
        <w:r>
          <w:rPr>
            <w:spacing w:val="-4"/>
          </w:rPr>
          <w:t>if</w:t>
        </w:r>
        <w:r>
          <w:t xml:space="preserve"> </w:t>
        </w:r>
        <w:r>
          <w:rPr>
            <w:spacing w:val="-4"/>
          </w:rPr>
          <w:t>their</w:t>
        </w:r>
        <w:r>
          <w:rPr>
            <w:spacing w:val="1"/>
          </w:rPr>
          <w:t xml:space="preserve"> </w:t>
        </w:r>
        <w:r>
          <w:rPr>
            <w:spacing w:val="-4"/>
          </w:rPr>
          <w:t>search</w:t>
        </w:r>
        <w:r>
          <w:t xml:space="preserve"> </w:t>
        </w:r>
        <w:r>
          <w:rPr>
            <w:spacing w:val="-4"/>
          </w:rPr>
          <w:t>accuracy</w:t>
        </w:r>
        <w:r>
          <w:t xml:space="preserve"> </w:t>
        </w:r>
        <w:r>
          <w:rPr>
            <w:spacing w:val="-5"/>
          </w:rPr>
          <w:t>was</w:t>
        </w:r>
      </w:ins>
    </w:p>
    <w:p w14:paraId="339C3EFD" w14:textId="77777777" w:rsidR="00470D98" w:rsidRDefault="00470D98">
      <w:pPr>
        <w:rPr>
          <w:ins w:id="1856" w:author="Hughes, Anna E" w:date="2023-08-09T15:29:00Z"/>
        </w:rPr>
        <w:sectPr w:rsidR="00470D98">
          <w:pgSz w:w="12240" w:h="15840"/>
          <w:pgMar w:top="1820" w:right="1720" w:bottom="2000" w:left="1600" w:header="0" w:footer="1818" w:gutter="0"/>
          <w:cols w:space="720"/>
        </w:sectPr>
      </w:pPr>
    </w:p>
    <w:p w14:paraId="0C293885" w14:textId="77777777" w:rsidR="00470D98" w:rsidRDefault="00470D98">
      <w:pPr>
        <w:pStyle w:val="BodyText"/>
        <w:spacing w:before="0"/>
        <w:ind w:left="0"/>
        <w:rPr>
          <w:ins w:id="1857" w:author="Hughes, Anna E" w:date="2023-08-09T15:29:00Z"/>
          <w:sz w:val="20"/>
        </w:rPr>
      </w:pPr>
    </w:p>
    <w:p w14:paraId="2469FA2B" w14:textId="77777777" w:rsidR="00470D98" w:rsidRDefault="00470D98">
      <w:pPr>
        <w:pStyle w:val="BodyText"/>
        <w:spacing w:before="0"/>
        <w:ind w:left="0"/>
        <w:rPr>
          <w:ins w:id="1858" w:author="Hughes, Anna E" w:date="2023-08-09T15:29:00Z"/>
          <w:sz w:val="20"/>
        </w:rPr>
      </w:pPr>
    </w:p>
    <w:p w14:paraId="10AF11C6" w14:textId="77777777" w:rsidR="00470D98" w:rsidRDefault="00470D98">
      <w:pPr>
        <w:rPr>
          <w:ins w:id="1859" w:author="Hughes, Anna E" w:date="2023-08-09T15:29:00Z"/>
          <w:sz w:val="20"/>
        </w:rPr>
        <w:sectPr w:rsidR="00470D98">
          <w:pgSz w:w="12240" w:h="15840"/>
          <w:pgMar w:top="1820" w:right="1720" w:bottom="2000" w:left="1600" w:header="0" w:footer="1818" w:gutter="0"/>
          <w:cols w:space="720"/>
        </w:sectPr>
      </w:pPr>
    </w:p>
    <w:p w14:paraId="27499DB7" w14:textId="77777777" w:rsidR="00470D98" w:rsidRDefault="00470D98">
      <w:pPr>
        <w:pStyle w:val="BodyText"/>
        <w:spacing w:before="0"/>
        <w:ind w:left="0"/>
        <w:rPr>
          <w:ins w:id="1860" w:author="Hughes, Anna E" w:date="2023-08-09T15:29:00Z"/>
          <w:sz w:val="12"/>
        </w:rPr>
      </w:pPr>
    </w:p>
    <w:p w14:paraId="4E344594" w14:textId="77777777" w:rsidR="00470D98" w:rsidRDefault="00470D98">
      <w:pPr>
        <w:pStyle w:val="BodyText"/>
        <w:spacing w:before="0"/>
        <w:ind w:left="0"/>
        <w:rPr>
          <w:ins w:id="1861" w:author="Hughes, Anna E" w:date="2023-08-09T15:29:00Z"/>
          <w:sz w:val="12"/>
        </w:rPr>
      </w:pPr>
    </w:p>
    <w:p w14:paraId="465E1F46" w14:textId="77777777" w:rsidR="00470D98" w:rsidRDefault="001E0CFE">
      <w:pPr>
        <w:spacing w:before="72"/>
        <w:ind w:left="227"/>
        <w:rPr>
          <w:ins w:id="1862" w:author="Hughes, Anna E" w:date="2023-08-09T15:29:00Z"/>
          <w:rFonts w:ascii="Trebuchet MS"/>
          <w:sz w:val="12"/>
        </w:rPr>
      </w:pPr>
      <w:ins w:id="1863" w:author="Hughes, Anna E" w:date="2023-08-09T15:29:00Z">
        <w:r>
          <w:rPr>
            <w:rFonts w:ascii="Trebuchet MS"/>
            <w:spacing w:val="-5"/>
            <w:sz w:val="12"/>
          </w:rPr>
          <w:t>431</w:t>
        </w:r>
      </w:ins>
    </w:p>
    <w:p w14:paraId="23E29879" w14:textId="77777777" w:rsidR="00470D98" w:rsidRDefault="00470D98">
      <w:pPr>
        <w:pStyle w:val="BodyText"/>
        <w:spacing w:before="10"/>
        <w:ind w:left="0"/>
        <w:rPr>
          <w:ins w:id="1864" w:author="Hughes, Anna E" w:date="2023-08-09T15:29:00Z"/>
          <w:rFonts w:ascii="Trebuchet MS"/>
          <w:sz w:val="12"/>
        </w:rPr>
      </w:pPr>
    </w:p>
    <w:p w14:paraId="47001DD8" w14:textId="77777777" w:rsidR="00470D98" w:rsidRDefault="001E0CFE">
      <w:pPr>
        <w:ind w:left="227"/>
        <w:rPr>
          <w:ins w:id="1865" w:author="Hughes, Anna E" w:date="2023-08-09T15:29:00Z"/>
          <w:rFonts w:ascii="Trebuchet MS"/>
          <w:sz w:val="12"/>
        </w:rPr>
      </w:pPr>
      <w:ins w:id="1866" w:author="Hughes, Anna E" w:date="2023-08-09T15:29:00Z">
        <w:r>
          <w:rPr>
            <w:rFonts w:ascii="Trebuchet MS"/>
            <w:spacing w:val="-5"/>
            <w:sz w:val="12"/>
          </w:rPr>
          <w:t>432</w:t>
        </w:r>
      </w:ins>
    </w:p>
    <w:p w14:paraId="6A85B0AC" w14:textId="77777777" w:rsidR="00470D98" w:rsidRDefault="00470D98">
      <w:pPr>
        <w:pStyle w:val="BodyText"/>
        <w:spacing w:before="10"/>
        <w:ind w:left="0"/>
        <w:rPr>
          <w:rFonts w:ascii="Trebuchet MS"/>
          <w:sz w:val="12"/>
          <w:rPrChange w:id="1867" w:author="Hughes, Anna E" w:date="2023-08-09T15:29:00Z">
            <w:rPr>
              <w:sz w:val="12"/>
            </w:rPr>
          </w:rPrChange>
        </w:rPr>
        <w:pPrChange w:id="1868" w:author="Hughes, Anna E" w:date="2023-08-09T15:29:00Z">
          <w:pPr>
            <w:pStyle w:val="BodyText"/>
            <w:spacing w:before="0"/>
            <w:ind w:left="0"/>
          </w:pPr>
        </w:pPrChange>
      </w:pPr>
    </w:p>
    <w:p w14:paraId="25D7A215" w14:textId="77777777" w:rsidR="00470D98" w:rsidRDefault="001E0CFE">
      <w:pPr>
        <w:ind w:left="227"/>
        <w:rPr>
          <w:rFonts w:ascii="Trebuchet MS"/>
          <w:sz w:val="12"/>
        </w:rPr>
        <w:pPrChange w:id="1869" w:author="Hughes, Anna E" w:date="2023-08-09T15:29:00Z">
          <w:pPr>
            <w:spacing w:before="72"/>
            <w:ind w:left="227"/>
          </w:pPr>
        </w:pPrChange>
      </w:pPr>
      <w:r>
        <w:rPr>
          <w:rFonts w:ascii="Trebuchet MS"/>
          <w:spacing w:val="-5"/>
          <w:sz w:val="12"/>
        </w:rPr>
        <w:t>433</w:t>
      </w:r>
    </w:p>
    <w:p w14:paraId="5C71D32C" w14:textId="77777777" w:rsidR="00470D98" w:rsidRDefault="00470D98">
      <w:pPr>
        <w:pStyle w:val="BodyText"/>
        <w:spacing w:before="10"/>
        <w:ind w:left="0"/>
        <w:rPr>
          <w:rFonts w:ascii="Trebuchet MS"/>
          <w:sz w:val="12"/>
        </w:rPr>
      </w:pPr>
    </w:p>
    <w:p w14:paraId="15BF2D22" w14:textId="77777777" w:rsidR="00470D98" w:rsidRDefault="001E0CFE">
      <w:pPr>
        <w:spacing w:before="1"/>
        <w:ind w:left="227"/>
        <w:rPr>
          <w:rFonts w:ascii="Trebuchet MS"/>
          <w:sz w:val="12"/>
        </w:rPr>
        <w:pPrChange w:id="1870" w:author="Hughes, Anna E" w:date="2023-08-09T15:29:00Z">
          <w:pPr>
            <w:ind w:left="227"/>
          </w:pPr>
        </w:pPrChange>
      </w:pPr>
      <w:r>
        <w:rPr>
          <w:rFonts w:ascii="Trebuchet MS"/>
          <w:spacing w:val="-5"/>
          <w:sz w:val="12"/>
        </w:rPr>
        <w:t>434</w:t>
      </w:r>
    </w:p>
    <w:p w14:paraId="0A041AC9" w14:textId="77777777" w:rsidR="00087420" w:rsidRDefault="00087420">
      <w:pPr>
        <w:pStyle w:val="BodyText"/>
        <w:spacing w:before="10"/>
        <w:ind w:left="0"/>
        <w:rPr>
          <w:del w:id="1871" w:author="Hughes, Anna E" w:date="2023-08-09T15:29:00Z"/>
          <w:rFonts w:ascii="Trebuchet MS"/>
          <w:sz w:val="12"/>
        </w:rPr>
      </w:pPr>
    </w:p>
    <w:p w14:paraId="5A845A4C" w14:textId="77777777" w:rsidR="00087420" w:rsidRDefault="001644E6">
      <w:pPr>
        <w:ind w:left="227"/>
        <w:rPr>
          <w:del w:id="1872" w:author="Hughes, Anna E" w:date="2023-08-09T15:29:00Z"/>
          <w:rFonts w:ascii="Trebuchet MS"/>
          <w:sz w:val="12"/>
        </w:rPr>
      </w:pPr>
      <w:del w:id="1873" w:author="Hughes, Anna E" w:date="2023-08-09T15:29:00Z">
        <w:r>
          <w:rPr>
            <w:rFonts w:ascii="Trebuchet MS"/>
            <w:spacing w:val="-5"/>
            <w:sz w:val="12"/>
          </w:rPr>
          <w:delText>435</w:delText>
        </w:r>
      </w:del>
    </w:p>
    <w:p w14:paraId="2289082D" w14:textId="77777777" w:rsidR="00087420" w:rsidRDefault="00087420">
      <w:pPr>
        <w:pStyle w:val="BodyText"/>
        <w:spacing w:before="10"/>
        <w:ind w:left="0"/>
        <w:rPr>
          <w:del w:id="1874" w:author="Hughes, Anna E" w:date="2023-08-09T15:29:00Z"/>
          <w:rFonts w:ascii="Trebuchet MS"/>
          <w:sz w:val="12"/>
        </w:rPr>
      </w:pPr>
    </w:p>
    <w:p w14:paraId="7E0B75C5" w14:textId="77777777" w:rsidR="00087420" w:rsidRDefault="001644E6">
      <w:pPr>
        <w:spacing w:before="1"/>
        <w:ind w:left="227"/>
        <w:rPr>
          <w:del w:id="1875" w:author="Hughes, Anna E" w:date="2023-08-09T15:29:00Z"/>
          <w:rFonts w:ascii="Trebuchet MS"/>
          <w:sz w:val="12"/>
        </w:rPr>
      </w:pPr>
      <w:del w:id="1876" w:author="Hughes, Anna E" w:date="2023-08-09T15:29:00Z">
        <w:r>
          <w:rPr>
            <w:rFonts w:ascii="Trebuchet MS"/>
            <w:spacing w:val="-5"/>
            <w:sz w:val="12"/>
          </w:rPr>
          <w:delText>436</w:delText>
        </w:r>
      </w:del>
    </w:p>
    <w:p w14:paraId="62332546" w14:textId="65AF9039" w:rsidR="00470D98" w:rsidRDefault="001644E6">
      <w:pPr>
        <w:pStyle w:val="BodyText"/>
        <w:spacing w:before="238" w:line="247" w:lineRule="auto"/>
        <w:ind w:left="159" w:right="520"/>
        <w:pPrChange w:id="1877" w:author="Hughes, Anna E" w:date="2023-08-09T15:29:00Z">
          <w:pPr>
            <w:pStyle w:val="BodyText"/>
            <w:spacing w:before="238" w:line="247" w:lineRule="auto"/>
            <w:ind w:left="159" w:right="530"/>
            <w:jc w:val="both"/>
          </w:pPr>
        </w:pPrChange>
      </w:pPr>
      <w:del w:id="1878" w:author="Hughes, Anna E" w:date="2023-08-09T15:29:00Z">
        <w:r>
          <w:br w:type="column"/>
        </w:r>
        <w:r>
          <w:rPr>
            <w:spacing w:val="-4"/>
          </w:rPr>
          <w:delText>as</w:delText>
        </w:r>
        <w:r>
          <w:rPr>
            <w:spacing w:val="-6"/>
          </w:rPr>
          <w:delText xml:space="preserve"> </w:delText>
        </w:r>
        <w:r>
          <w:rPr>
            <w:spacing w:val="-4"/>
          </w:rPr>
          <w:delText>the</w:delText>
        </w:r>
        <w:r>
          <w:rPr>
            <w:spacing w:val="-6"/>
          </w:rPr>
          <w:delText xml:space="preserve"> </w:delText>
        </w:r>
        <w:r>
          <w:rPr>
            <w:spacing w:val="-4"/>
          </w:rPr>
          <w:delText>original</w:delText>
        </w:r>
        <w:r>
          <w:rPr>
            <w:spacing w:val="-6"/>
          </w:rPr>
          <w:delText xml:space="preserve"> </w:delText>
        </w:r>
        <w:r>
          <w:rPr>
            <w:spacing w:val="-4"/>
          </w:rPr>
          <w:delText>paper:</w:delText>
        </w:r>
        <w:r>
          <w:rPr>
            <w:spacing w:val="12"/>
          </w:rPr>
          <w:delText xml:space="preserve"> </w:delText>
        </w:r>
        <w:r>
          <w:rPr>
            <w:spacing w:val="-4"/>
          </w:rPr>
          <w:delText>participants</w:delText>
        </w:r>
        <w:r>
          <w:rPr>
            <w:spacing w:val="-6"/>
          </w:rPr>
          <w:delText xml:space="preserve"> </w:delText>
        </w:r>
        <w:r>
          <w:rPr>
            <w:spacing w:val="-4"/>
          </w:rPr>
          <w:delText>will</w:delText>
        </w:r>
        <w:r>
          <w:rPr>
            <w:spacing w:val="-6"/>
          </w:rPr>
          <w:delText xml:space="preserve"> </w:delText>
        </w:r>
        <w:r>
          <w:rPr>
            <w:spacing w:val="-4"/>
          </w:rPr>
          <w:delText>only</w:delText>
        </w:r>
        <w:r>
          <w:rPr>
            <w:spacing w:val="-6"/>
          </w:rPr>
          <w:delText xml:space="preserve"> </w:delText>
        </w:r>
        <w:r>
          <w:rPr>
            <w:spacing w:val="-4"/>
          </w:rPr>
          <w:delText>be</w:delText>
        </w:r>
        <w:r>
          <w:rPr>
            <w:spacing w:val="-6"/>
          </w:rPr>
          <w:delText xml:space="preserve"> </w:delText>
        </w:r>
        <w:r>
          <w:rPr>
            <w:spacing w:val="-4"/>
          </w:rPr>
          <w:delText>included</w:delText>
        </w:r>
        <w:r>
          <w:rPr>
            <w:spacing w:val="-6"/>
          </w:rPr>
          <w:delText xml:space="preserve"> </w:delText>
        </w:r>
        <w:r>
          <w:rPr>
            <w:spacing w:val="-4"/>
          </w:rPr>
          <w:delText>if</w:delText>
        </w:r>
        <w:r>
          <w:rPr>
            <w:spacing w:val="-6"/>
          </w:rPr>
          <w:delText xml:space="preserve"> </w:delText>
        </w:r>
        <w:r>
          <w:rPr>
            <w:spacing w:val="-4"/>
          </w:rPr>
          <w:delText>their</w:delText>
        </w:r>
        <w:r>
          <w:rPr>
            <w:spacing w:val="-6"/>
          </w:rPr>
          <w:delText xml:space="preserve"> </w:delText>
        </w:r>
        <w:r>
          <w:rPr>
            <w:spacing w:val="-4"/>
          </w:rPr>
          <w:delText>search</w:delText>
        </w:r>
        <w:r>
          <w:rPr>
            <w:spacing w:val="-6"/>
          </w:rPr>
          <w:delText xml:space="preserve"> </w:delText>
        </w:r>
        <w:r>
          <w:rPr>
            <w:spacing w:val="-4"/>
          </w:rPr>
          <w:delText xml:space="preserve">accuracy </w:delText>
        </w:r>
        <w:r>
          <w:delText>is</w:delText>
        </w:r>
        <w:r>
          <w:rPr>
            <w:spacing w:val="-14"/>
          </w:rPr>
          <w:delText xml:space="preserve"> </w:delText>
        </w:r>
      </w:del>
      <w:ins w:id="1879" w:author="Hughes, Anna E" w:date="2023-08-09T15:29:00Z">
        <w:r w:rsidR="001E0CFE">
          <w:br w:type="column"/>
        </w:r>
      </w:ins>
      <w:r w:rsidR="001E0CFE">
        <w:rPr>
          <w:w w:val="90"/>
          <w:rPrChange w:id="1880" w:author="Hughes, Anna E" w:date="2023-08-09T15:29:00Z">
            <w:rPr/>
          </w:rPrChange>
        </w:rPr>
        <w:t>over</w:t>
      </w:r>
      <w:r w:rsidR="001E0CFE">
        <w:rPr>
          <w:w w:val="90"/>
          <w:rPrChange w:id="1881" w:author="Hughes, Anna E" w:date="2023-08-09T15:29:00Z">
            <w:rPr>
              <w:spacing w:val="-13"/>
            </w:rPr>
          </w:rPrChange>
        </w:rPr>
        <w:t xml:space="preserve"> </w:t>
      </w:r>
      <w:r w:rsidR="001E0CFE">
        <w:rPr>
          <w:w w:val="90"/>
          <w:rPrChange w:id="1882" w:author="Hughes, Anna E" w:date="2023-08-09T15:29:00Z">
            <w:rPr/>
          </w:rPrChange>
        </w:rPr>
        <w:t>90%</w:t>
      </w:r>
      <w:r w:rsidR="001E0CFE">
        <w:rPr>
          <w:w w:val="90"/>
          <w:rPrChange w:id="1883" w:author="Hughes, Anna E" w:date="2023-08-09T15:29:00Z">
            <w:rPr>
              <w:spacing w:val="-13"/>
            </w:rPr>
          </w:rPrChange>
        </w:rPr>
        <w:t xml:space="preserve"> </w:t>
      </w:r>
      <w:r w:rsidR="001E0CFE">
        <w:rPr>
          <w:w w:val="90"/>
          <w:rPrChange w:id="1884" w:author="Hughes, Anna E" w:date="2023-08-09T15:29:00Z">
            <w:rPr/>
          </w:rPrChange>
        </w:rPr>
        <w:t>and</w:t>
      </w:r>
      <w:r w:rsidR="001E0CFE">
        <w:rPr>
          <w:w w:val="90"/>
          <w:rPrChange w:id="1885" w:author="Hughes, Anna E" w:date="2023-08-09T15:29:00Z">
            <w:rPr>
              <w:spacing w:val="-13"/>
            </w:rPr>
          </w:rPrChange>
        </w:rPr>
        <w:t xml:space="preserve"> </w:t>
      </w:r>
      <w:r w:rsidR="001E0CFE">
        <w:rPr>
          <w:w w:val="90"/>
          <w:rPrChange w:id="1886" w:author="Hughes, Anna E" w:date="2023-08-09T15:29:00Z">
            <w:rPr/>
          </w:rPrChange>
        </w:rPr>
        <w:t>their</w:t>
      </w:r>
      <w:r w:rsidR="001E0CFE">
        <w:rPr>
          <w:w w:val="90"/>
          <w:rPrChange w:id="1887" w:author="Hughes, Anna E" w:date="2023-08-09T15:29:00Z">
            <w:rPr>
              <w:spacing w:val="-14"/>
            </w:rPr>
          </w:rPrChange>
        </w:rPr>
        <w:t xml:space="preserve"> </w:t>
      </w:r>
      <w:r w:rsidR="001E0CFE">
        <w:rPr>
          <w:w w:val="90"/>
          <w:rPrChange w:id="1888" w:author="Hughes, Anna E" w:date="2023-08-09T15:29:00Z">
            <w:rPr/>
          </w:rPrChange>
        </w:rPr>
        <w:t>average</w:t>
      </w:r>
      <w:r w:rsidR="001E0CFE">
        <w:rPr>
          <w:w w:val="90"/>
          <w:rPrChange w:id="1889" w:author="Hughes, Anna E" w:date="2023-08-09T15:29:00Z">
            <w:rPr>
              <w:spacing w:val="-13"/>
            </w:rPr>
          </w:rPrChange>
        </w:rPr>
        <w:t xml:space="preserve"> </w:t>
      </w:r>
      <w:r w:rsidR="001E0CFE">
        <w:rPr>
          <w:w w:val="90"/>
          <w:rPrChange w:id="1890" w:author="Hughes, Anna E" w:date="2023-08-09T15:29:00Z">
            <w:rPr/>
          </w:rPrChange>
        </w:rPr>
        <w:t>response</w:t>
      </w:r>
      <w:r w:rsidR="001E0CFE">
        <w:rPr>
          <w:w w:val="90"/>
          <w:rPrChange w:id="1891" w:author="Hughes, Anna E" w:date="2023-08-09T15:29:00Z">
            <w:rPr>
              <w:spacing w:val="-13"/>
            </w:rPr>
          </w:rPrChange>
        </w:rPr>
        <w:t xml:space="preserve"> </w:t>
      </w:r>
      <w:r w:rsidR="001E0CFE">
        <w:rPr>
          <w:w w:val="90"/>
          <w:rPrChange w:id="1892" w:author="Hughes, Anna E" w:date="2023-08-09T15:29:00Z">
            <w:rPr/>
          </w:rPrChange>
        </w:rPr>
        <w:t>time</w:t>
      </w:r>
      <w:r w:rsidR="001E0CFE">
        <w:rPr>
          <w:w w:val="90"/>
          <w:rPrChange w:id="1893" w:author="Hughes, Anna E" w:date="2023-08-09T15:29:00Z">
            <w:rPr>
              <w:spacing w:val="-13"/>
            </w:rPr>
          </w:rPrChange>
        </w:rPr>
        <w:t xml:space="preserve"> </w:t>
      </w:r>
      <w:del w:id="1894" w:author="Hughes, Anna E" w:date="2023-08-09T15:29:00Z">
        <w:r>
          <w:delText>is</w:delText>
        </w:r>
      </w:del>
      <w:ins w:id="1895" w:author="Hughes, Anna E" w:date="2023-08-09T15:29:00Z">
        <w:r w:rsidR="001E0CFE">
          <w:rPr>
            <w:w w:val="90"/>
          </w:rPr>
          <w:t>was</w:t>
        </w:r>
      </w:ins>
      <w:r w:rsidR="001E0CFE">
        <w:rPr>
          <w:w w:val="90"/>
          <w:rPrChange w:id="1896" w:author="Hughes, Anna E" w:date="2023-08-09T15:29:00Z">
            <w:rPr>
              <w:spacing w:val="-13"/>
            </w:rPr>
          </w:rPrChange>
        </w:rPr>
        <w:t xml:space="preserve"> </w:t>
      </w:r>
      <w:r w:rsidR="001E0CFE">
        <w:rPr>
          <w:w w:val="90"/>
          <w:rPrChange w:id="1897" w:author="Hughes, Anna E" w:date="2023-08-09T15:29:00Z">
            <w:rPr/>
          </w:rPrChange>
        </w:rPr>
        <w:t>not</w:t>
      </w:r>
      <w:r w:rsidR="001E0CFE">
        <w:rPr>
          <w:w w:val="90"/>
          <w:rPrChange w:id="1898" w:author="Hughes, Anna E" w:date="2023-08-09T15:29:00Z">
            <w:rPr>
              <w:spacing w:val="-14"/>
            </w:rPr>
          </w:rPrChange>
        </w:rPr>
        <w:t xml:space="preserve"> </w:t>
      </w:r>
      <w:r w:rsidR="001E0CFE">
        <w:rPr>
          <w:w w:val="90"/>
          <w:rPrChange w:id="1899" w:author="Hughes, Anna E" w:date="2023-08-09T15:29:00Z">
            <w:rPr/>
          </w:rPrChange>
        </w:rPr>
        <w:t>smaller</w:t>
      </w:r>
      <w:r w:rsidR="001E0CFE">
        <w:rPr>
          <w:w w:val="90"/>
          <w:rPrChange w:id="1900" w:author="Hughes, Anna E" w:date="2023-08-09T15:29:00Z">
            <w:rPr>
              <w:spacing w:val="-13"/>
            </w:rPr>
          </w:rPrChange>
        </w:rPr>
        <w:t xml:space="preserve"> </w:t>
      </w:r>
      <w:r w:rsidR="001E0CFE">
        <w:rPr>
          <w:w w:val="90"/>
          <w:rPrChange w:id="1901" w:author="Hughes, Anna E" w:date="2023-08-09T15:29:00Z">
            <w:rPr/>
          </w:rPrChange>
        </w:rPr>
        <w:t>or</w:t>
      </w:r>
      <w:r w:rsidR="001E0CFE">
        <w:rPr>
          <w:w w:val="90"/>
          <w:rPrChange w:id="1902" w:author="Hughes, Anna E" w:date="2023-08-09T15:29:00Z">
            <w:rPr>
              <w:spacing w:val="-13"/>
            </w:rPr>
          </w:rPrChange>
        </w:rPr>
        <w:t xml:space="preserve"> </w:t>
      </w:r>
      <w:r w:rsidR="001E0CFE">
        <w:rPr>
          <w:w w:val="90"/>
          <w:rPrChange w:id="1903" w:author="Hughes, Anna E" w:date="2023-08-09T15:29:00Z">
            <w:rPr/>
          </w:rPrChange>
        </w:rPr>
        <w:t>larger</w:t>
      </w:r>
      <w:r w:rsidR="001E0CFE">
        <w:rPr>
          <w:w w:val="90"/>
          <w:rPrChange w:id="1904" w:author="Hughes, Anna E" w:date="2023-08-09T15:29:00Z">
            <w:rPr>
              <w:spacing w:val="-13"/>
            </w:rPr>
          </w:rPrChange>
        </w:rPr>
        <w:t xml:space="preserve"> </w:t>
      </w:r>
      <w:r w:rsidR="001E0CFE">
        <w:rPr>
          <w:w w:val="90"/>
          <w:rPrChange w:id="1905" w:author="Hughes, Anna E" w:date="2023-08-09T15:29:00Z">
            <w:rPr/>
          </w:rPrChange>
        </w:rPr>
        <w:t>than</w:t>
      </w:r>
      <w:r w:rsidR="001E0CFE">
        <w:rPr>
          <w:w w:val="90"/>
          <w:rPrChange w:id="1906" w:author="Hughes, Anna E" w:date="2023-08-09T15:29:00Z">
            <w:rPr>
              <w:spacing w:val="-13"/>
            </w:rPr>
          </w:rPrChange>
        </w:rPr>
        <w:t xml:space="preserve"> </w:t>
      </w:r>
      <w:r w:rsidR="001E0CFE">
        <w:rPr>
          <w:w w:val="90"/>
          <w:rPrChange w:id="1907" w:author="Hughes, Anna E" w:date="2023-08-09T15:29:00Z">
            <w:rPr/>
          </w:rPrChange>
        </w:rPr>
        <w:t xml:space="preserve">two </w:t>
      </w:r>
      <w:del w:id="1908" w:author="Hughes, Anna E" w:date="2023-08-09T15:29:00Z">
        <w:r>
          <w:rPr>
            <w:spacing w:val="-6"/>
          </w:rPr>
          <w:delText>standard</w:delText>
        </w:r>
      </w:del>
      <w:ins w:id="1909" w:author="Hughes, Anna E" w:date="2023-08-09T15:29:00Z">
        <w:r w:rsidR="001E0CFE">
          <w:rPr>
            <w:w w:val="90"/>
          </w:rPr>
          <w:t xml:space="preserve">stan- </w:t>
        </w:r>
        <w:r w:rsidR="001E0CFE">
          <w:rPr>
            <w:spacing w:val="-4"/>
          </w:rPr>
          <w:t>dard</w:t>
        </w:r>
      </w:ins>
      <w:r w:rsidR="001E0CFE">
        <w:rPr>
          <w:spacing w:val="-10"/>
          <w:rPrChange w:id="1910" w:author="Hughes, Anna E" w:date="2023-08-09T15:29:00Z">
            <w:rPr>
              <w:spacing w:val="-6"/>
            </w:rPr>
          </w:rPrChange>
        </w:rPr>
        <w:t xml:space="preserve"> </w:t>
      </w:r>
      <w:r w:rsidR="001E0CFE">
        <w:rPr>
          <w:spacing w:val="-4"/>
          <w:rPrChange w:id="1911" w:author="Hughes, Anna E" w:date="2023-08-09T15:29:00Z">
            <w:rPr>
              <w:spacing w:val="-6"/>
            </w:rPr>
          </w:rPrChange>
        </w:rPr>
        <w:t>deviations</w:t>
      </w:r>
      <w:r w:rsidR="001E0CFE">
        <w:rPr>
          <w:spacing w:val="-9"/>
          <w:rPrChange w:id="1912" w:author="Hughes, Anna E" w:date="2023-08-09T15:29:00Z">
            <w:rPr>
              <w:spacing w:val="-6"/>
            </w:rPr>
          </w:rPrChange>
        </w:rPr>
        <w:t xml:space="preserve"> </w:t>
      </w:r>
      <w:r w:rsidR="001E0CFE">
        <w:rPr>
          <w:spacing w:val="-4"/>
          <w:rPrChange w:id="1913" w:author="Hughes, Anna E" w:date="2023-08-09T15:29:00Z">
            <w:rPr>
              <w:spacing w:val="-6"/>
            </w:rPr>
          </w:rPrChange>
        </w:rPr>
        <w:t>from</w:t>
      </w:r>
      <w:r w:rsidR="001E0CFE">
        <w:rPr>
          <w:spacing w:val="-9"/>
          <w:rPrChange w:id="1914" w:author="Hughes, Anna E" w:date="2023-08-09T15:29:00Z">
            <w:rPr>
              <w:spacing w:val="-6"/>
            </w:rPr>
          </w:rPrChange>
        </w:rPr>
        <w:t xml:space="preserve"> </w:t>
      </w:r>
      <w:r w:rsidR="001E0CFE">
        <w:rPr>
          <w:spacing w:val="-4"/>
          <w:rPrChange w:id="1915" w:author="Hughes, Anna E" w:date="2023-08-09T15:29:00Z">
            <w:rPr>
              <w:spacing w:val="-6"/>
            </w:rPr>
          </w:rPrChange>
        </w:rPr>
        <w:t>the</w:t>
      </w:r>
      <w:r w:rsidR="001E0CFE">
        <w:rPr>
          <w:spacing w:val="-9"/>
          <w:rPrChange w:id="1916" w:author="Hughes, Anna E" w:date="2023-08-09T15:29:00Z">
            <w:rPr>
              <w:spacing w:val="-6"/>
            </w:rPr>
          </w:rPrChange>
        </w:rPr>
        <w:t xml:space="preserve"> </w:t>
      </w:r>
      <w:r w:rsidR="001E0CFE">
        <w:rPr>
          <w:spacing w:val="-4"/>
          <w:rPrChange w:id="1917" w:author="Hughes, Anna E" w:date="2023-08-09T15:29:00Z">
            <w:rPr>
              <w:spacing w:val="-6"/>
            </w:rPr>
          </w:rPrChange>
        </w:rPr>
        <w:t>group</w:t>
      </w:r>
      <w:r w:rsidR="001E0CFE">
        <w:rPr>
          <w:spacing w:val="-10"/>
          <w:rPrChange w:id="1918" w:author="Hughes, Anna E" w:date="2023-08-09T15:29:00Z">
            <w:rPr>
              <w:spacing w:val="-6"/>
            </w:rPr>
          </w:rPrChange>
        </w:rPr>
        <w:t xml:space="preserve"> </w:t>
      </w:r>
      <w:r w:rsidR="001E0CFE">
        <w:rPr>
          <w:spacing w:val="-4"/>
          <w:rPrChange w:id="1919" w:author="Hughes, Anna E" w:date="2023-08-09T15:29:00Z">
            <w:rPr>
              <w:spacing w:val="-6"/>
            </w:rPr>
          </w:rPrChange>
        </w:rPr>
        <w:t>average</w:t>
      </w:r>
      <w:r w:rsidR="001E0CFE">
        <w:rPr>
          <w:spacing w:val="-9"/>
          <w:rPrChange w:id="1920" w:author="Hughes, Anna E" w:date="2023-08-09T15:29:00Z">
            <w:rPr>
              <w:spacing w:val="-6"/>
            </w:rPr>
          </w:rPrChange>
        </w:rPr>
        <w:t xml:space="preserve"> </w:t>
      </w:r>
      <w:r w:rsidR="001E0CFE">
        <w:rPr>
          <w:spacing w:val="-4"/>
          <w:rPrChange w:id="1921" w:author="Hughes, Anna E" w:date="2023-08-09T15:29:00Z">
            <w:rPr>
              <w:spacing w:val="-6"/>
            </w:rPr>
          </w:rPrChange>
        </w:rPr>
        <w:t>response</w:t>
      </w:r>
      <w:r w:rsidR="001E0CFE">
        <w:rPr>
          <w:spacing w:val="-9"/>
          <w:rPrChange w:id="1922" w:author="Hughes, Anna E" w:date="2023-08-09T15:29:00Z">
            <w:rPr>
              <w:spacing w:val="-6"/>
            </w:rPr>
          </w:rPrChange>
        </w:rPr>
        <w:t xml:space="preserve"> </w:t>
      </w:r>
      <w:r w:rsidR="001E0CFE">
        <w:rPr>
          <w:spacing w:val="-4"/>
          <w:rPrChange w:id="1923" w:author="Hughes, Anna E" w:date="2023-08-09T15:29:00Z">
            <w:rPr>
              <w:spacing w:val="-6"/>
            </w:rPr>
          </w:rPrChange>
        </w:rPr>
        <w:t>time.</w:t>
      </w:r>
    </w:p>
    <w:p w14:paraId="5F29E9E9" w14:textId="1B3CBFA3" w:rsidR="00470D98" w:rsidRDefault="001E0CFE">
      <w:pPr>
        <w:pStyle w:val="BodyText"/>
        <w:spacing w:before="0" w:line="247" w:lineRule="auto"/>
        <w:ind w:left="159" w:right="520" w:firstLine="351"/>
        <w:pPrChange w:id="1924" w:author="Hughes, Anna E" w:date="2023-08-09T15:29:00Z">
          <w:pPr>
            <w:pStyle w:val="BodyText"/>
            <w:spacing w:before="0" w:line="268" w:lineRule="exact"/>
            <w:ind w:left="510"/>
            <w:jc w:val="both"/>
          </w:pPr>
        </w:pPrChange>
      </w:pPr>
      <w:r>
        <w:rPr>
          <w:spacing w:val="-4"/>
          <w:rPrChange w:id="1925" w:author="Hughes, Anna E" w:date="2023-08-09T15:29:00Z">
            <w:rPr>
              <w:spacing w:val="-8"/>
            </w:rPr>
          </w:rPrChange>
        </w:rPr>
        <w:t>For</w:t>
      </w:r>
      <w:r>
        <w:rPr>
          <w:rPrChange w:id="1926" w:author="Hughes, Anna E" w:date="2023-08-09T15:29:00Z">
            <w:rPr>
              <w:spacing w:val="2"/>
            </w:rPr>
          </w:rPrChange>
        </w:rPr>
        <w:t xml:space="preserve"> </w:t>
      </w:r>
      <w:r>
        <w:rPr>
          <w:spacing w:val="-4"/>
          <w:rPrChange w:id="1927" w:author="Hughes, Anna E" w:date="2023-08-09T15:29:00Z">
            <w:rPr>
              <w:spacing w:val="-8"/>
            </w:rPr>
          </w:rPrChange>
        </w:rPr>
        <w:t>participants</w:t>
      </w:r>
      <w:r>
        <w:rPr>
          <w:rPrChange w:id="1928" w:author="Hughes, Anna E" w:date="2023-08-09T15:29:00Z">
            <w:rPr>
              <w:spacing w:val="3"/>
            </w:rPr>
          </w:rPrChange>
        </w:rPr>
        <w:t xml:space="preserve"> </w:t>
      </w:r>
      <w:r>
        <w:rPr>
          <w:spacing w:val="-4"/>
          <w:rPrChange w:id="1929" w:author="Hughes, Anna E" w:date="2023-08-09T15:29:00Z">
            <w:rPr>
              <w:spacing w:val="-8"/>
            </w:rPr>
          </w:rPrChange>
        </w:rPr>
        <w:t>included</w:t>
      </w:r>
      <w:r>
        <w:rPr>
          <w:spacing w:val="1"/>
          <w:rPrChange w:id="1930" w:author="Hughes, Anna E" w:date="2023-08-09T15:29:00Z">
            <w:rPr>
              <w:spacing w:val="3"/>
            </w:rPr>
          </w:rPrChange>
        </w:rPr>
        <w:t xml:space="preserve"> </w:t>
      </w:r>
      <w:r>
        <w:rPr>
          <w:spacing w:val="-4"/>
          <w:rPrChange w:id="1931" w:author="Hughes, Anna E" w:date="2023-08-09T15:29:00Z">
            <w:rPr>
              <w:spacing w:val="-8"/>
            </w:rPr>
          </w:rPrChange>
        </w:rPr>
        <w:t>in</w:t>
      </w:r>
      <w:r>
        <w:rPr>
          <w:rPrChange w:id="1932" w:author="Hughes, Anna E" w:date="2023-08-09T15:29:00Z">
            <w:rPr>
              <w:spacing w:val="3"/>
            </w:rPr>
          </w:rPrChange>
        </w:rPr>
        <w:t xml:space="preserve"> </w:t>
      </w:r>
      <w:r>
        <w:rPr>
          <w:spacing w:val="-4"/>
          <w:rPrChange w:id="1933" w:author="Hughes, Anna E" w:date="2023-08-09T15:29:00Z">
            <w:rPr>
              <w:spacing w:val="-8"/>
            </w:rPr>
          </w:rPrChange>
        </w:rPr>
        <w:t>the</w:t>
      </w:r>
      <w:r>
        <w:rPr>
          <w:rPrChange w:id="1934" w:author="Hughes, Anna E" w:date="2023-08-09T15:29:00Z">
            <w:rPr>
              <w:spacing w:val="3"/>
            </w:rPr>
          </w:rPrChange>
        </w:rPr>
        <w:t xml:space="preserve"> </w:t>
      </w:r>
      <w:r>
        <w:rPr>
          <w:spacing w:val="-4"/>
          <w:rPrChange w:id="1935" w:author="Hughes, Anna E" w:date="2023-08-09T15:29:00Z">
            <w:rPr>
              <w:spacing w:val="-8"/>
            </w:rPr>
          </w:rPrChange>
        </w:rPr>
        <w:t>analysis,</w:t>
      </w:r>
      <w:r>
        <w:rPr>
          <w:spacing w:val="5"/>
          <w:rPrChange w:id="1936" w:author="Hughes, Anna E" w:date="2023-08-09T15:29:00Z">
            <w:rPr>
              <w:spacing w:val="3"/>
            </w:rPr>
          </w:rPrChange>
        </w:rPr>
        <w:t xml:space="preserve"> </w:t>
      </w:r>
      <w:r>
        <w:rPr>
          <w:spacing w:val="-4"/>
          <w:rPrChange w:id="1937" w:author="Hughes, Anna E" w:date="2023-08-09T15:29:00Z">
            <w:rPr>
              <w:spacing w:val="-8"/>
            </w:rPr>
          </w:rPrChange>
        </w:rPr>
        <w:t>we</w:t>
      </w:r>
      <w:r>
        <w:rPr>
          <w:rPrChange w:id="1938" w:author="Hughes, Anna E" w:date="2023-08-09T15:29:00Z">
            <w:rPr>
              <w:spacing w:val="3"/>
            </w:rPr>
          </w:rPrChange>
        </w:rPr>
        <w:t xml:space="preserve"> </w:t>
      </w:r>
      <w:del w:id="1939" w:author="Hughes, Anna E" w:date="2023-08-09T15:29:00Z">
        <w:r w:rsidR="001644E6">
          <w:rPr>
            <w:spacing w:val="-8"/>
          </w:rPr>
          <w:delText>will</w:delText>
        </w:r>
        <w:r w:rsidR="001644E6">
          <w:rPr>
            <w:spacing w:val="2"/>
          </w:rPr>
          <w:delText xml:space="preserve"> </w:delText>
        </w:r>
        <w:r w:rsidR="001644E6">
          <w:rPr>
            <w:spacing w:val="-8"/>
          </w:rPr>
          <w:delText>apply</w:delText>
        </w:r>
      </w:del>
      <w:ins w:id="1940" w:author="Hughes, Anna E" w:date="2023-08-09T15:29:00Z">
        <w:r>
          <w:rPr>
            <w:spacing w:val="-4"/>
          </w:rPr>
          <w:t>applied</w:t>
        </w:r>
      </w:ins>
      <w:r>
        <w:rPr>
          <w:rPrChange w:id="1941" w:author="Hughes, Anna E" w:date="2023-08-09T15:29:00Z">
            <w:rPr>
              <w:spacing w:val="3"/>
            </w:rPr>
          </w:rPrChange>
        </w:rPr>
        <w:t xml:space="preserve"> </w:t>
      </w:r>
      <w:r>
        <w:rPr>
          <w:spacing w:val="-4"/>
          <w:rPrChange w:id="1942" w:author="Hughes, Anna E" w:date="2023-08-09T15:29:00Z">
            <w:rPr>
              <w:spacing w:val="-8"/>
            </w:rPr>
          </w:rPrChange>
        </w:rPr>
        <w:t>the</w:t>
      </w:r>
      <w:r>
        <w:rPr>
          <w:spacing w:val="1"/>
          <w:rPrChange w:id="1943" w:author="Hughes, Anna E" w:date="2023-08-09T15:29:00Z">
            <w:rPr>
              <w:spacing w:val="3"/>
            </w:rPr>
          </w:rPrChange>
        </w:rPr>
        <w:t xml:space="preserve"> </w:t>
      </w:r>
      <w:r>
        <w:rPr>
          <w:spacing w:val="-4"/>
          <w:rPrChange w:id="1944" w:author="Hughes, Anna E" w:date="2023-08-09T15:29:00Z">
            <w:rPr>
              <w:spacing w:val="-8"/>
            </w:rPr>
          </w:rPrChange>
        </w:rPr>
        <w:t>data</w:t>
      </w:r>
      <w:r>
        <w:rPr>
          <w:rPrChange w:id="1945" w:author="Hughes, Anna E" w:date="2023-08-09T15:29:00Z">
            <w:rPr>
              <w:spacing w:val="3"/>
            </w:rPr>
          </w:rPrChange>
        </w:rPr>
        <w:t xml:space="preserve"> </w:t>
      </w:r>
      <w:r>
        <w:rPr>
          <w:spacing w:val="-4"/>
          <w:rPrChange w:id="1946" w:author="Hughes, Anna E" w:date="2023-08-09T15:29:00Z">
            <w:rPr>
              <w:spacing w:val="-8"/>
            </w:rPr>
          </w:rPrChange>
        </w:rPr>
        <w:t>cleaning</w:t>
      </w:r>
      <w:r>
        <w:rPr>
          <w:rPrChange w:id="1947" w:author="Hughes, Anna E" w:date="2023-08-09T15:29:00Z">
            <w:rPr>
              <w:spacing w:val="3"/>
            </w:rPr>
          </w:rPrChange>
        </w:rPr>
        <w:t xml:space="preserve"> </w:t>
      </w:r>
      <w:r>
        <w:rPr>
          <w:spacing w:val="-4"/>
          <w:rPrChange w:id="1948" w:author="Hughes, Anna E" w:date="2023-08-09T15:29:00Z">
            <w:rPr>
              <w:spacing w:val="-8"/>
            </w:rPr>
          </w:rPrChange>
        </w:rPr>
        <w:t>used</w:t>
      </w:r>
      <w:ins w:id="1949" w:author="Hughes, Anna E" w:date="2023-08-09T15:29:00Z">
        <w:r>
          <w:rPr>
            <w:spacing w:val="-4"/>
          </w:rPr>
          <w:t xml:space="preserve"> </w:t>
        </w:r>
        <w:r>
          <w:rPr>
            <w:spacing w:val="-6"/>
          </w:rPr>
          <w:t>in</w:t>
        </w:r>
        <w:r>
          <w:t xml:space="preserve"> </w:t>
        </w:r>
        <w:r>
          <w:rPr>
            <w:spacing w:val="-6"/>
          </w:rPr>
          <w:t>the</w:t>
        </w:r>
        <w:r>
          <w:t xml:space="preserve"> </w:t>
        </w:r>
        <w:r>
          <w:rPr>
            <w:spacing w:val="-6"/>
          </w:rPr>
          <w:t>pilot</w:t>
        </w:r>
        <w:r>
          <w:rPr>
            <w:spacing w:val="1"/>
          </w:rPr>
          <w:t xml:space="preserve"> </w:t>
        </w:r>
        <w:r>
          <w:rPr>
            <w:spacing w:val="-6"/>
          </w:rPr>
          <w:t>data</w:t>
        </w:r>
        <w:r>
          <w:t xml:space="preserve"> </w:t>
        </w:r>
        <w:r>
          <w:rPr>
            <w:spacing w:val="-6"/>
          </w:rPr>
          <w:t>analysis</w:t>
        </w:r>
        <w:r>
          <w:t xml:space="preserve"> </w:t>
        </w:r>
        <w:r>
          <w:rPr>
            <w:spacing w:val="-6"/>
          </w:rPr>
          <w:t>i.e.</w:t>
        </w:r>
        <w:r>
          <w:rPr>
            <w:spacing w:val="28"/>
          </w:rPr>
          <w:t xml:space="preserve"> </w:t>
        </w:r>
        <w:r>
          <w:rPr>
            <w:spacing w:val="-6"/>
          </w:rPr>
          <w:t>removing</w:t>
        </w:r>
        <w:r>
          <w:t xml:space="preserve"> </w:t>
        </w:r>
        <w:r>
          <w:rPr>
            <w:spacing w:val="-6"/>
          </w:rPr>
          <w:t>incorrect</w:t>
        </w:r>
        <w:r>
          <w:rPr>
            <w:spacing w:val="1"/>
          </w:rPr>
          <w:t xml:space="preserve"> </w:t>
        </w:r>
        <w:r>
          <w:rPr>
            <w:spacing w:val="-6"/>
          </w:rPr>
          <w:t>trials</w:t>
        </w:r>
        <w:r>
          <w:t xml:space="preserve"> </w:t>
        </w:r>
        <w:r>
          <w:rPr>
            <w:spacing w:val="-6"/>
          </w:rPr>
          <w:t>and</w:t>
        </w:r>
        <w:r>
          <w:rPr>
            <w:spacing w:val="1"/>
          </w:rPr>
          <w:t xml:space="preserve"> </w:t>
        </w:r>
        <w:r>
          <w:rPr>
            <w:spacing w:val="-6"/>
          </w:rPr>
          <w:t>removing</w:t>
        </w:r>
        <w:r>
          <w:t xml:space="preserve"> </w:t>
        </w:r>
        <w:r>
          <w:rPr>
            <w:spacing w:val="-6"/>
          </w:rPr>
          <w:t>the</w:t>
        </w:r>
        <w:r>
          <w:t xml:space="preserve"> </w:t>
        </w:r>
        <w:r>
          <w:rPr>
            <w:spacing w:val="-6"/>
          </w:rPr>
          <w:t>top</w:t>
        </w:r>
        <w:r>
          <w:rPr>
            <w:spacing w:val="1"/>
          </w:rPr>
          <w:t xml:space="preserve"> </w:t>
        </w:r>
        <w:r>
          <w:rPr>
            <w:spacing w:val="-6"/>
          </w:rPr>
          <w:t>and</w:t>
        </w:r>
      </w:ins>
    </w:p>
    <w:p w14:paraId="65FF76AB" w14:textId="77777777" w:rsidR="00470D98" w:rsidRDefault="00791F47">
      <w:pPr>
        <w:spacing w:line="5" w:lineRule="exact"/>
        <w:ind w:left="2564"/>
        <w:rPr>
          <w:sz w:val="18"/>
        </w:rPr>
        <w:pPrChange w:id="1950" w:author="Hughes, Anna E" w:date="2023-08-09T15:29:00Z">
          <w:pPr>
            <w:spacing w:line="26" w:lineRule="exact"/>
            <w:ind w:right="960"/>
            <w:jc w:val="right"/>
          </w:pPr>
        </w:pPrChange>
      </w:pPr>
      <w:r>
        <w:fldChar w:fldCharType="begin"/>
      </w:r>
      <w:r>
        <w:instrText xml:space="preserve"> HYPERLINK \l "_bookmark13" </w:instrText>
      </w:r>
      <w:r>
        <w:fldChar w:fldCharType="separate"/>
      </w:r>
      <w:r w:rsidR="001E0CFE">
        <w:rPr>
          <w:w w:val="89"/>
          <w:sz w:val="18"/>
        </w:rPr>
        <w:t>2</w:t>
      </w:r>
      <w:r>
        <w:rPr>
          <w:w w:val="89"/>
          <w:sz w:val="18"/>
        </w:rPr>
        <w:fldChar w:fldCharType="end"/>
      </w:r>
    </w:p>
    <w:p w14:paraId="147874F6" w14:textId="77777777" w:rsidR="00470D98" w:rsidRDefault="00470D98">
      <w:pPr>
        <w:spacing w:line="5" w:lineRule="exact"/>
        <w:rPr>
          <w:sz w:val="18"/>
        </w:rPr>
        <w:sectPr w:rsidR="00470D98">
          <w:type w:val="continuous"/>
          <w:pgSz w:w="12240" w:h="15840"/>
          <w:pgMar w:top="1820" w:right="1720" w:bottom="280" w:left="1600" w:header="0" w:footer="1818" w:gutter="0"/>
          <w:cols w:num="2" w:space="720" w:equalWidth="0">
            <w:col w:w="418" w:space="40"/>
            <w:col w:w="8462"/>
          </w:cols>
        </w:sectPr>
        <w:pPrChange w:id="1951" w:author="Hughes, Anna E" w:date="2023-08-09T15:29:00Z">
          <w:pPr>
            <w:spacing w:line="26" w:lineRule="exact"/>
            <w:jc w:val="right"/>
          </w:pPr>
        </w:pPrChange>
      </w:pPr>
    </w:p>
    <w:p w14:paraId="6C2BB7FD" w14:textId="04909D65" w:rsidR="00470D98" w:rsidRDefault="001644E6">
      <w:pPr>
        <w:pStyle w:val="BodyText"/>
        <w:spacing w:before="0" w:line="273" w:lineRule="exact"/>
        <w:pPrChange w:id="1952" w:author="Hughes, Anna E" w:date="2023-08-09T15:29:00Z">
          <w:pPr>
            <w:pStyle w:val="BodyText"/>
            <w:spacing w:before="0" w:line="274" w:lineRule="exact"/>
          </w:pPr>
        </w:pPrChange>
      </w:pPr>
      <w:del w:id="1953" w:author="Hughes, Anna E" w:date="2023-08-09T15:29:00Z">
        <w:r>
          <w:rPr>
            <w:rFonts w:ascii="Trebuchet MS"/>
            <w:spacing w:val="-6"/>
            <w:sz w:val="12"/>
          </w:rPr>
          <w:delText>437</w:delText>
        </w:r>
        <w:r>
          <w:rPr>
            <w:rFonts w:ascii="Trebuchet MS"/>
            <w:spacing w:val="44"/>
            <w:sz w:val="12"/>
          </w:rPr>
          <w:delText xml:space="preserve">  </w:delText>
        </w:r>
        <w:r>
          <w:rPr>
            <w:spacing w:val="-6"/>
          </w:rPr>
          <w:delText>in</w:delText>
        </w:r>
        <w:r>
          <w:rPr>
            <w:spacing w:val="-4"/>
          </w:rPr>
          <w:delText xml:space="preserve"> </w:delText>
        </w:r>
        <w:r>
          <w:rPr>
            <w:spacing w:val="-6"/>
          </w:rPr>
          <w:delText>the</w:delText>
        </w:r>
        <w:r>
          <w:rPr>
            <w:spacing w:val="-5"/>
          </w:rPr>
          <w:delText xml:space="preserve"> </w:delText>
        </w:r>
        <w:r>
          <w:rPr>
            <w:spacing w:val="-6"/>
          </w:rPr>
          <w:delText>pilot</w:delText>
        </w:r>
        <w:r>
          <w:rPr>
            <w:spacing w:val="-5"/>
          </w:rPr>
          <w:delText xml:space="preserve"> </w:delText>
        </w:r>
        <w:r>
          <w:rPr>
            <w:spacing w:val="-6"/>
          </w:rPr>
          <w:delText>data</w:delText>
        </w:r>
        <w:r>
          <w:rPr>
            <w:spacing w:val="-4"/>
          </w:rPr>
          <w:delText xml:space="preserve"> </w:delText>
        </w:r>
        <w:r>
          <w:rPr>
            <w:spacing w:val="-6"/>
          </w:rPr>
          <w:delText>analysis</w:delText>
        </w:r>
        <w:r>
          <w:rPr>
            <w:spacing w:val="-5"/>
          </w:rPr>
          <w:delText xml:space="preserve"> </w:delText>
        </w:r>
        <w:r>
          <w:rPr>
            <w:spacing w:val="-6"/>
          </w:rPr>
          <w:delText>i.e.</w:delText>
        </w:r>
        <w:r>
          <w:rPr>
            <w:spacing w:val="7"/>
          </w:rPr>
          <w:delText xml:space="preserve"> </w:delText>
        </w:r>
        <w:r>
          <w:rPr>
            <w:spacing w:val="-6"/>
          </w:rPr>
          <w:delText>removing</w:delText>
        </w:r>
        <w:r>
          <w:rPr>
            <w:spacing w:val="-5"/>
          </w:rPr>
          <w:delText xml:space="preserve"> </w:delText>
        </w:r>
        <w:r>
          <w:rPr>
            <w:spacing w:val="-6"/>
          </w:rPr>
          <w:delText>the</w:delText>
        </w:r>
        <w:r>
          <w:rPr>
            <w:spacing w:val="-4"/>
          </w:rPr>
          <w:delText xml:space="preserve"> </w:delText>
        </w:r>
        <w:r>
          <w:rPr>
            <w:spacing w:val="-6"/>
          </w:rPr>
          <w:delText>top</w:delText>
        </w:r>
        <w:r>
          <w:rPr>
            <w:spacing w:val="-5"/>
          </w:rPr>
          <w:delText xml:space="preserve"> </w:delText>
        </w:r>
        <w:r>
          <w:rPr>
            <w:spacing w:val="-6"/>
          </w:rPr>
          <w:delText>and</w:delText>
        </w:r>
      </w:del>
      <w:ins w:id="1954" w:author="Hughes, Anna E" w:date="2023-08-09T15:29:00Z">
        <w:r w:rsidR="001E0CFE">
          <w:rPr>
            <w:rFonts w:ascii="Trebuchet MS"/>
            <w:spacing w:val="-2"/>
            <w:sz w:val="12"/>
          </w:rPr>
          <w:t>435</w:t>
        </w:r>
        <w:r w:rsidR="001E0CFE">
          <w:rPr>
            <w:rFonts w:ascii="Trebuchet MS"/>
            <w:spacing w:val="33"/>
            <w:sz w:val="12"/>
          </w:rPr>
          <w:t xml:space="preserve"> </w:t>
        </w:r>
      </w:ins>
      <w:r w:rsidR="001E0CFE">
        <w:rPr>
          <w:rFonts w:ascii="Trebuchet MS"/>
          <w:spacing w:val="33"/>
          <w:sz w:val="12"/>
          <w:rPrChange w:id="1955" w:author="Hughes, Anna E" w:date="2023-08-09T15:29:00Z">
            <w:rPr>
              <w:spacing w:val="-5"/>
            </w:rPr>
          </w:rPrChange>
        </w:rPr>
        <w:t xml:space="preserve"> </w:t>
      </w:r>
      <w:r w:rsidR="001E0CFE">
        <w:rPr>
          <w:spacing w:val="-2"/>
          <w:rPrChange w:id="1956" w:author="Hughes, Anna E" w:date="2023-08-09T15:29:00Z">
            <w:rPr>
              <w:spacing w:val="-6"/>
            </w:rPr>
          </w:rPrChange>
        </w:rPr>
        <w:t>bottom</w:t>
      </w:r>
      <w:r w:rsidR="001E0CFE">
        <w:rPr>
          <w:spacing w:val="-11"/>
          <w:rPrChange w:id="1957" w:author="Hughes, Anna E" w:date="2023-08-09T15:29:00Z">
            <w:rPr>
              <w:spacing w:val="-5"/>
            </w:rPr>
          </w:rPrChange>
        </w:rPr>
        <w:t xml:space="preserve"> </w:t>
      </w:r>
      <w:r w:rsidR="001E0CFE">
        <w:rPr>
          <w:spacing w:val="-2"/>
          <w:rPrChange w:id="1958" w:author="Hughes, Anna E" w:date="2023-08-09T15:29:00Z">
            <w:rPr>
              <w:spacing w:val="-6"/>
            </w:rPr>
          </w:rPrChange>
        </w:rPr>
        <w:t>1%</w:t>
      </w:r>
      <w:r w:rsidR="001E0CFE">
        <w:rPr>
          <w:spacing w:val="-11"/>
          <w:rPrChange w:id="1959" w:author="Hughes, Anna E" w:date="2023-08-09T15:29:00Z">
            <w:rPr>
              <w:spacing w:val="-5"/>
            </w:rPr>
          </w:rPrChange>
        </w:rPr>
        <w:t xml:space="preserve"> </w:t>
      </w:r>
      <w:r w:rsidR="001E0CFE">
        <w:rPr>
          <w:spacing w:val="-2"/>
          <w:rPrChange w:id="1960" w:author="Hughes, Anna E" w:date="2023-08-09T15:29:00Z">
            <w:rPr>
              <w:spacing w:val="-6"/>
            </w:rPr>
          </w:rPrChange>
        </w:rPr>
        <w:t>of</w:t>
      </w:r>
      <w:r w:rsidR="001E0CFE">
        <w:rPr>
          <w:spacing w:val="-12"/>
          <w:rPrChange w:id="1961" w:author="Hughes, Anna E" w:date="2023-08-09T15:29:00Z">
            <w:rPr>
              <w:spacing w:val="-4"/>
            </w:rPr>
          </w:rPrChange>
        </w:rPr>
        <w:t xml:space="preserve"> </w:t>
      </w:r>
      <w:r w:rsidR="001E0CFE">
        <w:rPr>
          <w:spacing w:val="-2"/>
          <w:rPrChange w:id="1962" w:author="Hughes, Anna E" w:date="2023-08-09T15:29:00Z">
            <w:rPr>
              <w:spacing w:val="-6"/>
            </w:rPr>
          </w:rPrChange>
        </w:rPr>
        <w:t>their</w:t>
      </w:r>
      <w:r w:rsidR="001E0CFE">
        <w:rPr>
          <w:spacing w:val="-11"/>
          <w:rPrChange w:id="1963" w:author="Hughes, Anna E" w:date="2023-08-09T15:29:00Z">
            <w:rPr>
              <w:spacing w:val="-5"/>
            </w:rPr>
          </w:rPrChange>
        </w:rPr>
        <w:t xml:space="preserve"> </w:t>
      </w:r>
      <w:r w:rsidR="001E0CFE">
        <w:rPr>
          <w:spacing w:val="-2"/>
          <w:rPrChange w:id="1964" w:author="Hughes, Anna E" w:date="2023-08-09T15:29:00Z">
            <w:rPr>
              <w:spacing w:val="-6"/>
            </w:rPr>
          </w:rPrChange>
        </w:rPr>
        <w:t>data.</w:t>
      </w:r>
    </w:p>
    <w:p w14:paraId="643E4EB5" w14:textId="3AF2E29D" w:rsidR="00470D98" w:rsidRDefault="001644E6">
      <w:pPr>
        <w:spacing w:before="250"/>
        <w:ind w:left="227"/>
        <w:rPr>
          <w:rFonts w:ascii="Times New Roman"/>
          <w:i/>
          <w:sz w:val="24"/>
        </w:rPr>
      </w:pPr>
      <w:del w:id="1965" w:author="Hughes, Anna E" w:date="2023-08-09T15:29:00Z">
        <w:r>
          <w:rPr>
            <w:rFonts w:ascii="Trebuchet MS"/>
            <w:sz w:val="12"/>
          </w:rPr>
          <w:delText>438</w:delText>
        </w:r>
      </w:del>
      <w:ins w:id="1966" w:author="Hughes, Anna E" w:date="2023-08-09T15:29:00Z">
        <w:r w:rsidR="001E0CFE">
          <w:rPr>
            <w:rFonts w:ascii="Trebuchet MS"/>
            <w:sz w:val="12"/>
          </w:rPr>
          <w:t>436</w:t>
        </w:r>
      </w:ins>
      <w:r w:rsidR="001E0CFE">
        <w:rPr>
          <w:rFonts w:ascii="Trebuchet MS"/>
          <w:spacing w:val="155"/>
          <w:sz w:val="12"/>
        </w:rPr>
        <w:t xml:space="preserve"> </w:t>
      </w:r>
      <w:bookmarkStart w:id="1967" w:name="Analysis_Plan"/>
      <w:bookmarkEnd w:id="1967"/>
      <w:r w:rsidR="001E0CFE">
        <w:rPr>
          <w:rFonts w:ascii="Times New Roman"/>
          <w:i/>
          <w:sz w:val="24"/>
        </w:rPr>
        <w:t>4.5.</w:t>
      </w:r>
      <w:r w:rsidR="001E0CFE">
        <w:rPr>
          <w:rFonts w:ascii="Times New Roman"/>
          <w:i/>
          <w:spacing w:val="56"/>
          <w:sz w:val="24"/>
        </w:rPr>
        <w:t xml:space="preserve"> </w:t>
      </w:r>
      <w:r w:rsidR="001E0CFE">
        <w:rPr>
          <w:rFonts w:ascii="Times New Roman"/>
          <w:i/>
          <w:sz w:val="24"/>
        </w:rPr>
        <w:t>Analysis</w:t>
      </w:r>
      <w:r w:rsidR="001E0CFE">
        <w:rPr>
          <w:rFonts w:ascii="Times New Roman"/>
          <w:i/>
          <w:spacing w:val="-3"/>
          <w:sz w:val="24"/>
        </w:rPr>
        <w:t xml:space="preserve"> </w:t>
      </w:r>
      <w:r w:rsidR="001E0CFE">
        <w:rPr>
          <w:rFonts w:ascii="Times New Roman"/>
          <w:i/>
          <w:spacing w:val="-4"/>
          <w:sz w:val="24"/>
        </w:rPr>
        <w:t>Plan</w:t>
      </w:r>
    </w:p>
    <w:p w14:paraId="476C98C4" w14:textId="77777777" w:rsidR="00087420" w:rsidRDefault="001644E6">
      <w:pPr>
        <w:pStyle w:val="BodyText"/>
        <w:tabs>
          <w:tab w:val="left" w:pos="968"/>
        </w:tabs>
        <w:spacing w:before="69"/>
        <w:rPr>
          <w:del w:id="1968" w:author="Hughes, Anna E" w:date="2023-08-09T15:29:00Z"/>
        </w:rPr>
      </w:pPr>
      <w:del w:id="1969" w:author="Hughes, Anna E" w:date="2023-08-09T15:29:00Z">
        <w:r>
          <w:rPr>
            <w:rFonts w:ascii="Trebuchet MS"/>
            <w:spacing w:val="-5"/>
            <w:sz w:val="12"/>
          </w:rPr>
          <w:delText>439</w:delText>
        </w:r>
      </w:del>
      <w:ins w:id="1970" w:author="Hughes, Anna E" w:date="2023-08-09T15:29:00Z">
        <w:r w:rsidR="001E0CFE">
          <w:rPr>
            <w:rFonts w:ascii="Trebuchet MS"/>
            <w:spacing w:val="-5"/>
            <w:sz w:val="12"/>
          </w:rPr>
          <w:t>437</w:t>
        </w:r>
      </w:ins>
      <w:r w:rsidR="001E0CFE">
        <w:rPr>
          <w:rFonts w:ascii="Trebuchet MS"/>
          <w:sz w:val="12"/>
        </w:rPr>
        <w:tab/>
      </w:r>
      <w:r w:rsidR="001E0CFE">
        <w:rPr>
          <w:w w:val="90"/>
          <w:rPrChange w:id="1971" w:author="Hughes, Anna E" w:date="2023-08-09T15:29:00Z">
            <w:rPr>
              <w:spacing w:val="-2"/>
            </w:rPr>
          </w:rPrChange>
        </w:rPr>
        <w:t>All</w:t>
      </w:r>
      <w:r w:rsidR="001E0CFE">
        <w:rPr>
          <w:spacing w:val="7"/>
          <w:rPrChange w:id="1972" w:author="Hughes, Anna E" w:date="2023-08-09T15:29:00Z">
            <w:rPr>
              <w:spacing w:val="10"/>
            </w:rPr>
          </w:rPrChange>
        </w:rPr>
        <w:t xml:space="preserve"> </w:t>
      </w:r>
      <w:r w:rsidR="001E0CFE">
        <w:rPr>
          <w:w w:val="90"/>
          <w:rPrChange w:id="1973" w:author="Hughes, Anna E" w:date="2023-08-09T15:29:00Z">
            <w:rPr>
              <w:spacing w:val="-2"/>
            </w:rPr>
          </w:rPrChange>
        </w:rPr>
        <w:t>analysis</w:t>
      </w:r>
      <w:r w:rsidR="001E0CFE">
        <w:rPr>
          <w:spacing w:val="7"/>
          <w:rPrChange w:id="1974" w:author="Hughes, Anna E" w:date="2023-08-09T15:29:00Z">
            <w:rPr>
              <w:spacing w:val="9"/>
            </w:rPr>
          </w:rPrChange>
        </w:rPr>
        <w:t xml:space="preserve"> </w:t>
      </w:r>
      <w:del w:id="1975" w:author="Hughes, Anna E" w:date="2023-08-09T15:29:00Z">
        <w:r>
          <w:rPr>
            <w:spacing w:val="-2"/>
          </w:rPr>
          <w:delText>will</w:delText>
        </w:r>
        <w:r>
          <w:rPr>
            <w:spacing w:val="10"/>
          </w:rPr>
          <w:delText xml:space="preserve"> </w:delText>
        </w:r>
        <w:r>
          <w:rPr>
            <w:spacing w:val="-2"/>
          </w:rPr>
          <w:delText>be</w:delText>
        </w:r>
      </w:del>
      <w:ins w:id="1976" w:author="Hughes, Anna E" w:date="2023-08-09T15:29:00Z">
        <w:r w:rsidR="001E0CFE">
          <w:rPr>
            <w:w w:val="90"/>
          </w:rPr>
          <w:t>was</w:t>
        </w:r>
      </w:ins>
      <w:r w:rsidR="001E0CFE">
        <w:rPr>
          <w:spacing w:val="7"/>
          <w:rPrChange w:id="1977" w:author="Hughes, Anna E" w:date="2023-08-09T15:29:00Z">
            <w:rPr>
              <w:spacing w:val="10"/>
            </w:rPr>
          </w:rPrChange>
        </w:rPr>
        <w:t xml:space="preserve"> </w:t>
      </w:r>
      <w:r w:rsidR="001E0CFE">
        <w:rPr>
          <w:w w:val="90"/>
          <w:rPrChange w:id="1978" w:author="Hughes, Anna E" w:date="2023-08-09T15:29:00Z">
            <w:rPr>
              <w:spacing w:val="-2"/>
            </w:rPr>
          </w:rPrChange>
        </w:rPr>
        <w:t>carried</w:t>
      </w:r>
      <w:r w:rsidR="001E0CFE">
        <w:rPr>
          <w:spacing w:val="7"/>
          <w:rPrChange w:id="1979" w:author="Hughes, Anna E" w:date="2023-08-09T15:29:00Z">
            <w:rPr>
              <w:spacing w:val="10"/>
            </w:rPr>
          </w:rPrChange>
        </w:rPr>
        <w:t xml:space="preserve"> </w:t>
      </w:r>
      <w:r w:rsidR="001E0CFE">
        <w:rPr>
          <w:w w:val="90"/>
          <w:rPrChange w:id="1980" w:author="Hughes, Anna E" w:date="2023-08-09T15:29:00Z">
            <w:rPr>
              <w:spacing w:val="-2"/>
            </w:rPr>
          </w:rPrChange>
        </w:rPr>
        <w:t>out</w:t>
      </w:r>
      <w:r w:rsidR="001E0CFE">
        <w:rPr>
          <w:spacing w:val="8"/>
          <w:rPrChange w:id="1981" w:author="Hughes, Anna E" w:date="2023-08-09T15:29:00Z">
            <w:rPr>
              <w:spacing w:val="10"/>
            </w:rPr>
          </w:rPrChange>
        </w:rPr>
        <w:t xml:space="preserve"> </w:t>
      </w:r>
      <w:r w:rsidR="001E0CFE">
        <w:rPr>
          <w:w w:val="90"/>
          <w:rPrChange w:id="1982" w:author="Hughes, Anna E" w:date="2023-08-09T15:29:00Z">
            <w:rPr>
              <w:spacing w:val="-2"/>
            </w:rPr>
          </w:rPrChange>
        </w:rPr>
        <w:t>using</w:t>
      </w:r>
      <w:r w:rsidR="001E0CFE">
        <w:rPr>
          <w:spacing w:val="7"/>
          <w:rPrChange w:id="1983" w:author="Hughes, Anna E" w:date="2023-08-09T15:29:00Z">
            <w:rPr>
              <w:spacing w:val="10"/>
            </w:rPr>
          </w:rPrChange>
        </w:rPr>
        <w:t xml:space="preserve"> </w:t>
      </w:r>
      <w:r w:rsidR="001E0CFE">
        <w:rPr>
          <w:w w:val="90"/>
          <w:rPrChange w:id="1984" w:author="Hughes, Anna E" w:date="2023-08-09T15:29:00Z">
            <w:rPr>
              <w:spacing w:val="-2"/>
            </w:rPr>
          </w:rPrChange>
        </w:rPr>
        <w:t>R</w:t>
      </w:r>
      <w:r w:rsidR="001E0CFE">
        <w:rPr>
          <w:spacing w:val="7"/>
          <w:rPrChange w:id="1985" w:author="Hughes, Anna E" w:date="2023-08-09T15:29:00Z">
            <w:rPr>
              <w:spacing w:val="10"/>
            </w:rPr>
          </w:rPrChange>
        </w:rPr>
        <w:t xml:space="preserve"> </w:t>
      </w:r>
      <w:r w:rsidR="001E0CFE">
        <w:rPr>
          <w:w w:val="90"/>
          <w:rPrChange w:id="1986" w:author="Hughes, Anna E" w:date="2023-08-09T15:29:00Z">
            <w:rPr>
              <w:spacing w:val="-2"/>
            </w:rPr>
          </w:rPrChange>
        </w:rPr>
        <w:t>(v4.2.0),</w:t>
      </w:r>
      <w:r w:rsidR="001E0CFE">
        <w:rPr>
          <w:spacing w:val="11"/>
          <w:rPrChange w:id="1987" w:author="Hughes, Anna E" w:date="2023-08-09T15:29:00Z">
            <w:rPr>
              <w:spacing w:val="15"/>
            </w:rPr>
          </w:rPrChange>
        </w:rPr>
        <w:t xml:space="preserve"> </w:t>
      </w:r>
      <w:r w:rsidR="001E0CFE">
        <w:rPr>
          <w:w w:val="90"/>
          <w:rPrChange w:id="1988" w:author="Hughes, Anna E" w:date="2023-08-09T15:29:00Z">
            <w:rPr>
              <w:spacing w:val="-2"/>
            </w:rPr>
          </w:rPrChange>
        </w:rPr>
        <w:t>brms</w:t>
      </w:r>
      <w:r w:rsidR="001E0CFE">
        <w:rPr>
          <w:spacing w:val="8"/>
          <w:rPrChange w:id="1989" w:author="Hughes, Anna E" w:date="2023-08-09T15:29:00Z">
            <w:rPr>
              <w:spacing w:val="10"/>
            </w:rPr>
          </w:rPrChange>
        </w:rPr>
        <w:t xml:space="preserve"> </w:t>
      </w:r>
      <w:r w:rsidR="001E0CFE">
        <w:rPr>
          <w:w w:val="90"/>
          <w:rPrChange w:id="1990" w:author="Hughes, Anna E" w:date="2023-08-09T15:29:00Z">
            <w:rPr>
              <w:spacing w:val="-2"/>
            </w:rPr>
          </w:rPrChange>
        </w:rPr>
        <w:t>(v2.17.0)</w:t>
      </w:r>
      <w:r w:rsidR="001E0CFE">
        <w:rPr>
          <w:spacing w:val="7"/>
          <w:rPrChange w:id="1991" w:author="Hughes, Anna E" w:date="2023-08-09T15:29:00Z">
            <w:rPr>
              <w:spacing w:val="10"/>
            </w:rPr>
          </w:rPrChange>
        </w:rPr>
        <w:t xml:space="preserve"> </w:t>
      </w:r>
      <w:r w:rsidR="001E0CFE">
        <w:rPr>
          <w:w w:val="90"/>
          <w:rPrChange w:id="1992" w:author="Hughes, Anna E" w:date="2023-08-09T15:29:00Z">
            <w:rPr>
              <w:spacing w:val="-2"/>
            </w:rPr>
          </w:rPrChange>
        </w:rPr>
        <w:t>and</w:t>
      </w:r>
      <w:r w:rsidR="001E0CFE">
        <w:rPr>
          <w:spacing w:val="7"/>
          <w:rPrChange w:id="1993" w:author="Hughes, Anna E" w:date="2023-08-09T15:29:00Z">
            <w:rPr>
              <w:spacing w:val="10"/>
            </w:rPr>
          </w:rPrChange>
        </w:rPr>
        <w:t xml:space="preserve"> </w:t>
      </w:r>
      <w:r w:rsidR="001E0CFE">
        <w:rPr>
          <w:w w:val="90"/>
          <w:rPrChange w:id="1994" w:author="Hughes, Anna E" w:date="2023-08-09T15:29:00Z">
            <w:rPr>
              <w:spacing w:val="-2"/>
            </w:rPr>
          </w:rPrChange>
        </w:rPr>
        <w:t>rStan</w:t>
      </w:r>
    </w:p>
    <w:p w14:paraId="455E61E0" w14:textId="2C2D80C7" w:rsidR="00470D98" w:rsidRDefault="001644E6">
      <w:pPr>
        <w:pStyle w:val="BodyText"/>
        <w:tabs>
          <w:tab w:val="left" w:pos="968"/>
        </w:tabs>
        <w:spacing w:before="69"/>
        <w:rPr>
          <w:ins w:id="1995" w:author="Hughes, Anna E" w:date="2023-08-09T15:29:00Z"/>
        </w:rPr>
      </w:pPr>
      <w:del w:id="1996" w:author="Hughes, Anna E" w:date="2023-08-09T15:29:00Z">
        <w:r>
          <w:rPr>
            <w:rFonts w:ascii="Trebuchet MS"/>
            <w:spacing w:val="-4"/>
            <w:sz w:val="12"/>
          </w:rPr>
          <w:delText>440</w:delText>
        </w:r>
        <w:r>
          <w:rPr>
            <w:rFonts w:ascii="Trebuchet MS"/>
            <w:spacing w:val="36"/>
            <w:sz w:val="12"/>
          </w:rPr>
          <w:delText xml:space="preserve"> </w:delText>
        </w:r>
      </w:del>
      <w:r w:rsidR="001E0CFE">
        <w:rPr>
          <w:spacing w:val="7"/>
          <w:rPrChange w:id="1997" w:author="Hughes, Anna E" w:date="2023-08-09T15:29:00Z">
            <w:rPr>
              <w:rFonts w:ascii="Trebuchet MS"/>
              <w:spacing w:val="36"/>
              <w:sz w:val="12"/>
            </w:rPr>
          </w:rPrChange>
        </w:rPr>
        <w:t xml:space="preserve"> </w:t>
      </w:r>
      <w:r w:rsidR="001E0CFE">
        <w:rPr>
          <w:spacing w:val="-2"/>
          <w:w w:val="90"/>
          <w:rPrChange w:id="1998" w:author="Hughes, Anna E" w:date="2023-08-09T15:29:00Z">
            <w:rPr>
              <w:spacing w:val="-4"/>
            </w:rPr>
          </w:rPrChange>
        </w:rPr>
        <w:t>(v2.26.11)</w:t>
      </w:r>
    </w:p>
    <w:p w14:paraId="15EF4A8D" w14:textId="77777777" w:rsidR="00087420" w:rsidRDefault="001E0CFE">
      <w:pPr>
        <w:pStyle w:val="BodyText"/>
        <w:spacing w:before="8"/>
        <w:rPr>
          <w:del w:id="1999" w:author="Hughes, Anna E" w:date="2023-08-09T15:29:00Z"/>
        </w:rPr>
      </w:pPr>
      <w:ins w:id="2000" w:author="Hughes, Anna E" w:date="2023-08-09T15:29:00Z">
        <w:r>
          <w:rPr>
            <w:rFonts w:ascii="Trebuchet MS"/>
            <w:spacing w:val="-4"/>
            <w:sz w:val="12"/>
          </w:rPr>
          <w:t>438</w:t>
        </w:r>
        <w:r>
          <w:rPr>
            <w:rFonts w:ascii="Trebuchet MS"/>
            <w:spacing w:val="33"/>
            <w:sz w:val="12"/>
          </w:rPr>
          <w:t xml:space="preserve"> </w:t>
        </w:r>
      </w:ins>
      <w:r>
        <w:rPr>
          <w:rFonts w:ascii="Trebuchet MS"/>
          <w:spacing w:val="33"/>
          <w:sz w:val="12"/>
          <w:rPrChange w:id="2001" w:author="Hughes, Anna E" w:date="2023-08-09T15:29:00Z">
            <w:rPr>
              <w:spacing w:val="-4"/>
            </w:rPr>
          </w:rPrChange>
        </w:rPr>
        <w:t xml:space="preserve"> </w:t>
      </w:r>
      <w:r>
        <w:rPr>
          <w:spacing w:val="-4"/>
        </w:rPr>
        <w:t>As</w:t>
      </w:r>
      <w:r>
        <w:rPr>
          <w:spacing w:val="-7"/>
          <w:rPrChange w:id="2002" w:author="Hughes, Anna E" w:date="2023-08-09T15:29:00Z">
            <w:rPr>
              <w:spacing w:val="-5"/>
            </w:rPr>
          </w:rPrChange>
        </w:rPr>
        <w:t xml:space="preserve"> </w:t>
      </w:r>
      <w:r>
        <w:rPr>
          <w:spacing w:val="-4"/>
        </w:rPr>
        <w:t>discussed</w:t>
      </w:r>
      <w:r>
        <w:rPr>
          <w:spacing w:val="-8"/>
          <w:rPrChange w:id="2003" w:author="Hughes, Anna E" w:date="2023-08-09T15:29:00Z">
            <w:rPr>
              <w:spacing w:val="-5"/>
            </w:rPr>
          </w:rPrChange>
        </w:rPr>
        <w:t xml:space="preserve"> </w:t>
      </w:r>
      <w:r>
        <w:rPr>
          <w:spacing w:val="-4"/>
        </w:rPr>
        <w:t>above,</w:t>
      </w:r>
      <w:r>
        <w:rPr>
          <w:spacing w:val="-7"/>
          <w:rPrChange w:id="2004" w:author="Hughes, Anna E" w:date="2023-08-09T15:29:00Z">
            <w:rPr>
              <w:spacing w:val="-3"/>
            </w:rPr>
          </w:rPrChange>
        </w:rPr>
        <w:t xml:space="preserve"> </w:t>
      </w:r>
      <w:r>
        <w:rPr>
          <w:spacing w:val="-4"/>
        </w:rPr>
        <w:t>we</w:t>
      </w:r>
      <w:r>
        <w:rPr>
          <w:spacing w:val="-7"/>
          <w:rPrChange w:id="2005" w:author="Hughes, Anna E" w:date="2023-08-09T15:29:00Z">
            <w:rPr>
              <w:spacing w:val="-4"/>
            </w:rPr>
          </w:rPrChange>
        </w:rPr>
        <w:t xml:space="preserve"> </w:t>
      </w:r>
      <w:del w:id="2006" w:author="Hughes, Anna E" w:date="2023-08-09T15:29:00Z">
        <w:r w:rsidR="001644E6">
          <w:rPr>
            <w:spacing w:val="-4"/>
          </w:rPr>
          <w:delText>will</w:delText>
        </w:r>
        <w:r w:rsidR="001644E6">
          <w:rPr>
            <w:spacing w:val="-5"/>
          </w:rPr>
          <w:delText xml:space="preserve"> </w:delText>
        </w:r>
        <w:r w:rsidR="001644E6">
          <w:rPr>
            <w:spacing w:val="-4"/>
          </w:rPr>
          <w:delText>use</w:delText>
        </w:r>
      </w:del>
      <w:ins w:id="2007" w:author="Hughes, Anna E" w:date="2023-08-09T15:29:00Z">
        <w:r>
          <w:rPr>
            <w:spacing w:val="-4"/>
          </w:rPr>
          <w:t>used</w:t>
        </w:r>
      </w:ins>
      <w:r>
        <w:rPr>
          <w:spacing w:val="-7"/>
          <w:rPrChange w:id="2008" w:author="Hughes, Anna E" w:date="2023-08-09T15:29:00Z">
            <w:rPr>
              <w:spacing w:val="-5"/>
            </w:rPr>
          </w:rPrChange>
        </w:rPr>
        <w:t xml:space="preserve"> </w:t>
      </w:r>
      <w:r>
        <w:rPr>
          <w:spacing w:val="-4"/>
        </w:rPr>
        <w:t>mixed-effect</w:t>
      </w:r>
      <w:r>
        <w:rPr>
          <w:spacing w:val="-8"/>
          <w:rPrChange w:id="2009" w:author="Hughes, Anna E" w:date="2023-08-09T15:29:00Z">
            <w:rPr>
              <w:spacing w:val="-4"/>
            </w:rPr>
          </w:rPrChange>
        </w:rPr>
        <w:t xml:space="preserve"> </w:t>
      </w:r>
      <w:r>
        <w:rPr>
          <w:spacing w:val="-4"/>
        </w:rPr>
        <w:t>models</w:t>
      </w:r>
      <w:r>
        <w:rPr>
          <w:spacing w:val="-7"/>
          <w:rPrChange w:id="2010" w:author="Hughes, Anna E" w:date="2023-08-09T15:29:00Z">
            <w:rPr>
              <w:spacing w:val="-5"/>
            </w:rPr>
          </w:rPrChange>
        </w:rPr>
        <w:t xml:space="preserve"> </w:t>
      </w:r>
      <w:r>
        <w:rPr>
          <w:spacing w:val="-4"/>
        </w:rPr>
        <w:t>with</w:t>
      </w:r>
      <w:r>
        <w:rPr>
          <w:spacing w:val="-8"/>
          <w:rPrChange w:id="2011" w:author="Hughes, Anna E" w:date="2023-08-09T15:29:00Z">
            <w:rPr>
              <w:spacing w:val="-5"/>
            </w:rPr>
          </w:rPrChange>
        </w:rPr>
        <w:t xml:space="preserve"> </w:t>
      </w:r>
      <w:r>
        <w:rPr>
          <w:spacing w:val="-4"/>
        </w:rPr>
        <w:t>either</w:t>
      </w:r>
      <w:r>
        <w:rPr>
          <w:spacing w:val="-7"/>
          <w:rPrChange w:id="2012" w:author="Hughes, Anna E" w:date="2023-08-09T15:29:00Z">
            <w:rPr>
              <w:spacing w:val="-4"/>
            </w:rPr>
          </w:rPrChange>
        </w:rPr>
        <w:t xml:space="preserve"> </w:t>
      </w:r>
      <w:del w:id="2013" w:author="Hughes, Anna E" w:date="2023-08-09T15:29:00Z">
        <w:r w:rsidR="001644E6">
          <w:rPr>
            <w:spacing w:val="-4"/>
          </w:rPr>
          <w:delText>nor-</w:delText>
        </w:r>
      </w:del>
    </w:p>
    <w:p w14:paraId="50DDAC56" w14:textId="180BD366" w:rsidR="00470D98" w:rsidRDefault="001644E6">
      <w:pPr>
        <w:pStyle w:val="BodyText"/>
        <w:spacing w:before="8"/>
        <w:rPr>
          <w:ins w:id="2014" w:author="Hughes, Anna E" w:date="2023-08-09T15:29:00Z"/>
        </w:rPr>
      </w:pPr>
      <w:del w:id="2015" w:author="Hughes, Anna E" w:date="2023-08-09T15:29:00Z">
        <w:r>
          <w:rPr>
            <w:rFonts w:ascii="Trebuchet MS"/>
            <w:spacing w:val="-4"/>
            <w:sz w:val="12"/>
          </w:rPr>
          <w:delText>441</w:delText>
        </w:r>
        <w:r>
          <w:rPr>
            <w:rFonts w:ascii="Trebuchet MS"/>
            <w:spacing w:val="40"/>
            <w:sz w:val="12"/>
          </w:rPr>
          <w:delText xml:space="preserve">  </w:delText>
        </w:r>
        <w:r>
          <w:rPr>
            <w:spacing w:val="-4"/>
          </w:rPr>
          <w:delText>mal</w:delText>
        </w:r>
      </w:del>
      <w:ins w:id="2016" w:author="Hughes, Anna E" w:date="2023-08-09T15:29:00Z">
        <w:r w:rsidR="001E0CFE">
          <w:rPr>
            <w:spacing w:val="-4"/>
          </w:rPr>
          <w:t>normal</w:t>
        </w:r>
      </w:ins>
      <w:r w:rsidR="001E0CFE">
        <w:rPr>
          <w:spacing w:val="-4"/>
        </w:rPr>
        <w:t>,</w:t>
      </w:r>
      <w:r w:rsidR="001E0CFE">
        <w:rPr>
          <w:spacing w:val="-7"/>
          <w:rPrChange w:id="2017" w:author="Hughes, Anna E" w:date="2023-08-09T15:29:00Z">
            <w:rPr>
              <w:spacing w:val="-6"/>
            </w:rPr>
          </w:rPrChange>
        </w:rPr>
        <w:t xml:space="preserve"> </w:t>
      </w:r>
      <w:r w:rsidR="001E0CFE">
        <w:rPr>
          <w:spacing w:val="-4"/>
        </w:rPr>
        <w:t>lognormal</w:t>
      </w:r>
    </w:p>
    <w:p w14:paraId="6329308A" w14:textId="77777777" w:rsidR="00470D98" w:rsidRDefault="001E0CFE">
      <w:pPr>
        <w:pStyle w:val="BodyText"/>
      </w:pPr>
      <w:ins w:id="2018" w:author="Hughes, Anna E" w:date="2023-08-09T15:29:00Z">
        <w:r>
          <w:rPr>
            <w:rFonts w:ascii="Trebuchet MS"/>
            <w:spacing w:val="-2"/>
            <w:sz w:val="12"/>
          </w:rPr>
          <w:t>439</w:t>
        </w:r>
      </w:ins>
      <w:r>
        <w:rPr>
          <w:rFonts w:ascii="Trebuchet MS"/>
          <w:spacing w:val="77"/>
          <w:w w:val="150"/>
          <w:sz w:val="12"/>
          <w:rPrChange w:id="2019" w:author="Hughes, Anna E" w:date="2023-08-09T15:29:00Z">
            <w:rPr>
              <w:spacing w:val="-7"/>
            </w:rPr>
          </w:rPrChange>
        </w:rPr>
        <w:t xml:space="preserve"> </w:t>
      </w:r>
      <w:r>
        <w:rPr>
          <w:spacing w:val="-2"/>
          <w:rPrChange w:id="2020" w:author="Hughes, Anna E" w:date="2023-08-09T15:29:00Z">
            <w:rPr>
              <w:spacing w:val="-4"/>
            </w:rPr>
          </w:rPrChange>
        </w:rPr>
        <w:t>or</w:t>
      </w:r>
      <w:r>
        <w:rPr>
          <w:spacing w:val="-11"/>
          <w:rPrChange w:id="2021" w:author="Hughes, Anna E" w:date="2023-08-09T15:29:00Z">
            <w:rPr>
              <w:spacing w:val="-8"/>
            </w:rPr>
          </w:rPrChange>
        </w:rPr>
        <w:t xml:space="preserve"> </w:t>
      </w:r>
      <w:r>
        <w:rPr>
          <w:spacing w:val="-2"/>
          <w:rPrChange w:id="2022" w:author="Hughes, Anna E" w:date="2023-08-09T15:29:00Z">
            <w:rPr>
              <w:spacing w:val="-4"/>
            </w:rPr>
          </w:rPrChange>
        </w:rPr>
        <w:t>shifted</w:t>
      </w:r>
      <w:r>
        <w:rPr>
          <w:spacing w:val="-11"/>
          <w:rPrChange w:id="2023" w:author="Hughes, Anna E" w:date="2023-08-09T15:29:00Z">
            <w:rPr>
              <w:spacing w:val="-7"/>
            </w:rPr>
          </w:rPrChange>
        </w:rPr>
        <w:t xml:space="preserve"> </w:t>
      </w:r>
      <w:r>
        <w:rPr>
          <w:spacing w:val="-2"/>
          <w:rPrChange w:id="2024" w:author="Hughes, Anna E" w:date="2023-08-09T15:29:00Z">
            <w:rPr>
              <w:spacing w:val="-4"/>
            </w:rPr>
          </w:rPrChange>
        </w:rPr>
        <w:t>lognormal</w:t>
      </w:r>
      <w:r>
        <w:rPr>
          <w:spacing w:val="-11"/>
          <w:rPrChange w:id="2025" w:author="Hughes, Anna E" w:date="2023-08-09T15:29:00Z">
            <w:rPr>
              <w:spacing w:val="-7"/>
            </w:rPr>
          </w:rPrChange>
        </w:rPr>
        <w:t xml:space="preserve"> </w:t>
      </w:r>
      <w:r>
        <w:rPr>
          <w:spacing w:val="-2"/>
          <w:rPrChange w:id="2026" w:author="Hughes, Anna E" w:date="2023-08-09T15:29:00Z">
            <w:rPr>
              <w:spacing w:val="-4"/>
            </w:rPr>
          </w:rPrChange>
        </w:rPr>
        <w:t>distributions.</w:t>
      </w:r>
    </w:p>
    <w:p w14:paraId="3E37FB0B" w14:textId="18B9B12C" w:rsidR="00470D98" w:rsidRDefault="001644E6">
      <w:pPr>
        <w:pStyle w:val="BodyText"/>
        <w:tabs>
          <w:tab w:val="left" w:pos="968"/>
        </w:tabs>
        <w:spacing w:before="8"/>
      </w:pPr>
      <w:del w:id="2027" w:author="Hughes, Anna E" w:date="2023-08-09T15:29:00Z">
        <w:r>
          <w:rPr>
            <w:rFonts w:ascii="Trebuchet MS"/>
            <w:spacing w:val="-5"/>
            <w:sz w:val="12"/>
          </w:rPr>
          <w:delText>442</w:delText>
        </w:r>
      </w:del>
      <w:ins w:id="2028" w:author="Hughes, Anna E" w:date="2023-08-09T15:29:00Z">
        <w:r w:rsidR="001E0CFE">
          <w:rPr>
            <w:rFonts w:ascii="Trebuchet MS"/>
            <w:spacing w:val="-5"/>
            <w:sz w:val="12"/>
          </w:rPr>
          <w:t>440</w:t>
        </w:r>
      </w:ins>
      <w:r w:rsidR="001E0CFE">
        <w:rPr>
          <w:rFonts w:ascii="Trebuchet MS"/>
          <w:sz w:val="12"/>
        </w:rPr>
        <w:tab/>
      </w:r>
      <w:r w:rsidR="001E0CFE">
        <w:rPr>
          <w:spacing w:val="-6"/>
        </w:rPr>
        <w:t>Please</w:t>
      </w:r>
      <w:r w:rsidR="001E0CFE">
        <w:rPr>
          <w:spacing w:val="-4"/>
        </w:rPr>
        <w:t xml:space="preserve"> </w:t>
      </w:r>
      <w:r w:rsidR="001E0CFE">
        <w:rPr>
          <w:spacing w:val="-6"/>
        </w:rPr>
        <w:t>see</w:t>
      </w:r>
      <w:r w:rsidR="001E0CFE">
        <w:rPr>
          <w:spacing w:val="-4"/>
        </w:rPr>
        <w:t xml:space="preserve"> </w:t>
      </w:r>
      <w:r w:rsidR="001E0CFE">
        <w:rPr>
          <w:spacing w:val="-6"/>
        </w:rPr>
        <w:t>the</w:t>
      </w:r>
      <w:r w:rsidR="001E0CFE">
        <w:rPr>
          <w:spacing w:val="-4"/>
        </w:rPr>
        <w:t xml:space="preserve"> </w:t>
      </w:r>
      <w:r w:rsidR="001E0CFE">
        <w:rPr>
          <w:spacing w:val="-6"/>
        </w:rPr>
        <w:t>analysis</w:t>
      </w:r>
      <w:r w:rsidR="001E0CFE">
        <w:rPr>
          <w:spacing w:val="-4"/>
        </w:rPr>
        <w:t xml:space="preserve"> </w:t>
      </w:r>
      <w:r w:rsidR="001E0CFE">
        <w:rPr>
          <w:spacing w:val="-6"/>
        </w:rPr>
        <w:t>of</w:t>
      </w:r>
      <w:r w:rsidR="001E0CFE">
        <w:rPr>
          <w:spacing w:val="-4"/>
        </w:rPr>
        <w:t xml:space="preserve"> </w:t>
      </w:r>
      <w:r w:rsidR="001E0CFE">
        <w:rPr>
          <w:spacing w:val="-6"/>
        </w:rPr>
        <w:t>our</w:t>
      </w:r>
      <w:r w:rsidR="001E0CFE">
        <w:rPr>
          <w:spacing w:val="-4"/>
        </w:rPr>
        <w:t xml:space="preserve"> </w:t>
      </w:r>
      <w:r w:rsidR="001E0CFE">
        <w:rPr>
          <w:spacing w:val="-6"/>
        </w:rPr>
        <w:t>pilot</w:t>
      </w:r>
      <w:r w:rsidR="001E0CFE">
        <w:rPr>
          <w:spacing w:val="-4"/>
        </w:rPr>
        <w:t xml:space="preserve"> </w:t>
      </w:r>
      <w:r w:rsidR="001E0CFE">
        <w:rPr>
          <w:spacing w:val="-6"/>
        </w:rPr>
        <w:t>data</w:t>
      </w:r>
      <w:r w:rsidR="001E0CFE">
        <w:rPr>
          <w:spacing w:val="-3"/>
        </w:rPr>
        <w:t xml:space="preserve"> </w:t>
      </w:r>
      <w:r w:rsidR="001E0CFE">
        <w:rPr>
          <w:spacing w:val="-6"/>
        </w:rPr>
        <w:t>for</w:t>
      </w:r>
      <w:r w:rsidR="001E0CFE">
        <w:rPr>
          <w:spacing w:val="-4"/>
        </w:rPr>
        <w:t xml:space="preserve"> </w:t>
      </w:r>
      <w:r w:rsidR="001E0CFE">
        <w:rPr>
          <w:spacing w:val="-6"/>
        </w:rPr>
        <w:t>a</w:t>
      </w:r>
      <w:r w:rsidR="001E0CFE">
        <w:rPr>
          <w:spacing w:val="-4"/>
        </w:rPr>
        <w:t xml:space="preserve"> </w:t>
      </w:r>
      <w:r w:rsidR="001E0CFE">
        <w:rPr>
          <w:spacing w:val="-6"/>
        </w:rPr>
        <w:t>full</w:t>
      </w:r>
      <w:r w:rsidR="001E0CFE">
        <w:rPr>
          <w:spacing w:val="-4"/>
        </w:rPr>
        <w:t xml:space="preserve"> </w:t>
      </w:r>
      <w:r w:rsidR="001E0CFE">
        <w:rPr>
          <w:spacing w:val="-6"/>
        </w:rPr>
        <w:t>implementation</w:t>
      </w:r>
      <w:r w:rsidR="001E0CFE">
        <w:rPr>
          <w:spacing w:val="-4"/>
        </w:rPr>
        <w:t xml:space="preserve"> </w:t>
      </w:r>
      <w:r w:rsidR="001E0CFE">
        <w:rPr>
          <w:spacing w:val="-6"/>
        </w:rPr>
        <w:t>of</w:t>
      </w:r>
      <w:r w:rsidR="001E0CFE">
        <w:rPr>
          <w:spacing w:val="-4"/>
        </w:rPr>
        <w:t xml:space="preserve"> </w:t>
      </w:r>
      <w:r w:rsidR="001E0CFE">
        <w:rPr>
          <w:spacing w:val="-6"/>
        </w:rPr>
        <w:t>our</w:t>
      </w:r>
      <w:r w:rsidR="001E0CFE">
        <w:rPr>
          <w:spacing w:val="-4"/>
        </w:rPr>
        <w:t xml:space="preserve"> </w:t>
      </w:r>
      <w:r w:rsidR="001E0CFE">
        <w:rPr>
          <w:spacing w:val="-6"/>
        </w:rPr>
        <w:t>anal-</w:t>
      </w:r>
    </w:p>
    <w:p w14:paraId="04A6B7D5" w14:textId="26CE928B" w:rsidR="00470D98" w:rsidRDefault="001644E6">
      <w:pPr>
        <w:pStyle w:val="BodyText"/>
        <w:rPr>
          <w:rFonts w:ascii="Georgia"/>
        </w:rPr>
      </w:pPr>
      <w:del w:id="2029" w:author="Hughes, Anna E" w:date="2023-08-09T15:29:00Z">
        <w:r>
          <w:rPr>
            <w:rFonts w:ascii="Trebuchet MS"/>
            <w:spacing w:val="-2"/>
            <w:sz w:val="12"/>
          </w:rPr>
          <w:delText>443</w:delText>
        </w:r>
      </w:del>
      <w:ins w:id="2030" w:author="Hughes, Anna E" w:date="2023-08-09T15:29:00Z">
        <w:r w:rsidR="001E0CFE">
          <w:rPr>
            <w:rFonts w:ascii="Trebuchet MS"/>
            <w:spacing w:val="-2"/>
            <w:sz w:val="12"/>
          </w:rPr>
          <w:t>441</w:t>
        </w:r>
      </w:ins>
      <w:r w:rsidR="001E0CFE">
        <w:rPr>
          <w:rFonts w:ascii="Trebuchet MS"/>
          <w:spacing w:val="38"/>
          <w:sz w:val="12"/>
        </w:rPr>
        <w:t xml:space="preserve">  </w:t>
      </w:r>
      <w:r w:rsidR="001E0CFE">
        <w:rPr>
          <w:spacing w:val="-2"/>
        </w:rPr>
        <w:t>ysis</w:t>
      </w:r>
      <w:r w:rsidR="001E0CFE">
        <w:t xml:space="preserve"> </w:t>
      </w:r>
      <w:r w:rsidR="001E0CFE">
        <w:rPr>
          <w:spacing w:val="-2"/>
        </w:rPr>
        <w:t>pipeline,</w:t>
      </w:r>
      <w:r w:rsidR="001E0CFE">
        <w:rPr>
          <w:spacing w:val="1"/>
        </w:rPr>
        <w:t xml:space="preserve"> </w:t>
      </w:r>
      <w:r w:rsidR="001E0CFE">
        <w:rPr>
          <w:spacing w:val="-2"/>
        </w:rPr>
        <w:t>including</w:t>
      </w:r>
      <w:r w:rsidR="001E0CFE">
        <w:rPr>
          <w:spacing w:val="-1"/>
        </w:rPr>
        <w:t xml:space="preserve"> </w:t>
      </w:r>
      <w:r w:rsidR="001E0CFE">
        <w:rPr>
          <w:spacing w:val="-2"/>
        </w:rPr>
        <w:t>all</w:t>
      </w:r>
      <w:r w:rsidR="001E0CFE">
        <w:rPr>
          <w:spacing w:val="-1"/>
        </w:rPr>
        <w:t xml:space="preserve"> </w:t>
      </w:r>
      <w:r w:rsidR="001E0CFE">
        <w:rPr>
          <w:spacing w:val="-2"/>
        </w:rPr>
        <w:t>code</w:t>
      </w:r>
      <w:r w:rsidR="001E0CFE">
        <w:rPr>
          <w:spacing w:val="-1"/>
        </w:rPr>
        <w:t xml:space="preserve"> </w:t>
      </w:r>
      <w:r w:rsidR="001E0CFE">
        <w:rPr>
          <w:spacing w:val="-2"/>
        </w:rPr>
        <w:t>(available</w:t>
      </w:r>
      <w:r w:rsidR="001E0CFE">
        <w:t xml:space="preserve"> </w:t>
      </w:r>
      <w:r w:rsidR="001E0CFE">
        <w:rPr>
          <w:spacing w:val="-2"/>
        </w:rPr>
        <w:t>on</w:t>
      </w:r>
      <w:r w:rsidR="001E0CFE">
        <w:rPr>
          <w:spacing w:val="-1"/>
        </w:rPr>
        <w:t xml:space="preserve"> </w:t>
      </w:r>
      <w:r w:rsidR="001E0CFE">
        <w:rPr>
          <w:spacing w:val="-2"/>
        </w:rPr>
        <w:t>Github</w:t>
      </w:r>
      <w:r w:rsidR="001E0CFE">
        <w:rPr>
          <w:spacing w:val="-1"/>
        </w:rPr>
        <w:t xml:space="preserve"> </w:t>
      </w:r>
      <w:r w:rsidR="001E0CFE">
        <w:rPr>
          <w:spacing w:val="-2"/>
        </w:rPr>
        <w:t>at</w:t>
      </w:r>
      <w:r w:rsidR="001E0CFE">
        <w:rPr>
          <w:spacing w:val="-1"/>
        </w:rPr>
        <w:t xml:space="preserve"> </w:t>
      </w:r>
      <w:hyperlink r:id="rId22">
        <w:r w:rsidR="001E0CFE">
          <w:rPr>
            <w:rFonts w:ascii="Georgia"/>
            <w:spacing w:val="-2"/>
          </w:rPr>
          <w:t>https://github.com/</w:t>
        </w:r>
      </w:hyperlink>
    </w:p>
    <w:p w14:paraId="0AE709E6" w14:textId="5DD8A2C1" w:rsidR="00470D98" w:rsidRDefault="001644E6">
      <w:pPr>
        <w:pStyle w:val="BodyText"/>
        <w:spacing w:before="8"/>
      </w:pPr>
      <w:del w:id="2031" w:author="Hughes, Anna E" w:date="2023-08-09T15:29:00Z">
        <w:r>
          <w:rPr>
            <w:rFonts w:ascii="Trebuchet MS"/>
            <w:w w:val="105"/>
            <w:sz w:val="12"/>
          </w:rPr>
          <w:delText>444</w:delText>
        </w:r>
      </w:del>
      <w:ins w:id="2032" w:author="Hughes, Anna E" w:date="2023-08-09T15:29:00Z">
        <w:r w:rsidR="001E0CFE">
          <w:rPr>
            <w:rFonts w:ascii="Trebuchet MS"/>
            <w:w w:val="105"/>
            <w:sz w:val="12"/>
          </w:rPr>
          <w:t>442</w:t>
        </w:r>
      </w:ins>
      <w:r w:rsidR="001E0CFE">
        <w:rPr>
          <w:rFonts w:ascii="Trebuchet MS"/>
          <w:spacing w:val="56"/>
          <w:w w:val="105"/>
          <w:sz w:val="12"/>
        </w:rPr>
        <w:t xml:space="preserve">  </w:t>
      </w:r>
      <w:hyperlink r:id="rId23">
        <w:r w:rsidR="001E0CFE">
          <w:rPr>
            <w:rFonts w:ascii="Georgia"/>
            <w:spacing w:val="-2"/>
            <w:w w:val="105"/>
          </w:rPr>
          <w:t>Riadsala/single_double_feature_search</w:t>
        </w:r>
      </w:hyperlink>
      <w:r w:rsidR="001E0CFE">
        <w:rPr>
          <w:spacing w:val="-2"/>
          <w:w w:val="105"/>
        </w:rPr>
        <w:t>).</w:t>
      </w:r>
    </w:p>
    <w:p w14:paraId="5C7373C7" w14:textId="5AE8B229" w:rsidR="00470D98" w:rsidRDefault="001644E6">
      <w:pPr>
        <w:spacing w:before="250"/>
        <w:ind w:left="227"/>
        <w:rPr>
          <w:rFonts w:ascii="Times New Roman"/>
          <w:i/>
          <w:sz w:val="24"/>
        </w:rPr>
      </w:pPr>
      <w:del w:id="2033" w:author="Hughes, Anna E" w:date="2023-08-09T15:29:00Z">
        <w:r>
          <w:rPr>
            <w:rFonts w:ascii="Trebuchet MS"/>
            <w:sz w:val="12"/>
          </w:rPr>
          <w:delText>445</w:delText>
        </w:r>
      </w:del>
      <w:ins w:id="2034" w:author="Hughes, Anna E" w:date="2023-08-09T15:29:00Z">
        <w:r w:rsidR="001E0CFE">
          <w:rPr>
            <w:rFonts w:ascii="Trebuchet MS"/>
            <w:sz w:val="12"/>
          </w:rPr>
          <w:t>443</w:t>
        </w:r>
      </w:ins>
      <w:r w:rsidR="001E0CFE">
        <w:rPr>
          <w:rFonts w:ascii="Trebuchet MS"/>
          <w:spacing w:val="144"/>
          <w:sz w:val="12"/>
        </w:rPr>
        <w:t xml:space="preserve"> </w:t>
      </w:r>
      <w:bookmarkStart w:id="2035" w:name="Registered_Report"/>
      <w:bookmarkEnd w:id="2035"/>
      <w:r w:rsidR="001E0CFE">
        <w:rPr>
          <w:rFonts w:ascii="Times New Roman"/>
          <w:i/>
          <w:sz w:val="24"/>
        </w:rPr>
        <w:t>4.6.</w:t>
      </w:r>
      <w:r w:rsidR="001E0CFE">
        <w:rPr>
          <w:rFonts w:ascii="Times New Roman"/>
          <w:i/>
          <w:spacing w:val="49"/>
          <w:sz w:val="24"/>
        </w:rPr>
        <w:t xml:space="preserve"> </w:t>
      </w:r>
      <w:r w:rsidR="001E0CFE">
        <w:rPr>
          <w:rFonts w:ascii="Times New Roman"/>
          <w:i/>
          <w:sz w:val="24"/>
        </w:rPr>
        <w:t>Registered</w:t>
      </w:r>
      <w:r w:rsidR="001E0CFE">
        <w:rPr>
          <w:rFonts w:ascii="Times New Roman"/>
          <w:i/>
          <w:spacing w:val="-6"/>
          <w:sz w:val="24"/>
        </w:rPr>
        <w:t xml:space="preserve"> </w:t>
      </w:r>
      <w:r w:rsidR="001E0CFE">
        <w:rPr>
          <w:rFonts w:ascii="Times New Roman"/>
          <w:i/>
          <w:spacing w:val="-2"/>
          <w:sz w:val="24"/>
        </w:rPr>
        <w:t>Report</w:t>
      </w:r>
    </w:p>
    <w:p w14:paraId="542D6E1C" w14:textId="2C07A5E3" w:rsidR="00470D98" w:rsidRDefault="001644E6">
      <w:pPr>
        <w:pStyle w:val="BodyText"/>
        <w:tabs>
          <w:tab w:val="left" w:pos="968"/>
        </w:tabs>
        <w:spacing w:before="69"/>
        <w:rPr>
          <w:rFonts w:ascii="Georgia"/>
        </w:rPr>
      </w:pPr>
      <w:del w:id="2036" w:author="Hughes, Anna E" w:date="2023-08-09T15:29:00Z">
        <w:r>
          <w:rPr>
            <w:rFonts w:ascii="Trebuchet MS"/>
            <w:spacing w:val="-5"/>
            <w:sz w:val="12"/>
          </w:rPr>
          <w:delText>446</w:delText>
        </w:r>
      </w:del>
      <w:ins w:id="2037" w:author="Hughes, Anna E" w:date="2023-08-09T15:29:00Z">
        <w:r w:rsidR="001E0CFE">
          <w:rPr>
            <w:rFonts w:ascii="Trebuchet MS"/>
            <w:spacing w:val="-5"/>
            <w:sz w:val="12"/>
          </w:rPr>
          <w:t>444</w:t>
        </w:r>
      </w:ins>
      <w:r w:rsidR="001E0CFE">
        <w:rPr>
          <w:rFonts w:ascii="Trebuchet MS"/>
          <w:sz w:val="12"/>
        </w:rPr>
        <w:tab/>
      </w:r>
      <w:r w:rsidR="001E0CFE">
        <w:rPr>
          <w:w w:val="90"/>
        </w:rPr>
        <w:t>The</w:t>
      </w:r>
      <w:r w:rsidR="001E0CFE">
        <w:rPr>
          <w:spacing w:val="-1"/>
        </w:rPr>
        <w:t xml:space="preserve"> </w:t>
      </w:r>
      <w:r w:rsidR="001E0CFE">
        <w:rPr>
          <w:w w:val="90"/>
        </w:rPr>
        <w:t>original</w:t>
      </w:r>
      <w:r w:rsidR="001E0CFE">
        <w:rPr>
          <w:spacing w:val="-1"/>
        </w:rPr>
        <w:t xml:space="preserve"> </w:t>
      </w:r>
      <w:r w:rsidR="001E0CFE">
        <w:rPr>
          <w:w w:val="90"/>
        </w:rPr>
        <w:t>Stage</w:t>
      </w:r>
      <w:r w:rsidR="001E0CFE">
        <w:rPr>
          <w:spacing w:val="-1"/>
        </w:rPr>
        <w:t xml:space="preserve"> </w:t>
      </w:r>
      <w:r w:rsidR="001E0CFE">
        <w:rPr>
          <w:w w:val="90"/>
        </w:rPr>
        <w:t>1</w:t>
      </w:r>
      <w:r w:rsidR="001E0CFE">
        <w:rPr>
          <w:spacing w:val="-1"/>
        </w:rPr>
        <w:t xml:space="preserve"> </w:t>
      </w:r>
      <w:r w:rsidR="001E0CFE">
        <w:rPr>
          <w:w w:val="90"/>
        </w:rPr>
        <w:t>registered</w:t>
      </w:r>
      <w:r w:rsidR="001E0CFE">
        <w:rPr>
          <w:spacing w:val="-1"/>
        </w:rPr>
        <w:t xml:space="preserve"> </w:t>
      </w:r>
      <w:r w:rsidR="001E0CFE">
        <w:rPr>
          <w:w w:val="90"/>
        </w:rPr>
        <w:t>report</w:t>
      </w:r>
      <w:r w:rsidR="001E0CFE">
        <w:rPr>
          <w:spacing w:val="-1"/>
        </w:rPr>
        <w:t xml:space="preserve"> </w:t>
      </w:r>
      <w:r w:rsidR="001E0CFE">
        <w:rPr>
          <w:w w:val="90"/>
        </w:rPr>
        <w:t>for</w:t>
      </w:r>
      <w:r w:rsidR="001E0CFE">
        <w:rPr>
          <w:spacing w:val="-1"/>
        </w:rPr>
        <w:t xml:space="preserve"> </w:t>
      </w:r>
      <w:r w:rsidR="001E0CFE">
        <w:rPr>
          <w:w w:val="90"/>
        </w:rPr>
        <w:t>this</w:t>
      </w:r>
      <w:r w:rsidR="001E0CFE">
        <w:t xml:space="preserve"> </w:t>
      </w:r>
      <w:r w:rsidR="001E0CFE">
        <w:rPr>
          <w:w w:val="90"/>
        </w:rPr>
        <w:t>manuscript</w:t>
      </w:r>
      <w:r w:rsidR="001E0CFE">
        <w:rPr>
          <w:spacing w:val="-1"/>
        </w:rPr>
        <w:t xml:space="preserve"> </w:t>
      </w:r>
      <w:r w:rsidR="001E0CFE">
        <w:rPr>
          <w:w w:val="90"/>
        </w:rPr>
        <w:t>is</w:t>
      </w:r>
      <w:r w:rsidR="001E0CFE">
        <w:rPr>
          <w:spacing w:val="-1"/>
        </w:rPr>
        <w:t xml:space="preserve"> </w:t>
      </w:r>
      <w:r w:rsidR="001E0CFE">
        <w:rPr>
          <w:w w:val="90"/>
        </w:rPr>
        <w:t>available</w:t>
      </w:r>
      <w:r w:rsidR="001E0CFE">
        <w:rPr>
          <w:spacing w:val="-1"/>
        </w:rPr>
        <w:t xml:space="preserve"> </w:t>
      </w:r>
      <w:r w:rsidR="001E0CFE">
        <w:rPr>
          <w:w w:val="90"/>
        </w:rPr>
        <w:t>at</w:t>
      </w:r>
      <w:r w:rsidR="001E0CFE">
        <w:rPr>
          <w:spacing w:val="-1"/>
        </w:rPr>
        <w:t xml:space="preserve"> </w:t>
      </w:r>
      <w:hyperlink r:id="rId24">
        <w:r w:rsidR="001E0CFE">
          <w:rPr>
            <w:rFonts w:ascii="Georgia"/>
            <w:spacing w:val="-2"/>
            <w:w w:val="90"/>
          </w:rPr>
          <w:t>https:</w:t>
        </w:r>
      </w:hyperlink>
    </w:p>
    <w:p w14:paraId="6DE619B0" w14:textId="3C73CAE2" w:rsidR="00470D98" w:rsidRDefault="001644E6">
      <w:pPr>
        <w:pStyle w:val="BodyText"/>
        <w:spacing w:before="8"/>
      </w:pPr>
      <w:del w:id="2038" w:author="Hughes, Anna E" w:date="2023-08-09T15:29:00Z">
        <w:r>
          <w:rPr>
            <w:rFonts w:ascii="Trebuchet MS"/>
            <w:sz w:val="12"/>
          </w:rPr>
          <w:delText>447</w:delText>
        </w:r>
      </w:del>
      <w:ins w:id="2039" w:author="Hughes, Anna E" w:date="2023-08-09T15:29:00Z">
        <w:r w:rsidR="001E0CFE">
          <w:rPr>
            <w:rFonts w:ascii="Trebuchet MS"/>
            <w:sz w:val="12"/>
          </w:rPr>
          <w:t>445</w:t>
        </w:r>
      </w:ins>
      <w:r w:rsidR="001E0CFE">
        <w:rPr>
          <w:rFonts w:ascii="Trebuchet MS"/>
          <w:spacing w:val="48"/>
          <w:sz w:val="12"/>
        </w:rPr>
        <w:t xml:space="preserve">  </w:t>
      </w:r>
      <w:hyperlink r:id="rId25">
        <w:r w:rsidR="001E0CFE">
          <w:rPr>
            <w:rFonts w:ascii="Georgia"/>
          </w:rPr>
          <w:t>//osf.io/f9sua/</w:t>
        </w:r>
      </w:hyperlink>
      <w:r w:rsidR="001E0CFE">
        <w:t>.</w:t>
      </w:r>
      <w:r w:rsidR="001E0CFE">
        <w:rPr>
          <w:spacing w:val="31"/>
        </w:rPr>
        <w:t xml:space="preserve"> </w:t>
      </w:r>
      <w:r w:rsidR="001E0CFE">
        <w:t>All</w:t>
      </w:r>
      <w:r w:rsidR="001E0CFE">
        <w:rPr>
          <w:spacing w:val="5"/>
        </w:rPr>
        <w:t xml:space="preserve"> </w:t>
      </w:r>
      <w:r w:rsidR="001E0CFE">
        <w:t>study</w:t>
      </w:r>
      <w:r w:rsidR="001E0CFE">
        <w:rPr>
          <w:spacing w:val="4"/>
        </w:rPr>
        <w:t xml:space="preserve"> </w:t>
      </w:r>
      <w:r w:rsidR="001E0CFE">
        <w:t>data,</w:t>
      </w:r>
      <w:r w:rsidR="001E0CFE">
        <w:rPr>
          <w:spacing w:val="7"/>
        </w:rPr>
        <w:t xml:space="preserve"> </w:t>
      </w:r>
      <w:r w:rsidR="001E0CFE">
        <w:t>materials</w:t>
      </w:r>
      <w:r w:rsidR="001E0CFE">
        <w:rPr>
          <w:spacing w:val="5"/>
        </w:rPr>
        <w:t xml:space="preserve"> </w:t>
      </w:r>
      <w:r w:rsidR="001E0CFE">
        <w:t>and</w:t>
      </w:r>
      <w:r w:rsidR="001E0CFE">
        <w:rPr>
          <w:spacing w:val="5"/>
        </w:rPr>
        <w:t xml:space="preserve"> </w:t>
      </w:r>
      <w:r w:rsidR="001E0CFE">
        <w:t>analysis</w:t>
      </w:r>
      <w:r w:rsidR="001E0CFE">
        <w:rPr>
          <w:spacing w:val="4"/>
        </w:rPr>
        <w:t xml:space="preserve"> </w:t>
      </w:r>
      <w:r w:rsidR="001E0CFE">
        <w:t>code</w:t>
      </w:r>
      <w:r w:rsidR="001E0CFE">
        <w:rPr>
          <w:spacing w:val="5"/>
        </w:rPr>
        <w:t xml:space="preserve"> </w:t>
      </w:r>
      <w:r w:rsidR="001E0CFE">
        <w:t>for</w:t>
      </w:r>
      <w:r w:rsidR="001E0CFE">
        <w:rPr>
          <w:spacing w:val="5"/>
        </w:rPr>
        <w:t xml:space="preserve"> </w:t>
      </w:r>
      <w:r w:rsidR="001E0CFE">
        <w:t>both</w:t>
      </w:r>
      <w:r w:rsidR="001E0CFE">
        <w:rPr>
          <w:spacing w:val="5"/>
        </w:rPr>
        <w:t xml:space="preserve"> </w:t>
      </w:r>
      <w:r w:rsidR="001E0CFE">
        <w:t>Stage</w:t>
      </w:r>
      <w:r w:rsidR="001E0CFE">
        <w:rPr>
          <w:spacing w:val="5"/>
        </w:rPr>
        <w:t xml:space="preserve"> </w:t>
      </w:r>
      <w:r w:rsidR="001E0CFE">
        <w:rPr>
          <w:spacing w:val="-10"/>
        </w:rPr>
        <w:t>1</w:t>
      </w:r>
    </w:p>
    <w:p w14:paraId="2F7455E5" w14:textId="413B1CA3" w:rsidR="00470D98" w:rsidRDefault="001644E6">
      <w:pPr>
        <w:pStyle w:val="BodyText"/>
        <w:rPr>
          <w:rFonts w:ascii="Georgia"/>
        </w:rPr>
      </w:pPr>
      <w:del w:id="2040" w:author="Hughes, Anna E" w:date="2023-08-09T15:29:00Z">
        <w:r>
          <w:rPr>
            <w:rFonts w:ascii="Trebuchet MS"/>
            <w:spacing w:val="-6"/>
            <w:sz w:val="12"/>
          </w:rPr>
          <w:delText>448</w:delText>
        </w:r>
      </w:del>
      <w:ins w:id="2041" w:author="Hughes, Anna E" w:date="2023-08-09T15:29:00Z">
        <w:r w:rsidR="001E0CFE">
          <w:rPr>
            <w:rFonts w:ascii="Trebuchet MS"/>
            <w:spacing w:val="-6"/>
            <w:sz w:val="12"/>
          </w:rPr>
          <w:t>446</w:t>
        </w:r>
      </w:ins>
      <w:r w:rsidR="001E0CFE">
        <w:rPr>
          <w:rFonts w:ascii="Trebuchet MS"/>
          <w:spacing w:val="73"/>
          <w:sz w:val="12"/>
        </w:rPr>
        <w:t xml:space="preserve">   </w:t>
      </w:r>
      <w:r w:rsidR="001E0CFE">
        <w:rPr>
          <w:spacing w:val="-6"/>
        </w:rPr>
        <w:t>and</w:t>
      </w:r>
      <w:r w:rsidR="001E0CFE">
        <w:rPr>
          <w:spacing w:val="29"/>
        </w:rPr>
        <w:t xml:space="preserve"> </w:t>
      </w:r>
      <w:r w:rsidR="001E0CFE">
        <w:rPr>
          <w:spacing w:val="-6"/>
        </w:rPr>
        <w:t>Stage</w:t>
      </w:r>
      <w:r w:rsidR="001E0CFE">
        <w:rPr>
          <w:spacing w:val="27"/>
        </w:rPr>
        <w:t xml:space="preserve"> </w:t>
      </w:r>
      <w:r w:rsidR="001E0CFE">
        <w:rPr>
          <w:spacing w:val="-6"/>
        </w:rPr>
        <w:t>2</w:t>
      </w:r>
      <w:r w:rsidR="001E0CFE">
        <w:rPr>
          <w:spacing w:val="27"/>
        </w:rPr>
        <w:t xml:space="preserve"> </w:t>
      </w:r>
      <w:r w:rsidR="001E0CFE">
        <w:rPr>
          <w:spacing w:val="-6"/>
        </w:rPr>
        <w:t>are</w:t>
      </w:r>
      <w:r w:rsidR="001E0CFE">
        <w:rPr>
          <w:spacing w:val="27"/>
        </w:rPr>
        <w:t xml:space="preserve"> </w:t>
      </w:r>
      <w:r w:rsidR="001E0CFE">
        <w:rPr>
          <w:spacing w:val="-6"/>
        </w:rPr>
        <w:t>available</w:t>
      </w:r>
      <w:r w:rsidR="001E0CFE">
        <w:rPr>
          <w:spacing w:val="27"/>
        </w:rPr>
        <w:t xml:space="preserve"> </w:t>
      </w:r>
      <w:r w:rsidR="001E0CFE">
        <w:rPr>
          <w:spacing w:val="-6"/>
        </w:rPr>
        <w:t>at</w:t>
      </w:r>
      <w:r w:rsidR="001E0CFE">
        <w:rPr>
          <w:spacing w:val="26"/>
        </w:rPr>
        <w:t xml:space="preserve"> </w:t>
      </w:r>
      <w:hyperlink r:id="rId26">
        <w:r w:rsidR="001E0CFE">
          <w:rPr>
            <w:rFonts w:ascii="Georgia"/>
            <w:spacing w:val="-6"/>
          </w:rPr>
          <w:t>https://github.com/Riadsala/single_double_</w:t>
        </w:r>
      </w:hyperlink>
    </w:p>
    <w:p w14:paraId="1D100DD5" w14:textId="13C67F92" w:rsidR="00470D98" w:rsidRDefault="001644E6">
      <w:pPr>
        <w:spacing w:before="8"/>
        <w:ind w:left="227"/>
        <w:rPr>
          <w:sz w:val="24"/>
        </w:rPr>
      </w:pPr>
      <w:del w:id="2042" w:author="Hughes, Anna E" w:date="2023-08-09T15:29:00Z">
        <w:r>
          <w:rPr>
            <w:rFonts w:ascii="Trebuchet MS"/>
            <w:w w:val="105"/>
            <w:sz w:val="12"/>
          </w:rPr>
          <w:delText>449</w:delText>
        </w:r>
      </w:del>
      <w:ins w:id="2043" w:author="Hughes, Anna E" w:date="2023-08-09T15:29:00Z">
        <w:r w:rsidR="001E0CFE">
          <w:rPr>
            <w:rFonts w:ascii="Trebuchet MS"/>
            <w:w w:val="105"/>
            <w:sz w:val="12"/>
          </w:rPr>
          <w:t>447</w:t>
        </w:r>
      </w:ins>
      <w:r w:rsidR="001E0CFE">
        <w:rPr>
          <w:rFonts w:ascii="Trebuchet MS"/>
          <w:spacing w:val="56"/>
          <w:w w:val="105"/>
          <w:sz w:val="12"/>
        </w:rPr>
        <w:t xml:space="preserve">  </w:t>
      </w:r>
      <w:hyperlink r:id="rId27">
        <w:r w:rsidR="001E0CFE">
          <w:rPr>
            <w:rFonts w:ascii="Georgia"/>
            <w:spacing w:val="-2"/>
            <w:w w:val="105"/>
            <w:sz w:val="24"/>
          </w:rPr>
          <w:t>feature_search</w:t>
        </w:r>
      </w:hyperlink>
      <w:r w:rsidR="001E0CFE">
        <w:rPr>
          <w:spacing w:val="-2"/>
          <w:w w:val="105"/>
          <w:sz w:val="24"/>
        </w:rPr>
        <w:t>.</w:t>
      </w:r>
    </w:p>
    <w:p w14:paraId="0BEF5D7A" w14:textId="4118BC29" w:rsidR="00470D98" w:rsidRDefault="001644E6">
      <w:pPr>
        <w:pStyle w:val="BodyText"/>
        <w:tabs>
          <w:tab w:val="left" w:pos="968"/>
        </w:tabs>
      </w:pPr>
      <w:del w:id="2044" w:author="Hughes, Anna E" w:date="2023-08-09T15:29:00Z">
        <w:r>
          <w:rPr>
            <w:rFonts w:ascii="Trebuchet MS"/>
            <w:spacing w:val="-5"/>
            <w:sz w:val="12"/>
          </w:rPr>
          <w:delText>450</w:delText>
        </w:r>
      </w:del>
      <w:ins w:id="2045" w:author="Hughes, Anna E" w:date="2023-08-09T15:29:00Z">
        <w:r w:rsidR="001E0CFE">
          <w:rPr>
            <w:rFonts w:ascii="Trebuchet MS"/>
            <w:spacing w:val="-5"/>
            <w:sz w:val="12"/>
          </w:rPr>
          <w:t>448</w:t>
        </w:r>
      </w:ins>
      <w:r w:rsidR="001E0CFE">
        <w:rPr>
          <w:rFonts w:ascii="Trebuchet MS"/>
          <w:sz w:val="12"/>
        </w:rPr>
        <w:tab/>
      </w:r>
      <w:r w:rsidR="001E0CFE">
        <w:rPr>
          <w:w w:val="90"/>
        </w:rPr>
        <w:t>We</w:t>
      </w:r>
      <w:r w:rsidR="001E0CFE">
        <w:rPr>
          <w:spacing w:val="-1"/>
        </w:rPr>
        <w:t xml:space="preserve"> </w:t>
      </w:r>
      <w:r w:rsidR="001E0CFE">
        <w:rPr>
          <w:w w:val="90"/>
        </w:rPr>
        <w:t>report</w:t>
      </w:r>
      <w:r w:rsidR="001E0CFE">
        <w:t xml:space="preserve"> </w:t>
      </w:r>
      <w:r w:rsidR="001E0CFE">
        <w:rPr>
          <w:w w:val="90"/>
        </w:rPr>
        <w:t>how</w:t>
      </w:r>
      <w:r w:rsidR="001E0CFE">
        <w:t xml:space="preserve"> </w:t>
      </w:r>
      <w:r w:rsidR="001E0CFE">
        <w:rPr>
          <w:w w:val="90"/>
        </w:rPr>
        <w:t>we</w:t>
      </w:r>
      <w:r w:rsidR="001E0CFE">
        <w:t xml:space="preserve"> </w:t>
      </w:r>
      <w:r w:rsidR="001E0CFE">
        <w:rPr>
          <w:w w:val="90"/>
        </w:rPr>
        <w:t>determined</w:t>
      </w:r>
      <w:r w:rsidR="001E0CFE">
        <w:t xml:space="preserve"> </w:t>
      </w:r>
      <w:r w:rsidR="001E0CFE">
        <w:rPr>
          <w:w w:val="90"/>
        </w:rPr>
        <w:t>our</w:t>
      </w:r>
      <w:r w:rsidR="001E0CFE">
        <w:t xml:space="preserve"> </w:t>
      </w:r>
      <w:r w:rsidR="001E0CFE">
        <w:rPr>
          <w:w w:val="90"/>
        </w:rPr>
        <w:t>sample</w:t>
      </w:r>
      <w:r w:rsidR="001E0CFE">
        <w:rPr>
          <w:spacing w:val="-1"/>
        </w:rPr>
        <w:t xml:space="preserve"> </w:t>
      </w:r>
      <w:r w:rsidR="001E0CFE">
        <w:rPr>
          <w:w w:val="90"/>
        </w:rPr>
        <w:t>size</w:t>
      </w:r>
      <w:r w:rsidR="001E0CFE">
        <w:t xml:space="preserve"> </w:t>
      </w:r>
      <w:r w:rsidR="001E0CFE">
        <w:rPr>
          <w:w w:val="90"/>
        </w:rPr>
        <w:t>(see</w:t>
      </w:r>
      <w:r w:rsidR="001E0CFE">
        <w:t xml:space="preserve"> </w:t>
      </w:r>
      <w:r w:rsidR="001E0CFE">
        <w:rPr>
          <w:w w:val="90"/>
        </w:rPr>
        <w:t>Section</w:t>
      </w:r>
      <w:r w:rsidR="001E0CFE">
        <w:t xml:space="preserve"> </w:t>
      </w:r>
      <w:hyperlink w:anchor="_bookmark9" w:history="1">
        <w:r w:rsidR="001E0CFE">
          <w:rPr>
            <w:w w:val="90"/>
          </w:rPr>
          <w:t>4.1),</w:t>
        </w:r>
      </w:hyperlink>
      <w:r w:rsidR="001E0CFE">
        <w:rPr>
          <w:spacing w:val="3"/>
        </w:rPr>
        <w:t xml:space="preserve"> </w:t>
      </w:r>
      <w:r w:rsidR="001E0CFE">
        <w:rPr>
          <w:w w:val="90"/>
        </w:rPr>
        <w:t>all</w:t>
      </w:r>
      <w:r w:rsidR="001E0CFE">
        <w:t xml:space="preserve"> </w:t>
      </w:r>
      <w:r w:rsidR="001E0CFE">
        <w:rPr>
          <w:w w:val="90"/>
        </w:rPr>
        <w:t>data</w:t>
      </w:r>
      <w:r w:rsidR="001E0CFE">
        <w:t xml:space="preserve"> </w:t>
      </w:r>
      <w:r w:rsidR="001E0CFE">
        <w:rPr>
          <w:spacing w:val="-2"/>
          <w:w w:val="90"/>
        </w:rPr>
        <w:t>exclu-</w:t>
      </w:r>
    </w:p>
    <w:p w14:paraId="78E1D487" w14:textId="6CF74C9B" w:rsidR="00470D98" w:rsidRDefault="001644E6">
      <w:pPr>
        <w:pStyle w:val="BodyText"/>
        <w:spacing w:before="8"/>
      </w:pPr>
      <w:del w:id="2046" w:author="Hughes, Anna E" w:date="2023-08-09T15:29:00Z">
        <w:r>
          <w:rPr>
            <w:rFonts w:ascii="Trebuchet MS"/>
            <w:w w:val="90"/>
            <w:sz w:val="12"/>
          </w:rPr>
          <w:delText>451</w:delText>
        </w:r>
      </w:del>
      <w:ins w:id="2047" w:author="Hughes, Anna E" w:date="2023-08-09T15:29:00Z">
        <w:r w:rsidR="001E0CFE">
          <w:rPr>
            <w:rFonts w:ascii="Trebuchet MS"/>
            <w:w w:val="90"/>
            <w:sz w:val="12"/>
          </w:rPr>
          <w:t>449</w:t>
        </w:r>
      </w:ins>
      <w:r w:rsidR="001E0CFE">
        <w:rPr>
          <w:rFonts w:ascii="Trebuchet MS"/>
          <w:spacing w:val="64"/>
          <w:w w:val="150"/>
          <w:sz w:val="12"/>
        </w:rPr>
        <w:t xml:space="preserve">  </w:t>
      </w:r>
      <w:r w:rsidR="001E0CFE">
        <w:rPr>
          <w:w w:val="90"/>
        </w:rPr>
        <w:t>sions</w:t>
      </w:r>
      <w:r w:rsidR="001E0CFE">
        <w:rPr>
          <w:spacing w:val="13"/>
        </w:rPr>
        <w:t xml:space="preserve"> </w:t>
      </w:r>
      <w:r w:rsidR="001E0CFE">
        <w:rPr>
          <w:w w:val="90"/>
        </w:rPr>
        <w:t>(if</w:t>
      </w:r>
      <w:r w:rsidR="001E0CFE">
        <w:rPr>
          <w:spacing w:val="12"/>
        </w:rPr>
        <w:t xml:space="preserve"> </w:t>
      </w:r>
      <w:r w:rsidR="001E0CFE">
        <w:rPr>
          <w:w w:val="90"/>
        </w:rPr>
        <w:t>any),</w:t>
      </w:r>
      <w:r w:rsidR="001E0CFE">
        <w:rPr>
          <w:spacing w:val="13"/>
        </w:rPr>
        <w:t xml:space="preserve"> </w:t>
      </w:r>
      <w:r w:rsidR="001E0CFE">
        <w:rPr>
          <w:w w:val="90"/>
        </w:rPr>
        <w:t>all</w:t>
      </w:r>
      <w:r w:rsidR="001E0CFE">
        <w:rPr>
          <w:spacing w:val="12"/>
        </w:rPr>
        <w:t xml:space="preserve"> </w:t>
      </w:r>
      <w:r w:rsidR="001E0CFE">
        <w:rPr>
          <w:w w:val="90"/>
        </w:rPr>
        <w:t>inclusion/exclusion</w:t>
      </w:r>
      <w:r w:rsidR="001E0CFE">
        <w:rPr>
          <w:spacing w:val="12"/>
        </w:rPr>
        <w:t xml:space="preserve"> </w:t>
      </w:r>
      <w:r w:rsidR="001E0CFE">
        <w:rPr>
          <w:w w:val="90"/>
        </w:rPr>
        <w:t>criteria,</w:t>
      </w:r>
      <w:r w:rsidR="001E0CFE">
        <w:rPr>
          <w:spacing w:val="13"/>
        </w:rPr>
        <w:t xml:space="preserve"> </w:t>
      </w:r>
      <w:r w:rsidR="001E0CFE">
        <w:rPr>
          <w:w w:val="90"/>
        </w:rPr>
        <w:t>whether</w:t>
      </w:r>
      <w:r w:rsidR="001E0CFE">
        <w:rPr>
          <w:spacing w:val="12"/>
        </w:rPr>
        <w:t xml:space="preserve"> </w:t>
      </w:r>
      <w:r w:rsidR="001E0CFE">
        <w:rPr>
          <w:w w:val="90"/>
        </w:rPr>
        <w:t>inclusion/exclusion</w:t>
      </w:r>
      <w:r w:rsidR="001E0CFE">
        <w:rPr>
          <w:spacing w:val="12"/>
        </w:rPr>
        <w:t xml:space="preserve"> </w:t>
      </w:r>
      <w:r w:rsidR="001E0CFE">
        <w:rPr>
          <w:spacing w:val="-2"/>
          <w:w w:val="90"/>
        </w:rPr>
        <w:t>criteria</w:t>
      </w:r>
    </w:p>
    <w:p w14:paraId="0AA33CA0" w14:textId="6642BCBC" w:rsidR="00470D98" w:rsidRDefault="001644E6">
      <w:pPr>
        <w:pStyle w:val="BodyText"/>
      </w:pPr>
      <w:del w:id="2048" w:author="Hughes, Anna E" w:date="2023-08-09T15:29:00Z">
        <w:r>
          <w:rPr>
            <w:rFonts w:ascii="Trebuchet MS"/>
            <w:spacing w:val="-6"/>
            <w:sz w:val="12"/>
          </w:rPr>
          <w:delText>452</w:delText>
        </w:r>
      </w:del>
      <w:ins w:id="2049" w:author="Hughes, Anna E" w:date="2023-08-09T15:29:00Z">
        <w:r w:rsidR="001E0CFE">
          <w:rPr>
            <w:rFonts w:ascii="Trebuchet MS"/>
            <w:spacing w:val="-6"/>
            <w:sz w:val="12"/>
          </w:rPr>
          <w:t>450</w:t>
        </w:r>
      </w:ins>
      <w:r w:rsidR="001E0CFE">
        <w:rPr>
          <w:rFonts w:ascii="Trebuchet MS"/>
          <w:spacing w:val="74"/>
          <w:w w:val="150"/>
          <w:sz w:val="12"/>
        </w:rPr>
        <w:t xml:space="preserve"> </w:t>
      </w:r>
      <w:r w:rsidR="001E0CFE">
        <w:rPr>
          <w:spacing w:val="-6"/>
        </w:rPr>
        <w:t>were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established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prior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to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data</w:t>
      </w:r>
      <w:r w:rsidR="001E0CFE">
        <w:rPr>
          <w:spacing w:val="-8"/>
        </w:rPr>
        <w:t xml:space="preserve"> </w:t>
      </w:r>
      <w:r w:rsidR="001E0CFE">
        <w:rPr>
          <w:spacing w:val="-6"/>
        </w:rPr>
        <w:t>analysis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(see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Section</w:t>
      </w:r>
      <w:r w:rsidR="001E0CFE">
        <w:rPr>
          <w:spacing w:val="-7"/>
        </w:rPr>
        <w:t xml:space="preserve"> </w:t>
      </w:r>
      <w:hyperlink w:anchor="_bookmark12" w:history="1">
        <w:r w:rsidR="001E0CFE">
          <w:rPr>
            <w:spacing w:val="-6"/>
          </w:rPr>
          <w:t>4.4)</w:t>
        </w:r>
      </w:hyperlink>
      <w:r w:rsidR="001E0CFE">
        <w:rPr>
          <w:spacing w:val="-8"/>
        </w:rPr>
        <w:t xml:space="preserve"> </w:t>
      </w:r>
      <w:r w:rsidR="001E0CFE">
        <w:rPr>
          <w:spacing w:val="-6"/>
        </w:rPr>
        <w:t>all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manipulations,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and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all</w:t>
      </w:r>
    </w:p>
    <w:p w14:paraId="33598A16" w14:textId="294F5DD4" w:rsidR="00470D98" w:rsidRDefault="001644E6">
      <w:pPr>
        <w:pStyle w:val="BodyText"/>
        <w:spacing w:before="8"/>
      </w:pPr>
      <w:del w:id="2050" w:author="Hughes, Anna E" w:date="2023-08-09T15:29:00Z">
        <w:r>
          <w:rPr>
            <w:rFonts w:ascii="Trebuchet MS"/>
            <w:spacing w:val="-6"/>
            <w:sz w:val="12"/>
          </w:rPr>
          <w:delText>453</w:delText>
        </w:r>
      </w:del>
      <w:ins w:id="2051" w:author="Hughes, Anna E" w:date="2023-08-09T15:29:00Z">
        <w:r w:rsidR="001E0CFE">
          <w:rPr>
            <w:rFonts w:ascii="Trebuchet MS"/>
            <w:spacing w:val="-6"/>
            <w:sz w:val="12"/>
          </w:rPr>
          <w:t>451</w:t>
        </w:r>
      </w:ins>
      <w:r w:rsidR="001E0CFE">
        <w:rPr>
          <w:rFonts w:ascii="Trebuchet MS"/>
          <w:spacing w:val="42"/>
          <w:sz w:val="12"/>
        </w:rPr>
        <w:t xml:space="preserve">  </w:t>
      </w:r>
      <w:r w:rsidR="001E0CFE">
        <w:rPr>
          <w:spacing w:val="-6"/>
        </w:rPr>
        <w:t>measures in the study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 xml:space="preserve">(see Section </w:t>
      </w:r>
      <w:hyperlink w:anchor="_bookmark11" w:history="1">
        <w:r w:rsidR="001E0CFE">
          <w:rPr>
            <w:spacing w:val="-6"/>
          </w:rPr>
          <w:t>4.2).</w:t>
        </w:r>
      </w:hyperlink>
    </w:p>
    <w:p w14:paraId="0D133E2B" w14:textId="77777777" w:rsidR="00470D98" w:rsidRDefault="00470D98">
      <w:pPr>
        <w:pStyle w:val="BodyText"/>
        <w:ind w:left="0"/>
        <w:rPr>
          <w:sz w:val="22"/>
        </w:rPr>
      </w:pPr>
    </w:p>
    <w:p w14:paraId="3644B8BC" w14:textId="64CF4636" w:rsidR="00470D98" w:rsidRDefault="001644E6">
      <w:pPr>
        <w:spacing w:before="105"/>
        <w:ind w:left="227"/>
        <w:rPr>
          <w:rFonts w:ascii="Times New Roman"/>
          <w:b/>
          <w:sz w:val="24"/>
        </w:rPr>
      </w:pPr>
      <w:del w:id="2052" w:author="Hughes, Anna E" w:date="2023-08-09T15:29:00Z">
        <w:r>
          <w:rPr>
            <w:rFonts w:ascii="Trebuchet MS"/>
            <w:sz w:val="12"/>
          </w:rPr>
          <w:delText>454</w:delText>
        </w:r>
      </w:del>
      <w:ins w:id="2053" w:author="Hughes, Anna E" w:date="2023-08-09T15:29:00Z">
        <w:r w:rsidR="001E0CFE">
          <w:rPr>
            <w:rFonts w:ascii="Trebuchet MS"/>
            <w:sz w:val="12"/>
          </w:rPr>
          <w:t>452</w:t>
        </w:r>
      </w:ins>
      <w:r w:rsidR="001E0CFE">
        <w:rPr>
          <w:rFonts w:ascii="Trebuchet MS"/>
          <w:spacing w:val="160"/>
          <w:sz w:val="12"/>
        </w:rPr>
        <w:t xml:space="preserve"> </w:t>
      </w:r>
      <w:bookmarkStart w:id="2054" w:name="Results"/>
      <w:bookmarkEnd w:id="2054"/>
      <w:r w:rsidR="001E0CFE">
        <w:rPr>
          <w:rFonts w:ascii="Times New Roman"/>
          <w:b/>
          <w:sz w:val="24"/>
        </w:rPr>
        <w:t>5.</w:t>
      </w:r>
      <w:r w:rsidR="001E0CFE">
        <w:rPr>
          <w:rFonts w:ascii="Times New Roman"/>
          <w:b/>
          <w:spacing w:val="59"/>
          <w:sz w:val="24"/>
        </w:rPr>
        <w:t xml:space="preserve"> </w:t>
      </w:r>
      <w:r w:rsidR="001E0CFE">
        <w:rPr>
          <w:rFonts w:ascii="Times New Roman"/>
          <w:b/>
          <w:spacing w:val="-2"/>
          <w:sz w:val="24"/>
        </w:rPr>
        <w:t>Results</w:t>
      </w:r>
    </w:p>
    <w:p w14:paraId="056FD838" w14:textId="7EC5684B" w:rsidR="00470D98" w:rsidRDefault="001644E6">
      <w:pPr>
        <w:pStyle w:val="BodyText"/>
        <w:tabs>
          <w:tab w:val="left" w:pos="968"/>
        </w:tabs>
        <w:spacing w:before="175"/>
      </w:pPr>
      <w:del w:id="2055" w:author="Hughes, Anna E" w:date="2023-08-09T15:29:00Z">
        <w:r>
          <w:rPr>
            <w:rFonts w:ascii="Trebuchet MS"/>
            <w:spacing w:val="-5"/>
            <w:sz w:val="12"/>
          </w:rPr>
          <w:delText>455</w:delText>
        </w:r>
      </w:del>
      <w:ins w:id="2056" w:author="Hughes, Anna E" w:date="2023-08-09T15:29:00Z">
        <w:r w:rsidR="001E0CFE">
          <w:rPr>
            <w:rFonts w:ascii="Trebuchet MS"/>
            <w:spacing w:val="-5"/>
            <w:sz w:val="12"/>
          </w:rPr>
          <w:t>453</w:t>
        </w:r>
      </w:ins>
      <w:r w:rsidR="001E0CFE">
        <w:rPr>
          <w:rFonts w:ascii="Trebuchet MS"/>
          <w:sz w:val="12"/>
        </w:rPr>
        <w:tab/>
      </w:r>
      <w:r w:rsidR="001E0CFE">
        <w:rPr>
          <w:w w:val="90"/>
        </w:rPr>
        <w:t>All</w:t>
      </w:r>
      <w:r w:rsidR="001E0CFE">
        <w:rPr>
          <w:spacing w:val="8"/>
        </w:rPr>
        <w:t xml:space="preserve"> </w:t>
      </w:r>
      <w:r w:rsidR="001E0CFE">
        <w:rPr>
          <w:w w:val="90"/>
        </w:rPr>
        <w:t>40</w:t>
      </w:r>
      <w:r w:rsidR="001E0CFE">
        <w:rPr>
          <w:spacing w:val="9"/>
        </w:rPr>
        <w:t xml:space="preserve"> </w:t>
      </w:r>
      <w:r w:rsidR="001E0CFE">
        <w:rPr>
          <w:w w:val="90"/>
        </w:rPr>
        <w:t>participants</w:t>
      </w:r>
      <w:r w:rsidR="001E0CFE">
        <w:rPr>
          <w:spacing w:val="9"/>
        </w:rPr>
        <w:t xml:space="preserve"> </w:t>
      </w:r>
      <w:r w:rsidR="001E0CFE">
        <w:rPr>
          <w:w w:val="90"/>
        </w:rPr>
        <w:t>had</w:t>
      </w:r>
      <w:r w:rsidR="001E0CFE">
        <w:rPr>
          <w:spacing w:val="8"/>
        </w:rPr>
        <w:t xml:space="preserve"> </w:t>
      </w:r>
      <w:r w:rsidR="001E0CFE">
        <w:rPr>
          <w:w w:val="90"/>
        </w:rPr>
        <w:t>accuracy</w:t>
      </w:r>
      <w:r w:rsidR="001E0CFE">
        <w:rPr>
          <w:spacing w:val="9"/>
        </w:rPr>
        <w:t xml:space="preserve"> </w:t>
      </w:r>
      <w:r w:rsidR="001E0CFE">
        <w:rPr>
          <w:w w:val="90"/>
        </w:rPr>
        <w:t>over</w:t>
      </w:r>
      <w:r w:rsidR="001E0CFE">
        <w:rPr>
          <w:spacing w:val="9"/>
        </w:rPr>
        <w:t xml:space="preserve"> </w:t>
      </w:r>
      <w:r w:rsidR="001E0CFE">
        <w:rPr>
          <w:w w:val="90"/>
        </w:rPr>
        <w:t>90%</w:t>
      </w:r>
      <w:r w:rsidR="001E0CFE">
        <w:rPr>
          <w:spacing w:val="8"/>
        </w:rPr>
        <w:t xml:space="preserve"> </w:t>
      </w:r>
      <w:r w:rsidR="001E0CFE">
        <w:rPr>
          <w:w w:val="90"/>
        </w:rPr>
        <w:t>(minimum</w:t>
      </w:r>
      <w:r w:rsidR="001E0CFE">
        <w:rPr>
          <w:spacing w:val="9"/>
        </w:rPr>
        <w:t xml:space="preserve"> </w:t>
      </w:r>
      <w:r w:rsidR="001E0CFE">
        <w:rPr>
          <w:w w:val="90"/>
        </w:rPr>
        <w:t>93</w:t>
      </w:r>
      <w:r w:rsidR="001E0CFE">
        <w:rPr>
          <w:rFonts w:ascii="Verdana"/>
          <w:i/>
          <w:w w:val="90"/>
        </w:rPr>
        <w:t>.</w:t>
      </w:r>
      <w:r w:rsidR="001E0CFE">
        <w:rPr>
          <w:w w:val="90"/>
        </w:rPr>
        <w:t>1%).</w:t>
      </w:r>
      <w:r w:rsidR="001E0CFE">
        <w:rPr>
          <w:spacing w:val="35"/>
        </w:rPr>
        <w:t xml:space="preserve"> </w:t>
      </w:r>
      <w:r w:rsidR="001E0CFE">
        <w:rPr>
          <w:w w:val="90"/>
        </w:rPr>
        <w:t>One</w:t>
      </w:r>
      <w:r w:rsidR="001E0CFE">
        <w:rPr>
          <w:spacing w:val="9"/>
        </w:rPr>
        <w:t xml:space="preserve"> </w:t>
      </w:r>
      <w:r w:rsidR="001E0CFE">
        <w:rPr>
          <w:spacing w:val="-2"/>
          <w:w w:val="90"/>
        </w:rPr>
        <w:t>participant</w:t>
      </w:r>
    </w:p>
    <w:p w14:paraId="2EC6A09B" w14:textId="763F0DEA" w:rsidR="00470D98" w:rsidRDefault="001644E6">
      <w:pPr>
        <w:pStyle w:val="BodyText"/>
        <w:spacing w:before="8"/>
      </w:pPr>
      <w:del w:id="2057" w:author="Hughes, Anna E" w:date="2023-08-09T15:29:00Z">
        <w:r>
          <w:rPr>
            <w:rFonts w:ascii="Trebuchet MS"/>
            <w:spacing w:val="-6"/>
            <w:sz w:val="12"/>
          </w:rPr>
          <w:delText>456</w:delText>
        </w:r>
      </w:del>
      <w:ins w:id="2058" w:author="Hughes, Anna E" w:date="2023-08-09T15:29:00Z">
        <w:r w:rsidR="001E0CFE">
          <w:rPr>
            <w:rFonts w:ascii="Trebuchet MS"/>
            <w:spacing w:val="-6"/>
            <w:sz w:val="12"/>
          </w:rPr>
          <w:t>454</w:t>
        </w:r>
      </w:ins>
      <w:r w:rsidR="001E0CFE">
        <w:rPr>
          <w:rFonts w:ascii="Trebuchet MS"/>
          <w:spacing w:val="33"/>
          <w:sz w:val="12"/>
        </w:rPr>
        <w:t xml:space="preserve">  </w:t>
      </w:r>
      <w:r w:rsidR="001E0CFE">
        <w:rPr>
          <w:spacing w:val="-6"/>
        </w:rPr>
        <w:t>had</w:t>
      </w:r>
      <w:r w:rsidR="001E0CFE">
        <w:rPr>
          <w:spacing w:val="9"/>
        </w:rPr>
        <w:t xml:space="preserve"> </w:t>
      </w:r>
      <w:r w:rsidR="001E0CFE">
        <w:rPr>
          <w:spacing w:val="-6"/>
        </w:rPr>
        <w:t>an</w:t>
      </w:r>
      <w:r w:rsidR="001E0CFE">
        <w:rPr>
          <w:spacing w:val="8"/>
        </w:rPr>
        <w:t xml:space="preserve"> </w:t>
      </w:r>
      <w:r w:rsidR="001E0CFE">
        <w:rPr>
          <w:spacing w:val="-6"/>
        </w:rPr>
        <w:t>average</w:t>
      </w:r>
      <w:r w:rsidR="001E0CFE">
        <w:rPr>
          <w:spacing w:val="8"/>
        </w:rPr>
        <w:t xml:space="preserve"> </w:t>
      </w:r>
      <w:r w:rsidR="001E0CFE">
        <w:rPr>
          <w:spacing w:val="-6"/>
        </w:rPr>
        <w:t>response</w:t>
      </w:r>
      <w:r w:rsidR="001E0CFE">
        <w:rPr>
          <w:spacing w:val="8"/>
        </w:rPr>
        <w:t xml:space="preserve"> </w:t>
      </w:r>
      <w:r w:rsidR="001E0CFE">
        <w:rPr>
          <w:spacing w:val="-6"/>
        </w:rPr>
        <w:t>time</w:t>
      </w:r>
      <w:r w:rsidR="001E0CFE">
        <w:rPr>
          <w:spacing w:val="8"/>
        </w:rPr>
        <w:t xml:space="preserve"> </w:t>
      </w:r>
      <w:r w:rsidR="001E0CFE">
        <w:rPr>
          <w:spacing w:val="-6"/>
        </w:rPr>
        <w:t>(1100ms)</w:t>
      </w:r>
      <w:r w:rsidR="001E0CFE">
        <w:rPr>
          <w:spacing w:val="9"/>
        </w:rPr>
        <w:t xml:space="preserve"> </w:t>
      </w:r>
      <w:r w:rsidR="001E0CFE">
        <w:rPr>
          <w:spacing w:val="-6"/>
        </w:rPr>
        <w:t>over</w:t>
      </w:r>
      <w:r w:rsidR="001E0CFE">
        <w:rPr>
          <w:spacing w:val="8"/>
        </w:rPr>
        <w:t xml:space="preserve"> </w:t>
      </w:r>
      <w:r w:rsidR="001E0CFE">
        <w:rPr>
          <w:spacing w:val="-6"/>
        </w:rPr>
        <w:t>two</w:t>
      </w:r>
      <w:r w:rsidR="001E0CFE">
        <w:rPr>
          <w:spacing w:val="8"/>
        </w:rPr>
        <w:t xml:space="preserve"> </w:t>
      </w:r>
      <w:r w:rsidR="001E0CFE">
        <w:rPr>
          <w:spacing w:val="-6"/>
        </w:rPr>
        <w:t>standard</w:t>
      </w:r>
      <w:r w:rsidR="001E0CFE">
        <w:rPr>
          <w:spacing w:val="8"/>
        </w:rPr>
        <w:t xml:space="preserve"> </w:t>
      </w:r>
      <w:r w:rsidR="001E0CFE">
        <w:rPr>
          <w:spacing w:val="-6"/>
        </w:rPr>
        <w:t>deviations</w:t>
      </w:r>
      <w:r w:rsidR="001E0CFE">
        <w:rPr>
          <w:spacing w:val="8"/>
        </w:rPr>
        <w:t xml:space="preserve"> </w:t>
      </w:r>
      <w:r w:rsidR="001E0CFE">
        <w:rPr>
          <w:spacing w:val="-6"/>
        </w:rPr>
        <w:t>from</w:t>
      </w:r>
      <w:r w:rsidR="001E0CFE">
        <w:rPr>
          <w:spacing w:val="8"/>
        </w:rPr>
        <w:t xml:space="preserve"> </w:t>
      </w:r>
      <w:r w:rsidR="001E0CFE">
        <w:rPr>
          <w:spacing w:val="-6"/>
        </w:rPr>
        <w:t>the</w:t>
      </w:r>
    </w:p>
    <w:p w14:paraId="150C1FFF" w14:textId="6C05AFD5" w:rsidR="00470D98" w:rsidRDefault="001644E6">
      <w:pPr>
        <w:pStyle w:val="BodyText"/>
      </w:pPr>
      <w:del w:id="2059" w:author="Hughes, Anna E" w:date="2023-08-09T15:29:00Z">
        <w:r>
          <w:rPr>
            <w:rFonts w:ascii="Trebuchet MS"/>
            <w:spacing w:val="-6"/>
            <w:sz w:val="12"/>
          </w:rPr>
          <w:delText>457</w:delText>
        </w:r>
      </w:del>
      <w:ins w:id="2060" w:author="Hughes, Anna E" w:date="2023-08-09T15:29:00Z">
        <w:r w:rsidR="001E0CFE">
          <w:rPr>
            <w:rFonts w:ascii="Trebuchet MS"/>
            <w:spacing w:val="-6"/>
            <w:sz w:val="12"/>
          </w:rPr>
          <w:t>455</w:t>
        </w:r>
      </w:ins>
      <w:r w:rsidR="001E0CFE">
        <w:rPr>
          <w:rFonts w:ascii="Trebuchet MS"/>
          <w:spacing w:val="38"/>
          <w:sz w:val="12"/>
        </w:rPr>
        <w:t xml:space="preserve">  </w:t>
      </w:r>
      <w:r w:rsidR="001E0CFE">
        <w:rPr>
          <w:spacing w:val="-6"/>
        </w:rPr>
        <w:t>group</w:t>
      </w:r>
      <w:r w:rsidR="001E0CFE">
        <w:rPr>
          <w:spacing w:val="16"/>
        </w:rPr>
        <w:t xml:space="preserve"> </w:t>
      </w:r>
      <w:r w:rsidR="001E0CFE">
        <w:rPr>
          <w:spacing w:val="-6"/>
        </w:rPr>
        <w:t>average</w:t>
      </w:r>
      <w:r w:rsidR="001E0CFE">
        <w:rPr>
          <w:spacing w:val="17"/>
        </w:rPr>
        <w:t xml:space="preserve"> </w:t>
      </w:r>
      <w:r w:rsidR="001E0CFE">
        <w:rPr>
          <w:spacing w:val="-6"/>
        </w:rPr>
        <w:t>response</w:t>
      </w:r>
      <w:r w:rsidR="001E0CFE">
        <w:rPr>
          <w:spacing w:val="16"/>
        </w:rPr>
        <w:t xml:space="preserve"> </w:t>
      </w:r>
      <w:r w:rsidR="001E0CFE">
        <w:rPr>
          <w:spacing w:val="-6"/>
        </w:rPr>
        <w:t>time</w:t>
      </w:r>
      <w:r w:rsidR="001E0CFE">
        <w:rPr>
          <w:spacing w:val="16"/>
        </w:rPr>
        <w:t xml:space="preserve"> </w:t>
      </w:r>
      <w:r w:rsidR="001E0CFE">
        <w:rPr>
          <w:spacing w:val="-6"/>
        </w:rPr>
        <w:t>(781ms)</w:t>
      </w:r>
      <w:r w:rsidR="001E0CFE">
        <w:rPr>
          <w:spacing w:val="16"/>
        </w:rPr>
        <w:t xml:space="preserve"> </w:t>
      </w:r>
      <w:r w:rsidR="001E0CFE">
        <w:rPr>
          <w:spacing w:val="-6"/>
        </w:rPr>
        <w:t>and</w:t>
      </w:r>
      <w:r w:rsidR="001E0CFE">
        <w:rPr>
          <w:spacing w:val="17"/>
        </w:rPr>
        <w:t xml:space="preserve"> </w:t>
      </w:r>
      <w:r w:rsidR="001E0CFE">
        <w:rPr>
          <w:spacing w:val="-6"/>
        </w:rPr>
        <w:t>was</w:t>
      </w:r>
      <w:r w:rsidR="001E0CFE">
        <w:rPr>
          <w:spacing w:val="16"/>
        </w:rPr>
        <w:t xml:space="preserve"> </w:t>
      </w:r>
      <w:r w:rsidR="001E0CFE">
        <w:rPr>
          <w:spacing w:val="-6"/>
        </w:rPr>
        <w:t>removed.</w:t>
      </w:r>
      <w:r w:rsidR="001E0CFE">
        <w:rPr>
          <w:spacing w:val="77"/>
        </w:rPr>
        <w:t xml:space="preserve"> </w:t>
      </w:r>
      <w:r w:rsidR="001E0CFE">
        <w:rPr>
          <w:spacing w:val="-6"/>
        </w:rPr>
        <w:t>Incorrect</w:t>
      </w:r>
      <w:r w:rsidR="001E0CFE">
        <w:rPr>
          <w:spacing w:val="16"/>
        </w:rPr>
        <w:t xml:space="preserve"> </w:t>
      </w:r>
      <w:r w:rsidR="001E0CFE">
        <w:rPr>
          <w:spacing w:val="-6"/>
        </w:rPr>
        <w:t>trials</w:t>
      </w:r>
      <w:r w:rsidR="001E0CFE">
        <w:rPr>
          <w:spacing w:val="16"/>
        </w:rPr>
        <w:t xml:space="preserve"> </w:t>
      </w:r>
      <w:r w:rsidR="001E0CFE">
        <w:rPr>
          <w:spacing w:val="-6"/>
        </w:rPr>
        <w:t>were</w:t>
      </w:r>
    </w:p>
    <w:p w14:paraId="0D342A45" w14:textId="313778E3" w:rsidR="00470D98" w:rsidRDefault="001644E6">
      <w:pPr>
        <w:pStyle w:val="BodyText"/>
        <w:spacing w:before="8"/>
      </w:pPr>
      <w:del w:id="2061" w:author="Hughes, Anna E" w:date="2023-08-09T15:29:00Z">
        <w:r>
          <w:rPr>
            <w:rFonts w:ascii="Trebuchet MS"/>
            <w:spacing w:val="-8"/>
            <w:sz w:val="12"/>
          </w:rPr>
          <w:delText>458</w:delText>
        </w:r>
      </w:del>
      <w:ins w:id="2062" w:author="Hughes, Anna E" w:date="2023-08-09T15:29:00Z">
        <w:r w:rsidR="001E0CFE">
          <w:rPr>
            <w:rFonts w:ascii="Trebuchet MS"/>
            <w:spacing w:val="-8"/>
            <w:sz w:val="12"/>
          </w:rPr>
          <w:t>456</w:t>
        </w:r>
      </w:ins>
      <w:r w:rsidR="001E0CFE">
        <w:rPr>
          <w:rFonts w:ascii="Trebuchet MS"/>
          <w:spacing w:val="45"/>
          <w:sz w:val="12"/>
        </w:rPr>
        <w:t xml:space="preserve">  </w:t>
      </w:r>
      <w:r w:rsidR="001E0CFE">
        <w:rPr>
          <w:spacing w:val="-8"/>
        </w:rPr>
        <w:t>then</w:t>
      </w:r>
      <w:r w:rsidR="001E0CFE">
        <w:t xml:space="preserve"> </w:t>
      </w:r>
      <w:r w:rsidR="001E0CFE">
        <w:rPr>
          <w:spacing w:val="-8"/>
        </w:rPr>
        <w:t>removed,</w:t>
      </w:r>
      <w:r w:rsidR="001E0CFE">
        <w:rPr>
          <w:spacing w:val="-1"/>
        </w:rPr>
        <w:t xml:space="preserve"> </w:t>
      </w:r>
      <w:r w:rsidR="001E0CFE">
        <w:rPr>
          <w:spacing w:val="-8"/>
        </w:rPr>
        <w:t>and</w:t>
      </w:r>
      <w:r w:rsidR="001E0CFE">
        <w:rPr>
          <w:spacing w:val="-1"/>
        </w:rPr>
        <w:t xml:space="preserve"> </w:t>
      </w:r>
      <w:r w:rsidR="001E0CFE">
        <w:rPr>
          <w:spacing w:val="-8"/>
        </w:rPr>
        <w:t>the</w:t>
      </w:r>
      <w:r w:rsidR="001E0CFE">
        <w:t xml:space="preserve"> </w:t>
      </w:r>
      <w:r w:rsidR="001E0CFE">
        <w:rPr>
          <w:spacing w:val="-8"/>
        </w:rPr>
        <w:t>data</w:t>
      </w:r>
      <w:r w:rsidR="001E0CFE">
        <w:rPr>
          <w:spacing w:val="-1"/>
        </w:rPr>
        <w:t xml:space="preserve"> </w:t>
      </w:r>
      <w:r w:rsidR="001E0CFE">
        <w:rPr>
          <w:spacing w:val="-8"/>
        </w:rPr>
        <w:t>was</w:t>
      </w:r>
      <w:r w:rsidR="001E0CFE">
        <w:rPr>
          <w:spacing w:val="-1"/>
        </w:rPr>
        <w:t xml:space="preserve"> </w:t>
      </w:r>
      <w:r w:rsidR="001E0CFE">
        <w:rPr>
          <w:spacing w:val="-8"/>
        </w:rPr>
        <w:t>trimmed</w:t>
      </w:r>
      <w:r w:rsidR="001E0CFE">
        <w:rPr>
          <w:spacing w:val="-1"/>
        </w:rPr>
        <w:t xml:space="preserve"> </w:t>
      </w:r>
      <w:r w:rsidR="001E0CFE">
        <w:rPr>
          <w:spacing w:val="-8"/>
        </w:rPr>
        <w:t>(only</w:t>
      </w:r>
      <w:r w:rsidR="001E0CFE">
        <w:rPr>
          <w:spacing w:val="-1"/>
        </w:rPr>
        <w:t xml:space="preserve"> </w:t>
      </w:r>
      <w:r w:rsidR="001E0CFE">
        <w:rPr>
          <w:spacing w:val="-8"/>
        </w:rPr>
        <w:t>including</w:t>
      </w:r>
      <w:r w:rsidR="001E0CFE">
        <w:rPr>
          <w:spacing w:val="-1"/>
        </w:rPr>
        <w:t xml:space="preserve"> </w:t>
      </w:r>
      <w:r w:rsidR="001E0CFE">
        <w:rPr>
          <w:spacing w:val="-8"/>
        </w:rPr>
        <w:t>response</w:t>
      </w:r>
      <w:r w:rsidR="001E0CFE">
        <w:rPr>
          <w:spacing w:val="-1"/>
        </w:rPr>
        <w:t xml:space="preserve"> </w:t>
      </w:r>
      <w:r w:rsidR="001E0CFE">
        <w:rPr>
          <w:spacing w:val="-8"/>
        </w:rPr>
        <w:t>times</w:t>
      </w:r>
      <w:r w:rsidR="001E0CFE">
        <w:rPr>
          <w:spacing w:val="-1"/>
        </w:rPr>
        <w:t xml:space="preserve"> </w:t>
      </w:r>
      <w:r w:rsidR="001E0CFE">
        <w:rPr>
          <w:spacing w:val="-8"/>
        </w:rPr>
        <w:t>between</w:t>
      </w:r>
    </w:p>
    <w:p w14:paraId="25464820" w14:textId="382575B5" w:rsidR="00470D98" w:rsidRDefault="001644E6">
      <w:pPr>
        <w:pStyle w:val="BodyText"/>
        <w:spacing w:before="8"/>
      </w:pPr>
      <w:del w:id="2063" w:author="Hughes, Anna E" w:date="2023-08-09T15:29:00Z">
        <w:r>
          <w:rPr>
            <w:rFonts w:ascii="Trebuchet MS"/>
            <w:spacing w:val="-4"/>
            <w:sz w:val="12"/>
          </w:rPr>
          <w:delText>459</w:delText>
        </w:r>
      </w:del>
      <w:ins w:id="2064" w:author="Hughes, Anna E" w:date="2023-08-09T15:29:00Z">
        <w:r w:rsidR="001E0CFE">
          <w:rPr>
            <w:rFonts w:ascii="Trebuchet MS"/>
            <w:spacing w:val="-4"/>
            <w:sz w:val="12"/>
          </w:rPr>
          <w:t>457</w:t>
        </w:r>
      </w:ins>
      <w:r w:rsidR="001E0CFE">
        <w:rPr>
          <w:rFonts w:ascii="Trebuchet MS"/>
          <w:spacing w:val="75"/>
          <w:w w:val="150"/>
          <w:sz w:val="12"/>
        </w:rPr>
        <w:t xml:space="preserve"> </w:t>
      </w:r>
      <w:r w:rsidR="001E0CFE">
        <w:rPr>
          <w:spacing w:val="-4"/>
        </w:rPr>
        <w:t>the</w:t>
      </w:r>
      <w:r w:rsidR="001E0CFE">
        <w:rPr>
          <w:spacing w:val="-6"/>
        </w:rPr>
        <w:t xml:space="preserve"> </w:t>
      </w:r>
      <w:r w:rsidR="001E0CFE">
        <w:rPr>
          <w:spacing w:val="-4"/>
        </w:rPr>
        <w:t>1%</w:t>
      </w:r>
      <w:r w:rsidR="001E0CFE">
        <w:rPr>
          <w:spacing w:val="-6"/>
        </w:rPr>
        <w:t xml:space="preserve"> </w:t>
      </w:r>
      <w:r w:rsidR="001E0CFE">
        <w:rPr>
          <w:spacing w:val="-4"/>
        </w:rPr>
        <w:t>and</w:t>
      </w:r>
      <w:r w:rsidR="001E0CFE">
        <w:rPr>
          <w:spacing w:val="-6"/>
        </w:rPr>
        <w:t xml:space="preserve"> </w:t>
      </w:r>
      <w:r w:rsidR="001E0CFE">
        <w:rPr>
          <w:spacing w:val="-4"/>
        </w:rPr>
        <w:t>99%</w:t>
      </w:r>
      <w:r w:rsidR="001E0CFE">
        <w:rPr>
          <w:spacing w:val="-6"/>
        </w:rPr>
        <w:t xml:space="preserve"> </w:t>
      </w:r>
      <w:r w:rsidR="001E0CFE">
        <w:rPr>
          <w:spacing w:val="-4"/>
        </w:rPr>
        <w:t>quantiles)</w:t>
      </w:r>
      <w:r w:rsidR="001E0CFE">
        <w:rPr>
          <w:spacing w:val="-6"/>
        </w:rPr>
        <w:t xml:space="preserve"> </w:t>
      </w:r>
      <w:r w:rsidR="001E0CFE">
        <w:rPr>
          <w:spacing w:val="-4"/>
        </w:rPr>
        <w:t>leaving</w:t>
      </w:r>
      <w:r w:rsidR="001E0CFE">
        <w:rPr>
          <w:spacing w:val="-6"/>
        </w:rPr>
        <w:t xml:space="preserve"> </w:t>
      </w:r>
      <w:r w:rsidR="001E0CFE">
        <w:rPr>
          <w:spacing w:val="-4"/>
        </w:rPr>
        <w:t>us</w:t>
      </w:r>
      <w:r w:rsidR="001E0CFE">
        <w:rPr>
          <w:spacing w:val="-6"/>
        </w:rPr>
        <w:t xml:space="preserve"> </w:t>
      </w:r>
      <w:r w:rsidR="001E0CFE">
        <w:rPr>
          <w:spacing w:val="-4"/>
        </w:rPr>
        <w:t>with</w:t>
      </w:r>
      <w:r w:rsidR="001E0CFE">
        <w:rPr>
          <w:spacing w:val="-6"/>
        </w:rPr>
        <w:t xml:space="preserve"> </w:t>
      </w:r>
      <w:r w:rsidR="001E0CFE">
        <w:rPr>
          <w:spacing w:val="-4"/>
        </w:rPr>
        <w:t>39</w:t>
      </w:r>
      <w:r w:rsidR="001E0CFE">
        <w:rPr>
          <w:spacing w:val="-6"/>
        </w:rPr>
        <w:t xml:space="preserve"> </w:t>
      </w:r>
      <w:r w:rsidR="001E0CFE">
        <w:rPr>
          <w:spacing w:val="-4"/>
        </w:rPr>
        <w:t>participants</w:t>
      </w:r>
      <w:r w:rsidR="001E0CFE">
        <w:rPr>
          <w:spacing w:val="-6"/>
        </w:rPr>
        <w:t xml:space="preserve"> </w:t>
      </w:r>
      <w:r w:rsidR="001E0CFE">
        <w:rPr>
          <w:spacing w:val="-4"/>
        </w:rPr>
        <w:t>completing</w:t>
      </w:r>
      <w:r w:rsidR="001E0CFE">
        <w:rPr>
          <w:spacing w:val="-5"/>
        </w:rPr>
        <w:t xml:space="preserve"> </w:t>
      </w:r>
      <w:r w:rsidR="001E0CFE">
        <w:rPr>
          <w:spacing w:val="-4"/>
        </w:rPr>
        <w:t>a</w:t>
      </w:r>
      <w:r w:rsidR="001E0CFE">
        <w:rPr>
          <w:spacing w:val="-6"/>
        </w:rPr>
        <w:t xml:space="preserve"> </w:t>
      </w:r>
      <w:r w:rsidR="001E0CFE">
        <w:rPr>
          <w:spacing w:val="-4"/>
        </w:rPr>
        <w:t>total</w:t>
      </w:r>
      <w:r w:rsidR="001E0CFE">
        <w:rPr>
          <w:spacing w:val="-6"/>
        </w:rPr>
        <w:t xml:space="preserve"> </w:t>
      </w:r>
      <w:r w:rsidR="001E0CFE">
        <w:rPr>
          <w:spacing w:val="-5"/>
        </w:rPr>
        <w:t>of</w:t>
      </w:r>
    </w:p>
    <w:p w14:paraId="1449A9CD" w14:textId="1021610C" w:rsidR="00470D98" w:rsidRDefault="001644E6">
      <w:pPr>
        <w:spacing w:before="7"/>
        <w:ind w:left="227"/>
        <w:rPr>
          <w:sz w:val="24"/>
        </w:rPr>
      </w:pPr>
      <w:del w:id="2065" w:author="Hughes, Anna E" w:date="2023-08-09T15:29:00Z">
        <w:r>
          <w:rPr>
            <w:rFonts w:ascii="Trebuchet MS"/>
            <w:sz w:val="12"/>
          </w:rPr>
          <w:delText>460</w:delText>
        </w:r>
      </w:del>
      <w:ins w:id="2066" w:author="Hughes, Anna E" w:date="2023-08-09T15:29:00Z">
        <w:r w:rsidR="001E0CFE">
          <w:rPr>
            <w:rFonts w:ascii="Trebuchet MS"/>
            <w:sz w:val="12"/>
          </w:rPr>
          <w:t>458</w:t>
        </w:r>
      </w:ins>
      <w:r w:rsidR="001E0CFE">
        <w:rPr>
          <w:rFonts w:ascii="Trebuchet MS"/>
          <w:spacing w:val="40"/>
          <w:sz w:val="12"/>
        </w:rPr>
        <w:t xml:space="preserve">  </w:t>
      </w:r>
      <w:r w:rsidR="001E0CFE">
        <w:rPr>
          <w:sz w:val="24"/>
        </w:rPr>
        <w:t>59,587</w:t>
      </w:r>
      <w:r w:rsidR="001E0CFE">
        <w:rPr>
          <w:spacing w:val="-6"/>
          <w:sz w:val="24"/>
        </w:rPr>
        <w:t xml:space="preserve"> </w:t>
      </w:r>
      <w:r w:rsidR="001E0CFE">
        <w:rPr>
          <w:spacing w:val="-2"/>
          <w:sz w:val="24"/>
        </w:rPr>
        <w:t>trials.</w:t>
      </w:r>
    </w:p>
    <w:p w14:paraId="6903DD76" w14:textId="77777777" w:rsidR="00470D98" w:rsidRDefault="00470D98">
      <w:pPr>
        <w:pStyle w:val="BodyText"/>
        <w:spacing w:before="0"/>
        <w:ind w:left="0"/>
        <w:rPr>
          <w:sz w:val="20"/>
        </w:rPr>
      </w:pPr>
    </w:p>
    <w:p w14:paraId="6B94B6FD" w14:textId="77777777" w:rsidR="00087420" w:rsidRDefault="00133F83">
      <w:pPr>
        <w:pStyle w:val="BodyText"/>
        <w:spacing w:before="4"/>
        <w:ind w:left="0"/>
        <w:rPr>
          <w:del w:id="2067" w:author="Hughes, Anna E" w:date="2023-08-09T15:29:00Z"/>
          <w:sz w:val="12"/>
        </w:rPr>
      </w:pPr>
      <w:del w:id="2068" w:author="Hughes, Anna E" w:date="2023-08-09T15:29:00Z">
        <w:r>
          <w:rPr>
            <w:noProof/>
            <w:lang w:val="en-GB" w:eastAsia="en-GB"/>
          </w:rPr>
          <mc:AlternateContent>
            <mc:Choice Requires="wps">
              <w:drawing>
                <wp:anchor distT="0" distB="0" distL="0" distR="0" simplePos="0" relativeHeight="487676416" behindDoc="1" locked="0" layoutInCell="1" allowOverlap="1" wp14:anchorId="3A0212C8" wp14:editId="7C974C15">
                  <wp:simplePos x="0" y="0"/>
                  <wp:positionH relativeFrom="page">
                    <wp:posOffset>1407795</wp:posOffset>
                  </wp:positionH>
                  <wp:positionV relativeFrom="paragraph">
                    <wp:posOffset>107315</wp:posOffset>
                  </wp:positionV>
                  <wp:extent cx="1974215" cy="1270"/>
                  <wp:effectExtent l="0" t="0" r="0" b="0"/>
                  <wp:wrapTopAndBottom/>
                  <wp:docPr id="627" name="docshape7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974215" cy="1270"/>
                          </a:xfrm>
                          <a:custGeom>
                            <a:avLst/>
                            <a:gdLst>
                              <a:gd name="T0" fmla="+- 0 2217 2217"/>
                              <a:gd name="T1" fmla="*/ T0 w 3109"/>
                              <a:gd name="T2" fmla="+- 0 5325 2217"/>
                              <a:gd name="T3" fmla="*/ T2 w 310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109">
                                <a:moveTo>
                                  <a:pt x="0" y="0"/>
                                </a:moveTo>
                                <a:lnTo>
                                  <a:pt x="3108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w14:anchorId="6B262D8A" id="docshape70" o:spid="_x0000_s1026" style="position:absolute;margin-left:110.85pt;margin-top:8.45pt;width:155.45pt;height:.1pt;z-index:-157168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10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" path="m,l3108,e" filled="f" strokeweight=".14042mm">
                  <v:path arrowok="t" o:connecttype="custom" o:connectlocs="0,0;1973580,0" o:connectangles="0,0"/>
                  <w10:wrap type="topAndBottom" anchorx="page"/>
                </v:shape>
              </w:pict>
            </mc:Fallback>
          </mc:AlternateContent>
        </w:r>
      </w:del>
    </w:p>
    <w:p w14:paraId="433CF980" w14:textId="77777777" w:rsidR="00087420" w:rsidRDefault="001644E6">
      <w:pPr>
        <w:spacing w:before="21" w:line="244" w:lineRule="auto"/>
        <w:ind w:left="617" w:right="293" w:firstLine="274"/>
        <w:rPr>
          <w:del w:id="2069" w:author="Hughes, Anna E" w:date="2023-08-09T15:29:00Z"/>
          <w:sz w:val="20"/>
        </w:rPr>
      </w:pPr>
      <w:del w:id="2070" w:author="Hughes, Anna E" w:date="2023-08-09T15:29:00Z">
        <w:r>
          <w:rPr>
            <w:spacing w:val="-2"/>
            <w:position w:val="7"/>
            <w:sz w:val="14"/>
          </w:rPr>
          <w:delText>2</w:delText>
        </w:r>
        <w:r>
          <w:rPr>
            <w:spacing w:val="-2"/>
            <w:sz w:val="20"/>
          </w:rPr>
          <w:delText xml:space="preserve">See </w:delText>
        </w:r>
        <w:r>
          <w:rPr>
            <w:rFonts w:ascii="Times New Roman"/>
            <w:i/>
            <w:spacing w:val="-2"/>
            <w:sz w:val="20"/>
          </w:rPr>
          <w:delText>Supplementary</w:delText>
        </w:r>
        <w:r>
          <w:rPr>
            <w:rFonts w:ascii="Times New Roman"/>
            <w:i/>
            <w:spacing w:val="-7"/>
            <w:sz w:val="20"/>
          </w:rPr>
          <w:delText xml:space="preserve"> </w:delText>
        </w:r>
        <w:r>
          <w:rPr>
            <w:rFonts w:ascii="Times New Roman"/>
            <w:i/>
            <w:spacing w:val="-2"/>
            <w:sz w:val="20"/>
          </w:rPr>
          <w:delText>Materials</w:delText>
        </w:r>
        <w:r>
          <w:rPr>
            <w:rFonts w:ascii="Times New Roman"/>
            <w:i/>
            <w:spacing w:val="-7"/>
            <w:sz w:val="20"/>
          </w:rPr>
          <w:delText xml:space="preserve"> </w:delText>
        </w:r>
        <w:r>
          <w:rPr>
            <w:rFonts w:ascii="Times New Roman"/>
            <w:i/>
            <w:spacing w:val="-2"/>
            <w:sz w:val="20"/>
          </w:rPr>
          <w:delText>-</w:delText>
        </w:r>
        <w:r>
          <w:rPr>
            <w:rFonts w:ascii="Times New Roman"/>
            <w:i/>
            <w:spacing w:val="-7"/>
            <w:sz w:val="20"/>
          </w:rPr>
          <w:delText xml:space="preserve"> </w:delText>
        </w:r>
        <w:r>
          <w:rPr>
            <w:rFonts w:ascii="Times New Roman"/>
            <w:i/>
            <w:spacing w:val="-2"/>
            <w:sz w:val="20"/>
          </w:rPr>
          <w:delText>Pilot</w:delText>
        </w:r>
        <w:r>
          <w:rPr>
            <w:rFonts w:ascii="Times New Roman"/>
            <w:i/>
            <w:spacing w:val="-7"/>
            <w:sz w:val="20"/>
          </w:rPr>
          <w:delText xml:space="preserve"> </w:delText>
        </w:r>
        <w:r>
          <w:rPr>
            <w:rFonts w:ascii="Times New Roman"/>
            <w:i/>
            <w:spacing w:val="-2"/>
            <w:sz w:val="20"/>
          </w:rPr>
          <w:delText>Analysis</w:delText>
        </w:r>
        <w:r>
          <w:rPr>
            <w:rFonts w:ascii="Times New Roman"/>
            <w:i/>
            <w:spacing w:val="-7"/>
            <w:sz w:val="20"/>
          </w:rPr>
          <w:delText xml:space="preserve"> </w:delText>
        </w:r>
        <w:r>
          <w:rPr>
            <w:spacing w:val="-2"/>
            <w:sz w:val="20"/>
          </w:rPr>
          <w:delText xml:space="preserve">and </w:delText>
        </w:r>
        <w:r>
          <w:rPr>
            <w:rFonts w:ascii="Times New Roman"/>
            <w:i/>
            <w:spacing w:val="-2"/>
            <w:sz w:val="20"/>
          </w:rPr>
          <w:delText>Supplementary</w:delText>
        </w:r>
        <w:r>
          <w:rPr>
            <w:rFonts w:ascii="Times New Roman"/>
            <w:i/>
            <w:spacing w:val="-7"/>
            <w:sz w:val="20"/>
          </w:rPr>
          <w:delText xml:space="preserve"> </w:delText>
        </w:r>
        <w:r>
          <w:rPr>
            <w:rFonts w:ascii="Times New Roman"/>
            <w:i/>
            <w:spacing w:val="-2"/>
            <w:sz w:val="20"/>
          </w:rPr>
          <w:delText>Materials</w:delText>
        </w:r>
        <w:r>
          <w:rPr>
            <w:rFonts w:ascii="Times New Roman"/>
            <w:i/>
            <w:spacing w:val="-7"/>
            <w:sz w:val="20"/>
          </w:rPr>
          <w:delText xml:space="preserve"> </w:delText>
        </w:r>
        <w:r>
          <w:rPr>
            <w:rFonts w:ascii="Times New Roman"/>
            <w:i/>
            <w:spacing w:val="-2"/>
            <w:sz w:val="20"/>
          </w:rPr>
          <w:delText>-</w:delText>
        </w:r>
        <w:r>
          <w:rPr>
            <w:rFonts w:ascii="Times New Roman"/>
            <w:i/>
            <w:spacing w:val="-7"/>
            <w:sz w:val="20"/>
          </w:rPr>
          <w:delText xml:space="preserve"> </w:delText>
        </w:r>
        <w:r>
          <w:rPr>
            <w:rFonts w:ascii="Times New Roman"/>
            <w:i/>
            <w:spacing w:val="-2"/>
            <w:sz w:val="20"/>
          </w:rPr>
          <w:delText>Registered</w:delText>
        </w:r>
        <w:r>
          <w:rPr>
            <w:rFonts w:ascii="Times New Roman"/>
            <w:i/>
            <w:spacing w:val="-7"/>
            <w:sz w:val="20"/>
          </w:rPr>
          <w:delText xml:space="preserve"> </w:delText>
        </w:r>
        <w:r>
          <w:rPr>
            <w:rFonts w:ascii="Times New Roman"/>
            <w:i/>
            <w:spacing w:val="-2"/>
            <w:sz w:val="20"/>
          </w:rPr>
          <w:delText xml:space="preserve">Anal- </w:delText>
        </w:r>
        <w:r>
          <w:rPr>
            <w:rFonts w:ascii="Times New Roman"/>
            <w:i/>
            <w:sz w:val="20"/>
          </w:rPr>
          <w:delText xml:space="preserve">ysis </w:delText>
        </w:r>
        <w:r>
          <w:rPr>
            <w:sz w:val="20"/>
          </w:rPr>
          <w:delText>for full details of data cleaning.</w:delText>
        </w:r>
      </w:del>
    </w:p>
    <w:p w14:paraId="153C8B6E" w14:textId="77777777" w:rsidR="00087420" w:rsidRDefault="00087420">
      <w:pPr>
        <w:spacing w:line="244" w:lineRule="auto"/>
        <w:rPr>
          <w:del w:id="2071" w:author="Hughes, Anna E" w:date="2023-08-09T15:29:00Z"/>
          <w:sz w:val="20"/>
        </w:rPr>
        <w:sectPr w:rsidR="00087420">
          <w:type w:val="continuous"/>
          <w:pgSz w:w="12240" w:h="15840"/>
          <w:pgMar w:top="1820" w:right="1720" w:bottom="280" w:left="1600" w:header="0" w:footer="1818" w:gutter="0"/>
          <w:cols w:space="720"/>
        </w:sectPr>
      </w:pPr>
    </w:p>
    <w:p w14:paraId="4EBDABF7" w14:textId="77777777" w:rsidR="00087420" w:rsidRDefault="00087420">
      <w:pPr>
        <w:pStyle w:val="BodyText"/>
        <w:spacing w:before="0"/>
        <w:ind w:left="0"/>
        <w:rPr>
          <w:del w:id="2072" w:author="Hughes, Anna E" w:date="2023-08-09T15:29:00Z"/>
          <w:sz w:val="20"/>
        </w:rPr>
      </w:pPr>
    </w:p>
    <w:p w14:paraId="5D7AF4A0" w14:textId="77777777" w:rsidR="00087420" w:rsidRDefault="00087420">
      <w:pPr>
        <w:pStyle w:val="BodyText"/>
        <w:spacing w:before="0"/>
        <w:ind w:left="0"/>
        <w:rPr>
          <w:del w:id="2073" w:author="Hughes, Anna E" w:date="2023-08-09T15:29:00Z"/>
          <w:sz w:val="20"/>
        </w:rPr>
      </w:pPr>
    </w:p>
    <w:p w14:paraId="51078C6B" w14:textId="77777777" w:rsidR="00087420" w:rsidRDefault="00087420">
      <w:pPr>
        <w:rPr>
          <w:del w:id="2074" w:author="Hughes, Anna E" w:date="2023-08-09T15:29:00Z"/>
          <w:sz w:val="20"/>
        </w:rPr>
        <w:sectPr w:rsidR="00087420">
          <w:pgSz w:w="12240" w:h="15840"/>
          <w:pgMar w:top="1820" w:right="1720" w:bottom="2000" w:left="1600" w:header="0" w:footer="1818" w:gutter="0"/>
          <w:cols w:space="720"/>
        </w:sectPr>
      </w:pPr>
    </w:p>
    <w:p w14:paraId="29A2CD19" w14:textId="77777777" w:rsidR="00087420" w:rsidRDefault="00087420">
      <w:pPr>
        <w:pStyle w:val="BodyText"/>
        <w:spacing w:before="0"/>
        <w:ind w:left="0"/>
        <w:rPr>
          <w:del w:id="2075" w:author="Hughes, Anna E" w:date="2023-08-09T15:29:00Z"/>
          <w:sz w:val="12"/>
        </w:rPr>
      </w:pPr>
    </w:p>
    <w:p w14:paraId="65A304F5" w14:textId="77777777" w:rsidR="00087420" w:rsidRDefault="00087420">
      <w:pPr>
        <w:pStyle w:val="BodyText"/>
        <w:spacing w:before="0"/>
        <w:ind w:left="0"/>
        <w:rPr>
          <w:del w:id="2076" w:author="Hughes, Anna E" w:date="2023-08-09T15:29:00Z"/>
          <w:sz w:val="12"/>
        </w:rPr>
      </w:pPr>
    </w:p>
    <w:p w14:paraId="5453D65A" w14:textId="77777777" w:rsidR="00470D98" w:rsidRDefault="001E0CFE">
      <w:pPr>
        <w:pStyle w:val="BodyText"/>
        <w:spacing w:before="4"/>
        <w:ind w:left="0"/>
        <w:rPr>
          <w:ins w:id="2077" w:author="Hughes, Anna E" w:date="2023-08-09T15:29:00Z"/>
          <w:sz w:val="12"/>
        </w:rPr>
      </w:pPr>
      <w:ins w:id="2078" w:author="Hughes, Anna E" w:date="2023-08-09T15:29:00Z">
        <w:r>
          <w:rPr>
            <w:noProof/>
            <w:lang w:val="en-GB" w:eastAsia="en-GB"/>
          </w:rPr>
          <mc:AlternateContent>
            <mc:Choice Requires="wps">
              <w:drawing>
                <wp:anchor distT="0" distB="0" distL="0" distR="0" simplePos="0" relativeHeight="487599616" behindDoc="1" locked="0" layoutInCell="1" allowOverlap="1">
                  <wp:simplePos x="0" y="0"/>
                  <wp:positionH relativeFrom="page">
                    <wp:posOffset>1407845</wp:posOffset>
                  </wp:positionH>
                  <wp:positionV relativeFrom="paragraph">
                    <wp:posOffset>107131</wp:posOffset>
                  </wp:positionV>
                  <wp:extent cx="1974214" cy="1270"/>
                  <wp:effectExtent l="0" t="0" r="0" b="0"/>
                  <wp:wrapTopAndBottom/>
                  <wp:docPr id="86" name="Graphic 8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>
                          <a:xfrm>
                            <a:off x="0" y="0"/>
                            <a:ext cx="197421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4214">
                                <a:moveTo>
                                  <a:pt x="0" y="0"/>
                                </a:moveTo>
                                <a:lnTo>
                                  <a:pt x="197377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6ADADD9B" id="Graphic 86" o:spid="_x0000_s1026" style="position:absolute;margin-left:110.85pt;margin-top:8.45pt;width:155.45pt;height:.1pt;z-index:-15716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97421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" path="m,l1973770,e" filled="f" strokeweight=".14039mm">
                  <v:path arrowok="t"/>
                  <w10:wrap type="topAndBottom" anchorx="page"/>
                </v:shape>
              </w:pict>
            </mc:Fallback>
          </mc:AlternateContent>
        </w:r>
      </w:ins>
    </w:p>
    <w:p w14:paraId="2F531669" w14:textId="77777777" w:rsidR="00470D98" w:rsidRDefault="001E0CFE">
      <w:pPr>
        <w:spacing w:before="21" w:line="244" w:lineRule="auto"/>
        <w:ind w:left="617" w:right="447" w:firstLine="274"/>
        <w:rPr>
          <w:ins w:id="2079" w:author="Hughes, Anna E" w:date="2023-08-09T15:29:00Z"/>
          <w:sz w:val="20"/>
        </w:rPr>
      </w:pPr>
      <w:ins w:id="2080" w:author="Hughes, Anna E" w:date="2023-08-09T15:29:00Z">
        <w:r>
          <w:rPr>
            <w:w w:val="90"/>
            <w:position w:val="7"/>
            <w:sz w:val="14"/>
          </w:rPr>
          <w:t>2</w:t>
        </w:r>
        <w:bookmarkStart w:id="2081" w:name="_bookmark13"/>
        <w:bookmarkEnd w:id="2081"/>
        <w:r>
          <w:rPr>
            <w:w w:val="90"/>
            <w:sz w:val="20"/>
          </w:rPr>
          <w:t>Please note that incorrect trial removal was in the analysis plan as outlined in the Supplemen-</w:t>
        </w:r>
        <w:r>
          <w:rPr>
            <w:spacing w:val="40"/>
            <w:sz w:val="20"/>
          </w:rPr>
          <w:t xml:space="preserve"> </w:t>
        </w:r>
        <w:r>
          <w:rPr>
            <w:spacing w:val="-2"/>
            <w:sz w:val="20"/>
          </w:rPr>
          <w:t>tary</w:t>
        </w:r>
        <w:r>
          <w:rPr>
            <w:spacing w:val="-7"/>
            <w:sz w:val="20"/>
          </w:rPr>
          <w:t xml:space="preserve"> </w:t>
        </w:r>
        <w:r>
          <w:rPr>
            <w:spacing w:val="-2"/>
            <w:sz w:val="20"/>
          </w:rPr>
          <w:t>Materials,</w:t>
        </w:r>
        <w:r>
          <w:rPr>
            <w:spacing w:val="-7"/>
            <w:sz w:val="20"/>
          </w:rPr>
          <w:t xml:space="preserve"> </w:t>
        </w:r>
        <w:r>
          <w:rPr>
            <w:spacing w:val="-2"/>
            <w:sz w:val="20"/>
          </w:rPr>
          <w:t>but</w:t>
        </w:r>
        <w:r>
          <w:rPr>
            <w:spacing w:val="-7"/>
            <w:sz w:val="20"/>
          </w:rPr>
          <w:t xml:space="preserve"> </w:t>
        </w:r>
        <w:r>
          <w:rPr>
            <w:spacing w:val="-2"/>
            <w:sz w:val="20"/>
          </w:rPr>
          <w:t>was</w:t>
        </w:r>
        <w:r>
          <w:rPr>
            <w:spacing w:val="-7"/>
            <w:sz w:val="20"/>
          </w:rPr>
          <w:t xml:space="preserve"> </w:t>
        </w:r>
        <w:r>
          <w:rPr>
            <w:spacing w:val="-2"/>
            <w:sz w:val="20"/>
          </w:rPr>
          <w:t>accidentally</w:t>
        </w:r>
        <w:r>
          <w:rPr>
            <w:spacing w:val="-7"/>
            <w:sz w:val="20"/>
          </w:rPr>
          <w:t xml:space="preserve"> </w:t>
        </w:r>
        <w:r>
          <w:rPr>
            <w:spacing w:val="-2"/>
            <w:sz w:val="20"/>
          </w:rPr>
          <w:t>omitted</w:t>
        </w:r>
        <w:r>
          <w:rPr>
            <w:spacing w:val="-7"/>
            <w:sz w:val="20"/>
          </w:rPr>
          <w:t xml:space="preserve"> </w:t>
        </w:r>
        <w:r>
          <w:rPr>
            <w:spacing w:val="-2"/>
            <w:sz w:val="20"/>
          </w:rPr>
          <w:t>from</w:t>
        </w:r>
        <w:r>
          <w:rPr>
            <w:spacing w:val="-7"/>
            <w:sz w:val="20"/>
          </w:rPr>
          <w:t xml:space="preserve"> </w:t>
        </w:r>
        <w:r>
          <w:rPr>
            <w:spacing w:val="-2"/>
            <w:sz w:val="20"/>
          </w:rPr>
          <w:t>the</w:t>
        </w:r>
        <w:r>
          <w:rPr>
            <w:spacing w:val="-7"/>
            <w:sz w:val="20"/>
          </w:rPr>
          <w:t xml:space="preserve"> </w:t>
        </w:r>
        <w:r>
          <w:rPr>
            <w:spacing w:val="-2"/>
            <w:sz w:val="20"/>
          </w:rPr>
          <w:t>Stage</w:t>
        </w:r>
        <w:r>
          <w:rPr>
            <w:spacing w:val="-7"/>
            <w:sz w:val="20"/>
          </w:rPr>
          <w:t xml:space="preserve"> </w:t>
        </w:r>
        <w:r>
          <w:rPr>
            <w:spacing w:val="-2"/>
            <w:sz w:val="20"/>
          </w:rPr>
          <w:t>1</w:t>
        </w:r>
        <w:r>
          <w:rPr>
            <w:spacing w:val="-7"/>
            <w:sz w:val="20"/>
          </w:rPr>
          <w:t xml:space="preserve"> </w:t>
        </w:r>
        <w:r>
          <w:rPr>
            <w:spacing w:val="-2"/>
            <w:sz w:val="20"/>
          </w:rPr>
          <w:t>text.</w:t>
        </w:r>
      </w:ins>
    </w:p>
    <w:p w14:paraId="218F7A36" w14:textId="77777777" w:rsidR="00470D98" w:rsidRDefault="00470D98">
      <w:pPr>
        <w:spacing w:line="244" w:lineRule="auto"/>
        <w:rPr>
          <w:ins w:id="2082" w:author="Hughes, Anna E" w:date="2023-08-09T15:29:00Z"/>
          <w:sz w:val="20"/>
        </w:rPr>
        <w:sectPr w:rsidR="00470D98">
          <w:type w:val="continuous"/>
          <w:pgSz w:w="12240" w:h="15840"/>
          <w:pgMar w:top="1820" w:right="1720" w:bottom="280" w:left="1600" w:header="0" w:footer="1818" w:gutter="0"/>
          <w:cols w:space="720"/>
        </w:sectPr>
      </w:pPr>
    </w:p>
    <w:p w14:paraId="185028B6" w14:textId="77777777" w:rsidR="00470D98" w:rsidRDefault="00470D98">
      <w:pPr>
        <w:pStyle w:val="BodyText"/>
        <w:spacing w:before="0"/>
        <w:ind w:left="0"/>
        <w:rPr>
          <w:ins w:id="2083" w:author="Hughes, Anna E" w:date="2023-08-09T15:29:00Z"/>
          <w:sz w:val="20"/>
        </w:rPr>
      </w:pPr>
    </w:p>
    <w:p w14:paraId="56367F58" w14:textId="77777777" w:rsidR="00470D98" w:rsidRDefault="00470D98">
      <w:pPr>
        <w:pStyle w:val="BodyText"/>
        <w:spacing w:before="0"/>
        <w:ind w:left="0"/>
        <w:rPr>
          <w:ins w:id="2084" w:author="Hughes, Anna E" w:date="2023-08-09T15:29:00Z"/>
          <w:sz w:val="20"/>
        </w:rPr>
      </w:pPr>
    </w:p>
    <w:p w14:paraId="03C039C6" w14:textId="77777777" w:rsidR="00470D98" w:rsidRDefault="00470D98">
      <w:pPr>
        <w:rPr>
          <w:ins w:id="2085" w:author="Hughes, Anna E" w:date="2023-08-09T15:29:00Z"/>
          <w:sz w:val="20"/>
        </w:rPr>
        <w:sectPr w:rsidR="00470D98">
          <w:pgSz w:w="12240" w:h="15840"/>
          <w:pgMar w:top="1820" w:right="1720" w:bottom="2000" w:left="1600" w:header="0" w:footer="1818" w:gutter="0"/>
          <w:cols w:space="720"/>
        </w:sectPr>
      </w:pPr>
    </w:p>
    <w:p w14:paraId="00751C80" w14:textId="77777777" w:rsidR="00470D98" w:rsidRDefault="00470D98">
      <w:pPr>
        <w:pStyle w:val="BodyText"/>
        <w:spacing w:before="0"/>
        <w:ind w:left="0"/>
        <w:rPr>
          <w:ins w:id="2086" w:author="Hughes, Anna E" w:date="2023-08-09T15:29:00Z"/>
          <w:sz w:val="12"/>
        </w:rPr>
      </w:pPr>
    </w:p>
    <w:p w14:paraId="27D31D7D" w14:textId="77777777" w:rsidR="00470D98" w:rsidRDefault="00470D98">
      <w:pPr>
        <w:pStyle w:val="BodyText"/>
        <w:spacing w:before="0"/>
        <w:ind w:left="0"/>
        <w:rPr>
          <w:ins w:id="2087" w:author="Hughes, Anna E" w:date="2023-08-09T15:29:00Z"/>
          <w:sz w:val="12"/>
        </w:rPr>
      </w:pPr>
    </w:p>
    <w:p w14:paraId="691F06B8" w14:textId="77777777" w:rsidR="00470D98" w:rsidRDefault="001E0CFE">
      <w:pPr>
        <w:spacing w:before="72"/>
        <w:ind w:left="227"/>
        <w:rPr>
          <w:ins w:id="2088" w:author="Hughes, Anna E" w:date="2023-08-09T15:29:00Z"/>
          <w:rFonts w:ascii="Trebuchet MS"/>
          <w:sz w:val="12"/>
        </w:rPr>
      </w:pPr>
      <w:ins w:id="2089" w:author="Hughes, Anna E" w:date="2023-08-09T15:29:00Z">
        <w:r>
          <w:rPr>
            <w:rFonts w:ascii="Trebuchet MS"/>
            <w:spacing w:val="-5"/>
            <w:sz w:val="12"/>
          </w:rPr>
          <w:t>459</w:t>
        </w:r>
      </w:ins>
    </w:p>
    <w:p w14:paraId="534EC221" w14:textId="77777777" w:rsidR="00470D98" w:rsidRDefault="001E0CFE">
      <w:pPr>
        <w:ind w:left="227"/>
        <w:rPr>
          <w:moveFrom w:id="2090" w:author="Hughes, Anna E" w:date="2023-08-09T15:29:00Z"/>
          <w:rFonts w:ascii="Trebuchet MS"/>
          <w:sz w:val="12"/>
        </w:rPr>
        <w:pPrChange w:id="2091" w:author="Hughes, Anna E" w:date="2023-08-09T15:29:00Z">
          <w:pPr>
            <w:spacing w:before="72"/>
            <w:ind w:left="227"/>
          </w:pPr>
        </w:pPrChange>
      </w:pPr>
      <w:moveFromRangeStart w:id="2092" w:author="Hughes, Anna E" w:date="2023-08-09T15:29:00Z" w:name="move142487409"/>
      <w:moveFrom w:id="2093" w:author="Hughes, Anna E" w:date="2023-08-09T15:29:00Z">
        <w:r>
          <w:rPr>
            <w:rFonts w:ascii="Trebuchet MS"/>
            <w:spacing w:val="-5"/>
            <w:sz w:val="12"/>
          </w:rPr>
          <w:t>461</w:t>
        </w:r>
      </w:moveFrom>
    </w:p>
    <w:moveFromRangeEnd w:id="2092"/>
    <w:p w14:paraId="6651C308" w14:textId="77777777" w:rsidR="00470D98" w:rsidRDefault="001E0CFE">
      <w:pPr>
        <w:pStyle w:val="BodyText"/>
        <w:spacing w:before="238" w:line="270" w:lineRule="exact"/>
      </w:pPr>
      <w:r>
        <w:br w:type="column"/>
      </w:r>
      <w:r>
        <w:rPr>
          <w:spacing w:val="-4"/>
        </w:rPr>
        <w:t>All</w:t>
      </w:r>
      <w:r>
        <w:rPr>
          <w:spacing w:val="3"/>
        </w:rPr>
        <w:t xml:space="preserve"> </w:t>
      </w:r>
      <w:r>
        <w:rPr>
          <w:spacing w:val="-4"/>
        </w:rPr>
        <w:t>Bayesian</w:t>
      </w:r>
      <w:r>
        <w:rPr>
          <w:spacing w:val="3"/>
        </w:rPr>
        <w:t xml:space="preserve"> </w:t>
      </w:r>
      <w:r>
        <w:rPr>
          <w:spacing w:val="-4"/>
        </w:rPr>
        <w:t>models</w:t>
      </w:r>
      <w:r>
        <w:rPr>
          <w:spacing w:val="4"/>
        </w:rPr>
        <w:t xml:space="preserve"> </w:t>
      </w:r>
      <w:r>
        <w:rPr>
          <w:spacing w:val="-4"/>
        </w:rPr>
        <w:t>were</w:t>
      </w:r>
      <w:r>
        <w:rPr>
          <w:spacing w:val="3"/>
        </w:rPr>
        <w:t xml:space="preserve"> </w:t>
      </w:r>
      <w:r>
        <w:rPr>
          <w:spacing w:val="-4"/>
        </w:rPr>
        <w:t>fit</w:t>
      </w:r>
      <w:r>
        <w:rPr>
          <w:spacing w:val="4"/>
        </w:rPr>
        <w:t xml:space="preserve"> </w:t>
      </w:r>
      <w:r>
        <w:rPr>
          <w:spacing w:val="-4"/>
        </w:rPr>
        <w:t>to</w:t>
      </w:r>
      <w:r>
        <w:rPr>
          <w:spacing w:val="3"/>
        </w:rPr>
        <w:t xml:space="preserve"> </w:t>
      </w:r>
      <w:r>
        <w:rPr>
          <w:spacing w:val="-4"/>
        </w:rPr>
        <w:t>the</w:t>
      </w:r>
      <w:r>
        <w:rPr>
          <w:spacing w:val="3"/>
        </w:rPr>
        <w:t xml:space="preserve"> </w:t>
      </w:r>
      <w:r>
        <w:rPr>
          <w:spacing w:val="-4"/>
        </w:rPr>
        <w:t>new</w:t>
      </w:r>
      <w:r>
        <w:rPr>
          <w:spacing w:val="4"/>
        </w:rPr>
        <w:t xml:space="preserve"> </w:t>
      </w:r>
      <w:r>
        <w:rPr>
          <w:spacing w:val="-4"/>
        </w:rPr>
        <w:t>data</w:t>
      </w:r>
      <w:r>
        <w:rPr>
          <w:spacing w:val="3"/>
        </w:rPr>
        <w:t xml:space="preserve"> </w:t>
      </w:r>
      <w:r>
        <w:rPr>
          <w:spacing w:val="-4"/>
        </w:rPr>
        <w:t>using</w:t>
      </w:r>
      <w:r>
        <w:rPr>
          <w:spacing w:val="4"/>
        </w:rPr>
        <w:t xml:space="preserve"> </w:t>
      </w:r>
      <w:r>
        <w:rPr>
          <w:spacing w:val="-4"/>
        </w:rPr>
        <w:t>exactly</w:t>
      </w:r>
      <w:r>
        <w:rPr>
          <w:spacing w:val="3"/>
        </w:rPr>
        <w:t xml:space="preserve"> </w:t>
      </w:r>
      <w:r>
        <w:rPr>
          <w:spacing w:val="-4"/>
        </w:rPr>
        <w:t>the</w:t>
      </w:r>
      <w:r>
        <w:rPr>
          <w:spacing w:val="3"/>
        </w:rPr>
        <w:t xml:space="preserve"> </w:t>
      </w:r>
      <w:r>
        <w:rPr>
          <w:spacing w:val="-4"/>
        </w:rPr>
        <w:t>same</w:t>
      </w:r>
      <w:r>
        <w:rPr>
          <w:spacing w:val="4"/>
        </w:rPr>
        <w:t xml:space="preserve"> </w:t>
      </w:r>
      <w:r>
        <w:rPr>
          <w:spacing w:val="-4"/>
        </w:rPr>
        <w:t>proce-</w:t>
      </w:r>
    </w:p>
    <w:p w14:paraId="69B3E790" w14:textId="77777777" w:rsidR="00470D98" w:rsidRDefault="00791F47">
      <w:pPr>
        <w:spacing w:line="26" w:lineRule="exact"/>
        <w:ind w:left="301"/>
        <w:rPr>
          <w:sz w:val="18"/>
        </w:rPr>
      </w:pPr>
      <w:hyperlink w:anchor="_bookmark14" w:history="1">
        <w:r w:rsidR="001E0CFE">
          <w:rPr>
            <w:w w:val="89"/>
            <w:sz w:val="18"/>
          </w:rPr>
          <w:t>3</w:t>
        </w:r>
      </w:hyperlink>
    </w:p>
    <w:p w14:paraId="35C78177" w14:textId="77777777" w:rsidR="00470D98" w:rsidRDefault="00470D98">
      <w:pPr>
        <w:spacing w:line="26" w:lineRule="exact"/>
        <w:rPr>
          <w:sz w:val="18"/>
        </w:rPr>
        <w:sectPr w:rsidR="00470D98">
          <w:type w:val="continuous"/>
          <w:pgSz w:w="12240" w:h="15840"/>
          <w:pgMar w:top="1820" w:right="1720" w:bottom="280" w:left="1600" w:header="0" w:footer="1818" w:gutter="0"/>
          <w:cols w:num="2" w:space="720" w:equalWidth="0">
            <w:col w:w="458" w:space="283"/>
            <w:col w:w="8179"/>
          </w:cols>
        </w:sectPr>
      </w:pPr>
    </w:p>
    <w:p w14:paraId="41BE7943" w14:textId="77777777" w:rsidR="00470D98" w:rsidRDefault="00470D98">
      <w:pPr>
        <w:pStyle w:val="BodyText"/>
        <w:spacing w:before="2"/>
        <w:ind w:left="0"/>
        <w:rPr>
          <w:sz w:val="9"/>
        </w:rPr>
      </w:pPr>
    </w:p>
    <w:p w14:paraId="433EE0AC" w14:textId="77777777" w:rsidR="00470D98" w:rsidRDefault="001E0CFE">
      <w:pPr>
        <w:spacing w:before="1"/>
        <w:ind w:left="227"/>
        <w:rPr>
          <w:ins w:id="2094" w:author="Hughes, Anna E" w:date="2023-08-09T15:29:00Z"/>
          <w:rFonts w:ascii="Trebuchet MS"/>
          <w:sz w:val="12"/>
        </w:rPr>
      </w:pPr>
      <w:ins w:id="2095" w:author="Hughes, Anna E" w:date="2023-08-09T15:29:00Z">
        <w:r>
          <w:rPr>
            <w:rFonts w:ascii="Trebuchet MS"/>
            <w:spacing w:val="-5"/>
            <w:sz w:val="12"/>
          </w:rPr>
          <w:t>460</w:t>
        </w:r>
      </w:ins>
    </w:p>
    <w:p w14:paraId="0F7A599D" w14:textId="77777777" w:rsidR="00470D98" w:rsidRDefault="001E0CFE">
      <w:pPr>
        <w:spacing w:before="1"/>
        <w:ind w:left="227"/>
        <w:rPr>
          <w:moveFrom w:id="2096" w:author="Hughes, Anna E" w:date="2023-08-09T15:29:00Z"/>
          <w:rFonts w:ascii="Trebuchet MS"/>
          <w:sz w:val="12"/>
        </w:rPr>
      </w:pPr>
      <w:moveFromRangeStart w:id="2097" w:author="Hughes, Anna E" w:date="2023-08-09T15:29:00Z" w:name="move142487410"/>
      <w:moveFrom w:id="2098" w:author="Hughes, Anna E" w:date="2023-08-09T15:29:00Z">
        <w:r>
          <w:rPr>
            <w:rFonts w:ascii="Trebuchet MS"/>
            <w:spacing w:val="-5"/>
            <w:sz w:val="12"/>
          </w:rPr>
          <w:t>462</w:t>
        </w:r>
      </w:moveFrom>
    </w:p>
    <w:moveFromRangeEnd w:id="2097"/>
    <w:p w14:paraId="5E3DFE73" w14:textId="77777777" w:rsidR="00470D98" w:rsidRDefault="001E0CFE">
      <w:pPr>
        <w:pStyle w:val="BodyText"/>
        <w:spacing w:before="0" w:line="274" w:lineRule="exact"/>
        <w:ind w:left="159"/>
      </w:pPr>
      <w:r>
        <w:br w:type="column"/>
      </w:r>
      <w:r>
        <w:rPr>
          <w:spacing w:val="-4"/>
        </w:rPr>
        <w:t>dure</w:t>
      </w:r>
      <w:r>
        <w:rPr>
          <w:spacing w:val="68"/>
        </w:rPr>
        <w:t xml:space="preserve"> </w:t>
      </w:r>
      <w:r>
        <w:rPr>
          <w:spacing w:val="-4"/>
        </w:rPr>
        <w:t>as</w:t>
      </w:r>
      <w:r>
        <w:t xml:space="preserve"> </w:t>
      </w:r>
      <w:r>
        <w:rPr>
          <w:spacing w:val="-4"/>
        </w:rPr>
        <w:t>the</w:t>
      </w:r>
      <w:r>
        <w:rPr>
          <w:spacing w:val="1"/>
        </w:rPr>
        <w:t xml:space="preserve"> </w:t>
      </w:r>
      <w:r>
        <w:rPr>
          <w:spacing w:val="-4"/>
        </w:rPr>
        <w:t>pilot</w:t>
      </w:r>
      <w:r>
        <w:rPr>
          <w:spacing w:val="1"/>
        </w:rPr>
        <w:t xml:space="preserve"> </w:t>
      </w:r>
      <w:r>
        <w:rPr>
          <w:spacing w:val="-4"/>
        </w:rPr>
        <w:t>data</w:t>
      </w:r>
      <w:r>
        <w:t xml:space="preserve"> </w:t>
      </w:r>
      <w:r>
        <w:rPr>
          <w:spacing w:val="-4"/>
        </w:rPr>
        <w:t>presented</w:t>
      </w:r>
      <w:r>
        <w:t xml:space="preserve"> </w:t>
      </w:r>
      <w:r>
        <w:rPr>
          <w:spacing w:val="-4"/>
        </w:rPr>
        <w:t>in</w:t>
      </w:r>
      <w:r>
        <w:rPr>
          <w:spacing w:val="1"/>
        </w:rPr>
        <w:t xml:space="preserve"> </w:t>
      </w:r>
      <w:r>
        <w:rPr>
          <w:spacing w:val="-4"/>
        </w:rPr>
        <w:t>the</w:t>
      </w:r>
      <w:r>
        <w:t xml:space="preserve"> </w:t>
      </w:r>
      <w:r>
        <w:rPr>
          <w:spacing w:val="-4"/>
        </w:rPr>
        <w:t>Stage</w:t>
      </w:r>
      <w:r>
        <w:t xml:space="preserve"> </w:t>
      </w:r>
      <w:r>
        <w:rPr>
          <w:spacing w:val="-4"/>
        </w:rPr>
        <w:t>One</w:t>
      </w:r>
      <w:r>
        <w:rPr>
          <w:spacing w:val="1"/>
        </w:rPr>
        <w:t xml:space="preserve"> </w:t>
      </w:r>
      <w:r>
        <w:rPr>
          <w:spacing w:val="-4"/>
        </w:rPr>
        <w:t>review</w:t>
      </w:r>
      <w:r>
        <w:rPr>
          <w:spacing w:val="1"/>
        </w:rPr>
        <w:t xml:space="preserve"> </w:t>
      </w:r>
      <w:r>
        <w:rPr>
          <w:spacing w:val="-4"/>
        </w:rPr>
        <w:t>process.</w:t>
      </w:r>
      <w:r>
        <w:rPr>
          <w:spacing w:val="37"/>
        </w:rPr>
        <w:t xml:space="preserve"> </w:t>
      </w:r>
      <w:r>
        <w:rPr>
          <w:spacing w:val="-4"/>
        </w:rPr>
        <w:t>We</w:t>
      </w:r>
      <w:r>
        <w:rPr>
          <w:spacing w:val="1"/>
        </w:rPr>
        <w:t xml:space="preserve"> </w:t>
      </w:r>
      <w:r>
        <w:rPr>
          <w:spacing w:val="-4"/>
        </w:rPr>
        <w:t>checked</w:t>
      </w:r>
    </w:p>
    <w:p w14:paraId="0B576510" w14:textId="77777777" w:rsidR="00470D98" w:rsidRDefault="00470D98">
      <w:pPr>
        <w:spacing w:line="274" w:lineRule="exact"/>
        <w:sectPr w:rsidR="00470D98">
          <w:type w:val="continuous"/>
          <w:pgSz w:w="12240" w:h="15840"/>
          <w:pgMar w:top="1820" w:right="1720" w:bottom="280" w:left="1600" w:header="0" w:footer="1818" w:gutter="0"/>
          <w:cols w:num="2" w:space="720" w:equalWidth="0">
            <w:col w:w="418" w:space="40"/>
            <w:col w:w="8462"/>
          </w:cols>
        </w:sectPr>
      </w:pPr>
    </w:p>
    <w:p w14:paraId="32CCBDC7" w14:textId="77777777" w:rsidR="00470D98" w:rsidRDefault="00470D98">
      <w:pPr>
        <w:pStyle w:val="BodyText"/>
        <w:spacing w:before="5"/>
        <w:ind w:left="0"/>
        <w:rPr>
          <w:sz w:val="10"/>
        </w:rPr>
      </w:pPr>
    </w:p>
    <w:p w14:paraId="73994026" w14:textId="77777777" w:rsidR="00470D98" w:rsidRDefault="001E0CFE">
      <w:pPr>
        <w:ind w:left="227"/>
        <w:rPr>
          <w:moveTo w:id="2099" w:author="Hughes, Anna E" w:date="2023-08-09T15:29:00Z"/>
          <w:rFonts w:ascii="Trebuchet MS"/>
          <w:sz w:val="12"/>
        </w:rPr>
        <w:pPrChange w:id="2100" w:author="Hughes, Anna E" w:date="2023-08-09T15:29:00Z">
          <w:pPr>
            <w:spacing w:before="72"/>
            <w:ind w:left="227"/>
          </w:pPr>
        </w:pPrChange>
      </w:pPr>
      <w:moveToRangeStart w:id="2101" w:author="Hughes, Anna E" w:date="2023-08-09T15:29:00Z" w:name="move142487409"/>
      <w:moveTo w:id="2102" w:author="Hughes, Anna E" w:date="2023-08-09T15:29:00Z">
        <w:r>
          <w:rPr>
            <w:rFonts w:ascii="Trebuchet MS"/>
            <w:spacing w:val="-5"/>
            <w:sz w:val="12"/>
          </w:rPr>
          <w:t>461</w:t>
        </w:r>
      </w:moveTo>
    </w:p>
    <w:moveToRangeEnd w:id="2101"/>
    <w:p w14:paraId="593EEF3C" w14:textId="77777777" w:rsidR="00470D98" w:rsidRDefault="00470D98">
      <w:pPr>
        <w:pStyle w:val="BodyText"/>
        <w:spacing w:before="10"/>
        <w:ind w:left="0"/>
        <w:rPr>
          <w:ins w:id="2103" w:author="Hughes, Anna E" w:date="2023-08-09T15:29:00Z"/>
          <w:rFonts w:ascii="Trebuchet MS"/>
          <w:sz w:val="12"/>
        </w:rPr>
      </w:pPr>
    </w:p>
    <w:p w14:paraId="5E6CAD55" w14:textId="77777777" w:rsidR="00470D98" w:rsidRDefault="001E0CFE">
      <w:pPr>
        <w:spacing w:before="1"/>
        <w:ind w:left="227"/>
        <w:rPr>
          <w:moveTo w:id="2104" w:author="Hughes, Anna E" w:date="2023-08-09T15:29:00Z"/>
          <w:rFonts w:ascii="Trebuchet MS"/>
          <w:sz w:val="12"/>
        </w:rPr>
      </w:pPr>
      <w:moveToRangeStart w:id="2105" w:author="Hughes, Anna E" w:date="2023-08-09T15:29:00Z" w:name="move142487410"/>
      <w:moveTo w:id="2106" w:author="Hughes, Anna E" w:date="2023-08-09T15:29:00Z">
        <w:r>
          <w:rPr>
            <w:rFonts w:ascii="Trebuchet MS"/>
            <w:spacing w:val="-5"/>
            <w:sz w:val="12"/>
          </w:rPr>
          <w:t>462</w:t>
        </w:r>
      </w:moveTo>
    </w:p>
    <w:moveToRangeEnd w:id="2105"/>
    <w:p w14:paraId="0A427C3C" w14:textId="77777777" w:rsidR="00470D98" w:rsidRDefault="00470D98">
      <w:pPr>
        <w:pStyle w:val="BodyText"/>
        <w:spacing w:before="10"/>
        <w:ind w:left="0"/>
        <w:rPr>
          <w:ins w:id="2107" w:author="Hughes, Anna E" w:date="2023-08-09T15:29:00Z"/>
          <w:rFonts w:ascii="Trebuchet MS"/>
          <w:sz w:val="12"/>
        </w:rPr>
      </w:pPr>
    </w:p>
    <w:p w14:paraId="33A4C1EB" w14:textId="77777777" w:rsidR="00470D98" w:rsidRDefault="001E0CFE">
      <w:pPr>
        <w:ind w:left="22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463</w:t>
      </w:r>
    </w:p>
    <w:p w14:paraId="52B03015" w14:textId="77777777" w:rsidR="00470D98" w:rsidRDefault="00470D98">
      <w:pPr>
        <w:pStyle w:val="BodyText"/>
        <w:spacing w:before="0"/>
        <w:ind w:left="0"/>
        <w:rPr>
          <w:ins w:id="2108" w:author="Hughes, Anna E" w:date="2023-08-09T15:29:00Z"/>
          <w:rFonts w:ascii="Trebuchet MS"/>
          <w:sz w:val="12"/>
        </w:rPr>
      </w:pPr>
    </w:p>
    <w:p w14:paraId="4C317C0E" w14:textId="77777777" w:rsidR="00470D98" w:rsidRDefault="00470D98">
      <w:pPr>
        <w:pStyle w:val="BodyText"/>
        <w:spacing w:before="0"/>
        <w:ind w:left="0"/>
        <w:rPr>
          <w:ins w:id="2109" w:author="Hughes, Anna E" w:date="2023-08-09T15:29:00Z"/>
          <w:rFonts w:ascii="Trebuchet MS"/>
          <w:sz w:val="12"/>
        </w:rPr>
      </w:pPr>
    </w:p>
    <w:p w14:paraId="21710A8B" w14:textId="77777777" w:rsidR="00470D98" w:rsidRDefault="00470D98">
      <w:pPr>
        <w:pStyle w:val="BodyText"/>
        <w:spacing w:before="3"/>
        <w:ind w:left="0"/>
        <w:rPr>
          <w:rFonts w:ascii="Trebuchet MS"/>
          <w:sz w:val="9"/>
          <w:rPrChange w:id="2110" w:author="Hughes, Anna E" w:date="2023-08-09T15:29:00Z">
            <w:rPr>
              <w:rFonts w:ascii="Trebuchet MS"/>
              <w:sz w:val="12"/>
            </w:rPr>
          </w:rPrChange>
        </w:rPr>
        <w:pPrChange w:id="2111" w:author="Hughes, Anna E" w:date="2023-08-09T15:29:00Z">
          <w:pPr>
            <w:pStyle w:val="BodyText"/>
            <w:spacing w:before="10"/>
            <w:ind w:left="0"/>
          </w:pPr>
        </w:pPrChange>
      </w:pPr>
    </w:p>
    <w:p w14:paraId="08AE27BA" w14:textId="77777777" w:rsidR="00470D98" w:rsidRDefault="001E0CFE">
      <w:pPr>
        <w:spacing w:before="1"/>
        <w:ind w:left="22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464</w:t>
      </w:r>
    </w:p>
    <w:p w14:paraId="1C36CB03" w14:textId="77777777" w:rsidR="00470D98" w:rsidRDefault="00470D98">
      <w:pPr>
        <w:pStyle w:val="BodyText"/>
        <w:spacing w:before="9"/>
        <w:ind w:left="0"/>
        <w:rPr>
          <w:rFonts w:ascii="Trebuchet MS"/>
          <w:sz w:val="17"/>
          <w:rPrChange w:id="2112" w:author="Hughes, Anna E" w:date="2023-08-09T15:29:00Z">
            <w:rPr>
              <w:rFonts w:ascii="Trebuchet MS"/>
              <w:sz w:val="12"/>
            </w:rPr>
          </w:rPrChange>
        </w:rPr>
        <w:pPrChange w:id="2113" w:author="Hughes, Anna E" w:date="2023-08-09T15:29:00Z">
          <w:pPr>
            <w:pStyle w:val="BodyText"/>
            <w:spacing w:before="10"/>
            <w:ind w:left="0"/>
          </w:pPr>
        </w:pPrChange>
      </w:pPr>
    </w:p>
    <w:p w14:paraId="7D16EDA8" w14:textId="77777777" w:rsidR="00470D98" w:rsidRDefault="001E0CFE">
      <w:pPr>
        <w:spacing w:before="1"/>
        <w:ind w:left="227"/>
        <w:rPr>
          <w:rFonts w:ascii="Trebuchet MS"/>
          <w:sz w:val="12"/>
        </w:rPr>
        <w:pPrChange w:id="2114" w:author="Hughes, Anna E" w:date="2023-08-09T15:29:00Z">
          <w:pPr>
            <w:ind w:left="227"/>
          </w:pPr>
        </w:pPrChange>
      </w:pPr>
      <w:r>
        <w:rPr>
          <w:rFonts w:ascii="Trebuchet MS"/>
          <w:spacing w:val="-5"/>
          <w:sz w:val="12"/>
        </w:rPr>
        <w:t>465</w:t>
      </w:r>
    </w:p>
    <w:p w14:paraId="73A82F61" w14:textId="77777777" w:rsidR="00470D98" w:rsidRDefault="00470D98">
      <w:pPr>
        <w:pStyle w:val="BodyText"/>
        <w:spacing w:before="10"/>
        <w:ind w:left="0"/>
        <w:rPr>
          <w:rFonts w:ascii="Trebuchet MS"/>
          <w:sz w:val="12"/>
        </w:rPr>
        <w:pPrChange w:id="2115" w:author="Hughes, Anna E" w:date="2023-08-09T15:29:00Z">
          <w:pPr>
            <w:pStyle w:val="BodyText"/>
            <w:spacing w:before="0"/>
            <w:ind w:left="0"/>
          </w:pPr>
        </w:pPrChange>
      </w:pPr>
    </w:p>
    <w:p w14:paraId="63CC858B" w14:textId="77777777" w:rsidR="00087420" w:rsidRDefault="00087420">
      <w:pPr>
        <w:pStyle w:val="BodyText"/>
        <w:spacing w:before="0"/>
        <w:ind w:left="0"/>
        <w:rPr>
          <w:del w:id="2116" w:author="Hughes, Anna E" w:date="2023-08-09T15:29:00Z"/>
          <w:rFonts w:ascii="Trebuchet MS"/>
          <w:sz w:val="12"/>
        </w:rPr>
      </w:pPr>
    </w:p>
    <w:p w14:paraId="382C1776" w14:textId="77777777" w:rsidR="00087420" w:rsidRDefault="00087420">
      <w:pPr>
        <w:pStyle w:val="BodyText"/>
        <w:spacing w:before="3"/>
        <w:ind w:left="0"/>
        <w:rPr>
          <w:del w:id="2117" w:author="Hughes, Anna E" w:date="2023-08-09T15:29:00Z"/>
          <w:rFonts w:ascii="Trebuchet MS"/>
          <w:sz w:val="9"/>
        </w:rPr>
      </w:pPr>
    </w:p>
    <w:p w14:paraId="162E8511" w14:textId="77777777" w:rsidR="00470D98" w:rsidRDefault="001E0CFE">
      <w:pPr>
        <w:ind w:left="227"/>
        <w:rPr>
          <w:rFonts w:ascii="Trebuchet MS"/>
          <w:sz w:val="12"/>
        </w:rPr>
        <w:pPrChange w:id="2118" w:author="Hughes, Anna E" w:date="2023-08-09T15:29:00Z">
          <w:pPr>
            <w:spacing w:before="1"/>
            <w:ind w:left="227"/>
          </w:pPr>
        </w:pPrChange>
      </w:pPr>
      <w:r>
        <w:rPr>
          <w:rFonts w:ascii="Trebuchet MS"/>
          <w:spacing w:val="-5"/>
          <w:sz w:val="12"/>
        </w:rPr>
        <w:t>466</w:t>
      </w:r>
    </w:p>
    <w:p w14:paraId="11B39526" w14:textId="77777777" w:rsidR="00470D98" w:rsidRDefault="00470D98">
      <w:pPr>
        <w:pStyle w:val="BodyText"/>
        <w:spacing w:before="10"/>
        <w:ind w:left="0"/>
        <w:rPr>
          <w:rFonts w:ascii="Trebuchet MS"/>
          <w:sz w:val="12"/>
          <w:rPrChange w:id="2119" w:author="Hughes, Anna E" w:date="2023-08-09T15:29:00Z">
            <w:rPr>
              <w:rFonts w:ascii="Trebuchet MS"/>
              <w:sz w:val="17"/>
            </w:rPr>
          </w:rPrChange>
        </w:rPr>
        <w:pPrChange w:id="2120" w:author="Hughes, Anna E" w:date="2023-08-09T15:29:00Z">
          <w:pPr>
            <w:pStyle w:val="BodyText"/>
            <w:spacing w:before="9"/>
            <w:ind w:left="0"/>
          </w:pPr>
        </w:pPrChange>
      </w:pPr>
    </w:p>
    <w:p w14:paraId="316DA095" w14:textId="77777777" w:rsidR="00470D98" w:rsidRDefault="001E0CFE">
      <w:pPr>
        <w:ind w:left="227"/>
        <w:rPr>
          <w:rFonts w:ascii="Trebuchet MS"/>
          <w:sz w:val="12"/>
        </w:rPr>
        <w:pPrChange w:id="2121" w:author="Hughes, Anna E" w:date="2023-08-09T15:29:00Z">
          <w:pPr>
            <w:spacing w:before="1"/>
            <w:ind w:left="227"/>
          </w:pPr>
        </w:pPrChange>
      </w:pPr>
      <w:r>
        <w:rPr>
          <w:rFonts w:ascii="Trebuchet MS"/>
          <w:spacing w:val="-5"/>
          <w:sz w:val="12"/>
        </w:rPr>
        <w:t>467</w:t>
      </w:r>
    </w:p>
    <w:p w14:paraId="55B63C6F" w14:textId="77777777" w:rsidR="00470D98" w:rsidRDefault="00470D98">
      <w:pPr>
        <w:pStyle w:val="BodyText"/>
        <w:spacing w:before="10"/>
        <w:ind w:left="0"/>
        <w:rPr>
          <w:rFonts w:ascii="Trebuchet MS"/>
          <w:sz w:val="12"/>
        </w:rPr>
      </w:pPr>
    </w:p>
    <w:p w14:paraId="4B395307" w14:textId="77777777" w:rsidR="00470D98" w:rsidRDefault="001E0CFE">
      <w:pPr>
        <w:ind w:left="22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468</w:t>
      </w:r>
    </w:p>
    <w:p w14:paraId="7133122D" w14:textId="77777777" w:rsidR="00470D98" w:rsidRDefault="00470D98">
      <w:pPr>
        <w:pStyle w:val="BodyText"/>
        <w:spacing w:before="10"/>
        <w:ind w:left="0"/>
        <w:rPr>
          <w:rFonts w:ascii="Trebuchet MS"/>
          <w:sz w:val="12"/>
        </w:rPr>
      </w:pPr>
    </w:p>
    <w:p w14:paraId="4F4D31FF" w14:textId="77777777" w:rsidR="00470D98" w:rsidRDefault="001E0CFE">
      <w:pPr>
        <w:spacing w:before="1"/>
        <w:ind w:left="227"/>
        <w:rPr>
          <w:rFonts w:ascii="Trebuchet MS"/>
          <w:sz w:val="12"/>
        </w:rPr>
        <w:pPrChange w:id="2122" w:author="Hughes, Anna E" w:date="2023-08-09T15:29:00Z">
          <w:pPr>
            <w:ind w:left="227"/>
          </w:pPr>
        </w:pPrChange>
      </w:pPr>
      <w:r>
        <w:rPr>
          <w:rFonts w:ascii="Trebuchet MS"/>
          <w:spacing w:val="-5"/>
          <w:sz w:val="12"/>
        </w:rPr>
        <w:t>469</w:t>
      </w:r>
    </w:p>
    <w:p w14:paraId="5F83E1F8" w14:textId="77777777" w:rsidR="00470D98" w:rsidRDefault="00470D98">
      <w:pPr>
        <w:pStyle w:val="BodyText"/>
        <w:spacing w:before="10"/>
        <w:ind w:left="0"/>
        <w:rPr>
          <w:rFonts w:ascii="Trebuchet MS"/>
          <w:sz w:val="12"/>
        </w:rPr>
      </w:pPr>
    </w:p>
    <w:p w14:paraId="6180DB3B" w14:textId="77777777" w:rsidR="00470D98" w:rsidRDefault="001E0CFE">
      <w:pPr>
        <w:ind w:left="22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470</w:t>
      </w:r>
    </w:p>
    <w:p w14:paraId="2767551B" w14:textId="77777777" w:rsidR="00470D98" w:rsidRDefault="00470D98">
      <w:pPr>
        <w:pStyle w:val="BodyText"/>
        <w:spacing w:before="10"/>
        <w:ind w:left="0"/>
        <w:rPr>
          <w:rFonts w:ascii="Trebuchet MS"/>
          <w:sz w:val="12"/>
        </w:rPr>
      </w:pPr>
    </w:p>
    <w:p w14:paraId="4238AB26" w14:textId="77777777" w:rsidR="00470D98" w:rsidRDefault="001E0CFE">
      <w:pPr>
        <w:ind w:left="227"/>
        <w:rPr>
          <w:rFonts w:ascii="Trebuchet MS"/>
          <w:sz w:val="12"/>
        </w:rPr>
        <w:pPrChange w:id="2123" w:author="Hughes, Anna E" w:date="2023-08-09T15:29:00Z">
          <w:pPr>
            <w:spacing w:before="1"/>
            <w:ind w:left="227"/>
          </w:pPr>
        </w:pPrChange>
      </w:pPr>
      <w:r>
        <w:rPr>
          <w:rFonts w:ascii="Trebuchet MS"/>
          <w:spacing w:val="-5"/>
          <w:sz w:val="12"/>
        </w:rPr>
        <w:t>471</w:t>
      </w:r>
    </w:p>
    <w:p w14:paraId="130AAF71" w14:textId="77777777" w:rsidR="00470D98" w:rsidRDefault="00470D98">
      <w:pPr>
        <w:pStyle w:val="BodyText"/>
        <w:spacing w:before="10"/>
        <w:ind w:left="0"/>
        <w:rPr>
          <w:rFonts w:ascii="Trebuchet MS"/>
          <w:sz w:val="12"/>
        </w:rPr>
      </w:pPr>
    </w:p>
    <w:p w14:paraId="1BF94557" w14:textId="77777777" w:rsidR="00470D98" w:rsidRDefault="001E0CFE">
      <w:pPr>
        <w:ind w:left="22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472</w:t>
      </w:r>
    </w:p>
    <w:p w14:paraId="44E5D26D" w14:textId="77777777" w:rsidR="00470D98" w:rsidRDefault="00470D98">
      <w:pPr>
        <w:pStyle w:val="BodyText"/>
        <w:spacing w:before="10"/>
        <w:ind w:left="0"/>
        <w:rPr>
          <w:rFonts w:ascii="Trebuchet MS"/>
          <w:sz w:val="12"/>
        </w:rPr>
      </w:pPr>
    </w:p>
    <w:p w14:paraId="3FC685CD" w14:textId="77777777" w:rsidR="00470D98" w:rsidRDefault="001E0CFE">
      <w:pPr>
        <w:spacing w:before="1"/>
        <w:ind w:left="227"/>
        <w:rPr>
          <w:rFonts w:ascii="Trebuchet MS"/>
          <w:sz w:val="12"/>
        </w:rPr>
        <w:pPrChange w:id="2124" w:author="Hughes, Anna E" w:date="2023-08-09T15:29:00Z">
          <w:pPr>
            <w:ind w:left="227"/>
          </w:pPr>
        </w:pPrChange>
      </w:pPr>
      <w:r>
        <w:rPr>
          <w:rFonts w:ascii="Trebuchet MS"/>
          <w:spacing w:val="-5"/>
          <w:sz w:val="12"/>
        </w:rPr>
        <w:t>473</w:t>
      </w:r>
    </w:p>
    <w:p w14:paraId="3E07DA05" w14:textId="77777777" w:rsidR="00470D98" w:rsidRDefault="00470D98">
      <w:pPr>
        <w:pStyle w:val="BodyText"/>
        <w:spacing w:before="10"/>
        <w:ind w:left="0"/>
        <w:rPr>
          <w:rFonts w:ascii="Trebuchet MS"/>
          <w:sz w:val="12"/>
        </w:rPr>
      </w:pPr>
    </w:p>
    <w:p w14:paraId="4E43D5C5" w14:textId="77777777" w:rsidR="00470D98" w:rsidRDefault="001E0CFE">
      <w:pPr>
        <w:ind w:left="22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474</w:t>
      </w:r>
    </w:p>
    <w:p w14:paraId="1B6CCC3F" w14:textId="77777777" w:rsidR="00470D98" w:rsidRDefault="00470D98">
      <w:pPr>
        <w:pStyle w:val="BodyText"/>
        <w:spacing w:before="10"/>
        <w:ind w:left="0"/>
        <w:rPr>
          <w:rFonts w:ascii="Trebuchet MS"/>
          <w:sz w:val="12"/>
        </w:rPr>
      </w:pPr>
    </w:p>
    <w:p w14:paraId="37E45305" w14:textId="77777777" w:rsidR="00470D98" w:rsidRDefault="001E0CFE">
      <w:pPr>
        <w:ind w:left="227"/>
        <w:rPr>
          <w:rFonts w:ascii="Trebuchet MS"/>
          <w:sz w:val="12"/>
        </w:rPr>
        <w:pPrChange w:id="2125" w:author="Hughes, Anna E" w:date="2023-08-09T15:29:00Z">
          <w:pPr>
            <w:spacing w:before="1"/>
            <w:ind w:left="227"/>
          </w:pPr>
        </w:pPrChange>
      </w:pPr>
      <w:r>
        <w:rPr>
          <w:rFonts w:ascii="Trebuchet MS"/>
          <w:spacing w:val="-5"/>
          <w:sz w:val="12"/>
        </w:rPr>
        <w:t>475</w:t>
      </w:r>
    </w:p>
    <w:p w14:paraId="4D51C141" w14:textId="77777777" w:rsidR="00470D98" w:rsidRDefault="00470D98">
      <w:pPr>
        <w:pStyle w:val="BodyText"/>
        <w:spacing w:before="10"/>
        <w:ind w:left="0"/>
        <w:rPr>
          <w:rFonts w:ascii="Trebuchet MS"/>
          <w:sz w:val="12"/>
        </w:rPr>
      </w:pPr>
    </w:p>
    <w:p w14:paraId="546FBDAB" w14:textId="77777777" w:rsidR="00470D98" w:rsidRDefault="001E0CFE">
      <w:pPr>
        <w:ind w:left="22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476</w:t>
      </w:r>
    </w:p>
    <w:p w14:paraId="5DCC27E7" w14:textId="77777777" w:rsidR="00470D98" w:rsidRDefault="00470D98">
      <w:pPr>
        <w:pStyle w:val="BodyText"/>
        <w:spacing w:before="0"/>
        <w:ind w:left="0"/>
        <w:rPr>
          <w:rFonts w:ascii="Trebuchet MS"/>
          <w:sz w:val="12"/>
        </w:rPr>
        <w:pPrChange w:id="2126" w:author="Hughes, Anna E" w:date="2023-08-09T15:29:00Z">
          <w:pPr>
            <w:pStyle w:val="BodyText"/>
            <w:spacing w:before="10"/>
            <w:ind w:left="0"/>
          </w:pPr>
        </w:pPrChange>
      </w:pPr>
    </w:p>
    <w:p w14:paraId="7C23C080" w14:textId="77777777" w:rsidR="00470D98" w:rsidRDefault="00470D98">
      <w:pPr>
        <w:pStyle w:val="BodyText"/>
        <w:spacing w:before="0"/>
        <w:ind w:left="0"/>
        <w:rPr>
          <w:ins w:id="2127" w:author="Hughes, Anna E" w:date="2023-08-09T15:29:00Z"/>
          <w:rFonts w:ascii="Trebuchet MS"/>
          <w:sz w:val="12"/>
        </w:rPr>
      </w:pPr>
    </w:p>
    <w:p w14:paraId="029CEACF" w14:textId="77777777" w:rsidR="00470D98" w:rsidRDefault="00470D98">
      <w:pPr>
        <w:pStyle w:val="BodyText"/>
        <w:spacing w:before="4"/>
        <w:ind w:left="0"/>
        <w:rPr>
          <w:ins w:id="2128" w:author="Hughes, Anna E" w:date="2023-08-09T15:29:00Z"/>
          <w:rFonts w:ascii="Trebuchet MS"/>
          <w:sz w:val="9"/>
        </w:rPr>
      </w:pPr>
    </w:p>
    <w:p w14:paraId="58E8C7DC" w14:textId="77777777" w:rsidR="00470D98" w:rsidRDefault="001E0CFE">
      <w:pPr>
        <w:ind w:left="22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477</w:t>
      </w:r>
    </w:p>
    <w:p w14:paraId="754839C2" w14:textId="77777777" w:rsidR="00470D98" w:rsidRDefault="00470D98">
      <w:pPr>
        <w:pStyle w:val="BodyText"/>
        <w:spacing w:before="10"/>
        <w:ind w:left="0"/>
        <w:rPr>
          <w:rFonts w:ascii="Trebuchet MS"/>
          <w:sz w:val="17"/>
          <w:rPrChange w:id="2129" w:author="Hughes, Anna E" w:date="2023-08-09T15:29:00Z">
            <w:rPr>
              <w:rFonts w:ascii="Trebuchet MS"/>
              <w:sz w:val="12"/>
            </w:rPr>
          </w:rPrChange>
        </w:rPr>
      </w:pPr>
    </w:p>
    <w:p w14:paraId="6EDCBB77" w14:textId="77777777" w:rsidR="00470D98" w:rsidRDefault="001E0CFE">
      <w:pPr>
        <w:ind w:left="22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478</w:t>
      </w:r>
    </w:p>
    <w:p w14:paraId="2510A4F7" w14:textId="77777777" w:rsidR="00470D98" w:rsidRDefault="00470D98">
      <w:pPr>
        <w:pStyle w:val="BodyText"/>
        <w:spacing w:before="10"/>
        <w:ind w:left="0"/>
        <w:rPr>
          <w:rFonts w:ascii="Trebuchet MS"/>
          <w:sz w:val="12"/>
        </w:rPr>
        <w:pPrChange w:id="2130" w:author="Hughes, Anna E" w:date="2023-08-09T15:29:00Z">
          <w:pPr>
            <w:pStyle w:val="BodyText"/>
            <w:spacing w:before="0"/>
            <w:ind w:left="0"/>
          </w:pPr>
        </w:pPrChange>
      </w:pPr>
    </w:p>
    <w:p w14:paraId="0E8CEE46" w14:textId="77777777" w:rsidR="00087420" w:rsidRDefault="00087420">
      <w:pPr>
        <w:pStyle w:val="BodyText"/>
        <w:spacing w:before="0"/>
        <w:ind w:left="0"/>
        <w:rPr>
          <w:del w:id="2131" w:author="Hughes, Anna E" w:date="2023-08-09T15:29:00Z"/>
          <w:rFonts w:ascii="Trebuchet MS"/>
          <w:sz w:val="12"/>
        </w:rPr>
      </w:pPr>
    </w:p>
    <w:p w14:paraId="4F9DB631" w14:textId="77777777" w:rsidR="00087420" w:rsidRDefault="00087420">
      <w:pPr>
        <w:pStyle w:val="BodyText"/>
        <w:spacing w:before="4"/>
        <w:ind w:left="0"/>
        <w:rPr>
          <w:del w:id="2132" w:author="Hughes, Anna E" w:date="2023-08-09T15:29:00Z"/>
          <w:rFonts w:ascii="Trebuchet MS"/>
          <w:sz w:val="9"/>
        </w:rPr>
      </w:pPr>
    </w:p>
    <w:p w14:paraId="0A955E64" w14:textId="77777777" w:rsidR="00470D98" w:rsidRDefault="001E0CFE">
      <w:pPr>
        <w:ind w:left="22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479</w:t>
      </w:r>
    </w:p>
    <w:p w14:paraId="1F52E0D2" w14:textId="77777777" w:rsidR="00470D98" w:rsidRDefault="00470D98">
      <w:pPr>
        <w:pStyle w:val="BodyText"/>
        <w:spacing w:before="11"/>
        <w:ind w:left="0"/>
        <w:rPr>
          <w:rFonts w:ascii="Trebuchet MS"/>
          <w:sz w:val="12"/>
          <w:rPrChange w:id="2133" w:author="Hughes, Anna E" w:date="2023-08-09T15:29:00Z">
            <w:rPr>
              <w:rFonts w:ascii="Trebuchet MS"/>
              <w:sz w:val="17"/>
            </w:rPr>
          </w:rPrChange>
        </w:rPr>
        <w:pPrChange w:id="2134" w:author="Hughes, Anna E" w:date="2023-08-09T15:29:00Z">
          <w:pPr>
            <w:pStyle w:val="BodyText"/>
            <w:spacing w:before="10"/>
            <w:ind w:left="0"/>
          </w:pPr>
        </w:pPrChange>
      </w:pPr>
    </w:p>
    <w:p w14:paraId="49879E7F" w14:textId="77777777" w:rsidR="00470D98" w:rsidRDefault="001E0CFE">
      <w:pPr>
        <w:ind w:left="22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480</w:t>
      </w:r>
    </w:p>
    <w:p w14:paraId="72D84F8A" w14:textId="77777777" w:rsidR="00470D98" w:rsidRDefault="00470D98">
      <w:pPr>
        <w:pStyle w:val="BodyText"/>
        <w:spacing w:before="10"/>
        <w:ind w:left="0"/>
        <w:rPr>
          <w:rFonts w:ascii="Trebuchet MS"/>
          <w:sz w:val="12"/>
        </w:rPr>
      </w:pPr>
    </w:p>
    <w:p w14:paraId="6F70666D" w14:textId="77777777" w:rsidR="00470D98" w:rsidRDefault="001E0CFE">
      <w:pPr>
        <w:ind w:left="22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481</w:t>
      </w:r>
    </w:p>
    <w:p w14:paraId="46166932" w14:textId="77777777" w:rsidR="00470D98" w:rsidRDefault="00470D98">
      <w:pPr>
        <w:pStyle w:val="BodyText"/>
        <w:spacing w:before="0"/>
        <w:ind w:left="0"/>
        <w:rPr>
          <w:rFonts w:ascii="Trebuchet MS"/>
          <w:sz w:val="12"/>
        </w:rPr>
        <w:pPrChange w:id="2135" w:author="Hughes, Anna E" w:date="2023-08-09T15:29:00Z">
          <w:pPr>
            <w:pStyle w:val="BodyText"/>
            <w:spacing w:before="11"/>
            <w:ind w:left="0"/>
          </w:pPr>
        </w:pPrChange>
      </w:pPr>
    </w:p>
    <w:p w14:paraId="64CE77E8" w14:textId="77777777" w:rsidR="00470D98" w:rsidRDefault="00470D98">
      <w:pPr>
        <w:pStyle w:val="BodyText"/>
        <w:spacing w:before="0"/>
        <w:ind w:left="0"/>
        <w:rPr>
          <w:ins w:id="2136" w:author="Hughes, Anna E" w:date="2023-08-09T15:29:00Z"/>
          <w:rFonts w:ascii="Trebuchet MS"/>
          <w:sz w:val="12"/>
        </w:rPr>
      </w:pPr>
    </w:p>
    <w:p w14:paraId="5FDAE9D4" w14:textId="77777777" w:rsidR="00470D98" w:rsidRDefault="00470D98">
      <w:pPr>
        <w:pStyle w:val="BodyText"/>
        <w:spacing w:before="3"/>
        <w:ind w:left="0"/>
        <w:rPr>
          <w:ins w:id="2137" w:author="Hughes, Anna E" w:date="2023-08-09T15:29:00Z"/>
          <w:rFonts w:ascii="Trebuchet MS"/>
          <w:sz w:val="9"/>
        </w:rPr>
      </w:pPr>
    </w:p>
    <w:p w14:paraId="6C494F17" w14:textId="77777777" w:rsidR="00470D98" w:rsidRDefault="001E0CFE">
      <w:pPr>
        <w:spacing w:before="1"/>
        <w:ind w:left="227"/>
        <w:rPr>
          <w:rFonts w:ascii="Trebuchet MS"/>
          <w:sz w:val="12"/>
        </w:rPr>
        <w:pPrChange w:id="2138" w:author="Hughes, Anna E" w:date="2023-08-09T15:29:00Z">
          <w:pPr>
            <w:ind w:left="227"/>
          </w:pPr>
        </w:pPrChange>
      </w:pPr>
      <w:r>
        <w:rPr>
          <w:rFonts w:ascii="Trebuchet MS"/>
          <w:spacing w:val="-5"/>
          <w:sz w:val="12"/>
        </w:rPr>
        <w:t>482</w:t>
      </w:r>
    </w:p>
    <w:p w14:paraId="536C26D5" w14:textId="77777777" w:rsidR="00470D98" w:rsidRDefault="00470D98">
      <w:pPr>
        <w:pStyle w:val="BodyText"/>
        <w:spacing w:before="10"/>
        <w:ind w:left="0"/>
        <w:rPr>
          <w:rFonts w:ascii="Trebuchet MS"/>
          <w:sz w:val="17"/>
          <w:rPrChange w:id="2139" w:author="Hughes, Anna E" w:date="2023-08-09T15:29:00Z">
            <w:rPr>
              <w:rFonts w:ascii="Trebuchet MS"/>
              <w:sz w:val="12"/>
            </w:rPr>
          </w:rPrChange>
        </w:rPr>
      </w:pPr>
    </w:p>
    <w:p w14:paraId="771A8E6B" w14:textId="77777777" w:rsidR="00470D98" w:rsidRDefault="001E0CFE">
      <w:pPr>
        <w:ind w:left="22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483</w:t>
      </w:r>
    </w:p>
    <w:p w14:paraId="50D6A54B" w14:textId="77777777" w:rsidR="00470D98" w:rsidRDefault="00470D98">
      <w:pPr>
        <w:pStyle w:val="BodyText"/>
        <w:spacing w:before="10"/>
        <w:ind w:left="0"/>
        <w:rPr>
          <w:rFonts w:ascii="Trebuchet MS"/>
          <w:sz w:val="12"/>
        </w:rPr>
        <w:pPrChange w:id="2140" w:author="Hughes, Anna E" w:date="2023-08-09T15:29:00Z">
          <w:pPr>
            <w:pStyle w:val="BodyText"/>
            <w:spacing w:before="0"/>
            <w:ind w:left="0"/>
          </w:pPr>
        </w:pPrChange>
      </w:pPr>
    </w:p>
    <w:p w14:paraId="70634991" w14:textId="77777777" w:rsidR="00087420" w:rsidRDefault="00087420">
      <w:pPr>
        <w:pStyle w:val="BodyText"/>
        <w:spacing w:before="0"/>
        <w:ind w:left="0"/>
        <w:rPr>
          <w:del w:id="2141" w:author="Hughes, Anna E" w:date="2023-08-09T15:29:00Z"/>
          <w:rFonts w:ascii="Trebuchet MS"/>
          <w:sz w:val="12"/>
        </w:rPr>
      </w:pPr>
    </w:p>
    <w:p w14:paraId="2C0A42BA" w14:textId="77777777" w:rsidR="00087420" w:rsidRDefault="00087420">
      <w:pPr>
        <w:pStyle w:val="BodyText"/>
        <w:spacing w:before="3"/>
        <w:ind w:left="0"/>
        <w:rPr>
          <w:del w:id="2142" w:author="Hughes, Anna E" w:date="2023-08-09T15:29:00Z"/>
          <w:rFonts w:ascii="Trebuchet MS"/>
          <w:sz w:val="9"/>
        </w:rPr>
      </w:pPr>
    </w:p>
    <w:p w14:paraId="559002FD" w14:textId="77777777" w:rsidR="00470D98" w:rsidRDefault="001E0CFE">
      <w:pPr>
        <w:ind w:left="227"/>
        <w:rPr>
          <w:rFonts w:ascii="Trebuchet MS"/>
          <w:sz w:val="12"/>
        </w:rPr>
        <w:pPrChange w:id="2143" w:author="Hughes, Anna E" w:date="2023-08-09T15:29:00Z">
          <w:pPr>
            <w:spacing w:before="1"/>
            <w:ind w:left="227"/>
          </w:pPr>
        </w:pPrChange>
      </w:pPr>
      <w:r>
        <w:rPr>
          <w:rFonts w:ascii="Trebuchet MS"/>
          <w:spacing w:val="-5"/>
          <w:sz w:val="12"/>
        </w:rPr>
        <w:t>484</w:t>
      </w:r>
    </w:p>
    <w:p w14:paraId="10CF8E76" w14:textId="77777777" w:rsidR="00470D98" w:rsidRDefault="00470D98">
      <w:pPr>
        <w:pStyle w:val="BodyText"/>
        <w:spacing w:before="10"/>
        <w:ind w:left="0"/>
        <w:rPr>
          <w:rFonts w:ascii="Trebuchet MS"/>
          <w:sz w:val="12"/>
          <w:rPrChange w:id="2144" w:author="Hughes, Anna E" w:date="2023-08-09T15:29:00Z">
            <w:rPr>
              <w:rFonts w:ascii="Trebuchet MS"/>
              <w:sz w:val="17"/>
            </w:rPr>
          </w:rPrChange>
        </w:rPr>
      </w:pPr>
    </w:p>
    <w:p w14:paraId="05990396" w14:textId="77777777" w:rsidR="00470D98" w:rsidRDefault="001E0CFE">
      <w:pPr>
        <w:ind w:left="22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485</w:t>
      </w:r>
    </w:p>
    <w:p w14:paraId="5A2B463E" w14:textId="77777777" w:rsidR="00470D98" w:rsidRDefault="00470D98">
      <w:pPr>
        <w:pStyle w:val="BodyText"/>
        <w:spacing w:before="10"/>
        <w:ind w:left="0"/>
        <w:rPr>
          <w:rFonts w:ascii="Trebuchet MS"/>
          <w:sz w:val="12"/>
        </w:rPr>
      </w:pPr>
    </w:p>
    <w:p w14:paraId="49328D91" w14:textId="77777777" w:rsidR="00470D98" w:rsidRDefault="001E0CFE">
      <w:pPr>
        <w:ind w:left="22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486</w:t>
      </w:r>
    </w:p>
    <w:p w14:paraId="336DD3BC" w14:textId="77777777" w:rsidR="00470D98" w:rsidRDefault="00470D98">
      <w:pPr>
        <w:pStyle w:val="BodyText"/>
        <w:spacing w:before="11"/>
        <w:ind w:left="0"/>
        <w:rPr>
          <w:rFonts w:ascii="Trebuchet MS"/>
          <w:sz w:val="12"/>
        </w:rPr>
        <w:pPrChange w:id="2145" w:author="Hughes, Anna E" w:date="2023-08-09T15:29:00Z">
          <w:pPr>
            <w:pStyle w:val="BodyText"/>
            <w:spacing w:before="10"/>
            <w:ind w:left="0"/>
          </w:pPr>
        </w:pPrChange>
      </w:pPr>
    </w:p>
    <w:p w14:paraId="1760A7E5" w14:textId="77777777" w:rsidR="00470D98" w:rsidRDefault="001E0CFE">
      <w:pPr>
        <w:ind w:left="22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487</w:t>
      </w:r>
    </w:p>
    <w:p w14:paraId="7215B270" w14:textId="77777777" w:rsidR="00470D98" w:rsidRDefault="00470D98">
      <w:pPr>
        <w:pStyle w:val="BodyText"/>
        <w:spacing w:before="10"/>
        <w:ind w:left="0"/>
        <w:rPr>
          <w:rFonts w:ascii="Trebuchet MS"/>
          <w:sz w:val="12"/>
        </w:rPr>
      </w:pPr>
    </w:p>
    <w:p w14:paraId="456B6002" w14:textId="77777777" w:rsidR="00470D98" w:rsidRDefault="001E0CFE">
      <w:pPr>
        <w:ind w:left="22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488</w:t>
      </w:r>
    </w:p>
    <w:p w14:paraId="20AEA793" w14:textId="77777777" w:rsidR="00087420" w:rsidRDefault="00087420">
      <w:pPr>
        <w:pStyle w:val="BodyText"/>
        <w:spacing w:before="11"/>
        <w:ind w:left="0"/>
        <w:rPr>
          <w:del w:id="2146" w:author="Hughes, Anna E" w:date="2023-08-09T15:29:00Z"/>
          <w:rFonts w:ascii="Trebuchet MS"/>
          <w:sz w:val="12"/>
        </w:rPr>
      </w:pPr>
    </w:p>
    <w:p w14:paraId="675F693F" w14:textId="77777777" w:rsidR="00087420" w:rsidRDefault="001644E6">
      <w:pPr>
        <w:ind w:left="227"/>
        <w:rPr>
          <w:del w:id="2147" w:author="Hughes, Anna E" w:date="2023-08-09T15:29:00Z"/>
          <w:rFonts w:ascii="Trebuchet MS"/>
          <w:sz w:val="12"/>
        </w:rPr>
      </w:pPr>
      <w:del w:id="2148" w:author="Hughes, Anna E" w:date="2023-08-09T15:29:00Z">
        <w:r>
          <w:rPr>
            <w:rFonts w:ascii="Trebuchet MS"/>
            <w:spacing w:val="-5"/>
            <w:sz w:val="12"/>
          </w:rPr>
          <w:delText>489</w:delText>
        </w:r>
      </w:del>
    </w:p>
    <w:p w14:paraId="52559497" w14:textId="77777777" w:rsidR="00087420" w:rsidRDefault="00087420">
      <w:pPr>
        <w:pStyle w:val="BodyText"/>
        <w:spacing w:before="10"/>
        <w:ind w:left="0"/>
        <w:rPr>
          <w:del w:id="2149" w:author="Hughes, Anna E" w:date="2023-08-09T15:29:00Z"/>
          <w:rFonts w:ascii="Trebuchet MS"/>
          <w:sz w:val="12"/>
        </w:rPr>
      </w:pPr>
    </w:p>
    <w:p w14:paraId="3832449D" w14:textId="77777777" w:rsidR="00087420" w:rsidRDefault="001644E6">
      <w:pPr>
        <w:ind w:left="227"/>
        <w:rPr>
          <w:del w:id="2150" w:author="Hughes, Anna E" w:date="2023-08-09T15:29:00Z"/>
          <w:rFonts w:ascii="Trebuchet MS"/>
          <w:sz w:val="12"/>
        </w:rPr>
      </w:pPr>
      <w:del w:id="2151" w:author="Hughes, Anna E" w:date="2023-08-09T15:29:00Z">
        <w:r>
          <w:rPr>
            <w:rFonts w:ascii="Trebuchet MS"/>
            <w:spacing w:val="-5"/>
            <w:sz w:val="12"/>
          </w:rPr>
          <w:delText>490</w:delText>
        </w:r>
      </w:del>
    </w:p>
    <w:p w14:paraId="434F072A" w14:textId="77777777" w:rsidR="00470D98" w:rsidRDefault="001E0CFE">
      <w:pPr>
        <w:pStyle w:val="BodyText"/>
        <w:spacing w:before="21" w:line="225" w:lineRule="auto"/>
        <w:ind w:left="159" w:right="529"/>
        <w:jc w:val="both"/>
      </w:pPr>
      <w:r>
        <w:br w:type="column"/>
      </w:r>
      <w:r>
        <w:rPr>
          <w:spacing w:val="-2"/>
        </w:rPr>
        <w:t>for</w:t>
      </w:r>
      <w:r>
        <w:rPr>
          <w:spacing w:val="-9"/>
        </w:rPr>
        <w:t xml:space="preserve"> </w:t>
      </w:r>
      <w:r>
        <w:rPr>
          <w:spacing w:val="-2"/>
        </w:rPr>
        <w:t>convergence</w:t>
      </w:r>
      <w:r>
        <w:rPr>
          <w:spacing w:val="-8"/>
        </w:rPr>
        <w:t xml:space="preserve"> </w:t>
      </w:r>
      <w:r>
        <w:rPr>
          <w:spacing w:val="-2"/>
        </w:rPr>
        <w:t>of</w:t>
      </w:r>
      <w:r>
        <w:rPr>
          <w:spacing w:val="-9"/>
        </w:rPr>
        <w:t xml:space="preserve"> </w:t>
      </w:r>
      <w:r>
        <w:rPr>
          <w:spacing w:val="-2"/>
        </w:rPr>
        <w:t>our</w:t>
      </w:r>
      <w:r>
        <w:rPr>
          <w:spacing w:val="-9"/>
        </w:rPr>
        <w:t xml:space="preserve"> </w:t>
      </w:r>
      <w:r>
        <w:rPr>
          <w:spacing w:val="-2"/>
        </w:rPr>
        <w:t>models</w:t>
      </w:r>
      <w:r>
        <w:rPr>
          <w:spacing w:val="-8"/>
        </w:rPr>
        <w:t xml:space="preserve"> </w:t>
      </w:r>
      <w:r>
        <w:rPr>
          <w:spacing w:val="-2"/>
        </w:rPr>
        <w:t>by</w:t>
      </w:r>
      <w:r>
        <w:rPr>
          <w:spacing w:val="-9"/>
        </w:rPr>
        <w:t xml:space="preserve"> </w:t>
      </w:r>
      <w:r>
        <w:rPr>
          <w:spacing w:val="-2"/>
        </w:rPr>
        <w:t>visually</w:t>
      </w:r>
      <w:r>
        <w:rPr>
          <w:spacing w:val="-9"/>
        </w:rPr>
        <w:t xml:space="preserve"> </w:t>
      </w:r>
      <w:r>
        <w:rPr>
          <w:spacing w:val="-2"/>
        </w:rPr>
        <w:t>inspecting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chains</w:t>
      </w:r>
      <w:r>
        <w:rPr>
          <w:spacing w:val="-9"/>
        </w:rPr>
        <w:t xml:space="preserve"> </w:t>
      </w:r>
      <w:r>
        <w:rPr>
          <w:spacing w:val="-2"/>
        </w:rPr>
        <w:t>as</w:t>
      </w:r>
      <w:r>
        <w:rPr>
          <w:spacing w:val="-9"/>
        </w:rPr>
        <w:t xml:space="preserve"> </w:t>
      </w:r>
      <w:r>
        <w:rPr>
          <w:spacing w:val="-2"/>
        </w:rPr>
        <w:t>well</w:t>
      </w:r>
      <w:r>
        <w:rPr>
          <w:spacing w:val="-8"/>
        </w:rPr>
        <w:t xml:space="preserve"> </w:t>
      </w:r>
      <w:r>
        <w:rPr>
          <w:spacing w:val="-2"/>
        </w:rPr>
        <w:t>as</w:t>
      </w:r>
      <w:r>
        <w:rPr>
          <w:spacing w:val="-9"/>
        </w:rPr>
        <w:t xml:space="preserve"> </w:t>
      </w:r>
      <w:r>
        <w:rPr>
          <w:spacing w:val="-2"/>
        </w:rPr>
        <w:t xml:space="preserve">ver- </w:t>
      </w:r>
      <w:r>
        <w:t>ifying</w:t>
      </w:r>
      <w:r>
        <w:rPr>
          <w:spacing w:val="-10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rFonts w:ascii="Times New Roman" w:hAnsi="Times New Roman"/>
          <w:i/>
        </w:rPr>
        <w:t>R</w:t>
      </w:r>
      <w:r>
        <w:rPr>
          <w:position w:val="5"/>
        </w:rPr>
        <w:t>ˆ</w:t>
      </w:r>
      <w:r>
        <w:rPr>
          <w:spacing w:val="-5"/>
          <w:position w:val="5"/>
        </w:rPr>
        <w:t xml:space="preserve"> </w:t>
      </w:r>
      <w:r>
        <w:t>was</w:t>
      </w:r>
      <w:r>
        <w:rPr>
          <w:spacing w:val="-10"/>
        </w:rPr>
        <w:t xml:space="preserve"> </w:t>
      </w:r>
      <w:r>
        <w:t>close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1</w:t>
      </w:r>
      <w:r>
        <w:rPr>
          <w:spacing w:val="-11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all</w:t>
      </w:r>
      <w:r>
        <w:rPr>
          <w:spacing w:val="-11"/>
        </w:rPr>
        <w:t xml:space="preserve"> </w:t>
      </w:r>
      <w:r>
        <w:t>parameters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fitted</w:t>
      </w:r>
      <w:r>
        <w:rPr>
          <w:spacing w:val="-11"/>
        </w:rPr>
        <w:t xml:space="preserve"> </w:t>
      </w:r>
      <w:r>
        <w:t>models</w:t>
      </w:r>
      <w:r>
        <w:rPr>
          <w:spacing w:val="-10"/>
        </w:rPr>
        <w:t xml:space="preserve"> </w:t>
      </w:r>
      <w:r>
        <w:t xml:space="preserve">(see </w:t>
      </w:r>
      <w:r>
        <w:rPr>
          <w:rFonts w:ascii="Times New Roman" w:hAnsi="Times New Roman"/>
          <w:i/>
        </w:rPr>
        <w:t>Supplementary</w:t>
      </w:r>
      <w:r>
        <w:rPr>
          <w:rFonts w:ascii="Times New Roman" w:hAnsi="Times New Roman"/>
          <w:i/>
          <w:spacing w:val="-6"/>
        </w:rPr>
        <w:t xml:space="preserve"> </w:t>
      </w:r>
      <w:r>
        <w:rPr>
          <w:rFonts w:ascii="Times New Roman" w:hAnsi="Times New Roman"/>
          <w:i/>
        </w:rPr>
        <w:t>Material</w:t>
      </w:r>
      <w:r>
        <w:rPr>
          <w:rFonts w:ascii="Times New Roman" w:hAnsi="Times New Roman"/>
          <w:i/>
          <w:spacing w:val="-6"/>
        </w:rPr>
        <w:t xml:space="preserve"> </w:t>
      </w:r>
      <w:r>
        <w:rPr>
          <w:rFonts w:ascii="Times New Roman" w:hAnsi="Times New Roman"/>
          <w:i/>
        </w:rPr>
        <w:t>-</w:t>
      </w:r>
      <w:r>
        <w:rPr>
          <w:rFonts w:ascii="Times New Roman" w:hAnsi="Times New Roman"/>
          <w:i/>
          <w:spacing w:val="-6"/>
        </w:rPr>
        <w:t xml:space="preserve"> </w:t>
      </w:r>
      <w:r>
        <w:rPr>
          <w:rFonts w:ascii="Times New Roman" w:hAnsi="Times New Roman"/>
          <w:i/>
        </w:rPr>
        <w:t>Main</w:t>
      </w:r>
      <w:r>
        <w:rPr>
          <w:rFonts w:ascii="Times New Roman" w:hAnsi="Times New Roman"/>
          <w:i/>
          <w:spacing w:val="-6"/>
        </w:rPr>
        <w:t xml:space="preserve"> </w:t>
      </w:r>
      <w:r>
        <w:rPr>
          <w:rFonts w:ascii="Times New Roman" w:hAnsi="Times New Roman"/>
          <w:i/>
        </w:rPr>
        <w:t>Analysis</w:t>
      </w:r>
      <w:r>
        <w:rPr>
          <w:rFonts w:ascii="Times New Roman" w:hAnsi="Times New Roman"/>
          <w:i/>
          <w:spacing w:val="-6"/>
        </w:rPr>
        <w:t xml:space="preserve"> </w:t>
      </w:r>
      <w:r>
        <w:t>for full model fit information).</w:t>
      </w:r>
    </w:p>
    <w:p w14:paraId="49D2B950" w14:textId="77777777" w:rsidR="00470D98" w:rsidRDefault="001E0CFE">
      <w:pPr>
        <w:pStyle w:val="ListParagraph"/>
        <w:numPr>
          <w:ilvl w:val="1"/>
          <w:numId w:val="1"/>
        </w:numPr>
        <w:tabs>
          <w:tab w:val="left" w:pos="636"/>
        </w:tabs>
        <w:spacing w:before="251"/>
        <w:ind w:left="636" w:hanging="477"/>
        <w:rPr>
          <w:i/>
          <w:sz w:val="24"/>
        </w:rPr>
        <w:pPrChange w:id="2152" w:author="Hughes, Anna E" w:date="2023-08-09T15:29:00Z">
          <w:pPr>
            <w:pStyle w:val="ListParagraph"/>
            <w:numPr>
              <w:ilvl w:val="1"/>
              <w:numId w:val="3"/>
            </w:numPr>
            <w:tabs>
              <w:tab w:val="left" w:pos="638"/>
            </w:tabs>
            <w:spacing w:before="251"/>
          </w:pPr>
        </w:pPrChange>
      </w:pPr>
      <w:bookmarkStart w:id="2153" w:name="Hypothesis_1:_Shifted-lognormal_model"/>
      <w:bookmarkEnd w:id="2153"/>
      <w:r>
        <w:rPr>
          <w:i/>
          <w:sz w:val="24"/>
        </w:rPr>
        <w:t>Hypothesis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1: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Shifted-lognormal</w:t>
      </w:r>
      <w:r>
        <w:rPr>
          <w:i/>
          <w:spacing w:val="-12"/>
          <w:sz w:val="24"/>
        </w:rPr>
        <w:t xml:space="preserve"> </w:t>
      </w:r>
      <w:r>
        <w:rPr>
          <w:i/>
          <w:spacing w:val="-2"/>
          <w:sz w:val="24"/>
        </w:rPr>
        <w:t>model</w:t>
      </w:r>
    </w:p>
    <w:p w14:paraId="341C10D9" w14:textId="77777777" w:rsidR="00470D98" w:rsidRDefault="001E0CFE">
      <w:pPr>
        <w:pStyle w:val="BodyText"/>
        <w:spacing w:before="67" w:line="247" w:lineRule="auto"/>
        <w:ind w:left="159" w:right="530" w:firstLine="351"/>
        <w:jc w:val="both"/>
      </w:pPr>
      <w:r>
        <w:rPr>
          <w:spacing w:val="-4"/>
        </w:rPr>
        <w:t xml:space="preserve">Our first hypothesis concerns which distribution best fits the single feature </w:t>
      </w:r>
      <w:r>
        <w:rPr>
          <w:spacing w:val="-6"/>
        </w:rPr>
        <w:t>response</w:t>
      </w:r>
      <w:r>
        <w:rPr>
          <w:spacing w:val="-8"/>
        </w:rPr>
        <w:t xml:space="preserve"> </w:t>
      </w:r>
      <w:r>
        <w:rPr>
          <w:spacing w:val="-6"/>
        </w:rPr>
        <w:t>time</w:t>
      </w:r>
      <w:r>
        <w:rPr>
          <w:spacing w:val="-7"/>
        </w:rPr>
        <w:t xml:space="preserve"> </w:t>
      </w:r>
      <w:r>
        <w:rPr>
          <w:spacing w:val="-6"/>
        </w:rPr>
        <w:t>data.</w:t>
      </w:r>
      <w:r>
        <w:rPr>
          <w:spacing w:val="4"/>
        </w:rPr>
        <w:t xml:space="preserve"> </w:t>
      </w:r>
      <w:r>
        <w:rPr>
          <w:spacing w:val="-6"/>
        </w:rPr>
        <w:t>We</w:t>
      </w:r>
      <w:r>
        <w:rPr>
          <w:spacing w:val="-7"/>
        </w:rPr>
        <w:t xml:space="preserve"> </w:t>
      </w:r>
      <w:r>
        <w:rPr>
          <w:spacing w:val="-6"/>
        </w:rPr>
        <w:t>fit</w:t>
      </w:r>
      <w:r>
        <w:rPr>
          <w:spacing w:val="-7"/>
        </w:rPr>
        <w:t xml:space="preserve"> </w:t>
      </w:r>
      <w:r>
        <w:rPr>
          <w:spacing w:val="-6"/>
        </w:rPr>
        <w:t>multi-level</w:t>
      </w:r>
      <w:r>
        <w:rPr>
          <w:spacing w:val="-7"/>
        </w:rPr>
        <w:t xml:space="preserve"> </w:t>
      </w:r>
      <w:r>
        <w:rPr>
          <w:spacing w:val="-6"/>
        </w:rPr>
        <w:t>models</w:t>
      </w:r>
      <w:r>
        <w:rPr>
          <w:spacing w:val="-7"/>
        </w:rPr>
        <w:t xml:space="preserve"> </w:t>
      </w:r>
      <w:r>
        <w:rPr>
          <w:spacing w:val="-6"/>
        </w:rPr>
        <w:t>with a</w:t>
      </w:r>
      <w:r>
        <w:rPr>
          <w:spacing w:val="-8"/>
        </w:rPr>
        <w:t xml:space="preserve"> </w:t>
      </w:r>
      <w:r>
        <w:rPr>
          <w:spacing w:val="-6"/>
        </w:rPr>
        <w:t>i)</w:t>
      </w:r>
      <w:r>
        <w:rPr>
          <w:spacing w:val="-7"/>
        </w:rPr>
        <w:t xml:space="preserve"> </w:t>
      </w:r>
      <w:r>
        <w:rPr>
          <w:spacing w:val="-6"/>
        </w:rPr>
        <w:t>normal, ii)</w:t>
      </w:r>
      <w:r>
        <w:rPr>
          <w:spacing w:val="-8"/>
        </w:rPr>
        <w:t xml:space="preserve"> </w:t>
      </w:r>
      <w:r>
        <w:rPr>
          <w:spacing w:val="-6"/>
        </w:rPr>
        <w:t>lognormal, and</w:t>
      </w:r>
    </w:p>
    <w:p w14:paraId="33BF260E" w14:textId="77777777" w:rsidR="00470D98" w:rsidRDefault="001E0CFE">
      <w:pPr>
        <w:pStyle w:val="BodyText"/>
        <w:spacing w:before="0" w:line="247" w:lineRule="auto"/>
        <w:ind w:left="159" w:right="530"/>
        <w:jc w:val="both"/>
      </w:pPr>
      <w:r>
        <w:rPr>
          <w:spacing w:val="-4"/>
        </w:rPr>
        <w:t>iii)</w:t>
      </w:r>
      <w:r>
        <w:rPr>
          <w:spacing w:val="-10"/>
        </w:rPr>
        <w:t xml:space="preserve"> </w:t>
      </w:r>
      <w:r>
        <w:rPr>
          <w:spacing w:val="-4"/>
        </w:rPr>
        <w:t>shifted-lognormal</w:t>
      </w:r>
      <w:r>
        <w:rPr>
          <w:spacing w:val="-9"/>
        </w:rPr>
        <w:t xml:space="preserve"> </w:t>
      </w:r>
      <w:r>
        <w:rPr>
          <w:spacing w:val="-4"/>
        </w:rPr>
        <w:t>distribution.</w:t>
      </w:r>
      <w:r>
        <w:rPr>
          <w:spacing w:val="-9"/>
        </w:rPr>
        <w:t xml:space="preserve"> </w:t>
      </w:r>
      <w:r>
        <w:rPr>
          <w:spacing w:val="-4"/>
        </w:rPr>
        <w:t>The</w:t>
      </w:r>
      <w:r>
        <w:rPr>
          <w:spacing w:val="-9"/>
        </w:rPr>
        <w:t xml:space="preserve"> </w:t>
      </w:r>
      <w:r>
        <w:rPr>
          <w:spacing w:val="-4"/>
        </w:rPr>
        <w:t>models</w:t>
      </w:r>
      <w:r>
        <w:rPr>
          <w:spacing w:val="-10"/>
        </w:rPr>
        <w:t xml:space="preserve"> </w:t>
      </w:r>
      <w:r>
        <w:rPr>
          <w:spacing w:val="-4"/>
        </w:rPr>
        <w:t>all</w:t>
      </w:r>
      <w:r>
        <w:rPr>
          <w:spacing w:val="-9"/>
        </w:rPr>
        <w:t xml:space="preserve"> </w:t>
      </w:r>
      <w:r>
        <w:rPr>
          <w:spacing w:val="-4"/>
        </w:rPr>
        <w:t>used</w:t>
      </w:r>
      <w:r>
        <w:rPr>
          <w:spacing w:val="-9"/>
        </w:rPr>
        <w:t xml:space="preserve"> </w:t>
      </w:r>
      <w:r>
        <w:rPr>
          <w:spacing w:val="-4"/>
        </w:rPr>
        <w:t>the</w:t>
      </w:r>
      <w:r>
        <w:rPr>
          <w:spacing w:val="-9"/>
        </w:rPr>
        <w:t xml:space="preserve"> </w:t>
      </w:r>
      <w:r>
        <w:rPr>
          <w:spacing w:val="-4"/>
        </w:rPr>
        <w:t>same</w:t>
      </w:r>
      <w:r>
        <w:rPr>
          <w:spacing w:val="-9"/>
        </w:rPr>
        <w:t xml:space="preserve"> </w:t>
      </w:r>
      <w:r>
        <w:rPr>
          <w:spacing w:val="-4"/>
        </w:rPr>
        <w:t>model</w:t>
      </w:r>
      <w:r>
        <w:rPr>
          <w:spacing w:val="-10"/>
        </w:rPr>
        <w:t xml:space="preserve"> </w:t>
      </w:r>
      <w:r>
        <w:rPr>
          <w:spacing w:val="-4"/>
        </w:rPr>
        <w:t xml:space="preserve">formula </w:t>
      </w:r>
      <w:r>
        <w:rPr>
          <w:spacing w:val="-6"/>
        </w:rPr>
        <w:t>that</w:t>
      </w:r>
      <w:r>
        <w:rPr>
          <w:spacing w:val="-8"/>
        </w:rPr>
        <w:t xml:space="preserve"> </w:t>
      </w:r>
      <w:r>
        <w:rPr>
          <w:spacing w:val="-6"/>
        </w:rPr>
        <w:t>estimated</w:t>
      </w:r>
      <w:r>
        <w:rPr>
          <w:spacing w:val="-7"/>
        </w:rPr>
        <w:t xml:space="preserve"> </w:t>
      </w:r>
      <w:r>
        <w:rPr>
          <w:spacing w:val="-6"/>
        </w:rPr>
        <w:t>search</w:t>
      </w:r>
      <w:r>
        <w:rPr>
          <w:spacing w:val="-7"/>
        </w:rPr>
        <w:t xml:space="preserve"> </w:t>
      </w:r>
      <w:r>
        <w:rPr>
          <w:spacing w:val="-6"/>
        </w:rPr>
        <w:t>slopes</w:t>
      </w:r>
      <w:r>
        <w:rPr>
          <w:spacing w:val="-7"/>
        </w:rPr>
        <w:t xml:space="preserve"> </w:t>
      </w:r>
      <w:r>
        <w:rPr>
          <w:spacing w:val="-6"/>
        </w:rPr>
        <w:t>in</w:t>
      </w:r>
      <w:r>
        <w:rPr>
          <w:spacing w:val="-8"/>
        </w:rPr>
        <w:t xml:space="preserve"> </w:t>
      </w:r>
      <w:r>
        <w:rPr>
          <w:spacing w:val="-6"/>
        </w:rPr>
        <w:t>terms</w:t>
      </w:r>
      <w:r>
        <w:rPr>
          <w:spacing w:val="-7"/>
        </w:rPr>
        <w:t xml:space="preserve"> </w:t>
      </w:r>
      <w:r>
        <w:rPr>
          <w:spacing w:val="-6"/>
        </w:rPr>
        <w:t>of</w:t>
      </w:r>
      <w:r>
        <w:rPr>
          <w:spacing w:val="-7"/>
        </w:rPr>
        <w:t xml:space="preserve"> </w:t>
      </w:r>
      <w:r>
        <w:rPr>
          <w:spacing w:val="-6"/>
        </w:rPr>
        <w:t>log</w:t>
      </w:r>
      <w:r>
        <w:rPr>
          <w:spacing w:val="-7"/>
        </w:rPr>
        <w:t xml:space="preserve"> </w:t>
      </w:r>
      <w:r>
        <w:rPr>
          <w:rFonts w:ascii="Times New Roman"/>
          <w:i/>
          <w:spacing w:val="-6"/>
        </w:rPr>
        <w:t>N</w:t>
      </w:r>
      <w:r>
        <w:rPr>
          <w:rFonts w:ascii="Times New Roman"/>
          <w:i/>
          <w:spacing w:val="-6"/>
          <w:vertAlign w:val="subscript"/>
        </w:rPr>
        <w:t>t</w:t>
      </w:r>
      <w:r>
        <w:rPr>
          <w:rFonts w:ascii="Times New Roman"/>
          <w:i/>
          <w:spacing w:val="-9"/>
        </w:rPr>
        <w:t xml:space="preserve"> </w:t>
      </w:r>
      <w:r>
        <w:rPr>
          <w:spacing w:val="-6"/>
        </w:rPr>
        <w:t>for</w:t>
      </w:r>
      <w:r>
        <w:rPr>
          <w:spacing w:val="-7"/>
        </w:rPr>
        <w:t xml:space="preserve"> </w:t>
      </w:r>
      <w:r>
        <w:rPr>
          <w:spacing w:val="-6"/>
        </w:rPr>
        <w:t>each feature.</w:t>
      </w:r>
      <w:r>
        <w:rPr>
          <w:spacing w:val="10"/>
        </w:rPr>
        <w:t xml:space="preserve"> </w:t>
      </w:r>
      <w:r>
        <w:rPr>
          <w:spacing w:val="-6"/>
        </w:rPr>
        <w:t xml:space="preserve">Maximal random </w:t>
      </w:r>
      <w:r>
        <w:t>effect</w:t>
      </w:r>
      <w:r>
        <w:rPr>
          <w:spacing w:val="-14"/>
        </w:rPr>
        <w:t xml:space="preserve"> </w:t>
      </w:r>
      <w:r>
        <w:t>structures</w:t>
      </w:r>
      <w:r>
        <w:rPr>
          <w:spacing w:val="-13"/>
        </w:rPr>
        <w:t xml:space="preserve"> </w:t>
      </w:r>
      <w:r>
        <w:t>were</w:t>
      </w:r>
      <w:r>
        <w:rPr>
          <w:spacing w:val="-13"/>
        </w:rPr>
        <w:t xml:space="preserve"> </w:t>
      </w:r>
      <w:r>
        <w:t>used.</w:t>
      </w:r>
    </w:p>
    <w:p w14:paraId="4723BD07" w14:textId="77777777" w:rsidR="00470D98" w:rsidRDefault="001E0CFE">
      <w:pPr>
        <w:pStyle w:val="BodyText"/>
        <w:spacing w:before="0" w:line="279" w:lineRule="exact"/>
        <w:ind w:left="159" w:firstLine="351"/>
        <w:jc w:val="both"/>
      </w:pPr>
      <w:r>
        <w:rPr>
          <w:w w:val="90"/>
        </w:rPr>
        <w:t>After</w:t>
      </w:r>
      <w:r>
        <w:rPr>
          <w:spacing w:val="6"/>
        </w:rPr>
        <w:t xml:space="preserve"> </w:t>
      </w:r>
      <w:r>
        <w:rPr>
          <w:w w:val="90"/>
        </w:rPr>
        <w:t>each</w:t>
      </w:r>
      <w:r>
        <w:rPr>
          <w:spacing w:val="6"/>
        </w:rPr>
        <w:t xml:space="preserve"> </w:t>
      </w:r>
      <w:r>
        <w:rPr>
          <w:w w:val="90"/>
        </w:rPr>
        <w:t>of</w:t>
      </w:r>
      <w:r>
        <w:rPr>
          <w:spacing w:val="7"/>
        </w:rPr>
        <w:t xml:space="preserve"> </w:t>
      </w:r>
      <w:r>
        <w:rPr>
          <w:w w:val="90"/>
        </w:rPr>
        <w:t>these</w:t>
      </w:r>
      <w:r>
        <w:rPr>
          <w:spacing w:val="6"/>
        </w:rPr>
        <w:t xml:space="preserve"> </w:t>
      </w:r>
      <w:r>
        <w:rPr>
          <w:w w:val="90"/>
        </w:rPr>
        <w:t>models</w:t>
      </w:r>
      <w:r>
        <w:rPr>
          <w:spacing w:val="7"/>
        </w:rPr>
        <w:t xml:space="preserve"> </w:t>
      </w:r>
      <w:r>
        <w:rPr>
          <w:w w:val="90"/>
        </w:rPr>
        <w:t>had</w:t>
      </w:r>
      <w:r>
        <w:rPr>
          <w:spacing w:val="6"/>
        </w:rPr>
        <w:t xml:space="preserve"> </w:t>
      </w:r>
      <w:r>
        <w:rPr>
          <w:w w:val="90"/>
        </w:rPr>
        <w:t>been</w:t>
      </w:r>
      <w:r>
        <w:rPr>
          <w:spacing w:val="7"/>
        </w:rPr>
        <w:t xml:space="preserve"> </w:t>
      </w:r>
      <w:r>
        <w:rPr>
          <w:w w:val="90"/>
        </w:rPr>
        <w:t>fit</w:t>
      </w:r>
      <w:r>
        <w:rPr>
          <w:spacing w:val="6"/>
        </w:rPr>
        <w:t xml:space="preserve"> </w:t>
      </w:r>
      <w:r>
        <w:rPr>
          <w:w w:val="90"/>
        </w:rPr>
        <w:t>to</w:t>
      </w:r>
      <w:r>
        <w:rPr>
          <w:spacing w:val="6"/>
        </w:rPr>
        <w:t xml:space="preserve"> </w:t>
      </w:r>
      <w:r>
        <w:rPr>
          <w:w w:val="90"/>
        </w:rPr>
        <w:t>the</w:t>
      </w:r>
      <w:r>
        <w:rPr>
          <w:spacing w:val="7"/>
        </w:rPr>
        <w:t xml:space="preserve"> </w:t>
      </w:r>
      <w:r>
        <w:rPr>
          <w:w w:val="90"/>
        </w:rPr>
        <w:t>data,</w:t>
      </w:r>
      <w:r>
        <w:rPr>
          <w:spacing w:val="10"/>
        </w:rPr>
        <w:t xml:space="preserve"> </w:t>
      </w:r>
      <w:r>
        <w:rPr>
          <w:w w:val="90"/>
        </w:rPr>
        <w:t>leave-one-out</w:t>
      </w:r>
      <w:r>
        <w:rPr>
          <w:spacing w:val="7"/>
        </w:rPr>
        <w:t xml:space="preserve"> </w:t>
      </w:r>
      <w:r>
        <w:rPr>
          <w:w w:val="90"/>
        </w:rPr>
        <w:t>(LOO)</w:t>
      </w:r>
      <w:r>
        <w:rPr>
          <w:spacing w:val="6"/>
        </w:rPr>
        <w:t xml:space="preserve"> </w:t>
      </w:r>
      <w:r>
        <w:rPr>
          <w:spacing w:val="-2"/>
          <w:w w:val="90"/>
        </w:rPr>
        <w:t>model</w:t>
      </w:r>
    </w:p>
    <w:p w14:paraId="41179C7F" w14:textId="77777777" w:rsidR="00470D98" w:rsidRDefault="001E0CFE">
      <w:pPr>
        <w:pStyle w:val="BodyText"/>
        <w:spacing w:before="42" w:line="201" w:lineRule="auto"/>
        <w:ind w:left="159" w:right="530"/>
        <w:jc w:val="both"/>
      </w:pPr>
      <w:r>
        <w:rPr>
          <w:spacing w:val="-6"/>
        </w:rPr>
        <w:t>comparison was used to calculate posterior probabilities for each.</w:t>
      </w:r>
      <w:r>
        <w:rPr>
          <w:spacing w:val="18"/>
        </w:rPr>
        <w:t xml:space="preserve"> </w:t>
      </w:r>
      <w:r>
        <w:rPr>
          <w:spacing w:val="-6"/>
        </w:rPr>
        <w:t xml:space="preserve">The results of </w:t>
      </w:r>
      <w:r>
        <w:rPr>
          <w:w w:val="90"/>
        </w:rPr>
        <w:t xml:space="preserve">this procedure allocated </w:t>
      </w:r>
      <w:r>
        <w:rPr>
          <w:rFonts w:ascii="Meiryo UI" w:hAnsi="Meiryo UI"/>
          <w:i/>
          <w:w w:val="90"/>
        </w:rPr>
        <w:t>∼</w:t>
      </w:r>
      <w:r>
        <w:rPr>
          <w:rFonts w:ascii="Meiryo UI" w:hAnsi="Meiryo UI"/>
          <w:i/>
          <w:spacing w:val="-13"/>
          <w:w w:val="90"/>
        </w:rPr>
        <w:t xml:space="preserve"> </w:t>
      </w:r>
      <w:r>
        <w:rPr>
          <w:w w:val="90"/>
        </w:rPr>
        <w:t xml:space="preserve">100% of the weight to the shifted-lognormal model, so </w:t>
      </w:r>
      <w:r>
        <w:rPr>
          <w:spacing w:val="-6"/>
        </w:rPr>
        <w:t>we</w:t>
      </w:r>
      <w:r>
        <w:rPr>
          <w:spacing w:val="-5"/>
        </w:rPr>
        <w:t xml:space="preserve"> </w:t>
      </w:r>
      <w:r>
        <w:rPr>
          <w:spacing w:val="-6"/>
        </w:rPr>
        <w:t>can</w:t>
      </w:r>
      <w:r>
        <w:rPr>
          <w:spacing w:val="-5"/>
        </w:rPr>
        <w:t xml:space="preserve"> </w:t>
      </w:r>
      <w:r>
        <w:rPr>
          <w:spacing w:val="-6"/>
        </w:rPr>
        <w:t>conclude</w:t>
      </w:r>
      <w:r>
        <w:rPr>
          <w:spacing w:val="-4"/>
        </w:rPr>
        <w:t xml:space="preserve"> </w:t>
      </w:r>
      <w:r>
        <w:rPr>
          <w:spacing w:val="-6"/>
        </w:rPr>
        <w:t>that,</w:t>
      </w:r>
      <w:r>
        <w:rPr>
          <w:spacing w:val="-4"/>
        </w:rPr>
        <w:t xml:space="preserve"> </w:t>
      </w:r>
      <w:r>
        <w:rPr>
          <w:spacing w:val="-6"/>
        </w:rPr>
        <w:t>in</w:t>
      </w:r>
      <w:r>
        <w:rPr>
          <w:spacing w:val="-4"/>
        </w:rPr>
        <w:t xml:space="preserve"> </w:t>
      </w:r>
      <w:r>
        <w:rPr>
          <w:spacing w:val="-6"/>
        </w:rPr>
        <w:t>accordance</w:t>
      </w:r>
      <w:r>
        <w:rPr>
          <w:spacing w:val="-5"/>
        </w:rPr>
        <w:t xml:space="preserve"> </w:t>
      </w:r>
      <w:r>
        <w:rPr>
          <w:spacing w:val="-6"/>
        </w:rPr>
        <w:t>with</w:t>
      </w:r>
      <w:r>
        <w:rPr>
          <w:spacing w:val="-5"/>
        </w:rPr>
        <w:t xml:space="preserve"> </w:t>
      </w:r>
      <w:r>
        <w:rPr>
          <w:spacing w:val="-6"/>
        </w:rPr>
        <w:t>our</w:t>
      </w:r>
      <w:r>
        <w:rPr>
          <w:spacing w:val="-4"/>
        </w:rPr>
        <w:t xml:space="preserve"> </w:t>
      </w:r>
      <w:r>
        <w:rPr>
          <w:spacing w:val="-6"/>
        </w:rPr>
        <w:t>registered</w:t>
      </w:r>
      <w:r>
        <w:rPr>
          <w:spacing w:val="-5"/>
        </w:rPr>
        <w:t xml:space="preserve"> </w:t>
      </w:r>
      <w:r>
        <w:rPr>
          <w:spacing w:val="-6"/>
        </w:rPr>
        <w:t>hypothesis,</w:t>
      </w:r>
      <w:r>
        <w:rPr>
          <w:spacing w:val="-3"/>
        </w:rPr>
        <w:t xml:space="preserve"> </w:t>
      </w:r>
      <w:r>
        <w:rPr>
          <w:spacing w:val="-6"/>
        </w:rPr>
        <w:t>it</w:t>
      </w:r>
      <w:r>
        <w:rPr>
          <w:spacing w:val="-5"/>
        </w:rPr>
        <w:t xml:space="preserve"> </w:t>
      </w:r>
      <w:r>
        <w:rPr>
          <w:spacing w:val="-6"/>
        </w:rPr>
        <w:t>is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5"/>
        </w:rPr>
        <w:t xml:space="preserve"> </w:t>
      </w:r>
      <w:r>
        <w:rPr>
          <w:spacing w:val="-6"/>
        </w:rPr>
        <w:t>best</w:t>
      </w:r>
    </w:p>
    <w:p w14:paraId="41DB7DA4" w14:textId="77777777" w:rsidR="00470D98" w:rsidRDefault="001E0CFE">
      <w:pPr>
        <w:pStyle w:val="BodyText"/>
        <w:spacing w:before="17" w:line="247" w:lineRule="auto"/>
        <w:ind w:left="159" w:right="530"/>
        <w:jc w:val="both"/>
        <w:rPr>
          <w:rFonts w:ascii="Times New Roman"/>
          <w:i/>
        </w:rPr>
      </w:pPr>
      <w:r>
        <w:rPr>
          <w:spacing w:val="-4"/>
        </w:rPr>
        <w:t>distribution</w:t>
      </w:r>
      <w:r>
        <w:rPr>
          <w:spacing w:val="-10"/>
        </w:rPr>
        <w:t xml:space="preserve"> </w:t>
      </w:r>
      <w:r>
        <w:rPr>
          <w:spacing w:val="-4"/>
        </w:rPr>
        <w:t>(out</w:t>
      </w:r>
      <w:r>
        <w:rPr>
          <w:spacing w:val="-9"/>
        </w:rPr>
        <w:t xml:space="preserve"> </w:t>
      </w:r>
      <w:r>
        <w:rPr>
          <w:spacing w:val="-4"/>
        </w:rPr>
        <w:t>of</w:t>
      </w:r>
      <w:r>
        <w:rPr>
          <w:spacing w:val="-9"/>
        </w:rPr>
        <w:t xml:space="preserve"> </w:t>
      </w:r>
      <w:r>
        <w:rPr>
          <w:spacing w:val="-4"/>
        </w:rPr>
        <w:t>the</w:t>
      </w:r>
      <w:r>
        <w:rPr>
          <w:spacing w:val="-9"/>
        </w:rPr>
        <w:t xml:space="preserve"> </w:t>
      </w:r>
      <w:r>
        <w:rPr>
          <w:spacing w:val="-4"/>
        </w:rPr>
        <w:t>three</w:t>
      </w:r>
      <w:r>
        <w:rPr>
          <w:spacing w:val="-10"/>
        </w:rPr>
        <w:t xml:space="preserve"> </w:t>
      </w:r>
      <w:r>
        <w:rPr>
          <w:spacing w:val="-4"/>
        </w:rPr>
        <w:t>we</w:t>
      </w:r>
      <w:r>
        <w:rPr>
          <w:spacing w:val="-9"/>
        </w:rPr>
        <w:t xml:space="preserve"> </w:t>
      </w:r>
      <w:r>
        <w:rPr>
          <w:spacing w:val="-4"/>
        </w:rPr>
        <w:t>tested</w:t>
      </w:r>
      <w:hyperlink w:anchor="_bookmark15" w:history="1">
        <w:r>
          <w:rPr>
            <w:spacing w:val="-4"/>
            <w:vertAlign w:val="superscript"/>
          </w:rPr>
          <w:t>4</w:t>
        </w:r>
      </w:hyperlink>
      <w:r>
        <w:rPr>
          <w:spacing w:val="-4"/>
        </w:rPr>
        <w:t>)</w:t>
      </w:r>
      <w:r>
        <w:rPr>
          <w:spacing w:val="-9"/>
        </w:rPr>
        <w:t xml:space="preserve"> </w:t>
      </w:r>
      <w:r>
        <w:rPr>
          <w:spacing w:val="-4"/>
        </w:rPr>
        <w:t>to</w:t>
      </w:r>
      <w:r>
        <w:rPr>
          <w:spacing w:val="-9"/>
        </w:rPr>
        <w:t xml:space="preserve"> </w:t>
      </w:r>
      <w:r>
        <w:rPr>
          <w:spacing w:val="-4"/>
        </w:rPr>
        <w:t>use</w:t>
      </w:r>
      <w:r>
        <w:rPr>
          <w:spacing w:val="-9"/>
        </w:rPr>
        <w:t xml:space="preserve"> </w:t>
      </w:r>
      <w:r>
        <w:rPr>
          <w:spacing w:val="-4"/>
        </w:rPr>
        <w:t>for</w:t>
      </w:r>
      <w:r>
        <w:rPr>
          <w:spacing w:val="-10"/>
        </w:rPr>
        <w:t xml:space="preserve"> </w:t>
      </w:r>
      <w:r>
        <w:rPr>
          <w:spacing w:val="-4"/>
        </w:rPr>
        <w:t>modelling</w:t>
      </w:r>
      <w:r>
        <w:rPr>
          <w:spacing w:val="-9"/>
        </w:rPr>
        <w:t xml:space="preserve"> </w:t>
      </w:r>
      <w:r>
        <w:rPr>
          <w:spacing w:val="-4"/>
        </w:rPr>
        <w:t>response</w:t>
      </w:r>
      <w:r>
        <w:rPr>
          <w:spacing w:val="-9"/>
        </w:rPr>
        <w:t xml:space="preserve"> </w:t>
      </w:r>
      <w:r>
        <w:rPr>
          <w:spacing w:val="-4"/>
        </w:rPr>
        <w:t>times</w:t>
      </w:r>
      <w:r>
        <w:rPr>
          <w:spacing w:val="-9"/>
        </w:rPr>
        <w:t xml:space="preserve"> </w:t>
      </w:r>
      <w:r>
        <w:rPr>
          <w:spacing w:val="-4"/>
        </w:rPr>
        <w:t>in this</w:t>
      </w:r>
      <w:r>
        <w:rPr>
          <w:spacing w:val="-10"/>
        </w:rPr>
        <w:t xml:space="preserve"> </w:t>
      </w:r>
      <w:r>
        <w:rPr>
          <w:spacing w:val="-4"/>
        </w:rPr>
        <w:t>paradigm.</w:t>
      </w:r>
      <w:r>
        <w:rPr>
          <w:spacing w:val="-5"/>
        </w:rPr>
        <w:t xml:space="preserve"> </w:t>
      </w:r>
      <w:r>
        <w:rPr>
          <w:spacing w:val="-4"/>
        </w:rPr>
        <w:t>This</w:t>
      </w:r>
      <w:r>
        <w:rPr>
          <w:spacing w:val="-9"/>
        </w:rPr>
        <w:t xml:space="preserve"> </w:t>
      </w:r>
      <w:r>
        <w:rPr>
          <w:spacing w:val="-4"/>
        </w:rPr>
        <w:t>model</w:t>
      </w:r>
      <w:r>
        <w:rPr>
          <w:spacing w:val="-10"/>
        </w:rPr>
        <w:t xml:space="preserve"> </w:t>
      </w:r>
      <w:r>
        <w:rPr>
          <w:spacing w:val="-4"/>
        </w:rPr>
        <w:t>is</w:t>
      </w:r>
      <w:r>
        <w:rPr>
          <w:spacing w:val="-9"/>
        </w:rPr>
        <w:t xml:space="preserve"> </w:t>
      </w:r>
      <w:r>
        <w:rPr>
          <w:spacing w:val="-4"/>
        </w:rPr>
        <w:t>shown</w:t>
      </w:r>
      <w:r>
        <w:rPr>
          <w:spacing w:val="-9"/>
        </w:rPr>
        <w:t xml:space="preserve"> </w:t>
      </w:r>
      <w:r>
        <w:rPr>
          <w:spacing w:val="-4"/>
        </w:rPr>
        <w:t>in</w:t>
      </w:r>
      <w:r>
        <w:rPr>
          <w:spacing w:val="-9"/>
        </w:rPr>
        <w:t xml:space="preserve"> </w:t>
      </w:r>
      <w:r>
        <w:rPr>
          <w:spacing w:val="-4"/>
        </w:rPr>
        <w:t>Figure</w:t>
      </w:r>
      <w:r>
        <w:rPr>
          <w:spacing w:val="-9"/>
        </w:rPr>
        <w:t xml:space="preserve"> </w:t>
      </w:r>
      <w:r>
        <w:rPr>
          <w:spacing w:val="-4"/>
        </w:rPr>
        <w:t>2.2</w:t>
      </w:r>
      <w:r>
        <w:rPr>
          <w:spacing w:val="-9"/>
        </w:rPr>
        <w:t xml:space="preserve"> </w:t>
      </w:r>
      <w:r>
        <w:rPr>
          <w:spacing w:val="-4"/>
        </w:rPr>
        <w:t>of</w:t>
      </w:r>
      <w:r>
        <w:rPr>
          <w:spacing w:val="-9"/>
        </w:rPr>
        <w:t xml:space="preserve"> </w:t>
      </w:r>
      <w:r>
        <w:rPr>
          <w:spacing w:val="-4"/>
        </w:rPr>
        <w:t>the</w:t>
      </w:r>
      <w:r>
        <w:rPr>
          <w:spacing w:val="-10"/>
        </w:rPr>
        <w:t xml:space="preserve"> </w:t>
      </w:r>
      <w:r>
        <w:rPr>
          <w:rFonts w:ascii="Times New Roman"/>
          <w:i/>
          <w:spacing w:val="-4"/>
        </w:rPr>
        <w:t>Supplementary</w:t>
      </w:r>
      <w:r>
        <w:rPr>
          <w:rFonts w:ascii="Times New Roman"/>
          <w:i/>
          <w:spacing w:val="-11"/>
        </w:rPr>
        <w:t xml:space="preserve"> </w:t>
      </w:r>
      <w:r>
        <w:rPr>
          <w:rFonts w:ascii="Times New Roman"/>
          <w:i/>
          <w:spacing w:val="-4"/>
        </w:rPr>
        <w:t>Materials</w:t>
      </w:r>
    </w:p>
    <w:p w14:paraId="1C6FDDB0" w14:textId="77777777" w:rsidR="00470D98" w:rsidRDefault="001E0CFE">
      <w:pPr>
        <w:spacing w:line="280" w:lineRule="exact"/>
        <w:ind w:left="159"/>
        <w:jc w:val="both"/>
        <w:rPr>
          <w:sz w:val="24"/>
        </w:rPr>
      </w:pPr>
      <w:r>
        <w:rPr>
          <w:rFonts w:ascii="Times New Roman"/>
          <w:i/>
          <w:spacing w:val="-2"/>
          <w:sz w:val="24"/>
        </w:rPr>
        <w:t>-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Registered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Analysis</w:t>
      </w:r>
      <w:r>
        <w:rPr>
          <w:spacing w:val="-2"/>
          <w:sz w:val="24"/>
        </w:rPr>
        <w:t>.</w:t>
      </w:r>
    </w:p>
    <w:p w14:paraId="0A986C00" w14:textId="77777777" w:rsidR="00470D98" w:rsidRDefault="001E0CFE">
      <w:pPr>
        <w:pStyle w:val="ListParagraph"/>
        <w:numPr>
          <w:ilvl w:val="1"/>
          <w:numId w:val="1"/>
        </w:numPr>
        <w:tabs>
          <w:tab w:val="left" w:pos="636"/>
        </w:tabs>
        <w:spacing w:before="249"/>
        <w:ind w:left="636" w:hanging="477"/>
        <w:rPr>
          <w:i/>
          <w:sz w:val="24"/>
        </w:rPr>
        <w:pPrChange w:id="2154" w:author="Hughes, Anna E" w:date="2023-08-09T15:29:00Z">
          <w:pPr>
            <w:pStyle w:val="ListParagraph"/>
            <w:numPr>
              <w:ilvl w:val="1"/>
              <w:numId w:val="3"/>
            </w:numPr>
            <w:tabs>
              <w:tab w:val="left" w:pos="638"/>
            </w:tabs>
            <w:spacing w:before="249"/>
          </w:pPr>
        </w:pPrChange>
      </w:pPr>
      <w:bookmarkStart w:id="2155" w:name="Hypothesis_2:_log-linear_effect_of_NT"/>
      <w:bookmarkEnd w:id="2155"/>
      <w:r>
        <w:rPr>
          <w:i/>
          <w:sz w:val="24"/>
        </w:rPr>
        <w:t>Hypothesis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2:</w:t>
      </w:r>
      <w:r>
        <w:rPr>
          <w:i/>
          <w:spacing w:val="5"/>
          <w:sz w:val="24"/>
        </w:rPr>
        <w:t xml:space="preserve"> </w:t>
      </w:r>
      <w:r>
        <w:rPr>
          <w:i/>
          <w:sz w:val="24"/>
        </w:rPr>
        <w:t>log-linear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effect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8"/>
          <w:sz w:val="24"/>
        </w:rPr>
        <w:t xml:space="preserve"> </w:t>
      </w:r>
      <w:r>
        <w:rPr>
          <w:i/>
          <w:spacing w:val="-5"/>
          <w:sz w:val="24"/>
        </w:rPr>
        <w:t>N</w:t>
      </w:r>
      <w:r>
        <w:rPr>
          <w:i/>
          <w:spacing w:val="-5"/>
          <w:sz w:val="24"/>
          <w:vertAlign w:val="subscript"/>
        </w:rPr>
        <w:t>T</w:t>
      </w:r>
    </w:p>
    <w:p w14:paraId="14740548" w14:textId="77777777" w:rsidR="00470D98" w:rsidRDefault="001E0CFE">
      <w:pPr>
        <w:pStyle w:val="BodyText"/>
        <w:spacing w:before="67" w:line="247" w:lineRule="auto"/>
        <w:ind w:left="159" w:right="520" w:firstLine="351"/>
        <w:pPrChange w:id="2156" w:author="Hughes, Anna E" w:date="2023-08-09T15:29:00Z">
          <w:pPr>
            <w:pStyle w:val="BodyText"/>
            <w:spacing w:before="67" w:line="247" w:lineRule="auto"/>
            <w:ind w:left="159" w:right="521" w:firstLine="351"/>
          </w:pPr>
        </w:pPrChange>
      </w:pPr>
      <w:r>
        <w:rPr>
          <w:w w:val="90"/>
        </w:rPr>
        <w:t>We then used the same methods to verify that using log</w:t>
      </w:r>
      <w:r>
        <w:rPr>
          <w:spacing w:val="-19"/>
          <w:w w:val="90"/>
        </w:rPr>
        <w:t xml:space="preserve"> </w:t>
      </w:r>
      <w:r>
        <w:rPr>
          <w:rFonts w:ascii="Times New Roman"/>
          <w:i/>
          <w:w w:val="90"/>
        </w:rPr>
        <w:t>N</w:t>
      </w:r>
      <w:r>
        <w:rPr>
          <w:rFonts w:ascii="Times New Roman"/>
          <w:i/>
          <w:w w:val="90"/>
          <w:vertAlign w:val="subscript"/>
        </w:rPr>
        <w:t>T</w:t>
      </w:r>
      <w:r>
        <w:rPr>
          <w:rFonts w:ascii="Times New Roman"/>
          <w:i/>
          <w:spacing w:val="33"/>
        </w:rPr>
        <w:t xml:space="preserve"> </w:t>
      </w:r>
      <w:r>
        <w:rPr>
          <w:w w:val="90"/>
        </w:rPr>
        <w:t>for the search slope does</w:t>
      </w:r>
      <w:r>
        <w:t xml:space="preserve"> </w:t>
      </w:r>
      <w:r>
        <w:rPr>
          <w:w w:val="90"/>
        </w:rPr>
        <w:t>indeed</w:t>
      </w:r>
      <w:r>
        <w:rPr>
          <w:spacing w:val="1"/>
        </w:rPr>
        <w:t xml:space="preserve"> </w:t>
      </w:r>
      <w:r>
        <w:rPr>
          <w:w w:val="90"/>
        </w:rPr>
        <w:t>give</w:t>
      </w:r>
      <w:r>
        <w:rPr>
          <w:spacing w:val="1"/>
        </w:rPr>
        <w:t xml:space="preserve"> </w:t>
      </w:r>
      <w:r>
        <w:rPr>
          <w:w w:val="90"/>
        </w:rPr>
        <w:t>a</w:t>
      </w:r>
      <w:r>
        <w:rPr>
          <w:spacing w:val="1"/>
        </w:rPr>
        <w:t xml:space="preserve"> </w:t>
      </w:r>
      <w:r>
        <w:rPr>
          <w:w w:val="90"/>
        </w:rPr>
        <w:t>better</w:t>
      </w:r>
      <w:r>
        <w:rPr>
          <w:spacing w:val="1"/>
        </w:rPr>
        <w:t xml:space="preserve"> </w:t>
      </w:r>
      <w:r>
        <w:rPr>
          <w:w w:val="90"/>
        </w:rPr>
        <w:t>fit</w:t>
      </w:r>
      <w:r>
        <w:rPr>
          <w:spacing w:val="1"/>
        </w:rPr>
        <w:t xml:space="preserve"> </w:t>
      </w:r>
      <w:r>
        <w:rPr>
          <w:w w:val="90"/>
        </w:rPr>
        <w:t>to</w:t>
      </w:r>
      <w:r>
        <w:rPr>
          <w:spacing w:val="1"/>
        </w:rPr>
        <w:t xml:space="preserve"> </w:t>
      </w:r>
      <w:r>
        <w:rPr>
          <w:w w:val="90"/>
        </w:rPr>
        <w:t>the</w:t>
      </w:r>
      <w:r>
        <w:rPr>
          <w:spacing w:val="1"/>
        </w:rPr>
        <w:t xml:space="preserve"> </w:t>
      </w:r>
      <w:r>
        <w:rPr>
          <w:w w:val="90"/>
        </w:rPr>
        <w:t>data</w:t>
      </w:r>
      <w:r>
        <w:rPr>
          <w:spacing w:val="1"/>
        </w:rPr>
        <w:t xml:space="preserve"> </w:t>
      </w:r>
      <w:r>
        <w:rPr>
          <w:w w:val="90"/>
        </w:rPr>
        <w:t>than</w:t>
      </w:r>
      <w:r>
        <w:t xml:space="preserve"> </w:t>
      </w:r>
      <w:r>
        <w:rPr>
          <w:w w:val="90"/>
        </w:rPr>
        <w:t>simply</w:t>
      </w:r>
      <w:r>
        <w:rPr>
          <w:spacing w:val="1"/>
        </w:rPr>
        <w:t xml:space="preserve"> </w:t>
      </w:r>
      <w:r>
        <w:rPr>
          <w:w w:val="90"/>
        </w:rPr>
        <w:t>using</w:t>
      </w:r>
      <w:r>
        <w:t xml:space="preserve"> </w:t>
      </w:r>
      <w:r>
        <w:rPr>
          <w:rFonts w:ascii="Times New Roman"/>
          <w:i/>
          <w:w w:val="90"/>
        </w:rPr>
        <w:t>N</w:t>
      </w:r>
      <w:r>
        <w:rPr>
          <w:rFonts w:ascii="Times New Roman"/>
          <w:i/>
          <w:w w:val="90"/>
          <w:vertAlign w:val="subscript"/>
        </w:rPr>
        <w:t>T</w:t>
      </w:r>
      <w:r>
        <w:rPr>
          <w:rFonts w:ascii="Times New Roman"/>
          <w:i/>
          <w:spacing w:val="-20"/>
          <w:w w:val="90"/>
        </w:rPr>
        <w:t xml:space="preserve"> </w:t>
      </w:r>
      <w:r>
        <w:rPr>
          <w:w w:val="90"/>
        </w:rPr>
        <w:t>.</w:t>
      </w:r>
      <w:r>
        <w:rPr>
          <w:spacing w:val="22"/>
        </w:rPr>
        <w:t xml:space="preserve"> </w:t>
      </w:r>
      <w:r>
        <w:rPr>
          <w:w w:val="90"/>
        </w:rPr>
        <w:t>The</w:t>
      </w:r>
      <w:r>
        <w:rPr>
          <w:spacing w:val="1"/>
        </w:rPr>
        <w:t xml:space="preserve"> </w:t>
      </w:r>
      <w:r>
        <w:rPr>
          <w:w w:val="90"/>
        </w:rPr>
        <w:t>results</w:t>
      </w:r>
      <w:r>
        <w:rPr>
          <w:spacing w:val="1"/>
        </w:rPr>
        <w:t xml:space="preserve"> </w:t>
      </w:r>
      <w:r>
        <w:rPr>
          <w:w w:val="90"/>
        </w:rPr>
        <w:t>are</w:t>
      </w:r>
      <w:r>
        <w:rPr>
          <w:spacing w:val="1"/>
        </w:rPr>
        <w:t xml:space="preserve"> </w:t>
      </w:r>
      <w:r>
        <w:rPr>
          <w:spacing w:val="-2"/>
          <w:w w:val="90"/>
        </w:rPr>
        <w:t>again</w:t>
      </w:r>
    </w:p>
    <w:p w14:paraId="41FB675C" w14:textId="77777777" w:rsidR="00470D98" w:rsidRDefault="001E0CFE">
      <w:pPr>
        <w:pStyle w:val="BodyText"/>
        <w:spacing w:before="0" w:line="307" w:lineRule="exact"/>
        <w:ind w:left="159"/>
      </w:pPr>
      <w:r>
        <w:rPr>
          <w:spacing w:val="-6"/>
        </w:rPr>
        <w:t>conclusive</w:t>
      </w:r>
      <w:r>
        <w:rPr>
          <w:spacing w:val="-8"/>
        </w:rPr>
        <w:t xml:space="preserve"> </w:t>
      </w:r>
      <w:r>
        <w:rPr>
          <w:spacing w:val="-6"/>
        </w:rPr>
        <w:t>with</w:t>
      </w:r>
      <w:r>
        <w:rPr>
          <w:spacing w:val="-7"/>
        </w:rPr>
        <w:t xml:space="preserve"> </w:t>
      </w:r>
      <w:r>
        <w:rPr>
          <w:rFonts w:ascii="Meiryo UI" w:hAnsi="Meiryo UI"/>
          <w:i/>
          <w:spacing w:val="-6"/>
        </w:rPr>
        <w:t>∼</w:t>
      </w:r>
      <w:r>
        <w:rPr>
          <w:rFonts w:ascii="Meiryo UI" w:hAnsi="Meiryo UI"/>
          <w:i/>
          <w:spacing w:val="-26"/>
        </w:rPr>
        <w:t xml:space="preserve"> </w:t>
      </w:r>
      <w:r>
        <w:rPr>
          <w:spacing w:val="-6"/>
        </w:rPr>
        <w:t>100%</w:t>
      </w:r>
      <w:r>
        <w:rPr>
          <w:spacing w:val="-7"/>
        </w:rPr>
        <w:t xml:space="preserve"> </w:t>
      </w:r>
      <w:r>
        <w:rPr>
          <w:spacing w:val="-6"/>
        </w:rPr>
        <w:t>of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8"/>
        </w:rPr>
        <w:t xml:space="preserve"> </w:t>
      </w:r>
      <w:r>
        <w:rPr>
          <w:spacing w:val="-6"/>
        </w:rPr>
        <w:t>model</w:t>
      </w:r>
      <w:r>
        <w:rPr>
          <w:spacing w:val="-4"/>
        </w:rPr>
        <w:t xml:space="preserve"> </w:t>
      </w:r>
      <w:r>
        <w:rPr>
          <w:spacing w:val="-6"/>
        </w:rPr>
        <w:t>weight</w:t>
      </w:r>
      <w:r>
        <w:rPr>
          <w:spacing w:val="-5"/>
        </w:rPr>
        <w:t xml:space="preserve"> </w:t>
      </w:r>
      <w:r>
        <w:rPr>
          <w:spacing w:val="-6"/>
        </w:rPr>
        <w:t>being</w:t>
      </w:r>
      <w:r>
        <w:rPr>
          <w:spacing w:val="-4"/>
        </w:rPr>
        <w:t xml:space="preserve"> </w:t>
      </w:r>
      <w:r>
        <w:rPr>
          <w:spacing w:val="-6"/>
        </w:rPr>
        <w:t>assigned</w:t>
      </w:r>
      <w:r>
        <w:rPr>
          <w:spacing w:val="-5"/>
        </w:rPr>
        <w:t xml:space="preserve"> </w:t>
      </w:r>
      <w:r>
        <w:rPr>
          <w:spacing w:val="-6"/>
        </w:rPr>
        <w:t>to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5"/>
        </w:rPr>
        <w:t xml:space="preserve"> </w:t>
      </w:r>
      <w:r>
        <w:rPr>
          <w:spacing w:val="-6"/>
        </w:rPr>
        <w:t>model</w:t>
      </w:r>
      <w:r>
        <w:rPr>
          <w:spacing w:val="-4"/>
        </w:rPr>
        <w:t xml:space="preserve"> </w:t>
      </w:r>
      <w:r>
        <w:rPr>
          <w:spacing w:val="-6"/>
        </w:rPr>
        <w:t>that</w:t>
      </w:r>
      <w:r>
        <w:rPr>
          <w:spacing w:val="-4"/>
        </w:rPr>
        <w:t xml:space="preserve"> </w:t>
      </w:r>
      <w:r>
        <w:rPr>
          <w:spacing w:val="-6"/>
        </w:rPr>
        <w:t>is</w:t>
      </w:r>
    </w:p>
    <w:p w14:paraId="64B903D8" w14:textId="77777777" w:rsidR="00470D98" w:rsidRDefault="001E0CFE">
      <w:pPr>
        <w:pStyle w:val="BodyText"/>
        <w:spacing w:before="0" w:line="261" w:lineRule="exact"/>
        <w:ind w:left="159"/>
      </w:pPr>
      <w:r>
        <w:rPr>
          <w:spacing w:val="-6"/>
        </w:rPr>
        <w:t>log-linear</w:t>
      </w:r>
      <w:r>
        <w:rPr>
          <w:spacing w:val="-8"/>
        </w:rPr>
        <w:t xml:space="preserve"> </w:t>
      </w:r>
      <w:r>
        <w:rPr>
          <w:spacing w:val="-6"/>
        </w:rPr>
        <w:t>in</w:t>
      </w:r>
      <w:r>
        <w:rPr>
          <w:spacing w:val="-3"/>
        </w:rPr>
        <w:t xml:space="preserve"> </w:t>
      </w:r>
      <w:r>
        <w:rPr>
          <w:rFonts w:ascii="Times New Roman"/>
          <w:i/>
          <w:spacing w:val="-6"/>
        </w:rPr>
        <w:t>N</w:t>
      </w:r>
      <w:r>
        <w:rPr>
          <w:rFonts w:ascii="Times New Roman"/>
          <w:i/>
          <w:spacing w:val="-6"/>
          <w:vertAlign w:val="subscript"/>
        </w:rPr>
        <w:t>T</w:t>
      </w:r>
      <w:r>
        <w:rPr>
          <w:rFonts w:ascii="Times New Roman"/>
          <w:i/>
          <w:spacing w:val="-28"/>
        </w:rPr>
        <w:t xml:space="preserve"> </w:t>
      </w:r>
      <w:r>
        <w:rPr>
          <w:spacing w:val="-6"/>
        </w:rPr>
        <w:t>,</w:t>
      </w:r>
      <w:r>
        <w:rPr>
          <w:spacing w:val="-2"/>
        </w:rPr>
        <w:t xml:space="preserve"> </w:t>
      </w:r>
      <w:r>
        <w:rPr>
          <w:spacing w:val="-6"/>
        </w:rPr>
        <w:t>again</w:t>
      </w:r>
      <w:r>
        <w:rPr>
          <w:spacing w:val="-3"/>
        </w:rPr>
        <w:t xml:space="preserve"> </w:t>
      </w:r>
      <w:r>
        <w:rPr>
          <w:spacing w:val="-6"/>
        </w:rPr>
        <w:t>in</w:t>
      </w:r>
      <w:r>
        <w:rPr>
          <w:spacing w:val="-3"/>
        </w:rPr>
        <w:t xml:space="preserve"> </w:t>
      </w:r>
      <w:r>
        <w:rPr>
          <w:spacing w:val="-6"/>
        </w:rPr>
        <w:t>accordance</w:t>
      </w:r>
      <w:r>
        <w:rPr>
          <w:spacing w:val="-2"/>
        </w:rPr>
        <w:t xml:space="preserve"> </w:t>
      </w:r>
      <w:r>
        <w:rPr>
          <w:spacing w:val="-6"/>
        </w:rPr>
        <w:t>with</w:t>
      </w:r>
      <w:r>
        <w:rPr>
          <w:spacing w:val="-3"/>
        </w:rPr>
        <w:t xml:space="preserve"> </w:t>
      </w:r>
      <w:r>
        <w:rPr>
          <w:spacing w:val="-6"/>
        </w:rPr>
        <w:t>our</w:t>
      </w:r>
      <w:r>
        <w:rPr>
          <w:spacing w:val="-3"/>
        </w:rPr>
        <w:t xml:space="preserve"> </w:t>
      </w:r>
      <w:r>
        <w:rPr>
          <w:spacing w:val="-6"/>
        </w:rPr>
        <w:t>original</w:t>
      </w:r>
      <w:r>
        <w:rPr>
          <w:spacing w:val="-2"/>
        </w:rPr>
        <w:t xml:space="preserve"> </w:t>
      </w:r>
      <w:r>
        <w:rPr>
          <w:spacing w:val="-6"/>
        </w:rPr>
        <w:t>hypothesis.</w:t>
      </w:r>
    </w:p>
    <w:p w14:paraId="28D563FD" w14:textId="77777777" w:rsidR="00470D98" w:rsidRDefault="001E0CFE">
      <w:pPr>
        <w:pStyle w:val="ListParagraph"/>
        <w:numPr>
          <w:ilvl w:val="1"/>
          <w:numId w:val="1"/>
        </w:numPr>
        <w:tabs>
          <w:tab w:val="left" w:pos="636"/>
        </w:tabs>
        <w:spacing w:before="248"/>
        <w:ind w:left="636" w:hanging="477"/>
        <w:rPr>
          <w:i/>
          <w:sz w:val="24"/>
        </w:rPr>
        <w:pPrChange w:id="2157" w:author="Hughes, Anna E" w:date="2023-08-09T15:29:00Z">
          <w:pPr>
            <w:pStyle w:val="ListParagraph"/>
            <w:numPr>
              <w:ilvl w:val="1"/>
              <w:numId w:val="3"/>
            </w:numPr>
            <w:tabs>
              <w:tab w:val="left" w:pos="638"/>
            </w:tabs>
            <w:spacing w:before="248"/>
          </w:pPr>
        </w:pPrChange>
      </w:pPr>
      <w:bookmarkStart w:id="2158" w:name="Hypothesis_3:_Contrast_Model_Comparison"/>
      <w:bookmarkEnd w:id="2158"/>
      <w:r>
        <w:rPr>
          <w:i/>
          <w:sz w:val="24"/>
        </w:rPr>
        <w:t>Hypothesis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3:</w:t>
      </w:r>
      <w:r>
        <w:rPr>
          <w:i/>
          <w:spacing w:val="5"/>
          <w:sz w:val="24"/>
        </w:rPr>
        <w:t xml:space="preserve"> </w:t>
      </w:r>
      <w:r>
        <w:rPr>
          <w:i/>
          <w:sz w:val="24"/>
        </w:rPr>
        <w:t>Contrast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Model</w:t>
      </w:r>
      <w:r>
        <w:rPr>
          <w:i/>
          <w:spacing w:val="-9"/>
          <w:sz w:val="24"/>
        </w:rPr>
        <w:t xml:space="preserve"> </w:t>
      </w:r>
      <w:r>
        <w:rPr>
          <w:i/>
          <w:spacing w:val="-2"/>
          <w:sz w:val="24"/>
        </w:rPr>
        <w:t>Comparison</w:t>
      </w:r>
    </w:p>
    <w:p w14:paraId="1D69B7AE" w14:textId="7B7F1A1E" w:rsidR="00470D98" w:rsidRDefault="001E0CFE">
      <w:pPr>
        <w:pStyle w:val="BodyText"/>
        <w:spacing w:before="67" w:line="247" w:lineRule="auto"/>
        <w:ind w:left="159" w:right="530" w:firstLine="351"/>
        <w:jc w:val="both"/>
      </w:pPr>
      <w:r>
        <w:rPr>
          <w:w w:val="90"/>
        </w:rPr>
        <w:t>Now that we have confirmed that the shifted-lognormal multilevel model (with</w:t>
      </w:r>
      <w:r>
        <w:rPr>
          <w:spacing w:val="40"/>
        </w:rPr>
        <w:t xml:space="preserve"> </w:t>
      </w:r>
      <w:r>
        <w:rPr>
          <w:w w:val="90"/>
        </w:rPr>
        <w:t xml:space="preserve">a log-linear effect of </w:t>
      </w:r>
      <w:r>
        <w:rPr>
          <w:rFonts w:ascii="Times New Roman"/>
          <w:i/>
          <w:w w:val="90"/>
        </w:rPr>
        <w:t>N</w:t>
      </w:r>
      <w:r>
        <w:rPr>
          <w:rFonts w:ascii="Times New Roman"/>
          <w:i/>
          <w:w w:val="90"/>
          <w:vertAlign w:val="subscript"/>
        </w:rPr>
        <w:t>T</w:t>
      </w:r>
      <w:r>
        <w:rPr>
          <w:rFonts w:ascii="Times New Roman"/>
          <w:i/>
          <w:spacing w:val="-9"/>
          <w:w w:val="90"/>
        </w:rPr>
        <w:t xml:space="preserve"> </w:t>
      </w:r>
      <w:r>
        <w:rPr>
          <w:w w:val="90"/>
        </w:rPr>
        <w:t>) is indeed the best fit to the data we will extract the search slopes for each feature.</w:t>
      </w:r>
      <w:r>
        <w:t xml:space="preserve"> </w:t>
      </w:r>
      <w:r>
        <w:rPr>
          <w:w w:val="90"/>
        </w:rPr>
        <w:t xml:space="preserve">These are summarised in Table </w:t>
      </w:r>
      <w:hyperlink w:anchor="_bookmark16" w:history="1">
        <w:r>
          <w:rPr>
            <w:w w:val="90"/>
          </w:rPr>
          <w:t>3.</w:t>
        </w:r>
      </w:hyperlink>
      <w:r>
        <w:t xml:space="preserve"> </w:t>
      </w:r>
      <w:r>
        <w:rPr>
          <w:w w:val="90"/>
        </w:rPr>
        <w:t xml:space="preserve">We can see that we have </w:t>
      </w:r>
      <w:r>
        <w:t>successfully</w:t>
      </w:r>
      <w:r>
        <w:rPr>
          <w:spacing w:val="-14"/>
        </w:rPr>
        <w:t xml:space="preserve"> </w:t>
      </w:r>
      <w:r>
        <w:t>obtained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range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values</w:t>
      </w:r>
      <w:r>
        <w:rPr>
          <w:spacing w:val="-13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both</w:t>
      </w:r>
      <w:r>
        <w:rPr>
          <w:spacing w:val="-13"/>
        </w:rPr>
        <w:t xml:space="preserve"> </w:t>
      </w:r>
      <w:r>
        <w:rPr>
          <w:rFonts w:ascii="Times New Roman"/>
          <w:i/>
        </w:rPr>
        <w:t>D</w:t>
      </w:r>
      <w:r>
        <w:rPr>
          <w:rFonts w:ascii="Times New Roman"/>
          <w:i/>
          <w:vertAlign w:val="subscript"/>
        </w:rPr>
        <w:t>c</w:t>
      </w:r>
      <w:r>
        <w:rPr>
          <w:rFonts w:ascii="Times New Roman"/>
          <w:i/>
          <w:spacing w:val="-15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rPr>
          <w:rFonts w:ascii="Times New Roman"/>
          <w:i/>
        </w:rPr>
        <w:t>D</w:t>
      </w:r>
      <w:r>
        <w:rPr>
          <w:rFonts w:ascii="Times New Roman"/>
          <w:i/>
          <w:vertAlign w:val="subscript"/>
        </w:rPr>
        <w:t>s</w:t>
      </w:r>
      <w:r>
        <w:t>.</w:t>
      </w:r>
      <w:r>
        <w:rPr>
          <w:spacing w:val="-14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with</w:t>
      </w:r>
      <w:r>
        <w:rPr>
          <w:spacing w:val="-13"/>
        </w:rPr>
        <w:t xml:space="preserve"> </w:t>
      </w:r>
      <w:del w:id="2159" w:author="Hughes, Anna E" w:date="2023-08-09T15:29:00Z">
        <w:r w:rsidR="00791F47">
          <w:fldChar w:fldCharType="begin"/>
        </w:r>
        <w:r w:rsidR="00791F47">
          <w:delInstrText xml:space="preserve"> HYPERLINK \l "_bookmark29" </w:delInstrText>
        </w:r>
        <w:r w:rsidR="00791F47">
          <w:fldChar w:fldCharType="separate"/>
        </w:r>
        <w:r w:rsidR="001644E6">
          <w:delText>Buetti</w:delText>
        </w:r>
        <w:r w:rsidR="001644E6">
          <w:rPr>
            <w:spacing w:val="-13"/>
          </w:rPr>
          <w:delText xml:space="preserve"> </w:delText>
        </w:r>
        <w:r w:rsidR="001644E6">
          <w:delText>et</w:delText>
        </w:r>
        <w:r w:rsidR="001644E6">
          <w:rPr>
            <w:spacing w:val="-13"/>
          </w:rPr>
          <w:delText xml:space="preserve"> </w:delText>
        </w:r>
        <w:r w:rsidR="001644E6">
          <w:delText>al.</w:delText>
        </w:r>
        <w:r w:rsidR="00791F47">
          <w:fldChar w:fldCharType="end"/>
        </w:r>
        <w:r w:rsidR="001644E6">
          <w:delText xml:space="preserve"> </w:delText>
        </w:r>
        <w:r w:rsidR="00791F47">
          <w:fldChar w:fldCharType="begin"/>
        </w:r>
        <w:r w:rsidR="00791F47">
          <w:delInstrText xml:space="preserve"> HYPERLINK \l "_bookmark29" </w:delInstrText>
        </w:r>
        <w:r w:rsidR="00791F47">
          <w:fldChar w:fldCharType="separate"/>
        </w:r>
        <w:r w:rsidR="001644E6">
          <w:rPr>
            <w:spacing w:val="-2"/>
          </w:rPr>
          <w:delText>(2019)</w:delText>
        </w:r>
        <w:r w:rsidR="00791F47">
          <w:rPr>
            <w:spacing w:val="-2"/>
          </w:rPr>
          <w:fldChar w:fldCharType="end"/>
        </w:r>
      </w:del>
      <w:ins w:id="2160" w:author="Hughes, Anna E" w:date="2023-08-09T15:29:00Z">
        <w:r w:rsidR="00791F47">
          <w:fldChar w:fldCharType="begin"/>
        </w:r>
        <w:r w:rsidR="00791F47">
          <w:instrText xml:space="preserve"> HYPERLINK \l "_bookmark30" </w:instrText>
        </w:r>
        <w:r w:rsidR="00791F47">
          <w:fldChar w:fldCharType="separate"/>
        </w:r>
        <w:r>
          <w:t>Buetti</w:t>
        </w:r>
        <w:r>
          <w:rPr>
            <w:spacing w:val="-13"/>
          </w:rPr>
          <w:t xml:space="preserve"> </w:t>
        </w:r>
        <w:r>
          <w:t>et</w:t>
        </w:r>
        <w:r>
          <w:rPr>
            <w:spacing w:val="-13"/>
          </w:rPr>
          <w:t xml:space="preserve"> </w:t>
        </w:r>
        <w:r>
          <w:t>al.</w:t>
        </w:r>
        <w:r w:rsidR="00791F47">
          <w:fldChar w:fldCharType="end"/>
        </w:r>
        <w:r>
          <w:t xml:space="preserve"> </w:t>
        </w:r>
        <w:r w:rsidR="00791F47">
          <w:fldChar w:fldCharType="begin"/>
        </w:r>
        <w:r w:rsidR="00791F47">
          <w:instrText xml:space="preserve"> HYPERLINK \l "_bookmark30" </w:instrText>
        </w:r>
        <w:r w:rsidR="00791F47">
          <w:fldChar w:fldCharType="separate"/>
        </w:r>
        <w:r>
          <w:rPr>
            <w:spacing w:val="-2"/>
          </w:rPr>
          <w:t>(2019)</w:t>
        </w:r>
        <w:r w:rsidR="00791F47">
          <w:rPr>
            <w:spacing w:val="-2"/>
          </w:rPr>
          <w:fldChar w:fldCharType="end"/>
        </w:r>
      </w:ins>
      <w:r>
        <w:rPr>
          <w:spacing w:val="-9"/>
        </w:rPr>
        <w:t xml:space="preserve"> </w:t>
      </w:r>
      <w:r>
        <w:rPr>
          <w:spacing w:val="-2"/>
        </w:rPr>
        <w:t>we</w:t>
      </w:r>
      <w:r>
        <w:rPr>
          <w:spacing w:val="-9"/>
        </w:rPr>
        <w:t xml:space="preserve"> </w:t>
      </w:r>
      <w:r>
        <w:rPr>
          <w:spacing w:val="-2"/>
        </w:rPr>
        <w:t>find</w:t>
      </w:r>
      <w:r>
        <w:rPr>
          <w:spacing w:val="-9"/>
        </w:rPr>
        <w:t xml:space="preserve"> </w:t>
      </w:r>
      <w:r>
        <w:rPr>
          <w:spacing w:val="-2"/>
        </w:rPr>
        <w:t>that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values</w:t>
      </w:r>
      <w:r>
        <w:rPr>
          <w:spacing w:val="-9"/>
        </w:rPr>
        <w:t xml:space="preserve"> </w:t>
      </w:r>
      <w:r>
        <w:rPr>
          <w:spacing w:val="-2"/>
        </w:rPr>
        <w:t>for</w:t>
      </w:r>
      <w:r>
        <w:rPr>
          <w:spacing w:val="-9"/>
        </w:rPr>
        <w:t xml:space="preserve"> </w:t>
      </w:r>
      <w:r>
        <w:rPr>
          <w:rFonts w:ascii="Times New Roman"/>
          <w:i/>
          <w:spacing w:val="-2"/>
        </w:rPr>
        <w:t>D</w:t>
      </w:r>
      <w:r>
        <w:rPr>
          <w:rFonts w:ascii="Times New Roman"/>
          <w:i/>
          <w:spacing w:val="-2"/>
          <w:vertAlign w:val="subscript"/>
        </w:rPr>
        <w:t>s</w:t>
      </w:r>
      <w:r>
        <w:rPr>
          <w:rFonts w:ascii="Times New Roman"/>
          <w:i/>
          <w:spacing w:val="-10"/>
        </w:rPr>
        <w:t xml:space="preserve"> </w:t>
      </w:r>
      <w:r>
        <w:rPr>
          <w:spacing w:val="-2"/>
        </w:rPr>
        <w:t>are</w:t>
      </w:r>
      <w:r>
        <w:rPr>
          <w:spacing w:val="-9"/>
        </w:rPr>
        <w:t xml:space="preserve"> </w:t>
      </w:r>
      <w:r>
        <w:rPr>
          <w:spacing w:val="-2"/>
        </w:rPr>
        <w:t>larger</w:t>
      </w:r>
      <w:r>
        <w:rPr>
          <w:spacing w:val="-9"/>
        </w:rPr>
        <w:t xml:space="preserve"> </w:t>
      </w:r>
      <w:r>
        <w:rPr>
          <w:spacing w:val="-2"/>
        </w:rPr>
        <w:t>than</w:t>
      </w:r>
      <w:r>
        <w:rPr>
          <w:spacing w:val="-9"/>
        </w:rPr>
        <w:t xml:space="preserve"> </w:t>
      </w:r>
      <w:r>
        <w:rPr>
          <w:rFonts w:ascii="Times New Roman"/>
          <w:i/>
          <w:spacing w:val="-2"/>
        </w:rPr>
        <w:t>D</w:t>
      </w:r>
      <w:r>
        <w:rPr>
          <w:rFonts w:ascii="Times New Roman"/>
          <w:i/>
          <w:spacing w:val="-2"/>
          <w:vertAlign w:val="subscript"/>
        </w:rPr>
        <w:t>c</w:t>
      </w:r>
      <w:r>
        <w:rPr>
          <w:rFonts w:ascii="Times New Roman"/>
          <w:i/>
          <w:spacing w:val="-10"/>
        </w:rPr>
        <w:t xml:space="preserve"> </w:t>
      </w:r>
      <w:r>
        <w:rPr>
          <w:spacing w:val="-2"/>
        </w:rPr>
        <w:t>(see</w:t>
      </w:r>
      <w:r>
        <w:rPr>
          <w:spacing w:val="-9"/>
        </w:rPr>
        <w:t xml:space="preserve"> </w:t>
      </w:r>
      <w:r>
        <w:rPr>
          <w:spacing w:val="-2"/>
        </w:rPr>
        <w:t>Table</w:t>
      </w:r>
      <w:r>
        <w:rPr>
          <w:spacing w:val="-9"/>
        </w:rPr>
        <w:t xml:space="preserve"> </w:t>
      </w:r>
      <w:hyperlink w:anchor="_bookmark3" w:history="1">
        <w:r>
          <w:rPr>
            <w:spacing w:val="-2"/>
          </w:rPr>
          <w:t>2),</w:t>
        </w:r>
      </w:hyperlink>
      <w:r>
        <w:rPr>
          <w:spacing w:val="-7"/>
        </w:rPr>
        <w:t xml:space="preserve"> </w:t>
      </w:r>
      <w:r>
        <w:rPr>
          <w:spacing w:val="-2"/>
        </w:rPr>
        <w:t xml:space="preserve">meaning </w:t>
      </w:r>
      <w:r>
        <w:rPr>
          <w:spacing w:val="-6"/>
        </w:rPr>
        <w:t>that search slopes for colour features are shallower than shape.</w:t>
      </w:r>
    </w:p>
    <w:p w14:paraId="7BB84EB9" w14:textId="77777777" w:rsidR="00470D98" w:rsidRDefault="00470D98">
      <w:pPr>
        <w:spacing w:line="247" w:lineRule="auto"/>
        <w:jc w:val="both"/>
        <w:sectPr w:rsidR="00470D98">
          <w:type w:val="continuous"/>
          <w:pgSz w:w="12240" w:h="15840"/>
          <w:pgMar w:top="1820" w:right="1720" w:bottom="280" w:left="1600" w:header="0" w:footer="1818" w:gutter="0"/>
          <w:cols w:num="2" w:space="720" w:equalWidth="0">
            <w:col w:w="418" w:space="40"/>
            <w:col w:w="8462"/>
          </w:cols>
        </w:sectPr>
      </w:pPr>
    </w:p>
    <w:p w14:paraId="68B0F81B" w14:textId="77777777" w:rsidR="00470D98" w:rsidRDefault="00470D98">
      <w:pPr>
        <w:pStyle w:val="BodyText"/>
        <w:spacing w:before="0"/>
        <w:ind w:left="0"/>
        <w:rPr>
          <w:sz w:val="20"/>
        </w:rPr>
      </w:pPr>
    </w:p>
    <w:p w14:paraId="682B0909" w14:textId="77777777" w:rsidR="00470D98" w:rsidRDefault="00470D98">
      <w:pPr>
        <w:pStyle w:val="BodyText"/>
        <w:spacing w:before="9" w:after="1"/>
        <w:ind w:left="0"/>
        <w:rPr>
          <w:sz w:val="14"/>
        </w:rPr>
      </w:pPr>
    </w:p>
    <w:p w14:paraId="5619DDFE" w14:textId="77777777" w:rsidR="00087420" w:rsidRDefault="00133F83">
      <w:pPr>
        <w:pStyle w:val="BodyText"/>
        <w:spacing w:before="0" w:line="20" w:lineRule="exact"/>
        <w:ind w:left="617"/>
        <w:rPr>
          <w:del w:id="2161" w:author="Hughes, Anna E" w:date="2023-08-09T15:29:00Z"/>
          <w:sz w:val="2"/>
        </w:rPr>
      </w:pPr>
      <w:del w:id="2162" w:author="Hughes, Anna E" w:date="2023-08-09T15:29:00Z">
        <w:r>
          <w:rPr>
            <w:noProof/>
            <w:sz w:val="2"/>
            <w:lang w:val="en-GB" w:eastAsia="en-GB"/>
          </w:rPr>
          <mc:AlternateContent>
            <mc:Choice Requires="wpg">
              <w:drawing>
                <wp:inline distT="0" distB="0" distL="0" distR="0" wp14:anchorId="39664519" wp14:editId="2375922C">
                  <wp:extent cx="1974215" cy="5080"/>
                  <wp:effectExtent l="7620" t="3175" r="8890" b="10795"/>
                  <wp:docPr id="628" name="docshapegroup7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974215" cy="5080"/>
                            <a:chOff x="0" y="0"/>
                            <a:chExt cx="3109" cy="8"/>
                          </a:xfrm>
                        </wpg:grpSpPr>
                        <wps:wsp>
                          <wps:cNvPr id="629" name="Line 45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4"/>
                              <a:ext cx="3108" cy="0"/>
                            </a:xfrm>
                            <a:prstGeom prst="line">
                              <a:avLst/>
                            </a:prstGeom>
                            <a:noFill/>
                            <a:ln w="505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38994BE0" id="docshapegroup71" o:spid="_x0000_s1026" style="width:155.45pt;height:.4pt;mso-position-horizontal-relative:char;mso-position-vertical-relative:line" coordsize="3109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">
                  <v:line id="Line 457" o:spid="_x0000_s1027" style="position:absolute;visibility:visible;mso-wrap-style:square" from="0,4" to="3108,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" strokeweight=".14042mm"/>
                  <w10:anchorlock/>
                </v:group>
              </w:pict>
            </mc:Fallback>
          </mc:AlternateContent>
        </w:r>
      </w:del>
    </w:p>
    <w:p w14:paraId="56068751" w14:textId="77777777" w:rsidR="00470D98" w:rsidRDefault="001E0CFE">
      <w:pPr>
        <w:pStyle w:val="BodyText"/>
        <w:spacing w:before="0" w:line="20" w:lineRule="exact"/>
        <w:ind w:left="617"/>
        <w:rPr>
          <w:ins w:id="2163" w:author="Hughes, Anna E" w:date="2023-08-09T15:29:00Z"/>
          <w:sz w:val="2"/>
        </w:rPr>
      </w:pPr>
      <w:ins w:id="2164" w:author="Hughes, Anna E" w:date="2023-08-09T15:29:00Z">
        <w:r>
          <w:rPr>
            <w:noProof/>
            <w:sz w:val="2"/>
            <w:lang w:val="en-GB" w:eastAsia="en-GB"/>
          </w:rPr>
          <mc:AlternateContent>
            <mc:Choice Requires="wpg">
              <w:drawing>
                <wp:inline distT="0" distB="0" distL="0" distR="0">
                  <wp:extent cx="1974214" cy="5080"/>
                  <wp:effectExtent l="9525" t="0" r="0" b="4445"/>
                  <wp:docPr id="87" name="Group 8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>
                          <a:xfrm>
                            <a:off x="0" y="0"/>
                            <a:ext cx="1974214" cy="5080"/>
                            <a:chOff x="0" y="0"/>
                            <a:chExt cx="1974214" cy="5080"/>
                          </a:xfrm>
                        </wpg:grpSpPr>
                        <wps:wsp>
                          <wps:cNvPr id="88" name="Graphic 88"/>
                          <wps:cNvSpPr/>
                          <wps:spPr>
                            <a:xfrm>
                              <a:off x="0" y="2527"/>
                              <a:ext cx="1974214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74214">
                                  <a:moveTo>
                                    <a:pt x="0" y="0"/>
                                  </a:moveTo>
                                  <a:lnTo>
                                    <a:pt x="1973770" y="0"/>
                                  </a:lnTo>
                                </a:path>
                              </a:pathLst>
                            </a:custGeom>
                            <a:ln w="505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71F8833D" id="Group 87" o:spid="_x0000_s1026" style="width:155.45pt;height:.4pt;mso-position-horizontal-relative:char;mso-position-vertical-relative:line" coordsize="19742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">
                  <v:shape id="Graphic 88" o:spid="_x0000_s1027" style="position:absolute;top:25;width:19742;height:12;visibility:visible;mso-wrap-style:square;v-text-anchor:top" coordsize="197421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" path="m,l1973770,e" filled="f" strokeweight=".14039mm">
                    <v:path arrowok="t"/>
                  </v:shape>
                  <w10:anchorlock/>
                </v:group>
              </w:pict>
            </mc:Fallback>
          </mc:AlternateContent>
        </w:r>
      </w:ins>
    </w:p>
    <w:p w14:paraId="53822197" w14:textId="77777777" w:rsidR="00470D98" w:rsidRDefault="001E0CFE">
      <w:pPr>
        <w:spacing w:before="5" w:line="244" w:lineRule="auto"/>
        <w:ind w:left="617" w:right="530" w:firstLine="274"/>
        <w:jc w:val="both"/>
        <w:rPr>
          <w:sz w:val="20"/>
        </w:rPr>
      </w:pPr>
      <w:r>
        <w:rPr>
          <w:w w:val="90"/>
          <w:position w:val="7"/>
          <w:sz w:val="14"/>
        </w:rPr>
        <w:t>3</w:t>
      </w:r>
      <w:bookmarkStart w:id="2165" w:name="_bookmark14"/>
      <w:bookmarkEnd w:id="2165"/>
      <w:r>
        <w:rPr>
          <w:w w:val="90"/>
          <w:sz w:val="20"/>
        </w:rPr>
        <w:t>The only departure was an increase in iterations from 5000 to 80000 for the model predicting</w:t>
      </w:r>
      <w:r>
        <w:rPr>
          <w:sz w:val="20"/>
        </w:rPr>
        <w:t xml:space="preserve"> </w:t>
      </w:r>
      <w:r>
        <w:rPr>
          <w:spacing w:val="-6"/>
          <w:sz w:val="20"/>
        </w:rPr>
        <w:t>reaction times,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based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on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advice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given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Stan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forums,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enable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bridge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sampling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process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to</w:t>
      </w:r>
      <w:r>
        <w:rPr>
          <w:sz w:val="20"/>
        </w:rPr>
        <w:t xml:space="preserve"> w</w:t>
      </w:r>
      <w:bookmarkStart w:id="2166" w:name="_bookmark15"/>
      <w:bookmarkEnd w:id="2166"/>
      <w:r>
        <w:rPr>
          <w:sz w:val="20"/>
        </w:rPr>
        <w:t>ork properly.</w:t>
      </w:r>
    </w:p>
    <w:p w14:paraId="424F7EAA" w14:textId="77777777" w:rsidR="00470D98" w:rsidRDefault="001E0CFE">
      <w:pPr>
        <w:spacing w:line="240" w:lineRule="exact"/>
        <w:ind w:left="892"/>
        <w:jc w:val="both"/>
        <w:rPr>
          <w:sz w:val="20"/>
        </w:rPr>
      </w:pPr>
      <w:r>
        <w:rPr>
          <w:spacing w:val="-4"/>
          <w:position w:val="7"/>
          <w:sz w:val="14"/>
        </w:rPr>
        <w:t>4</w:t>
      </w:r>
      <w:r>
        <w:rPr>
          <w:spacing w:val="-4"/>
          <w:sz w:val="20"/>
        </w:rPr>
        <w:t>See</w:t>
      </w:r>
      <w:r>
        <w:rPr>
          <w:spacing w:val="-2"/>
          <w:sz w:val="20"/>
        </w:rPr>
        <w:t xml:space="preserve"> </w:t>
      </w:r>
      <w:r>
        <w:rPr>
          <w:spacing w:val="-4"/>
          <w:sz w:val="20"/>
        </w:rPr>
        <w:t>discussion</w:t>
      </w:r>
      <w:r>
        <w:rPr>
          <w:spacing w:val="-2"/>
          <w:sz w:val="20"/>
        </w:rPr>
        <w:t xml:space="preserve"> </w:t>
      </w:r>
      <w:r>
        <w:rPr>
          <w:spacing w:val="-4"/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pacing w:val="-4"/>
          <w:sz w:val="20"/>
        </w:rPr>
        <w:t>Wald,</w:t>
      </w:r>
      <w:r>
        <w:rPr>
          <w:spacing w:val="-2"/>
          <w:sz w:val="20"/>
        </w:rPr>
        <w:t xml:space="preserve"> </w:t>
      </w:r>
      <w:r>
        <w:rPr>
          <w:spacing w:val="-4"/>
          <w:sz w:val="20"/>
        </w:rPr>
        <w:t>Weibull,</w:t>
      </w:r>
      <w:r>
        <w:rPr>
          <w:spacing w:val="-2"/>
          <w:sz w:val="20"/>
        </w:rPr>
        <w:t xml:space="preserve"> </w:t>
      </w:r>
      <w:r>
        <w:rPr>
          <w:spacing w:val="-4"/>
          <w:sz w:val="20"/>
        </w:rPr>
        <w:t>etc.</w:t>
      </w:r>
    </w:p>
    <w:p w14:paraId="7EBB0D4E" w14:textId="77777777" w:rsidR="00470D98" w:rsidRDefault="00470D98">
      <w:pPr>
        <w:spacing w:line="240" w:lineRule="exact"/>
        <w:jc w:val="both"/>
        <w:rPr>
          <w:sz w:val="20"/>
        </w:rPr>
        <w:sectPr w:rsidR="00470D98">
          <w:type w:val="continuous"/>
          <w:pgSz w:w="12240" w:h="15840"/>
          <w:pgMar w:top="1820" w:right="1720" w:bottom="280" w:left="1600" w:header="0" w:footer="1818" w:gutter="0"/>
          <w:cols w:space="720"/>
        </w:sectPr>
      </w:pPr>
    </w:p>
    <w:p w14:paraId="68FA6976" w14:textId="77777777" w:rsidR="00470D98" w:rsidRDefault="00470D98">
      <w:pPr>
        <w:pStyle w:val="BodyText"/>
        <w:spacing w:before="0"/>
        <w:ind w:left="0"/>
        <w:rPr>
          <w:sz w:val="20"/>
        </w:rPr>
      </w:pPr>
    </w:p>
    <w:p w14:paraId="69ACC515" w14:textId="77777777" w:rsidR="00470D98" w:rsidRDefault="00470D98">
      <w:pPr>
        <w:pStyle w:val="BodyText"/>
        <w:spacing w:before="0"/>
        <w:ind w:left="0"/>
        <w:rPr>
          <w:sz w:val="20"/>
        </w:rPr>
      </w:pPr>
    </w:p>
    <w:p w14:paraId="2411A214" w14:textId="77777777" w:rsidR="00470D98" w:rsidRDefault="00470D98">
      <w:pPr>
        <w:pStyle w:val="BodyText"/>
        <w:spacing w:before="4"/>
        <w:ind w:left="0"/>
        <w:rPr>
          <w:sz w:val="19"/>
        </w:rPr>
      </w:pPr>
    </w:p>
    <w:tbl>
      <w:tblPr>
        <w:tblW w:w="0" w:type="auto"/>
        <w:tblInd w:w="10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1"/>
        <w:gridCol w:w="781"/>
        <w:gridCol w:w="1681"/>
        <w:gridCol w:w="1107"/>
        <w:gridCol w:w="780"/>
        <w:gridCol w:w="1657"/>
      </w:tblGrid>
      <w:tr w:rsidR="00470D98" w14:paraId="07EC8647" w14:textId="77777777">
        <w:trPr>
          <w:trHeight w:val="286"/>
        </w:trPr>
        <w:tc>
          <w:tcPr>
            <w:tcW w:w="911" w:type="dxa"/>
          </w:tcPr>
          <w:p w14:paraId="53839EE0" w14:textId="77777777" w:rsidR="00470D98" w:rsidRDefault="001E0CFE">
            <w:pPr>
              <w:pStyle w:val="TableParagraph"/>
              <w:spacing w:line="255" w:lineRule="exact"/>
              <w:ind w:left="72" w:right="65"/>
              <w:rPr>
                <w:sz w:val="24"/>
              </w:rPr>
              <w:pPrChange w:id="2167" w:author="Hughes, Anna E" w:date="2023-08-09T15:29:00Z">
                <w:pPr>
                  <w:pStyle w:val="TableParagraph"/>
                  <w:spacing w:line="255" w:lineRule="exact"/>
                  <w:ind w:left="72" w:right="65"/>
                  <w:jc w:val="center"/>
                </w:pPr>
              </w:pPrChange>
            </w:pPr>
            <w:r>
              <w:rPr>
                <w:spacing w:val="-2"/>
                <w:sz w:val="24"/>
              </w:rPr>
              <w:t>feature</w:t>
            </w:r>
          </w:p>
        </w:tc>
        <w:tc>
          <w:tcPr>
            <w:tcW w:w="781" w:type="dxa"/>
            <w:tcBorders>
              <w:right w:val="nil"/>
            </w:tcBorders>
          </w:tcPr>
          <w:p w14:paraId="7B72C765" w14:textId="77777777" w:rsidR="00470D98" w:rsidRDefault="001E0CFE">
            <w:pPr>
              <w:pStyle w:val="TableParagraph"/>
              <w:spacing w:line="253" w:lineRule="exact"/>
              <w:ind w:left="78" w:right="79"/>
              <w:rPr>
                <w:rFonts w:ascii="Times New Roman"/>
                <w:i/>
                <w:sz w:val="24"/>
              </w:rPr>
              <w:pPrChange w:id="2168" w:author="Hughes, Anna E" w:date="2023-08-09T15:29:00Z">
                <w:pPr>
                  <w:pStyle w:val="TableParagraph"/>
                  <w:spacing w:line="253" w:lineRule="exact"/>
                  <w:ind w:left="78" w:right="77"/>
                  <w:jc w:val="center"/>
                </w:pPr>
              </w:pPrChange>
            </w:pPr>
            <w:r>
              <w:rPr>
                <w:rFonts w:ascii="Times New Roman"/>
                <w:i/>
                <w:spacing w:val="-5"/>
                <w:w w:val="105"/>
                <w:sz w:val="24"/>
              </w:rPr>
              <w:t>D</w:t>
            </w:r>
            <w:r>
              <w:rPr>
                <w:rFonts w:ascii="Times New Roman"/>
                <w:i/>
                <w:spacing w:val="-5"/>
                <w:w w:val="105"/>
                <w:sz w:val="24"/>
                <w:vertAlign w:val="subscript"/>
              </w:rPr>
              <w:t>c</w:t>
            </w:r>
          </w:p>
        </w:tc>
        <w:tc>
          <w:tcPr>
            <w:tcW w:w="1681" w:type="dxa"/>
            <w:tcBorders>
              <w:left w:val="nil"/>
              <w:right w:val="double" w:sz="4" w:space="0" w:color="000000"/>
            </w:tcBorders>
          </w:tcPr>
          <w:p w14:paraId="7D586D97" w14:textId="77777777" w:rsidR="00470D98" w:rsidRDefault="001E0CFE">
            <w:pPr>
              <w:pStyle w:val="TableParagraph"/>
              <w:spacing w:line="255" w:lineRule="exact"/>
              <w:ind w:left="91" w:right="93"/>
              <w:rPr>
                <w:sz w:val="24"/>
              </w:rPr>
              <w:pPrChange w:id="2169" w:author="Hughes, Anna E" w:date="2023-08-09T15:29:00Z">
                <w:pPr>
                  <w:pStyle w:val="TableParagraph"/>
                  <w:spacing w:line="255" w:lineRule="exact"/>
                  <w:ind w:left="83" w:right="100"/>
                  <w:jc w:val="center"/>
                </w:pPr>
              </w:pPrChange>
            </w:pPr>
            <w:r>
              <w:rPr>
                <w:spacing w:val="-2"/>
                <w:sz w:val="24"/>
              </w:rPr>
              <w:t>95%HDCI</w:t>
            </w:r>
          </w:p>
        </w:tc>
        <w:tc>
          <w:tcPr>
            <w:tcW w:w="1107" w:type="dxa"/>
            <w:tcBorders>
              <w:left w:val="double" w:sz="4" w:space="0" w:color="000000"/>
            </w:tcBorders>
          </w:tcPr>
          <w:p w14:paraId="44713C75" w14:textId="77777777" w:rsidR="00470D98" w:rsidRDefault="001E0CFE">
            <w:pPr>
              <w:pStyle w:val="TableParagraph"/>
              <w:spacing w:line="255" w:lineRule="exact"/>
              <w:ind w:left="86" w:right="63"/>
              <w:rPr>
                <w:sz w:val="24"/>
              </w:rPr>
              <w:pPrChange w:id="2170" w:author="Hughes, Anna E" w:date="2023-08-09T15:29:00Z">
                <w:pPr>
                  <w:pStyle w:val="TableParagraph"/>
                  <w:spacing w:line="255" w:lineRule="exact"/>
                  <w:ind w:left="91" w:right="58"/>
                  <w:jc w:val="center"/>
                </w:pPr>
              </w:pPrChange>
            </w:pPr>
            <w:r>
              <w:rPr>
                <w:spacing w:val="-2"/>
                <w:sz w:val="24"/>
              </w:rPr>
              <w:t>feature</w:t>
            </w:r>
          </w:p>
        </w:tc>
        <w:tc>
          <w:tcPr>
            <w:tcW w:w="780" w:type="dxa"/>
            <w:tcBorders>
              <w:right w:val="nil"/>
            </w:tcBorders>
          </w:tcPr>
          <w:p w14:paraId="47291F0F" w14:textId="77777777" w:rsidR="00470D98" w:rsidRDefault="001E0CFE">
            <w:pPr>
              <w:pStyle w:val="TableParagraph"/>
              <w:spacing w:line="253" w:lineRule="exact"/>
              <w:ind w:left="77" w:right="77"/>
              <w:rPr>
                <w:rFonts w:ascii="Times New Roman"/>
                <w:i/>
                <w:sz w:val="24"/>
              </w:rPr>
              <w:pPrChange w:id="2171" w:author="Hughes, Anna E" w:date="2023-08-09T15:29:00Z">
                <w:pPr>
                  <w:pStyle w:val="TableParagraph"/>
                  <w:spacing w:line="253" w:lineRule="exact"/>
                  <w:ind w:left="79" w:right="74"/>
                  <w:jc w:val="center"/>
                </w:pPr>
              </w:pPrChange>
            </w:pPr>
            <w:r>
              <w:rPr>
                <w:rFonts w:ascii="Times New Roman"/>
                <w:i/>
                <w:spacing w:val="-5"/>
                <w:w w:val="105"/>
                <w:sz w:val="24"/>
              </w:rPr>
              <w:t>D</w:t>
            </w:r>
            <w:r>
              <w:rPr>
                <w:rFonts w:ascii="Times New Roman"/>
                <w:i/>
                <w:spacing w:val="-5"/>
                <w:w w:val="105"/>
                <w:sz w:val="24"/>
                <w:vertAlign w:val="subscript"/>
              </w:rPr>
              <w:t>s</w:t>
            </w:r>
          </w:p>
        </w:tc>
        <w:tc>
          <w:tcPr>
            <w:tcW w:w="1657" w:type="dxa"/>
            <w:tcBorders>
              <w:left w:val="nil"/>
            </w:tcBorders>
          </w:tcPr>
          <w:p w14:paraId="0F995207" w14:textId="77777777" w:rsidR="00470D98" w:rsidRDefault="001E0CFE">
            <w:pPr>
              <w:pStyle w:val="TableParagraph"/>
              <w:spacing w:line="255" w:lineRule="exact"/>
              <w:ind w:left="92" w:right="78"/>
              <w:rPr>
                <w:sz w:val="24"/>
              </w:rPr>
              <w:pPrChange w:id="2172" w:author="Hughes, Anna E" w:date="2023-08-09T15:29:00Z">
                <w:pPr>
                  <w:pStyle w:val="TableParagraph"/>
                  <w:spacing w:line="255" w:lineRule="exact"/>
                  <w:ind w:left="89" w:right="80"/>
                  <w:jc w:val="center"/>
                </w:pPr>
              </w:pPrChange>
            </w:pPr>
            <w:r>
              <w:rPr>
                <w:spacing w:val="-2"/>
                <w:sz w:val="24"/>
              </w:rPr>
              <w:t>95%HDCI</w:t>
            </w:r>
          </w:p>
        </w:tc>
      </w:tr>
      <w:tr w:rsidR="00470D98" w14:paraId="255F44AA" w14:textId="77777777">
        <w:trPr>
          <w:trHeight w:val="268"/>
        </w:trPr>
        <w:tc>
          <w:tcPr>
            <w:tcW w:w="911" w:type="dxa"/>
            <w:tcBorders>
              <w:bottom w:val="nil"/>
            </w:tcBorders>
          </w:tcPr>
          <w:p w14:paraId="17E7F9F5" w14:textId="77777777" w:rsidR="00470D98" w:rsidRDefault="001E0CFE">
            <w:pPr>
              <w:pStyle w:val="TableParagraph"/>
              <w:spacing w:line="249" w:lineRule="exact"/>
              <w:ind w:left="72" w:right="65"/>
              <w:rPr>
                <w:sz w:val="24"/>
              </w:rPr>
              <w:pPrChange w:id="2173" w:author="Hughes, Anna E" w:date="2023-08-09T15:29:00Z">
                <w:pPr>
                  <w:pStyle w:val="TableParagraph"/>
                  <w:spacing w:line="249" w:lineRule="exact"/>
                  <w:ind w:left="72" w:right="65"/>
                  <w:jc w:val="center"/>
                </w:pPr>
              </w:pPrChange>
            </w:pPr>
            <w:r>
              <w:rPr>
                <w:spacing w:val="-2"/>
                <w:sz w:val="24"/>
              </w:rPr>
              <w:t>orange</w:t>
            </w:r>
          </w:p>
        </w:tc>
        <w:tc>
          <w:tcPr>
            <w:tcW w:w="781" w:type="dxa"/>
            <w:tcBorders>
              <w:bottom w:val="nil"/>
              <w:right w:val="nil"/>
            </w:tcBorders>
          </w:tcPr>
          <w:p w14:paraId="396CED44" w14:textId="77777777" w:rsidR="00470D98" w:rsidRDefault="001E0CFE">
            <w:pPr>
              <w:pStyle w:val="TableParagraph"/>
              <w:spacing w:line="249" w:lineRule="exact"/>
              <w:ind w:left="82" w:right="76"/>
              <w:rPr>
                <w:sz w:val="24"/>
              </w:rPr>
              <w:pPrChange w:id="2174" w:author="Hughes, Anna E" w:date="2023-08-09T15:29:00Z">
                <w:pPr>
                  <w:pStyle w:val="TableParagraph"/>
                  <w:spacing w:line="249" w:lineRule="exact"/>
                  <w:ind w:left="83" w:right="72"/>
                  <w:jc w:val="center"/>
                </w:pPr>
              </w:pPrChange>
            </w:pPr>
            <w:r>
              <w:rPr>
                <w:spacing w:val="-2"/>
                <w:sz w:val="24"/>
              </w:rPr>
              <w:t>0.156</w:t>
            </w:r>
          </w:p>
        </w:tc>
        <w:tc>
          <w:tcPr>
            <w:tcW w:w="1681" w:type="dxa"/>
            <w:tcBorders>
              <w:left w:val="nil"/>
              <w:bottom w:val="nil"/>
              <w:right w:val="double" w:sz="4" w:space="0" w:color="000000"/>
            </w:tcBorders>
          </w:tcPr>
          <w:p w14:paraId="22D72B90" w14:textId="77777777" w:rsidR="00470D98" w:rsidRDefault="001E0CFE">
            <w:pPr>
              <w:pStyle w:val="TableParagraph"/>
              <w:spacing w:line="249" w:lineRule="exact"/>
              <w:ind w:left="91" w:right="93"/>
              <w:rPr>
                <w:sz w:val="24"/>
              </w:rPr>
              <w:pPrChange w:id="2175" w:author="Hughes, Anna E" w:date="2023-08-09T15:29:00Z">
                <w:pPr>
                  <w:pStyle w:val="TableParagraph"/>
                  <w:spacing w:line="249" w:lineRule="exact"/>
                  <w:ind w:left="83" w:right="100"/>
                  <w:jc w:val="center"/>
                </w:pPr>
              </w:pPrChange>
            </w:pPr>
            <w:r>
              <w:rPr>
                <w:spacing w:val="-2"/>
                <w:sz w:val="24"/>
              </w:rPr>
              <w:t>[0.139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0.173]</w:t>
            </w:r>
          </w:p>
        </w:tc>
        <w:tc>
          <w:tcPr>
            <w:tcW w:w="1107" w:type="dxa"/>
            <w:tcBorders>
              <w:left w:val="double" w:sz="4" w:space="0" w:color="000000"/>
              <w:bottom w:val="nil"/>
            </w:tcBorders>
          </w:tcPr>
          <w:p w14:paraId="33AEEF55" w14:textId="77777777" w:rsidR="00470D98" w:rsidRDefault="001E0CFE">
            <w:pPr>
              <w:pStyle w:val="TableParagraph"/>
              <w:spacing w:line="249" w:lineRule="exact"/>
              <w:ind w:left="86" w:right="63"/>
              <w:rPr>
                <w:sz w:val="24"/>
              </w:rPr>
              <w:pPrChange w:id="2176" w:author="Hughes, Anna E" w:date="2023-08-09T15:29:00Z">
                <w:pPr>
                  <w:pStyle w:val="TableParagraph"/>
                  <w:spacing w:line="249" w:lineRule="exact"/>
                  <w:ind w:left="91" w:right="58"/>
                  <w:jc w:val="center"/>
                </w:pPr>
              </w:pPrChange>
            </w:pPr>
            <w:r>
              <w:rPr>
                <w:spacing w:val="-2"/>
                <w:sz w:val="24"/>
              </w:rPr>
              <w:t>triangle</w:t>
            </w:r>
          </w:p>
        </w:tc>
        <w:tc>
          <w:tcPr>
            <w:tcW w:w="780" w:type="dxa"/>
            <w:tcBorders>
              <w:bottom w:val="nil"/>
              <w:right w:val="nil"/>
            </w:tcBorders>
          </w:tcPr>
          <w:p w14:paraId="5920564F" w14:textId="77777777" w:rsidR="00470D98" w:rsidRDefault="001E0CFE">
            <w:pPr>
              <w:pStyle w:val="TableParagraph"/>
              <w:spacing w:line="249" w:lineRule="exact"/>
              <w:ind w:left="87" w:right="77"/>
              <w:rPr>
                <w:sz w:val="24"/>
              </w:rPr>
              <w:pPrChange w:id="2177" w:author="Hughes, Anna E" w:date="2023-08-09T15:29:00Z">
                <w:pPr>
                  <w:pStyle w:val="TableParagraph"/>
                  <w:spacing w:line="249" w:lineRule="exact"/>
                  <w:ind w:left="89" w:right="74"/>
                  <w:jc w:val="center"/>
                </w:pPr>
              </w:pPrChange>
            </w:pPr>
            <w:r>
              <w:rPr>
                <w:spacing w:val="-2"/>
                <w:sz w:val="24"/>
              </w:rPr>
              <w:t>0.253</w:t>
            </w:r>
          </w:p>
        </w:tc>
        <w:tc>
          <w:tcPr>
            <w:tcW w:w="1657" w:type="dxa"/>
            <w:tcBorders>
              <w:left w:val="nil"/>
              <w:bottom w:val="nil"/>
            </w:tcBorders>
          </w:tcPr>
          <w:p w14:paraId="489C0B03" w14:textId="77777777" w:rsidR="00470D98" w:rsidRDefault="001E0CFE">
            <w:pPr>
              <w:pStyle w:val="TableParagraph"/>
              <w:spacing w:line="249" w:lineRule="exact"/>
              <w:ind w:left="92" w:right="78"/>
              <w:rPr>
                <w:sz w:val="24"/>
              </w:rPr>
              <w:pPrChange w:id="2178" w:author="Hughes, Anna E" w:date="2023-08-09T15:29:00Z">
                <w:pPr>
                  <w:pStyle w:val="TableParagraph"/>
                  <w:spacing w:line="249" w:lineRule="exact"/>
                  <w:ind w:left="89" w:right="80"/>
                  <w:jc w:val="center"/>
                </w:pPr>
              </w:pPrChange>
            </w:pPr>
            <w:r>
              <w:rPr>
                <w:spacing w:val="-2"/>
                <w:sz w:val="24"/>
              </w:rPr>
              <w:t>[0.230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0.275]</w:t>
            </w:r>
          </w:p>
        </w:tc>
      </w:tr>
      <w:tr w:rsidR="00470D98" w14:paraId="78F72099" w14:textId="77777777">
        <w:trPr>
          <w:trHeight w:val="288"/>
        </w:trPr>
        <w:tc>
          <w:tcPr>
            <w:tcW w:w="911" w:type="dxa"/>
            <w:tcBorders>
              <w:top w:val="nil"/>
              <w:bottom w:val="nil"/>
            </w:tcBorders>
          </w:tcPr>
          <w:p w14:paraId="52D9E7AD" w14:textId="77777777" w:rsidR="00470D98" w:rsidRDefault="001E0CFE">
            <w:pPr>
              <w:pStyle w:val="TableParagraph"/>
              <w:spacing w:line="269" w:lineRule="exact"/>
              <w:ind w:left="72" w:right="65"/>
              <w:rPr>
                <w:sz w:val="24"/>
              </w:rPr>
              <w:pPrChange w:id="2179" w:author="Hughes, Anna E" w:date="2023-08-09T15:29:00Z">
                <w:pPr>
                  <w:pStyle w:val="TableParagraph"/>
                  <w:spacing w:line="269" w:lineRule="exact"/>
                  <w:ind w:left="72" w:right="65"/>
                  <w:jc w:val="center"/>
                </w:pPr>
              </w:pPrChange>
            </w:pPr>
            <w:r>
              <w:rPr>
                <w:spacing w:val="-4"/>
                <w:sz w:val="24"/>
              </w:rPr>
              <w:t>pink</w:t>
            </w:r>
          </w:p>
        </w:tc>
        <w:tc>
          <w:tcPr>
            <w:tcW w:w="781" w:type="dxa"/>
            <w:tcBorders>
              <w:top w:val="nil"/>
              <w:bottom w:val="nil"/>
              <w:right w:val="nil"/>
            </w:tcBorders>
          </w:tcPr>
          <w:p w14:paraId="0C99C15A" w14:textId="77777777" w:rsidR="00470D98" w:rsidRDefault="001E0CFE">
            <w:pPr>
              <w:pStyle w:val="TableParagraph"/>
              <w:spacing w:line="269" w:lineRule="exact"/>
              <w:ind w:left="82" w:right="76"/>
              <w:rPr>
                <w:sz w:val="24"/>
              </w:rPr>
              <w:pPrChange w:id="2180" w:author="Hughes, Anna E" w:date="2023-08-09T15:29:00Z">
                <w:pPr>
                  <w:pStyle w:val="TableParagraph"/>
                  <w:spacing w:line="269" w:lineRule="exact"/>
                  <w:ind w:left="83" w:right="72"/>
                  <w:jc w:val="center"/>
                </w:pPr>
              </w:pPrChange>
            </w:pPr>
            <w:r>
              <w:rPr>
                <w:spacing w:val="-2"/>
                <w:sz w:val="24"/>
              </w:rPr>
              <w:t>0.042</w:t>
            </w:r>
          </w:p>
        </w:tc>
        <w:tc>
          <w:tcPr>
            <w:tcW w:w="1681" w:type="dxa"/>
            <w:tcBorders>
              <w:top w:val="nil"/>
              <w:left w:val="nil"/>
              <w:bottom w:val="nil"/>
              <w:right w:val="double" w:sz="4" w:space="0" w:color="000000"/>
            </w:tcBorders>
          </w:tcPr>
          <w:p w14:paraId="019B4396" w14:textId="77777777" w:rsidR="00470D98" w:rsidRDefault="001E0CFE">
            <w:pPr>
              <w:pStyle w:val="TableParagraph"/>
              <w:spacing w:line="269" w:lineRule="exact"/>
              <w:ind w:left="91" w:right="93"/>
              <w:rPr>
                <w:sz w:val="24"/>
              </w:rPr>
              <w:pPrChange w:id="2181" w:author="Hughes, Anna E" w:date="2023-08-09T15:29:00Z">
                <w:pPr>
                  <w:pStyle w:val="TableParagraph"/>
                  <w:spacing w:line="269" w:lineRule="exact"/>
                  <w:ind w:left="83" w:right="100"/>
                  <w:jc w:val="center"/>
                </w:pPr>
              </w:pPrChange>
            </w:pPr>
            <w:r>
              <w:rPr>
                <w:spacing w:val="-2"/>
                <w:sz w:val="24"/>
              </w:rPr>
              <w:t>[0.028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0.057]</w:t>
            </w:r>
          </w:p>
        </w:tc>
        <w:tc>
          <w:tcPr>
            <w:tcW w:w="1107" w:type="dxa"/>
            <w:tcBorders>
              <w:top w:val="nil"/>
              <w:left w:val="double" w:sz="4" w:space="0" w:color="000000"/>
              <w:bottom w:val="nil"/>
            </w:tcBorders>
          </w:tcPr>
          <w:p w14:paraId="3C7C7336" w14:textId="77777777" w:rsidR="00470D98" w:rsidRDefault="001E0CFE">
            <w:pPr>
              <w:pStyle w:val="TableParagraph"/>
              <w:spacing w:line="269" w:lineRule="exact"/>
              <w:ind w:left="86" w:right="63"/>
              <w:rPr>
                <w:sz w:val="24"/>
              </w:rPr>
              <w:pPrChange w:id="2182" w:author="Hughes, Anna E" w:date="2023-08-09T15:29:00Z">
                <w:pPr>
                  <w:pStyle w:val="TableParagraph"/>
                  <w:spacing w:line="269" w:lineRule="exact"/>
                  <w:ind w:left="91" w:right="58"/>
                  <w:jc w:val="center"/>
                </w:pPr>
              </w:pPrChange>
            </w:pPr>
            <w:r>
              <w:rPr>
                <w:spacing w:val="-2"/>
                <w:sz w:val="24"/>
              </w:rPr>
              <w:t>diamond</w:t>
            </w:r>
          </w:p>
        </w:tc>
        <w:tc>
          <w:tcPr>
            <w:tcW w:w="780" w:type="dxa"/>
            <w:tcBorders>
              <w:top w:val="nil"/>
              <w:bottom w:val="nil"/>
              <w:right w:val="nil"/>
            </w:tcBorders>
          </w:tcPr>
          <w:p w14:paraId="0D5CAE6C" w14:textId="77777777" w:rsidR="00470D98" w:rsidRDefault="001E0CFE">
            <w:pPr>
              <w:pStyle w:val="TableParagraph"/>
              <w:spacing w:line="269" w:lineRule="exact"/>
              <w:ind w:left="87" w:right="77"/>
              <w:rPr>
                <w:sz w:val="24"/>
              </w:rPr>
              <w:pPrChange w:id="2183" w:author="Hughes, Anna E" w:date="2023-08-09T15:29:00Z">
                <w:pPr>
                  <w:pStyle w:val="TableParagraph"/>
                  <w:spacing w:line="269" w:lineRule="exact"/>
                  <w:ind w:left="89" w:right="74"/>
                  <w:jc w:val="center"/>
                </w:pPr>
              </w:pPrChange>
            </w:pPr>
            <w:r>
              <w:rPr>
                <w:spacing w:val="-2"/>
                <w:sz w:val="24"/>
              </w:rPr>
              <w:t>0.187</w:t>
            </w:r>
          </w:p>
        </w:tc>
        <w:tc>
          <w:tcPr>
            <w:tcW w:w="1657" w:type="dxa"/>
            <w:tcBorders>
              <w:top w:val="nil"/>
              <w:left w:val="nil"/>
              <w:bottom w:val="nil"/>
            </w:tcBorders>
          </w:tcPr>
          <w:p w14:paraId="379C0EF8" w14:textId="77777777" w:rsidR="00470D98" w:rsidRDefault="001E0CFE">
            <w:pPr>
              <w:pStyle w:val="TableParagraph"/>
              <w:spacing w:line="269" w:lineRule="exact"/>
              <w:ind w:left="92" w:right="78"/>
              <w:rPr>
                <w:sz w:val="24"/>
              </w:rPr>
              <w:pPrChange w:id="2184" w:author="Hughes, Anna E" w:date="2023-08-09T15:29:00Z">
                <w:pPr>
                  <w:pStyle w:val="TableParagraph"/>
                  <w:spacing w:line="269" w:lineRule="exact"/>
                  <w:ind w:left="89" w:right="80"/>
                  <w:jc w:val="center"/>
                </w:pPr>
              </w:pPrChange>
            </w:pPr>
            <w:r>
              <w:rPr>
                <w:spacing w:val="-2"/>
                <w:sz w:val="24"/>
              </w:rPr>
              <w:t>[0.171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0.205]</w:t>
            </w:r>
          </w:p>
        </w:tc>
      </w:tr>
      <w:tr w:rsidR="00470D98" w14:paraId="14D5D9F8" w14:textId="77777777">
        <w:trPr>
          <w:trHeight w:val="306"/>
        </w:trPr>
        <w:tc>
          <w:tcPr>
            <w:tcW w:w="911" w:type="dxa"/>
            <w:tcBorders>
              <w:top w:val="nil"/>
            </w:tcBorders>
          </w:tcPr>
          <w:p w14:paraId="3BAA8BFD" w14:textId="77777777" w:rsidR="00470D98" w:rsidRDefault="001E0CFE">
            <w:pPr>
              <w:pStyle w:val="TableParagraph"/>
              <w:spacing w:line="275" w:lineRule="exact"/>
              <w:ind w:left="72" w:right="65"/>
              <w:rPr>
                <w:sz w:val="24"/>
              </w:rPr>
              <w:pPrChange w:id="2185" w:author="Hughes, Anna E" w:date="2023-08-09T15:29:00Z">
                <w:pPr>
                  <w:pStyle w:val="TableParagraph"/>
                  <w:spacing w:line="275" w:lineRule="exact"/>
                  <w:ind w:left="72" w:right="65"/>
                  <w:jc w:val="center"/>
                </w:pPr>
              </w:pPrChange>
            </w:pPr>
            <w:r>
              <w:rPr>
                <w:spacing w:val="-2"/>
                <w:sz w:val="24"/>
              </w:rPr>
              <w:t>purple</w:t>
            </w:r>
          </w:p>
        </w:tc>
        <w:tc>
          <w:tcPr>
            <w:tcW w:w="781" w:type="dxa"/>
            <w:tcBorders>
              <w:top w:val="nil"/>
              <w:right w:val="nil"/>
            </w:tcBorders>
          </w:tcPr>
          <w:p w14:paraId="18C92CDF" w14:textId="77777777" w:rsidR="00470D98" w:rsidRDefault="001E0CFE">
            <w:pPr>
              <w:pStyle w:val="TableParagraph"/>
              <w:spacing w:line="275" w:lineRule="exact"/>
              <w:ind w:left="82" w:right="76"/>
              <w:rPr>
                <w:sz w:val="24"/>
              </w:rPr>
              <w:pPrChange w:id="2186" w:author="Hughes, Anna E" w:date="2023-08-09T15:29:00Z">
                <w:pPr>
                  <w:pStyle w:val="TableParagraph"/>
                  <w:spacing w:line="275" w:lineRule="exact"/>
                  <w:ind w:left="83" w:right="72"/>
                  <w:jc w:val="center"/>
                </w:pPr>
              </w:pPrChange>
            </w:pPr>
            <w:r>
              <w:rPr>
                <w:spacing w:val="-2"/>
                <w:sz w:val="24"/>
              </w:rPr>
              <w:t>0.015</w:t>
            </w:r>
          </w:p>
        </w:tc>
        <w:tc>
          <w:tcPr>
            <w:tcW w:w="1681" w:type="dxa"/>
            <w:tcBorders>
              <w:top w:val="nil"/>
              <w:left w:val="nil"/>
              <w:right w:val="double" w:sz="4" w:space="0" w:color="000000"/>
            </w:tcBorders>
          </w:tcPr>
          <w:p w14:paraId="78CB372F" w14:textId="77777777" w:rsidR="00470D98" w:rsidRDefault="001E0CFE">
            <w:pPr>
              <w:pStyle w:val="TableParagraph"/>
              <w:spacing w:line="275" w:lineRule="exact"/>
              <w:ind w:left="91" w:right="93"/>
              <w:rPr>
                <w:sz w:val="24"/>
              </w:rPr>
              <w:pPrChange w:id="2187" w:author="Hughes, Anna E" w:date="2023-08-09T15:29:00Z">
                <w:pPr>
                  <w:pStyle w:val="TableParagraph"/>
                  <w:spacing w:line="275" w:lineRule="exact"/>
                  <w:ind w:left="83" w:right="100"/>
                  <w:jc w:val="center"/>
                </w:pPr>
              </w:pPrChange>
            </w:pPr>
            <w:r>
              <w:rPr>
                <w:spacing w:val="-2"/>
                <w:sz w:val="24"/>
              </w:rPr>
              <w:t>[0.002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0.030]</w:t>
            </w:r>
          </w:p>
        </w:tc>
        <w:tc>
          <w:tcPr>
            <w:tcW w:w="1107" w:type="dxa"/>
            <w:tcBorders>
              <w:top w:val="nil"/>
              <w:left w:val="double" w:sz="4" w:space="0" w:color="000000"/>
            </w:tcBorders>
          </w:tcPr>
          <w:p w14:paraId="2710ED8D" w14:textId="77777777" w:rsidR="00470D98" w:rsidRDefault="001E0CFE">
            <w:pPr>
              <w:pStyle w:val="TableParagraph"/>
              <w:spacing w:line="275" w:lineRule="exact"/>
              <w:ind w:left="86" w:right="63"/>
              <w:rPr>
                <w:sz w:val="24"/>
              </w:rPr>
              <w:pPrChange w:id="2188" w:author="Hughes, Anna E" w:date="2023-08-09T15:29:00Z">
                <w:pPr>
                  <w:pStyle w:val="TableParagraph"/>
                  <w:spacing w:line="275" w:lineRule="exact"/>
                  <w:ind w:left="91" w:right="58"/>
                  <w:jc w:val="center"/>
                </w:pPr>
              </w:pPrChange>
            </w:pPr>
            <w:r>
              <w:rPr>
                <w:spacing w:val="-2"/>
                <w:sz w:val="24"/>
              </w:rPr>
              <w:t>circle</w:t>
            </w:r>
          </w:p>
        </w:tc>
        <w:tc>
          <w:tcPr>
            <w:tcW w:w="780" w:type="dxa"/>
            <w:tcBorders>
              <w:top w:val="nil"/>
              <w:right w:val="nil"/>
            </w:tcBorders>
          </w:tcPr>
          <w:p w14:paraId="4F760E37" w14:textId="77777777" w:rsidR="00470D98" w:rsidRDefault="001E0CFE">
            <w:pPr>
              <w:pStyle w:val="TableParagraph"/>
              <w:spacing w:line="275" w:lineRule="exact"/>
              <w:ind w:left="87" w:right="77"/>
              <w:rPr>
                <w:sz w:val="24"/>
              </w:rPr>
              <w:pPrChange w:id="2189" w:author="Hughes, Anna E" w:date="2023-08-09T15:29:00Z">
                <w:pPr>
                  <w:pStyle w:val="TableParagraph"/>
                  <w:spacing w:line="275" w:lineRule="exact"/>
                  <w:ind w:left="89" w:right="74"/>
                  <w:jc w:val="center"/>
                </w:pPr>
              </w:pPrChange>
            </w:pPr>
            <w:r>
              <w:rPr>
                <w:spacing w:val="-2"/>
                <w:sz w:val="24"/>
              </w:rPr>
              <w:t>0.191</w:t>
            </w:r>
          </w:p>
        </w:tc>
        <w:tc>
          <w:tcPr>
            <w:tcW w:w="1657" w:type="dxa"/>
            <w:tcBorders>
              <w:top w:val="nil"/>
              <w:left w:val="nil"/>
            </w:tcBorders>
          </w:tcPr>
          <w:p w14:paraId="7F0C4591" w14:textId="77777777" w:rsidR="00470D98" w:rsidRDefault="001E0CFE">
            <w:pPr>
              <w:pStyle w:val="TableParagraph"/>
              <w:spacing w:line="275" w:lineRule="exact"/>
              <w:ind w:left="92" w:right="78"/>
              <w:rPr>
                <w:sz w:val="24"/>
              </w:rPr>
              <w:pPrChange w:id="2190" w:author="Hughes, Anna E" w:date="2023-08-09T15:29:00Z">
                <w:pPr>
                  <w:pStyle w:val="TableParagraph"/>
                  <w:spacing w:line="275" w:lineRule="exact"/>
                  <w:ind w:left="89" w:right="80"/>
                  <w:jc w:val="center"/>
                </w:pPr>
              </w:pPrChange>
            </w:pPr>
            <w:r>
              <w:rPr>
                <w:spacing w:val="-2"/>
                <w:sz w:val="24"/>
              </w:rPr>
              <w:t>[0.175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0.204]</w:t>
            </w:r>
          </w:p>
        </w:tc>
      </w:tr>
    </w:tbl>
    <w:p w14:paraId="6B17B02B" w14:textId="77777777" w:rsidR="00470D98" w:rsidRDefault="00470D98">
      <w:pPr>
        <w:pStyle w:val="BodyText"/>
        <w:spacing w:before="2"/>
        <w:ind w:left="0"/>
        <w:rPr>
          <w:sz w:val="6"/>
        </w:rPr>
      </w:pPr>
    </w:p>
    <w:p w14:paraId="06CE60DA" w14:textId="618D13D4" w:rsidR="00470D98" w:rsidRDefault="001E0CFE">
      <w:pPr>
        <w:spacing w:before="94" w:line="244" w:lineRule="auto"/>
        <w:ind w:left="617" w:right="529"/>
        <w:jc w:val="both"/>
        <w:rPr>
          <w:sz w:val="20"/>
        </w:rPr>
      </w:pPr>
      <w:r>
        <w:rPr>
          <w:spacing w:val="-2"/>
          <w:sz w:val="20"/>
        </w:rPr>
        <w:t>Table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3:</w:t>
      </w:r>
      <w:r>
        <w:rPr>
          <w:spacing w:val="8"/>
          <w:sz w:val="20"/>
        </w:rPr>
        <w:t xml:space="preserve"> </w:t>
      </w:r>
      <w:bookmarkStart w:id="2191" w:name="_bookmark16"/>
      <w:bookmarkEnd w:id="2191"/>
      <w:r>
        <w:rPr>
          <w:spacing w:val="-2"/>
          <w:sz w:val="20"/>
        </w:rPr>
        <w:t>A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summary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of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posterior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estimates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of</w:t>
      </w:r>
      <w:r>
        <w:rPr>
          <w:spacing w:val="-7"/>
          <w:sz w:val="20"/>
        </w:rPr>
        <w:t xml:space="preserve"> </w:t>
      </w:r>
      <w:r>
        <w:rPr>
          <w:rFonts w:ascii="Times New Roman"/>
          <w:i/>
          <w:spacing w:val="-2"/>
          <w:sz w:val="20"/>
        </w:rPr>
        <w:t>D</w:t>
      </w:r>
      <w:r>
        <w:rPr>
          <w:rFonts w:ascii="Times New Roman"/>
          <w:i/>
          <w:spacing w:val="-2"/>
          <w:sz w:val="20"/>
          <w:vertAlign w:val="subscript"/>
        </w:rPr>
        <w:t>c</w:t>
      </w:r>
      <w:r>
        <w:rPr>
          <w:rFonts w:ascii="Times New Roman"/>
          <w:i/>
          <w:spacing w:val="-7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rFonts w:ascii="Times New Roman"/>
          <w:i/>
          <w:spacing w:val="-2"/>
          <w:sz w:val="20"/>
        </w:rPr>
        <w:t>D</w:t>
      </w:r>
      <w:r>
        <w:rPr>
          <w:rFonts w:ascii="Times New Roman"/>
          <w:i/>
          <w:spacing w:val="-2"/>
          <w:sz w:val="20"/>
          <w:vertAlign w:val="subscript"/>
        </w:rPr>
        <w:t>s</w:t>
      </w:r>
      <w:r>
        <w:rPr>
          <w:rFonts w:ascii="Times New Roman"/>
          <w:i/>
          <w:spacing w:val="-7"/>
          <w:sz w:val="20"/>
        </w:rPr>
        <w:t xml:space="preserve"> </w:t>
      </w:r>
      <w:r>
        <w:rPr>
          <w:spacing w:val="-2"/>
          <w:sz w:val="20"/>
        </w:rPr>
        <w:t>values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from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our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Experiment.</w:t>
      </w:r>
      <w:r>
        <w:rPr>
          <w:spacing w:val="14"/>
          <w:sz w:val="20"/>
        </w:rPr>
        <w:t xml:space="preserve"> </w:t>
      </w:r>
      <w:r>
        <w:rPr>
          <w:spacing w:val="-2"/>
          <w:sz w:val="20"/>
        </w:rPr>
        <w:t xml:space="preserve">Note </w:t>
      </w:r>
      <w:r>
        <w:rPr>
          <w:spacing w:val="-4"/>
          <w:sz w:val="20"/>
        </w:rPr>
        <w:t>that</w:t>
      </w:r>
      <w:r>
        <w:rPr>
          <w:spacing w:val="-8"/>
          <w:sz w:val="20"/>
        </w:rPr>
        <w:t xml:space="preserve"> </w:t>
      </w:r>
      <w:r>
        <w:rPr>
          <w:spacing w:val="-4"/>
          <w:sz w:val="20"/>
        </w:rPr>
        <w:t>our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values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are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reported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in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seconds,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in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contrast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to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Table</w:t>
      </w:r>
      <w:r>
        <w:rPr>
          <w:spacing w:val="-7"/>
          <w:sz w:val="20"/>
        </w:rPr>
        <w:t xml:space="preserve"> </w:t>
      </w:r>
      <w:hyperlink w:anchor="_bookmark3" w:history="1">
        <w:r>
          <w:rPr>
            <w:spacing w:val="-4"/>
            <w:sz w:val="20"/>
          </w:rPr>
          <w:t>2,</w:t>
        </w:r>
      </w:hyperlink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which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follows</w:t>
      </w:r>
      <w:r>
        <w:rPr>
          <w:spacing w:val="-7"/>
          <w:sz w:val="20"/>
        </w:rPr>
        <w:t xml:space="preserve"> </w:t>
      </w:r>
      <w:del w:id="2192" w:author="Hughes, Anna E" w:date="2023-08-09T15:29:00Z">
        <w:r w:rsidR="00791F47">
          <w:fldChar w:fldCharType="begin"/>
        </w:r>
        <w:r w:rsidR="00791F47">
          <w:delInstrText xml:space="preserve"> HYPERLINK \l "_bookmark29" </w:delInstrText>
        </w:r>
        <w:r w:rsidR="00791F47">
          <w:fldChar w:fldCharType="separate"/>
        </w:r>
        <w:r w:rsidR="001644E6">
          <w:rPr>
            <w:spacing w:val="-4"/>
            <w:sz w:val="20"/>
          </w:rPr>
          <w:delText>(Buetti</w:delText>
        </w:r>
        <w:r w:rsidR="001644E6">
          <w:rPr>
            <w:spacing w:val="-7"/>
            <w:sz w:val="20"/>
          </w:rPr>
          <w:delText xml:space="preserve"> </w:delText>
        </w:r>
        <w:r w:rsidR="001644E6">
          <w:rPr>
            <w:spacing w:val="-4"/>
            <w:sz w:val="20"/>
          </w:rPr>
          <w:delText>et</w:delText>
        </w:r>
        <w:r w:rsidR="001644E6">
          <w:rPr>
            <w:spacing w:val="-7"/>
            <w:sz w:val="20"/>
          </w:rPr>
          <w:delText xml:space="preserve"> </w:delText>
        </w:r>
        <w:r w:rsidR="001644E6">
          <w:rPr>
            <w:spacing w:val="-4"/>
            <w:sz w:val="20"/>
          </w:rPr>
          <w:delText>al.,</w:delText>
        </w:r>
        <w:r w:rsidR="00791F47">
          <w:rPr>
            <w:spacing w:val="-4"/>
            <w:sz w:val="20"/>
          </w:rPr>
          <w:fldChar w:fldCharType="end"/>
        </w:r>
      </w:del>
      <w:ins w:id="2193" w:author="Hughes, Anna E" w:date="2023-08-09T15:29:00Z">
        <w:r w:rsidR="00791F47">
          <w:fldChar w:fldCharType="begin"/>
        </w:r>
        <w:r w:rsidR="00791F47">
          <w:instrText xml:space="preserve"> HYPERLINK \l "_bookmark30" </w:instrText>
        </w:r>
        <w:r w:rsidR="00791F47">
          <w:fldChar w:fldCharType="separate"/>
        </w:r>
        <w:r>
          <w:rPr>
            <w:spacing w:val="-4"/>
            <w:sz w:val="20"/>
          </w:rPr>
          <w:t>(Buetti</w:t>
        </w:r>
        <w:r>
          <w:rPr>
            <w:spacing w:val="-7"/>
            <w:sz w:val="20"/>
          </w:rPr>
          <w:t xml:space="preserve"> </w:t>
        </w:r>
        <w:r>
          <w:rPr>
            <w:spacing w:val="-4"/>
            <w:sz w:val="20"/>
          </w:rPr>
          <w:t>et</w:t>
        </w:r>
        <w:r>
          <w:rPr>
            <w:spacing w:val="-7"/>
            <w:sz w:val="20"/>
          </w:rPr>
          <w:t xml:space="preserve"> </w:t>
        </w:r>
        <w:r>
          <w:rPr>
            <w:spacing w:val="-4"/>
            <w:sz w:val="20"/>
          </w:rPr>
          <w:t>al.,</w:t>
        </w:r>
        <w:r w:rsidR="00791F47">
          <w:rPr>
            <w:spacing w:val="-4"/>
            <w:sz w:val="20"/>
          </w:rPr>
          <w:fldChar w:fldCharType="end"/>
        </w:r>
      </w:ins>
      <w:r>
        <w:rPr>
          <w:spacing w:val="-7"/>
          <w:sz w:val="20"/>
        </w:rPr>
        <w:t xml:space="preserve"> </w:t>
      </w:r>
      <w:r w:rsidR="00791F47">
        <w:fldChar w:fldCharType="begin"/>
      </w:r>
      <w:r w:rsidR="00791F47">
        <w:instrText xml:space="preserve"> HYPERLINK \l "_</w:instrText>
      </w:r>
      <w:del w:id="2194" w:author="Hughes, Anna E" w:date="2023-08-09T15:29:00Z">
        <w:r w:rsidR="00791F47">
          <w:delInstrText>bookmark29</w:delInstrText>
        </w:r>
      </w:del>
      <w:ins w:id="2195" w:author="Hughes, Anna E" w:date="2023-08-09T15:29:00Z">
        <w:r w:rsidR="00791F47">
          <w:instrText>bookmark30</w:instrText>
        </w:r>
      </w:ins>
      <w:r w:rsidR="00791F47">
        <w:instrText xml:space="preserve">" </w:instrText>
      </w:r>
      <w:r w:rsidR="00791F47">
        <w:fldChar w:fldCharType="separate"/>
      </w:r>
      <w:r>
        <w:rPr>
          <w:spacing w:val="-4"/>
          <w:sz w:val="20"/>
        </w:rPr>
        <w:t>2019)</w:t>
      </w:r>
      <w:r w:rsidR="00791F47">
        <w:rPr>
          <w:spacing w:val="-4"/>
          <w:sz w:val="20"/>
        </w:rPr>
        <w:fldChar w:fldCharType="end"/>
      </w:r>
      <w:r>
        <w:rPr>
          <w:sz w:val="20"/>
        </w:rPr>
        <w:t xml:space="preserve"> and</w:t>
      </w:r>
      <w:r>
        <w:rPr>
          <w:spacing w:val="-12"/>
          <w:sz w:val="20"/>
        </w:rPr>
        <w:t xml:space="preserve"> </w:t>
      </w:r>
      <w:r>
        <w:rPr>
          <w:sz w:val="20"/>
        </w:rPr>
        <w:t>reports</w:t>
      </w:r>
      <w:r>
        <w:rPr>
          <w:spacing w:val="-11"/>
          <w:sz w:val="20"/>
        </w:rPr>
        <w:t xml:space="preserve"> </w:t>
      </w:r>
      <w:r>
        <w:rPr>
          <w:sz w:val="20"/>
        </w:rPr>
        <w:t>the</w:t>
      </w:r>
      <w:r>
        <w:rPr>
          <w:spacing w:val="-11"/>
          <w:sz w:val="20"/>
        </w:rPr>
        <w:t xml:space="preserve"> </w:t>
      </w:r>
      <w:r>
        <w:rPr>
          <w:sz w:val="20"/>
        </w:rPr>
        <w:t>slopes</w:t>
      </w:r>
      <w:r>
        <w:rPr>
          <w:spacing w:val="-11"/>
          <w:sz w:val="20"/>
        </w:rPr>
        <w:t xml:space="preserve"> </w:t>
      </w:r>
      <w:r>
        <w:rPr>
          <w:sz w:val="20"/>
        </w:rPr>
        <w:t>in</w:t>
      </w:r>
      <w:r>
        <w:rPr>
          <w:spacing w:val="-11"/>
          <w:sz w:val="20"/>
        </w:rPr>
        <w:t xml:space="preserve"> </w:t>
      </w:r>
      <w:r>
        <w:rPr>
          <w:sz w:val="20"/>
        </w:rPr>
        <w:t>milliseconds.</w:t>
      </w:r>
    </w:p>
    <w:p w14:paraId="36664F28" w14:textId="77777777" w:rsidR="00470D98" w:rsidRDefault="00470D98">
      <w:pPr>
        <w:pStyle w:val="BodyText"/>
        <w:spacing w:before="10"/>
        <w:ind w:left="0"/>
        <w:rPr>
          <w:sz w:val="23"/>
        </w:rPr>
      </w:pPr>
    </w:p>
    <w:p w14:paraId="0DF781B5" w14:textId="7C3E9CEE" w:rsidR="00470D98" w:rsidRDefault="001644E6">
      <w:pPr>
        <w:tabs>
          <w:tab w:val="left" w:pos="968"/>
        </w:tabs>
        <w:spacing w:before="93" w:line="279" w:lineRule="exact"/>
        <w:ind w:left="227"/>
        <w:rPr>
          <w:sz w:val="24"/>
        </w:rPr>
      </w:pPr>
      <w:del w:id="2196" w:author="Hughes, Anna E" w:date="2023-08-09T15:29:00Z">
        <w:r>
          <w:rPr>
            <w:rFonts w:ascii="Trebuchet MS"/>
            <w:spacing w:val="-5"/>
            <w:sz w:val="12"/>
          </w:rPr>
          <w:delText>491</w:delText>
        </w:r>
      </w:del>
      <w:ins w:id="2197" w:author="Hughes, Anna E" w:date="2023-08-09T15:29:00Z">
        <w:r w:rsidR="001E0CFE">
          <w:rPr>
            <w:rFonts w:ascii="Trebuchet MS"/>
            <w:spacing w:val="-5"/>
            <w:sz w:val="12"/>
          </w:rPr>
          <w:t>489</w:t>
        </w:r>
      </w:ins>
      <w:r w:rsidR="001E0CFE">
        <w:rPr>
          <w:rFonts w:ascii="Trebuchet MS"/>
          <w:sz w:val="12"/>
        </w:rPr>
        <w:tab/>
      </w:r>
      <w:r w:rsidR="001E0CFE">
        <w:rPr>
          <w:spacing w:val="-2"/>
          <w:sz w:val="24"/>
        </w:rPr>
        <w:t>We</w:t>
      </w:r>
      <w:r w:rsidR="001E0CFE">
        <w:rPr>
          <w:spacing w:val="-1"/>
          <w:sz w:val="24"/>
        </w:rPr>
        <w:t xml:space="preserve"> </w:t>
      </w:r>
      <w:r w:rsidR="001E0CFE">
        <w:rPr>
          <w:spacing w:val="-2"/>
          <w:sz w:val="24"/>
        </w:rPr>
        <w:t>now</w:t>
      </w:r>
      <w:r w:rsidR="001E0CFE">
        <w:rPr>
          <w:sz w:val="24"/>
        </w:rPr>
        <w:t xml:space="preserve"> </w:t>
      </w:r>
      <w:r w:rsidR="001E0CFE">
        <w:rPr>
          <w:spacing w:val="-2"/>
          <w:sz w:val="24"/>
        </w:rPr>
        <w:t>combine</w:t>
      </w:r>
      <w:r w:rsidR="001E0CFE">
        <w:rPr>
          <w:sz w:val="24"/>
        </w:rPr>
        <w:t xml:space="preserve"> </w:t>
      </w:r>
      <w:r w:rsidR="001E0CFE">
        <w:rPr>
          <w:spacing w:val="-2"/>
          <w:sz w:val="24"/>
        </w:rPr>
        <w:t>the</w:t>
      </w:r>
      <w:r w:rsidR="001E0CFE">
        <w:rPr>
          <w:sz w:val="24"/>
        </w:rPr>
        <w:t xml:space="preserve"> </w:t>
      </w:r>
      <w:r w:rsidR="001E0CFE">
        <w:rPr>
          <w:rFonts w:ascii="Times New Roman"/>
          <w:i/>
          <w:spacing w:val="-2"/>
          <w:sz w:val="24"/>
        </w:rPr>
        <w:t>single-feature</w:t>
      </w:r>
      <w:r w:rsidR="001E0CFE">
        <w:rPr>
          <w:rFonts w:ascii="Times New Roman"/>
          <w:i/>
          <w:spacing w:val="-8"/>
          <w:sz w:val="24"/>
        </w:rPr>
        <w:t xml:space="preserve"> </w:t>
      </w:r>
      <w:r w:rsidR="001E0CFE">
        <w:rPr>
          <w:spacing w:val="-2"/>
          <w:sz w:val="24"/>
        </w:rPr>
        <w:t>search</w:t>
      </w:r>
      <w:r w:rsidR="001E0CFE">
        <w:rPr>
          <w:sz w:val="24"/>
        </w:rPr>
        <w:t xml:space="preserve"> </w:t>
      </w:r>
      <w:r w:rsidR="001E0CFE">
        <w:rPr>
          <w:spacing w:val="-2"/>
          <w:sz w:val="24"/>
        </w:rPr>
        <w:t>slopes,</w:t>
      </w:r>
      <w:r w:rsidR="001E0CFE">
        <w:rPr>
          <w:spacing w:val="3"/>
          <w:sz w:val="24"/>
        </w:rPr>
        <w:t xml:space="preserve"> </w:t>
      </w:r>
      <w:r w:rsidR="001E0CFE">
        <w:rPr>
          <w:rFonts w:ascii="Times New Roman"/>
          <w:i/>
          <w:spacing w:val="-2"/>
          <w:sz w:val="24"/>
        </w:rPr>
        <w:t>D</w:t>
      </w:r>
      <w:r w:rsidR="001E0CFE">
        <w:rPr>
          <w:rFonts w:ascii="Times New Roman"/>
          <w:i/>
          <w:spacing w:val="-2"/>
          <w:sz w:val="24"/>
          <w:vertAlign w:val="subscript"/>
        </w:rPr>
        <w:t>c</w:t>
      </w:r>
      <w:r w:rsidR="001E0CFE">
        <w:rPr>
          <w:rFonts w:ascii="Times New Roman"/>
          <w:i/>
          <w:spacing w:val="-1"/>
          <w:sz w:val="24"/>
        </w:rPr>
        <w:t xml:space="preserve"> </w:t>
      </w:r>
      <w:r w:rsidR="001E0CFE">
        <w:rPr>
          <w:spacing w:val="-2"/>
          <w:sz w:val="24"/>
        </w:rPr>
        <w:t>and</w:t>
      </w:r>
      <w:r w:rsidR="001E0CFE">
        <w:rPr>
          <w:sz w:val="24"/>
        </w:rPr>
        <w:t xml:space="preserve"> </w:t>
      </w:r>
      <w:r w:rsidR="001E0CFE">
        <w:rPr>
          <w:rFonts w:ascii="Times New Roman"/>
          <w:i/>
          <w:spacing w:val="-2"/>
          <w:sz w:val="24"/>
        </w:rPr>
        <w:t>D</w:t>
      </w:r>
      <w:r w:rsidR="001E0CFE">
        <w:rPr>
          <w:rFonts w:ascii="Times New Roman"/>
          <w:i/>
          <w:spacing w:val="-2"/>
          <w:sz w:val="24"/>
          <w:vertAlign w:val="subscript"/>
        </w:rPr>
        <w:t>s</w:t>
      </w:r>
      <w:r w:rsidR="001E0CFE">
        <w:rPr>
          <w:spacing w:val="-2"/>
          <w:sz w:val="24"/>
        </w:rPr>
        <w:t>,</w:t>
      </w:r>
      <w:r w:rsidR="001E0CFE">
        <w:rPr>
          <w:spacing w:val="3"/>
          <w:sz w:val="24"/>
        </w:rPr>
        <w:t xml:space="preserve"> </w:t>
      </w:r>
      <w:r w:rsidR="001E0CFE">
        <w:rPr>
          <w:spacing w:val="-2"/>
          <w:sz w:val="24"/>
        </w:rPr>
        <w:t>to</w:t>
      </w:r>
      <w:r w:rsidR="001E0CFE">
        <w:rPr>
          <w:sz w:val="24"/>
        </w:rPr>
        <w:t xml:space="preserve"> </w:t>
      </w:r>
      <w:r w:rsidR="001E0CFE">
        <w:rPr>
          <w:spacing w:val="-2"/>
          <w:sz w:val="24"/>
        </w:rPr>
        <w:t>predict</w:t>
      </w:r>
      <w:r w:rsidR="001E0CFE">
        <w:rPr>
          <w:spacing w:val="-1"/>
          <w:sz w:val="24"/>
        </w:rPr>
        <w:t xml:space="preserve"> </w:t>
      </w:r>
      <w:r w:rsidR="001E0CFE">
        <w:rPr>
          <w:spacing w:val="-5"/>
          <w:sz w:val="24"/>
        </w:rPr>
        <w:t>the</w:t>
      </w:r>
    </w:p>
    <w:p w14:paraId="6B37BDDD" w14:textId="09174C67" w:rsidR="00470D98" w:rsidRDefault="001644E6">
      <w:pPr>
        <w:spacing w:line="292" w:lineRule="exact"/>
        <w:ind w:left="227"/>
        <w:rPr>
          <w:sz w:val="24"/>
        </w:rPr>
      </w:pPr>
      <w:del w:id="2198" w:author="Hughes, Anna E" w:date="2023-08-09T15:29:00Z">
        <w:r>
          <w:rPr>
            <w:rFonts w:ascii="Trebuchet MS"/>
            <w:spacing w:val="-6"/>
            <w:sz w:val="12"/>
          </w:rPr>
          <w:delText>492</w:delText>
        </w:r>
      </w:del>
      <w:ins w:id="2199" w:author="Hughes, Anna E" w:date="2023-08-09T15:29:00Z">
        <w:r w:rsidR="001E0CFE">
          <w:rPr>
            <w:rFonts w:ascii="Trebuchet MS"/>
            <w:spacing w:val="-6"/>
            <w:sz w:val="12"/>
          </w:rPr>
          <w:t>490</w:t>
        </w:r>
      </w:ins>
      <w:r w:rsidR="001E0CFE">
        <w:rPr>
          <w:rFonts w:ascii="Trebuchet MS"/>
          <w:spacing w:val="57"/>
          <w:sz w:val="12"/>
        </w:rPr>
        <w:t xml:space="preserve">  </w:t>
      </w:r>
      <w:r w:rsidR="001E0CFE">
        <w:rPr>
          <w:rFonts w:ascii="Times New Roman"/>
          <w:i/>
          <w:spacing w:val="-6"/>
          <w:sz w:val="24"/>
        </w:rPr>
        <w:t>double-feature</w:t>
      </w:r>
      <w:r w:rsidR="001E0CFE">
        <w:rPr>
          <w:rFonts w:ascii="Times New Roman"/>
          <w:i/>
          <w:spacing w:val="-9"/>
          <w:sz w:val="24"/>
        </w:rPr>
        <w:t xml:space="preserve"> </w:t>
      </w:r>
      <w:r w:rsidR="001E0CFE">
        <w:rPr>
          <w:spacing w:val="-6"/>
          <w:sz w:val="24"/>
        </w:rPr>
        <w:t>conditions</w:t>
      </w:r>
      <w:r w:rsidR="001E0CFE">
        <w:rPr>
          <w:spacing w:val="-5"/>
          <w:sz w:val="24"/>
        </w:rPr>
        <w:t xml:space="preserve"> </w:t>
      </w:r>
      <w:r w:rsidR="001E0CFE">
        <w:rPr>
          <w:spacing w:val="-6"/>
          <w:sz w:val="24"/>
        </w:rPr>
        <w:t>(</w:t>
      </w:r>
      <w:r w:rsidR="001E0CFE">
        <w:rPr>
          <w:rFonts w:ascii="Times New Roman"/>
          <w:i/>
          <w:spacing w:val="-6"/>
          <w:sz w:val="24"/>
        </w:rPr>
        <w:t>D</w:t>
      </w:r>
      <w:r w:rsidR="001E0CFE">
        <w:rPr>
          <w:rFonts w:ascii="Times New Roman"/>
          <w:i/>
          <w:spacing w:val="-6"/>
          <w:sz w:val="24"/>
          <w:vertAlign w:val="subscript"/>
        </w:rPr>
        <w:t>c</w:t>
      </w:r>
      <w:r w:rsidR="001E0CFE">
        <w:rPr>
          <w:rFonts w:ascii="Verdana"/>
          <w:i/>
          <w:spacing w:val="-6"/>
          <w:sz w:val="24"/>
          <w:vertAlign w:val="subscript"/>
        </w:rPr>
        <w:t>,</w:t>
      </w:r>
      <w:r w:rsidR="001E0CFE">
        <w:rPr>
          <w:rFonts w:ascii="Times New Roman"/>
          <w:i/>
          <w:spacing w:val="-6"/>
          <w:sz w:val="24"/>
          <w:vertAlign w:val="subscript"/>
        </w:rPr>
        <w:t>s</w:t>
      </w:r>
      <w:r w:rsidR="001E0CFE">
        <w:rPr>
          <w:spacing w:val="-6"/>
          <w:sz w:val="24"/>
        </w:rPr>
        <w:t>) using</w:t>
      </w:r>
      <w:r w:rsidR="001E0CFE">
        <w:rPr>
          <w:spacing w:val="-4"/>
          <w:sz w:val="24"/>
        </w:rPr>
        <w:t xml:space="preserve"> </w:t>
      </w:r>
      <w:r w:rsidR="001E0CFE">
        <w:rPr>
          <w:spacing w:val="-6"/>
          <w:sz w:val="24"/>
        </w:rPr>
        <w:t>Equations</w:t>
      </w:r>
      <w:r w:rsidR="001E0CFE">
        <w:rPr>
          <w:spacing w:val="-5"/>
          <w:sz w:val="24"/>
        </w:rPr>
        <w:t xml:space="preserve"> </w:t>
      </w:r>
      <w:hyperlink w:anchor="_bookmark4" w:history="1">
        <w:r w:rsidR="001E0CFE">
          <w:rPr>
            <w:spacing w:val="-6"/>
            <w:sz w:val="24"/>
          </w:rPr>
          <w:t>2,</w:t>
        </w:r>
      </w:hyperlink>
      <w:r w:rsidR="001E0CFE">
        <w:rPr>
          <w:spacing w:val="-3"/>
          <w:sz w:val="24"/>
        </w:rPr>
        <w:t xml:space="preserve"> </w:t>
      </w:r>
      <w:hyperlink w:anchor="_bookmark5" w:history="1">
        <w:r w:rsidR="001E0CFE">
          <w:rPr>
            <w:spacing w:val="-6"/>
            <w:sz w:val="24"/>
          </w:rPr>
          <w:t>3</w:t>
        </w:r>
      </w:hyperlink>
      <w:r w:rsidR="001E0CFE">
        <w:rPr>
          <w:spacing w:val="-5"/>
          <w:sz w:val="24"/>
        </w:rPr>
        <w:t xml:space="preserve"> </w:t>
      </w:r>
      <w:r w:rsidR="001E0CFE">
        <w:rPr>
          <w:spacing w:val="-6"/>
          <w:sz w:val="24"/>
        </w:rPr>
        <w:t>and</w:t>
      </w:r>
      <w:r w:rsidR="001E0CFE">
        <w:rPr>
          <w:spacing w:val="-4"/>
          <w:sz w:val="24"/>
        </w:rPr>
        <w:t xml:space="preserve"> </w:t>
      </w:r>
      <w:hyperlink w:anchor="_bookmark6" w:history="1">
        <w:r w:rsidR="001E0CFE">
          <w:rPr>
            <w:spacing w:val="-6"/>
            <w:sz w:val="24"/>
          </w:rPr>
          <w:t>4</w:t>
        </w:r>
      </w:hyperlink>
      <w:r w:rsidR="001E0CFE">
        <w:rPr>
          <w:spacing w:val="-5"/>
          <w:sz w:val="24"/>
        </w:rPr>
        <w:t xml:space="preserve"> </w:t>
      </w:r>
      <w:r w:rsidR="001E0CFE">
        <w:rPr>
          <w:spacing w:val="-6"/>
          <w:sz w:val="24"/>
        </w:rPr>
        <w:t>and above.</w:t>
      </w:r>
      <w:r w:rsidR="001E0CFE">
        <w:rPr>
          <w:spacing w:val="15"/>
          <w:sz w:val="24"/>
        </w:rPr>
        <w:t xml:space="preserve"> </w:t>
      </w:r>
      <w:r w:rsidR="001E0CFE">
        <w:rPr>
          <w:spacing w:val="-6"/>
          <w:sz w:val="24"/>
        </w:rPr>
        <w:t>The</w:t>
      </w:r>
      <w:r w:rsidR="001E0CFE">
        <w:rPr>
          <w:spacing w:val="-5"/>
          <w:sz w:val="24"/>
        </w:rPr>
        <w:t xml:space="preserve"> </w:t>
      </w:r>
      <w:r w:rsidR="001E0CFE">
        <w:rPr>
          <w:spacing w:val="-6"/>
          <w:sz w:val="24"/>
        </w:rPr>
        <w:t>results</w:t>
      </w:r>
    </w:p>
    <w:p w14:paraId="547BC191" w14:textId="5DDABB4C" w:rsidR="00470D98" w:rsidRDefault="001644E6">
      <w:pPr>
        <w:pStyle w:val="BodyText"/>
        <w:spacing w:line="264" w:lineRule="exact"/>
      </w:pPr>
      <w:del w:id="2200" w:author="Hughes, Anna E" w:date="2023-08-09T15:29:00Z">
        <w:r>
          <w:rPr>
            <w:rFonts w:ascii="Trebuchet MS"/>
            <w:spacing w:val="-4"/>
            <w:sz w:val="12"/>
          </w:rPr>
          <w:delText>493</w:delText>
        </w:r>
      </w:del>
      <w:ins w:id="2201" w:author="Hughes, Anna E" w:date="2023-08-09T15:29:00Z">
        <w:r w:rsidR="001E0CFE">
          <w:rPr>
            <w:rFonts w:ascii="Trebuchet MS"/>
            <w:spacing w:val="-4"/>
            <w:sz w:val="12"/>
          </w:rPr>
          <w:t>491</w:t>
        </w:r>
      </w:ins>
      <w:r w:rsidR="001E0CFE">
        <w:rPr>
          <w:rFonts w:ascii="Trebuchet MS"/>
          <w:spacing w:val="31"/>
          <w:sz w:val="12"/>
        </w:rPr>
        <w:t xml:space="preserve">  </w:t>
      </w:r>
      <w:r w:rsidR="001E0CFE">
        <w:rPr>
          <w:spacing w:val="-4"/>
        </w:rPr>
        <w:t>are</w:t>
      </w:r>
      <w:r w:rsidR="001E0CFE">
        <w:rPr>
          <w:spacing w:val="-5"/>
        </w:rPr>
        <w:t xml:space="preserve"> </w:t>
      </w:r>
      <w:r w:rsidR="001E0CFE">
        <w:rPr>
          <w:spacing w:val="-4"/>
        </w:rPr>
        <w:t>summarised</w:t>
      </w:r>
      <w:r w:rsidR="001E0CFE">
        <w:rPr>
          <w:spacing w:val="-5"/>
        </w:rPr>
        <w:t xml:space="preserve"> </w:t>
      </w:r>
      <w:r w:rsidR="001E0CFE">
        <w:rPr>
          <w:spacing w:val="-4"/>
        </w:rPr>
        <w:t>in</w:t>
      </w:r>
      <w:r w:rsidR="001E0CFE">
        <w:rPr>
          <w:spacing w:val="-6"/>
        </w:rPr>
        <w:t xml:space="preserve"> </w:t>
      </w:r>
      <w:r w:rsidR="001E0CFE">
        <w:rPr>
          <w:spacing w:val="-4"/>
        </w:rPr>
        <w:t>Figure</w:t>
      </w:r>
      <w:r w:rsidR="001E0CFE">
        <w:rPr>
          <w:spacing w:val="-5"/>
        </w:rPr>
        <w:t xml:space="preserve"> </w:t>
      </w:r>
      <w:hyperlink w:anchor="_bookmark17" w:history="1">
        <w:r w:rsidR="001E0CFE">
          <w:rPr>
            <w:spacing w:val="-4"/>
          </w:rPr>
          <w:t>4.</w:t>
        </w:r>
      </w:hyperlink>
      <w:r w:rsidR="001E0CFE">
        <w:rPr>
          <w:spacing w:val="19"/>
        </w:rPr>
        <w:t xml:space="preserve"> </w:t>
      </w:r>
      <w:r w:rsidR="001E0CFE">
        <w:rPr>
          <w:spacing w:val="-4"/>
        </w:rPr>
        <w:t>We</w:t>
      </w:r>
      <w:r w:rsidR="001E0CFE">
        <w:rPr>
          <w:spacing w:val="-5"/>
        </w:rPr>
        <w:t xml:space="preserve"> </w:t>
      </w:r>
      <w:r w:rsidR="001E0CFE">
        <w:rPr>
          <w:spacing w:val="-4"/>
        </w:rPr>
        <w:t>find</w:t>
      </w:r>
      <w:r w:rsidR="001E0CFE">
        <w:rPr>
          <w:spacing w:val="-5"/>
        </w:rPr>
        <w:t xml:space="preserve"> </w:t>
      </w:r>
      <w:r w:rsidR="001E0CFE">
        <w:rPr>
          <w:spacing w:val="-4"/>
        </w:rPr>
        <w:t>that</w:t>
      </w:r>
      <w:r w:rsidR="001E0CFE">
        <w:rPr>
          <w:spacing w:val="-5"/>
        </w:rPr>
        <w:t xml:space="preserve"> </w:t>
      </w:r>
      <w:r w:rsidR="001E0CFE">
        <w:rPr>
          <w:spacing w:val="-4"/>
        </w:rPr>
        <w:t>while</w:t>
      </w:r>
      <w:r w:rsidR="001E0CFE">
        <w:rPr>
          <w:spacing w:val="-6"/>
        </w:rPr>
        <w:t xml:space="preserve"> </w:t>
      </w:r>
      <w:r w:rsidR="001E0CFE">
        <w:rPr>
          <w:spacing w:val="-4"/>
        </w:rPr>
        <w:t>the</w:t>
      </w:r>
      <w:r w:rsidR="001E0CFE">
        <w:rPr>
          <w:spacing w:val="-5"/>
        </w:rPr>
        <w:t xml:space="preserve"> </w:t>
      </w:r>
      <w:r w:rsidR="001E0CFE">
        <w:rPr>
          <w:spacing w:val="-4"/>
        </w:rPr>
        <w:t>collinear</w:t>
      </w:r>
      <w:r w:rsidR="001E0CFE">
        <w:rPr>
          <w:spacing w:val="-5"/>
        </w:rPr>
        <w:t xml:space="preserve"> </w:t>
      </w:r>
      <w:r w:rsidR="001E0CFE">
        <w:rPr>
          <w:spacing w:val="-4"/>
        </w:rPr>
        <w:t>contrast</w:t>
      </w:r>
      <w:r w:rsidR="001E0CFE">
        <w:rPr>
          <w:spacing w:val="-5"/>
        </w:rPr>
        <w:t xml:space="preserve"> </w:t>
      </w:r>
      <w:r w:rsidR="001E0CFE">
        <w:rPr>
          <w:spacing w:val="-4"/>
        </w:rPr>
        <w:t>model</w:t>
      </w:r>
      <w:r w:rsidR="001E0CFE">
        <w:rPr>
          <w:spacing w:val="-6"/>
        </w:rPr>
        <w:t xml:space="preserve"> </w:t>
      </w:r>
      <w:r w:rsidR="001E0CFE">
        <w:rPr>
          <w:spacing w:val="-5"/>
        </w:rPr>
        <w:t>has</w:t>
      </w:r>
    </w:p>
    <w:p w14:paraId="2ABDC24D" w14:textId="2B502F13" w:rsidR="00470D98" w:rsidRDefault="001644E6">
      <w:pPr>
        <w:pStyle w:val="BodyText"/>
        <w:spacing w:before="12"/>
      </w:pPr>
      <w:del w:id="2202" w:author="Hughes, Anna E" w:date="2023-08-09T15:29:00Z">
        <w:r>
          <w:rPr>
            <w:rFonts w:ascii="Trebuchet MS"/>
            <w:w w:val="90"/>
            <w:sz w:val="12"/>
          </w:rPr>
          <w:delText>494</w:delText>
        </w:r>
      </w:del>
      <w:ins w:id="2203" w:author="Hughes, Anna E" w:date="2023-08-09T15:29:00Z">
        <w:r w:rsidR="001E0CFE">
          <w:rPr>
            <w:rFonts w:ascii="Trebuchet MS"/>
            <w:w w:val="90"/>
            <w:sz w:val="12"/>
          </w:rPr>
          <w:t>492</w:t>
        </w:r>
      </w:ins>
      <w:r w:rsidR="001E0CFE">
        <w:rPr>
          <w:rFonts w:ascii="Trebuchet MS"/>
          <w:spacing w:val="77"/>
          <w:sz w:val="12"/>
        </w:rPr>
        <w:t xml:space="preserve">  </w:t>
      </w:r>
      <w:r w:rsidR="001E0CFE">
        <w:rPr>
          <w:w w:val="90"/>
        </w:rPr>
        <w:t>the</w:t>
      </w:r>
      <w:r w:rsidR="001E0CFE">
        <w:rPr>
          <w:spacing w:val="4"/>
        </w:rPr>
        <w:t xml:space="preserve"> </w:t>
      </w:r>
      <w:r w:rsidR="001E0CFE">
        <w:rPr>
          <w:w w:val="90"/>
        </w:rPr>
        <w:t>highest</w:t>
      </w:r>
      <w:r w:rsidR="001E0CFE">
        <w:rPr>
          <w:spacing w:val="4"/>
        </w:rPr>
        <w:t xml:space="preserve"> </w:t>
      </w:r>
      <w:r w:rsidR="001E0CFE">
        <w:rPr>
          <w:rFonts w:ascii="Times New Roman"/>
          <w:i/>
          <w:w w:val="90"/>
        </w:rPr>
        <w:t>R</w:t>
      </w:r>
      <w:r w:rsidR="001E0CFE">
        <w:rPr>
          <w:w w:val="90"/>
          <w:vertAlign w:val="superscript"/>
        </w:rPr>
        <w:t>2</w:t>
      </w:r>
      <w:r w:rsidR="001E0CFE">
        <w:rPr>
          <w:spacing w:val="15"/>
        </w:rPr>
        <w:t xml:space="preserve"> </w:t>
      </w:r>
      <w:r w:rsidR="001E0CFE">
        <w:rPr>
          <w:w w:val="90"/>
        </w:rPr>
        <w:t>(0.922,</w:t>
      </w:r>
      <w:r w:rsidR="001E0CFE">
        <w:rPr>
          <w:spacing w:val="5"/>
        </w:rPr>
        <w:t xml:space="preserve"> </w:t>
      </w:r>
      <w:r w:rsidR="001E0CFE">
        <w:rPr>
          <w:w w:val="90"/>
        </w:rPr>
        <w:t>compared</w:t>
      </w:r>
      <w:r w:rsidR="001E0CFE">
        <w:rPr>
          <w:spacing w:val="3"/>
        </w:rPr>
        <w:t xml:space="preserve"> </w:t>
      </w:r>
      <w:r w:rsidR="001E0CFE">
        <w:rPr>
          <w:w w:val="90"/>
        </w:rPr>
        <w:t>to</w:t>
      </w:r>
      <w:r w:rsidR="001E0CFE">
        <w:rPr>
          <w:spacing w:val="4"/>
        </w:rPr>
        <w:t xml:space="preserve"> </w:t>
      </w:r>
      <w:r w:rsidR="001E0CFE">
        <w:rPr>
          <w:rFonts w:ascii="Times New Roman"/>
          <w:i/>
          <w:w w:val="90"/>
        </w:rPr>
        <w:t>R</w:t>
      </w:r>
      <w:r w:rsidR="001E0CFE">
        <w:rPr>
          <w:w w:val="90"/>
          <w:vertAlign w:val="superscript"/>
        </w:rPr>
        <w:t>2</w:t>
      </w:r>
      <w:r w:rsidR="001E0CFE">
        <w:rPr>
          <w:spacing w:val="8"/>
        </w:rPr>
        <w:t xml:space="preserve"> </w:t>
      </w:r>
      <w:r w:rsidR="001E0CFE">
        <w:rPr>
          <w:rFonts w:ascii="Tahoma"/>
          <w:w w:val="90"/>
        </w:rPr>
        <w:t>=</w:t>
      </w:r>
      <w:r w:rsidR="001E0CFE">
        <w:rPr>
          <w:rFonts w:ascii="Tahoma"/>
          <w:spacing w:val="-18"/>
          <w:w w:val="90"/>
        </w:rPr>
        <w:t xml:space="preserve"> </w:t>
      </w:r>
      <w:r w:rsidR="001E0CFE">
        <w:rPr>
          <w:w w:val="90"/>
        </w:rPr>
        <w:t>0</w:t>
      </w:r>
      <w:r w:rsidR="001E0CFE">
        <w:rPr>
          <w:rFonts w:ascii="Verdana"/>
          <w:i/>
          <w:w w:val="90"/>
        </w:rPr>
        <w:t>.</w:t>
      </w:r>
      <w:r w:rsidR="001E0CFE">
        <w:rPr>
          <w:w w:val="90"/>
        </w:rPr>
        <w:t>884</w:t>
      </w:r>
      <w:r w:rsidR="001E0CFE">
        <w:rPr>
          <w:spacing w:val="3"/>
        </w:rPr>
        <w:t xml:space="preserve"> </w:t>
      </w:r>
      <w:r w:rsidR="001E0CFE">
        <w:rPr>
          <w:w w:val="90"/>
        </w:rPr>
        <w:t>for</w:t>
      </w:r>
      <w:r w:rsidR="001E0CFE">
        <w:rPr>
          <w:spacing w:val="3"/>
        </w:rPr>
        <w:t xml:space="preserve"> </w:t>
      </w:r>
      <w:r w:rsidR="001E0CFE">
        <w:rPr>
          <w:w w:val="90"/>
        </w:rPr>
        <w:t>best</w:t>
      </w:r>
      <w:r w:rsidR="001E0CFE">
        <w:rPr>
          <w:spacing w:val="4"/>
        </w:rPr>
        <w:t xml:space="preserve"> </w:t>
      </w:r>
      <w:r w:rsidR="001E0CFE">
        <w:rPr>
          <w:w w:val="90"/>
        </w:rPr>
        <w:t>feature,</w:t>
      </w:r>
      <w:r w:rsidR="001E0CFE">
        <w:rPr>
          <w:spacing w:val="5"/>
        </w:rPr>
        <w:t xml:space="preserve"> </w:t>
      </w:r>
      <w:r w:rsidR="001E0CFE">
        <w:rPr>
          <w:w w:val="90"/>
        </w:rPr>
        <w:t>and</w:t>
      </w:r>
      <w:r w:rsidR="001E0CFE">
        <w:rPr>
          <w:spacing w:val="4"/>
        </w:rPr>
        <w:t xml:space="preserve"> </w:t>
      </w:r>
      <w:r w:rsidR="001E0CFE">
        <w:rPr>
          <w:rFonts w:ascii="Times New Roman"/>
          <w:i/>
          <w:w w:val="90"/>
        </w:rPr>
        <w:t>R</w:t>
      </w:r>
      <w:r w:rsidR="001E0CFE">
        <w:rPr>
          <w:w w:val="90"/>
          <w:vertAlign w:val="superscript"/>
        </w:rPr>
        <w:t>2</w:t>
      </w:r>
      <w:r w:rsidR="001E0CFE">
        <w:rPr>
          <w:spacing w:val="8"/>
        </w:rPr>
        <w:t xml:space="preserve"> </w:t>
      </w:r>
      <w:r w:rsidR="001E0CFE">
        <w:rPr>
          <w:rFonts w:ascii="Tahoma"/>
          <w:w w:val="90"/>
        </w:rPr>
        <w:t>=</w:t>
      </w:r>
      <w:r w:rsidR="001E0CFE">
        <w:rPr>
          <w:rFonts w:ascii="Tahoma"/>
          <w:spacing w:val="-19"/>
          <w:w w:val="90"/>
        </w:rPr>
        <w:t xml:space="preserve"> </w:t>
      </w:r>
      <w:r w:rsidR="001E0CFE">
        <w:rPr>
          <w:w w:val="90"/>
        </w:rPr>
        <w:t>0</w:t>
      </w:r>
      <w:r w:rsidR="001E0CFE">
        <w:rPr>
          <w:rFonts w:ascii="Verdana"/>
          <w:i/>
          <w:w w:val="90"/>
        </w:rPr>
        <w:t>.</w:t>
      </w:r>
      <w:r w:rsidR="001E0CFE">
        <w:rPr>
          <w:w w:val="90"/>
        </w:rPr>
        <w:t>916</w:t>
      </w:r>
      <w:r w:rsidR="001E0CFE">
        <w:rPr>
          <w:spacing w:val="4"/>
        </w:rPr>
        <w:t xml:space="preserve"> </w:t>
      </w:r>
      <w:r w:rsidR="001E0CFE">
        <w:rPr>
          <w:spacing w:val="-5"/>
          <w:w w:val="90"/>
        </w:rPr>
        <w:t>for</w:t>
      </w:r>
    </w:p>
    <w:p w14:paraId="4CD3C9A8" w14:textId="3E2AA4EC" w:rsidR="00470D98" w:rsidRDefault="001644E6">
      <w:pPr>
        <w:pStyle w:val="BodyText"/>
      </w:pPr>
      <w:del w:id="2204" w:author="Hughes, Anna E" w:date="2023-08-09T15:29:00Z">
        <w:r>
          <w:rPr>
            <w:rFonts w:ascii="Trebuchet MS"/>
            <w:spacing w:val="-6"/>
            <w:sz w:val="12"/>
          </w:rPr>
          <w:delText>495</w:delText>
        </w:r>
      </w:del>
      <w:ins w:id="2205" w:author="Hughes, Anna E" w:date="2023-08-09T15:29:00Z">
        <w:r w:rsidR="001E0CFE">
          <w:rPr>
            <w:rFonts w:ascii="Trebuchet MS"/>
            <w:spacing w:val="-6"/>
            <w:sz w:val="12"/>
          </w:rPr>
          <w:t>493</w:t>
        </w:r>
      </w:ins>
      <w:r w:rsidR="001E0CFE">
        <w:rPr>
          <w:rFonts w:ascii="Trebuchet MS"/>
          <w:spacing w:val="34"/>
          <w:sz w:val="12"/>
        </w:rPr>
        <w:t xml:space="preserve">  </w:t>
      </w:r>
      <w:r w:rsidR="001E0CFE">
        <w:rPr>
          <w:spacing w:val="-6"/>
        </w:rPr>
        <w:t>orthogonal</w:t>
      </w:r>
      <w:r w:rsidR="001E0CFE">
        <w:rPr>
          <w:spacing w:val="-4"/>
        </w:rPr>
        <w:t xml:space="preserve"> </w:t>
      </w:r>
      <w:r w:rsidR="001E0CFE">
        <w:rPr>
          <w:spacing w:val="-6"/>
        </w:rPr>
        <w:t>contrast),</w:t>
      </w:r>
      <w:r w:rsidR="001E0CFE">
        <w:rPr>
          <w:spacing w:val="-1"/>
        </w:rPr>
        <w:t xml:space="preserve"> </w:t>
      </w:r>
      <w:r w:rsidR="001E0CFE">
        <w:rPr>
          <w:spacing w:val="-6"/>
        </w:rPr>
        <w:t>the</w:t>
      </w:r>
      <w:r w:rsidR="001E0CFE">
        <w:rPr>
          <w:spacing w:val="-4"/>
        </w:rPr>
        <w:t xml:space="preserve"> </w:t>
      </w:r>
      <w:r w:rsidR="001E0CFE">
        <w:rPr>
          <w:spacing w:val="-6"/>
        </w:rPr>
        <w:t>orthogonal</w:t>
      </w:r>
      <w:r w:rsidR="001E0CFE">
        <w:rPr>
          <w:spacing w:val="-4"/>
        </w:rPr>
        <w:t xml:space="preserve"> </w:t>
      </w:r>
      <w:r w:rsidR="001E0CFE">
        <w:rPr>
          <w:spacing w:val="-6"/>
        </w:rPr>
        <w:t>contrast</w:t>
      </w:r>
      <w:r w:rsidR="001E0CFE">
        <w:rPr>
          <w:spacing w:val="-4"/>
        </w:rPr>
        <w:t xml:space="preserve"> </w:t>
      </w:r>
      <w:r w:rsidR="001E0CFE">
        <w:rPr>
          <w:spacing w:val="-6"/>
        </w:rPr>
        <w:t>model</w:t>
      </w:r>
      <w:r w:rsidR="001E0CFE">
        <w:rPr>
          <w:spacing w:val="-4"/>
        </w:rPr>
        <w:t xml:space="preserve"> </w:t>
      </w:r>
      <w:r w:rsidR="001E0CFE">
        <w:rPr>
          <w:spacing w:val="-6"/>
        </w:rPr>
        <w:t>is</w:t>
      </w:r>
      <w:r w:rsidR="001E0CFE">
        <w:rPr>
          <w:spacing w:val="-3"/>
        </w:rPr>
        <w:t xml:space="preserve"> </w:t>
      </w:r>
      <w:r w:rsidR="001E0CFE">
        <w:rPr>
          <w:spacing w:val="-6"/>
        </w:rPr>
        <w:t>the</w:t>
      </w:r>
      <w:r w:rsidR="001E0CFE">
        <w:rPr>
          <w:spacing w:val="-4"/>
        </w:rPr>
        <w:t xml:space="preserve"> </w:t>
      </w:r>
      <w:r w:rsidR="001E0CFE">
        <w:rPr>
          <w:spacing w:val="-6"/>
        </w:rPr>
        <w:t>most</w:t>
      </w:r>
      <w:r w:rsidR="001E0CFE">
        <w:rPr>
          <w:spacing w:val="-4"/>
        </w:rPr>
        <w:t xml:space="preserve"> </w:t>
      </w:r>
      <w:r w:rsidR="001E0CFE">
        <w:rPr>
          <w:spacing w:val="-6"/>
        </w:rPr>
        <w:t>accurate,</w:t>
      </w:r>
      <w:r w:rsidR="001E0CFE">
        <w:rPr>
          <w:spacing w:val="-2"/>
        </w:rPr>
        <w:t xml:space="preserve"> </w:t>
      </w:r>
      <w:r w:rsidR="001E0CFE">
        <w:rPr>
          <w:spacing w:val="-6"/>
        </w:rPr>
        <w:t>both</w:t>
      </w:r>
      <w:r w:rsidR="001E0CFE">
        <w:rPr>
          <w:spacing w:val="-4"/>
        </w:rPr>
        <w:t xml:space="preserve"> </w:t>
      </w:r>
      <w:r w:rsidR="001E0CFE">
        <w:rPr>
          <w:spacing w:val="-6"/>
        </w:rPr>
        <w:t>in</w:t>
      </w:r>
    </w:p>
    <w:p w14:paraId="73EC0905" w14:textId="0505D458" w:rsidR="00470D98" w:rsidRDefault="001644E6">
      <w:pPr>
        <w:pStyle w:val="BodyText"/>
        <w:spacing w:before="8"/>
      </w:pPr>
      <w:del w:id="2206" w:author="Hughes, Anna E" w:date="2023-08-09T15:29:00Z">
        <w:r>
          <w:rPr>
            <w:rFonts w:ascii="Trebuchet MS"/>
            <w:w w:val="90"/>
            <w:sz w:val="12"/>
          </w:rPr>
          <w:delText>496</w:delText>
        </w:r>
      </w:del>
      <w:ins w:id="2207" w:author="Hughes, Anna E" w:date="2023-08-09T15:29:00Z">
        <w:r w:rsidR="001E0CFE">
          <w:rPr>
            <w:rFonts w:ascii="Trebuchet MS"/>
            <w:w w:val="90"/>
            <w:sz w:val="12"/>
          </w:rPr>
          <w:t>494</w:t>
        </w:r>
      </w:ins>
      <w:r w:rsidR="001E0CFE">
        <w:rPr>
          <w:rFonts w:ascii="Trebuchet MS"/>
          <w:spacing w:val="68"/>
          <w:sz w:val="12"/>
        </w:rPr>
        <w:t xml:space="preserve">  </w:t>
      </w:r>
      <w:r w:rsidR="001E0CFE">
        <w:rPr>
          <w:w w:val="90"/>
        </w:rPr>
        <w:t>terms</w:t>
      </w:r>
      <w:r w:rsidR="001E0CFE">
        <w:rPr>
          <w:spacing w:val="6"/>
        </w:rPr>
        <w:t xml:space="preserve"> </w:t>
      </w:r>
      <w:r w:rsidR="001E0CFE">
        <w:rPr>
          <w:w w:val="90"/>
        </w:rPr>
        <w:t>of</w:t>
      </w:r>
      <w:r w:rsidR="001E0CFE">
        <w:rPr>
          <w:spacing w:val="4"/>
        </w:rPr>
        <w:t xml:space="preserve"> </w:t>
      </w:r>
      <w:r w:rsidR="001E0CFE">
        <w:rPr>
          <w:w w:val="90"/>
        </w:rPr>
        <w:t>mean</w:t>
      </w:r>
      <w:r w:rsidR="001E0CFE">
        <w:rPr>
          <w:spacing w:val="4"/>
        </w:rPr>
        <w:t xml:space="preserve"> </w:t>
      </w:r>
      <w:r w:rsidR="001E0CFE">
        <w:rPr>
          <w:w w:val="90"/>
        </w:rPr>
        <w:t>absolute</w:t>
      </w:r>
      <w:r w:rsidR="001E0CFE">
        <w:rPr>
          <w:spacing w:val="4"/>
        </w:rPr>
        <w:t xml:space="preserve"> </w:t>
      </w:r>
      <w:r w:rsidR="001E0CFE">
        <w:rPr>
          <w:w w:val="90"/>
        </w:rPr>
        <w:t>error</w:t>
      </w:r>
      <w:r w:rsidR="001E0CFE">
        <w:rPr>
          <w:spacing w:val="5"/>
        </w:rPr>
        <w:t xml:space="preserve"> </w:t>
      </w:r>
      <w:r w:rsidR="001E0CFE">
        <w:rPr>
          <w:w w:val="90"/>
        </w:rPr>
        <w:t>(0.165,</w:t>
      </w:r>
      <w:r w:rsidR="001E0CFE">
        <w:rPr>
          <w:spacing w:val="5"/>
        </w:rPr>
        <w:t xml:space="preserve"> </w:t>
      </w:r>
      <w:r w:rsidR="001E0CFE">
        <w:rPr>
          <w:w w:val="90"/>
        </w:rPr>
        <w:t>compared</w:t>
      </w:r>
      <w:r w:rsidR="001E0CFE">
        <w:rPr>
          <w:spacing w:val="4"/>
        </w:rPr>
        <w:t xml:space="preserve"> </w:t>
      </w:r>
      <w:r w:rsidR="001E0CFE">
        <w:rPr>
          <w:w w:val="90"/>
        </w:rPr>
        <w:t>to</w:t>
      </w:r>
      <w:r w:rsidR="001E0CFE">
        <w:rPr>
          <w:spacing w:val="5"/>
        </w:rPr>
        <w:t xml:space="preserve"> </w:t>
      </w:r>
      <w:r w:rsidR="001E0CFE">
        <w:rPr>
          <w:w w:val="90"/>
        </w:rPr>
        <w:t>0.185</w:t>
      </w:r>
      <w:r w:rsidR="001E0CFE">
        <w:rPr>
          <w:spacing w:val="4"/>
        </w:rPr>
        <w:t xml:space="preserve"> </w:t>
      </w:r>
      <w:r w:rsidR="001E0CFE">
        <w:rPr>
          <w:w w:val="90"/>
        </w:rPr>
        <w:t>for</w:t>
      </w:r>
      <w:r w:rsidR="001E0CFE">
        <w:rPr>
          <w:spacing w:val="4"/>
        </w:rPr>
        <w:t xml:space="preserve"> </w:t>
      </w:r>
      <w:r w:rsidR="001E0CFE">
        <w:rPr>
          <w:w w:val="90"/>
        </w:rPr>
        <w:t>best</w:t>
      </w:r>
      <w:r w:rsidR="001E0CFE">
        <w:rPr>
          <w:spacing w:val="4"/>
        </w:rPr>
        <w:t xml:space="preserve"> </w:t>
      </w:r>
      <w:r w:rsidR="001E0CFE">
        <w:rPr>
          <w:w w:val="90"/>
        </w:rPr>
        <w:t>feature</w:t>
      </w:r>
      <w:r w:rsidR="001E0CFE">
        <w:rPr>
          <w:spacing w:val="5"/>
        </w:rPr>
        <w:t xml:space="preserve"> </w:t>
      </w:r>
      <w:r w:rsidR="001E0CFE">
        <w:rPr>
          <w:w w:val="90"/>
        </w:rPr>
        <w:t>and</w:t>
      </w:r>
      <w:r w:rsidR="001E0CFE">
        <w:rPr>
          <w:spacing w:val="4"/>
        </w:rPr>
        <w:t xml:space="preserve"> </w:t>
      </w:r>
      <w:r w:rsidR="001E0CFE">
        <w:rPr>
          <w:spacing w:val="-2"/>
          <w:w w:val="90"/>
        </w:rPr>
        <w:t>0.271</w:t>
      </w:r>
    </w:p>
    <w:p w14:paraId="41230099" w14:textId="4BAFE8F1" w:rsidR="00470D98" w:rsidRDefault="001644E6">
      <w:pPr>
        <w:pStyle w:val="BodyText"/>
      </w:pPr>
      <w:del w:id="2208" w:author="Hughes, Anna E" w:date="2023-08-09T15:29:00Z">
        <w:r>
          <w:rPr>
            <w:rFonts w:ascii="Trebuchet MS"/>
            <w:spacing w:val="-6"/>
            <w:sz w:val="12"/>
          </w:rPr>
          <w:delText>497</w:delText>
        </w:r>
      </w:del>
      <w:ins w:id="2209" w:author="Hughes, Anna E" w:date="2023-08-09T15:29:00Z">
        <w:r w:rsidR="001E0CFE">
          <w:rPr>
            <w:rFonts w:ascii="Trebuchet MS"/>
            <w:spacing w:val="-6"/>
            <w:sz w:val="12"/>
          </w:rPr>
          <w:t>495</w:t>
        </w:r>
      </w:ins>
      <w:r w:rsidR="001E0CFE">
        <w:rPr>
          <w:rFonts w:ascii="Trebuchet MS"/>
          <w:spacing w:val="37"/>
          <w:sz w:val="12"/>
        </w:rPr>
        <w:t xml:space="preserve">  </w:t>
      </w:r>
      <w:r w:rsidR="001E0CFE">
        <w:rPr>
          <w:spacing w:val="-6"/>
        </w:rPr>
        <w:t>for collinear)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and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having</w:t>
      </w:r>
      <w:r w:rsidR="001E0CFE">
        <w:rPr>
          <w:spacing w:val="-8"/>
        </w:rPr>
        <w:t xml:space="preserve"> </w:t>
      </w:r>
      <w:r w:rsidR="001E0CFE">
        <w:rPr>
          <w:spacing w:val="-6"/>
        </w:rPr>
        <w:t>a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regression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slope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closest</w:t>
      </w:r>
      <w:r w:rsidR="001E0CFE">
        <w:rPr>
          <w:spacing w:val="-8"/>
        </w:rPr>
        <w:t xml:space="preserve"> </w:t>
      </w:r>
      <w:r w:rsidR="001E0CFE">
        <w:rPr>
          <w:spacing w:val="-6"/>
        </w:rPr>
        <w:t>to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1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(1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compared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to</w:t>
      </w:r>
      <w:r w:rsidR="001E0CFE">
        <w:rPr>
          <w:spacing w:val="-8"/>
        </w:rPr>
        <w:t xml:space="preserve"> </w:t>
      </w:r>
      <w:r w:rsidR="001E0CFE">
        <w:rPr>
          <w:spacing w:val="-6"/>
        </w:rPr>
        <w:t>0.753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and</w:t>
      </w:r>
    </w:p>
    <w:p w14:paraId="76DACA1E" w14:textId="36884F80" w:rsidR="00470D98" w:rsidRDefault="001644E6">
      <w:pPr>
        <w:pStyle w:val="BodyText"/>
        <w:spacing w:before="8"/>
      </w:pPr>
      <w:del w:id="2210" w:author="Hughes, Anna E" w:date="2023-08-09T15:29:00Z">
        <w:r>
          <w:rPr>
            <w:rFonts w:ascii="Trebuchet MS"/>
            <w:spacing w:val="-4"/>
            <w:sz w:val="12"/>
          </w:rPr>
          <w:delText>498</w:delText>
        </w:r>
      </w:del>
      <w:ins w:id="2211" w:author="Hughes, Anna E" w:date="2023-08-09T15:29:00Z">
        <w:r w:rsidR="001E0CFE">
          <w:rPr>
            <w:rFonts w:ascii="Trebuchet MS"/>
            <w:spacing w:val="-4"/>
            <w:sz w:val="12"/>
          </w:rPr>
          <w:t>496</w:t>
        </w:r>
      </w:ins>
      <w:r w:rsidR="001E0CFE">
        <w:rPr>
          <w:rFonts w:ascii="Trebuchet MS"/>
          <w:spacing w:val="34"/>
          <w:sz w:val="12"/>
        </w:rPr>
        <w:t xml:space="preserve">  </w:t>
      </w:r>
      <w:r w:rsidR="001E0CFE">
        <w:rPr>
          <w:spacing w:val="-4"/>
        </w:rPr>
        <w:t>1.48).</w:t>
      </w:r>
      <w:r w:rsidR="001E0CFE">
        <w:rPr>
          <w:spacing w:val="65"/>
        </w:rPr>
        <w:t xml:space="preserve"> </w:t>
      </w:r>
      <w:r w:rsidR="001E0CFE">
        <w:rPr>
          <w:spacing w:val="-4"/>
        </w:rPr>
        <w:t>Therefore,</w:t>
      </w:r>
      <w:r w:rsidR="001E0CFE">
        <w:rPr>
          <w:spacing w:val="15"/>
        </w:rPr>
        <w:t xml:space="preserve"> </w:t>
      </w:r>
      <w:r w:rsidR="001E0CFE">
        <w:rPr>
          <w:spacing w:val="-4"/>
        </w:rPr>
        <w:t>Hypothesis</w:t>
      </w:r>
      <w:r w:rsidR="001E0CFE">
        <w:rPr>
          <w:spacing w:val="10"/>
        </w:rPr>
        <w:t xml:space="preserve"> </w:t>
      </w:r>
      <w:r w:rsidR="001E0CFE">
        <w:rPr>
          <w:spacing w:val="-4"/>
        </w:rPr>
        <w:t>3</w:t>
      </w:r>
      <w:r w:rsidR="001E0CFE">
        <w:rPr>
          <w:spacing w:val="10"/>
        </w:rPr>
        <w:t xml:space="preserve"> </w:t>
      </w:r>
      <w:r w:rsidR="001E0CFE">
        <w:rPr>
          <w:spacing w:val="-4"/>
        </w:rPr>
        <w:t>does</w:t>
      </w:r>
      <w:r w:rsidR="001E0CFE">
        <w:rPr>
          <w:spacing w:val="10"/>
        </w:rPr>
        <w:t xml:space="preserve"> </w:t>
      </w:r>
      <w:r w:rsidR="001E0CFE">
        <w:rPr>
          <w:spacing w:val="-4"/>
        </w:rPr>
        <w:t>not</w:t>
      </w:r>
      <w:r w:rsidR="001E0CFE">
        <w:rPr>
          <w:spacing w:val="11"/>
        </w:rPr>
        <w:t xml:space="preserve"> </w:t>
      </w:r>
      <w:r w:rsidR="001E0CFE">
        <w:rPr>
          <w:spacing w:val="-4"/>
        </w:rPr>
        <w:t>hold:</w:t>
      </w:r>
      <w:r w:rsidR="001E0CFE">
        <w:rPr>
          <w:spacing w:val="41"/>
        </w:rPr>
        <w:t xml:space="preserve"> </w:t>
      </w:r>
      <w:r w:rsidR="001E0CFE">
        <w:rPr>
          <w:spacing w:val="-4"/>
        </w:rPr>
        <w:t>orthogonal</w:t>
      </w:r>
      <w:r w:rsidR="001E0CFE">
        <w:rPr>
          <w:spacing w:val="11"/>
        </w:rPr>
        <w:t xml:space="preserve"> </w:t>
      </w:r>
      <w:r w:rsidR="001E0CFE">
        <w:rPr>
          <w:spacing w:val="-4"/>
        </w:rPr>
        <w:t>contrast</w:t>
      </w:r>
      <w:r w:rsidR="001E0CFE">
        <w:rPr>
          <w:spacing w:val="10"/>
        </w:rPr>
        <w:t xml:space="preserve"> </w:t>
      </w:r>
      <w:r w:rsidR="001E0CFE">
        <w:rPr>
          <w:spacing w:val="-4"/>
        </w:rPr>
        <w:t>rather</w:t>
      </w:r>
      <w:r w:rsidR="001E0CFE">
        <w:rPr>
          <w:spacing w:val="10"/>
        </w:rPr>
        <w:t xml:space="preserve"> </w:t>
      </w:r>
      <w:r w:rsidR="001E0CFE">
        <w:rPr>
          <w:spacing w:val="-4"/>
        </w:rPr>
        <w:t>than</w:t>
      </w:r>
    </w:p>
    <w:p w14:paraId="4288C740" w14:textId="265EB532" w:rsidR="00470D98" w:rsidRDefault="001644E6">
      <w:pPr>
        <w:pStyle w:val="BodyText"/>
      </w:pPr>
      <w:del w:id="2212" w:author="Hughes, Anna E" w:date="2023-08-09T15:29:00Z">
        <w:r>
          <w:rPr>
            <w:rFonts w:ascii="Trebuchet MS"/>
            <w:spacing w:val="-6"/>
            <w:sz w:val="12"/>
          </w:rPr>
          <w:delText>499</w:delText>
        </w:r>
      </w:del>
      <w:ins w:id="2213" w:author="Hughes, Anna E" w:date="2023-08-09T15:29:00Z">
        <w:r w:rsidR="001E0CFE">
          <w:rPr>
            <w:rFonts w:ascii="Trebuchet MS"/>
            <w:spacing w:val="-6"/>
            <w:sz w:val="12"/>
          </w:rPr>
          <w:t>497</w:t>
        </w:r>
      </w:ins>
      <w:r w:rsidR="001E0CFE">
        <w:rPr>
          <w:rFonts w:ascii="Trebuchet MS"/>
          <w:spacing w:val="38"/>
          <w:sz w:val="12"/>
        </w:rPr>
        <w:t xml:space="preserve">  </w:t>
      </w:r>
      <w:r w:rsidR="001E0CFE">
        <w:rPr>
          <w:spacing w:val="-6"/>
        </w:rPr>
        <w:t>collinear</w:t>
      </w:r>
      <w:r w:rsidR="001E0CFE">
        <w:rPr>
          <w:spacing w:val="-4"/>
        </w:rPr>
        <w:t xml:space="preserve"> </w:t>
      </w:r>
      <w:r w:rsidR="001E0CFE">
        <w:rPr>
          <w:spacing w:val="-6"/>
        </w:rPr>
        <w:t>contrast</w:t>
      </w:r>
      <w:r w:rsidR="001E0CFE">
        <w:rPr>
          <w:spacing w:val="-5"/>
        </w:rPr>
        <w:t xml:space="preserve"> </w:t>
      </w:r>
      <w:r w:rsidR="001E0CFE">
        <w:rPr>
          <w:spacing w:val="-6"/>
        </w:rPr>
        <w:t>offers the</w:t>
      </w:r>
      <w:r w:rsidR="001E0CFE">
        <w:rPr>
          <w:spacing w:val="-5"/>
        </w:rPr>
        <w:t xml:space="preserve"> </w:t>
      </w:r>
      <w:r w:rsidR="001E0CFE">
        <w:rPr>
          <w:spacing w:val="-6"/>
        </w:rPr>
        <w:t>best</w:t>
      </w:r>
      <w:r w:rsidR="001E0CFE">
        <w:rPr>
          <w:spacing w:val="-5"/>
        </w:rPr>
        <w:t xml:space="preserve"> </w:t>
      </w:r>
      <w:r w:rsidR="001E0CFE">
        <w:rPr>
          <w:spacing w:val="-6"/>
        </w:rPr>
        <w:t>prediction of</w:t>
      </w:r>
      <w:r w:rsidR="001E0CFE">
        <w:rPr>
          <w:spacing w:val="-5"/>
        </w:rPr>
        <w:t xml:space="preserve"> </w:t>
      </w:r>
      <w:r w:rsidR="001E0CFE">
        <w:rPr>
          <w:spacing w:val="-6"/>
        </w:rPr>
        <w:t>search</w:t>
      </w:r>
      <w:r w:rsidR="001E0CFE">
        <w:rPr>
          <w:spacing w:val="-5"/>
        </w:rPr>
        <w:t xml:space="preserve"> </w:t>
      </w:r>
      <w:r w:rsidR="001E0CFE">
        <w:rPr>
          <w:spacing w:val="-6"/>
        </w:rPr>
        <w:t>slopes in</w:t>
      </w:r>
      <w:r w:rsidR="001E0CFE">
        <w:rPr>
          <w:spacing w:val="-5"/>
        </w:rPr>
        <w:t xml:space="preserve"> </w:t>
      </w:r>
      <w:r w:rsidR="001E0CFE">
        <w:rPr>
          <w:spacing w:val="-6"/>
        </w:rPr>
        <w:t>the</w:t>
      </w:r>
      <w:r w:rsidR="001E0CFE">
        <w:rPr>
          <w:spacing w:val="-5"/>
        </w:rPr>
        <w:t xml:space="preserve"> </w:t>
      </w:r>
      <w:r w:rsidR="001E0CFE">
        <w:rPr>
          <w:spacing w:val="-6"/>
        </w:rPr>
        <w:t>double-feature</w:t>
      </w:r>
    </w:p>
    <w:p w14:paraId="1450C0E3" w14:textId="1A5A14E2" w:rsidR="00470D98" w:rsidRDefault="001644E6">
      <w:pPr>
        <w:spacing w:before="8"/>
        <w:ind w:left="227"/>
        <w:rPr>
          <w:sz w:val="24"/>
        </w:rPr>
      </w:pPr>
      <w:del w:id="2214" w:author="Hughes, Anna E" w:date="2023-08-09T15:29:00Z">
        <w:r>
          <w:rPr>
            <w:rFonts w:ascii="Trebuchet MS"/>
            <w:sz w:val="12"/>
          </w:rPr>
          <w:delText>500</w:delText>
        </w:r>
      </w:del>
      <w:ins w:id="2215" w:author="Hughes, Anna E" w:date="2023-08-09T15:29:00Z">
        <w:r w:rsidR="001E0CFE">
          <w:rPr>
            <w:rFonts w:ascii="Trebuchet MS"/>
            <w:sz w:val="12"/>
          </w:rPr>
          <w:t>498</w:t>
        </w:r>
      </w:ins>
      <w:r w:rsidR="001E0CFE">
        <w:rPr>
          <w:rFonts w:ascii="Trebuchet MS"/>
          <w:spacing w:val="62"/>
          <w:sz w:val="12"/>
        </w:rPr>
        <w:t xml:space="preserve">  </w:t>
      </w:r>
      <w:r w:rsidR="001E0CFE">
        <w:rPr>
          <w:spacing w:val="-2"/>
          <w:sz w:val="24"/>
        </w:rPr>
        <w:t>condition.</w:t>
      </w:r>
    </w:p>
    <w:p w14:paraId="790487BF" w14:textId="77777777" w:rsidR="00470D98" w:rsidRDefault="00470D98">
      <w:pPr>
        <w:pStyle w:val="BodyText"/>
        <w:spacing w:before="10"/>
        <w:ind w:left="0"/>
        <w:rPr>
          <w:sz w:val="19"/>
        </w:rPr>
      </w:pPr>
    </w:p>
    <w:p w14:paraId="3DD8AEEF" w14:textId="77777777" w:rsidR="00470D98" w:rsidRDefault="001E0CFE">
      <w:pPr>
        <w:tabs>
          <w:tab w:val="left" w:pos="4515"/>
          <w:tab w:val="left" w:pos="6718"/>
        </w:tabs>
        <w:spacing w:before="93"/>
        <w:ind w:left="1937"/>
        <w:rPr>
          <w:rFonts w:ascii="Times New Roman"/>
          <w:sz w:val="14"/>
        </w:rPr>
      </w:pPr>
      <w:r>
        <w:rPr>
          <w:rFonts w:ascii="Times New Roman"/>
          <w:color w:val="1A1A1A"/>
          <w:sz w:val="14"/>
        </w:rPr>
        <w:t>best</w:t>
      </w:r>
      <w:r>
        <w:rPr>
          <w:rFonts w:ascii="Times New Roman"/>
          <w:color w:val="1A1A1A"/>
          <w:spacing w:val="-4"/>
          <w:sz w:val="14"/>
        </w:rPr>
        <w:t xml:space="preserve"> </w:t>
      </w:r>
      <w:r>
        <w:rPr>
          <w:rFonts w:ascii="Times New Roman"/>
          <w:color w:val="1A1A1A"/>
          <w:spacing w:val="-2"/>
          <w:sz w:val="14"/>
        </w:rPr>
        <w:t>feature</w:t>
      </w:r>
      <w:r>
        <w:rPr>
          <w:rFonts w:ascii="Times New Roman"/>
          <w:color w:val="1A1A1A"/>
          <w:sz w:val="14"/>
        </w:rPr>
        <w:tab/>
      </w:r>
      <w:r>
        <w:rPr>
          <w:rFonts w:ascii="Times New Roman"/>
          <w:color w:val="1A1A1A"/>
          <w:spacing w:val="-2"/>
          <w:sz w:val="14"/>
        </w:rPr>
        <w:t>collinear</w:t>
      </w:r>
      <w:r>
        <w:rPr>
          <w:rFonts w:ascii="Times New Roman"/>
          <w:color w:val="1A1A1A"/>
          <w:sz w:val="14"/>
        </w:rPr>
        <w:tab/>
        <w:t>orthogonal</w:t>
      </w:r>
      <w:r>
        <w:rPr>
          <w:rFonts w:ascii="Times New Roman"/>
          <w:color w:val="1A1A1A"/>
          <w:spacing w:val="-8"/>
          <w:sz w:val="14"/>
        </w:rPr>
        <w:t xml:space="preserve"> </w:t>
      </w:r>
      <w:r>
        <w:rPr>
          <w:rFonts w:ascii="Times New Roman"/>
          <w:color w:val="1A1A1A"/>
          <w:spacing w:val="-2"/>
          <w:sz w:val="14"/>
        </w:rPr>
        <w:t>contrast</w:t>
      </w:r>
    </w:p>
    <w:p w14:paraId="3CBBED1A" w14:textId="0CDFF427" w:rsidR="00470D98" w:rsidRDefault="00133F83">
      <w:pPr>
        <w:tabs>
          <w:tab w:val="left" w:pos="2594"/>
          <w:tab w:val="left" w:pos="5092"/>
        </w:tabs>
        <w:spacing w:before="85"/>
        <w:ind w:left="96"/>
        <w:jc w:val="center"/>
        <w:rPr>
          <w:rFonts w:ascii="Arial" w:hAnsi="Arial"/>
          <w:sz w:val="10"/>
        </w:rPr>
      </w:pPr>
      <w:del w:id="2216" w:author="Hughes, Anna E" w:date="2023-08-09T15:29:00Z">
        <w:r>
          <w:rPr>
            <w:noProof/>
            <w:lang w:val="en-GB" w:eastAsia="en-GB"/>
          </w:rPr>
          <mc:AlternateContent>
            <mc:Choice Requires="wpg">
              <w:drawing>
                <wp:anchor distT="0" distB="0" distL="114300" distR="114300" simplePos="0" relativeHeight="487678464" behindDoc="1" locked="0" layoutInCell="1" allowOverlap="1" wp14:anchorId="06A62BAD" wp14:editId="2FE64578">
                  <wp:simplePos x="0" y="0"/>
                  <wp:positionH relativeFrom="page">
                    <wp:posOffset>1758950</wp:posOffset>
                  </wp:positionH>
                  <wp:positionV relativeFrom="paragraph">
                    <wp:posOffset>106045</wp:posOffset>
                  </wp:positionV>
                  <wp:extent cx="1362710" cy="1551305"/>
                  <wp:effectExtent l="0" t="0" r="0" b="0"/>
                  <wp:wrapNone/>
                  <wp:docPr id="630" name="docshapegroup7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362710" cy="1551305"/>
                            <a:chOff x="2770" y="167"/>
                            <a:chExt cx="2146" cy="2443"/>
                          </a:xfrm>
                        </wpg:grpSpPr>
                        <wps:wsp>
                          <wps:cNvPr id="631" name="docshape73"/>
                          <wps:cNvSpPr>
                            <a:spLocks/>
                          </wps:cNvSpPr>
                          <wps:spPr bwMode="auto">
                            <a:xfrm>
                              <a:off x="4588" y="1038"/>
                              <a:ext cx="61" cy="61"/>
                            </a:xfrm>
                            <a:custGeom>
                              <a:avLst/>
                              <a:gdLst>
                                <a:gd name="T0" fmla="+- 0 4619 4588"/>
                                <a:gd name="T1" fmla="*/ T0 w 61"/>
                                <a:gd name="T2" fmla="+- 0 1038 1038"/>
                                <a:gd name="T3" fmla="*/ 1038 h 61"/>
                                <a:gd name="T4" fmla="+- 0 4607 4588"/>
                                <a:gd name="T5" fmla="*/ T4 w 61"/>
                                <a:gd name="T6" fmla="+- 0 1040 1038"/>
                                <a:gd name="T7" fmla="*/ 1040 h 61"/>
                                <a:gd name="T8" fmla="+- 0 4597 4588"/>
                                <a:gd name="T9" fmla="*/ T8 w 61"/>
                                <a:gd name="T10" fmla="+- 0 1047 1038"/>
                                <a:gd name="T11" fmla="*/ 1047 h 61"/>
                                <a:gd name="T12" fmla="+- 0 4591 4588"/>
                                <a:gd name="T13" fmla="*/ T12 w 61"/>
                                <a:gd name="T14" fmla="+- 0 1057 1038"/>
                                <a:gd name="T15" fmla="*/ 1057 h 61"/>
                                <a:gd name="T16" fmla="+- 0 4588 4588"/>
                                <a:gd name="T17" fmla="*/ T16 w 61"/>
                                <a:gd name="T18" fmla="+- 0 1068 1038"/>
                                <a:gd name="T19" fmla="*/ 1068 h 61"/>
                                <a:gd name="T20" fmla="+- 0 4591 4588"/>
                                <a:gd name="T21" fmla="*/ T20 w 61"/>
                                <a:gd name="T22" fmla="+- 0 1080 1038"/>
                                <a:gd name="T23" fmla="*/ 1080 h 61"/>
                                <a:gd name="T24" fmla="+- 0 4597 4588"/>
                                <a:gd name="T25" fmla="*/ T24 w 61"/>
                                <a:gd name="T26" fmla="+- 0 1089 1038"/>
                                <a:gd name="T27" fmla="*/ 1089 h 61"/>
                                <a:gd name="T28" fmla="+- 0 4607 4588"/>
                                <a:gd name="T29" fmla="*/ T28 w 61"/>
                                <a:gd name="T30" fmla="+- 0 1096 1038"/>
                                <a:gd name="T31" fmla="*/ 1096 h 61"/>
                                <a:gd name="T32" fmla="+- 0 4619 4588"/>
                                <a:gd name="T33" fmla="*/ T32 w 61"/>
                                <a:gd name="T34" fmla="+- 0 1098 1038"/>
                                <a:gd name="T35" fmla="*/ 1098 h 61"/>
                                <a:gd name="T36" fmla="+- 0 4630 4588"/>
                                <a:gd name="T37" fmla="*/ T36 w 61"/>
                                <a:gd name="T38" fmla="+- 0 1096 1038"/>
                                <a:gd name="T39" fmla="*/ 1096 h 61"/>
                                <a:gd name="T40" fmla="+- 0 4640 4588"/>
                                <a:gd name="T41" fmla="*/ T40 w 61"/>
                                <a:gd name="T42" fmla="+- 0 1089 1038"/>
                                <a:gd name="T43" fmla="*/ 1089 h 61"/>
                                <a:gd name="T44" fmla="+- 0 4646 4588"/>
                                <a:gd name="T45" fmla="*/ T44 w 61"/>
                                <a:gd name="T46" fmla="+- 0 1080 1038"/>
                                <a:gd name="T47" fmla="*/ 1080 h 61"/>
                                <a:gd name="T48" fmla="+- 0 4649 4588"/>
                                <a:gd name="T49" fmla="*/ T48 w 61"/>
                                <a:gd name="T50" fmla="+- 0 1068 1038"/>
                                <a:gd name="T51" fmla="*/ 1068 h 61"/>
                                <a:gd name="T52" fmla="+- 0 4646 4588"/>
                                <a:gd name="T53" fmla="*/ T52 w 61"/>
                                <a:gd name="T54" fmla="+- 0 1057 1038"/>
                                <a:gd name="T55" fmla="*/ 1057 h 61"/>
                                <a:gd name="T56" fmla="+- 0 4640 4588"/>
                                <a:gd name="T57" fmla="*/ T56 w 61"/>
                                <a:gd name="T58" fmla="+- 0 1047 1038"/>
                                <a:gd name="T59" fmla="*/ 1047 h 61"/>
                                <a:gd name="T60" fmla="+- 0 4630 4588"/>
                                <a:gd name="T61" fmla="*/ T60 w 61"/>
                                <a:gd name="T62" fmla="+- 0 1040 1038"/>
                                <a:gd name="T63" fmla="*/ 1040 h 61"/>
                                <a:gd name="T64" fmla="+- 0 4619 4588"/>
                                <a:gd name="T65" fmla="*/ T64 w 61"/>
                                <a:gd name="T66" fmla="+- 0 1038 1038"/>
                                <a:gd name="T67" fmla="*/ 1038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31" y="0"/>
                                  </a:moveTo>
                                  <a:lnTo>
                                    <a:pt x="19" y="2"/>
                                  </a:lnTo>
                                  <a:lnTo>
                                    <a:pt x="9" y="9"/>
                                  </a:lnTo>
                                  <a:lnTo>
                                    <a:pt x="3" y="19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3" y="42"/>
                                  </a:lnTo>
                                  <a:lnTo>
                                    <a:pt x="9" y="51"/>
                                  </a:lnTo>
                                  <a:lnTo>
                                    <a:pt x="19" y="58"/>
                                  </a:lnTo>
                                  <a:lnTo>
                                    <a:pt x="31" y="60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52" y="51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61" y="30"/>
                                  </a:lnTo>
                                  <a:lnTo>
                                    <a:pt x="58" y="19"/>
                                  </a:lnTo>
                                  <a:lnTo>
                                    <a:pt x="52" y="9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3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2" name="docshape74"/>
                          <wps:cNvSpPr>
                            <a:spLocks/>
                          </wps:cNvSpPr>
                          <wps:spPr bwMode="auto">
                            <a:xfrm>
                              <a:off x="4588" y="1038"/>
                              <a:ext cx="61" cy="61"/>
                            </a:xfrm>
                            <a:custGeom>
                              <a:avLst/>
                              <a:gdLst>
                                <a:gd name="T0" fmla="+- 0 4588 4588"/>
                                <a:gd name="T1" fmla="*/ T0 w 61"/>
                                <a:gd name="T2" fmla="+- 0 1068 1038"/>
                                <a:gd name="T3" fmla="*/ 1068 h 61"/>
                                <a:gd name="T4" fmla="+- 0 4591 4588"/>
                                <a:gd name="T5" fmla="*/ T4 w 61"/>
                                <a:gd name="T6" fmla="+- 0 1057 1038"/>
                                <a:gd name="T7" fmla="*/ 1057 h 61"/>
                                <a:gd name="T8" fmla="+- 0 4597 4588"/>
                                <a:gd name="T9" fmla="*/ T8 w 61"/>
                                <a:gd name="T10" fmla="+- 0 1047 1038"/>
                                <a:gd name="T11" fmla="*/ 1047 h 61"/>
                                <a:gd name="T12" fmla="+- 0 4607 4588"/>
                                <a:gd name="T13" fmla="*/ T12 w 61"/>
                                <a:gd name="T14" fmla="+- 0 1040 1038"/>
                                <a:gd name="T15" fmla="*/ 1040 h 61"/>
                                <a:gd name="T16" fmla="+- 0 4619 4588"/>
                                <a:gd name="T17" fmla="*/ T16 w 61"/>
                                <a:gd name="T18" fmla="+- 0 1038 1038"/>
                                <a:gd name="T19" fmla="*/ 1038 h 61"/>
                                <a:gd name="T20" fmla="+- 0 4630 4588"/>
                                <a:gd name="T21" fmla="*/ T20 w 61"/>
                                <a:gd name="T22" fmla="+- 0 1040 1038"/>
                                <a:gd name="T23" fmla="*/ 1040 h 61"/>
                                <a:gd name="T24" fmla="+- 0 4640 4588"/>
                                <a:gd name="T25" fmla="*/ T24 w 61"/>
                                <a:gd name="T26" fmla="+- 0 1047 1038"/>
                                <a:gd name="T27" fmla="*/ 1047 h 61"/>
                                <a:gd name="T28" fmla="+- 0 4646 4588"/>
                                <a:gd name="T29" fmla="*/ T28 w 61"/>
                                <a:gd name="T30" fmla="+- 0 1057 1038"/>
                                <a:gd name="T31" fmla="*/ 1057 h 61"/>
                                <a:gd name="T32" fmla="+- 0 4649 4588"/>
                                <a:gd name="T33" fmla="*/ T32 w 61"/>
                                <a:gd name="T34" fmla="+- 0 1068 1038"/>
                                <a:gd name="T35" fmla="*/ 1068 h 61"/>
                                <a:gd name="T36" fmla="+- 0 4646 4588"/>
                                <a:gd name="T37" fmla="*/ T36 w 61"/>
                                <a:gd name="T38" fmla="+- 0 1080 1038"/>
                                <a:gd name="T39" fmla="*/ 1080 h 61"/>
                                <a:gd name="T40" fmla="+- 0 4640 4588"/>
                                <a:gd name="T41" fmla="*/ T40 w 61"/>
                                <a:gd name="T42" fmla="+- 0 1089 1038"/>
                                <a:gd name="T43" fmla="*/ 1089 h 61"/>
                                <a:gd name="T44" fmla="+- 0 4630 4588"/>
                                <a:gd name="T45" fmla="*/ T44 w 61"/>
                                <a:gd name="T46" fmla="+- 0 1096 1038"/>
                                <a:gd name="T47" fmla="*/ 1096 h 61"/>
                                <a:gd name="T48" fmla="+- 0 4619 4588"/>
                                <a:gd name="T49" fmla="*/ T48 w 61"/>
                                <a:gd name="T50" fmla="+- 0 1098 1038"/>
                                <a:gd name="T51" fmla="*/ 1098 h 61"/>
                                <a:gd name="T52" fmla="+- 0 4607 4588"/>
                                <a:gd name="T53" fmla="*/ T52 w 61"/>
                                <a:gd name="T54" fmla="+- 0 1096 1038"/>
                                <a:gd name="T55" fmla="*/ 1096 h 61"/>
                                <a:gd name="T56" fmla="+- 0 4597 4588"/>
                                <a:gd name="T57" fmla="*/ T56 w 61"/>
                                <a:gd name="T58" fmla="+- 0 1089 1038"/>
                                <a:gd name="T59" fmla="*/ 1089 h 61"/>
                                <a:gd name="T60" fmla="+- 0 4591 4588"/>
                                <a:gd name="T61" fmla="*/ T60 w 61"/>
                                <a:gd name="T62" fmla="+- 0 1080 1038"/>
                                <a:gd name="T63" fmla="*/ 1080 h 61"/>
                                <a:gd name="T64" fmla="+- 0 4588 4588"/>
                                <a:gd name="T65" fmla="*/ T64 w 61"/>
                                <a:gd name="T66" fmla="+- 0 1068 1038"/>
                                <a:gd name="T67" fmla="*/ 1068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0" y="30"/>
                                  </a:moveTo>
                                  <a:lnTo>
                                    <a:pt x="3" y="19"/>
                                  </a:lnTo>
                                  <a:lnTo>
                                    <a:pt x="9" y="9"/>
                                  </a:lnTo>
                                  <a:lnTo>
                                    <a:pt x="19" y="2"/>
                                  </a:lnTo>
                                  <a:lnTo>
                                    <a:pt x="31" y="0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52" y="9"/>
                                  </a:lnTo>
                                  <a:lnTo>
                                    <a:pt x="58" y="19"/>
                                  </a:lnTo>
                                  <a:lnTo>
                                    <a:pt x="61" y="30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52" y="51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31" y="60"/>
                                  </a:lnTo>
                                  <a:lnTo>
                                    <a:pt x="19" y="58"/>
                                  </a:lnTo>
                                  <a:lnTo>
                                    <a:pt x="9" y="51"/>
                                  </a:lnTo>
                                  <a:lnTo>
                                    <a:pt x="3" y="42"/>
                                  </a:lnTo>
                                  <a:lnTo>
                                    <a:pt x="0" y="30"/>
                                  </a:lnTo>
                                </a:path>
                              </a:pathLst>
                            </a:custGeom>
                            <a:noFill/>
                            <a:ln w="695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3" name="docshape75"/>
                          <wps:cNvSpPr>
                            <a:spLocks/>
                          </wps:cNvSpPr>
                          <wps:spPr bwMode="auto">
                            <a:xfrm>
                              <a:off x="4618" y="938"/>
                              <a:ext cx="2" cy="263"/>
                            </a:xfrm>
                            <a:custGeom>
                              <a:avLst/>
                              <a:gdLst>
                                <a:gd name="T0" fmla="+- 0 4619 4619"/>
                                <a:gd name="T1" fmla="*/ T0 w 1"/>
                                <a:gd name="T2" fmla="+- 0 938 938"/>
                                <a:gd name="T3" fmla="*/ 938 h 263"/>
                                <a:gd name="T4" fmla="+- 0 4619 4619"/>
                                <a:gd name="T5" fmla="*/ T4 w 1"/>
                                <a:gd name="T6" fmla="+- 0 938 938"/>
                                <a:gd name="T7" fmla="*/ 938 h 263"/>
                                <a:gd name="T8" fmla="+- 0 4619 4619"/>
                                <a:gd name="T9" fmla="*/ T8 w 1"/>
                                <a:gd name="T10" fmla="+- 0 938 938"/>
                                <a:gd name="T11" fmla="*/ 938 h 263"/>
                                <a:gd name="T12" fmla="+- 0 4619 4619"/>
                                <a:gd name="T13" fmla="*/ T12 w 1"/>
                                <a:gd name="T14" fmla="+- 0 1200 938"/>
                                <a:gd name="T15" fmla="*/ 1200 h 263"/>
                                <a:gd name="T16" fmla="+- 0 4619 4619"/>
                                <a:gd name="T17" fmla="*/ T16 w 1"/>
                                <a:gd name="T18" fmla="+- 0 1200 938"/>
                                <a:gd name="T19" fmla="*/ 1200 h 263"/>
                                <a:gd name="T20" fmla="+- 0 4619 4619"/>
                                <a:gd name="T21" fmla="*/ T20 w 1"/>
                                <a:gd name="T22" fmla="+- 0 1200 938"/>
                                <a:gd name="T23" fmla="*/ 1200 h 26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1" h="263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moveTo>
                                    <a:pt x="0" y="0"/>
                                  </a:moveTo>
                                  <a:lnTo>
                                    <a:pt x="0" y="262"/>
                                  </a:lnTo>
                                  <a:moveTo>
                                    <a:pt x="0" y="262"/>
                                  </a:moveTo>
                                  <a:lnTo>
                                    <a:pt x="0" y="262"/>
                                  </a:lnTo>
                                </a:path>
                              </a:pathLst>
                            </a:cu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4" name="docshape76"/>
                          <wps:cNvSpPr>
                            <a:spLocks/>
                          </wps:cNvSpPr>
                          <wps:spPr bwMode="auto">
                            <a:xfrm>
                              <a:off x="4588" y="785"/>
                              <a:ext cx="61" cy="61"/>
                            </a:xfrm>
                            <a:custGeom>
                              <a:avLst/>
                              <a:gdLst>
                                <a:gd name="T0" fmla="+- 0 4619 4588"/>
                                <a:gd name="T1" fmla="*/ T0 w 61"/>
                                <a:gd name="T2" fmla="+- 0 786 786"/>
                                <a:gd name="T3" fmla="*/ 786 h 61"/>
                                <a:gd name="T4" fmla="+- 0 4607 4588"/>
                                <a:gd name="T5" fmla="*/ T4 w 61"/>
                                <a:gd name="T6" fmla="+- 0 788 786"/>
                                <a:gd name="T7" fmla="*/ 788 h 61"/>
                                <a:gd name="T8" fmla="+- 0 4597 4588"/>
                                <a:gd name="T9" fmla="*/ T8 w 61"/>
                                <a:gd name="T10" fmla="+- 0 795 786"/>
                                <a:gd name="T11" fmla="*/ 795 h 61"/>
                                <a:gd name="T12" fmla="+- 0 4591 4588"/>
                                <a:gd name="T13" fmla="*/ T12 w 61"/>
                                <a:gd name="T14" fmla="+- 0 804 786"/>
                                <a:gd name="T15" fmla="*/ 804 h 61"/>
                                <a:gd name="T16" fmla="+- 0 4588 4588"/>
                                <a:gd name="T17" fmla="*/ T16 w 61"/>
                                <a:gd name="T18" fmla="+- 0 816 786"/>
                                <a:gd name="T19" fmla="*/ 816 h 61"/>
                                <a:gd name="T20" fmla="+- 0 4591 4588"/>
                                <a:gd name="T21" fmla="*/ T20 w 61"/>
                                <a:gd name="T22" fmla="+- 0 828 786"/>
                                <a:gd name="T23" fmla="*/ 828 h 61"/>
                                <a:gd name="T24" fmla="+- 0 4597 4588"/>
                                <a:gd name="T25" fmla="*/ T24 w 61"/>
                                <a:gd name="T26" fmla="+- 0 837 786"/>
                                <a:gd name="T27" fmla="*/ 837 h 61"/>
                                <a:gd name="T28" fmla="+- 0 4607 4588"/>
                                <a:gd name="T29" fmla="*/ T28 w 61"/>
                                <a:gd name="T30" fmla="+- 0 844 786"/>
                                <a:gd name="T31" fmla="*/ 844 h 61"/>
                                <a:gd name="T32" fmla="+- 0 4619 4588"/>
                                <a:gd name="T33" fmla="*/ T32 w 61"/>
                                <a:gd name="T34" fmla="+- 0 846 786"/>
                                <a:gd name="T35" fmla="*/ 846 h 61"/>
                                <a:gd name="T36" fmla="+- 0 4630 4588"/>
                                <a:gd name="T37" fmla="*/ T36 w 61"/>
                                <a:gd name="T38" fmla="+- 0 844 786"/>
                                <a:gd name="T39" fmla="*/ 844 h 61"/>
                                <a:gd name="T40" fmla="+- 0 4640 4588"/>
                                <a:gd name="T41" fmla="*/ T40 w 61"/>
                                <a:gd name="T42" fmla="+- 0 837 786"/>
                                <a:gd name="T43" fmla="*/ 837 h 61"/>
                                <a:gd name="T44" fmla="+- 0 4646 4588"/>
                                <a:gd name="T45" fmla="*/ T44 w 61"/>
                                <a:gd name="T46" fmla="+- 0 828 786"/>
                                <a:gd name="T47" fmla="*/ 828 h 61"/>
                                <a:gd name="T48" fmla="+- 0 4649 4588"/>
                                <a:gd name="T49" fmla="*/ T48 w 61"/>
                                <a:gd name="T50" fmla="+- 0 816 786"/>
                                <a:gd name="T51" fmla="*/ 816 h 61"/>
                                <a:gd name="T52" fmla="+- 0 4646 4588"/>
                                <a:gd name="T53" fmla="*/ T52 w 61"/>
                                <a:gd name="T54" fmla="+- 0 804 786"/>
                                <a:gd name="T55" fmla="*/ 804 h 61"/>
                                <a:gd name="T56" fmla="+- 0 4640 4588"/>
                                <a:gd name="T57" fmla="*/ T56 w 61"/>
                                <a:gd name="T58" fmla="+- 0 795 786"/>
                                <a:gd name="T59" fmla="*/ 795 h 61"/>
                                <a:gd name="T60" fmla="+- 0 4630 4588"/>
                                <a:gd name="T61" fmla="*/ T60 w 61"/>
                                <a:gd name="T62" fmla="+- 0 788 786"/>
                                <a:gd name="T63" fmla="*/ 788 h 61"/>
                                <a:gd name="T64" fmla="+- 0 4619 4588"/>
                                <a:gd name="T65" fmla="*/ T64 w 61"/>
                                <a:gd name="T66" fmla="+- 0 786 786"/>
                                <a:gd name="T67" fmla="*/ 786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31" y="0"/>
                                  </a:moveTo>
                                  <a:lnTo>
                                    <a:pt x="19" y="2"/>
                                  </a:lnTo>
                                  <a:lnTo>
                                    <a:pt x="9" y="9"/>
                                  </a:lnTo>
                                  <a:lnTo>
                                    <a:pt x="3" y="18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3" y="42"/>
                                  </a:lnTo>
                                  <a:lnTo>
                                    <a:pt x="9" y="51"/>
                                  </a:lnTo>
                                  <a:lnTo>
                                    <a:pt x="19" y="58"/>
                                  </a:lnTo>
                                  <a:lnTo>
                                    <a:pt x="31" y="60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52" y="51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61" y="30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52" y="9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3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5" name="docshape77"/>
                          <wps:cNvSpPr>
                            <a:spLocks/>
                          </wps:cNvSpPr>
                          <wps:spPr bwMode="auto">
                            <a:xfrm>
                              <a:off x="4588" y="785"/>
                              <a:ext cx="61" cy="61"/>
                            </a:xfrm>
                            <a:custGeom>
                              <a:avLst/>
                              <a:gdLst>
                                <a:gd name="T0" fmla="+- 0 4588 4588"/>
                                <a:gd name="T1" fmla="*/ T0 w 61"/>
                                <a:gd name="T2" fmla="+- 0 816 786"/>
                                <a:gd name="T3" fmla="*/ 816 h 61"/>
                                <a:gd name="T4" fmla="+- 0 4591 4588"/>
                                <a:gd name="T5" fmla="*/ T4 w 61"/>
                                <a:gd name="T6" fmla="+- 0 804 786"/>
                                <a:gd name="T7" fmla="*/ 804 h 61"/>
                                <a:gd name="T8" fmla="+- 0 4597 4588"/>
                                <a:gd name="T9" fmla="*/ T8 w 61"/>
                                <a:gd name="T10" fmla="+- 0 795 786"/>
                                <a:gd name="T11" fmla="*/ 795 h 61"/>
                                <a:gd name="T12" fmla="+- 0 4607 4588"/>
                                <a:gd name="T13" fmla="*/ T12 w 61"/>
                                <a:gd name="T14" fmla="+- 0 788 786"/>
                                <a:gd name="T15" fmla="*/ 788 h 61"/>
                                <a:gd name="T16" fmla="+- 0 4619 4588"/>
                                <a:gd name="T17" fmla="*/ T16 w 61"/>
                                <a:gd name="T18" fmla="+- 0 786 786"/>
                                <a:gd name="T19" fmla="*/ 786 h 61"/>
                                <a:gd name="T20" fmla="+- 0 4630 4588"/>
                                <a:gd name="T21" fmla="*/ T20 w 61"/>
                                <a:gd name="T22" fmla="+- 0 788 786"/>
                                <a:gd name="T23" fmla="*/ 788 h 61"/>
                                <a:gd name="T24" fmla="+- 0 4640 4588"/>
                                <a:gd name="T25" fmla="*/ T24 w 61"/>
                                <a:gd name="T26" fmla="+- 0 795 786"/>
                                <a:gd name="T27" fmla="*/ 795 h 61"/>
                                <a:gd name="T28" fmla="+- 0 4646 4588"/>
                                <a:gd name="T29" fmla="*/ T28 w 61"/>
                                <a:gd name="T30" fmla="+- 0 804 786"/>
                                <a:gd name="T31" fmla="*/ 804 h 61"/>
                                <a:gd name="T32" fmla="+- 0 4649 4588"/>
                                <a:gd name="T33" fmla="*/ T32 w 61"/>
                                <a:gd name="T34" fmla="+- 0 816 786"/>
                                <a:gd name="T35" fmla="*/ 816 h 61"/>
                                <a:gd name="T36" fmla="+- 0 4646 4588"/>
                                <a:gd name="T37" fmla="*/ T36 w 61"/>
                                <a:gd name="T38" fmla="+- 0 828 786"/>
                                <a:gd name="T39" fmla="*/ 828 h 61"/>
                                <a:gd name="T40" fmla="+- 0 4640 4588"/>
                                <a:gd name="T41" fmla="*/ T40 w 61"/>
                                <a:gd name="T42" fmla="+- 0 837 786"/>
                                <a:gd name="T43" fmla="*/ 837 h 61"/>
                                <a:gd name="T44" fmla="+- 0 4630 4588"/>
                                <a:gd name="T45" fmla="*/ T44 w 61"/>
                                <a:gd name="T46" fmla="+- 0 844 786"/>
                                <a:gd name="T47" fmla="*/ 844 h 61"/>
                                <a:gd name="T48" fmla="+- 0 4619 4588"/>
                                <a:gd name="T49" fmla="*/ T48 w 61"/>
                                <a:gd name="T50" fmla="+- 0 846 786"/>
                                <a:gd name="T51" fmla="*/ 846 h 61"/>
                                <a:gd name="T52" fmla="+- 0 4607 4588"/>
                                <a:gd name="T53" fmla="*/ T52 w 61"/>
                                <a:gd name="T54" fmla="+- 0 844 786"/>
                                <a:gd name="T55" fmla="*/ 844 h 61"/>
                                <a:gd name="T56" fmla="+- 0 4597 4588"/>
                                <a:gd name="T57" fmla="*/ T56 w 61"/>
                                <a:gd name="T58" fmla="+- 0 837 786"/>
                                <a:gd name="T59" fmla="*/ 837 h 61"/>
                                <a:gd name="T60" fmla="+- 0 4591 4588"/>
                                <a:gd name="T61" fmla="*/ T60 w 61"/>
                                <a:gd name="T62" fmla="+- 0 828 786"/>
                                <a:gd name="T63" fmla="*/ 828 h 61"/>
                                <a:gd name="T64" fmla="+- 0 4588 4588"/>
                                <a:gd name="T65" fmla="*/ T64 w 61"/>
                                <a:gd name="T66" fmla="+- 0 816 786"/>
                                <a:gd name="T67" fmla="*/ 816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0" y="30"/>
                                  </a:moveTo>
                                  <a:lnTo>
                                    <a:pt x="3" y="18"/>
                                  </a:lnTo>
                                  <a:lnTo>
                                    <a:pt x="9" y="9"/>
                                  </a:lnTo>
                                  <a:lnTo>
                                    <a:pt x="19" y="2"/>
                                  </a:lnTo>
                                  <a:lnTo>
                                    <a:pt x="31" y="0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52" y="9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61" y="30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52" y="51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31" y="60"/>
                                  </a:lnTo>
                                  <a:lnTo>
                                    <a:pt x="19" y="58"/>
                                  </a:lnTo>
                                  <a:lnTo>
                                    <a:pt x="9" y="51"/>
                                  </a:lnTo>
                                  <a:lnTo>
                                    <a:pt x="3" y="42"/>
                                  </a:lnTo>
                                  <a:lnTo>
                                    <a:pt x="0" y="30"/>
                                  </a:lnTo>
                                </a:path>
                              </a:pathLst>
                            </a:custGeom>
                            <a:noFill/>
                            <a:ln w="695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6" name="docshape78"/>
                          <wps:cNvSpPr>
                            <a:spLocks/>
                          </wps:cNvSpPr>
                          <wps:spPr bwMode="auto">
                            <a:xfrm>
                              <a:off x="4426" y="671"/>
                              <a:ext cx="386" cy="408"/>
                            </a:xfrm>
                            <a:custGeom>
                              <a:avLst/>
                              <a:gdLst>
                                <a:gd name="T0" fmla="+- 0 4619 4426"/>
                                <a:gd name="T1" fmla="*/ T0 w 386"/>
                                <a:gd name="T2" fmla="+- 0 672 672"/>
                                <a:gd name="T3" fmla="*/ 672 h 408"/>
                                <a:gd name="T4" fmla="+- 0 4619 4426"/>
                                <a:gd name="T5" fmla="*/ T4 w 386"/>
                                <a:gd name="T6" fmla="+- 0 672 672"/>
                                <a:gd name="T7" fmla="*/ 672 h 408"/>
                                <a:gd name="T8" fmla="+- 0 4619 4426"/>
                                <a:gd name="T9" fmla="*/ T8 w 386"/>
                                <a:gd name="T10" fmla="+- 0 672 672"/>
                                <a:gd name="T11" fmla="*/ 672 h 408"/>
                                <a:gd name="T12" fmla="+- 0 4619 4426"/>
                                <a:gd name="T13" fmla="*/ T12 w 386"/>
                                <a:gd name="T14" fmla="+- 0 966 672"/>
                                <a:gd name="T15" fmla="*/ 966 h 408"/>
                                <a:gd name="T16" fmla="+- 0 4619 4426"/>
                                <a:gd name="T17" fmla="*/ T16 w 386"/>
                                <a:gd name="T18" fmla="+- 0 966 672"/>
                                <a:gd name="T19" fmla="*/ 966 h 408"/>
                                <a:gd name="T20" fmla="+- 0 4619 4426"/>
                                <a:gd name="T21" fmla="*/ T20 w 386"/>
                                <a:gd name="T22" fmla="+- 0 966 672"/>
                                <a:gd name="T23" fmla="*/ 966 h 408"/>
                                <a:gd name="T24" fmla="+- 0 4812 4426"/>
                                <a:gd name="T25" fmla="*/ T24 w 386"/>
                                <a:gd name="T26" fmla="+- 0 1079 672"/>
                                <a:gd name="T27" fmla="*/ 1079 h 408"/>
                                <a:gd name="T28" fmla="+- 0 4812 4426"/>
                                <a:gd name="T29" fmla="*/ T28 w 386"/>
                                <a:gd name="T30" fmla="+- 0 1057 672"/>
                                <a:gd name="T31" fmla="*/ 1057 h 408"/>
                                <a:gd name="T32" fmla="+- 0 4812 4426"/>
                                <a:gd name="T33" fmla="*/ T32 w 386"/>
                                <a:gd name="T34" fmla="+- 0 1068 672"/>
                                <a:gd name="T35" fmla="*/ 1068 h 408"/>
                                <a:gd name="T36" fmla="+- 0 4426 4426"/>
                                <a:gd name="T37" fmla="*/ T36 w 386"/>
                                <a:gd name="T38" fmla="+- 0 1068 672"/>
                                <a:gd name="T39" fmla="*/ 1068 h 408"/>
                                <a:gd name="T40" fmla="+- 0 4426 4426"/>
                                <a:gd name="T41" fmla="*/ T40 w 386"/>
                                <a:gd name="T42" fmla="+- 0 1079 672"/>
                                <a:gd name="T43" fmla="*/ 1079 h 408"/>
                                <a:gd name="T44" fmla="+- 0 4426 4426"/>
                                <a:gd name="T45" fmla="*/ T44 w 386"/>
                                <a:gd name="T46" fmla="+- 0 1057 672"/>
                                <a:gd name="T47" fmla="*/ 1057 h 408"/>
                                <a:gd name="T48" fmla="+- 0 4811 4426"/>
                                <a:gd name="T49" fmla="*/ T48 w 386"/>
                                <a:gd name="T50" fmla="+- 0 827 672"/>
                                <a:gd name="T51" fmla="*/ 827 h 408"/>
                                <a:gd name="T52" fmla="+- 0 4811 4426"/>
                                <a:gd name="T53" fmla="*/ T52 w 386"/>
                                <a:gd name="T54" fmla="+- 0 805 672"/>
                                <a:gd name="T55" fmla="*/ 805 h 408"/>
                                <a:gd name="T56" fmla="+- 0 4811 4426"/>
                                <a:gd name="T57" fmla="*/ T56 w 386"/>
                                <a:gd name="T58" fmla="+- 0 816 672"/>
                                <a:gd name="T59" fmla="*/ 816 h 408"/>
                                <a:gd name="T60" fmla="+- 0 4426 4426"/>
                                <a:gd name="T61" fmla="*/ T60 w 386"/>
                                <a:gd name="T62" fmla="+- 0 816 672"/>
                                <a:gd name="T63" fmla="*/ 816 h 408"/>
                                <a:gd name="T64" fmla="+- 0 4426 4426"/>
                                <a:gd name="T65" fmla="*/ T64 w 386"/>
                                <a:gd name="T66" fmla="+- 0 827 672"/>
                                <a:gd name="T67" fmla="*/ 827 h 408"/>
                                <a:gd name="T68" fmla="+- 0 4426 4426"/>
                                <a:gd name="T69" fmla="*/ T68 w 386"/>
                                <a:gd name="T70" fmla="+- 0 805 672"/>
                                <a:gd name="T71" fmla="*/ 805 h 4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386" h="408">
                                  <a:moveTo>
                                    <a:pt x="193" y="0"/>
                                  </a:moveTo>
                                  <a:lnTo>
                                    <a:pt x="193" y="0"/>
                                  </a:lnTo>
                                  <a:moveTo>
                                    <a:pt x="193" y="0"/>
                                  </a:moveTo>
                                  <a:lnTo>
                                    <a:pt x="193" y="294"/>
                                  </a:lnTo>
                                  <a:moveTo>
                                    <a:pt x="193" y="294"/>
                                  </a:moveTo>
                                  <a:lnTo>
                                    <a:pt x="193" y="294"/>
                                  </a:lnTo>
                                  <a:moveTo>
                                    <a:pt x="386" y="407"/>
                                  </a:moveTo>
                                  <a:lnTo>
                                    <a:pt x="386" y="385"/>
                                  </a:lnTo>
                                  <a:moveTo>
                                    <a:pt x="386" y="396"/>
                                  </a:moveTo>
                                  <a:lnTo>
                                    <a:pt x="0" y="396"/>
                                  </a:lnTo>
                                  <a:moveTo>
                                    <a:pt x="0" y="407"/>
                                  </a:moveTo>
                                  <a:lnTo>
                                    <a:pt x="0" y="385"/>
                                  </a:lnTo>
                                  <a:moveTo>
                                    <a:pt x="385" y="155"/>
                                  </a:moveTo>
                                  <a:lnTo>
                                    <a:pt x="385" y="133"/>
                                  </a:lnTo>
                                  <a:moveTo>
                                    <a:pt x="385" y="144"/>
                                  </a:moveTo>
                                  <a:lnTo>
                                    <a:pt x="0" y="144"/>
                                  </a:lnTo>
                                  <a:moveTo>
                                    <a:pt x="0" y="155"/>
                                  </a:moveTo>
                                  <a:lnTo>
                                    <a:pt x="0" y="133"/>
                                  </a:lnTo>
                                </a:path>
                              </a:pathLst>
                            </a:cu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7" name="docshape79"/>
                          <wps:cNvSpPr>
                            <a:spLocks/>
                          </wps:cNvSpPr>
                          <wps:spPr bwMode="auto">
                            <a:xfrm>
                              <a:off x="4588" y="297"/>
                              <a:ext cx="61" cy="61"/>
                            </a:xfrm>
                            <a:custGeom>
                              <a:avLst/>
                              <a:gdLst>
                                <a:gd name="T0" fmla="+- 0 4619 4588"/>
                                <a:gd name="T1" fmla="*/ T0 w 61"/>
                                <a:gd name="T2" fmla="+- 0 298 298"/>
                                <a:gd name="T3" fmla="*/ 298 h 61"/>
                                <a:gd name="T4" fmla="+- 0 4607 4588"/>
                                <a:gd name="T5" fmla="*/ T4 w 61"/>
                                <a:gd name="T6" fmla="+- 0 300 298"/>
                                <a:gd name="T7" fmla="*/ 300 h 61"/>
                                <a:gd name="T8" fmla="+- 0 4597 4588"/>
                                <a:gd name="T9" fmla="*/ T8 w 61"/>
                                <a:gd name="T10" fmla="+- 0 307 298"/>
                                <a:gd name="T11" fmla="*/ 307 h 61"/>
                                <a:gd name="T12" fmla="+- 0 4591 4588"/>
                                <a:gd name="T13" fmla="*/ T12 w 61"/>
                                <a:gd name="T14" fmla="+- 0 316 298"/>
                                <a:gd name="T15" fmla="*/ 316 h 61"/>
                                <a:gd name="T16" fmla="+- 0 4588 4588"/>
                                <a:gd name="T17" fmla="*/ T16 w 61"/>
                                <a:gd name="T18" fmla="+- 0 328 298"/>
                                <a:gd name="T19" fmla="*/ 328 h 61"/>
                                <a:gd name="T20" fmla="+- 0 4591 4588"/>
                                <a:gd name="T21" fmla="*/ T20 w 61"/>
                                <a:gd name="T22" fmla="+- 0 340 298"/>
                                <a:gd name="T23" fmla="*/ 340 h 61"/>
                                <a:gd name="T24" fmla="+- 0 4597 4588"/>
                                <a:gd name="T25" fmla="*/ T24 w 61"/>
                                <a:gd name="T26" fmla="+- 0 349 298"/>
                                <a:gd name="T27" fmla="*/ 349 h 61"/>
                                <a:gd name="T28" fmla="+- 0 4607 4588"/>
                                <a:gd name="T29" fmla="*/ T28 w 61"/>
                                <a:gd name="T30" fmla="+- 0 356 298"/>
                                <a:gd name="T31" fmla="*/ 356 h 61"/>
                                <a:gd name="T32" fmla="+- 0 4619 4588"/>
                                <a:gd name="T33" fmla="*/ T32 w 61"/>
                                <a:gd name="T34" fmla="+- 0 358 298"/>
                                <a:gd name="T35" fmla="*/ 358 h 61"/>
                                <a:gd name="T36" fmla="+- 0 4630 4588"/>
                                <a:gd name="T37" fmla="*/ T36 w 61"/>
                                <a:gd name="T38" fmla="+- 0 356 298"/>
                                <a:gd name="T39" fmla="*/ 356 h 61"/>
                                <a:gd name="T40" fmla="+- 0 4640 4588"/>
                                <a:gd name="T41" fmla="*/ T40 w 61"/>
                                <a:gd name="T42" fmla="+- 0 349 298"/>
                                <a:gd name="T43" fmla="*/ 349 h 61"/>
                                <a:gd name="T44" fmla="+- 0 4646 4588"/>
                                <a:gd name="T45" fmla="*/ T44 w 61"/>
                                <a:gd name="T46" fmla="+- 0 340 298"/>
                                <a:gd name="T47" fmla="*/ 340 h 61"/>
                                <a:gd name="T48" fmla="+- 0 4649 4588"/>
                                <a:gd name="T49" fmla="*/ T48 w 61"/>
                                <a:gd name="T50" fmla="+- 0 328 298"/>
                                <a:gd name="T51" fmla="*/ 328 h 61"/>
                                <a:gd name="T52" fmla="+- 0 4646 4588"/>
                                <a:gd name="T53" fmla="*/ T52 w 61"/>
                                <a:gd name="T54" fmla="+- 0 316 298"/>
                                <a:gd name="T55" fmla="*/ 316 h 61"/>
                                <a:gd name="T56" fmla="+- 0 4640 4588"/>
                                <a:gd name="T57" fmla="*/ T56 w 61"/>
                                <a:gd name="T58" fmla="+- 0 307 298"/>
                                <a:gd name="T59" fmla="*/ 307 h 61"/>
                                <a:gd name="T60" fmla="+- 0 4630 4588"/>
                                <a:gd name="T61" fmla="*/ T60 w 61"/>
                                <a:gd name="T62" fmla="+- 0 300 298"/>
                                <a:gd name="T63" fmla="*/ 300 h 61"/>
                                <a:gd name="T64" fmla="+- 0 4619 4588"/>
                                <a:gd name="T65" fmla="*/ T64 w 61"/>
                                <a:gd name="T66" fmla="+- 0 298 298"/>
                                <a:gd name="T67" fmla="*/ 298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31" y="0"/>
                                  </a:moveTo>
                                  <a:lnTo>
                                    <a:pt x="19" y="2"/>
                                  </a:lnTo>
                                  <a:lnTo>
                                    <a:pt x="9" y="9"/>
                                  </a:lnTo>
                                  <a:lnTo>
                                    <a:pt x="3" y="18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3" y="42"/>
                                  </a:lnTo>
                                  <a:lnTo>
                                    <a:pt x="9" y="51"/>
                                  </a:lnTo>
                                  <a:lnTo>
                                    <a:pt x="19" y="58"/>
                                  </a:lnTo>
                                  <a:lnTo>
                                    <a:pt x="31" y="60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52" y="51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61" y="30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52" y="9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3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8" name="docshape80"/>
                          <wps:cNvSpPr>
                            <a:spLocks/>
                          </wps:cNvSpPr>
                          <wps:spPr bwMode="auto">
                            <a:xfrm>
                              <a:off x="4588" y="297"/>
                              <a:ext cx="61" cy="61"/>
                            </a:xfrm>
                            <a:custGeom>
                              <a:avLst/>
                              <a:gdLst>
                                <a:gd name="T0" fmla="+- 0 4588 4588"/>
                                <a:gd name="T1" fmla="*/ T0 w 61"/>
                                <a:gd name="T2" fmla="+- 0 328 298"/>
                                <a:gd name="T3" fmla="*/ 328 h 61"/>
                                <a:gd name="T4" fmla="+- 0 4591 4588"/>
                                <a:gd name="T5" fmla="*/ T4 w 61"/>
                                <a:gd name="T6" fmla="+- 0 316 298"/>
                                <a:gd name="T7" fmla="*/ 316 h 61"/>
                                <a:gd name="T8" fmla="+- 0 4597 4588"/>
                                <a:gd name="T9" fmla="*/ T8 w 61"/>
                                <a:gd name="T10" fmla="+- 0 307 298"/>
                                <a:gd name="T11" fmla="*/ 307 h 61"/>
                                <a:gd name="T12" fmla="+- 0 4607 4588"/>
                                <a:gd name="T13" fmla="*/ T12 w 61"/>
                                <a:gd name="T14" fmla="+- 0 300 298"/>
                                <a:gd name="T15" fmla="*/ 300 h 61"/>
                                <a:gd name="T16" fmla="+- 0 4619 4588"/>
                                <a:gd name="T17" fmla="*/ T16 w 61"/>
                                <a:gd name="T18" fmla="+- 0 298 298"/>
                                <a:gd name="T19" fmla="*/ 298 h 61"/>
                                <a:gd name="T20" fmla="+- 0 4630 4588"/>
                                <a:gd name="T21" fmla="*/ T20 w 61"/>
                                <a:gd name="T22" fmla="+- 0 300 298"/>
                                <a:gd name="T23" fmla="*/ 300 h 61"/>
                                <a:gd name="T24" fmla="+- 0 4640 4588"/>
                                <a:gd name="T25" fmla="*/ T24 w 61"/>
                                <a:gd name="T26" fmla="+- 0 307 298"/>
                                <a:gd name="T27" fmla="*/ 307 h 61"/>
                                <a:gd name="T28" fmla="+- 0 4646 4588"/>
                                <a:gd name="T29" fmla="*/ T28 w 61"/>
                                <a:gd name="T30" fmla="+- 0 316 298"/>
                                <a:gd name="T31" fmla="*/ 316 h 61"/>
                                <a:gd name="T32" fmla="+- 0 4649 4588"/>
                                <a:gd name="T33" fmla="*/ T32 w 61"/>
                                <a:gd name="T34" fmla="+- 0 328 298"/>
                                <a:gd name="T35" fmla="*/ 328 h 61"/>
                                <a:gd name="T36" fmla="+- 0 4646 4588"/>
                                <a:gd name="T37" fmla="*/ T36 w 61"/>
                                <a:gd name="T38" fmla="+- 0 340 298"/>
                                <a:gd name="T39" fmla="*/ 340 h 61"/>
                                <a:gd name="T40" fmla="+- 0 4640 4588"/>
                                <a:gd name="T41" fmla="*/ T40 w 61"/>
                                <a:gd name="T42" fmla="+- 0 349 298"/>
                                <a:gd name="T43" fmla="*/ 349 h 61"/>
                                <a:gd name="T44" fmla="+- 0 4630 4588"/>
                                <a:gd name="T45" fmla="*/ T44 w 61"/>
                                <a:gd name="T46" fmla="+- 0 356 298"/>
                                <a:gd name="T47" fmla="*/ 356 h 61"/>
                                <a:gd name="T48" fmla="+- 0 4619 4588"/>
                                <a:gd name="T49" fmla="*/ T48 w 61"/>
                                <a:gd name="T50" fmla="+- 0 358 298"/>
                                <a:gd name="T51" fmla="*/ 358 h 61"/>
                                <a:gd name="T52" fmla="+- 0 4607 4588"/>
                                <a:gd name="T53" fmla="*/ T52 w 61"/>
                                <a:gd name="T54" fmla="+- 0 356 298"/>
                                <a:gd name="T55" fmla="*/ 356 h 61"/>
                                <a:gd name="T56" fmla="+- 0 4597 4588"/>
                                <a:gd name="T57" fmla="*/ T56 w 61"/>
                                <a:gd name="T58" fmla="+- 0 349 298"/>
                                <a:gd name="T59" fmla="*/ 349 h 61"/>
                                <a:gd name="T60" fmla="+- 0 4591 4588"/>
                                <a:gd name="T61" fmla="*/ T60 w 61"/>
                                <a:gd name="T62" fmla="+- 0 340 298"/>
                                <a:gd name="T63" fmla="*/ 340 h 61"/>
                                <a:gd name="T64" fmla="+- 0 4588 4588"/>
                                <a:gd name="T65" fmla="*/ T64 w 61"/>
                                <a:gd name="T66" fmla="+- 0 328 298"/>
                                <a:gd name="T67" fmla="*/ 328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0" y="30"/>
                                  </a:moveTo>
                                  <a:lnTo>
                                    <a:pt x="3" y="18"/>
                                  </a:lnTo>
                                  <a:lnTo>
                                    <a:pt x="9" y="9"/>
                                  </a:lnTo>
                                  <a:lnTo>
                                    <a:pt x="19" y="2"/>
                                  </a:lnTo>
                                  <a:lnTo>
                                    <a:pt x="31" y="0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52" y="9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61" y="30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52" y="51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31" y="60"/>
                                  </a:lnTo>
                                  <a:lnTo>
                                    <a:pt x="19" y="58"/>
                                  </a:lnTo>
                                  <a:lnTo>
                                    <a:pt x="9" y="51"/>
                                  </a:lnTo>
                                  <a:lnTo>
                                    <a:pt x="3" y="42"/>
                                  </a:lnTo>
                                  <a:lnTo>
                                    <a:pt x="0" y="30"/>
                                  </a:lnTo>
                                </a:path>
                              </a:pathLst>
                            </a:custGeom>
                            <a:noFill/>
                            <a:ln w="695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9" name="docshape81"/>
                          <wps:cNvSpPr>
                            <a:spLocks/>
                          </wps:cNvSpPr>
                          <wps:spPr bwMode="auto">
                            <a:xfrm>
                              <a:off x="4426" y="166"/>
                              <a:ext cx="386" cy="313"/>
                            </a:xfrm>
                            <a:custGeom>
                              <a:avLst/>
                              <a:gdLst>
                                <a:gd name="T0" fmla="+- 0 4619 4426"/>
                                <a:gd name="T1" fmla="*/ T0 w 386"/>
                                <a:gd name="T2" fmla="+- 0 167 167"/>
                                <a:gd name="T3" fmla="*/ 167 h 313"/>
                                <a:gd name="T4" fmla="+- 0 4619 4426"/>
                                <a:gd name="T5" fmla="*/ T4 w 386"/>
                                <a:gd name="T6" fmla="+- 0 479 167"/>
                                <a:gd name="T7" fmla="*/ 479 h 313"/>
                                <a:gd name="T8" fmla="+- 0 4619 4426"/>
                                <a:gd name="T9" fmla="*/ T8 w 386"/>
                                <a:gd name="T10" fmla="+- 0 479 167"/>
                                <a:gd name="T11" fmla="*/ 479 h 313"/>
                                <a:gd name="T12" fmla="+- 0 4619 4426"/>
                                <a:gd name="T13" fmla="*/ T12 w 386"/>
                                <a:gd name="T14" fmla="+- 0 479 167"/>
                                <a:gd name="T15" fmla="*/ 479 h 313"/>
                                <a:gd name="T16" fmla="+- 0 4812 4426"/>
                                <a:gd name="T17" fmla="*/ T16 w 386"/>
                                <a:gd name="T18" fmla="+- 0 339 167"/>
                                <a:gd name="T19" fmla="*/ 339 h 313"/>
                                <a:gd name="T20" fmla="+- 0 4812 4426"/>
                                <a:gd name="T21" fmla="*/ T20 w 386"/>
                                <a:gd name="T22" fmla="+- 0 317 167"/>
                                <a:gd name="T23" fmla="*/ 317 h 313"/>
                                <a:gd name="T24" fmla="+- 0 4812 4426"/>
                                <a:gd name="T25" fmla="*/ T24 w 386"/>
                                <a:gd name="T26" fmla="+- 0 328 167"/>
                                <a:gd name="T27" fmla="*/ 328 h 313"/>
                                <a:gd name="T28" fmla="+- 0 4426 4426"/>
                                <a:gd name="T29" fmla="*/ T28 w 386"/>
                                <a:gd name="T30" fmla="+- 0 328 167"/>
                                <a:gd name="T31" fmla="*/ 328 h 313"/>
                                <a:gd name="T32" fmla="+- 0 4426 4426"/>
                                <a:gd name="T33" fmla="*/ T32 w 386"/>
                                <a:gd name="T34" fmla="+- 0 339 167"/>
                                <a:gd name="T35" fmla="*/ 339 h 313"/>
                                <a:gd name="T36" fmla="+- 0 4426 4426"/>
                                <a:gd name="T37" fmla="*/ T36 w 386"/>
                                <a:gd name="T38" fmla="+- 0 317 167"/>
                                <a:gd name="T39" fmla="*/ 317 h 31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386" h="313">
                                  <a:moveTo>
                                    <a:pt x="193" y="0"/>
                                  </a:moveTo>
                                  <a:lnTo>
                                    <a:pt x="193" y="312"/>
                                  </a:lnTo>
                                  <a:moveTo>
                                    <a:pt x="193" y="312"/>
                                  </a:moveTo>
                                  <a:lnTo>
                                    <a:pt x="193" y="312"/>
                                  </a:lnTo>
                                  <a:moveTo>
                                    <a:pt x="386" y="172"/>
                                  </a:moveTo>
                                  <a:lnTo>
                                    <a:pt x="386" y="150"/>
                                  </a:lnTo>
                                  <a:moveTo>
                                    <a:pt x="386" y="161"/>
                                  </a:moveTo>
                                  <a:lnTo>
                                    <a:pt x="0" y="161"/>
                                  </a:lnTo>
                                  <a:moveTo>
                                    <a:pt x="0" y="172"/>
                                  </a:moveTo>
                                  <a:lnTo>
                                    <a:pt x="0" y="150"/>
                                  </a:lnTo>
                                </a:path>
                              </a:pathLst>
                            </a:cu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0" name="docshape82"/>
                          <wps:cNvSpPr>
                            <a:spLocks/>
                          </wps:cNvSpPr>
                          <wps:spPr bwMode="auto">
                            <a:xfrm>
                              <a:off x="3315" y="1926"/>
                              <a:ext cx="61" cy="61"/>
                            </a:xfrm>
                            <a:custGeom>
                              <a:avLst/>
                              <a:gdLst>
                                <a:gd name="T0" fmla="+- 0 3346 3316"/>
                                <a:gd name="T1" fmla="*/ T0 w 61"/>
                                <a:gd name="T2" fmla="+- 0 1926 1926"/>
                                <a:gd name="T3" fmla="*/ 1926 h 61"/>
                                <a:gd name="T4" fmla="+- 0 3334 3316"/>
                                <a:gd name="T5" fmla="*/ T4 w 61"/>
                                <a:gd name="T6" fmla="+- 0 1929 1926"/>
                                <a:gd name="T7" fmla="*/ 1929 h 61"/>
                                <a:gd name="T8" fmla="+- 0 3325 3316"/>
                                <a:gd name="T9" fmla="*/ T8 w 61"/>
                                <a:gd name="T10" fmla="+- 0 1935 1926"/>
                                <a:gd name="T11" fmla="*/ 1935 h 61"/>
                                <a:gd name="T12" fmla="+- 0 3318 3316"/>
                                <a:gd name="T13" fmla="*/ T12 w 61"/>
                                <a:gd name="T14" fmla="+- 0 1945 1926"/>
                                <a:gd name="T15" fmla="*/ 1945 h 61"/>
                                <a:gd name="T16" fmla="+- 0 3316 3316"/>
                                <a:gd name="T17" fmla="*/ T16 w 61"/>
                                <a:gd name="T18" fmla="+- 0 1957 1926"/>
                                <a:gd name="T19" fmla="*/ 1957 h 61"/>
                                <a:gd name="T20" fmla="+- 0 3318 3316"/>
                                <a:gd name="T21" fmla="*/ T20 w 61"/>
                                <a:gd name="T22" fmla="+- 0 1968 1926"/>
                                <a:gd name="T23" fmla="*/ 1968 h 61"/>
                                <a:gd name="T24" fmla="+- 0 3325 3316"/>
                                <a:gd name="T25" fmla="*/ T24 w 61"/>
                                <a:gd name="T26" fmla="+- 0 1978 1926"/>
                                <a:gd name="T27" fmla="*/ 1978 h 61"/>
                                <a:gd name="T28" fmla="+- 0 3334 3316"/>
                                <a:gd name="T29" fmla="*/ T28 w 61"/>
                                <a:gd name="T30" fmla="+- 0 1984 1926"/>
                                <a:gd name="T31" fmla="*/ 1984 h 61"/>
                                <a:gd name="T32" fmla="+- 0 3346 3316"/>
                                <a:gd name="T33" fmla="*/ T32 w 61"/>
                                <a:gd name="T34" fmla="+- 0 1987 1926"/>
                                <a:gd name="T35" fmla="*/ 1987 h 61"/>
                                <a:gd name="T36" fmla="+- 0 3358 3316"/>
                                <a:gd name="T37" fmla="*/ T36 w 61"/>
                                <a:gd name="T38" fmla="+- 0 1984 1926"/>
                                <a:gd name="T39" fmla="*/ 1984 h 61"/>
                                <a:gd name="T40" fmla="+- 0 3367 3316"/>
                                <a:gd name="T41" fmla="*/ T40 w 61"/>
                                <a:gd name="T42" fmla="+- 0 1978 1926"/>
                                <a:gd name="T43" fmla="*/ 1978 h 61"/>
                                <a:gd name="T44" fmla="+- 0 3374 3316"/>
                                <a:gd name="T45" fmla="*/ T44 w 61"/>
                                <a:gd name="T46" fmla="+- 0 1968 1926"/>
                                <a:gd name="T47" fmla="*/ 1968 h 61"/>
                                <a:gd name="T48" fmla="+- 0 3376 3316"/>
                                <a:gd name="T49" fmla="*/ T48 w 61"/>
                                <a:gd name="T50" fmla="+- 0 1957 1926"/>
                                <a:gd name="T51" fmla="*/ 1957 h 61"/>
                                <a:gd name="T52" fmla="+- 0 3374 3316"/>
                                <a:gd name="T53" fmla="*/ T52 w 61"/>
                                <a:gd name="T54" fmla="+- 0 1945 1926"/>
                                <a:gd name="T55" fmla="*/ 1945 h 61"/>
                                <a:gd name="T56" fmla="+- 0 3367 3316"/>
                                <a:gd name="T57" fmla="*/ T56 w 61"/>
                                <a:gd name="T58" fmla="+- 0 1935 1926"/>
                                <a:gd name="T59" fmla="*/ 1935 h 61"/>
                                <a:gd name="T60" fmla="+- 0 3358 3316"/>
                                <a:gd name="T61" fmla="*/ T60 w 61"/>
                                <a:gd name="T62" fmla="+- 0 1929 1926"/>
                                <a:gd name="T63" fmla="*/ 1929 h 61"/>
                                <a:gd name="T64" fmla="+- 0 3346 3316"/>
                                <a:gd name="T65" fmla="*/ T64 w 61"/>
                                <a:gd name="T66" fmla="+- 0 1926 1926"/>
                                <a:gd name="T67" fmla="*/ 1926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30" y="0"/>
                                  </a:moveTo>
                                  <a:lnTo>
                                    <a:pt x="18" y="3"/>
                                  </a:lnTo>
                                  <a:lnTo>
                                    <a:pt x="9" y="9"/>
                                  </a:lnTo>
                                  <a:lnTo>
                                    <a:pt x="2" y="19"/>
                                  </a:lnTo>
                                  <a:lnTo>
                                    <a:pt x="0" y="31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9" y="52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30" y="61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51" y="52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60" y="31"/>
                                  </a:lnTo>
                                  <a:lnTo>
                                    <a:pt x="58" y="19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42" y="3"/>
                                  </a:lnTo>
                                  <a:lnTo>
                                    <a:pt x="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1" name="docshape83"/>
                          <wps:cNvSpPr>
                            <a:spLocks/>
                          </wps:cNvSpPr>
                          <wps:spPr bwMode="auto">
                            <a:xfrm>
                              <a:off x="3315" y="1926"/>
                              <a:ext cx="61" cy="61"/>
                            </a:xfrm>
                            <a:custGeom>
                              <a:avLst/>
                              <a:gdLst>
                                <a:gd name="T0" fmla="+- 0 3316 3316"/>
                                <a:gd name="T1" fmla="*/ T0 w 61"/>
                                <a:gd name="T2" fmla="+- 0 1957 1926"/>
                                <a:gd name="T3" fmla="*/ 1957 h 61"/>
                                <a:gd name="T4" fmla="+- 0 3318 3316"/>
                                <a:gd name="T5" fmla="*/ T4 w 61"/>
                                <a:gd name="T6" fmla="+- 0 1945 1926"/>
                                <a:gd name="T7" fmla="*/ 1945 h 61"/>
                                <a:gd name="T8" fmla="+- 0 3325 3316"/>
                                <a:gd name="T9" fmla="*/ T8 w 61"/>
                                <a:gd name="T10" fmla="+- 0 1935 1926"/>
                                <a:gd name="T11" fmla="*/ 1935 h 61"/>
                                <a:gd name="T12" fmla="+- 0 3334 3316"/>
                                <a:gd name="T13" fmla="*/ T12 w 61"/>
                                <a:gd name="T14" fmla="+- 0 1929 1926"/>
                                <a:gd name="T15" fmla="*/ 1929 h 61"/>
                                <a:gd name="T16" fmla="+- 0 3346 3316"/>
                                <a:gd name="T17" fmla="*/ T16 w 61"/>
                                <a:gd name="T18" fmla="+- 0 1926 1926"/>
                                <a:gd name="T19" fmla="*/ 1926 h 61"/>
                                <a:gd name="T20" fmla="+- 0 3358 3316"/>
                                <a:gd name="T21" fmla="*/ T20 w 61"/>
                                <a:gd name="T22" fmla="+- 0 1929 1926"/>
                                <a:gd name="T23" fmla="*/ 1929 h 61"/>
                                <a:gd name="T24" fmla="+- 0 3367 3316"/>
                                <a:gd name="T25" fmla="*/ T24 w 61"/>
                                <a:gd name="T26" fmla="+- 0 1935 1926"/>
                                <a:gd name="T27" fmla="*/ 1935 h 61"/>
                                <a:gd name="T28" fmla="+- 0 3374 3316"/>
                                <a:gd name="T29" fmla="*/ T28 w 61"/>
                                <a:gd name="T30" fmla="+- 0 1945 1926"/>
                                <a:gd name="T31" fmla="*/ 1945 h 61"/>
                                <a:gd name="T32" fmla="+- 0 3376 3316"/>
                                <a:gd name="T33" fmla="*/ T32 w 61"/>
                                <a:gd name="T34" fmla="+- 0 1957 1926"/>
                                <a:gd name="T35" fmla="*/ 1957 h 61"/>
                                <a:gd name="T36" fmla="+- 0 3374 3316"/>
                                <a:gd name="T37" fmla="*/ T36 w 61"/>
                                <a:gd name="T38" fmla="+- 0 1968 1926"/>
                                <a:gd name="T39" fmla="*/ 1968 h 61"/>
                                <a:gd name="T40" fmla="+- 0 3367 3316"/>
                                <a:gd name="T41" fmla="*/ T40 w 61"/>
                                <a:gd name="T42" fmla="+- 0 1978 1926"/>
                                <a:gd name="T43" fmla="*/ 1978 h 61"/>
                                <a:gd name="T44" fmla="+- 0 3358 3316"/>
                                <a:gd name="T45" fmla="*/ T44 w 61"/>
                                <a:gd name="T46" fmla="+- 0 1984 1926"/>
                                <a:gd name="T47" fmla="*/ 1984 h 61"/>
                                <a:gd name="T48" fmla="+- 0 3346 3316"/>
                                <a:gd name="T49" fmla="*/ T48 w 61"/>
                                <a:gd name="T50" fmla="+- 0 1987 1926"/>
                                <a:gd name="T51" fmla="*/ 1987 h 61"/>
                                <a:gd name="T52" fmla="+- 0 3334 3316"/>
                                <a:gd name="T53" fmla="*/ T52 w 61"/>
                                <a:gd name="T54" fmla="+- 0 1984 1926"/>
                                <a:gd name="T55" fmla="*/ 1984 h 61"/>
                                <a:gd name="T56" fmla="+- 0 3325 3316"/>
                                <a:gd name="T57" fmla="*/ T56 w 61"/>
                                <a:gd name="T58" fmla="+- 0 1978 1926"/>
                                <a:gd name="T59" fmla="*/ 1978 h 61"/>
                                <a:gd name="T60" fmla="+- 0 3318 3316"/>
                                <a:gd name="T61" fmla="*/ T60 w 61"/>
                                <a:gd name="T62" fmla="+- 0 1968 1926"/>
                                <a:gd name="T63" fmla="*/ 1968 h 61"/>
                                <a:gd name="T64" fmla="+- 0 3316 3316"/>
                                <a:gd name="T65" fmla="*/ T64 w 61"/>
                                <a:gd name="T66" fmla="+- 0 1957 1926"/>
                                <a:gd name="T67" fmla="*/ 1957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0" y="31"/>
                                  </a:moveTo>
                                  <a:lnTo>
                                    <a:pt x="2" y="19"/>
                                  </a:lnTo>
                                  <a:lnTo>
                                    <a:pt x="9" y="9"/>
                                  </a:lnTo>
                                  <a:lnTo>
                                    <a:pt x="18" y="3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42" y="3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8" y="19"/>
                                  </a:lnTo>
                                  <a:lnTo>
                                    <a:pt x="60" y="31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51" y="52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30" y="61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9" y="52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0" y="31"/>
                                  </a:lnTo>
                                </a:path>
                              </a:pathLst>
                            </a:custGeom>
                            <a:noFill/>
                            <a:ln w="695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2" name="docshape84"/>
                          <wps:cNvSpPr>
                            <a:spLocks/>
                          </wps:cNvSpPr>
                          <wps:spPr bwMode="auto">
                            <a:xfrm>
                              <a:off x="3315" y="1827"/>
                              <a:ext cx="61" cy="61"/>
                            </a:xfrm>
                            <a:custGeom>
                              <a:avLst/>
                              <a:gdLst>
                                <a:gd name="T0" fmla="+- 0 3346 3316"/>
                                <a:gd name="T1" fmla="*/ T0 w 61"/>
                                <a:gd name="T2" fmla="+- 0 1828 1828"/>
                                <a:gd name="T3" fmla="*/ 1828 h 61"/>
                                <a:gd name="T4" fmla="+- 0 3334 3316"/>
                                <a:gd name="T5" fmla="*/ T4 w 61"/>
                                <a:gd name="T6" fmla="+- 0 1830 1828"/>
                                <a:gd name="T7" fmla="*/ 1830 h 61"/>
                                <a:gd name="T8" fmla="+- 0 3325 3316"/>
                                <a:gd name="T9" fmla="*/ T8 w 61"/>
                                <a:gd name="T10" fmla="+- 0 1837 1828"/>
                                <a:gd name="T11" fmla="*/ 1837 h 61"/>
                                <a:gd name="T12" fmla="+- 0 3318 3316"/>
                                <a:gd name="T13" fmla="*/ T12 w 61"/>
                                <a:gd name="T14" fmla="+- 0 1846 1828"/>
                                <a:gd name="T15" fmla="*/ 1846 h 61"/>
                                <a:gd name="T16" fmla="+- 0 3316 3316"/>
                                <a:gd name="T17" fmla="*/ T16 w 61"/>
                                <a:gd name="T18" fmla="+- 0 1858 1828"/>
                                <a:gd name="T19" fmla="*/ 1858 h 61"/>
                                <a:gd name="T20" fmla="+- 0 3318 3316"/>
                                <a:gd name="T21" fmla="*/ T20 w 61"/>
                                <a:gd name="T22" fmla="+- 0 1870 1828"/>
                                <a:gd name="T23" fmla="*/ 1870 h 61"/>
                                <a:gd name="T24" fmla="+- 0 3325 3316"/>
                                <a:gd name="T25" fmla="*/ T24 w 61"/>
                                <a:gd name="T26" fmla="+- 0 1879 1828"/>
                                <a:gd name="T27" fmla="*/ 1879 h 61"/>
                                <a:gd name="T28" fmla="+- 0 3334 3316"/>
                                <a:gd name="T29" fmla="*/ T28 w 61"/>
                                <a:gd name="T30" fmla="+- 0 1886 1828"/>
                                <a:gd name="T31" fmla="*/ 1886 h 61"/>
                                <a:gd name="T32" fmla="+- 0 3346 3316"/>
                                <a:gd name="T33" fmla="*/ T32 w 61"/>
                                <a:gd name="T34" fmla="+- 0 1888 1828"/>
                                <a:gd name="T35" fmla="*/ 1888 h 61"/>
                                <a:gd name="T36" fmla="+- 0 3358 3316"/>
                                <a:gd name="T37" fmla="*/ T36 w 61"/>
                                <a:gd name="T38" fmla="+- 0 1886 1828"/>
                                <a:gd name="T39" fmla="*/ 1886 h 61"/>
                                <a:gd name="T40" fmla="+- 0 3367 3316"/>
                                <a:gd name="T41" fmla="*/ T40 w 61"/>
                                <a:gd name="T42" fmla="+- 0 1879 1828"/>
                                <a:gd name="T43" fmla="*/ 1879 h 61"/>
                                <a:gd name="T44" fmla="+- 0 3374 3316"/>
                                <a:gd name="T45" fmla="*/ T44 w 61"/>
                                <a:gd name="T46" fmla="+- 0 1870 1828"/>
                                <a:gd name="T47" fmla="*/ 1870 h 61"/>
                                <a:gd name="T48" fmla="+- 0 3376 3316"/>
                                <a:gd name="T49" fmla="*/ T48 w 61"/>
                                <a:gd name="T50" fmla="+- 0 1858 1828"/>
                                <a:gd name="T51" fmla="*/ 1858 h 61"/>
                                <a:gd name="T52" fmla="+- 0 3374 3316"/>
                                <a:gd name="T53" fmla="*/ T52 w 61"/>
                                <a:gd name="T54" fmla="+- 0 1846 1828"/>
                                <a:gd name="T55" fmla="*/ 1846 h 61"/>
                                <a:gd name="T56" fmla="+- 0 3367 3316"/>
                                <a:gd name="T57" fmla="*/ T56 w 61"/>
                                <a:gd name="T58" fmla="+- 0 1837 1828"/>
                                <a:gd name="T59" fmla="*/ 1837 h 61"/>
                                <a:gd name="T60" fmla="+- 0 3358 3316"/>
                                <a:gd name="T61" fmla="*/ T60 w 61"/>
                                <a:gd name="T62" fmla="+- 0 1830 1828"/>
                                <a:gd name="T63" fmla="*/ 1830 h 61"/>
                                <a:gd name="T64" fmla="+- 0 3346 3316"/>
                                <a:gd name="T65" fmla="*/ T64 w 61"/>
                                <a:gd name="T66" fmla="+- 0 1828 1828"/>
                                <a:gd name="T67" fmla="*/ 1828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30" y="0"/>
                                  </a:moveTo>
                                  <a:lnTo>
                                    <a:pt x="18" y="2"/>
                                  </a:lnTo>
                                  <a:lnTo>
                                    <a:pt x="9" y="9"/>
                                  </a:lnTo>
                                  <a:lnTo>
                                    <a:pt x="2" y="18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9" y="51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30" y="60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51" y="51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3" name="docshape85"/>
                          <wps:cNvSpPr>
                            <a:spLocks/>
                          </wps:cNvSpPr>
                          <wps:spPr bwMode="auto">
                            <a:xfrm>
                              <a:off x="3315" y="1827"/>
                              <a:ext cx="61" cy="61"/>
                            </a:xfrm>
                            <a:custGeom>
                              <a:avLst/>
                              <a:gdLst>
                                <a:gd name="T0" fmla="+- 0 3316 3316"/>
                                <a:gd name="T1" fmla="*/ T0 w 61"/>
                                <a:gd name="T2" fmla="+- 0 1858 1828"/>
                                <a:gd name="T3" fmla="*/ 1858 h 61"/>
                                <a:gd name="T4" fmla="+- 0 3318 3316"/>
                                <a:gd name="T5" fmla="*/ T4 w 61"/>
                                <a:gd name="T6" fmla="+- 0 1846 1828"/>
                                <a:gd name="T7" fmla="*/ 1846 h 61"/>
                                <a:gd name="T8" fmla="+- 0 3325 3316"/>
                                <a:gd name="T9" fmla="*/ T8 w 61"/>
                                <a:gd name="T10" fmla="+- 0 1837 1828"/>
                                <a:gd name="T11" fmla="*/ 1837 h 61"/>
                                <a:gd name="T12" fmla="+- 0 3334 3316"/>
                                <a:gd name="T13" fmla="*/ T12 w 61"/>
                                <a:gd name="T14" fmla="+- 0 1830 1828"/>
                                <a:gd name="T15" fmla="*/ 1830 h 61"/>
                                <a:gd name="T16" fmla="+- 0 3346 3316"/>
                                <a:gd name="T17" fmla="*/ T16 w 61"/>
                                <a:gd name="T18" fmla="+- 0 1828 1828"/>
                                <a:gd name="T19" fmla="*/ 1828 h 61"/>
                                <a:gd name="T20" fmla="+- 0 3358 3316"/>
                                <a:gd name="T21" fmla="*/ T20 w 61"/>
                                <a:gd name="T22" fmla="+- 0 1830 1828"/>
                                <a:gd name="T23" fmla="*/ 1830 h 61"/>
                                <a:gd name="T24" fmla="+- 0 3367 3316"/>
                                <a:gd name="T25" fmla="*/ T24 w 61"/>
                                <a:gd name="T26" fmla="+- 0 1837 1828"/>
                                <a:gd name="T27" fmla="*/ 1837 h 61"/>
                                <a:gd name="T28" fmla="+- 0 3374 3316"/>
                                <a:gd name="T29" fmla="*/ T28 w 61"/>
                                <a:gd name="T30" fmla="+- 0 1846 1828"/>
                                <a:gd name="T31" fmla="*/ 1846 h 61"/>
                                <a:gd name="T32" fmla="+- 0 3376 3316"/>
                                <a:gd name="T33" fmla="*/ T32 w 61"/>
                                <a:gd name="T34" fmla="+- 0 1858 1828"/>
                                <a:gd name="T35" fmla="*/ 1858 h 61"/>
                                <a:gd name="T36" fmla="+- 0 3374 3316"/>
                                <a:gd name="T37" fmla="*/ T36 w 61"/>
                                <a:gd name="T38" fmla="+- 0 1870 1828"/>
                                <a:gd name="T39" fmla="*/ 1870 h 61"/>
                                <a:gd name="T40" fmla="+- 0 3367 3316"/>
                                <a:gd name="T41" fmla="*/ T40 w 61"/>
                                <a:gd name="T42" fmla="+- 0 1879 1828"/>
                                <a:gd name="T43" fmla="*/ 1879 h 61"/>
                                <a:gd name="T44" fmla="+- 0 3358 3316"/>
                                <a:gd name="T45" fmla="*/ T44 w 61"/>
                                <a:gd name="T46" fmla="+- 0 1886 1828"/>
                                <a:gd name="T47" fmla="*/ 1886 h 61"/>
                                <a:gd name="T48" fmla="+- 0 3346 3316"/>
                                <a:gd name="T49" fmla="*/ T48 w 61"/>
                                <a:gd name="T50" fmla="+- 0 1888 1828"/>
                                <a:gd name="T51" fmla="*/ 1888 h 61"/>
                                <a:gd name="T52" fmla="+- 0 3334 3316"/>
                                <a:gd name="T53" fmla="*/ T52 w 61"/>
                                <a:gd name="T54" fmla="+- 0 1886 1828"/>
                                <a:gd name="T55" fmla="*/ 1886 h 61"/>
                                <a:gd name="T56" fmla="+- 0 3325 3316"/>
                                <a:gd name="T57" fmla="*/ T56 w 61"/>
                                <a:gd name="T58" fmla="+- 0 1879 1828"/>
                                <a:gd name="T59" fmla="*/ 1879 h 61"/>
                                <a:gd name="T60" fmla="+- 0 3318 3316"/>
                                <a:gd name="T61" fmla="*/ T60 w 61"/>
                                <a:gd name="T62" fmla="+- 0 1870 1828"/>
                                <a:gd name="T63" fmla="*/ 1870 h 61"/>
                                <a:gd name="T64" fmla="+- 0 3316 3316"/>
                                <a:gd name="T65" fmla="*/ T64 w 61"/>
                                <a:gd name="T66" fmla="+- 0 1858 1828"/>
                                <a:gd name="T67" fmla="*/ 1858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0" y="30"/>
                                  </a:moveTo>
                                  <a:lnTo>
                                    <a:pt x="2" y="18"/>
                                  </a:lnTo>
                                  <a:lnTo>
                                    <a:pt x="9" y="9"/>
                                  </a:lnTo>
                                  <a:lnTo>
                                    <a:pt x="18" y="2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51" y="51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30" y="60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9" y="51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0" y="30"/>
                                  </a:lnTo>
                                </a:path>
                              </a:pathLst>
                            </a:custGeom>
                            <a:noFill/>
                            <a:ln w="695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4" name="docshape86"/>
                          <wps:cNvSpPr>
                            <a:spLocks/>
                          </wps:cNvSpPr>
                          <wps:spPr bwMode="auto">
                            <a:xfrm>
                              <a:off x="3337" y="1847"/>
                              <a:ext cx="17" cy="17"/>
                            </a:xfrm>
                            <a:custGeom>
                              <a:avLst/>
                              <a:gdLst>
                                <a:gd name="T0" fmla="+- 0 3338 3338"/>
                                <a:gd name="T1" fmla="*/ T0 w 17"/>
                                <a:gd name="T2" fmla="+- 0 1855 1847"/>
                                <a:gd name="T3" fmla="*/ 1855 h 17"/>
                                <a:gd name="T4" fmla="+- 0 3340 3338"/>
                                <a:gd name="T5" fmla="*/ T4 w 17"/>
                                <a:gd name="T6" fmla="+- 0 1849 1847"/>
                                <a:gd name="T7" fmla="*/ 1849 h 17"/>
                                <a:gd name="T8" fmla="+- 0 3346 3338"/>
                                <a:gd name="T9" fmla="*/ T8 w 17"/>
                                <a:gd name="T10" fmla="+- 0 1847 1847"/>
                                <a:gd name="T11" fmla="*/ 1847 h 17"/>
                                <a:gd name="T12" fmla="+- 0 3352 3338"/>
                                <a:gd name="T13" fmla="*/ T12 w 17"/>
                                <a:gd name="T14" fmla="+- 0 1849 1847"/>
                                <a:gd name="T15" fmla="*/ 1849 h 17"/>
                                <a:gd name="T16" fmla="+- 0 3354 3338"/>
                                <a:gd name="T17" fmla="*/ T16 w 17"/>
                                <a:gd name="T18" fmla="+- 0 1855 1847"/>
                                <a:gd name="T19" fmla="*/ 1855 h 17"/>
                                <a:gd name="T20" fmla="+- 0 3352 3338"/>
                                <a:gd name="T21" fmla="*/ T20 w 17"/>
                                <a:gd name="T22" fmla="+- 0 1861 1847"/>
                                <a:gd name="T23" fmla="*/ 1861 h 17"/>
                                <a:gd name="T24" fmla="+- 0 3346 3338"/>
                                <a:gd name="T25" fmla="*/ T24 w 17"/>
                                <a:gd name="T26" fmla="+- 0 1863 1847"/>
                                <a:gd name="T27" fmla="*/ 1863 h 17"/>
                                <a:gd name="T28" fmla="+- 0 3340 3338"/>
                                <a:gd name="T29" fmla="*/ T28 w 17"/>
                                <a:gd name="T30" fmla="+- 0 1861 1847"/>
                                <a:gd name="T31" fmla="*/ 1861 h 17"/>
                                <a:gd name="T32" fmla="+- 0 3338 3338"/>
                                <a:gd name="T33" fmla="*/ T32 w 17"/>
                                <a:gd name="T34" fmla="+- 0 1855 1847"/>
                                <a:gd name="T35" fmla="*/ 1855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2" y="2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4" y="2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4" y="14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5" name="Line 44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346" y="1855"/>
                              <a:ext cx="0" cy="206"/>
                            </a:xfrm>
                            <a:prstGeom prst="line">
                              <a:avLst/>
                            </a:pr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6" name="docshape87"/>
                          <wps:cNvSpPr>
                            <a:spLocks/>
                          </wps:cNvSpPr>
                          <wps:spPr bwMode="auto">
                            <a:xfrm>
                              <a:off x="3337" y="1753"/>
                              <a:ext cx="17" cy="316"/>
                            </a:xfrm>
                            <a:custGeom>
                              <a:avLst/>
                              <a:gdLst>
                                <a:gd name="T0" fmla="+- 0 3354 3338"/>
                                <a:gd name="T1" fmla="*/ T0 w 17"/>
                                <a:gd name="T2" fmla="+- 0 2061 1753"/>
                                <a:gd name="T3" fmla="*/ 2061 h 316"/>
                                <a:gd name="T4" fmla="+- 0 3352 3338"/>
                                <a:gd name="T5" fmla="*/ T4 w 17"/>
                                <a:gd name="T6" fmla="+- 0 2055 1753"/>
                                <a:gd name="T7" fmla="*/ 2055 h 316"/>
                                <a:gd name="T8" fmla="+- 0 3346 3338"/>
                                <a:gd name="T9" fmla="*/ T8 w 17"/>
                                <a:gd name="T10" fmla="+- 0 2053 1753"/>
                                <a:gd name="T11" fmla="*/ 2053 h 316"/>
                                <a:gd name="T12" fmla="+- 0 3340 3338"/>
                                <a:gd name="T13" fmla="*/ T12 w 17"/>
                                <a:gd name="T14" fmla="+- 0 2055 1753"/>
                                <a:gd name="T15" fmla="*/ 2055 h 316"/>
                                <a:gd name="T16" fmla="+- 0 3338 3338"/>
                                <a:gd name="T17" fmla="*/ T16 w 17"/>
                                <a:gd name="T18" fmla="+- 0 2061 1753"/>
                                <a:gd name="T19" fmla="*/ 2061 h 316"/>
                                <a:gd name="T20" fmla="+- 0 3340 3338"/>
                                <a:gd name="T21" fmla="*/ T20 w 17"/>
                                <a:gd name="T22" fmla="+- 0 2067 1753"/>
                                <a:gd name="T23" fmla="*/ 2067 h 316"/>
                                <a:gd name="T24" fmla="+- 0 3346 3338"/>
                                <a:gd name="T25" fmla="*/ T24 w 17"/>
                                <a:gd name="T26" fmla="+- 0 2069 1753"/>
                                <a:gd name="T27" fmla="*/ 2069 h 316"/>
                                <a:gd name="T28" fmla="+- 0 3352 3338"/>
                                <a:gd name="T29" fmla="*/ T28 w 17"/>
                                <a:gd name="T30" fmla="+- 0 2067 1753"/>
                                <a:gd name="T31" fmla="*/ 2067 h 316"/>
                                <a:gd name="T32" fmla="+- 0 3354 3338"/>
                                <a:gd name="T33" fmla="*/ T32 w 17"/>
                                <a:gd name="T34" fmla="+- 0 2061 1753"/>
                                <a:gd name="T35" fmla="*/ 2061 h 316"/>
                                <a:gd name="T36" fmla="+- 0 3354 3338"/>
                                <a:gd name="T37" fmla="*/ T36 w 17"/>
                                <a:gd name="T38" fmla="+- 0 1762 1753"/>
                                <a:gd name="T39" fmla="*/ 1762 h 316"/>
                                <a:gd name="T40" fmla="+- 0 3352 3338"/>
                                <a:gd name="T41" fmla="*/ T40 w 17"/>
                                <a:gd name="T42" fmla="+- 0 1756 1753"/>
                                <a:gd name="T43" fmla="*/ 1756 h 316"/>
                                <a:gd name="T44" fmla="+- 0 3346 3338"/>
                                <a:gd name="T45" fmla="*/ T44 w 17"/>
                                <a:gd name="T46" fmla="+- 0 1753 1753"/>
                                <a:gd name="T47" fmla="*/ 1753 h 316"/>
                                <a:gd name="T48" fmla="+- 0 3340 3338"/>
                                <a:gd name="T49" fmla="*/ T48 w 17"/>
                                <a:gd name="T50" fmla="+- 0 1756 1753"/>
                                <a:gd name="T51" fmla="*/ 1756 h 316"/>
                                <a:gd name="T52" fmla="+- 0 3338 3338"/>
                                <a:gd name="T53" fmla="*/ T52 w 17"/>
                                <a:gd name="T54" fmla="+- 0 1762 1753"/>
                                <a:gd name="T55" fmla="*/ 1762 h 316"/>
                                <a:gd name="T56" fmla="+- 0 3340 3338"/>
                                <a:gd name="T57" fmla="*/ T56 w 17"/>
                                <a:gd name="T58" fmla="+- 0 1767 1753"/>
                                <a:gd name="T59" fmla="*/ 1767 h 316"/>
                                <a:gd name="T60" fmla="+- 0 3346 3338"/>
                                <a:gd name="T61" fmla="*/ T60 w 17"/>
                                <a:gd name="T62" fmla="+- 0 1770 1753"/>
                                <a:gd name="T63" fmla="*/ 1770 h 316"/>
                                <a:gd name="T64" fmla="+- 0 3352 3338"/>
                                <a:gd name="T65" fmla="*/ T64 w 17"/>
                                <a:gd name="T66" fmla="+- 0 1767 1753"/>
                                <a:gd name="T67" fmla="*/ 1767 h 316"/>
                                <a:gd name="T68" fmla="+- 0 3354 3338"/>
                                <a:gd name="T69" fmla="*/ T68 w 17"/>
                                <a:gd name="T70" fmla="+- 0 1762 1753"/>
                                <a:gd name="T71" fmla="*/ 1762 h 3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17" h="316">
                                  <a:moveTo>
                                    <a:pt x="16" y="308"/>
                                  </a:moveTo>
                                  <a:lnTo>
                                    <a:pt x="14" y="302"/>
                                  </a:lnTo>
                                  <a:lnTo>
                                    <a:pt x="8" y="300"/>
                                  </a:lnTo>
                                  <a:lnTo>
                                    <a:pt x="2" y="302"/>
                                  </a:lnTo>
                                  <a:lnTo>
                                    <a:pt x="0" y="308"/>
                                  </a:lnTo>
                                  <a:lnTo>
                                    <a:pt x="2" y="314"/>
                                  </a:lnTo>
                                  <a:lnTo>
                                    <a:pt x="8" y="316"/>
                                  </a:lnTo>
                                  <a:lnTo>
                                    <a:pt x="14" y="314"/>
                                  </a:lnTo>
                                  <a:lnTo>
                                    <a:pt x="16" y="308"/>
                                  </a:lnTo>
                                  <a:close/>
                                  <a:moveTo>
                                    <a:pt x="16" y="9"/>
                                  </a:moveTo>
                                  <a:lnTo>
                                    <a:pt x="14" y="3"/>
                                  </a:lnTo>
                                  <a:lnTo>
                                    <a:pt x="8" y="0"/>
                                  </a:lnTo>
                                  <a:lnTo>
                                    <a:pt x="2" y="3"/>
                                  </a:lnTo>
                                  <a:lnTo>
                                    <a:pt x="0" y="9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14" y="14"/>
                                  </a:lnTo>
                                  <a:lnTo>
                                    <a:pt x="16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7" name="Line 4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346" y="1762"/>
                              <a:ext cx="0" cy="183"/>
                            </a:xfrm>
                            <a:prstGeom prst="line">
                              <a:avLst/>
                            </a:pr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8" name="docshape88"/>
                          <wps:cNvSpPr>
                            <a:spLocks/>
                          </wps:cNvSpPr>
                          <wps:spPr bwMode="auto">
                            <a:xfrm>
                              <a:off x="3337" y="1936"/>
                              <a:ext cx="17" cy="17"/>
                            </a:xfrm>
                            <a:custGeom>
                              <a:avLst/>
                              <a:gdLst>
                                <a:gd name="T0" fmla="+- 0 3338 3338"/>
                                <a:gd name="T1" fmla="*/ T0 w 17"/>
                                <a:gd name="T2" fmla="+- 0 1945 1936"/>
                                <a:gd name="T3" fmla="*/ 1945 h 17"/>
                                <a:gd name="T4" fmla="+- 0 3340 3338"/>
                                <a:gd name="T5" fmla="*/ T4 w 17"/>
                                <a:gd name="T6" fmla="+- 0 1939 1936"/>
                                <a:gd name="T7" fmla="*/ 1939 h 17"/>
                                <a:gd name="T8" fmla="+- 0 3346 3338"/>
                                <a:gd name="T9" fmla="*/ T8 w 17"/>
                                <a:gd name="T10" fmla="+- 0 1936 1936"/>
                                <a:gd name="T11" fmla="*/ 1936 h 17"/>
                                <a:gd name="T12" fmla="+- 0 3352 3338"/>
                                <a:gd name="T13" fmla="*/ T12 w 17"/>
                                <a:gd name="T14" fmla="+- 0 1939 1936"/>
                                <a:gd name="T15" fmla="*/ 1939 h 17"/>
                                <a:gd name="T16" fmla="+- 0 3354 3338"/>
                                <a:gd name="T17" fmla="*/ T16 w 17"/>
                                <a:gd name="T18" fmla="+- 0 1945 1936"/>
                                <a:gd name="T19" fmla="*/ 1945 h 17"/>
                                <a:gd name="T20" fmla="+- 0 3352 3338"/>
                                <a:gd name="T21" fmla="*/ T20 w 17"/>
                                <a:gd name="T22" fmla="+- 0 1951 1936"/>
                                <a:gd name="T23" fmla="*/ 1951 h 17"/>
                                <a:gd name="T24" fmla="+- 0 3346 3338"/>
                                <a:gd name="T25" fmla="*/ T24 w 17"/>
                                <a:gd name="T26" fmla="+- 0 1953 1936"/>
                                <a:gd name="T27" fmla="*/ 1953 h 17"/>
                                <a:gd name="T28" fmla="+- 0 3340 3338"/>
                                <a:gd name="T29" fmla="*/ T28 w 17"/>
                                <a:gd name="T30" fmla="+- 0 1951 1936"/>
                                <a:gd name="T31" fmla="*/ 1951 h 17"/>
                                <a:gd name="T32" fmla="+- 0 3338 3338"/>
                                <a:gd name="T33" fmla="*/ T32 w 17"/>
                                <a:gd name="T34" fmla="+- 0 1945 1936"/>
                                <a:gd name="T35" fmla="*/ 1945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9"/>
                                  </a:moveTo>
                                  <a:lnTo>
                                    <a:pt x="2" y="3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4" y="3"/>
                                  </a:lnTo>
                                  <a:lnTo>
                                    <a:pt x="16" y="9"/>
                                  </a:lnTo>
                                  <a:lnTo>
                                    <a:pt x="14" y="15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2" y="15"/>
                                  </a:lnTo>
                                  <a:lnTo>
                                    <a:pt x="0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9" name="docshape89"/>
                          <wps:cNvSpPr>
                            <a:spLocks/>
                          </wps:cNvSpPr>
                          <wps:spPr bwMode="auto">
                            <a:xfrm>
                              <a:off x="3315" y="1557"/>
                              <a:ext cx="61" cy="61"/>
                            </a:xfrm>
                            <a:custGeom>
                              <a:avLst/>
                              <a:gdLst>
                                <a:gd name="T0" fmla="+- 0 3346 3316"/>
                                <a:gd name="T1" fmla="*/ T0 w 61"/>
                                <a:gd name="T2" fmla="+- 0 1558 1558"/>
                                <a:gd name="T3" fmla="*/ 1558 h 61"/>
                                <a:gd name="T4" fmla="+- 0 3334 3316"/>
                                <a:gd name="T5" fmla="*/ T4 w 61"/>
                                <a:gd name="T6" fmla="+- 0 1560 1558"/>
                                <a:gd name="T7" fmla="*/ 1560 h 61"/>
                                <a:gd name="T8" fmla="+- 0 3325 3316"/>
                                <a:gd name="T9" fmla="*/ T8 w 61"/>
                                <a:gd name="T10" fmla="+- 0 1567 1558"/>
                                <a:gd name="T11" fmla="*/ 1567 h 61"/>
                                <a:gd name="T12" fmla="+- 0 3318 3316"/>
                                <a:gd name="T13" fmla="*/ T12 w 61"/>
                                <a:gd name="T14" fmla="+- 0 1576 1558"/>
                                <a:gd name="T15" fmla="*/ 1576 h 61"/>
                                <a:gd name="T16" fmla="+- 0 3316 3316"/>
                                <a:gd name="T17" fmla="*/ T16 w 61"/>
                                <a:gd name="T18" fmla="+- 0 1588 1558"/>
                                <a:gd name="T19" fmla="*/ 1588 h 61"/>
                                <a:gd name="T20" fmla="+- 0 3318 3316"/>
                                <a:gd name="T21" fmla="*/ T20 w 61"/>
                                <a:gd name="T22" fmla="+- 0 1600 1558"/>
                                <a:gd name="T23" fmla="*/ 1600 h 61"/>
                                <a:gd name="T24" fmla="+- 0 3325 3316"/>
                                <a:gd name="T25" fmla="*/ T24 w 61"/>
                                <a:gd name="T26" fmla="+- 0 1609 1558"/>
                                <a:gd name="T27" fmla="*/ 1609 h 61"/>
                                <a:gd name="T28" fmla="+- 0 3334 3316"/>
                                <a:gd name="T29" fmla="*/ T28 w 61"/>
                                <a:gd name="T30" fmla="+- 0 1616 1558"/>
                                <a:gd name="T31" fmla="*/ 1616 h 61"/>
                                <a:gd name="T32" fmla="+- 0 3346 3316"/>
                                <a:gd name="T33" fmla="*/ T32 w 61"/>
                                <a:gd name="T34" fmla="+- 0 1618 1558"/>
                                <a:gd name="T35" fmla="*/ 1618 h 61"/>
                                <a:gd name="T36" fmla="+- 0 3358 3316"/>
                                <a:gd name="T37" fmla="*/ T36 w 61"/>
                                <a:gd name="T38" fmla="+- 0 1616 1558"/>
                                <a:gd name="T39" fmla="*/ 1616 h 61"/>
                                <a:gd name="T40" fmla="+- 0 3367 3316"/>
                                <a:gd name="T41" fmla="*/ T40 w 61"/>
                                <a:gd name="T42" fmla="+- 0 1609 1558"/>
                                <a:gd name="T43" fmla="*/ 1609 h 61"/>
                                <a:gd name="T44" fmla="+- 0 3374 3316"/>
                                <a:gd name="T45" fmla="*/ T44 w 61"/>
                                <a:gd name="T46" fmla="+- 0 1600 1558"/>
                                <a:gd name="T47" fmla="*/ 1600 h 61"/>
                                <a:gd name="T48" fmla="+- 0 3376 3316"/>
                                <a:gd name="T49" fmla="*/ T48 w 61"/>
                                <a:gd name="T50" fmla="+- 0 1588 1558"/>
                                <a:gd name="T51" fmla="*/ 1588 h 61"/>
                                <a:gd name="T52" fmla="+- 0 3374 3316"/>
                                <a:gd name="T53" fmla="*/ T52 w 61"/>
                                <a:gd name="T54" fmla="+- 0 1576 1558"/>
                                <a:gd name="T55" fmla="*/ 1576 h 61"/>
                                <a:gd name="T56" fmla="+- 0 3367 3316"/>
                                <a:gd name="T57" fmla="*/ T56 w 61"/>
                                <a:gd name="T58" fmla="+- 0 1567 1558"/>
                                <a:gd name="T59" fmla="*/ 1567 h 61"/>
                                <a:gd name="T60" fmla="+- 0 3358 3316"/>
                                <a:gd name="T61" fmla="*/ T60 w 61"/>
                                <a:gd name="T62" fmla="+- 0 1560 1558"/>
                                <a:gd name="T63" fmla="*/ 1560 h 61"/>
                                <a:gd name="T64" fmla="+- 0 3346 3316"/>
                                <a:gd name="T65" fmla="*/ T64 w 61"/>
                                <a:gd name="T66" fmla="+- 0 1558 1558"/>
                                <a:gd name="T67" fmla="*/ 1558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30" y="0"/>
                                  </a:moveTo>
                                  <a:lnTo>
                                    <a:pt x="18" y="2"/>
                                  </a:lnTo>
                                  <a:lnTo>
                                    <a:pt x="9" y="9"/>
                                  </a:lnTo>
                                  <a:lnTo>
                                    <a:pt x="2" y="18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9" y="51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30" y="60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51" y="51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0" name="docshape90"/>
                          <wps:cNvSpPr>
                            <a:spLocks/>
                          </wps:cNvSpPr>
                          <wps:spPr bwMode="auto">
                            <a:xfrm>
                              <a:off x="3315" y="1557"/>
                              <a:ext cx="61" cy="61"/>
                            </a:xfrm>
                            <a:custGeom>
                              <a:avLst/>
                              <a:gdLst>
                                <a:gd name="T0" fmla="+- 0 3316 3316"/>
                                <a:gd name="T1" fmla="*/ T0 w 61"/>
                                <a:gd name="T2" fmla="+- 0 1588 1558"/>
                                <a:gd name="T3" fmla="*/ 1588 h 61"/>
                                <a:gd name="T4" fmla="+- 0 3318 3316"/>
                                <a:gd name="T5" fmla="*/ T4 w 61"/>
                                <a:gd name="T6" fmla="+- 0 1576 1558"/>
                                <a:gd name="T7" fmla="*/ 1576 h 61"/>
                                <a:gd name="T8" fmla="+- 0 3325 3316"/>
                                <a:gd name="T9" fmla="*/ T8 w 61"/>
                                <a:gd name="T10" fmla="+- 0 1567 1558"/>
                                <a:gd name="T11" fmla="*/ 1567 h 61"/>
                                <a:gd name="T12" fmla="+- 0 3334 3316"/>
                                <a:gd name="T13" fmla="*/ T12 w 61"/>
                                <a:gd name="T14" fmla="+- 0 1560 1558"/>
                                <a:gd name="T15" fmla="*/ 1560 h 61"/>
                                <a:gd name="T16" fmla="+- 0 3346 3316"/>
                                <a:gd name="T17" fmla="*/ T16 w 61"/>
                                <a:gd name="T18" fmla="+- 0 1558 1558"/>
                                <a:gd name="T19" fmla="*/ 1558 h 61"/>
                                <a:gd name="T20" fmla="+- 0 3358 3316"/>
                                <a:gd name="T21" fmla="*/ T20 w 61"/>
                                <a:gd name="T22" fmla="+- 0 1560 1558"/>
                                <a:gd name="T23" fmla="*/ 1560 h 61"/>
                                <a:gd name="T24" fmla="+- 0 3367 3316"/>
                                <a:gd name="T25" fmla="*/ T24 w 61"/>
                                <a:gd name="T26" fmla="+- 0 1567 1558"/>
                                <a:gd name="T27" fmla="*/ 1567 h 61"/>
                                <a:gd name="T28" fmla="+- 0 3374 3316"/>
                                <a:gd name="T29" fmla="*/ T28 w 61"/>
                                <a:gd name="T30" fmla="+- 0 1576 1558"/>
                                <a:gd name="T31" fmla="*/ 1576 h 61"/>
                                <a:gd name="T32" fmla="+- 0 3376 3316"/>
                                <a:gd name="T33" fmla="*/ T32 w 61"/>
                                <a:gd name="T34" fmla="+- 0 1588 1558"/>
                                <a:gd name="T35" fmla="*/ 1588 h 61"/>
                                <a:gd name="T36" fmla="+- 0 3374 3316"/>
                                <a:gd name="T37" fmla="*/ T36 w 61"/>
                                <a:gd name="T38" fmla="+- 0 1600 1558"/>
                                <a:gd name="T39" fmla="*/ 1600 h 61"/>
                                <a:gd name="T40" fmla="+- 0 3367 3316"/>
                                <a:gd name="T41" fmla="*/ T40 w 61"/>
                                <a:gd name="T42" fmla="+- 0 1609 1558"/>
                                <a:gd name="T43" fmla="*/ 1609 h 61"/>
                                <a:gd name="T44" fmla="+- 0 3358 3316"/>
                                <a:gd name="T45" fmla="*/ T44 w 61"/>
                                <a:gd name="T46" fmla="+- 0 1616 1558"/>
                                <a:gd name="T47" fmla="*/ 1616 h 61"/>
                                <a:gd name="T48" fmla="+- 0 3346 3316"/>
                                <a:gd name="T49" fmla="*/ T48 w 61"/>
                                <a:gd name="T50" fmla="+- 0 1618 1558"/>
                                <a:gd name="T51" fmla="*/ 1618 h 61"/>
                                <a:gd name="T52" fmla="+- 0 3334 3316"/>
                                <a:gd name="T53" fmla="*/ T52 w 61"/>
                                <a:gd name="T54" fmla="+- 0 1616 1558"/>
                                <a:gd name="T55" fmla="*/ 1616 h 61"/>
                                <a:gd name="T56" fmla="+- 0 3325 3316"/>
                                <a:gd name="T57" fmla="*/ T56 w 61"/>
                                <a:gd name="T58" fmla="+- 0 1609 1558"/>
                                <a:gd name="T59" fmla="*/ 1609 h 61"/>
                                <a:gd name="T60" fmla="+- 0 3318 3316"/>
                                <a:gd name="T61" fmla="*/ T60 w 61"/>
                                <a:gd name="T62" fmla="+- 0 1600 1558"/>
                                <a:gd name="T63" fmla="*/ 1600 h 61"/>
                                <a:gd name="T64" fmla="+- 0 3316 3316"/>
                                <a:gd name="T65" fmla="*/ T64 w 61"/>
                                <a:gd name="T66" fmla="+- 0 1588 1558"/>
                                <a:gd name="T67" fmla="*/ 1588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0" y="30"/>
                                  </a:moveTo>
                                  <a:lnTo>
                                    <a:pt x="2" y="18"/>
                                  </a:lnTo>
                                  <a:lnTo>
                                    <a:pt x="9" y="9"/>
                                  </a:lnTo>
                                  <a:lnTo>
                                    <a:pt x="18" y="2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51" y="51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30" y="60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9" y="51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0" y="30"/>
                                  </a:lnTo>
                                </a:path>
                              </a:pathLst>
                            </a:custGeom>
                            <a:noFill/>
                            <a:ln w="695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1" name="docshape91"/>
                          <wps:cNvSpPr>
                            <a:spLocks/>
                          </wps:cNvSpPr>
                          <wps:spPr bwMode="auto">
                            <a:xfrm>
                              <a:off x="3337" y="1464"/>
                              <a:ext cx="17" cy="17"/>
                            </a:xfrm>
                            <a:custGeom>
                              <a:avLst/>
                              <a:gdLst>
                                <a:gd name="T0" fmla="+- 0 3338 3338"/>
                                <a:gd name="T1" fmla="*/ T0 w 17"/>
                                <a:gd name="T2" fmla="+- 0 1473 1465"/>
                                <a:gd name="T3" fmla="*/ 1473 h 17"/>
                                <a:gd name="T4" fmla="+- 0 3340 3338"/>
                                <a:gd name="T5" fmla="*/ T4 w 17"/>
                                <a:gd name="T6" fmla="+- 0 1467 1465"/>
                                <a:gd name="T7" fmla="*/ 1467 h 17"/>
                                <a:gd name="T8" fmla="+- 0 3346 3338"/>
                                <a:gd name="T9" fmla="*/ T8 w 17"/>
                                <a:gd name="T10" fmla="+- 0 1465 1465"/>
                                <a:gd name="T11" fmla="*/ 1465 h 17"/>
                                <a:gd name="T12" fmla="+- 0 3352 3338"/>
                                <a:gd name="T13" fmla="*/ T12 w 17"/>
                                <a:gd name="T14" fmla="+- 0 1467 1465"/>
                                <a:gd name="T15" fmla="*/ 1467 h 17"/>
                                <a:gd name="T16" fmla="+- 0 3354 3338"/>
                                <a:gd name="T17" fmla="*/ T16 w 17"/>
                                <a:gd name="T18" fmla="+- 0 1473 1465"/>
                                <a:gd name="T19" fmla="*/ 1473 h 17"/>
                                <a:gd name="T20" fmla="+- 0 3352 3338"/>
                                <a:gd name="T21" fmla="*/ T20 w 17"/>
                                <a:gd name="T22" fmla="+- 0 1479 1465"/>
                                <a:gd name="T23" fmla="*/ 1479 h 17"/>
                                <a:gd name="T24" fmla="+- 0 3346 3338"/>
                                <a:gd name="T25" fmla="*/ T24 w 17"/>
                                <a:gd name="T26" fmla="+- 0 1481 1465"/>
                                <a:gd name="T27" fmla="*/ 1481 h 17"/>
                                <a:gd name="T28" fmla="+- 0 3340 3338"/>
                                <a:gd name="T29" fmla="*/ T28 w 17"/>
                                <a:gd name="T30" fmla="+- 0 1479 1465"/>
                                <a:gd name="T31" fmla="*/ 1479 h 17"/>
                                <a:gd name="T32" fmla="+- 0 3338 3338"/>
                                <a:gd name="T33" fmla="*/ T32 w 17"/>
                                <a:gd name="T34" fmla="+- 0 1473 1465"/>
                                <a:gd name="T35" fmla="*/ 1473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2" y="2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4" y="2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4" y="14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2" name="Line 43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346" y="1473"/>
                              <a:ext cx="0" cy="223"/>
                            </a:xfrm>
                            <a:prstGeom prst="line">
                              <a:avLst/>
                            </a:pr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3" name="docshape92"/>
                          <wps:cNvSpPr>
                            <a:spLocks/>
                          </wps:cNvSpPr>
                          <wps:spPr bwMode="auto">
                            <a:xfrm>
                              <a:off x="3337" y="1688"/>
                              <a:ext cx="17" cy="17"/>
                            </a:xfrm>
                            <a:custGeom>
                              <a:avLst/>
                              <a:gdLst>
                                <a:gd name="T0" fmla="+- 0 3338 3338"/>
                                <a:gd name="T1" fmla="*/ T0 w 17"/>
                                <a:gd name="T2" fmla="+- 0 1696 1688"/>
                                <a:gd name="T3" fmla="*/ 1696 h 17"/>
                                <a:gd name="T4" fmla="+- 0 3340 3338"/>
                                <a:gd name="T5" fmla="*/ T4 w 17"/>
                                <a:gd name="T6" fmla="+- 0 1691 1688"/>
                                <a:gd name="T7" fmla="*/ 1691 h 17"/>
                                <a:gd name="T8" fmla="+- 0 3346 3338"/>
                                <a:gd name="T9" fmla="*/ T8 w 17"/>
                                <a:gd name="T10" fmla="+- 0 1688 1688"/>
                                <a:gd name="T11" fmla="*/ 1688 h 17"/>
                                <a:gd name="T12" fmla="+- 0 3352 3338"/>
                                <a:gd name="T13" fmla="*/ T12 w 17"/>
                                <a:gd name="T14" fmla="+- 0 1691 1688"/>
                                <a:gd name="T15" fmla="*/ 1691 h 17"/>
                                <a:gd name="T16" fmla="+- 0 3354 3338"/>
                                <a:gd name="T17" fmla="*/ T16 w 17"/>
                                <a:gd name="T18" fmla="+- 0 1696 1688"/>
                                <a:gd name="T19" fmla="*/ 1696 h 17"/>
                                <a:gd name="T20" fmla="+- 0 3352 3338"/>
                                <a:gd name="T21" fmla="*/ T20 w 17"/>
                                <a:gd name="T22" fmla="+- 0 1702 1688"/>
                                <a:gd name="T23" fmla="*/ 1702 h 17"/>
                                <a:gd name="T24" fmla="+- 0 3346 3338"/>
                                <a:gd name="T25" fmla="*/ T24 w 17"/>
                                <a:gd name="T26" fmla="+- 0 1705 1688"/>
                                <a:gd name="T27" fmla="*/ 1705 h 17"/>
                                <a:gd name="T28" fmla="+- 0 3340 3338"/>
                                <a:gd name="T29" fmla="*/ T28 w 17"/>
                                <a:gd name="T30" fmla="+- 0 1702 1688"/>
                                <a:gd name="T31" fmla="*/ 1702 h 17"/>
                                <a:gd name="T32" fmla="+- 0 3338 3338"/>
                                <a:gd name="T33" fmla="*/ T32 w 17"/>
                                <a:gd name="T34" fmla="+- 0 1696 1688"/>
                                <a:gd name="T35" fmla="*/ 1696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2" y="3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4" y="3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4" y="14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4" name="docshape93"/>
                          <wps:cNvSpPr>
                            <a:spLocks/>
                          </wps:cNvSpPr>
                          <wps:spPr bwMode="auto">
                            <a:xfrm>
                              <a:off x="3191" y="1576"/>
                              <a:ext cx="324" cy="391"/>
                            </a:xfrm>
                            <a:custGeom>
                              <a:avLst/>
                              <a:gdLst>
                                <a:gd name="T0" fmla="+- 0 3515 3192"/>
                                <a:gd name="T1" fmla="*/ T0 w 324"/>
                                <a:gd name="T2" fmla="+- 0 1967 1577"/>
                                <a:gd name="T3" fmla="*/ 1967 h 391"/>
                                <a:gd name="T4" fmla="+- 0 3515 3192"/>
                                <a:gd name="T5" fmla="*/ T4 w 324"/>
                                <a:gd name="T6" fmla="+- 0 1945 1577"/>
                                <a:gd name="T7" fmla="*/ 1945 h 391"/>
                                <a:gd name="T8" fmla="+- 0 3515 3192"/>
                                <a:gd name="T9" fmla="*/ T8 w 324"/>
                                <a:gd name="T10" fmla="+- 0 1957 1577"/>
                                <a:gd name="T11" fmla="*/ 1957 h 391"/>
                                <a:gd name="T12" fmla="+- 0 3192 3192"/>
                                <a:gd name="T13" fmla="*/ T12 w 324"/>
                                <a:gd name="T14" fmla="+- 0 1957 1577"/>
                                <a:gd name="T15" fmla="*/ 1957 h 391"/>
                                <a:gd name="T16" fmla="+- 0 3192 3192"/>
                                <a:gd name="T17" fmla="*/ T16 w 324"/>
                                <a:gd name="T18" fmla="+- 0 1967 1577"/>
                                <a:gd name="T19" fmla="*/ 1967 h 391"/>
                                <a:gd name="T20" fmla="+- 0 3192 3192"/>
                                <a:gd name="T21" fmla="*/ T20 w 324"/>
                                <a:gd name="T22" fmla="+- 0 1945 1577"/>
                                <a:gd name="T23" fmla="*/ 1945 h 391"/>
                                <a:gd name="T24" fmla="+- 0 3515 3192"/>
                                <a:gd name="T25" fmla="*/ T24 w 324"/>
                                <a:gd name="T26" fmla="+- 0 1869 1577"/>
                                <a:gd name="T27" fmla="*/ 1869 h 391"/>
                                <a:gd name="T28" fmla="+- 0 3515 3192"/>
                                <a:gd name="T29" fmla="*/ T28 w 324"/>
                                <a:gd name="T30" fmla="+- 0 1847 1577"/>
                                <a:gd name="T31" fmla="*/ 1847 h 391"/>
                                <a:gd name="T32" fmla="+- 0 3515 3192"/>
                                <a:gd name="T33" fmla="*/ T32 w 324"/>
                                <a:gd name="T34" fmla="+- 0 1858 1577"/>
                                <a:gd name="T35" fmla="*/ 1858 h 391"/>
                                <a:gd name="T36" fmla="+- 0 3192 3192"/>
                                <a:gd name="T37" fmla="*/ T36 w 324"/>
                                <a:gd name="T38" fmla="+- 0 1858 1577"/>
                                <a:gd name="T39" fmla="*/ 1858 h 391"/>
                                <a:gd name="T40" fmla="+- 0 3192 3192"/>
                                <a:gd name="T41" fmla="*/ T40 w 324"/>
                                <a:gd name="T42" fmla="+- 0 1869 1577"/>
                                <a:gd name="T43" fmla="*/ 1869 h 391"/>
                                <a:gd name="T44" fmla="+- 0 3192 3192"/>
                                <a:gd name="T45" fmla="*/ T44 w 324"/>
                                <a:gd name="T46" fmla="+- 0 1847 1577"/>
                                <a:gd name="T47" fmla="*/ 1847 h 391"/>
                                <a:gd name="T48" fmla="+- 0 3515 3192"/>
                                <a:gd name="T49" fmla="*/ T48 w 324"/>
                                <a:gd name="T50" fmla="+- 0 1599 1577"/>
                                <a:gd name="T51" fmla="*/ 1599 h 391"/>
                                <a:gd name="T52" fmla="+- 0 3515 3192"/>
                                <a:gd name="T53" fmla="*/ T52 w 324"/>
                                <a:gd name="T54" fmla="+- 0 1577 1577"/>
                                <a:gd name="T55" fmla="*/ 1577 h 391"/>
                                <a:gd name="T56" fmla="+- 0 3515 3192"/>
                                <a:gd name="T57" fmla="*/ T56 w 324"/>
                                <a:gd name="T58" fmla="+- 0 1588 1577"/>
                                <a:gd name="T59" fmla="*/ 1588 h 391"/>
                                <a:gd name="T60" fmla="+- 0 3192 3192"/>
                                <a:gd name="T61" fmla="*/ T60 w 324"/>
                                <a:gd name="T62" fmla="+- 0 1588 1577"/>
                                <a:gd name="T63" fmla="*/ 1588 h 391"/>
                                <a:gd name="T64" fmla="+- 0 3192 3192"/>
                                <a:gd name="T65" fmla="*/ T64 w 324"/>
                                <a:gd name="T66" fmla="+- 0 1599 1577"/>
                                <a:gd name="T67" fmla="*/ 1599 h 391"/>
                                <a:gd name="T68" fmla="+- 0 3192 3192"/>
                                <a:gd name="T69" fmla="*/ T68 w 324"/>
                                <a:gd name="T70" fmla="+- 0 1577 1577"/>
                                <a:gd name="T71" fmla="*/ 1577 h 39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324" h="391">
                                  <a:moveTo>
                                    <a:pt x="323" y="390"/>
                                  </a:moveTo>
                                  <a:lnTo>
                                    <a:pt x="323" y="368"/>
                                  </a:lnTo>
                                  <a:moveTo>
                                    <a:pt x="323" y="380"/>
                                  </a:moveTo>
                                  <a:lnTo>
                                    <a:pt x="0" y="380"/>
                                  </a:lnTo>
                                  <a:moveTo>
                                    <a:pt x="0" y="390"/>
                                  </a:moveTo>
                                  <a:lnTo>
                                    <a:pt x="0" y="368"/>
                                  </a:lnTo>
                                  <a:moveTo>
                                    <a:pt x="323" y="292"/>
                                  </a:moveTo>
                                  <a:lnTo>
                                    <a:pt x="323" y="270"/>
                                  </a:lnTo>
                                  <a:moveTo>
                                    <a:pt x="323" y="281"/>
                                  </a:moveTo>
                                  <a:lnTo>
                                    <a:pt x="0" y="281"/>
                                  </a:lnTo>
                                  <a:moveTo>
                                    <a:pt x="0" y="292"/>
                                  </a:moveTo>
                                  <a:lnTo>
                                    <a:pt x="0" y="270"/>
                                  </a:lnTo>
                                  <a:moveTo>
                                    <a:pt x="323" y="22"/>
                                  </a:moveTo>
                                  <a:lnTo>
                                    <a:pt x="323" y="0"/>
                                  </a:lnTo>
                                  <a:moveTo>
                                    <a:pt x="323" y="11"/>
                                  </a:moveTo>
                                  <a:lnTo>
                                    <a:pt x="0" y="11"/>
                                  </a:lnTo>
                                  <a:moveTo>
                                    <a:pt x="0" y="22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5" name="docshape94"/>
                          <wps:cNvSpPr>
                            <a:spLocks/>
                          </wps:cNvSpPr>
                          <wps:spPr bwMode="auto">
                            <a:xfrm>
                              <a:off x="3020" y="2137"/>
                              <a:ext cx="61" cy="61"/>
                            </a:xfrm>
                            <a:custGeom>
                              <a:avLst/>
                              <a:gdLst>
                                <a:gd name="T0" fmla="+- 0 3051 3021"/>
                                <a:gd name="T1" fmla="*/ T0 w 61"/>
                                <a:gd name="T2" fmla="+- 0 2138 2138"/>
                                <a:gd name="T3" fmla="*/ 2138 h 61"/>
                                <a:gd name="T4" fmla="+- 0 3039 3021"/>
                                <a:gd name="T5" fmla="*/ T4 w 61"/>
                                <a:gd name="T6" fmla="+- 0 2140 2138"/>
                                <a:gd name="T7" fmla="*/ 2140 h 61"/>
                                <a:gd name="T8" fmla="+- 0 3030 3021"/>
                                <a:gd name="T9" fmla="*/ T8 w 61"/>
                                <a:gd name="T10" fmla="+- 0 2146 2138"/>
                                <a:gd name="T11" fmla="*/ 2146 h 61"/>
                                <a:gd name="T12" fmla="+- 0 3023 3021"/>
                                <a:gd name="T13" fmla="*/ T12 w 61"/>
                                <a:gd name="T14" fmla="+- 0 2156 2138"/>
                                <a:gd name="T15" fmla="*/ 2156 h 61"/>
                                <a:gd name="T16" fmla="+- 0 3021 3021"/>
                                <a:gd name="T17" fmla="*/ T16 w 61"/>
                                <a:gd name="T18" fmla="+- 0 2168 2138"/>
                                <a:gd name="T19" fmla="*/ 2168 h 61"/>
                                <a:gd name="T20" fmla="+- 0 3023 3021"/>
                                <a:gd name="T21" fmla="*/ T20 w 61"/>
                                <a:gd name="T22" fmla="+- 0 2179 2138"/>
                                <a:gd name="T23" fmla="*/ 2179 h 61"/>
                                <a:gd name="T24" fmla="+- 0 3030 3021"/>
                                <a:gd name="T25" fmla="*/ T24 w 61"/>
                                <a:gd name="T26" fmla="+- 0 2189 2138"/>
                                <a:gd name="T27" fmla="*/ 2189 h 61"/>
                                <a:gd name="T28" fmla="+- 0 3039 3021"/>
                                <a:gd name="T29" fmla="*/ T28 w 61"/>
                                <a:gd name="T30" fmla="+- 0 2195 2138"/>
                                <a:gd name="T31" fmla="*/ 2195 h 61"/>
                                <a:gd name="T32" fmla="+- 0 3051 3021"/>
                                <a:gd name="T33" fmla="*/ T32 w 61"/>
                                <a:gd name="T34" fmla="+- 0 2198 2138"/>
                                <a:gd name="T35" fmla="*/ 2198 h 61"/>
                                <a:gd name="T36" fmla="+- 0 3063 3021"/>
                                <a:gd name="T37" fmla="*/ T36 w 61"/>
                                <a:gd name="T38" fmla="+- 0 2195 2138"/>
                                <a:gd name="T39" fmla="*/ 2195 h 61"/>
                                <a:gd name="T40" fmla="+- 0 3072 3021"/>
                                <a:gd name="T41" fmla="*/ T40 w 61"/>
                                <a:gd name="T42" fmla="+- 0 2189 2138"/>
                                <a:gd name="T43" fmla="*/ 2189 h 61"/>
                                <a:gd name="T44" fmla="+- 0 3079 3021"/>
                                <a:gd name="T45" fmla="*/ T44 w 61"/>
                                <a:gd name="T46" fmla="+- 0 2179 2138"/>
                                <a:gd name="T47" fmla="*/ 2179 h 61"/>
                                <a:gd name="T48" fmla="+- 0 3081 3021"/>
                                <a:gd name="T49" fmla="*/ T48 w 61"/>
                                <a:gd name="T50" fmla="+- 0 2168 2138"/>
                                <a:gd name="T51" fmla="*/ 2168 h 61"/>
                                <a:gd name="T52" fmla="+- 0 3079 3021"/>
                                <a:gd name="T53" fmla="*/ T52 w 61"/>
                                <a:gd name="T54" fmla="+- 0 2156 2138"/>
                                <a:gd name="T55" fmla="*/ 2156 h 61"/>
                                <a:gd name="T56" fmla="+- 0 3072 3021"/>
                                <a:gd name="T57" fmla="*/ T56 w 61"/>
                                <a:gd name="T58" fmla="+- 0 2146 2138"/>
                                <a:gd name="T59" fmla="*/ 2146 h 61"/>
                                <a:gd name="T60" fmla="+- 0 3063 3021"/>
                                <a:gd name="T61" fmla="*/ T60 w 61"/>
                                <a:gd name="T62" fmla="+- 0 2140 2138"/>
                                <a:gd name="T63" fmla="*/ 2140 h 61"/>
                                <a:gd name="T64" fmla="+- 0 3051 3021"/>
                                <a:gd name="T65" fmla="*/ T64 w 61"/>
                                <a:gd name="T66" fmla="+- 0 2138 2138"/>
                                <a:gd name="T67" fmla="*/ 2138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30" y="0"/>
                                  </a:moveTo>
                                  <a:lnTo>
                                    <a:pt x="18" y="2"/>
                                  </a:lnTo>
                                  <a:lnTo>
                                    <a:pt x="9" y="8"/>
                                  </a:lnTo>
                                  <a:lnTo>
                                    <a:pt x="2" y="18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2" y="41"/>
                                  </a:lnTo>
                                  <a:lnTo>
                                    <a:pt x="9" y="51"/>
                                  </a:lnTo>
                                  <a:lnTo>
                                    <a:pt x="18" y="57"/>
                                  </a:lnTo>
                                  <a:lnTo>
                                    <a:pt x="30" y="60"/>
                                  </a:lnTo>
                                  <a:lnTo>
                                    <a:pt x="42" y="57"/>
                                  </a:lnTo>
                                  <a:lnTo>
                                    <a:pt x="51" y="51"/>
                                  </a:lnTo>
                                  <a:lnTo>
                                    <a:pt x="58" y="41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51" y="8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6" name="docshape95"/>
                          <wps:cNvSpPr>
                            <a:spLocks/>
                          </wps:cNvSpPr>
                          <wps:spPr bwMode="auto">
                            <a:xfrm>
                              <a:off x="3020" y="2137"/>
                              <a:ext cx="61" cy="61"/>
                            </a:xfrm>
                            <a:custGeom>
                              <a:avLst/>
                              <a:gdLst>
                                <a:gd name="T0" fmla="+- 0 3021 3021"/>
                                <a:gd name="T1" fmla="*/ T0 w 61"/>
                                <a:gd name="T2" fmla="+- 0 2168 2138"/>
                                <a:gd name="T3" fmla="*/ 2168 h 61"/>
                                <a:gd name="T4" fmla="+- 0 3023 3021"/>
                                <a:gd name="T5" fmla="*/ T4 w 61"/>
                                <a:gd name="T6" fmla="+- 0 2156 2138"/>
                                <a:gd name="T7" fmla="*/ 2156 h 61"/>
                                <a:gd name="T8" fmla="+- 0 3030 3021"/>
                                <a:gd name="T9" fmla="*/ T8 w 61"/>
                                <a:gd name="T10" fmla="+- 0 2146 2138"/>
                                <a:gd name="T11" fmla="*/ 2146 h 61"/>
                                <a:gd name="T12" fmla="+- 0 3039 3021"/>
                                <a:gd name="T13" fmla="*/ T12 w 61"/>
                                <a:gd name="T14" fmla="+- 0 2140 2138"/>
                                <a:gd name="T15" fmla="*/ 2140 h 61"/>
                                <a:gd name="T16" fmla="+- 0 3051 3021"/>
                                <a:gd name="T17" fmla="*/ T16 w 61"/>
                                <a:gd name="T18" fmla="+- 0 2138 2138"/>
                                <a:gd name="T19" fmla="*/ 2138 h 61"/>
                                <a:gd name="T20" fmla="+- 0 3063 3021"/>
                                <a:gd name="T21" fmla="*/ T20 w 61"/>
                                <a:gd name="T22" fmla="+- 0 2140 2138"/>
                                <a:gd name="T23" fmla="*/ 2140 h 61"/>
                                <a:gd name="T24" fmla="+- 0 3072 3021"/>
                                <a:gd name="T25" fmla="*/ T24 w 61"/>
                                <a:gd name="T26" fmla="+- 0 2146 2138"/>
                                <a:gd name="T27" fmla="*/ 2146 h 61"/>
                                <a:gd name="T28" fmla="+- 0 3079 3021"/>
                                <a:gd name="T29" fmla="*/ T28 w 61"/>
                                <a:gd name="T30" fmla="+- 0 2156 2138"/>
                                <a:gd name="T31" fmla="*/ 2156 h 61"/>
                                <a:gd name="T32" fmla="+- 0 3081 3021"/>
                                <a:gd name="T33" fmla="*/ T32 w 61"/>
                                <a:gd name="T34" fmla="+- 0 2168 2138"/>
                                <a:gd name="T35" fmla="*/ 2168 h 61"/>
                                <a:gd name="T36" fmla="+- 0 3079 3021"/>
                                <a:gd name="T37" fmla="*/ T36 w 61"/>
                                <a:gd name="T38" fmla="+- 0 2179 2138"/>
                                <a:gd name="T39" fmla="*/ 2179 h 61"/>
                                <a:gd name="T40" fmla="+- 0 3072 3021"/>
                                <a:gd name="T41" fmla="*/ T40 w 61"/>
                                <a:gd name="T42" fmla="+- 0 2189 2138"/>
                                <a:gd name="T43" fmla="*/ 2189 h 61"/>
                                <a:gd name="T44" fmla="+- 0 3063 3021"/>
                                <a:gd name="T45" fmla="*/ T44 w 61"/>
                                <a:gd name="T46" fmla="+- 0 2195 2138"/>
                                <a:gd name="T47" fmla="*/ 2195 h 61"/>
                                <a:gd name="T48" fmla="+- 0 3051 3021"/>
                                <a:gd name="T49" fmla="*/ T48 w 61"/>
                                <a:gd name="T50" fmla="+- 0 2198 2138"/>
                                <a:gd name="T51" fmla="*/ 2198 h 61"/>
                                <a:gd name="T52" fmla="+- 0 3039 3021"/>
                                <a:gd name="T53" fmla="*/ T52 w 61"/>
                                <a:gd name="T54" fmla="+- 0 2195 2138"/>
                                <a:gd name="T55" fmla="*/ 2195 h 61"/>
                                <a:gd name="T56" fmla="+- 0 3030 3021"/>
                                <a:gd name="T57" fmla="*/ T56 w 61"/>
                                <a:gd name="T58" fmla="+- 0 2189 2138"/>
                                <a:gd name="T59" fmla="*/ 2189 h 61"/>
                                <a:gd name="T60" fmla="+- 0 3023 3021"/>
                                <a:gd name="T61" fmla="*/ T60 w 61"/>
                                <a:gd name="T62" fmla="+- 0 2179 2138"/>
                                <a:gd name="T63" fmla="*/ 2179 h 61"/>
                                <a:gd name="T64" fmla="+- 0 3021 3021"/>
                                <a:gd name="T65" fmla="*/ T64 w 61"/>
                                <a:gd name="T66" fmla="+- 0 2168 2138"/>
                                <a:gd name="T67" fmla="*/ 2168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0" y="30"/>
                                  </a:moveTo>
                                  <a:lnTo>
                                    <a:pt x="2" y="18"/>
                                  </a:lnTo>
                                  <a:lnTo>
                                    <a:pt x="9" y="8"/>
                                  </a:lnTo>
                                  <a:lnTo>
                                    <a:pt x="18" y="2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51" y="8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8" y="41"/>
                                  </a:lnTo>
                                  <a:lnTo>
                                    <a:pt x="51" y="51"/>
                                  </a:lnTo>
                                  <a:lnTo>
                                    <a:pt x="42" y="57"/>
                                  </a:lnTo>
                                  <a:lnTo>
                                    <a:pt x="30" y="60"/>
                                  </a:lnTo>
                                  <a:lnTo>
                                    <a:pt x="18" y="57"/>
                                  </a:lnTo>
                                  <a:lnTo>
                                    <a:pt x="9" y="51"/>
                                  </a:lnTo>
                                  <a:lnTo>
                                    <a:pt x="2" y="41"/>
                                  </a:lnTo>
                                  <a:lnTo>
                                    <a:pt x="0" y="30"/>
                                  </a:lnTo>
                                </a:path>
                              </a:pathLst>
                            </a:custGeom>
                            <a:noFill/>
                            <a:ln w="695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7" name="docshape96"/>
                          <wps:cNvSpPr>
                            <a:spLocks/>
                          </wps:cNvSpPr>
                          <wps:spPr bwMode="auto">
                            <a:xfrm>
                              <a:off x="3020" y="2044"/>
                              <a:ext cx="61" cy="61"/>
                            </a:xfrm>
                            <a:custGeom>
                              <a:avLst/>
                              <a:gdLst>
                                <a:gd name="T0" fmla="+- 0 3051 3021"/>
                                <a:gd name="T1" fmla="*/ T0 w 61"/>
                                <a:gd name="T2" fmla="+- 0 2045 2045"/>
                                <a:gd name="T3" fmla="*/ 2045 h 61"/>
                                <a:gd name="T4" fmla="+- 0 3039 3021"/>
                                <a:gd name="T5" fmla="*/ T4 w 61"/>
                                <a:gd name="T6" fmla="+- 0 2047 2045"/>
                                <a:gd name="T7" fmla="*/ 2047 h 61"/>
                                <a:gd name="T8" fmla="+- 0 3030 3021"/>
                                <a:gd name="T9" fmla="*/ T8 w 61"/>
                                <a:gd name="T10" fmla="+- 0 2054 2045"/>
                                <a:gd name="T11" fmla="*/ 2054 h 61"/>
                                <a:gd name="T12" fmla="+- 0 3023 3021"/>
                                <a:gd name="T13" fmla="*/ T12 w 61"/>
                                <a:gd name="T14" fmla="+- 0 2063 2045"/>
                                <a:gd name="T15" fmla="*/ 2063 h 61"/>
                                <a:gd name="T16" fmla="+- 0 3021 3021"/>
                                <a:gd name="T17" fmla="*/ T16 w 61"/>
                                <a:gd name="T18" fmla="+- 0 2075 2045"/>
                                <a:gd name="T19" fmla="*/ 2075 h 61"/>
                                <a:gd name="T20" fmla="+- 0 3023 3021"/>
                                <a:gd name="T21" fmla="*/ T20 w 61"/>
                                <a:gd name="T22" fmla="+- 0 2087 2045"/>
                                <a:gd name="T23" fmla="*/ 2087 h 61"/>
                                <a:gd name="T24" fmla="+- 0 3030 3021"/>
                                <a:gd name="T25" fmla="*/ T24 w 61"/>
                                <a:gd name="T26" fmla="+- 0 2096 2045"/>
                                <a:gd name="T27" fmla="*/ 2096 h 61"/>
                                <a:gd name="T28" fmla="+- 0 3039 3021"/>
                                <a:gd name="T29" fmla="*/ T28 w 61"/>
                                <a:gd name="T30" fmla="+- 0 2103 2045"/>
                                <a:gd name="T31" fmla="*/ 2103 h 61"/>
                                <a:gd name="T32" fmla="+- 0 3051 3021"/>
                                <a:gd name="T33" fmla="*/ T32 w 61"/>
                                <a:gd name="T34" fmla="+- 0 2105 2045"/>
                                <a:gd name="T35" fmla="*/ 2105 h 61"/>
                                <a:gd name="T36" fmla="+- 0 3063 3021"/>
                                <a:gd name="T37" fmla="*/ T36 w 61"/>
                                <a:gd name="T38" fmla="+- 0 2103 2045"/>
                                <a:gd name="T39" fmla="*/ 2103 h 61"/>
                                <a:gd name="T40" fmla="+- 0 3072 3021"/>
                                <a:gd name="T41" fmla="*/ T40 w 61"/>
                                <a:gd name="T42" fmla="+- 0 2096 2045"/>
                                <a:gd name="T43" fmla="*/ 2096 h 61"/>
                                <a:gd name="T44" fmla="+- 0 3079 3021"/>
                                <a:gd name="T45" fmla="*/ T44 w 61"/>
                                <a:gd name="T46" fmla="+- 0 2087 2045"/>
                                <a:gd name="T47" fmla="*/ 2087 h 61"/>
                                <a:gd name="T48" fmla="+- 0 3081 3021"/>
                                <a:gd name="T49" fmla="*/ T48 w 61"/>
                                <a:gd name="T50" fmla="+- 0 2075 2045"/>
                                <a:gd name="T51" fmla="*/ 2075 h 61"/>
                                <a:gd name="T52" fmla="+- 0 3079 3021"/>
                                <a:gd name="T53" fmla="*/ T52 w 61"/>
                                <a:gd name="T54" fmla="+- 0 2063 2045"/>
                                <a:gd name="T55" fmla="*/ 2063 h 61"/>
                                <a:gd name="T56" fmla="+- 0 3072 3021"/>
                                <a:gd name="T57" fmla="*/ T56 w 61"/>
                                <a:gd name="T58" fmla="+- 0 2054 2045"/>
                                <a:gd name="T59" fmla="*/ 2054 h 61"/>
                                <a:gd name="T60" fmla="+- 0 3063 3021"/>
                                <a:gd name="T61" fmla="*/ T60 w 61"/>
                                <a:gd name="T62" fmla="+- 0 2047 2045"/>
                                <a:gd name="T63" fmla="*/ 2047 h 61"/>
                                <a:gd name="T64" fmla="+- 0 3051 3021"/>
                                <a:gd name="T65" fmla="*/ T64 w 61"/>
                                <a:gd name="T66" fmla="+- 0 2045 2045"/>
                                <a:gd name="T67" fmla="*/ 2045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30" y="0"/>
                                  </a:moveTo>
                                  <a:lnTo>
                                    <a:pt x="18" y="2"/>
                                  </a:lnTo>
                                  <a:lnTo>
                                    <a:pt x="9" y="9"/>
                                  </a:lnTo>
                                  <a:lnTo>
                                    <a:pt x="2" y="18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9" y="51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30" y="60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51" y="51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8" name="docshape97"/>
                          <wps:cNvSpPr>
                            <a:spLocks/>
                          </wps:cNvSpPr>
                          <wps:spPr bwMode="auto">
                            <a:xfrm>
                              <a:off x="3020" y="2044"/>
                              <a:ext cx="61" cy="61"/>
                            </a:xfrm>
                            <a:custGeom>
                              <a:avLst/>
                              <a:gdLst>
                                <a:gd name="T0" fmla="+- 0 3021 3021"/>
                                <a:gd name="T1" fmla="*/ T0 w 61"/>
                                <a:gd name="T2" fmla="+- 0 2075 2045"/>
                                <a:gd name="T3" fmla="*/ 2075 h 61"/>
                                <a:gd name="T4" fmla="+- 0 3023 3021"/>
                                <a:gd name="T5" fmla="*/ T4 w 61"/>
                                <a:gd name="T6" fmla="+- 0 2063 2045"/>
                                <a:gd name="T7" fmla="*/ 2063 h 61"/>
                                <a:gd name="T8" fmla="+- 0 3030 3021"/>
                                <a:gd name="T9" fmla="*/ T8 w 61"/>
                                <a:gd name="T10" fmla="+- 0 2054 2045"/>
                                <a:gd name="T11" fmla="*/ 2054 h 61"/>
                                <a:gd name="T12" fmla="+- 0 3039 3021"/>
                                <a:gd name="T13" fmla="*/ T12 w 61"/>
                                <a:gd name="T14" fmla="+- 0 2047 2045"/>
                                <a:gd name="T15" fmla="*/ 2047 h 61"/>
                                <a:gd name="T16" fmla="+- 0 3051 3021"/>
                                <a:gd name="T17" fmla="*/ T16 w 61"/>
                                <a:gd name="T18" fmla="+- 0 2045 2045"/>
                                <a:gd name="T19" fmla="*/ 2045 h 61"/>
                                <a:gd name="T20" fmla="+- 0 3063 3021"/>
                                <a:gd name="T21" fmla="*/ T20 w 61"/>
                                <a:gd name="T22" fmla="+- 0 2047 2045"/>
                                <a:gd name="T23" fmla="*/ 2047 h 61"/>
                                <a:gd name="T24" fmla="+- 0 3072 3021"/>
                                <a:gd name="T25" fmla="*/ T24 w 61"/>
                                <a:gd name="T26" fmla="+- 0 2054 2045"/>
                                <a:gd name="T27" fmla="*/ 2054 h 61"/>
                                <a:gd name="T28" fmla="+- 0 3079 3021"/>
                                <a:gd name="T29" fmla="*/ T28 w 61"/>
                                <a:gd name="T30" fmla="+- 0 2063 2045"/>
                                <a:gd name="T31" fmla="*/ 2063 h 61"/>
                                <a:gd name="T32" fmla="+- 0 3081 3021"/>
                                <a:gd name="T33" fmla="*/ T32 w 61"/>
                                <a:gd name="T34" fmla="+- 0 2075 2045"/>
                                <a:gd name="T35" fmla="*/ 2075 h 61"/>
                                <a:gd name="T36" fmla="+- 0 3079 3021"/>
                                <a:gd name="T37" fmla="*/ T36 w 61"/>
                                <a:gd name="T38" fmla="+- 0 2087 2045"/>
                                <a:gd name="T39" fmla="*/ 2087 h 61"/>
                                <a:gd name="T40" fmla="+- 0 3072 3021"/>
                                <a:gd name="T41" fmla="*/ T40 w 61"/>
                                <a:gd name="T42" fmla="+- 0 2096 2045"/>
                                <a:gd name="T43" fmla="*/ 2096 h 61"/>
                                <a:gd name="T44" fmla="+- 0 3063 3021"/>
                                <a:gd name="T45" fmla="*/ T44 w 61"/>
                                <a:gd name="T46" fmla="+- 0 2103 2045"/>
                                <a:gd name="T47" fmla="*/ 2103 h 61"/>
                                <a:gd name="T48" fmla="+- 0 3051 3021"/>
                                <a:gd name="T49" fmla="*/ T48 w 61"/>
                                <a:gd name="T50" fmla="+- 0 2105 2045"/>
                                <a:gd name="T51" fmla="*/ 2105 h 61"/>
                                <a:gd name="T52" fmla="+- 0 3039 3021"/>
                                <a:gd name="T53" fmla="*/ T52 w 61"/>
                                <a:gd name="T54" fmla="+- 0 2103 2045"/>
                                <a:gd name="T55" fmla="*/ 2103 h 61"/>
                                <a:gd name="T56" fmla="+- 0 3030 3021"/>
                                <a:gd name="T57" fmla="*/ T56 w 61"/>
                                <a:gd name="T58" fmla="+- 0 2096 2045"/>
                                <a:gd name="T59" fmla="*/ 2096 h 61"/>
                                <a:gd name="T60" fmla="+- 0 3023 3021"/>
                                <a:gd name="T61" fmla="*/ T60 w 61"/>
                                <a:gd name="T62" fmla="+- 0 2087 2045"/>
                                <a:gd name="T63" fmla="*/ 2087 h 61"/>
                                <a:gd name="T64" fmla="+- 0 3021 3021"/>
                                <a:gd name="T65" fmla="*/ T64 w 61"/>
                                <a:gd name="T66" fmla="+- 0 2075 2045"/>
                                <a:gd name="T67" fmla="*/ 2075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0" y="30"/>
                                  </a:moveTo>
                                  <a:lnTo>
                                    <a:pt x="2" y="18"/>
                                  </a:lnTo>
                                  <a:lnTo>
                                    <a:pt x="9" y="9"/>
                                  </a:lnTo>
                                  <a:lnTo>
                                    <a:pt x="18" y="2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51" y="51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30" y="60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9" y="51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0" y="30"/>
                                  </a:lnTo>
                                </a:path>
                              </a:pathLst>
                            </a:custGeom>
                            <a:noFill/>
                            <a:ln w="695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9" name="docshape98"/>
                          <wps:cNvSpPr>
                            <a:spLocks/>
                          </wps:cNvSpPr>
                          <wps:spPr bwMode="auto">
                            <a:xfrm>
                              <a:off x="3042" y="2073"/>
                              <a:ext cx="17" cy="17"/>
                            </a:xfrm>
                            <a:custGeom>
                              <a:avLst/>
                              <a:gdLst>
                                <a:gd name="T0" fmla="+- 0 3043 3043"/>
                                <a:gd name="T1" fmla="*/ T0 w 17"/>
                                <a:gd name="T2" fmla="+- 0 2082 2073"/>
                                <a:gd name="T3" fmla="*/ 2082 h 17"/>
                                <a:gd name="T4" fmla="+- 0 3045 3043"/>
                                <a:gd name="T5" fmla="*/ T4 w 17"/>
                                <a:gd name="T6" fmla="+- 0 2076 2073"/>
                                <a:gd name="T7" fmla="*/ 2076 h 17"/>
                                <a:gd name="T8" fmla="+- 0 3051 3043"/>
                                <a:gd name="T9" fmla="*/ T8 w 17"/>
                                <a:gd name="T10" fmla="+- 0 2073 2073"/>
                                <a:gd name="T11" fmla="*/ 2073 h 17"/>
                                <a:gd name="T12" fmla="+- 0 3057 3043"/>
                                <a:gd name="T13" fmla="*/ T12 w 17"/>
                                <a:gd name="T14" fmla="+- 0 2076 2073"/>
                                <a:gd name="T15" fmla="*/ 2076 h 17"/>
                                <a:gd name="T16" fmla="+- 0 3059 3043"/>
                                <a:gd name="T17" fmla="*/ T16 w 17"/>
                                <a:gd name="T18" fmla="+- 0 2082 2073"/>
                                <a:gd name="T19" fmla="*/ 2082 h 17"/>
                                <a:gd name="T20" fmla="+- 0 3057 3043"/>
                                <a:gd name="T21" fmla="*/ T20 w 17"/>
                                <a:gd name="T22" fmla="+- 0 2087 2073"/>
                                <a:gd name="T23" fmla="*/ 2087 h 17"/>
                                <a:gd name="T24" fmla="+- 0 3051 3043"/>
                                <a:gd name="T25" fmla="*/ T24 w 17"/>
                                <a:gd name="T26" fmla="+- 0 2090 2073"/>
                                <a:gd name="T27" fmla="*/ 2090 h 17"/>
                                <a:gd name="T28" fmla="+- 0 3045 3043"/>
                                <a:gd name="T29" fmla="*/ T28 w 17"/>
                                <a:gd name="T30" fmla="+- 0 2087 2073"/>
                                <a:gd name="T31" fmla="*/ 2087 h 17"/>
                                <a:gd name="T32" fmla="+- 0 3043 3043"/>
                                <a:gd name="T33" fmla="*/ T32 w 17"/>
                                <a:gd name="T34" fmla="+- 0 2082 2073"/>
                                <a:gd name="T35" fmla="*/ 2082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9"/>
                                  </a:moveTo>
                                  <a:lnTo>
                                    <a:pt x="2" y="3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4" y="3"/>
                                  </a:lnTo>
                                  <a:lnTo>
                                    <a:pt x="16" y="9"/>
                                  </a:lnTo>
                                  <a:lnTo>
                                    <a:pt x="14" y="14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0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0" name="Line 42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051" y="2082"/>
                              <a:ext cx="0" cy="182"/>
                            </a:xfrm>
                            <a:prstGeom prst="line">
                              <a:avLst/>
                            </a:pr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1" name="docshape99"/>
                          <wps:cNvSpPr>
                            <a:spLocks/>
                          </wps:cNvSpPr>
                          <wps:spPr bwMode="auto">
                            <a:xfrm>
                              <a:off x="3042" y="2255"/>
                              <a:ext cx="17" cy="17"/>
                            </a:xfrm>
                            <a:custGeom>
                              <a:avLst/>
                              <a:gdLst>
                                <a:gd name="T0" fmla="+- 0 3043 3043"/>
                                <a:gd name="T1" fmla="*/ T0 w 17"/>
                                <a:gd name="T2" fmla="+- 0 2264 2256"/>
                                <a:gd name="T3" fmla="*/ 2264 h 17"/>
                                <a:gd name="T4" fmla="+- 0 3045 3043"/>
                                <a:gd name="T5" fmla="*/ T4 w 17"/>
                                <a:gd name="T6" fmla="+- 0 2258 2256"/>
                                <a:gd name="T7" fmla="*/ 2258 h 17"/>
                                <a:gd name="T8" fmla="+- 0 3051 3043"/>
                                <a:gd name="T9" fmla="*/ T8 w 17"/>
                                <a:gd name="T10" fmla="+- 0 2256 2256"/>
                                <a:gd name="T11" fmla="*/ 2256 h 17"/>
                                <a:gd name="T12" fmla="+- 0 3057 3043"/>
                                <a:gd name="T13" fmla="*/ T12 w 17"/>
                                <a:gd name="T14" fmla="+- 0 2258 2256"/>
                                <a:gd name="T15" fmla="*/ 2258 h 17"/>
                                <a:gd name="T16" fmla="+- 0 3059 3043"/>
                                <a:gd name="T17" fmla="*/ T16 w 17"/>
                                <a:gd name="T18" fmla="+- 0 2264 2256"/>
                                <a:gd name="T19" fmla="*/ 2264 h 17"/>
                                <a:gd name="T20" fmla="+- 0 3057 3043"/>
                                <a:gd name="T21" fmla="*/ T20 w 17"/>
                                <a:gd name="T22" fmla="+- 0 2270 2256"/>
                                <a:gd name="T23" fmla="*/ 2270 h 17"/>
                                <a:gd name="T24" fmla="+- 0 3051 3043"/>
                                <a:gd name="T25" fmla="*/ T24 w 17"/>
                                <a:gd name="T26" fmla="+- 0 2272 2256"/>
                                <a:gd name="T27" fmla="*/ 2272 h 17"/>
                                <a:gd name="T28" fmla="+- 0 3045 3043"/>
                                <a:gd name="T29" fmla="*/ T28 w 17"/>
                                <a:gd name="T30" fmla="+- 0 2270 2256"/>
                                <a:gd name="T31" fmla="*/ 2270 h 17"/>
                                <a:gd name="T32" fmla="+- 0 3043 3043"/>
                                <a:gd name="T33" fmla="*/ T32 w 17"/>
                                <a:gd name="T34" fmla="+- 0 2264 2256"/>
                                <a:gd name="T35" fmla="*/ 2264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2" y="2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4" y="2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4" y="14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2" name="docshape100"/>
                          <wps:cNvSpPr>
                            <a:spLocks/>
                          </wps:cNvSpPr>
                          <wps:spPr bwMode="auto">
                            <a:xfrm>
                              <a:off x="3020" y="1901"/>
                              <a:ext cx="61" cy="61"/>
                            </a:xfrm>
                            <a:custGeom>
                              <a:avLst/>
                              <a:gdLst>
                                <a:gd name="T0" fmla="+- 0 3051 3021"/>
                                <a:gd name="T1" fmla="*/ T0 w 61"/>
                                <a:gd name="T2" fmla="+- 0 1902 1902"/>
                                <a:gd name="T3" fmla="*/ 1902 h 61"/>
                                <a:gd name="T4" fmla="+- 0 3039 3021"/>
                                <a:gd name="T5" fmla="*/ T4 w 61"/>
                                <a:gd name="T6" fmla="+- 0 1904 1902"/>
                                <a:gd name="T7" fmla="*/ 1904 h 61"/>
                                <a:gd name="T8" fmla="+- 0 3030 3021"/>
                                <a:gd name="T9" fmla="*/ T8 w 61"/>
                                <a:gd name="T10" fmla="+- 0 1911 1902"/>
                                <a:gd name="T11" fmla="*/ 1911 h 61"/>
                                <a:gd name="T12" fmla="+- 0 3023 3021"/>
                                <a:gd name="T13" fmla="*/ T12 w 61"/>
                                <a:gd name="T14" fmla="+- 0 1920 1902"/>
                                <a:gd name="T15" fmla="*/ 1920 h 61"/>
                                <a:gd name="T16" fmla="+- 0 3021 3021"/>
                                <a:gd name="T17" fmla="*/ T16 w 61"/>
                                <a:gd name="T18" fmla="+- 0 1932 1902"/>
                                <a:gd name="T19" fmla="*/ 1932 h 61"/>
                                <a:gd name="T20" fmla="+- 0 3023 3021"/>
                                <a:gd name="T21" fmla="*/ T20 w 61"/>
                                <a:gd name="T22" fmla="+- 0 1944 1902"/>
                                <a:gd name="T23" fmla="*/ 1944 h 61"/>
                                <a:gd name="T24" fmla="+- 0 3030 3021"/>
                                <a:gd name="T25" fmla="*/ T24 w 61"/>
                                <a:gd name="T26" fmla="+- 0 1953 1902"/>
                                <a:gd name="T27" fmla="*/ 1953 h 61"/>
                                <a:gd name="T28" fmla="+- 0 3039 3021"/>
                                <a:gd name="T29" fmla="*/ T28 w 61"/>
                                <a:gd name="T30" fmla="+- 0 1960 1902"/>
                                <a:gd name="T31" fmla="*/ 1960 h 61"/>
                                <a:gd name="T32" fmla="+- 0 3051 3021"/>
                                <a:gd name="T33" fmla="*/ T32 w 61"/>
                                <a:gd name="T34" fmla="+- 0 1962 1902"/>
                                <a:gd name="T35" fmla="*/ 1962 h 61"/>
                                <a:gd name="T36" fmla="+- 0 3063 3021"/>
                                <a:gd name="T37" fmla="*/ T36 w 61"/>
                                <a:gd name="T38" fmla="+- 0 1960 1902"/>
                                <a:gd name="T39" fmla="*/ 1960 h 61"/>
                                <a:gd name="T40" fmla="+- 0 3072 3021"/>
                                <a:gd name="T41" fmla="*/ T40 w 61"/>
                                <a:gd name="T42" fmla="+- 0 1953 1902"/>
                                <a:gd name="T43" fmla="*/ 1953 h 61"/>
                                <a:gd name="T44" fmla="+- 0 3079 3021"/>
                                <a:gd name="T45" fmla="*/ T44 w 61"/>
                                <a:gd name="T46" fmla="+- 0 1944 1902"/>
                                <a:gd name="T47" fmla="*/ 1944 h 61"/>
                                <a:gd name="T48" fmla="+- 0 3081 3021"/>
                                <a:gd name="T49" fmla="*/ T48 w 61"/>
                                <a:gd name="T50" fmla="+- 0 1932 1902"/>
                                <a:gd name="T51" fmla="*/ 1932 h 61"/>
                                <a:gd name="T52" fmla="+- 0 3079 3021"/>
                                <a:gd name="T53" fmla="*/ T52 w 61"/>
                                <a:gd name="T54" fmla="+- 0 1920 1902"/>
                                <a:gd name="T55" fmla="*/ 1920 h 61"/>
                                <a:gd name="T56" fmla="+- 0 3072 3021"/>
                                <a:gd name="T57" fmla="*/ T56 w 61"/>
                                <a:gd name="T58" fmla="+- 0 1911 1902"/>
                                <a:gd name="T59" fmla="*/ 1911 h 61"/>
                                <a:gd name="T60" fmla="+- 0 3063 3021"/>
                                <a:gd name="T61" fmla="*/ T60 w 61"/>
                                <a:gd name="T62" fmla="+- 0 1904 1902"/>
                                <a:gd name="T63" fmla="*/ 1904 h 61"/>
                                <a:gd name="T64" fmla="+- 0 3051 3021"/>
                                <a:gd name="T65" fmla="*/ T64 w 61"/>
                                <a:gd name="T66" fmla="+- 0 1902 1902"/>
                                <a:gd name="T67" fmla="*/ 1902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30" y="0"/>
                                  </a:moveTo>
                                  <a:lnTo>
                                    <a:pt x="18" y="2"/>
                                  </a:lnTo>
                                  <a:lnTo>
                                    <a:pt x="9" y="9"/>
                                  </a:lnTo>
                                  <a:lnTo>
                                    <a:pt x="2" y="18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9" y="51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30" y="60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51" y="51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3" name="docshape101"/>
                          <wps:cNvSpPr>
                            <a:spLocks/>
                          </wps:cNvSpPr>
                          <wps:spPr bwMode="auto">
                            <a:xfrm>
                              <a:off x="3020" y="1901"/>
                              <a:ext cx="61" cy="61"/>
                            </a:xfrm>
                            <a:custGeom>
                              <a:avLst/>
                              <a:gdLst>
                                <a:gd name="T0" fmla="+- 0 3021 3021"/>
                                <a:gd name="T1" fmla="*/ T0 w 61"/>
                                <a:gd name="T2" fmla="+- 0 1932 1902"/>
                                <a:gd name="T3" fmla="*/ 1932 h 61"/>
                                <a:gd name="T4" fmla="+- 0 3023 3021"/>
                                <a:gd name="T5" fmla="*/ T4 w 61"/>
                                <a:gd name="T6" fmla="+- 0 1920 1902"/>
                                <a:gd name="T7" fmla="*/ 1920 h 61"/>
                                <a:gd name="T8" fmla="+- 0 3030 3021"/>
                                <a:gd name="T9" fmla="*/ T8 w 61"/>
                                <a:gd name="T10" fmla="+- 0 1911 1902"/>
                                <a:gd name="T11" fmla="*/ 1911 h 61"/>
                                <a:gd name="T12" fmla="+- 0 3039 3021"/>
                                <a:gd name="T13" fmla="*/ T12 w 61"/>
                                <a:gd name="T14" fmla="+- 0 1904 1902"/>
                                <a:gd name="T15" fmla="*/ 1904 h 61"/>
                                <a:gd name="T16" fmla="+- 0 3051 3021"/>
                                <a:gd name="T17" fmla="*/ T16 w 61"/>
                                <a:gd name="T18" fmla="+- 0 1902 1902"/>
                                <a:gd name="T19" fmla="*/ 1902 h 61"/>
                                <a:gd name="T20" fmla="+- 0 3063 3021"/>
                                <a:gd name="T21" fmla="*/ T20 w 61"/>
                                <a:gd name="T22" fmla="+- 0 1904 1902"/>
                                <a:gd name="T23" fmla="*/ 1904 h 61"/>
                                <a:gd name="T24" fmla="+- 0 3072 3021"/>
                                <a:gd name="T25" fmla="*/ T24 w 61"/>
                                <a:gd name="T26" fmla="+- 0 1911 1902"/>
                                <a:gd name="T27" fmla="*/ 1911 h 61"/>
                                <a:gd name="T28" fmla="+- 0 3079 3021"/>
                                <a:gd name="T29" fmla="*/ T28 w 61"/>
                                <a:gd name="T30" fmla="+- 0 1920 1902"/>
                                <a:gd name="T31" fmla="*/ 1920 h 61"/>
                                <a:gd name="T32" fmla="+- 0 3081 3021"/>
                                <a:gd name="T33" fmla="*/ T32 w 61"/>
                                <a:gd name="T34" fmla="+- 0 1932 1902"/>
                                <a:gd name="T35" fmla="*/ 1932 h 61"/>
                                <a:gd name="T36" fmla="+- 0 3079 3021"/>
                                <a:gd name="T37" fmla="*/ T36 w 61"/>
                                <a:gd name="T38" fmla="+- 0 1944 1902"/>
                                <a:gd name="T39" fmla="*/ 1944 h 61"/>
                                <a:gd name="T40" fmla="+- 0 3072 3021"/>
                                <a:gd name="T41" fmla="*/ T40 w 61"/>
                                <a:gd name="T42" fmla="+- 0 1953 1902"/>
                                <a:gd name="T43" fmla="*/ 1953 h 61"/>
                                <a:gd name="T44" fmla="+- 0 3063 3021"/>
                                <a:gd name="T45" fmla="*/ T44 w 61"/>
                                <a:gd name="T46" fmla="+- 0 1960 1902"/>
                                <a:gd name="T47" fmla="*/ 1960 h 61"/>
                                <a:gd name="T48" fmla="+- 0 3051 3021"/>
                                <a:gd name="T49" fmla="*/ T48 w 61"/>
                                <a:gd name="T50" fmla="+- 0 1962 1902"/>
                                <a:gd name="T51" fmla="*/ 1962 h 61"/>
                                <a:gd name="T52" fmla="+- 0 3039 3021"/>
                                <a:gd name="T53" fmla="*/ T52 w 61"/>
                                <a:gd name="T54" fmla="+- 0 1960 1902"/>
                                <a:gd name="T55" fmla="*/ 1960 h 61"/>
                                <a:gd name="T56" fmla="+- 0 3030 3021"/>
                                <a:gd name="T57" fmla="*/ T56 w 61"/>
                                <a:gd name="T58" fmla="+- 0 1953 1902"/>
                                <a:gd name="T59" fmla="*/ 1953 h 61"/>
                                <a:gd name="T60" fmla="+- 0 3023 3021"/>
                                <a:gd name="T61" fmla="*/ T60 w 61"/>
                                <a:gd name="T62" fmla="+- 0 1944 1902"/>
                                <a:gd name="T63" fmla="*/ 1944 h 61"/>
                                <a:gd name="T64" fmla="+- 0 3021 3021"/>
                                <a:gd name="T65" fmla="*/ T64 w 61"/>
                                <a:gd name="T66" fmla="+- 0 1932 1902"/>
                                <a:gd name="T67" fmla="*/ 1932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0" y="30"/>
                                  </a:moveTo>
                                  <a:lnTo>
                                    <a:pt x="2" y="18"/>
                                  </a:lnTo>
                                  <a:lnTo>
                                    <a:pt x="9" y="9"/>
                                  </a:lnTo>
                                  <a:lnTo>
                                    <a:pt x="18" y="2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51" y="51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30" y="60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9" y="51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0" y="30"/>
                                  </a:lnTo>
                                </a:path>
                              </a:pathLst>
                            </a:custGeom>
                            <a:noFill/>
                            <a:ln w="695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4" name="docshape102"/>
                          <wps:cNvSpPr>
                            <a:spLocks/>
                          </wps:cNvSpPr>
                          <wps:spPr bwMode="auto">
                            <a:xfrm>
                              <a:off x="3042" y="1976"/>
                              <a:ext cx="17" cy="17"/>
                            </a:xfrm>
                            <a:custGeom>
                              <a:avLst/>
                              <a:gdLst>
                                <a:gd name="T0" fmla="+- 0 3043 3043"/>
                                <a:gd name="T1" fmla="*/ T0 w 17"/>
                                <a:gd name="T2" fmla="+- 0 1985 1977"/>
                                <a:gd name="T3" fmla="*/ 1985 h 17"/>
                                <a:gd name="T4" fmla="+- 0 3045 3043"/>
                                <a:gd name="T5" fmla="*/ T4 w 17"/>
                                <a:gd name="T6" fmla="+- 0 1979 1977"/>
                                <a:gd name="T7" fmla="*/ 1979 h 17"/>
                                <a:gd name="T8" fmla="+- 0 3051 3043"/>
                                <a:gd name="T9" fmla="*/ T8 w 17"/>
                                <a:gd name="T10" fmla="+- 0 1977 1977"/>
                                <a:gd name="T11" fmla="*/ 1977 h 17"/>
                                <a:gd name="T12" fmla="+- 0 3057 3043"/>
                                <a:gd name="T13" fmla="*/ T12 w 17"/>
                                <a:gd name="T14" fmla="+- 0 1979 1977"/>
                                <a:gd name="T15" fmla="*/ 1979 h 17"/>
                                <a:gd name="T16" fmla="+- 0 3059 3043"/>
                                <a:gd name="T17" fmla="*/ T16 w 17"/>
                                <a:gd name="T18" fmla="+- 0 1985 1977"/>
                                <a:gd name="T19" fmla="*/ 1985 h 17"/>
                                <a:gd name="T20" fmla="+- 0 3057 3043"/>
                                <a:gd name="T21" fmla="*/ T20 w 17"/>
                                <a:gd name="T22" fmla="+- 0 1991 1977"/>
                                <a:gd name="T23" fmla="*/ 1991 h 17"/>
                                <a:gd name="T24" fmla="+- 0 3051 3043"/>
                                <a:gd name="T25" fmla="*/ T24 w 17"/>
                                <a:gd name="T26" fmla="+- 0 1993 1977"/>
                                <a:gd name="T27" fmla="*/ 1993 h 17"/>
                                <a:gd name="T28" fmla="+- 0 3045 3043"/>
                                <a:gd name="T29" fmla="*/ T28 w 17"/>
                                <a:gd name="T30" fmla="+- 0 1991 1977"/>
                                <a:gd name="T31" fmla="*/ 1991 h 17"/>
                                <a:gd name="T32" fmla="+- 0 3043 3043"/>
                                <a:gd name="T33" fmla="*/ T32 w 17"/>
                                <a:gd name="T34" fmla="+- 0 1985 1977"/>
                                <a:gd name="T35" fmla="*/ 1985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2" y="2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4" y="2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4" y="14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5" name="Line 4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051" y="1985"/>
                              <a:ext cx="0" cy="186"/>
                            </a:xfrm>
                            <a:prstGeom prst="line">
                              <a:avLst/>
                            </a:pr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6" name="docshape103"/>
                          <wps:cNvSpPr>
                            <a:spLocks/>
                          </wps:cNvSpPr>
                          <wps:spPr bwMode="auto">
                            <a:xfrm>
                              <a:off x="3042" y="1827"/>
                              <a:ext cx="17" cy="352"/>
                            </a:xfrm>
                            <a:custGeom>
                              <a:avLst/>
                              <a:gdLst>
                                <a:gd name="T0" fmla="+- 0 3059 3043"/>
                                <a:gd name="T1" fmla="*/ T0 w 17"/>
                                <a:gd name="T2" fmla="+- 0 2171 1827"/>
                                <a:gd name="T3" fmla="*/ 2171 h 352"/>
                                <a:gd name="T4" fmla="+- 0 3057 3043"/>
                                <a:gd name="T5" fmla="*/ T4 w 17"/>
                                <a:gd name="T6" fmla="+- 0 2165 1827"/>
                                <a:gd name="T7" fmla="*/ 2165 h 352"/>
                                <a:gd name="T8" fmla="+- 0 3051 3043"/>
                                <a:gd name="T9" fmla="*/ T8 w 17"/>
                                <a:gd name="T10" fmla="+- 0 2162 1827"/>
                                <a:gd name="T11" fmla="*/ 2162 h 352"/>
                                <a:gd name="T12" fmla="+- 0 3045 3043"/>
                                <a:gd name="T13" fmla="*/ T12 w 17"/>
                                <a:gd name="T14" fmla="+- 0 2165 1827"/>
                                <a:gd name="T15" fmla="*/ 2165 h 352"/>
                                <a:gd name="T16" fmla="+- 0 3043 3043"/>
                                <a:gd name="T17" fmla="*/ T16 w 17"/>
                                <a:gd name="T18" fmla="+- 0 2171 1827"/>
                                <a:gd name="T19" fmla="*/ 2171 h 352"/>
                                <a:gd name="T20" fmla="+- 0 3045 3043"/>
                                <a:gd name="T21" fmla="*/ T20 w 17"/>
                                <a:gd name="T22" fmla="+- 0 2176 1827"/>
                                <a:gd name="T23" fmla="*/ 2176 h 352"/>
                                <a:gd name="T24" fmla="+- 0 3051 3043"/>
                                <a:gd name="T25" fmla="*/ T24 w 17"/>
                                <a:gd name="T26" fmla="+- 0 2179 1827"/>
                                <a:gd name="T27" fmla="*/ 2179 h 352"/>
                                <a:gd name="T28" fmla="+- 0 3057 3043"/>
                                <a:gd name="T29" fmla="*/ T28 w 17"/>
                                <a:gd name="T30" fmla="+- 0 2176 1827"/>
                                <a:gd name="T31" fmla="*/ 2176 h 352"/>
                                <a:gd name="T32" fmla="+- 0 3059 3043"/>
                                <a:gd name="T33" fmla="*/ T32 w 17"/>
                                <a:gd name="T34" fmla="+- 0 2171 1827"/>
                                <a:gd name="T35" fmla="*/ 2171 h 352"/>
                                <a:gd name="T36" fmla="+- 0 3059 3043"/>
                                <a:gd name="T37" fmla="*/ T36 w 17"/>
                                <a:gd name="T38" fmla="+- 0 1836 1827"/>
                                <a:gd name="T39" fmla="*/ 1836 h 352"/>
                                <a:gd name="T40" fmla="+- 0 3057 3043"/>
                                <a:gd name="T41" fmla="*/ T40 w 17"/>
                                <a:gd name="T42" fmla="+- 0 1830 1827"/>
                                <a:gd name="T43" fmla="*/ 1830 h 352"/>
                                <a:gd name="T44" fmla="+- 0 3051 3043"/>
                                <a:gd name="T45" fmla="*/ T44 w 17"/>
                                <a:gd name="T46" fmla="+- 0 1827 1827"/>
                                <a:gd name="T47" fmla="*/ 1827 h 352"/>
                                <a:gd name="T48" fmla="+- 0 3045 3043"/>
                                <a:gd name="T49" fmla="*/ T48 w 17"/>
                                <a:gd name="T50" fmla="+- 0 1830 1827"/>
                                <a:gd name="T51" fmla="*/ 1830 h 352"/>
                                <a:gd name="T52" fmla="+- 0 3043 3043"/>
                                <a:gd name="T53" fmla="*/ T52 w 17"/>
                                <a:gd name="T54" fmla="+- 0 1836 1827"/>
                                <a:gd name="T55" fmla="*/ 1836 h 352"/>
                                <a:gd name="T56" fmla="+- 0 3045 3043"/>
                                <a:gd name="T57" fmla="*/ T56 w 17"/>
                                <a:gd name="T58" fmla="+- 0 1841 1827"/>
                                <a:gd name="T59" fmla="*/ 1841 h 352"/>
                                <a:gd name="T60" fmla="+- 0 3051 3043"/>
                                <a:gd name="T61" fmla="*/ T60 w 17"/>
                                <a:gd name="T62" fmla="+- 0 1844 1827"/>
                                <a:gd name="T63" fmla="*/ 1844 h 352"/>
                                <a:gd name="T64" fmla="+- 0 3057 3043"/>
                                <a:gd name="T65" fmla="*/ T64 w 17"/>
                                <a:gd name="T66" fmla="+- 0 1841 1827"/>
                                <a:gd name="T67" fmla="*/ 1841 h 352"/>
                                <a:gd name="T68" fmla="+- 0 3059 3043"/>
                                <a:gd name="T69" fmla="*/ T68 w 17"/>
                                <a:gd name="T70" fmla="+- 0 1836 1827"/>
                                <a:gd name="T71" fmla="*/ 1836 h 35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17" h="352">
                                  <a:moveTo>
                                    <a:pt x="16" y="344"/>
                                  </a:moveTo>
                                  <a:lnTo>
                                    <a:pt x="14" y="338"/>
                                  </a:lnTo>
                                  <a:lnTo>
                                    <a:pt x="8" y="335"/>
                                  </a:lnTo>
                                  <a:lnTo>
                                    <a:pt x="2" y="338"/>
                                  </a:lnTo>
                                  <a:lnTo>
                                    <a:pt x="0" y="344"/>
                                  </a:lnTo>
                                  <a:lnTo>
                                    <a:pt x="2" y="349"/>
                                  </a:lnTo>
                                  <a:lnTo>
                                    <a:pt x="8" y="352"/>
                                  </a:lnTo>
                                  <a:lnTo>
                                    <a:pt x="14" y="349"/>
                                  </a:lnTo>
                                  <a:lnTo>
                                    <a:pt x="16" y="344"/>
                                  </a:lnTo>
                                  <a:close/>
                                  <a:moveTo>
                                    <a:pt x="16" y="9"/>
                                  </a:moveTo>
                                  <a:lnTo>
                                    <a:pt x="14" y="3"/>
                                  </a:lnTo>
                                  <a:lnTo>
                                    <a:pt x="8" y="0"/>
                                  </a:lnTo>
                                  <a:lnTo>
                                    <a:pt x="2" y="3"/>
                                  </a:lnTo>
                                  <a:lnTo>
                                    <a:pt x="0" y="9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14" y="14"/>
                                  </a:lnTo>
                                  <a:lnTo>
                                    <a:pt x="16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7" name="Line 41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051" y="1836"/>
                              <a:ext cx="0" cy="190"/>
                            </a:xfrm>
                            <a:prstGeom prst="line">
                              <a:avLst/>
                            </a:pr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8" name="docshape104"/>
                          <wps:cNvSpPr>
                            <a:spLocks/>
                          </wps:cNvSpPr>
                          <wps:spPr bwMode="auto">
                            <a:xfrm>
                              <a:off x="3042" y="2017"/>
                              <a:ext cx="17" cy="17"/>
                            </a:xfrm>
                            <a:custGeom>
                              <a:avLst/>
                              <a:gdLst>
                                <a:gd name="T0" fmla="+- 0 3043 3043"/>
                                <a:gd name="T1" fmla="*/ T0 w 17"/>
                                <a:gd name="T2" fmla="+- 0 2026 2017"/>
                                <a:gd name="T3" fmla="*/ 2026 h 17"/>
                                <a:gd name="T4" fmla="+- 0 3045 3043"/>
                                <a:gd name="T5" fmla="*/ T4 w 17"/>
                                <a:gd name="T6" fmla="+- 0 2020 2017"/>
                                <a:gd name="T7" fmla="*/ 2020 h 17"/>
                                <a:gd name="T8" fmla="+- 0 3051 3043"/>
                                <a:gd name="T9" fmla="*/ T8 w 17"/>
                                <a:gd name="T10" fmla="+- 0 2017 2017"/>
                                <a:gd name="T11" fmla="*/ 2017 h 17"/>
                                <a:gd name="T12" fmla="+- 0 3057 3043"/>
                                <a:gd name="T13" fmla="*/ T12 w 17"/>
                                <a:gd name="T14" fmla="+- 0 2020 2017"/>
                                <a:gd name="T15" fmla="*/ 2020 h 17"/>
                                <a:gd name="T16" fmla="+- 0 3059 3043"/>
                                <a:gd name="T17" fmla="*/ T16 w 17"/>
                                <a:gd name="T18" fmla="+- 0 2026 2017"/>
                                <a:gd name="T19" fmla="*/ 2026 h 17"/>
                                <a:gd name="T20" fmla="+- 0 3057 3043"/>
                                <a:gd name="T21" fmla="*/ T20 w 17"/>
                                <a:gd name="T22" fmla="+- 0 2031 2017"/>
                                <a:gd name="T23" fmla="*/ 2031 h 17"/>
                                <a:gd name="T24" fmla="+- 0 3051 3043"/>
                                <a:gd name="T25" fmla="*/ T24 w 17"/>
                                <a:gd name="T26" fmla="+- 0 2034 2017"/>
                                <a:gd name="T27" fmla="*/ 2034 h 17"/>
                                <a:gd name="T28" fmla="+- 0 3045 3043"/>
                                <a:gd name="T29" fmla="*/ T28 w 17"/>
                                <a:gd name="T30" fmla="+- 0 2031 2017"/>
                                <a:gd name="T31" fmla="*/ 2031 h 17"/>
                                <a:gd name="T32" fmla="+- 0 3043 3043"/>
                                <a:gd name="T33" fmla="*/ T32 w 17"/>
                                <a:gd name="T34" fmla="+- 0 2026 2017"/>
                                <a:gd name="T35" fmla="*/ 2026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9"/>
                                  </a:moveTo>
                                  <a:lnTo>
                                    <a:pt x="2" y="3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4" y="3"/>
                                  </a:lnTo>
                                  <a:lnTo>
                                    <a:pt x="16" y="9"/>
                                  </a:lnTo>
                                  <a:lnTo>
                                    <a:pt x="14" y="14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0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9" name="docshape105"/>
                          <wps:cNvSpPr>
                            <a:spLocks/>
                          </wps:cNvSpPr>
                          <wps:spPr bwMode="auto">
                            <a:xfrm>
                              <a:off x="2907" y="1920"/>
                              <a:ext cx="314" cy="258"/>
                            </a:xfrm>
                            <a:custGeom>
                              <a:avLst/>
                              <a:gdLst>
                                <a:gd name="T0" fmla="+- 0 3221 2907"/>
                                <a:gd name="T1" fmla="*/ T0 w 314"/>
                                <a:gd name="T2" fmla="+- 0 2179 1921"/>
                                <a:gd name="T3" fmla="*/ 2179 h 258"/>
                                <a:gd name="T4" fmla="+- 0 3221 2907"/>
                                <a:gd name="T5" fmla="*/ T4 w 314"/>
                                <a:gd name="T6" fmla="+- 0 2157 1921"/>
                                <a:gd name="T7" fmla="*/ 2157 h 258"/>
                                <a:gd name="T8" fmla="+- 0 3221 2907"/>
                                <a:gd name="T9" fmla="*/ T8 w 314"/>
                                <a:gd name="T10" fmla="+- 0 2168 1921"/>
                                <a:gd name="T11" fmla="*/ 2168 h 258"/>
                                <a:gd name="T12" fmla="+- 0 2907 2907"/>
                                <a:gd name="T13" fmla="*/ T12 w 314"/>
                                <a:gd name="T14" fmla="+- 0 2168 1921"/>
                                <a:gd name="T15" fmla="*/ 2168 h 258"/>
                                <a:gd name="T16" fmla="+- 0 2907 2907"/>
                                <a:gd name="T17" fmla="*/ T16 w 314"/>
                                <a:gd name="T18" fmla="+- 0 2179 1921"/>
                                <a:gd name="T19" fmla="*/ 2179 h 258"/>
                                <a:gd name="T20" fmla="+- 0 2907 2907"/>
                                <a:gd name="T21" fmla="*/ T20 w 314"/>
                                <a:gd name="T22" fmla="+- 0 2157 1921"/>
                                <a:gd name="T23" fmla="*/ 2157 h 258"/>
                                <a:gd name="T24" fmla="+- 0 3221 2907"/>
                                <a:gd name="T25" fmla="*/ T24 w 314"/>
                                <a:gd name="T26" fmla="+- 0 2086 1921"/>
                                <a:gd name="T27" fmla="*/ 2086 h 258"/>
                                <a:gd name="T28" fmla="+- 0 3221 2907"/>
                                <a:gd name="T29" fmla="*/ T28 w 314"/>
                                <a:gd name="T30" fmla="+- 0 2064 1921"/>
                                <a:gd name="T31" fmla="*/ 2064 h 258"/>
                                <a:gd name="T32" fmla="+- 0 3221 2907"/>
                                <a:gd name="T33" fmla="*/ T32 w 314"/>
                                <a:gd name="T34" fmla="+- 0 2075 1921"/>
                                <a:gd name="T35" fmla="*/ 2075 h 258"/>
                                <a:gd name="T36" fmla="+- 0 2907 2907"/>
                                <a:gd name="T37" fmla="*/ T36 w 314"/>
                                <a:gd name="T38" fmla="+- 0 2075 1921"/>
                                <a:gd name="T39" fmla="*/ 2075 h 258"/>
                                <a:gd name="T40" fmla="+- 0 2907 2907"/>
                                <a:gd name="T41" fmla="*/ T40 w 314"/>
                                <a:gd name="T42" fmla="+- 0 2086 1921"/>
                                <a:gd name="T43" fmla="*/ 2086 h 258"/>
                                <a:gd name="T44" fmla="+- 0 2907 2907"/>
                                <a:gd name="T45" fmla="*/ T44 w 314"/>
                                <a:gd name="T46" fmla="+- 0 2064 1921"/>
                                <a:gd name="T47" fmla="*/ 2064 h 258"/>
                                <a:gd name="T48" fmla="+- 0 3221 2907"/>
                                <a:gd name="T49" fmla="*/ T48 w 314"/>
                                <a:gd name="T50" fmla="+- 0 1943 1921"/>
                                <a:gd name="T51" fmla="*/ 1943 h 258"/>
                                <a:gd name="T52" fmla="+- 0 3221 2907"/>
                                <a:gd name="T53" fmla="*/ T52 w 314"/>
                                <a:gd name="T54" fmla="+- 0 1921 1921"/>
                                <a:gd name="T55" fmla="*/ 1921 h 258"/>
                                <a:gd name="T56" fmla="+- 0 3221 2907"/>
                                <a:gd name="T57" fmla="*/ T56 w 314"/>
                                <a:gd name="T58" fmla="+- 0 1932 1921"/>
                                <a:gd name="T59" fmla="*/ 1932 h 258"/>
                                <a:gd name="T60" fmla="+- 0 2907 2907"/>
                                <a:gd name="T61" fmla="*/ T60 w 314"/>
                                <a:gd name="T62" fmla="+- 0 1932 1921"/>
                                <a:gd name="T63" fmla="*/ 1932 h 258"/>
                                <a:gd name="T64" fmla="+- 0 2907 2907"/>
                                <a:gd name="T65" fmla="*/ T64 w 314"/>
                                <a:gd name="T66" fmla="+- 0 1943 1921"/>
                                <a:gd name="T67" fmla="*/ 1943 h 258"/>
                                <a:gd name="T68" fmla="+- 0 2907 2907"/>
                                <a:gd name="T69" fmla="*/ T68 w 314"/>
                                <a:gd name="T70" fmla="+- 0 1921 1921"/>
                                <a:gd name="T71" fmla="*/ 1921 h 2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314" h="258">
                                  <a:moveTo>
                                    <a:pt x="314" y="258"/>
                                  </a:moveTo>
                                  <a:lnTo>
                                    <a:pt x="314" y="236"/>
                                  </a:lnTo>
                                  <a:moveTo>
                                    <a:pt x="314" y="247"/>
                                  </a:moveTo>
                                  <a:lnTo>
                                    <a:pt x="0" y="247"/>
                                  </a:lnTo>
                                  <a:moveTo>
                                    <a:pt x="0" y="258"/>
                                  </a:moveTo>
                                  <a:lnTo>
                                    <a:pt x="0" y="236"/>
                                  </a:lnTo>
                                  <a:moveTo>
                                    <a:pt x="314" y="165"/>
                                  </a:moveTo>
                                  <a:lnTo>
                                    <a:pt x="314" y="143"/>
                                  </a:lnTo>
                                  <a:moveTo>
                                    <a:pt x="314" y="154"/>
                                  </a:moveTo>
                                  <a:lnTo>
                                    <a:pt x="0" y="154"/>
                                  </a:lnTo>
                                  <a:moveTo>
                                    <a:pt x="0" y="165"/>
                                  </a:moveTo>
                                  <a:lnTo>
                                    <a:pt x="0" y="143"/>
                                  </a:lnTo>
                                  <a:moveTo>
                                    <a:pt x="314" y="22"/>
                                  </a:moveTo>
                                  <a:lnTo>
                                    <a:pt x="314" y="0"/>
                                  </a:lnTo>
                                  <a:moveTo>
                                    <a:pt x="314" y="11"/>
                                  </a:moveTo>
                                  <a:lnTo>
                                    <a:pt x="0" y="11"/>
                                  </a:lnTo>
                                  <a:moveTo>
                                    <a:pt x="0" y="22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0" name="Line 41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812" y="2555"/>
                              <a:ext cx="2095" cy="0"/>
                            </a:xfrm>
                            <a:prstGeom prst="line">
                              <a:avLst/>
                            </a:pr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1" name="docshape106"/>
                          <wps:cNvSpPr>
                            <a:spLocks/>
                          </wps:cNvSpPr>
                          <wps:spPr bwMode="auto">
                            <a:xfrm>
                              <a:off x="2907" y="213"/>
                              <a:ext cx="1905" cy="2240"/>
                            </a:xfrm>
                            <a:custGeom>
                              <a:avLst/>
                              <a:gdLst>
                                <a:gd name="T0" fmla="+- 0 4812 2907"/>
                                <a:gd name="T1" fmla="*/ T0 w 1905"/>
                                <a:gd name="T2" fmla="+- 0 214 214"/>
                                <a:gd name="T3" fmla="*/ 214 h 2240"/>
                                <a:gd name="T4" fmla="+- 0 4739 2907"/>
                                <a:gd name="T5" fmla="*/ T4 w 1905"/>
                                <a:gd name="T6" fmla="+- 0 291 214"/>
                                <a:gd name="T7" fmla="*/ 291 h 2240"/>
                                <a:gd name="T8" fmla="+- 0 4619 2907"/>
                                <a:gd name="T9" fmla="*/ T8 w 1905"/>
                                <a:gd name="T10" fmla="+- 0 420 214"/>
                                <a:gd name="T11" fmla="*/ 420 h 2240"/>
                                <a:gd name="T12" fmla="+- 0 4402 2907"/>
                                <a:gd name="T13" fmla="*/ T12 w 1905"/>
                                <a:gd name="T14" fmla="+- 0 648 214"/>
                                <a:gd name="T15" fmla="*/ 648 h 2240"/>
                                <a:gd name="T16" fmla="+- 0 4281 2907"/>
                                <a:gd name="T17" fmla="*/ T16 w 1905"/>
                                <a:gd name="T18" fmla="+- 0 772 214"/>
                                <a:gd name="T19" fmla="*/ 772 h 2240"/>
                                <a:gd name="T20" fmla="+- 0 4161 2907"/>
                                <a:gd name="T21" fmla="*/ T20 w 1905"/>
                                <a:gd name="T22" fmla="+- 0 894 214"/>
                                <a:gd name="T23" fmla="*/ 894 h 2240"/>
                                <a:gd name="T24" fmla="+- 0 4088 2907"/>
                                <a:gd name="T25" fmla="*/ T24 w 1905"/>
                                <a:gd name="T26" fmla="+- 0 965 214"/>
                                <a:gd name="T27" fmla="*/ 965 h 2240"/>
                                <a:gd name="T28" fmla="+- 0 4016 2907"/>
                                <a:gd name="T29" fmla="*/ T28 w 1905"/>
                                <a:gd name="T30" fmla="+- 0 1036 214"/>
                                <a:gd name="T31" fmla="*/ 1036 h 2240"/>
                                <a:gd name="T32" fmla="+- 0 3944 2907"/>
                                <a:gd name="T33" fmla="*/ T32 w 1905"/>
                                <a:gd name="T34" fmla="+- 0 1105 214"/>
                                <a:gd name="T35" fmla="*/ 1105 h 2240"/>
                                <a:gd name="T36" fmla="+- 0 3872 2907"/>
                                <a:gd name="T37" fmla="*/ T36 w 1905"/>
                                <a:gd name="T38" fmla="+- 0 1172 214"/>
                                <a:gd name="T39" fmla="*/ 1172 h 2240"/>
                                <a:gd name="T40" fmla="+- 0 3799 2907"/>
                                <a:gd name="T41" fmla="*/ T40 w 1905"/>
                                <a:gd name="T42" fmla="+- 0 1237 214"/>
                                <a:gd name="T43" fmla="*/ 1237 h 2240"/>
                                <a:gd name="T44" fmla="+- 0 3727 2907"/>
                                <a:gd name="T45" fmla="*/ T44 w 1905"/>
                                <a:gd name="T46" fmla="+- 0 1301 214"/>
                                <a:gd name="T47" fmla="*/ 1301 h 2240"/>
                                <a:gd name="T48" fmla="+- 0 3655 2907"/>
                                <a:gd name="T49" fmla="*/ T48 w 1905"/>
                                <a:gd name="T50" fmla="+- 0 1362 214"/>
                                <a:gd name="T51" fmla="*/ 1362 h 2240"/>
                                <a:gd name="T52" fmla="+- 0 3582 2907"/>
                                <a:gd name="T53" fmla="*/ T52 w 1905"/>
                                <a:gd name="T54" fmla="+- 0 1421 214"/>
                                <a:gd name="T55" fmla="*/ 1421 h 2240"/>
                                <a:gd name="T56" fmla="+- 0 3534 2907"/>
                                <a:gd name="T57" fmla="*/ T56 w 1905"/>
                                <a:gd name="T58" fmla="+- 0 1460 214"/>
                                <a:gd name="T59" fmla="*/ 1460 h 2240"/>
                                <a:gd name="T60" fmla="+- 0 3486 2907"/>
                                <a:gd name="T61" fmla="*/ T60 w 1905"/>
                                <a:gd name="T62" fmla="+- 0 1497 214"/>
                                <a:gd name="T63" fmla="*/ 1497 h 2240"/>
                                <a:gd name="T64" fmla="+- 0 3413 2907"/>
                                <a:gd name="T65" fmla="*/ T64 w 1905"/>
                                <a:gd name="T66" fmla="+- 0 1552 214"/>
                                <a:gd name="T67" fmla="*/ 1552 h 2240"/>
                                <a:gd name="T68" fmla="+- 0 3317 2907"/>
                                <a:gd name="T69" fmla="*/ T68 w 1905"/>
                                <a:gd name="T70" fmla="+- 0 1622 214"/>
                                <a:gd name="T71" fmla="*/ 1622 h 2240"/>
                                <a:gd name="T72" fmla="+- 0 3172 2907"/>
                                <a:gd name="T73" fmla="*/ T72 w 1905"/>
                                <a:gd name="T74" fmla="+- 0 1723 214"/>
                                <a:gd name="T75" fmla="*/ 1723 h 2240"/>
                                <a:gd name="T76" fmla="+- 0 3004 2907"/>
                                <a:gd name="T77" fmla="*/ T76 w 1905"/>
                                <a:gd name="T78" fmla="+- 0 1835 214"/>
                                <a:gd name="T79" fmla="*/ 1835 h 2240"/>
                                <a:gd name="T80" fmla="+- 0 2907 2907"/>
                                <a:gd name="T81" fmla="*/ T80 w 1905"/>
                                <a:gd name="T82" fmla="+- 0 1897 214"/>
                                <a:gd name="T83" fmla="*/ 1897 h 2240"/>
                                <a:gd name="T84" fmla="+- 0 2907 2907"/>
                                <a:gd name="T85" fmla="*/ T84 w 1905"/>
                                <a:gd name="T86" fmla="+- 0 2453 214"/>
                                <a:gd name="T87" fmla="*/ 2453 h 2240"/>
                                <a:gd name="T88" fmla="+- 0 2955 2907"/>
                                <a:gd name="T89" fmla="*/ T88 w 1905"/>
                                <a:gd name="T90" fmla="+- 0 2403 214"/>
                                <a:gd name="T91" fmla="*/ 2403 h 2240"/>
                                <a:gd name="T92" fmla="+- 0 3028 2907"/>
                                <a:gd name="T93" fmla="*/ T92 w 1905"/>
                                <a:gd name="T94" fmla="+- 0 2328 214"/>
                                <a:gd name="T95" fmla="*/ 2328 h 2240"/>
                                <a:gd name="T96" fmla="+- 0 3124 2907"/>
                                <a:gd name="T97" fmla="*/ T96 w 1905"/>
                                <a:gd name="T98" fmla="+- 0 2230 214"/>
                                <a:gd name="T99" fmla="*/ 2230 h 2240"/>
                                <a:gd name="T100" fmla="+- 0 3221 2907"/>
                                <a:gd name="T101" fmla="*/ T100 w 1905"/>
                                <a:gd name="T102" fmla="+- 0 2133 214"/>
                                <a:gd name="T103" fmla="*/ 2133 h 2240"/>
                                <a:gd name="T104" fmla="+- 0 3269 2907"/>
                                <a:gd name="T105" fmla="*/ T104 w 1905"/>
                                <a:gd name="T106" fmla="+- 0 2086 214"/>
                                <a:gd name="T107" fmla="*/ 2086 h 2240"/>
                                <a:gd name="T108" fmla="+- 0 3365 2907"/>
                                <a:gd name="T109" fmla="*/ T108 w 1905"/>
                                <a:gd name="T110" fmla="+- 0 1992 214"/>
                                <a:gd name="T111" fmla="*/ 1992 h 2240"/>
                                <a:gd name="T112" fmla="+- 0 3437 2907"/>
                                <a:gd name="T113" fmla="*/ T112 w 1905"/>
                                <a:gd name="T114" fmla="+- 0 1924 214"/>
                                <a:gd name="T115" fmla="*/ 1924 h 2240"/>
                                <a:gd name="T116" fmla="+- 0 3486 2907"/>
                                <a:gd name="T117" fmla="*/ T116 w 1905"/>
                                <a:gd name="T118" fmla="+- 0 1880 214"/>
                                <a:gd name="T119" fmla="*/ 1880 h 2240"/>
                                <a:gd name="T120" fmla="+- 0 3558 2907"/>
                                <a:gd name="T121" fmla="*/ T120 w 1905"/>
                                <a:gd name="T122" fmla="+- 0 1815 214"/>
                                <a:gd name="T123" fmla="*/ 1815 h 2240"/>
                                <a:gd name="T124" fmla="+- 0 3606 2907"/>
                                <a:gd name="T125" fmla="*/ T124 w 1905"/>
                                <a:gd name="T126" fmla="+- 0 1773 214"/>
                                <a:gd name="T127" fmla="*/ 1773 h 2240"/>
                                <a:gd name="T128" fmla="+- 0 3655 2907"/>
                                <a:gd name="T129" fmla="*/ T128 w 1905"/>
                                <a:gd name="T130" fmla="+- 0 1731 214"/>
                                <a:gd name="T131" fmla="*/ 1731 h 2240"/>
                                <a:gd name="T132" fmla="+- 0 3703 2907"/>
                                <a:gd name="T133" fmla="*/ T132 w 1905"/>
                                <a:gd name="T134" fmla="+- 0 1691 214"/>
                                <a:gd name="T135" fmla="*/ 1691 h 2240"/>
                                <a:gd name="T136" fmla="+- 0 3751 2907"/>
                                <a:gd name="T137" fmla="*/ T136 w 1905"/>
                                <a:gd name="T138" fmla="+- 0 1652 214"/>
                                <a:gd name="T139" fmla="*/ 1652 h 2240"/>
                                <a:gd name="T140" fmla="+- 0 3823 2907"/>
                                <a:gd name="T141" fmla="*/ T140 w 1905"/>
                                <a:gd name="T142" fmla="+- 0 1594 214"/>
                                <a:gd name="T143" fmla="*/ 1594 h 2240"/>
                                <a:gd name="T144" fmla="+- 0 3896 2907"/>
                                <a:gd name="T145" fmla="*/ T144 w 1905"/>
                                <a:gd name="T146" fmla="+- 0 1539 214"/>
                                <a:gd name="T147" fmla="*/ 1539 h 2240"/>
                                <a:gd name="T148" fmla="+- 0 3968 2907"/>
                                <a:gd name="T149" fmla="*/ T148 w 1905"/>
                                <a:gd name="T150" fmla="+- 0 1485 214"/>
                                <a:gd name="T151" fmla="*/ 1485 h 2240"/>
                                <a:gd name="T152" fmla="+- 0 4113 2907"/>
                                <a:gd name="T153" fmla="*/ T152 w 1905"/>
                                <a:gd name="T154" fmla="+- 0 1382 214"/>
                                <a:gd name="T155" fmla="*/ 1382 h 2240"/>
                                <a:gd name="T156" fmla="+- 0 4185 2907"/>
                                <a:gd name="T157" fmla="*/ T156 w 1905"/>
                                <a:gd name="T158" fmla="+- 0 1332 214"/>
                                <a:gd name="T159" fmla="*/ 1332 h 2240"/>
                                <a:gd name="T160" fmla="+- 0 4378 2907"/>
                                <a:gd name="T161" fmla="*/ T160 w 1905"/>
                                <a:gd name="T162" fmla="+- 0 1205 214"/>
                                <a:gd name="T163" fmla="*/ 1205 h 2240"/>
                                <a:gd name="T164" fmla="+- 0 4498 2907"/>
                                <a:gd name="T165" fmla="*/ T164 w 1905"/>
                                <a:gd name="T166" fmla="+- 0 1128 214"/>
                                <a:gd name="T167" fmla="*/ 1128 h 2240"/>
                                <a:gd name="T168" fmla="+- 0 4643 2907"/>
                                <a:gd name="T169" fmla="*/ T168 w 1905"/>
                                <a:gd name="T170" fmla="+- 0 1038 214"/>
                                <a:gd name="T171" fmla="*/ 1038 h 2240"/>
                                <a:gd name="T172" fmla="+- 0 4812 2907"/>
                                <a:gd name="T173" fmla="*/ T172 w 1905"/>
                                <a:gd name="T174" fmla="+- 0 935 214"/>
                                <a:gd name="T175" fmla="*/ 935 h 2240"/>
                                <a:gd name="T176" fmla="+- 0 4812 2907"/>
                                <a:gd name="T177" fmla="*/ T176 w 1905"/>
                                <a:gd name="T178" fmla="+- 0 214 214"/>
                                <a:gd name="T179" fmla="*/ 214 h 22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</a:cxnLst>
                              <a:rect l="0" t="0" r="r" b="b"/>
                              <a:pathLst>
                                <a:path w="1905" h="2240">
                                  <a:moveTo>
                                    <a:pt x="1905" y="0"/>
                                  </a:moveTo>
                                  <a:lnTo>
                                    <a:pt x="1832" y="77"/>
                                  </a:lnTo>
                                  <a:lnTo>
                                    <a:pt x="1712" y="206"/>
                                  </a:lnTo>
                                  <a:lnTo>
                                    <a:pt x="1495" y="434"/>
                                  </a:lnTo>
                                  <a:lnTo>
                                    <a:pt x="1374" y="558"/>
                                  </a:lnTo>
                                  <a:lnTo>
                                    <a:pt x="1254" y="680"/>
                                  </a:lnTo>
                                  <a:lnTo>
                                    <a:pt x="1181" y="751"/>
                                  </a:lnTo>
                                  <a:lnTo>
                                    <a:pt x="1109" y="822"/>
                                  </a:lnTo>
                                  <a:lnTo>
                                    <a:pt x="1037" y="891"/>
                                  </a:lnTo>
                                  <a:lnTo>
                                    <a:pt x="965" y="958"/>
                                  </a:lnTo>
                                  <a:lnTo>
                                    <a:pt x="892" y="1023"/>
                                  </a:lnTo>
                                  <a:lnTo>
                                    <a:pt x="820" y="1087"/>
                                  </a:lnTo>
                                  <a:lnTo>
                                    <a:pt x="748" y="1148"/>
                                  </a:lnTo>
                                  <a:lnTo>
                                    <a:pt x="675" y="1207"/>
                                  </a:lnTo>
                                  <a:lnTo>
                                    <a:pt x="627" y="1246"/>
                                  </a:lnTo>
                                  <a:lnTo>
                                    <a:pt x="579" y="1283"/>
                                  </a:lnTo>
                                  <a:lnTo>
                                    <a:pt x="506" y="1338"/>
                                  </a:lnTo>
                                  <a:lnTo>
                                    <a:pt x="410" y="1408"/>
                                  </a:lnTo>
                                  <a:lnTo>
                                    <a:pt x="265" y="1509"/>
                                  </a:lnTo>
                                  <a:lnTo>
                                    <a:pt x="97" y="1621"/>
                                  </a:lnTo>
                                  <a:lnTo>
                                    <a:pt x="0" y="1683"/>
                                  </a:lnTo>
                                  <a:lnTo>
                                    <a:pt x="0" y="2239"/>
                                  </a:lnTo>
                                  <a:lnTo>
                                    <a:pt x="48" y="2189"/>
                                  </a:lnTo>
                                  <a:lnTo>
                                    <a:pt x="121" y="2114"/>
                                  </a:lnTo>
                                  <a:lnTo>
                                    <a:pt x="217" y="2016"/>
                                  </a:lnTo>
                                  <a:lnTo>
                                    <a:pt x="314" y="1919"/>
                                  </a:lnTo>
                                  <a:lnTo>
                                    <a:pt x="362" y="1872"/>
                                  </a:lnTo>
                                  <a:lnTo>
                                    <a:pt x="458" y="1778"/>
                                  </a:lnTo>
                                  <a:lnTo>
                                    <a:pt x="530" y="1710"/>
                                  </a:lnTo>
                                  <a:lnTo>
                                    <a:pt x="579" y="1666"/>
                                  </a:lnTo>
                                  <a:lnTo>
                                    <a:pt x="651" y="1601"/>
                                  </a:lnTo>
                                  <a:lnTo>
                                    <a:pt x="699" y="1559"/>
                                  </a:lnTo>
                                  <a:lnTo>
                                    <a:pt x="748" y="1517"/>
                                  </a:lnTo>
                                  <a:lnTo>
                                    <a:pt x="796" y="1477"/>
                                  </a:lnTo>
                                  <a:lnTo>
                                    <a:pt x="844" y="1438"/>
                                  </a:lnTo>
                                  <a:lnTo>
                                    <a:pt x="916" y="1380"/>
                                  </a:lnTo>
                                  <a:lnTo>
                                    <a:pt x="989" y="1325"/>
                                  </a:lnTo>
                                  <a:lnTo>
                                    <a:pt x="1061" y="1271"/>
                                  </a:lnTo>
                                  <a:lnTo>
                                    <a:pt x="1206" y="1168"/>
                                  </a:lnTo>
                                  <a:lnTo>
                                    <a:pt x="1278" y="1118"/>
                                  </a:lnTo>
                                  <a:lnTo>
                                    <a:pt x="1471" y="991"/>
                                  </a:lnTo>
                                  <a:lnTo>
                                    <a:pt x="1591" y="914"/>
                                  </a:lnTo>
                                  <a:lnTo>
                                    <a:pt x="1736" y="824"/>
                                  </a:lnTo>
                                  <a:lnTo>
                                    <a:pt x="1905" y="721"/>
                                  </a:lnTo>
                                  <a:lnTo>
                                    <a:pt x="190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99999">
                                <a:alpha val="39999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2" name="docshape107"/>
                          <wps:cNvSpPr>
                            <a:spLocks/>
                          </wps:cNvSpPr>
                          <wps:spPr bwMode="auto">
                            <a:xfrm>
                              <a:off x="2907" y="574"/>
                              <a:ext cx="1905" cy="1601"/>
                            </a:xfrm>
                            <a:custGeom>
                              <a:avLst/>
                              <a:gdLst>
                                <a:gd name="T0" fmla="+- 0 2931 2907"/>
                                <a:gd name="T1" fmla="*/ T0 w 1905"/>
                                <a:gd name="T2" fmla="+- 0 2155 574"/>
                                <a:gd name="T3" fmla="*/ 2155 h 1601"/>
                                <a:gd name="T4" fmla="+- 0 2980 2907"/>
                                <a:gd name="T5" fmla="*/ T4 w 1905"/>
                                <a:gd name="T6" fmla="+- 0 2114 574"/>
                                <a:gd name="T7" fmla="*/ 2114 h 1601"/>
                                <a:gd name="T8" fmla="+- 0 3028 2907"/>
                                <a:gd name="T9" fmla="*/ T8 w 1905"/>
                                <a:gd name="T10" fmla="+- 0 2074 574"/>
                                <a:gd name="T11" fmla="*/ 2074 h 1601"/>
                                <a:gd name="T12" fmla="+- 0 3076 2907"/>
                                <a:gd name="T13" fmla="*/ T12 w 1905"/>
                                <a:gd name="T14" fmla="+- 0 2033 574"/>
                                <a:gd name="T15" fmla="*/ 2033 h 1601"/>
                                <a:gd name="T16" fmla="+- 0 3124 2907"/>
                                <a:gd name="T17" fmla="*/ T16 w 1905"/>
                                <a:gd name="T18" fmla="+- 0 1992 574"/>
                                <a:gd name="T19" fmla="*/ 1992 h 1601"/>
                                <a:gd name="T20" fmla="+- 0 3172 2907"/>
                                <a:gd name="T21" fmla="*/ T20 w 1905"/>
                                <a:gd name="T22" fmla="+- 0 1952 574"/>
                                <a:gd name="T23" fmla="*/ 1952 h 1601"/>
                                <a:gd name="T24" fmla="+- 0 3221 2907"/>
                                <a:gd name="T25" fmla="*/ T24 w 1905"/>
                                <a:gd name="T26" fmla="+- 0 1912 574"/>
                                <a:gd name="T27" fmla="*/ 1912 h 1601"/>
                                <a:gd name="T28" fmla="+- 0 3269 2907"/>
                                <a:gd name="T29" fmla="*/ T28 w 1905"/>
                                <a:gd name="T30" fmla="+- 0 1871 574"/>
                                <a:gd name="T31" fmla="*/ 1871 h 1601"/>
                                <a:gd name="T32" fmla="+- 0 3317 2907"/>
                                <a:gd name="T33" fmla="*/ T32 w 1905"/>
                                <a:gd name="T34" fmla="+- 0 1830 574"/>
                                <a:gd name="T35" fmla="*/ 1830 h 1601"/>
                                <a:gd name="T36" fmla="+- 0 3365 2907"/>
                                <a:gd name="T37" fmla="*/ T36 w 1905"/>
                                <a:gd name="T38" fmla="+- 0 1790 574"/>
                                <a:gd name="T39" fmla="*/ 1790 h 1601"/>
                                <a:gd name="T40" fmla="+- 0 3413 2907"/>
                                <a:gd name="T41" fmla="*/ T40 w 1905"/>
                                <a:gd name="T42" fmla="+- 0 1749 574"/>
                                <a:gd name="T43" fmla="*/ 1749 h 1601"/>
                                <a:gd name="T44" fmla="+- 0 3462 2907"/>
                                <a:gd name="T45" fmla="*/ T44 w 1905"/>
                                <a:gd name="T46" fmla="+- 0 1709 574"/>
                                <a:gd name="T47" fmla="*/ 1709 h 1601"/>
                                <a:gd name="T48" fmla="+- 0 3510 2907"/>
                                <a:gd name="T49" fmla="*/ T48 w 1905"/>
                                <a:gd name="T50" fmla="+- 0 1668 574"/>
                                <a:gd name="T51" fmla="*/ 1668 h 1601"/>
                                <a:gd name="T52" fmla="+- 0 3558 2907"/>
                                <a:gd name="T53" fmla="*/ T52 w 1905"/>
                                <a:gd name="T54" fmla="+- 0 1628 574"/>
                                <a:gd name="T55" fmla="*/ 1628 h 1601"/>
                                <a:gd name="T56" fmla="+- 0 3606 2907"/>
                                <a:gd name="T57" fmla="*/ T56 w 1905"/>
                                <a:gd name="T58" fmla="+- 0 1587 574"/>
                                <a:gd name="T59" fmla="*/ 1587 h 1601"/>
                                <a:gd name="T60" fmla="+- 0 3655 2907"/>
                                <a:gd name="T61" fmla="*/ T60 w 1905"/>
                                <a:gd name="T62" fmla="+- 0 1547 574"/>
                                <a:gd name="T63" fmla="*/ 1547 h 1601"/>
                                <a:gd name="T64" fmla="+- 0 3703 2907"/>
                                <a:gd name="T65" fmla="*/ T64 w 1905"/>
                                <a:gd name="T66" fmla="+- 0 1506 574"/>
                                <a:gd name="T67" fmla="*/ 1506 h 1601"/>
                                <a:gd name="T68" fmla="+- 0 3751 2907"/>
                                <a:gd name="T69" fmla="*/ T68 w 1905"/>
                                <a:gd name="T70" fmla="+- 0 1466 574"/>
                                <a:gd name="T71" fmla="*/ 1466 h 1601"/>
                                <a:gd name="T72" fmla="+- 0 3799 2907"/>
                                <a:gd name="T73" fmla="*/ T72 w 1905"/>
                                <a:gd name="T74" fmla="+- 0 1425 574"/>
                                <a:gd name="T75" fmla="*/ 1425 h 1601"/>
                                <a:gd name="T76" fmla="+- 0 3847 2907"/>
                                <a:gd name="T77" fmla="*/ T76 w 1905"/>
                                <a:gd name="T78" fmla="+- 0 1385 574"/>
                                <a:gd name="T79" fmla="*/ 1385 h 1601"/>
                                <a:gd name="T80" fmla="+- 0 3896 2907"/>
                                <a:gd name="T81" fmla="*/ T80 w 1905"/>
                                <a:gd name="T82" fmla="+- 0 1344 574"/>
                                <a:gd name="T83" fmla="*/ 1344 h 1601"/>
                                <a:gd name="T84" fmla="+- 0 3944 2907"/>
                                <a:gd name="T85" fmla="*/ T84 w 1905"/>
                                <a:gd name="T86" fmla="+- 0 1304 574"/>
                                <a:gd name="T87" fmla="*/ 1304 h 1601"/>
                                <a:gd name="T88" fmla="+- 0 3992 2907"/>
                                <a:gd name="T89" fmla="*/ T88 w 1905"/>
                                <a:gd name="T90" fmla="+- 0 1263 574"/>
                                <a:gd name="T91" fmla="*/ 1263 h 1601"/>
                                <a:gd name="T92" fmla="+- 0 4040 2907"/>
                                <a:gd name="T93" fmla="*/ T92 w 1905"/>
                                <a:gd name="T94" fmla="+- 0 1222 574"/>
                                <a:gd name="T95" fmla="*/ 1222 h 1601"/>
                                <a:gd name="T96" fmla="+- 0 4088 2907"/>
                                <a:gd name="T97" fmla="*/ T96 w 1905"/>
                                <a:gd name="T98" fmla="+- 0 1182 574"/>
                                <a:gd name="T99" fmla="*/ 1182 h 1601"/>
                                <a:gd name="T100" fmla="+- 0 4137 2907"/>
                                <a:gd name="T101" fmla="*/ T100 w 1905"/>
                                <a:gd name="T102" fmla="+- 0 1142 574"/>
                                <a:gd name="T103" fmla="*/ 1142 h 1601"/>
                                <a:gd name="T104" fmla="+- 0 4185 2907"/>
                                <a:gd name="T105" fmla="*/ T104 w 1905"/>
                                <a:gd name="T106" fmla="+- 0 1101 574"/>
                                <a:gd name="T107" fmla="*/ 1101 h 1601"/>
                                <a:gd name="T108" fmla="+- 0 4233 2907"/>
                                <a:gd name="T109" fmla="*/ T108 w 1905"/>
                                <a:gd name="T110" fmla="+- 0 1060 574"/>
                                <a:gd name="T111" fmla="*/ 1060 h 1601"/>
                                <a:gd name="T112" fmla="+- 0 4281 2907"/>
                                <a:gd name="T113" fmla="*/ T112 w 1905"/>
                                <a:gd name="T114" fmla="+- 0 1020 574"/>
                                <a:gd name="T115" fmla="*/ 1020 h 1601"/>
                                <a:gd name="T116" fmla="+- 0 4330 2907"/>
                                <a:gd name="T117" fmla="*/ T116 w 1905"/>
                                <a:gd name="T118" fmla="+- 0 979 574"/>
                                <a:gd name="T119" fmla="*/ 979 h 1601"/>
                                <a:gd name="T120" fmla="+- 0 4378 2907"/>
                                <a:gd name="T121" fmla="*/ T120 w 1905"/>
                                <a:gd name="T122" fmla="+- 0 939 574"/>
                                <a:gd name="T123" fmla="*/ 939 h 1601"/>
                                <a:gd name="T124" fmla="+- 0 4426 2907"/>
                                <a:gd name="T125" fmla="*/ T124 w 1905"/>
                                <a:gd name="T126" fmla="+- 0 898 574"/>
                                <a:gd name="T127" fmla="*/ 898 h 1601"/>
                                <a:gd name="T128" fmla="+- 0 4474 2907"/>
                                <a:gd name="T129" fmla="*/ T128 w 1905"/>
                                <a:gd name="T130" fmla="+- 0 858 574"/>
                                <a:gd name="T131" fmla="*/ 858 h 1601"/>
                                <a:gd name="T132" fmla="+- 0 4522 2907"/>
                                <a:gd name="T133" fmla="*/ T132 w 1905"/>
                                <a:gd name="T134" fmla="+- 0 817 574"/>
                                <a:gd name="T135" fmla="*/ 817 h 1601"/>
                                <a:gd name="T136" fmla="+- 0 4571 2907"/>
                                <a:gd name="T137" fmla="*/ T136 w 1905"/>
                                <a:gd name="T138" fmla="+- 0 777 574"/>
                                <a:gd name="T139" fmla="*/ 777 h 1601"/>
                                <a:gd name="T140" fmla="+- 0 4619 2907"/>
                                <a:gd name="T141" fmla="*/ T140 w 1905"/>
                                <a:gd name="T142" fmla="+- 0 736 574"/>
                                <a:gd name="T143" fmla="*/ 736 h 1601"/>
                                <a:gd name="T144" fmla="+- 0 4667 2907"/>
                                <a:gd name="T145" fmla="*/ T144 w 1905"/>
                                <a:gd name="T146" fmla="+- 0 696 574"/>
                                <a:gd name="T147" fmla="*/ 696 h 1601"/>
                                <a:gd name="T148" fmla="+- 0 4715 2907"/>
                                <a:gd name="T149" fmla="*/ T148 w 1905"/>
                                <a:gd name="T150" fmla="+- 0 655 574"/>
                                <a:gd name="T151" fmla="*/ 655 h 1601"/>
                                <a:gd name="T152" fmla="+- 0 4763 2907"/>
                                <a:gd name="T153" fmla="*/ T152 w 1905"/>
                                <a:gd name="T154" fmla="+- 0 615 574"/>
                                <a:gd name="T155" fmla="*/ 615 h 1601"/>
                                <a:gd name="T156" fmla="+- 0 4812 2907"/>
                                <a:gd name="T157" fmla="*/ T156 w 1905"/>
                                <a:gd name="T158" fmla="+- 0 574 574"/>
                                <a:gd name="T159" fmla="*/ 574 h 160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</a:cxnLst>
                              <a:rect l="0" t="0" r="r" b="b"/>
                              <a:pathLst>
                                <a:path w="1905" h="1601">
                                  <a:moveTo>
                                    <a:pt x="0" y="1601"/>
                                  </a:moveTo>
                                  <a:lnTo>
                                    <a:pt x="24" y="1581"/>
                                  </a:lnTo>
                                  <a:lnTo>
                                    <a:pt x="48" y="1560"/>
                                  </a:lnTo>
                                  <a:lnTo>
                                    <a:pt x="73" y="1540"/>
                                  </a:lnTo>
                                  <a:lnTo>
                                    <a:pt x="97" y="1520"/>
                                  </a:lnTo>
                                  <a:lnTo>
                                    <a:pt x="121" y="1500"/>
                                  </a:lnTo>
                                  <a:lnTo>
                                    <a:pt x="145" y="1479"/>
                                  </a:lnTo>
                                  <a:lnTo>
                                    <a:pt x="169" y="1459"/>
                                  </a:lnTo>
                                  <a:lnTo>
                                    <a:pt x="193" y="1439"/>
                                  </a:lnTo>
                                  <a:lnTo>
                                    <a:pt x="217" y="1418"/>
                                  </a:lnTo>
                                  <a:lnTo>
                                    <a:pt x="241" y="1398"/>
                                  </a:lnTo>
                                  <a:lnTo>
                                    <a:pt x="265" y="1378"/>
                                  </a:lnTo>
                                  <a:lnTo>
                                    <a:pt x="289" y="1358"/>
                                  </a:lnTo>
                                  <a:lnTo>
                                    <a:pt x="314" y="1338"/>
                                  </a:lnTo>
                                  <a:lnTo>
                                    <a:pt x="338" y="1317"/>
                                  </a:lnTo>
                                  <a:lnTo>
                                    <a:pt x="362" y="1297"/>
                                  </a:lnTo>
                                  <a:lnTo>
                                    <a:pt x="386" y="1277"/>
                                  </a:lnTo>
                                  <a:lnTo>
                                    <a:pt x="410" y="1256"/>
                                  </a:lnTo>
                                  <a:lnTo>
                                    <a:pt x="434" y="1236"/>
                                  </a:lnTo>
                                  <a:lnTo>
                                    <a:pt x="458" y="1216"/>
                                  </a:lnTo>
                                  <a:lnTo>
                                    <a:pt x="482" y="1196"/>
                                  </a:lnTo>
                                  <a:lnTo>
                                    <a:pt x="506" y="1175"/>
                                  </a:lnTo>
                                  <a:lnTo>
                                    <a:pt x="530" y="1155"/>
                                  </a:lnTo>
                                  <a:lnTo>
                                    <a:pt x="555" y="1135"/>
                                  </a:lnTo>
                                  <a:lnTo>
                                    <a:pt x="579" y="1115"/>
                                  </a:lnTo>
                                  <a:lnTo>
                                    <a:pt x="603" y="1094"/>
                                  </a:lnTo>
                                  <a:lnTo>
                                    <a:pt x="627" y="1074"/>
                                  </a:lnTo>
                                  <a:lnTo>
                                    <a:pt x="651" y="1054"/>
                                  </a:lnTo>
                                  <a:lnTo>
                                    <a:pt x="675" y="1033"/>
                                  </a:lnTo>
                                  <a:lnTo>
                                    <a:pt x="699" y="1013"/>
                                  </a:lnTo>
                                  <a:lnTo>
                                    <a:pt x="723" y="993"/>
                                  </a:lnTo>
                                  <a:lnTo>
                                    <a:pt x="748" y="973"/>
                                  </a:lnTo>
                                  <a:lnTo>
                                    <a:pt x="772" y="953"/>
                                  </a:lnTo>
                                  <a:lnTo>
                                    <a:pt x="796" y="932"/>
                                  </a:lnTo>
                                  <a:lnTo>
                                    <a:pt x="820" y="912"/>
                                  </a:lnTo>
                                  <a:lnTo>
                                    <a:pt x="844" y="892"/>
                                  </a:lnTo>
                                  <a:lnTo>
                                    <a:pt x="868" y="871"/>
                                  </a:lnTo>
                                  <a:lnTo>
                                    <a:pt x="892" y="851"/>
                                  </a:lnTo>
                                  <a:lnTo>
                                    <a:pt x="916" y="831"/>
                                  </a:lnTo>
                                  <a:lnTo>
                                    <a:pt x="940" y="811"/>
                                  </a:lnTo>
                                  <a:lnTo>
                                    <a:pt x="965" y="790"/>
                                  </a:lnTo>
                                  <a:lnTo>
                                    <a:pt x="989" y="770"/>
                                  </a:lnTo>
                                  <a:lnTo>
                                    <a:pt x="1013" y="750"/>
                                  </a:lnTo>
                                  <a:lnTo>
                                    <a:pt x="1037" y="730"/>
                                  </a:lnTo>
                                  <a:lnTo>
                                    <a:pt x="1061" y="709"/>
                                  </a:lnTo>
                                  <a:lnTo>
                                    <a:pt x="1085" y="689"/>
                                  </a:lnTo>
                                  <a:lnTo>
                                    <a:pt x="1109" y="669"/>
                                  </a:lnTo>
                                  <a:lnTo>
                                    <a:pt x="1133" y="648"/>
                                  </a:lnTo>
                                  <a:lnTo>
                                    <a:pt x="1157" y="628"/>
                                  </a:lnTo>
                                  <a:lnTo>
                                    <a:pt x="1181" y="608"/>
                                  </a:lnTo>
                                  <a:lnTo>
                                    <a:pt x="1206" y="588"/>
                                  </a:lnTo>
                                  <a:lnTo>
                                    <a:pt x="1230" y="568"/>
                                  </a:lnTo>
                                  <a:lnTo>
                                    <a:pt x="1254" y="547"/>
                                  </a:lnTo>
                                  <a:lnTo>
                                    <a:pt x="1278" y="527"/>
                                  </a:lnTo>
                                  <a:lnTo>
                                    <a:pt x="1302" y="507"/>
                                  </a:lnTo>
                                  <a:lnTo>
                                    <a:pt x="1326" y="486"/>
                                  </a:lnTo>
                                  <a:lnTo>
                                    <a:pt x="1350" y="466"/>
                                  </a:lnTo>
                                  <a:lnTo>
                                    <a:pt x="1374" y="446"/>
                                  </a:lnTo>
                                  <a:lnTo>
                                    <a:pt x="1398" y="426"/>
                                  </a:lnTo>
                                  <a:lnTo>
                                    <a:pt x="1423" y="405"/>
                                  </a:lnTo>
                                  <a:lnTo>
                                    <a:pt x="1447" y="385"/>
                                  </a:lnTo>
                                  <a:lnTo>
                                    <a:pt x="1471" y="365"/>
                                  </a:lnTo>
                                  <a:lnTo>
                                    <a:pt x="1495" y="345"/>
                                  </a:lnTo>
                                  <a:lnTo>
                                    <a:pt x="1519" y="324"/>
                                  </a:lnTo>
                                  <a:lnTo>
                                    <a:pt x="1543" y="304"/>
                                  </a:lnTo>
                                  <a:lnTo>
                                    <a:pt x="1567" y="284"/>
                                  </a:lnTo>
                                  <a:lnTo>
                                    <a:pt x="1591" y="263"/>
                                  </a:lnTo>
                                  <a:lnTo>
                                    <a:pt x="1615" y="243"/>
                                  </a:lnTo>
                                  <a:lnTo>
                                    <a:pt x="1640" y="223"/>
                                  </a:lnTo>
                                  <a:lnTo>
                                    <a:pt x="1664" y="203"/>
                                  </a:lnTo>
                                  <a:lnTo>
                                    <a:pt x="1688" y="182"/>
                                  </a:lnTo>
                                  <a:lnTo>
                                    <a:pt x="1712" y="162"/>
                                  </a:lnTo>
                                  <a:lnTo>
                                    <a:pt x="1736" y="142"/>
                                  </a:lnTo>
                                  <a:lnTo>
                                    <a:pt x="1760" y="122"/>
                                  </a:lnTo>
                                  <a:lnTo>
                                    <a:pt x="1784" y="101"/>
                                  </a:lnTo>
                                  <a:lnTo>
                                    <a:pt x="1808" y="81"/>
                                  </a:lnTo>
                                  <a:lnTo>
                                    <a:pt x="1832" y="61"/>
                                  </a:lnTo>
                                  <a:lnTo>
                                    <a:pt x="1856" y="41"/>
                                  </a:lnTo>
                                  <a:lnTo>
                                    <a:pt x="1881" y="20"/>
                                  </a:lnTo>
                                  <a:lnTo>
                                    <a:pt x="1905" y="0"/>
                                  </a:lnTo>
                                </a:path>
                              </a:pathLst>
                            </a:custGeom>
                            <a:noFill/>
                            <a:ln w="20855">
                              <a:solidFill>
                                <a:srgbClr val="785EF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3" name="docshape108"/>
                          <wps:cNvSpPr>
                            <a:spLocks/>
                          </wps:cNvSpPr>
                          <wps:spPr bwMode="auto">
                            <a:xfrm>
                              <a:off x="2769" y="611"/>
                              <a:ext cx="1785" cy="1999"/>
                            </a:xfrm>
                            <a:custGeom>
                              <a:avLst/>
                              <a:gdLst>
                                <a:gd name="T0" fmla="+- 0 2883 2770"/>
                                <a:gd name="T1" fmla="*/ T0 w 1785"/>
                                <a:gd name="T2" fmla="+- 0 2609 611"/>
                                <a:gd name="T3" fmla="*/ 2609 h 1999"/>
                                <a:gd name="T4" fmla="+- 0 2883 2770"/>
                                <a:gd name="T5" fmla="*/ T4 w 1785"/>
                                <a:gd name="T6" fmla="+- 0 2567 611"/>
                                <a:gd name="T7" fmla="*/ 2567 h 1999"/>
                                <a:gd name="T8" fmla="+- 0 3440 2770"/>
                                <a:gd name="T9" fmla="*/ T8 w 1785"/>
                                <a:gd name="T10" fmla="+- 0 2609 611"/>
                                <a:gd name="T11" fmla="*/ 2609 h 1999"/>
                                <a:gd name="T12" fmla="+- 0 3440 2770"/>
                                <a:gd name="T13" fmla="*/ T12 w 1785"/>
                                <a:gd name="T14" fmla="+- 0 2567 611"/>
                                <a:gd name="T15" fmla="*/ 2567 h 1999"/>
                                <a:gd name="T16" fmla="+- 0 3997 2770"/>
                                <a:gd name="T17" fmla="*/ T16 w 1785"/>
                                <a:gd name="T18" fmla="+- 0 2609 611"/>
                                <a:gd name="T19" fmla="*/ 2609 h 1999"/>
                                <a:gd name="T20" fmla="+- 0 3997 2770"/>
                                <a:gd name="T21" fmla="*/ T20 w 1785"/>
                                <a:gd name="T22" fmla="+- 0 2567 611"/>
                                <a:gd name="T23" fmla="*/ 2567 h 1999"/>
                                <a:gd name="T24" fmla="+- 0 4554 2770"/>
                                <a:gd name="T25" fmla="*/ T24 w 1785"/>
                                <a:gd name="T26" fmla="+- 0 2609 611"/>
                                <a:gd name="T27" fmla="*/ 2609 h 1999"/>
                                <a:gd name="T28" fmla="+- 0 4554 2770"/>
                                <a:gd name="T29" fmla="*/ T28 w 1785"/>
                                <a:gd name="T30" fmla="+- 0 2567 611"/>
                                <a:gd name="T31" fmla="*/ 2567 h 1999"/>
                                <a:gd name="T32" fmla="+- 0 2770 2770"/>
                                <a:gd name="T33" fmla="*/ T32 w 1785"/>
                                <a:gd name="T34" fmla="+- 0 2475 611"/>
                                <a:gd name="T35" fmla="*/ 2475 h 1999"/>
                                <a:gd name="T36" fmla="+- 0 2812 2770"/>
                                <a:gd name="T37" fmla="*/ T36 w 1785"/>
                                <a:gd name="T38" fmla="+- 0 2475 611"/>
                                <a:gd name="T39" fmla="*/ 2475 h 1999"/>
                                <a:gd name="T40" fmla="+- 0 2770 2770"/>
                                <a:gd name="T41" fmla="*/ T40 w 1785"/>
                                <a:gd name="T42" fmla="+- 0 1854 611"/>
                                <a:gd name="T43" fmla="*/ 1854 h 1999"/>
                                <a:gd name="T44" fmla="+- 0 2812 2770"/>
                                <a:gd name="T45" fmla="*/ T44 w 1785"/>
                                <a:gd name="T46" fmla="+- 0 1854 611"/>
                                <a:gd name="T47" fmla="*/ 1854 h 1999"/>
                                <a:gd name="T48" fmla="+- 0 2770 2770"/>
                                <a:gd name="T49" fmla="*/ T48 w 1785"/>
                                <a:gd name="T50" fmla="+- 0 1232 611"/>
                                <a:gd name="T51" fmla="*/ 1232 h 1999"/>
                                <a:gd name="T52" fmla="+- 0 2812 2770"/>
                                <a:gd name="T53" fmla="*/ T52 w 1785"/>
                                <a:gd name="T54" fmla="+- 0 1232 611"/>
                                <a:gd name="T55" fmla="*/ 1232 h 1999"/>
                                <a:gd name="T56" fmla="+- 0 2770 2770"/>
                                <a:gd name="T57" fmla="*/ T56 w 1785"/>
                                <a:gd name="T58" fmla="+- 0 611 611"/>
                                <a:gd name="T59" fmla="*/ 611 h 1999"/>
                                <a:gd name="T60" fmla="+- 0 2812 2770"/>
                                <a:gd name="T61" fmla="*/ T60 w 1785"/>
                                <a:gd name="T62" fmla="+- 0 611 611"/>
                                <a:gd name="T63" fmla="*/ 611 h 199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</a:cxnLst>
                              <a:rect l="0" t="0" r="r" b="b"/>
                              <a:pathLst>
                                <a:path w="1785" h="1999">
                                  <a:moveTo>
                                    <a:pt x="113" y="1998"/>
                                  </a:moveTo>
                                  <a:lnTo>
                                    <a:pt x="113" y="1956"/>
                                  </a:lnTo>
                                  <a:moveTo>
                                    <a:pt x="670" y="1998"/>
                                  </a:moveTo>
                                  <a:lnTo>
                                    <a:pt x="670" y="1956"/>
                                  </a:lnTo>
                                  <a:moveTo>
                                    <a:pt x="1227" y="1998"/>
                                  </a:moveTo>
                                  <a:lnTo>
                                    <a:pt x="1227" y="1956"/>
                                  </a:lnTo>
                                  <a:moveTo>
                                    <a:pt x="1784" y="1998"/>
                                  </a:moveTo>
                                  <a:lnTo>
                                    <a:pt x="1784" y="1956"/>
                                  </a:lnTo>
                                  <a:moveTo>
                                    <a:pt x="0" y="1864"/>
                                  </a:moveTo>
                                  <a:lnTo>
                                    <a:pt x="42" y="1864"/>
                                  </a:lnTo>
                                  <a:moveTo>
                                    <a:pt x="0" y="1243"/>
                                  </a:moveTo>
                                  <a:lnTo>
                                    <a:pt x="42" y="1243"/>
                                  </a:lnTo>
                                  <a:moveTo>
                                    <a:pt x="0" y="621"/>
                                  </a:moveTo>
                                  <a:lnTo>
                                    <a:pt x="42" y="621"/>
                                  </a:lnTo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10476">
                              <a:solidFill>
                                <a:srgbClr val="3333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73E92EBC" id="docshapegroup72" o:spid="_x0000_s1026" style="position:absolute;margin-left:138.5pt;margin-top:8.35pt;width:107.3pt;height:122.15pt;z-index:-17371648;mso-position-horizontal-relative:page" coordorigin="2770,167" coordsize="2146,24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">
                  <v:shape id="docshape73" o:spid="_x0000_s1027" style="position:absolute;left:4588;top:1038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" path="m31,l19,2,9,9,3,19,,30,3,42r6,9l19,58r12,2l42,58,52,51r6,-9l61,30,58,19,52,9,42,2,31,xe" fillcolor="black" stroked="f">
                    <v:path arrowok="t" o:connecttype="custom" o:connectlocs="31,1038;19,1040;9,1047;3,1057;0,1068;3,1080;9,1089;19,1096;31,1098;42,1096;52,1089;58,1080;61,1068;58,1057;52,1047;42,1040;31,1038" o:connectangles="0,0,0,0,0,0,0,0,0,0,0,0,0,0,0,0,0"/>
                  </v:shape>
                  <v:shape id="docshape74" o:spid="_x0000_s1028" style="position:absolute;left:4588;top:1038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" path="m,30l3,19,9,9,19,2,31,,42,2,52,9r6,10l61,30,58,42r-6,9l42,58,31,60,19,58,9,51,3,42,,30e" filled="f" strokeweight=".19311mm">
                    <v:path arrowok="t" o:connecttype="custom" o:connectlocs="0,1068;3,1057;9,1047;19,1040;31,1038;42,1040;52,1047;58,1057;61,1068;58,1080;52,1089;42,1096;31,1098;19,1096;9,1089;3,1080;0,1068" o:connectangles="0,0,0,0,0,0,0,0,0,0,0,0,0,0,0,0,0"/>
                  </v:shape>
                  <v:shape id="docshape75" o:spid="_x0000_s1029" style="position:absolute;left:4618;top:938;width:2;height:263;visibility:visible;mso-wrap-style:square;v-text-anchor:top" coordsize="1,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" path="m,l,m,l,262t,l,262e" filled="f" strokeweight=".291mm">
                    <v:path arrowok="t" o:connecttype="custom" o:connectlocs="0,938;0,938;0,938;0,1200;0,1200;0,1200" o:connectangles="0,0,0,0,0,0"/>
                  </v:shape>
                  <v:shape id="docshape76" o:spid="_x0000_s1030" style="position:absolute;left:4588;top:785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" path="m31,l19,2,9,9,3,18,,30,3,42r6,9l19,58r12,2l42,58,52,51r6,-9l61,30,58,18,52,9,42,2,31,xe" fillcolor="black" stroked="f">
                    <v:path arrowok="t" o:connecttype="custom" o:connectlocs="31,786;19,788;9,795;3,804;0,816;3,828;9,837;19,844;31,846;42,844;52,837;58,828;61,816;58,804;52,795;42,788;31,786" o:connectangles="0,0,0,0,0,0,0,0,0,0,0,0,0,0,0,0,0"/>
                  </v:shape>
                  <v:shape id="docshape77" o:spid="_x0000_s1031" style="position:absolute;left:4588;top:785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" path="m,30l3,18,9,9,19,2,31,,42,2,52,9r6,9l61,30,58,42r-6,9l42,58,31,60,19,58,9,51,3,42,,30e" filled="f" strokeweight=".19311mm">
                    <v:path arrowok="t" o:connecttype="custom" o:connectlocs="0,816;3,804;9,795;19,788;31,786;42,788;52,795;58,804;61,816;58,828;52,837;42,844;31,846;19,844;9,837;3,828;0,816" o:connectangles="0,0,0,0,0,0,0,0,0,0,0,0,0,0,0,0,0"/>
                  </v:shape>
                  <v:shape id="docshape78" o:spid="_x0000_s1032" style="position:absolute;left:4426;top:671;width:386;height:408;visibility:visible;mso-wrap-style:square;v-text-anchor:top" coordsize="386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" path="m193,r,m193,r,294m193,294r,m386,407r,-22m386,396l,396t,11l,385m385,155r,-22m385,144l,144t,11l,133e" filled="f" strokeweight=".291mm">
                    <v:path arrowok="t" o:connecttype="custom" o:connectlocs="193,672;193,672;193,672;193,966;193,966;193,966;386,1079;386,1057;386,1068;0,1068;0,1079;0,1057;385,827;385,805;385,816;0,816;0,827;0,805" o:connectangles="0,0,0,0,0,0,0,0,0,0,0,0,0,0,0,0,0,0"/>
                  </v:shape>
                  <v:shape id="docshape79" o:spid="_x0000_s1033" style="position:absolute;left:4588;top:297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" path="m31,l19,2,9,9,3,18,,30,3,42r6,9l19,58r12,2l42,58,52,51r6,-9l61,30,58,18,52,9,42,2,31,xe" fillcolor="black" stroked="f">
                    <v:path arrowok="t" o:connecttype="custom" o:connectlocs="31,298;19,300;9,307;3,316;0,328;3,340;9,349;19,356;31,358;42,356;52,349;58,340;61,328;58,316;52,307;42,300;31,298" o:connectangles="0,0,0,0,0,0,0,0,0,0,0,0,0,0,0,0,0"/>
                  </v:shape>
                  <v:shape id="docshape80" o:spid="_x0000_s1034" style="position:absolute;left:4588;top:297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" path="m,30l3,18,9,9,19,2,31,,42,2,52,9r6,9l61,30,58,42r-6,9l42,58,31,60,19,58,9,51,3,42,,30e" filled="f" strokeweight=".19311mm">
                    <v:path arrowok="t" o:connecttype="custom" o:connectlocs="0,328;3,316;9,307;19,300;31,298;42,300;52,307;58,316;61,328;58,340;52,349;42,356;31,358;19,356;9,349;3,340;0,328" o:connectangles="0,0,0,0,0,0,0,0,0,0,0,0,0,0,0,0,0"/>
                  </v:shape>
                  <v:shape id="docshape81" o:spid="_x0000_s1035" style="position:absolute;left:4426;top:166;width:386;height:313;visibility:visible;mso-wrap-style:square;v-text-anchor:top" coordsize="386,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" path="m193,r,312m193,312r,m386,172r,-22m386,161l,161t,11l,150e" filled="f" strokeweight=".291mm">
                    <v:path arrowok="t" o:connecttype="custom" o:connectlocs="193,167;193,479;193,479;193,479;386,339;386,317;386,328;0,328;0,339;0,317" o:connectangles="0,0,0,0,0,0,0,0,0,0"/>
                  </v:shape>
                  <v:shape id="docshape82" o:spid="_x0000_s1036" style="position:absolute;left:3315;top:1926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" path="m30,l18,3,9,9,2,19,,31,2,42,9,52r9,6l30,61,42,58r9,-6l58,42,60,31,58,19,51,9,42,3,30,xe" fillcolor="black" stroked="f">
                    <v:path arrowok="t" o:connecttype="custom" o:connectlocs="30,1926;18,1929;9,1935;2,1945;0,1957;2,1968;9,1978;18,1984;30,1987;42,1984;51,1978;58,1968;60,1957;58,1945;51,1935;42,1929;30,1926" o:connectangles="0,0,0,0,0,0,0,0,0,0,0,0,0,0,0,0,0"/>
                  </v:shape>
                  <v:shape id="docshape83" o:spid="_x0000_s1037" style="position:absolute;left:3315;top:1926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" path="m,31l2,19,9,9,18,3,30,,42,3r9,6l58,19r2,12l58,42,51,52r-9,6l30,61,18,58,9,52,2,42,,31e" filled="f" strokeweight=".19311mm">
                    <v:path arrowok="t" o:connecttype="custom" o:connectlocs="0,1957;2,1945;9,1935;18,1929;30,1926;42,1929;51,1935;58,1945;60,1957;58,1968;51,1978;42,1984;30,1987;18,1984;9,1978;2,1968;0,1957" o:connectangles="0,0,0,0,0,0,0,0,0,0,0,0,0,0,0,0,0"/>
                  </v:shape>
                  <v:shape id="docshape84" o:spid="_x0000_s1038" style="position:absolute;left:3315;top:1827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" path="m30,l18,2,9,9,2,18,,30,2,42r7,9l18,58r12,2l42,58r9,-7l58,42,60,30,58,18,51,9,42,2,30,xe" fillcolor="black" stroked="f">
                    <v:path arrowok="t" o:connecttype="custom" o:connectlocs="30,1828;18,1830;9,1837;2,1846;0,1858;2,1870;9,1879;18,1886;30,1888;42,1886;51,1879;58,1870;60,1858;58,1846;51,1837;42,1830;30,1828" o:connectangles="0,0,0,0,0,0,0,0,0,0,0,0,0,0,0,0,0"/>
                  </v:shape>
                  <v:shape id="docshape85" o:spid="_x0000_s1039" style="position:absolute;left:3315;top:1827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" path="m,30l2,18,9,9,18,2,30,,42,2r9,7l58,18r2,12l58,42r-7,9l42,58,30,60,18,58,9,51,2,42,,30e" filled="f" strokeweight=".19311mm">
                    <v:path arrowok="t" o:connecttype="custom" o:connectlocs="0,1858;2,1846;9,1837;18,1830;30,1828;42,1830;51,1837;58,1846;60,1858;58,1870;51,1879;42,1886;30,1888;18,1886;9,1879;2,1870;0,1858" o:connectangles="0,0,0,0,0,0,0,0,0,0,0,0,0,0,0,0,0"/>
                  </v:shape>
                  <v:shape id="docshape86" o:spid="_x0000_s1040" style="position:absolute;left:3337;top:184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" path="m,8l2,2,8,r6,2l16,8r-2,6l8,16,2,14,,8xe" fillcolor="black" stroked="f">
                    <v:path arrowok="t" o:connecttype="custom" o:connectlocs="0,1855;2,1849;8,1847;14,1849;16,1855;14,1861;8,1863;2,1861;0,1855" o:connectangles="0,0,0,0,0,0,0,0,0"/>
                  </v:shape>
                  <v:line id="Line 441" o:spid="_x0000_s1041" style="position:absolute;visibility:visible;mso-wrap-style:square" from="3346,1855" to="3346,20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" strokeweight=".291mm"/>
                  <v:shape id="docshape87" o:spid="_x0000_s1042" style="position:absolute;left:3337;top:1753;width:17;height:316;visibility:visible;mso-wrap-style:square;v-text-anchor:top" coordsize="17,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" path="m16,308r-2,-6l8,300r-6,2l,308r2,6l8,316r6,-2l16,308xm16,9l14,3,8,,2,3,,9r2,5l8,17r6,-3l16,9xe" fillcolor="black" stroked="f">
                    <v:path arrowok="t" o:connecttype="custom" o:connectlocs="16,2061;14,2055;8,2053;2,2055;0,2061;2,2067;8,2069;14,2067;16,2061;16,1762;14,1756;8,1753;2,1756;0,1762;2,1767;8,1770;14,1767;16,1762" o:connectangles="0,0,0,0,0,0,0,0,0,0,0,0,0,0,0,0,0,0"/>
                  </v:shape>
                  <v:line id="Line 439" o:spid="_x0000_s1043" style="position:absolute;visibility:visible;mso-wrap-style:square" from="3346,1762" to="3346,1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" strokeweight=".291mm"/>
                  <v:shape id="docshape88" o:spid="_x0000_s1044" style="position:absolute;left:3337;top:193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" path="m,9l2,3,8,r6,3l16,9r-2,6l8,17,2,15,,9xe" fillcolor="black" stroked="f">
                    <v:path arrowok="t" o:connecttype="custom" o:connectlocs="0,1945;2,1939;8,1936;14,1939;16,1945;14,1951;8,1953;2,1951;0,1945" o:connectangles="0,0,0,0,0,0,0,0,0"/>
                  </v:shape>
                  <v:shape id="docshape89" o:spid="_x0000_s1045" style="position:absolute;left:3315;top:1557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" path="m30,l18,2,9,9,2,18,,30,2,42r7,9l18,58r12,2l42,58r9,-7l58,42,60,30,58,18,51,9,42,2,30,xe" fillcolor="black" stroked="f">
                    <v:path arrowok="t" o:connecttype="custom" o:connectlocs="30,1558;18,1560;9,1567;2,1576;0,1588;2,1600;9,1609;18,1616;30,1618;42,1616;51,1609;58,1600;60,1588;58,1576;51,1567;42,1560;30,1558" o:connectangles="0,0,0,0,0,0,0,0,0,0,0,0,0,0,0,0,0"/>
                  </v:shape>
                  <v:shape id="docshape90" o:spid="_x0000_s1046" style="position:absolute;left:3315;top:1557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" path="m,30l2,18,9,9,18,2,30,,42,2r9,7l58,18r2,12l58,42r-7,9l42,58,30,60,18,58,9,51,2,42,,30e" filled="f" strokeweight=".19311mm">
                    <v:path arrowok="t" o:connecttype="custom" o:connectlocs="0,1588;2,1576;9,1567;18,1560;30,1558;42,1560;51,1567;58,1576;60,1588;58,1600;51,1609;42,1616;30,1618;18,1616;9,1609;2,1600;0,1588" o:connectangles="0,0,0,0,0,0,0,0,0,0,0,0,0,0,0,0,0"/>
                  </v:shape>
                  <v:shape id="docshape91" o:spid="_x0000_s1047" style="position:absolute;left:3337;top:1464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" path="m,8l2,2,8,r6,2l16,8r-2,6l8,16,2,14,,8xe" fillcolor="black" stroked="f">
                    <v:path arrowok="t" o:connecttype="custom" o:connectlocs="0,1473;2,1467;8,1465;14,1467;16,1473;14,1479;8,1481;2,1479;0,1473" o:connectangles="0,0,0,0,0,0,0,0,0"/>
                  </v:shape>
                  <v:line id="Line 434" o:spid="_x0000_s1048" style="position:absolute;visibility:visible;mso-wrap-style:square" from="3346,1473" to="3346,1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" strokeweight=".291mm"/>
                  <v:shape id="docshape92" o:spid="_x0000_s1049" style="position:absolute;left:3337;top:1688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" path="m,8l2,3,8,r6,3l16,8r-2,6l8,17,2,14,,8xe" fillcolor="black" stroked="f">
                    <v:path arrowok="t" o:connecttype="custom" o:connectlocs="0,1696;2,1691;8,1688;14,1691;16,1696;14,1702;8,1705;2,1702;0,1696" o:connectangles="0,0,0,0,0,0,0,0,0"/>
                  </v:shape>
                  <v:shape id="docshape93" o:spid="_x0000_s1050" style="position:absolute;left:3191;top:1576;width:324;height:391;visibility:visible;mso-wrap-style:square;v-text-anchor:top" coordsize="324,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" path="m323,390r,-22m323,380l,380t,10l,368m323,292r,-22m323,281l,281t,11l,270m323,22l323,t,11l,11m,22l,e" filled="f" strokeweight=".291mm">
                    <v:path arrowok="t" o:connecttype="custom" o:connectlocs="323,1967;323,1945;323,1957;0,1957;0,1967;0,1945;323,1869;323,1847;323,1858;0,1858;0,1869;0,1847;323,1599;323,1577;323,1588;0,1588;0,1599;0,1577" o:connectangles="0,0,0,0,0,0,0,0,0,0,0,0,0,0,0,0,0,0"/>
                  </v:shape>
                  <v:shape id="docshape94" o:spid="_x0000_s1051" style="position:absolute;left:3020;top:2137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" path="m30,l18,2,9,8,2,18,,30,2,41,9,51r9,6l30,60,42,57r9,-6l58,41,60,30,58,18,51,8,42,2,30,xe" fillcolor="black" stroked="f">
                    <v:path arrowok="t" o:connecttype="custom" o:connectlocs="30,2138;18,2140;9,2146;2,2156;0,2168;2,2179;9,2189;18,2195;30,2198;42,2195;51,2189;58,2179;60,2168;58,2156;51,2146;42,2140;30,2138" o:connectangles="0,0,0,0,0,0,0,0,0,0,0,0,0,0,0,0,0"/>
                  </v:shape>
                  <v:shape id="docshape95" o:spid="_x0000_s1052" style="position:absolute;left:3020;top:2137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" path="m,30l2,18,9,8,18,2,30,,42,2r9,6l58,18r2,12l58,41,51,51r-9,6l30,60,18,57,9,51,2,41,,30e" filled="f" strokeweight=".19311mm">
                    <v:path arrowok="t" o:connecttype="custom" o:connectlocs="0,2168;2,2156;9,2146;18,2140;30,2138;42,2140;51,2146;58,2156;60,2168;58,2179;51,2189;42,2195;30,2198;18,2195;9,2189;2,2179;0,2168" o:connectangles="0,0,0,0,0,0,0,0,0,0,0,0,0,0,0,0,0"/>
                  </v:shape>
                  <v:shape id="docshape96" o:spid="_x0000_s1053" style="position:absolute;left:3020;top:2044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" path="m30,l18,2,9,9,2,18,,30,2,42r7,9l18,58r12,2l42,58r9,-7l58,42,60,30,58,18,51,9,42,2,30,xe" fillcolor="black" stroked="f">
                    <v:path arrowok="t" o:connecttype="custom" o:connectlocs="30,2045;18,2047;9,2054;2,2063;0,2075;2,2087;9,2096;18,2103;30,2105;42,2103;51,2096;58,2087;60,2075;58,2063;51,2054;42,2047;30,2045" o:connectangles="0,0,0,0,0,0,0,0,0,0,0,0,0,0,0,0,0"/>
                  </v:shape>
                  <v:shape id="docshape97" o:spid="_x0000_s1054" style="position:absolute;left:3020;top:2044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" path="m,30l2,18,9,9,18,2,30,,42,2r9,7l58,18r2,12l58,42r-7,9l42,58,30,60,18,58,9,51,2,42,,30e" filled="f" strokeweight=".19311mm">
                    <v:path arrowok="t" o:connecttype="custom" o:connectlocs="0,2075;2,2063;9,2054;18,2047;30,2045;42,2047;51,2054;58,2063;60,2075;58,2087;51,2096;42,2103;30,2105;18,2103;9,2096;2,2087;0,2075" o:connectangles="0,0,0,0,0,0,0,0,0,0,0,0,0,0,0,0,0"/>
                  </v:shape>
                  <v:shape id="docshape98" o:spid="_x0000_s1055" style="position:absolute;left:3042;top:2073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" path="m,9l2,3,8,r6,3l16,9r-2,5l8,17,2,14,,9xe" fillcolor="black" stroked="f">
                    <v:path arrowok="t" o:connecttype="custom" o:connectlocs="0,2082;2,2076;8,2073;14,2076;16,2082;14,2087;8,2090;2,2087;0,2082" o:connectangles="0,0,0,0,0,0,0,0,0"/>
                  </v:shape>
                  <v:line id="Line 426" o:spid="_x0000_s1056" style="position:absolute;visibility:visible;mso-wrap-style:square" from="3051,2082" to="3051,22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" strokeweight=".291mm"/>
                  <v:shape id="docshape99" o:spid="_x0000_s1057" style="position:absolute;left:3042;top:2255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" path="m,8l2,2,8,r6,2l16,8r-2,6l8,16,2,14,,8xe" fillcolor="black" stroked="f">
                    <v:path arrowok="t" o:connecttype="custom" o:connectlocs="0,2264;2,2258;8,2256;14,2258;16,2264;14,2270;8,2272;2,2270;0,2264" o:connectangles="0,0,0,0,0,0,0,0,0"/>
                  </v:shape>
                  <v:shape id="docshape100" o:spid="_x0000_s1058" style="position:absolute;left:3020;top:1901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" path="m30,l18,2,9,9,2,18,,30,2,42r7,9l18,58r12,2l42,58r9,-7l58,42,60,30,58,18,51,9,42,2,30,xe" fillcolor="black" stroked="f">
                    <v:path arrowok="t" o:connecttype="custom" o:connectlocs="30,1902;18,1904;9,1911;2,1920;0,1932;2,1944;9,1953;18,1960;30,1962;42,1960;51,1953;58,1944;60,1932;58,1920;51,1911;42,1904;30,1902" o:connectangles="0,0,0,0,0,0,0,0,0,0,0,0,0,0,0,0,0"/>
                  </v:shape>
                  <v:shape id="docshape101" o:spid="_x0000_s1059" style="position:absolute;left:3020;top:1901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" path="m,30l2,18,9,9,18,2,30,,42,2r9,7l58,18r2,12l58,42r-7,9l42,58,30,60,18,58,9,51,2,42,,30e" filled="f" strokeweight=".19311mm">
                    <v:path arrowok="t" o:connecttype="custom" o:connectlocs="0,1932;2,1920;9,1911;18,1904;30,1902;42,1904;51,1911;58,1920;60,1932;58,1944;51,1953;42,1960;30,1962;18,1960;9,1953;2,1944;0,1932" o:connectangles="0,0,0,0,0,0,0,0,0,0,0,0,0,0,0,0,0"/>
                  </v:shape>
                  <v:shape id="docshape102" o:spid="_x0000_s1060" style="position:absolute;left:3042;top:197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" path="m,8l2,2,8,r6,2l16,8r-2,6l8,16,2,14,,8xe" fillcolor="black" stroked="f">
                    <v:path arrowok="t" o:connecttype="custom" o:connectlocs="0,1985;2,1979;8,1977;14,1979;16,1985;14,1991;8,1993;2,1991;0,1985" o:connectangles="0,0,0,0,0,0,0,0,0"/>
                  </v:shape>
                  <v:line id="Line 421" o:spid="_x0000_s1061" style="position:absolute;visibility:visible;mso-wrap-style:square" from="3051,1985" to="3051,21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" strokeweight=".291mm"/>
                  <v:shape id="docshape103" o:spid="_x0000_s1062" style="position:absolute;left:3042;top:1827;width:17;height:352;visibility:visible;mso-wrap-style:square;v-text-anchor:top" coordsize="17,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" path="m16,344r-2,-6l8,335r-6,3l,344r2,5l8,352r6,-3l16,344xm16,9l14,3,8,,2,3,,9r2,5l8,17r6,-3l16,9xe" fillcolor="black" stroked="f">
                    <v:path arrowok="t" o:connecttype="custom" o:connectlocs="16,2171;14,2165;8,2162;2,2165;0,2171;2,2176;8,2179;14,2176;16,2171;16,1836;14,1830;8,1827;2,1830;0,1836;2,1841;8,1844;14,1841;16,1836" o:connectangles="0,0,0,0,0,0,0,0,0,0,0,0,0,0,0,0,0,0"/>
                  </v:shape>
                  <v:line id="Line 419" o:spid="_x0000_s1063" style="position:absolute;visibility:visible;mso-wrap-style:square" from="3051,1836" to="3051,2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" strokeweight=".291mm"/>
                  <v:shape id="docshape104" o:spid="_x0000_s1064" style="position:absolute;left:3042;top:201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" path="m,9l2,3,8,r6,3l16,9r-2,5l8,17,2,14,,9xe" fillcolor="black" stroked="f">
                    <v:path arrowok="t" o:connecttype="custom" o:connectlocs="0,2026;2,2020;8,2017;14,2020;16,2026;14,2031;8,2034;2,2031;0,2026" o:connectangles="0,0,0,0,0,0,0,0,0"/>
                  </v:shape>
                  <v:shape id="docshape105" o:spid="_x0000_s1065" style="position:absolute;left:2907;top:1920;width:314;height:258;visibility:visible;mso-wrap-style:square;v-text-anchor:top" coordsize="314,2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" path="m314,258r,-22m314,247l,247t,11l,236m314,165r,-22m314,154l,154t,11l,143m314,22l314,t,11l,11m,22l,e" filled="f" strokeweight=".291mm">
                    <v:path arrowok="t" o:connecttype="custom" o:connectlocs="314,2179;314,2157;314,2168;0,2168;0,2179;0,2157;314,2086;314,2064;314,2075;0,2075;0,2086;0,2064;314,1943;314,1921;314,1932;0,1932;0,1943;0,1921" o:connectangles="0,0,0,0,0,0,0,0,0,0,0,0,0,0,0,0,0,0"/>
                  </v:shape>
                  <v:line id="Line 416" o:spid="_x0000_s1066" style="position:absolute;visibility:visible;mso-wrap-style:square" from="2812,2555" to="4907,25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" strokeweight=".291mm">
                    <v:stroke dashstyle="dash"/>
                  </v:line>
                  <v:shape id="docshape106" o:spid="_x0000_s1067" style="position:absolute;left:2907;top:213;width:1905;height:2240;visibility:visible;mso-wrap-style:square;v-text-anchor:top" coordsize="1905,2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" path="m1905,r-73,77l1712,206,1495,434,1374,558,1254,680r-73,71l1109,822r-72,69l965,958r-73,65l820,1087r-72,61l675,1207r-48,39l579,1283r-73,55l410,1408,265,1509,97,1621,,1683r,556l48,2189r73,-75l217,2016r97,-97l362,1872r96,-94l530,1710r49,-44l651,1601r48,-42l748,1517r48,-40l844,1438r72,-58l989,1325r72,-54l1206,1168r72,-50l1471,991r120,-77l1736,824,1905,721,1905,xe" fillcolor="#999" stroked="f">
                    <v:fill opacity="26214f"/>
                    <v:path arrowok="t" o:connecttype="custom" o:connectlocs="1905,214;1832,291;1712,420;1495,648;1374,772;1254,894;1181,965;1109,1036;1037,1105;965,1172;892,1237;820,1301;748,1362;675,1421;627,1460;579,1497;506,1552;410,1622;265,1723;97,1835;0,1897;0,2453;48,2403;121,2328;217,2230;314,2133;362,2086;458,1992;530,1924;579,1880;651,1815;699,1773;748,1731;796,1691;844,1652;916,1594;989,1539;1061,1485;1206,1382;1278,1332;1471,1205;1591,1128;1736,1038;1905,935;1905,214" o:connectangles="0,0,0,0,0,0,0,0,0,0,0,0,0,0,0,0,0,0,0,0,0,0,0,0,0,0,0,0,0,0,0,0,0,0,0,0,0,0,0,0,0,0,0,0,0"/>
                  </v:shape>
                  <v:shape id="docshape107" o:spid="_x0000_s1068" style="position:absolute;left:2907;top:574;width:1905;height:1601;visibility:visible;mso-wrap-style:square;v-text-anchor:top" coordsize="1905,1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" path="m,1601r24,-20l48,1560r25,-20l97,1520r24,-20l145,1479r24,-20l193,1439r24,-21l241,1398r24,-20l289,1358r25,-20l338,1317r24,-20l386,1277r24,-21l434,1236r24,-20l482,1196r24,-21l530,1155r25,-20l579,1115r24,-21l627,1074r24,-20l675,1033r24,-20l723,993r25,-20l772,953r24,-21l820,912r24,-20l868,871r24,-20l916,831r24,-20l965,790r24,-20l1013,750r24,-20l1061,709r24,-20l1109,669r24,-21l1157,628r24,-20l1206,588r24,-20l1254,547r24,-20l1302,507r24,-21l1350,466r24,-20l1398,426r25,-21l1447,385r24,-20l1495,345r24,-21l1543,304r24,-20l1591,263r24,-20l1640,223r24,-20l1688,182r24,-20l1736,142r24,-20l1784,101r24,-20l1832,61r24,-20l1881,20,1905,e" filled="f" strokecolor="#785ef0" strokeweight=".57931mm">
                    <v:path arrowok="t" o:connecttype="custom" o:connectlocs="24,2155;73,2114;121,2074;169,2033;217,1992;265,1952;314,1912;362,1871;410,1830;458,1790;506,1749;555,1709;603,1668;651,1628;699,1587;748,1547;796,1506;844,1466;892,1425;940,1385;989,1344;1037,1304;1085,1263;1133,1222;1181,1182;1230,1142;1278,1101;1326,1060;1374,1020;1423,979;1471,939;1519,898;1567,858;1615,817;1664,777;1712,736;1760,696;1808,655;1856,615;1905,574" o:connectangles="0,0,0,0,0,0,0,0,0,0,0,0,0,0,0,0,0,0,0,0,0,0,0,0,0,0,0,0,0,0,0,0,0,0,0,0,0,0,0,0"/>
                  </v:shape>
                  <v:shape id="docshape108" o:spid="_x0000_s1069" style="position:absolute;left:2769;top:611;width:1785;height:1999;visibility:visible;mso-wrap-style:square;v-text-anchor:top" coordsize="1785,1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" path="m113,1998r,-42m670,1998r,-42m1227,1998r,-42m1784,1998r,-42m,1864r42,m,1243r42,m,621r42,m,l42,e" filled="f" strokecolor="#333" strokeweight=".291mm">
                    <v:path arrowok="t" o:connecttype="custom" o:connectlocs="113,2609;113,2567;670,2609;670,2567;1227,2609;1227,2567;1784,2609;1784,2567;0,2475;42,2475;0,1854;42,1854;0,1232;42,1232;0,611;42,611" o:connectangles="0,0,0,0,0,0,0,0,0,0,0,0,0,0,0,0"/>
                  </v:shape>
                  <w10:wrap anchorx="page"/>
                </v:group>
              </w:pict>
            </mc:Fallback>
          </mc:AlternateContent>
        </w:r>
        <w:r>
          <w:rPr>
            <w:noProof/>
            <w:lang w:val="en-GB" w:eastAsia="en-GB"/>
          </w:rPr>
          <mc:AlternateContent>
            <mc:Choice Requires="wpg">
              <w:drawing>
                <wp:anchor distT="0" distB="0" distL="114300" distR="114300" simplePos="0" relativeHeight="487679488" behindDoc="1" locked="0" layoutInCell="1" allowOverlap="1" wp14:anchorId="3003DA39" wp14:editId="1ED77714">
                  <wp:simplePos x="0" y="0"/>
                  <wp:positionH relativeFrom="page">
                    <wp:posOffset>3345180</wp:posOffset>
                  </wp:positionH>
                  <wp:positionV relativeFrom="paragraph">
                    <wp:posOffset>106045</wp:posOffset>
                  </wp:positionV>
                  <wp:extent cx="1362710" cy="1451610"/>
                  <wp:effectExtent l="0" t="0" r="0" b="0"/>
                  <wp:wrapNone/>
                  <wp:docPr id="674" name="docshapegroup10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362710" cy="1451610"/>
                            <a:chOff x="5268" y="167"/>
                            <a:chExt cx="2146" cy="2286"/>
                          </a:xfrm>
                        </wpg:grpSpPr>
                        <wps:wsp>
                          <wps:cNvPr id="675" name="docshape110"/>
                          <wps:cNvSpPr>
                            <a:spLocks/>
                          </wps:cNvSpPr>
                          <wps:spPr bwMode="auto">
                            <a:xfrm>
                              <a:off x="6920" y="1011"/>
                              <a:ext cx="61" cy="61"/>
                            </a:xfrm>
                            <a:custGeom>
                              <a:avLst/>
                              <a:gdLst>
                                <a:gd name="T0" fmla="+- 0 6951 6921"/>
                                <a:gd name="T1" fmla="*/ T0 w 61"/>
                                <a:gd name="T2" fmla="+- 0 1011 1011"/>
                                <a:gd name="T3" fmla="*/ 1011 h 61"/>
                                <a:gd name="T4" fmla="+- 0 6939 6921"/>
                                <a:gd name="T5" fmla="*/ T4 w 61"/>
                                <a:gd name="T6" fmla="+- 0 1014 1011"/>
                                <a:gd name="T7" fmla="*/ 1014 h 61"/>
                                <a:gd name="T8" fmla="+- 0 6930 6921"/>
                                <a:gd name="T9" fmla="*/ T8 w 61"/>
                                <a:gd name="T10" fmla="+- 0 1020 1011"/>
                                <a:gd name="T11" fmla="*/ 1020 h 61"/>
                                <a:gd name="T12" fmla="+- 0 6923 6921"/>
                                <a:gd name="T13" fmla="*/ T12 w 61"/>
                                <a:gd name="T14" fmla="+- 0 1030 1011"/>
                                <a:gd name="T15" fmla="*/ 1030 h 61"/>
                                <a:gd name="T16" fmla="+- 0 6921 6921"/>
                                <a:gd name="T17" fmla="*/ T16 w 61"/>
                                <a:gd name="T18" fmla="+- 0 1041 1011"/>
                                <a:gd name="T19" fmla="*/ 1041 h 61"/>
                                <a:gd name="T20" fmla="+- 0 6923 6921"/>
                                <a:gd name="T21" fmla="*/ T20 w 61"/>
                                <a:gd name="T22" fmla="+- 0 1053 1011"/>
                                <a:gd name="T23" fmla="*/ 1053 h 61"/>
                                <a:gd name="T24" fmla="+- 0 6930 6921"/>
                                <a:gd name="T25" fmla="*/ T24 w 61"/>
                                <a:gd name="T26" fmla="+- 0 1063 1011"/>
                                <a:gd name="T27" fmla="*/ 1063 h 61"/>
                                <a:gd name="T28" fmla="+- 0 6939 6921"/>
                                <a:gd name="T29" fmla="*/ T28 w 61"/>
                                <a:gd name="T30" fmla="+- 0 1069 1011"/>
                                <a:gd name="T31" fmla="*/ 1069 h 61"/>
                                <a:gd name="T32" fmla="+- 0 6951 6921"/>
                                <a:gd name="T33" fmla="*/ T32 w 61"/>
                                <a:gd name="T34" fmla="+- 0 1072 1011"/>
                                <a:gd name="T35" fmla="*/ 1072 h 61"/>
                                <a:gd name="T36" fmla="+- 0 6963 6921"/>
                                <a:gd name="T37" fmla="*/ T36 w 61"/>
                                <a:gd name="T38" fmla="+- 0 1069 1011"/>
                                <a:gd name="T39" fmla="*/ 1069 h 61"/>
                                <a:gd name="T40" fmla="+- 0 6972 6921"/>
                                <a:gd name="T41" fmla="*/ T40 w 61"/>
                                <a:gd name="T42" fmla="+- 0 1063 1011"/>
                                <a:gd name="T43" fmla="*/ 1063 h 61"/>
                                <a:gd name="T44" fmla="+- 0 6979 6921"/>
                                <a:gd name="T45" fmla="*/ T44 w 61"/>
                                <a:gd name="T46" fmla="+- 0 1053 1011"/>
                                <a:gd name="T47" fmla="*/ 1053 h 61"/>
                                <a:gd name="T48" fmla="+- 0 6981 6921"/>
                                <a:gd name="T49" fmla="*/ T48 w 61"/>
                                <a:gd name="T50" fmla="+- 0 1041 1011"/>
                                <a:gd name="T51" fmla="*/ 1041 h 61"/>
                                <a:gd name="T52" fmla="+- 0 6979 6921"/>
                                <a:gd name="T53" fmla="*/ T52 w 61"/>
                                <a:gd name="T54" fmla="+- 0 1030 1011"/>
                                <a:gd name="T55" fmla="*/ 1030 h 61"/>
                                <a:gd name="T56" fmla="+- 0 6972 6921"/>
                                <a:gd name="T57" fmla="*/ T56 w 61"/>
                                <a:gd name="T58" fmla="+- 0 1020 1011"/>
                                <a:gd name="T59" fmla="*/ 1020 h 61"/>
                                <a:gd name="T60" fmla="+- 0 6963 6921"/>
                                <a:gd name="T61" fmla="*/ T60 w 61"/>
                                <a:gd name="T62" fmla="+- 0 1014 1011"/>
                                <a:gd name="T63" fmla="*/ 1014 h 61"/>
                                <a:gd name="T64" fmla="+- 0 6951 6921"/>
                                <a:gd name="T65" fmla="*/ T64 w 61"/>
                                <a:gd name="T66" fmla="+- 0 1011 1011"/>
                                <a:gd name="T67" fmla="*/ 1011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30" y="0"/>
                                  </a:moveTo>
                                  <a:lnTo>
                                    <a:pt x="18" y="3"/>
                                  </a:lnTo>
                                  <a:lnTo>
                                    <a:pt x="9" y="9"/>
                                  </a:lnTo>
                                  <a:lnTo>
                                    <a:pt x="2" y="19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9" y="52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30" y="61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51" y="52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8" y="19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42" y="3"/>
                                  </a:lnTo>
                                  <a:lnTo>
                                    <a:pt x="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6" name="docshape111"/>
                          <wps:cNvSpPr>
                            <a:spLocks/>
                          </wps:cNvSpPr>
                          <wps:spPr bwMode="auto">
                            <a:xfrm>
                              <a:off x="6920" y="1011"/>
                              <a:ext cx="61" cy="61"/>
                            </a:xfrm>
                            <a:custGeom>
                              <a:avLst/>
                              <a:gdLst>
                                <a:gd name="T0" fmla="+- 0 6921 6921"/>
                                <a:gd name="T1" fmla="*/ T0 w 61"/>
                                <a:gd name="T2" fmla="+- 0 1041 1011"/>
                                <a:gd name="T3" fmla="*/ 1041 h 61"/>
                                <a:gd name="T4" fmla="+- 0 6923 6921"/>
                                <a:gd name="T5" fmla="*/ T4 w 61"/>
                                <a:gd name="T6" fmla="+- 0 1030 1011"/>
                                <a:gd name="T7" fmla="*/ 1030 h 61"/>
                                <a:gd name="T8" fmla="+- 0 6930 6921"/>
                                <a:gd name="T9" fmla="*/ T8 w 61"/>
                                <a:gd name="T10" fmla="+- 0 1020 1011"/>
                                <a:gd name="T11" fmla="*/ 1020 h 61"/>
                                <a:gd name="T12" fmla="+- 0 6939 6921"/>
                                <a:gd name="T13" fmla="*/ T12 w 61"/>
                                <a:gd name="T14" fmla="+- 0 1014 1011"/>
                                <a:gd name="T15" fmla="*/ 1014 h 61"/>
                                <a:gd name="T16" fmla="+- 0 6951 6921"/>
                                <a:gd name="T17" fmla="*/ T16 w 61"/>
                                <a:gd name="T18" fmla="+- 0 1011 1011"/>
                                <a:gd name="T19" fmla="*/ 1011 h 61"/>
                                <a:gd name="T20" fmla="+- 0 6963 6921"/>
                                <a:gd name="T21" fmla="*/ T20 w 61"/>
                                <a:gd name="T22" fmla="+- 0 1014 1011"/>
                                <a:gd name="T23" fmla="*/ 1014 h 61"/>
                                <a:gd name="T24" fmla="+- 0 6972 6921"/>
                                <a:gd name="T25" fmla="*/ T24 w 61"/>
                                <a:gd name="T26" fmla="+- 0 1020 1011"/>
                                <a:gd name="T27" fmla="*/ 1020 h 61"/>
                                <a:gd name="T28" fmla="+- 0 6979 6921"/>
                                <a:gd name="T29" fmla="*/ T28 w 61"/>
                                <a:gd name="T30" fmla="+- 0 1030 1011"/>
                                <a:gd name="T31" fmla="*/ 1030 h 61"/>
                                <a:gd name="T32" fmla="+- 0 6981 6921"/>
                                <a:gd name="T33" fmla="*/ T32 w 61"/>
                                <a:gd name="T34" fmla="+- 0 1041 1011"/>
                                <a:gd name="T35" fmla="*/ 1041 h 61"/>
                                <a:gd name="T36" fmla="+- 0 6979 6921"/>
                                <a:gd name="T37" fmla="*/ T36 w 61"/>
                                <a:gd name="T38" fmla="+- 0 1053 1011"/>
                                <a:gd name="T39" fmla="*/ 1053 h 61"/>
                                <a:gd name="T40" fmla="+- 0 6972 6921"/>
                                <a:gd name="T41" fmla="*/ T40 w 61"/>
                                <a:gd name="T42" fmla="+- 0 1063 1011"/>
                                <a:gd name="T43" fmla="*/ 1063 h 61"/>
                                <a:gd name="T44" fmla="+- 0 6963 6921"/>
                                <a:gd name="T45" fmla="*/ T44 w 61"/>
                                <a:gd name="T46" fmla="+- 0 1069 1011"/>
                                <a:gd name="T47" fmla="*/ 1069 h 61"/>
                                <a:gd name="T48" fmla="+- 0 6951 6921"/>
                                <a:gd name="T49" fmla="*/ T48 w 61"/>
                                <a:gd name="T50" fmla="+- 0 1072 1011"/>
                                <a:gd name="T51" fmla="*/ 1072 h 61"/>
                                <a:gd name="T52" fmla="+- 0 6939 6921"/>
                                <a:gd name="T53" fmla="*/ T52 w 61"/>
                                <a:gd name="T54" fmla="+- 0 1069 1011"/>
                                <a:gd name="T55" fmla="*/ 1069 h 61"/>
                                <a:gd name="T56" fmla="+- 0 6930 6921"/>
                                <a:gd name="T57" fmla="*/ T56 w 61"/>
                                <a:gd name="T58" fmla="+- 0 1063 1011"/>
                                <a:gd name="T59" fmla="*/ 1063 h 61"/>
                                <a:gd name="T60" fmla="+- 0 6923 6921"/>
                                <a:gd name="T61" fmla="*/ T60 w 61"/>
                                <a:gd name="T62" fmla="+- 0 1053 1011"/>
                                <a:gd name="T63" fmla="*/ 1053 h 61"/>
                                <a:gd name="T64" fmla="+- 0 6921 6921"/>
                                <a:gd name="T65" fmla="*/ T64 w 61"/>
                                <a:gd name="T66" fmla="+- 0 1041 1011"/>
                                <a:gd name="T67" fmla="*/ 1041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0" y="30"/>
                                  </a:moveTo>
                                  <a:lnTo>
                                    <a:pt x="2" y="19"/>
                                  </a:lnTo>
                                  <a:lnTo>
                                    <a:pt x="9" y="9"/>
                                  </a:lnTo>
                                  <a:lnTo>
                                    <a:pt x="18" y="3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42" y="3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8" y="19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51" y="52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30" y="61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9" y="52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0" y="30"/>
                                  </a:lnTo>
                                </a:path>
                              </a:pathLst>
                            </a:custGeom>
                            <a:noFill/>
                            <a:ln w="695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7" name="docshape112"/>
                          <wps:cNvSpPr>
                            <a:spLocks/>
                          </wps:cNvSpPr>
                          <wps:spPr bwMode="auto">
                            <a:xfrm>
                              <a:off x="6905" y="778"/>
                              <a:ext cx="61" cy="61"/>
                            </a:xfrm>
                            <a:custGeom>
                              <a:avLst/>
                              <a:gdLst>
                                <a:gd name="T0" fmla="+- 0 6936 6905"/>
                                <a:gd name="T1" fmla="*/ T0 w 61"/>
                                <a:gd name="T2" fmla="+- 0 778 778"/>
                                <a:gd name="T3" fmla="*/ 778 h 61"/>
                                <a:gd name="T4" fmla="+- 0 6924 6905"/>
                                <a:gd name="T5" fmla="*/ T4 w 61"/>
                                <a:gd name="T6" fmla="+- 0 781 778"/>
                                <a:gd name="T7" fmla="*/ 781 h 61"/>
                                <a:gd name="T8" fmla="+- 0 6914 6905"/>
                                <a:gd name="T9" fmla="*/ T8 w 61"/>
                                <a:gd name="T10" fmla="+- 0 787 778"/>
                                <a:gd name="T11" fmla="*/ 787 h 61"/>
                                <a:gd name="T12" fmla="+- 0 6908 6905"/>
                                <a:gd name="T13" fmla="*/ T12 w 61"/>
                                <a:gd name="T14" fmla="+- 0 797 778"/>
                                <a:gd name="T15" fmla="*/ 797 h 61"/>
                                <a:gd name="T16" fmla="+- 0 6905 6905"/>
                                <a:gd name="T17" fmla="*/ T16 w 61"/>
                                <a:gd name="T18" fmla="+- 0 808 778"/>
                                <a:gd name="T19" fmla="*/ 808 h 61"/>
                                <a:gd name="T20" fmla="+- 0 6908 6905"/>
                                <a:gd name="T21" fmla="*/ T20 w 61"/>
                                <a:gd name="T22" fmla="+- 0 820 778"/>
                                <a:gd name="T23" fmla="*/ 820 h 61"/>
                                <a:gd name="T24" fmla="+- 0 6914 6905"/>
                                <a:gd name="T25" fmla="*/ T24 w 61"/>
                                <a:gd name="T26" fmla="+- 0 830 778"/>
                                <a:gd name="T27" fmla="*/ 830 h 61"/>
                                <a:gd name="T28" fmla="+- 0 6924 6905"/>
                                <a:gd name="T29" fmla="*/ T28 w 61"/>
                                <a:gd name="T30" fmla="+- 0 836 778"/>
                                <a:gd name="T31" fmla="*/ 836 h 61"/>
                                <a:gd name="T32" fmla="+- 0 6936 6905"/>
                                <a:gd name="T33" fmla="*/ T32 w 61"/>
                                <a:gd name="T34" fmla="+- 0 839 778"/>
                                <a:gd name="T35" fmla="*/ 839 h 61"/>
                                <a:gd name="T36" fmla="+- 0 6947 6905"/>
                                <a:gd name="T37" fmla="*/ T36 w 61"/>
                                <a:gd name="T38" fmla="+- 0 836 778"/>
                                <a:gd name="T39" fmla="*/ 836 h 61"/>
                                <a:gd name="T40" fmla="+- 0 6957 6905"/>
                                <a:gd name="T41" fmla="*/ T40 w 61"/>
                                <a:gd name="T42" fmla="+- 0 830 778"/>
                                <a:gd name="T43" fmla="*/ 830 h 61"/>
                                <a:gd name="T44" fmla="+- 0 6963 6905"/>
                                <a:gd name="T45" fmla="*/ T44 w 61"/>
                                <a:gd name="T46" fmla="+- 0 820 778"/>
                                <a:gd name="T47" fmla="*/ 820 h 61"/>
                                <a:gd name="T48" fmla="+- 0 6966 6905"/>
                                <a:gd name="T49" fmla="*/ T48 w 61"/>
                                <a:gd name="T50" fmla="+- 0 808 778"/>
                                <a:gd name="T51" fmla="*/ 808 h 61"/>
                                <a:gd name="T52" fmla="+- 0 6963 6905"/>
                                <a:gd name="T53" fmla="*/ T52 w 61"/>
                                <a:gd name="T54" fmla="+- 0 797 778"/>
                                <a:gd name="T55" fmla="*/ 797 h 61"/>
                                <a:gd name="T56" fmla="+- 0 6957 6905"/>
                                <a:gd name="T57" fmla="*/ T56 w 61"/>
                                <a:gd name="T58" fmla="+- 0 787 778"/>
                                <a:gd name="T59" fmla="*/ 787 h 61"/>
                                <a:gd name="T60" fmla="+- 0 6947 6905"/>
                                <a:gd name="T61" fmla="*/ T60 w 61"/>
                                <a:gd name="T62" fmla="+- 0 781 778"/>
                                <a:gd name="T63" fmla="*/ 781 h 61"/>
                                <a:gd name="T64" fmla="+- 0 6936 6905"/>
                                <a:gd name="T65" fmla="*/ T64 w 61"/>
                                <a:gd name="T66" fmla="+- 0 778 778"/>
                                <a:gd name="T67" fmla="*/ 778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31" y="0"/>
                                  </a:moveTo>
                                  <a:lnTo>
                                    <a:pt x="19" y="3"/>
                                  </a:lnTo>
                                  <a:lnTo>
                                    <a:pt x="9" y="9"/>
                                  </a:lnTo>
                                  <a:lnTo>
                                    <a:pt x="3" y="19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3" y="42"/>
                                  </a:lnTo>
                                  <a:lnTo>
                                    <a:pt x="9" y="52"/>
                                  </a:lnTo>
                                  <a:lnTo>
                                    <a:pt x="19" y="58"/>
                                  </a:lnTo>
                                  <a:lnTo>
                                    <a:pt x="31" y="61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52" y="52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61" y="30"/>
                                  </a:lnTo>
                                  <a:lnTo>
                                    <a:pt x="58" y="19"/>
                                  </a:lnTo>
                                  <a:lnTo>
                                    <a:pt x="52" y="9"/>
                                  </a:lnTo>
                                  <a:lnTo>
                                    <a:pt x="42" y="3"/>
                                  </a:lnTo>
                                  <a:lnTo>
                                    <a:pt x="3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8" name="docshape113"/>
                          <wps:cNvSpPr>
                            <a:spLocks/>
                          </wps:cNvSpPr>
                          <wps:spPr bwMode="auto">
                            <a:xfrm>
                              <a:off x="6905" y="778"/>
                              <a:ext cx="61" cy="61"/>
                            </a:xfrm>
                            <a:custGeom>
                              <a:avLst/>
                              <a:gdLst>
                                <a:gd name="T0" fmla="+- 0 6905 6905"/>
                                <a:gd name="T1" fmla="*/ T0 w 61"/>
                                <a:gd name="T2" fmla="+- 0 808 778"/>
                                <a:gd name="T3" fmla="*/ 808 h 61"/>
                                <a:gd name="T4" fmla="+- 0 6908 6905"/>
                                <a:gd name="T5" fmla="*/ T4 w 61"/>
                                <a:gd name="T6" fmla="+- 0 797 778"/>
                                <a:gd name="T7" fmla="*/ 797 h 61"/>
                                <a:gd name="T8" fmla="+- 0 6914 6905"/>
                                <a:gd name="T9" fmla="*/ T8 w 61"/>
                                <a:gd name="T10" fmla="+- 0 787 778"/>
                                <a:gd name="T11" fmla="*/ 787 h 61"/>
                                <a:gd name="T12" fmla="+- 0 6924 6905"/>
                                <a:gd name="T13" fmla="*/ T12 w 61"/>
                                <a:gd name="T14" fmla="+- 0 781 778"/>
                                <a:gd name="T15" fmla="*/ 781 h 61"/>
                                <a:gd name="T16" fmla="+- 0 6936 6905"/>
                                <a:gd name="T17" fmla="*/ T16 w 61"/>
                                <a:gd name="T18" fmla="+- 0 778 778"/>
                                <a:gd name="T19" fmla="*/ 778 h 61"/>
                                <a:gd name="T20" fmla="+- 0 6947 6905"/>
                                <a:gd name="T21" fmla="*/ T20 w 61"/>
                                <a:gd name="T22" fmla="+- 0 781 778"/>
                                <a:gd name="T23" fmla="*/ 781 h 61"/>
                                <a:gd name="T24" fmla="+- 0 6957 6905"/>
                                <a:gd name="T25" fmla="*/ T24 w 61"/>
                                <a:gd name="T26" fmla="+- 0 787 778"/>
                                <a:gd name="T27" fmla="*/ 787 h 61"/>
                                <a:gd name="T28" fmla="+- 0 6963 6905"/>
                                <a:gd name="T29" fmla="*/ T28 w 61"/>
                                <a:gd name="T30" fmla="+- 0 797 778"/>
                                <a:gd name="T31" fmla="*/ 797 h 61"/>
                                <a:gd name="T32" fmla="+- 0 6966 6905"/>
                                <a:gd name="T33" fmla="*/ T32 w 61"/>
                                <a:gd name="T34" fmla="+- 0 808 778"/>
                                <a:gd name="T35" fmla="*/ 808 h 61"/>
                                <a:gd name="T36" fmla="+- 0 6963 6905"/>
                                <a:gd name="T37" fmla="*/ T36 w 61"/>
                                <a:gd name="T38" fmla="+- 0 820 778"/>
                                <a:gd name="T39" fmla="*/ 820 h 61"/>
                                <a:gd name="T40" fmla="+- 0 6957 6905"/>
                                <a:gd name="T41" fmla="*/ T40 w 61"/>
                                <a:gd name="T42" fmla="+- 0 830 778"/>
                                <a:gd name="T43" fmla="*/ 830 h 61"/>
                                <a:gd name="T44" fmla="+- 0 6947 6905"/>
                                <a:gd name="T45" fmla="*/ T44 w 61"/>
                                <a:gd name="T46" fmla="+- 0 836 778"/>
                                <a:gd name="T47" fmla="*/ 836 h 61"/>
                                <a:gd name="T48" fmla="+- 0 6936 6905"/>
                                <a:gd name="T49" fmla="*/ T48 w 61"/>
                                <a:gd name="T50" fmla="+- 0 839 778"/>
                                <a:gd name="T51" fmla="*/ 839 h 61"/>
                                <a:gd name="T52" fmla="+- 0 6924 6905"/>
                                <a:gd name="T53" fmla="*/ T52 w 61"/>
                                <a:gd name="T54" fmla="+- 0 836 778"/>
                                <a:gd name="T55" fmla="*/ 836 h 61"/>
                                <a:gd name="T56" fmla="+- 0 6914 6905"/>
                                <a:gd name="T57" fmla="*/ T56 w 61"/>
                                <a:gd name="T58" fmla="+- 0 830 778"/>
                                <a:gd name="T59" fmla="*/ 830 h 61"/>
                                <a:gd name="T60" fmla="+- 0 6908 6905"/>
                                <a:gd name="T61" fmla="*/ T60 w 61"/>
                                <a:gd name="T62" fmla="+- 0 820 778"/>
                                <a:gd name="T63" fmla="*/ 820 h 61"/>
                                <a:gd name="T64" fmla="+- 0 6905 6905"/>
                                <a:gd name="T65" fmla="*/ T64 w 61"/>
                                <a:gd name="T66" fmla="+- 0 808 778"/>
                                <a:gd name="T67" fmla="*/ 808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0" y="30"/>
                                  </a:moveTo>
                                  <a:lnTo>
                                    <a:pt x="3" y="19"/>
                                  </a:lnTo>
                                  <a:lnTo>
                                    <a:pt x="9" y="9"/>
                                  </a:lnTo>
                                  <a:lnTo>
                                    <a:pt x="19" y="3"/>
                                  </a:lnTo>
                                  <a:lnTo>
                                    <a:pt x="31" y="0"/>
                                  </a:lnTo>
                                  <a:lnTo>
                                    <a:pt x="42" y="3"/>
                                  </a:lnTo>
                                  <a:lnTo>
                                    <a:pt x="52" y="9"/>
                                  </a:lnTo>
                                  <a:lnTo>
                                    <a:pt x="58" y="19"/>
                                  </a:lnTo>
                                  <a:lnTo>
                                    <a:pt x="61" y="30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52" y="52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31" y="61"/>
                                  </a:lnTo>
                                  <a:lnTo>
                                    <a:pt x="19" y="58"/>
                                  </a:lnTo>
                                  <a:lnTo>
                                    <a:pt x="9" y="52"/>
                                  </a:lnTo>
                                  <a:lnTo>
                                    <a:pt x="3" y="42"/>
                                  </a:lnTo>
                                  <a:lnTo>
                                    <a:pt x="0" y="30"/>
                                  </a:lnTo>
                                </a:path>
                              </a:pathLst>
                            </a:custGeom>
                            <a:noFill/>
                            <a:ln w="695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9" name="docshape114"/>
                          <wps:cNvSpPr>
                            <a:spLocks/>
                          </wps:cNvSpPr>
                          <wps:spPr bwMode="auto">
                            <a:xfrm>
                              <a:off x="6950" y="921"/>
                              <a:ext cx="2" cy="242"/>
                            </a:xfrm>
                            <a:custGeom>
                              <a:avLst/>
                              <a:gdLst>
                                <a:gd name="T0" fmla="+- 0 6951 6951"/>
                                <a:gd name="T1" fmla="*/ T0 w 1"/>
                                <a:gd name="T2" fmla="+- 0 921 921"/>
                                <a:gd name="T3" fmla="*/ 921 h 242"/>
                                <a:gd name="T4" fmla="+- 0 6951 6951"/>
                                <a:gd name="T5" fmla="*/ T4 w 1"/>
                                <a:gd name="T6" fmla="+- 0 921 921"/>
                                <a:gd name="T7" fmla="*/ 921 h 242"/>
                                <a:gd name="T8" fmla="+- 0 6951 6951"/>
                                <a:gd name="T9" fmla="*/ T8 w 1"/>
                                <a:gd name="T10" fmla="+- 0 921 921"/>
                                <a:gd name="T11" fmla="*/ 921 h 242"/>
                                <a:gd name="T12" fmla="+- 0 6951 6951"/>
                                <a:gd name="T13" fmla="*/ T12 w 1"/>
                                <a:gd name="T14" fmla="+- 0 1163 921"/>
                                <a:gd name="T15" fmla="*/ 1163 h 242"/>
                                <a:gd name="T16" fmla="+- 0 6951 6951"/>
                                <a:gd name="T17" fmla="*/ T16 w 1"/>
                                <a:gd name="T18" fmla="+- 0 1163 921"/>
                                <a:gd name="T19" fmla="*/ 1163 h 242"/>
                                <a:gd name="T20" fmla="+- 0 6951 6951"/>
                                <a:gd name="T21" fmla="*/ T20 w 1"/>
                                <a:gd name="T22" fmla="+- 0 1163 921"/>
                                <a:gd name="T23" fmla="*/ 1163 h 2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1" h="242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moveTo>
                                    <a:pt x="0" y="0"/>
                                  </a:moveTo>
                                  <a:lnTo>
                                    <a:pt x="0" y="242"/>
                                  </a:lnTo>
                                  <a:moveTo>
                                    <a:pt x="0" y="242"/>
                                  </a:moveTo>
                                  <a:lnTo>
                                    <a:pt x="0" y="242"/>
                                  </a:lnTo>
                                </a:path>
                              </a:pathLst>
                            </a:cu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0" name="docshape115"/>
                          <wps:cNvSpPr>
                            <a:spLocks/>
                          </wps:cNvSpPr>
                          <wps:spPr bwMode="auto">
                            <a:xfrm>
                              <a:off x="6927" y="667"/>
                              <a:ext cx="17" cy="17"/>
                            </a:xfrm>
                            <a:custGeom>
                              <a:avLst/>
                              <a:gdLst>
                                <a:gd name="T0" fmla="+- 0 6927 6927"/>
                                <a:gd name="T1" fmla="*/ T0 w 17"/>
                                <a:gd name="T2" fmla="+- 0 676 667"/>
                                <a:gd name="T3" fmla="*/ 676 h 17"/>
                                <a:gd name="T4" fmla="+- 0 6930 6927"/>
                                <a:gd name="T5" fmla="*/ T4 w 17"/>
                                <a:gd name="T6" fmla="+- 0 670 667"/>
                                <a:gd name="T7" fmla="*/ 670 h 17"/>
                                <a:gd name="T8" fmla="+- 0 6936 6927"/>
                                <a:gd name="T9" fmla="*/ T8 w 17"/>
                                <a:gd name="T10" fmla="+- 0 667 667"/>
                                <a:gd name="T11" fmla="*/ 667 h 17"/>
                                <a:gd name="T12" fmla="+- 0 6942 6927"/>
                                <a:gd name="T13" fmla="*/ T12 w 17"/>
                                <a:gd name="T14" fmla="+- 0 670 667"/>
                                <a:gd name="T15" fmla="*/ 670 h 17"/>
                                <a:gd name="T16" fmla="+- 0 6944 6927"/>
                                <a:gd name="T17" fmla="*/ T16 w 17"/>
                                <a:gd name="T18" fmla="+- 0 676 667"/>
                                <a:gd name="T19" fmla="*/ 676 h 17"/>
                                <a:gd name="T20" fmla="+- 0 6942 6927"/>
                                <a:gd name="T21" fmla="*/ T20 w 17"/>
                                <a:gd name="T22" fmla="+- 0 682 667"/>
                                <a:gd name="T23" fmla="*/ 682 h 17"/>
                                <a:gd name="T24" fmla="+- 0 6936 6927"/>
                                <a:gd name="T25" fmla="*/ T24 w 17"/>
                                <a:gd name="T26" fmla="+- 0 684 667"/>
                                <a:gd name="T27" fmla="*/ 684 h 17"/>
                                <a:gd name="T28" fmla="+- 0 6930 6927"/>
                                <a:gd name="T29" fmla="*/ T28 w 17"/>
                                <a:gd name="T30" fmla="+- 0 682 667"/>
                                <a:gd name="T31" fmla="*/ 682 h 17"/>
                                <a:gd name="T32" fmla="+- 0 6927 6927"/>
                                <a:gd name="T33" fmla="*/ T32 w 17"/>
                                <a:gd name="T34" fmla="+- 0 676 667"/>
                                <a:gd name="T35" fmla="*/ 676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9"/>
                                  </a:moveTo>
                                  <a:lnTo>
                                    <a:pt x="3" y="3"/>
                                  </a:lnTo>
                                  <a:lnTo>
                                    <a:pt x="9" y="0"/>
                                  </a:lnTo>
                                  <a:lnTo>
                                    <a:pt x="15" y="3"/>
                                  </a:lnTo>
                                  <a:lnTo>
                                    <a:pt x="17" y="9"/>
                                  </a:lnTo>
                                  <a:lnTo>
                                    <a:pt x="15" y="15"/>
                                  </a:lnTo>
                                  <a:lnTo>
                                    <a:pt x="9" y="17"/>
                                  </a:lnTo>
                                  <a:lnTo>
                                    <a:pt x="3" y="15"/>
                                  </a:lnTo>
                                  <a:lnTo>
                                    <a:pt x="0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1" name="Line 40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936" y="676"/>
                              <a:ext cx="0" cy="271"/>
                            </a:xfrm>
                            <a:prstGeom prst="line">
                              <a:avLst/>
                            </a:pr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2" name="docshape116"/>
                          <wps:cNvSpPr>
                            <a:spLocks/>
                          </wps:cNvSpPr>
                          <wps:spPr bwMode="auto">
                            <a:xfrm>
                              <a:off x="6927" y="938"/>
                              <a:ext cx="17" cy="17"/>
                            </a:xfrm>
                            <a:custGeom>
                              <a:avLst/>
                              <a:gdLst>
                                <a:gd name="T0" fmla="+- 0 6927 6927"/>
                                <a:gd name="T1" fmla="*/ T0 w 17"/>
                                <a:gd name="T2" fmla="+- 0 947 939"/>
                                <a:gd name="T3" fmla="*/ 947 h 17"/>
                                <a:gd name="T4" fmla="+- 0 6930 6927"/>
                                <a:gd name="T5" fmla="*/ T4 w 17"/>
                                <a:gd name="T6" fmla="+- 0 941 939"/>
                                <a:gd name="T7" fmla="*/ 941 h 17"/>
                                <a:gd name="T8" fmla="+- 0 6936 6927"/>
                                <a:gd name="T9" fmla="*/ T8 w 17"/>
                                <a:gd name="T10" fmla="+- 0 939 939"/>
                                <a:gd name="T11" fmla="*/ 939 h 17"/>
                                <a:gd name="T12" fmla="+- 0 6942 6927"/>
                                <a:gd name="T13" fmla="*/ T12 w 17"/>
                                <a:gd name="T14" fmla="+- 0 941 939"/>
                                <a:gd name="T15" fmla="*/ 941 h 17"/>
                                <a:gd name="T16" fmla="+- 0 6944 6927"/>
                                <a:gd name="T17" fmla="*/ T16 w 17"/>
                                <a:gd name="T18" fmla="+- 0 947 939"/>
                                <a:gd name="T19" fmla="*/ 947 h 17"/>
                                <a:gd name="T20" fmla="+- 0 6942 6927"/>
                                <a:gd name="T21" fmla="*/ T20 w 17"/>
                                <a:gd name="T22" fmla="+- 0 953 939"/>
                                <a:gd name="T23" fmla="*/ 953 h 17"/>
                                <a:gd name="T24" fmla="+- 0 6936 6927"/>
                                <a:gd name="T25" fmla="*/ T24 w 17"/>
                                <a:gd name="T26" fmla="+- 0 955 939"/>
                                <a:gd name="T27" fmla="*/ 955 h 17"/>
                                <a:gd name="T28" fmla="+- 0 6930 6927"/>
                                <a:gd name="T29" fmla="*/ T28 w 17"/>
                                <a:gd name="T30" fmla="+- 0 953 939"/>
                                <a:gd name="T31" fmla="*/ 953 h 17"/>
                                <a:gd name="T32" fmla="+- 0 6927 6927"/>
                                <a:gd name="T33" fmla="*/ T32 w 17"/>
                                <a:gd name="T34" fmla="+- 0 947 939"/>
                                <a:gd name="T35" fmla="*/ 947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3" y="2"/>
                                  </a:lnTo>
                                  <a:lnTo>
                                    <a:pt x="9" y="0"/>
                                  </a:lnTo>
                                  <a:lnTo>
                                    <a:pt x="15" y="2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15" y="14"/>
                                  </a:lnTo>
                                  <a:lnTo>
                                    <a:pt x="9" y="16"/>
                                  </a:lnTo>
                                  <a:lnTo>
                                    <a:pt x="3" y="14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3" name="docshape117"/>
                          <wps:cNvSpPr>
                            <a:spLocks/>
                          </wps:cNvSpPr>
                          <wps:spPr bwMode="auto">
                            <a:xfrm>
                              <a:off x="6821" y="798"/>
                              <a:ext cx="250" cy="254"/>
                            </a:xfrm>
                            <a:custGeom>
                              <a:avLst/>
                              <a:gdLst>
                                <a:gd name="T0" fmla="+- 0 7071 6821"/>
                                <a:gd name="T1" fmla="*/ T0 w 250"/>
                                <a:gd name="T2" fmla="+- 0 1051 798"/>
                                <a:gd name="T3" fmla="*/ 1051 h 254"/>
                                <a:gd name="T4" fmla="+- 0 7071 6821"/>
                                <a:gd name="T5" fmla="*/ T4 w 250"/>
                                <a:gd name="T6" fmla="+- 0 1031 798"/>
                                <a:gd name="T7" fmla="*/ 1031 h 254"/>
                                <a:gd name="T8" fmla="+- 0 7071 6821"/>
                                <a:gd name="T9" fmla="*/ T8 w 250"/>
                                <a:gd name="T10" fmla="+- 0 1041 798"/>
                                <a:gd name="T11" fmla="*/ 1041 h 254"/>
                                <a:gd name="T12" fmla="+- 0 6829 6821"/>
                                <a:gd name="T13" fmla="*/ T12 w 250"/>
                                <a:gd name="T14" fmla="+- 0 1041 798"/>
                                <a:gd name="T15" fmla="*/ 1041 h 254"/>
                                <a:gd name="T16" fmla="+- 0 6829 6821"/>
                                <a:gd name="T17" fmla="*/ T16 w 250"/>
                                <a:gd name="T18" fmla="+- 0 1051 798"/>
                                <a:gd name="T19" fmla="*/ 1051 h 254"/>
                                <a:gd name="T20" fmla="+- 0 6829 6821"/>
                                <a:gd name="T21" fmla="*/ T20 w 250"/>
                                <a:gd name="T22" fmla="+- 0 1031 798"/>
                                <a:gd name="T23" fmla="*/ 1031 h 254"/>
                                <a:gd name="T24" fmla="+- 0 7070 6821"/>
                                <a:gd name="T25" fmla="*/ T24 w 250"/>
                                <a:gd name="T26" fmla="+- 0 819 798"/>
                                <a:gd name="T27" fmla="*/ 819 h 254"/>
                                <a:gd name="T28" fmla="+- 0 7070 6821"/>
                                <a:gd name="T29" fmla="*/ T28 w 250"/>
                                <a:gd name="T30" fmla="+- 0 798 798"/>
                                <a:gd name="T31" fmla="*/ 798 h 254"/>
                                <a:gd name="T32" fmla="+- 0 7070 6821"/>
                                <a:gd name="T33" fmla="*/ T32 w 250"/>
                                <a:gd name="T34" fmla="+- 0 808 798"/>
                                <a:gd name="T35" fmla="*/ 808 h 254"/>
                                <a:gd name="T36" fmla="+- 0 6821 6821"/>
                                <a:gd name="T37" fmla="*/ T36 w 250"/>
                                <a:gd name="T38" fmla="+- 0 808 798"/>
                                <a:gd name="T39" fmla="*/ 808 h 254"/>
                                <a:gd name="T40" fmla="+- 0 6821 6821"/>
                                <a:gd name="T41" fmla="*/ T40 w 250"/>
                                <a:gd name="T42" fmla="+- 0 819 798"/>
                                <a:gd name="T43" fmla="*/ 819 h 254"/>
                                <a:gd name="T44" fmla="+- 0 6821 6821"/>
                                <a:gd name="T45" fmla="*/ T44 w 250"/>
                                <a:gd name="T46" fmla="+- 0 798 798"/>
                                <a:gd name="T47" fmla="*/ 798 h 2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250" h="254">
                                  <a:moveTo>
                                    <a:pt x="250" y="253"/>
                                  </a:moveTo>
                                  <a:lnTo>
                                    <a:pt x="250" y="233"/>
                                  </a:lnTo>
                                  <a:moveTo>
                                    <a:pt x="250" y="243"/>
                                  </a:moveTo>
                                  <a:lnTo>
                                    <a:pt x="8" y="243"/>
                                  </a:lnTo>
                                  <a:moveTo>
                                    <a:pt x="8" y="253"/>
                                  </a:moveTo>
                                  <a:lnTo>
                                    <a:pt x="8" y="233"/>
                                  </a:lnTo>
                                  <a:moveTo>
                                    <a:pt x="249" y="21"/>
                                  </a:moveTo>
                                  <a:lnTo>
                                    <a:pt x="249" y="0"/>
                                  </a:lnTo>
                                  <a:moveTo>
                                    <a:pt x="249" y="10"/>
                                  </a:moveTo>
                                  <a:lnTo>
                                    <a:pt x="0" y="10"/>
                                  </a:lnTo>
                                  <a:moveTo>
                                    <a:pt x="0" y="21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4" name="docshape118"/>
                          <wps:cNvSpPr>
                            <a:spLocks/>
                          </wps:cNvSpPr>
                          <wps:spPr bwMode="auto">
                            <a:xfrm>
                              <a:off x="5968" y="1830"/>
                              <a:ext cx="61" cy="61"/>
                            </a:xfrm>
                            <a:custGeom>
                              <a:avLst/>
                              <a:gdLst>
                                <a:gd name="T0" fmla="+- 0 5999 5968"/>
                                <a:gd name="T1" fmla="*/ T0 w 61"/>
                                <a:gd name="T2" fmla="+- 0 1831 1831"/>
                                <a:gd name="T3" fmla="*/ 1831 h 61"/>
                                <a:gd name="T4" fmla="+- 0 5987 5968"/>
                                <a:gd name="T5" fmla="*/ T4 w 61"/>
                                <a:gd name="T6" fmla="+- 0 1833 1831"/>
                                <a:gd name="T7" fmla="*/ 1833 h 61"/>
                                <a:gd name="T8" fmla="+- 0 5977 5968"/>
                                <a:gd name="T9" fmla="*/ T8 w 61"/>
                                <a:gd name="T10" fmla="+- 0 1840 1831"/>
                                <a:gd name="T11" fmla="*/ 1840 h 61"/>
                                <a:gd name="T12" fmla="+- 0 5971 5968"/>
                                <a:gd name="T13" fmla="*/ T12 w 61"/>
                                <a:gd name="T14" fmla="+- 0 1849 1831"/>
                                <a:gd name="T15" fmla="*/ 1849 h 61"/>
                                <a:gd name="T16" fmla="+- 0 5968 5968"/>
                                <a:gd name="T17" fmla="*/ T16 w 61"/>
                                <a:gd name="T18" fmla="+- 0 1861 1831"/>
                                <a:gd name="T19" fmla="*/ 1861 h 61"/>
                                <a:gd name="T20" fmla="+- 0 5971 5968"/>
                                <a:gd name="T21" fmla="*/ T20 w 61"/>
                                <a:gd name="T22" fmla="+- 0 1873 1831"/>
                                <a:gd name="T23" fmla="*/ 1873 h 61"/>
                                <a:gd name="T24" fmla="+- 0 5977 5968"/>
                                <a:gd name="T25" fmla="*/ T24 w 61"/>
                                <a:gd name="T26" fmla="+- 0 1882 1831"/>
                                <a:gd name="T27" fmla="*/ 1882 h 61"/>
                                <a:gd name="T28" fmla="+- 0 5987 5968"/>
                                <a:gd name="T29" fmla="*/ T28 w 61"/>
                                <a:gd name="T30" fmla="+- 0 1889 1831"/>
                                <a:gd name="T31" fmla="*/ 1889 h 61"/>
                                <a:gd name="T32" fmla="+- 0 5999 5968"/>
                                <a:gd name="T33" fmla="*/ T32 w 61"/>
                                <a:gd name="T34" fmla="+- 0 1891 1831"/>
                                <a:gd name="T35" fmla="*/ 1891 h 61"/>
                                <a:gd name="T36" fmla="+- 0 6010 5968"/>
                                <a:gd name="T37" fmla="*/ T36 w 61"/>
                                <a:gd name="T38" fmla="+- 0 1889 1831"/>
                                <a:gd name="T39" fmla="*/ 1889 h 61"/>
                                <a:gd name="T40" fmla="+- 0 6020 5968"/>
                                <a:gd name="T41" fmla="*/ T40 w 61"/>
                                <a:gd name="T42" fmla="+- 0 1882 1831"/>
                                <a:gd name="T43" fmla="*/ 1882 h 61"/>
                                <a:gd name="T44" fmla="+- 0 6026 5968"/>
                                <a:gd name="T45" fmla="*/ T44 w 61"/>
                                <a:gd name="T46" fmla="+- 0 1873 1831"/>
                                <a:gd name="T47" fmla="*/ 1873 h 61"/>
                                <a:gd name="T48" fmla="+- 0 6029 5968"/>
                                <a:gd name="T49" fmla="*/ T48 w 61"/>
                                <a:gd name="T50" fmla="+- 0 1861 1831"/>
                                <a:gd name="T51" fmla="*/ 1861 h 61"/>
                                <a:gd name="T52" fmla="+- 0 6026 5968"/>
                                <a:gd name="T53" fmla="*/ T52 w 61"/>
                                <a:gd name="T54" fmla="+- 0 1849 1831"/>
                                <a:gd name="T55" fmla="*/ 1849 h 61"/>
                                <a:gd name="T56" fmla="+- 0 6020 5968"/>
                                <a:gd name="T57" fmla="*/ T56 w 61"/>
                                <a:gd name="T58" fmla="+- 0 1840 1831"/>
                                <a:gd name="T59" fmla="*/ 1840 h 61"/>
                                <a:gd name="T60" fmla="+- 0 6010 5968"/>
                                <a:gd name="T61" fmla="*/ T60 w 61"/>
                                <a:gd name="T62" fmla="+- 0 1833 1831"/>
                                <a:gd name="T63" fmla="*/ 1833 h 61"/>
                                <a:gd name="T64" fmla="+- 0 5999 5968"/>
                                <a:gd name="T65" fmla="*/ T64 w 61"/>
                                <a:gd name="T66" fmla="+- 0 1831 1831"/>
                                <a:gd name="T67" fmla="*/ 1831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31" y="0"/>
                                  </a:moveTo>
                                  <a:lnTo>
                                    <a:pt x="19" y="2"/>
                                  </a:lnTo>
                                  <a:lnTo>
                                    <a:pt x="9" y="9"/>
                                  </a:lnTo>
                                  <a:lnTo>
                                    <a:pt x="3" y="18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3" y="42"/>
                                  </a:lnTo>
                                  <a:lnTo>
                                    <a:pt x="9" y="51"/>
                                  </a:lnTo>
                                  <a:lnTo>
                                    <a:pt x="19" y="58"/>
                                  </a:lnTo>
                                  <a:lnTo>
                                    <a:pt x="31" y="60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52" y="51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61" y="30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52" y="9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3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5" name="docshape119"/>
                          <wps:cNvSpPr>
                            <a:spLocks/>
                          </wps:cNvSpPr>
                          <wps:spPr bwMode="auto">
                            <a:xfrm>
                              <a:off x="5968" y="1830"/>
                              <a:ext cx="61" cy="61"/>
                            </a:xfrm>
                            <a:custGeom>
                              <a:avLst/>
                              <a:gdLst>
                                <a:gd name="T0" fmla="+- 0 5968 5968"/>
                                <a:gd name="T1" fmla="*/ T0 w 61"/>
                                <a:gd name="T2" fmla="+- 0 1861 1831"/>
                                <a:gd name="T3" fmla="*/ 1861 h 61"/>
                                <a:gd name="T4" fmla="+- 0 5971 5968"/>
                                <a:gd name="T5" fmla="*/ T4 w 61"/>
                                <a:gd name="T6" fmla="+- 0 1849 1831"/>
                                <a:gd name="T7" fmla="*/ 1849 h 61"/>
                                <a:gd name="T8" fmla="+- 0 5977 5968"/>
                                <a:gd name="T9" fmla="*/ T8 w 61"/>
                                <a:gd name="T10" fmla="+- 0 1840 1831"/>
                                <a:gd name="T11" fmla="*/ 1840 h 61"/>
                                <a:gd name="T12" fmla="+- 0 5987 5968"/>
                                <a:gd name="T13" fmla="*/ T12 w 61"/>
                                <a:gd name="T14" fmla="+- 0 1833 1831"/>
                                <a:gd name="T15" fmla="*/ 1833 h 61"/>
                                <a:gd name="T16" fmla="+- 0 5999 5968"/>
                                <a:gd name="T17" fmla="*/ T16 w 61"/>
                                <a:gd name="T18" fmla="+- 0 1831 1831"/>
                                <a:gd name="T19" fmla="*/ 1831 h 61"/>
                                <a:gd name="T20" fmla="+- 0 6010 5968"/>
                                <a:gd name="T21" fmla="*/ T20 w 61"/>
                                <a:gd name="T22" fmla="+- 0 1833 1831"/>
                                <a:gd name="T23" fmla="*/ 1833 h 61"/>
                                <a:gd name="T24" fmla="+- 0 6020 5968"/>
                                <a:gd name="T25" fmla="*/ T24 w 61"/>
                                <a:gd name="T26" fmla="+- 0 1840 1831"/>
                                <a:gd name="T27" fmla="*/ 1840 h 61"/>
                                <a:gd name="T28" fmla="+- 0 6026 5968"/>
                                <a:gd name="T29" fmla="*/ T28 w 61"/>
                                <a:gd name="T30" fmla="+- 0 1849 1831"/>
                                <a:gd name="T31" fmla="*/ 1849 h 61"/>
                                <a:gd name="T32" fmla="+- 0 6029 5968"/>
                                <a:gd name="T33" fmla="*/ T32 w 61"/>
                                <a:gd name="T34" fmla="+- 0 1861 1831"/>
                                <a:gd name="T35" fmla="*/ 1861 h 61"/>
                                <a:gd name="T36" fmla="+- 0 6026 5968"/>
                                <a:gd name="T37" fmla="*/ T36 w 61"/>
                                <a:gd name="T38" fmla="+- 0 1873 1831"/>
                                <a:gd name="T39" fmla="*/ 1873 h 61"/>
                                <a:gd name="T40" fmla="+- 0 6020 5968"/>
                                <a:gd name="T41" fmla="*/ T40 w 61"/>
                                <a:gd name="T42" fmla="+- 0 1882 1831"/>
                                <a:gd name="T43" fmla="*/ 1882 h 61"/>
                                <a:gd name="T44" fmla="+- 0 6010 5968"/>
                                <a:gd name="T45" fmla="*/ T44 w 61"/>
                                <a:gd name="T46" fmla="+- 0 1889 1831"/>
                                <a:gd name="T47" fmla="*/ 1889 h 61"/>
                                <a:gd name="T48" fmla="+- 0 5999 5968"/>
                                <a:gd name="T49" fmla="*/ T48 w 61"/>
                                <a:gd name="T50" fmla="+- 0 1891 1831"/>
                                <a:gd name="T51" fmla="*/ 1891 h 61"/>
                                <a:gd name="T52" fmla="+- 0 5987 5968"/>
                                <a:gd name="T53" fmla="*/ T52 w 61"/>
                                <a:gd name="T54" fmla="+- 0 1889 1831"/>
                                <a:gd name="T55" fmla="*/ 1889 h 61"/>
                                <a:gd name="T56" fmla="+- 0 5977 5968"/>
                                <a:gd name="T57" fmla="*/ T56 w 61"/>
                                <a:gd name="T58" fmla="+- 0 1882 1831"/>
                                <a:gd name="T59" fmla="*/ 1882 h 61"/>
                                <a:gd name="T60" fmla="+- 0 5971 5968"/>
                                <a:gd name="T61" fmla="*/ T60 w 61"/>
                                <a:gd name="T62" fmla="+- 0 1873 1831"/>
                                <a:gd name="T63" fmla="*/ 1873 h 61"/>
                                <a:gd name="T64" fmla="+- 0 5968 5968"/>
                                <a:gd name="T65" fmla="*/ T64 w 61"/>
                                <a:gd name="T66" fmla="+- 0 1861 1831"/>
                                <a:gd name="T67" fmla="*/ 1861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0" y="30"/>
                                  </a:moveTo>
                                  <a:lnTo>
                                    <a:pt x="3" y="18"/>
                                  </a:lnTo>
                                  <a:lnTo>
                                    <a:pt x="9" y="9"/>
                                  </a:lnTo>
                                  <a:lnTo>
                                    <a:pt x="19" y="2"/>
                                  </a:lnTo>
                                  <a:lnTo>
                                    <a:pt x="31" y="0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52" y="9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61" y="30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52" y="51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31" y="60"/>
                                  </a:lnTo>
                                  <a:lnTo>
                                    <a:pt x="19" y="58"/>
                                  </a:lnTo>
                                  <a:lnTo>
                                    <a:pt x="9" y="51"/>
                                  </a:lnTo>
                                  <a:lnTo>
                                    <a:pt x="3" y="42"/>
                                  </a:lnTo>
                                  <a:lnTo>
                                    <a:pt x="0" y="30"/>
                                  </a:lnTo>
                                </a:path>
                              </a:pathLst>
                            </a:custGeom>
                            <a:noFill/>
                            <a:ln w="695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6" name="docshape120"/>
                          <wps:cNvSpPr>
                            <a:spLocks/>
                          </wps:cNvSpPr>
                          <wps:spPr bwMode="auto">
                            <a:xfrm>
                              <a:off x="5967" y="1739"/>
                              <a:ext cx="61" cy="61"/>
                            </a:xfrm>
                            <a:custGeom>
                              <a:avLst/>
                              <a:gdLst>
                                <a:gd name="T0" fmla="+- 0 5997 5967"/>
                                <a:gd name="T1" fmla="*/ T0 w 61"/>
                                <a:gd name="T2" fmla="+- 0 1740 1740"/>
                                <a:gd name="T3" fmla="*/ 1740 h 61"/>
                                <a:gd name="T4" fmla="+- 0 5985 5967"/>
                                <a:gd name="T5" fmla="*/ T4 w 61"/>
                                <a:gd name="T6" fmla="+- 0 1742 1740"/>
                                <a:gd name="T7" fmla="*/ 1742 h 61"/>
                                <a:gd name="T8" fmla="+- 0 5976 5967"/>
                                <a:gd name="T9" fmla="*/ T8 w 61"/>
                                <a:gd name="T10" fmla="+- 0 1749 1740"/>
                                <a:gd name="T11" fmla="*/ 1749 h 61"/>
                                <a:gd name="T12" fmla="+- 0 5969 5967"/>
                                <a:gd name="T13" fmla="*/ T12 w 61"/>
                                <a:gd name="T14" fmla="+- 0 1758 1740"/>
                                <a:gd name="T15" fmla="*/ 1758 h 61"/>
                                <a:gd name="T16" fmla="+- 0 5967 5967"/>
                                <a:gd name="T17" fmla="*/ T16 w 61"/>
                                <a:gd name="T18" fmla="+- 0 1770 1740"/>
                                <a:gd name="T19" fmla="*/ 1770 h 61"/>
                                <a:gd name="T20" fmla="+- 0 5969 5967"/>
                                <a:gd name="T21" fmla="*/ T20 w 61"/>
                                <a:gd name="T22" fmla="+- 0 1782 1740"/>
                                <a:gd name="T23" fmla="*/ 1782 h 61"/>
                                <a:gd name="T24" fmla="+- 0 5976 5967"/>
                                <a:gd name="T25" fmla="*/ T24 w 61"/>
                                <a:gd name="T26" fmla="+- 0 1791 1740"/>
                                <a:gd name="T27" fmla="*/ 1791 h 61"/>
                                <a:gd name="T28" fmla="+- 0 5985 5967"/>
                                <a:gd name="T29" fmla="*/ T28 w 61"/>
                                <a:gd name="T30" fmla="+- 0 1798 1740"/>
                                <a:gd name="T31" fmla="*/ 1798 h 61"/>
                                <a:gd name="T32" fmla="+- 0 5997 5967"/>
                                <a:gd name="T33" fmla="*/ T32 w 61"/>
                                <a:gd name="T34" fmla="+- 0 1800 1740"/>
                                <a:gd name="T35" fmla="*/ 1800 h 61"/>
                                <a:gd name="T36" fmla="+- 0 6009 5967"/>
                                <a:gd name="T37" fmla="*/ T36 w 61"/>
                                <a:gd name="T38" fmla="+- 0 1798 1740"/>
                                <a:gd name="T39" fmla="*/ 1798 h 61"/>
                                <a:gd name="T40" fmla="+- 0 6019 5967"/>
                                <a:gd name="T41" fmla="*/ T40 w 61"/>
                                <a:gd name="T42" fmla="+- 0 1791 1740"/>
                                <a:gd name="T43" fmla="*/ 1791 h 61"/>
                                <a:gd name="T44" fmla="+- 0 6025 5967"/>
                                <a:gd name="T45" fmla="*/ T44 w 61"/>
                                <a:gd name="T46" fmla="+- 0 1782 1740"/>
                                <a:gd name="T47" fmla="*/ 1782 h 61"/>
                                <a:gd name="T48" fmla="+- 0 6027 5967"/>
                                <a:gd name="T49" fmla="*/ T48 w 61"/>
                                <a:gd name="T50" fmla="+- 0 1770 1740"/>
                                <a:gd name="T51" fmla="*/ 1770 h 61"/>
                                <a:gd name="T52" fmla="+- 0 6025 5967"/>
                                <a:gd name="T53" fmla="*/ T52 w 61"/>
                                <a:gd name="T54" fmla="+- 0 1758 1740"/>
                                <a:gd name="T55" fmla="*/ 1758 h 61"/>
                                <a:gd name="T56" fmla="+- 0 6019 5967"/>
                                <a:gd name="T57" fmla="*/ T56 w 61"/>
                                <a:gd name="T58" fmla="+- 0 1749 1740"/>
                                <a:gd name="T59" fmla="*/ 1749 h 61"/>
                                <a:gd name="T60" fmla="+- 0 6009 5967"/>
                                <a:gd name="T61" fmla="*/ T60 w 61"/>
                                <a:gd name="T62" fmla="+- 0 1742 1740"/>
                                <a:gd name="T63" fmla="*/ 1742 h 61"/>
                                <a:gd name="T64" fmla="+- 0 5997 5967"/>
                                <a:gd name="T65" fmla="*/ T64 w 61"/>
                                <a:gd name="T66" fmla="+- 0 1740 1740"/>
                                <a:gd name="T67" fmla="*/ 1740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30" y="0"/>
                                  </a:moveTo>
                                  <a:lnTo>
                                    <a:pt x="18" y="2"/>
                                  </a:lnTo>
                                  <a:lnTo>
                                    <a:pt x="9" y="9"/>
                                  </a:lnTo>
                                  <a:lnTo>
                                    <a:pt x="2" y="18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9" y="51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30" y="60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52" y="51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52" y="9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7" name="docshape121"/>
                          <wps:cNvSpPr>
                            <a:spLocks/>
                          </wps:cNvSpPr>
                          <wps:spPr bwMode="auto">
                            <a:xfrm>
                              <a:off x="5967" y="1739"/>
                              <a:ext cx="61" cy="61"/>
                            </a:xfrm>
                            <a:custGeom>
                              <a:avLst/>
                              <a:gdLst>
                                <a:gd name="T0" fmla="+- 0 5967 5967"/>
                                <a:gd name="T1" fmla="*/ T0 w 61"/>
                                <a:gd name="T2" fmla="+- 0 1770 1740"/>
                                <a:gd name="T3" fmla="*/ 1770 h 61"/>
                                <a:gd name="T4" fmla="+- 0 5969 5967"/>
                                <a:gd name="T5" fmla="*/ T4 w 61"/>
                                <a:gd name="T6" fmla="+- 0 1758 1740"/>
                                <a:gd name="T7" fmla="*/ 1758 h 61"/>
                                <a:gd name="T8" fmla="+- 0 5976 5967"/>
                                <a:gd name="T9" fmla="*/ T8 w 61"/>
                                <a:gd name="T10" fmla="+- 0 1749 1740"/>
                                <a:gd name="T11" fmla="*/ 1749 h 61"/>
                                <a:gd name="T12" fmla="+- 0 5985 5967"/>
                                <a:gd name="T13" fmla="*/ T12 w 61"/>
                                <a:gd name="T14" fmla="+- 0 1742 1740"/>
                                <a:gd name="T15" fmla="*/ 1742 h 61"/>
                                <a:gd name="T16" fmla="+- 0 5997 5967"/>
                                <a:gd name="T17" fmla="*/ T16 w 61"/>
                                <a:gd name="T18" fmla="+- 0 1740 1740"/>
                                <a:gd name="T19" fmla="*/ 1740 h 61"/>
                                <a:gd name="T20" fmla="+- 0 6009 5967"/>
                                <a:gd name="T21" fmla="*/ T20 w 61"/>
                                <a:gd name="T22" fmla="+- 0 1742 1740"/>
                                <a:gd name="T23" fmla="*/ 1742 h 61"/>
                                <a:gd name="T24" fmla="+- 0 6019 5967"/>
                                <a:gd name="T25" fmla="*/ T24 w 61"/>
                                <a:gd name="T26" fmla="+- 0 1749 1740"/>
                                <a:gd name="T27" fmla="*/ 1749 h 61"/>
                                <a:gd name="T28" fmla="+- 0 6025 5967"/>
                                <a:gd name="T29" fmla="*/ T28 w 61"/>
                                <a:gd name="T30" fmla="+- 0 1758 1740"/>
                                <a:gd name="T31" fmla="*/ 1758 h 61"/>
                                <a:gd name="T32" fmla="+- 0 6027 5967"/>
                                <a:gd name="T33" fmla="*/ T32 w 61"/>
                                <a:gd name="T34" fmla="+- 0 1770 1740"/>
                                <a:gd name="T35" fmla="*/ 1770 h 61"/>
                                <a:gd name="T36" fmla="+- 0 6025 5967"/>
                                <a:gd name="T37" fmla="*/ T36 w 61"/>
                                <a:gd name="T38" fmla="+- 0 1782 1740"/>
                                <a:gd name="T39" fmla="*/ 1782 h 61"/>
                                <a:gd name="T40" fmla="+- 0 6019 5967"/>
                                <a:gd name="T41" fmla="*/ T40 w 61"/>
                                <a:gd name="T42" fmla="+- 0 1791 1740"/>
                                <a:gd name="T43" fmla="*/ 1791 h 61"/>
                                <a:gd name="T44" fmla="+- 0 6009 5967"/>
                                <a:gd name="T45" fmla="*/ T44 w 61"/>
                                <a:gd name="T46" fmla="+- 0 1798 1740"/>
                                <a:gd name="T47" fmla="*/ 1798 h 61"/>
                                <a:gd name="T48" fmla="+- 0 5997 5967"/>
                                <a:gd name="T49" fmla="*/ T48 w 61"/>
                                <a:gd name="T50" fmla="+- 0 1800 1740"/>
                                <a:gd name="T51" fmla="*/ 1800 h 61"/>
                                <a:gd name="T52" fmla="+- 0 5985 5967"/>
                                <a:gd name="T53" fmla="*/ T52 w 61"/>
                                <a:gd name="T54" fmla="+- 0 1798 1740"/>
                                <a:gd name="T55" fmla="*/ 1798 h 61"/>
                                <a:gd name="T56" fmla="+- 0 5976 5967"/>
                                <a:gd name="T57" fmla="*/ T56 w 61"/>
                                <a:gd name="T58" fmla="+- 0 1791 1740"/>
                                <a:gd name="T59" fmla="*/ 1791 h 61"/>
                                <a:gd name="T60" fmla="+- 0 5969 5967"/>
                                <a:gd name="T61" fmla="*/ T60 w 61"/>
                                <a:gd name="T62" fmla="+- 0 1782 1740"/>
                                <a:gd name="T63" fmla="*/ 1782 h 61"/>
                                <a:gd name="T64" fmla="+- 0 5967 5967"/>
                                <a:gd name="T65" fmla="*/ T64 w 61"/>
                                <a:gd name="T66" fmla="+- 0 1770 1740"/>
                                <a:gd name="T67" fmla="*/ 1770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0" y="30"/>
                                  </a:moveTo>
                                  <a:lnTo>
                                    <a:pt x="2" y="18"/>
                                  </a:lnTo>
                                  <a:lnTo>
                                    <a:pt x="9" y="9"/>
                                  </a:lnTo>
                                  <a:lnTo>
                                    <a:pt x="18" y="2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52" y="9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52" y="51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30" y="60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9" y="51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0" y="30"/>
                                  </a:lnTo>
                                </a:path>
                              </a:pathLst>
                            </a:custGeom>
                            <a:noFill/>
                            <a:ln w="695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8" name="docshape122"/>
                          <wps:cNvSpPr>
                            <a:spLocks/>
                          </wps:cNvSpPr>
                          <wps:spPr bwMode="auto">
                            <a:xfrm>
                              <a:off x="5990" y="1759"/>
                              <a:ext cx="17" cy="17"/>
                            </a:xfrm>
                            <a:custGeom>
                              <a:avLst/>
                              <a:gdLst>
                                <a:gd name="T0" fmla="+- 0 5990 5990"/>
                                <a:gd name="T1" fmla="*/ T0 w 17"/>
                                <a:gd name="T2" fmla="+- 0 1767 1759"/>
                                <a:gd name="T3" fmla="*/ 1767 h 17"/>
                                <a:gd name="T4" fmla="+- 0 5993 5990"/>
                                <a:gd name="T5" fmla="*/ T4 w 17"/>
                                <a:gd name="T6" fmla="+- 0 1762 1759"/>
                                <a:gd name="T7" fmla="*/ 1762 h 17"/>
                                <a:gd name="T8" fmla="+- 0 5999 5990"/>
                                <a:gd name="T9" fmla="*/ T8 w 17"/>
                                <a:gd name="T10" fmla="+- 0 1759 1759"/>
                                <a:gd name="T11" fmla="*/ 1759 h 17"/>
                                <a:gd name="T12" fmla="+- 0 6005 5990"/>
                                <a:gd name="T13" fmla="*/ T12 w 17"/>
                                <a:gd name="T14" fmla="+- 0 1762 1759"/>
                                <a:gd name="T15" fmla="*/ 1762 h 17"/>
                                <a:gd name="T16" fmla="+- 0 6007 5990"/>
                                <a:gd name="T17" fmla="*/ T16 w 17"/>
                                <a:gd name="T18" fmla="+- 0 1767 1759"/>
                                <a:gd name="T19" fmla="*/ 1767 h 17"/>
                                <a:gd name="T20" fmla="+- 0 6005 5990"/>
                                <a:gd name="T21" fmla="*/ T20 w 17"/>
                                <a:gd name="T22" fmla="+- 0 1773 1759"/>
                                <a:gd name="T23" fmla="*/ 1773 h 17"/>
                                <a:gd name="T24" fmla="+- 0 5999 5990"/>
                                <a:gd name="T25" fmla="*/ T24 w 17"/>
                                <a:gd name="T26" fmla="+- 0 1776 1759"/>
                                <a:gd name="T27" fmla="*/ 1776 h 17"/>
                                <a:gd name="T28" fmla="+- 0 5993 5990"/>
                                <a:gd name="T29" fmla="*/ T28 w 17"/>
                                <a:gd name="T30" fmla="+- 0 1773 1759"/>
                                <a:gd name="T31" fmla="*/ 1773 h 17"/>
                                <a:gd name="T32" fmla="+- 0 5990 5990"/>
                                <a:gd name="T33" fmla="*/ T32 w 17"/>
                                <a:gd name="T34" fmla="+- 0 1767 1759"/>
                                <a:gd name="T35" fmla="*/ 1767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3" y="3"/>
                                  </a:lnTo>
                                  <a:lnTo>
                                    <a:pt x="9" y="0"/>
                                  </a:lnTo>
                                  <a:lnTo>
                                    <a:pt x="15" y="3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15" y="14"/>
                                  </a:lnTo>
                                  <a:lnTo>
                                    <a:pt x="9" y="17"/>
                                  </a:lnTo>
                                  <a:lnTo>
                                    <a:pt x="3" y="14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9" name="Line 39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999" y="1767"/>
                              <a:ext cx="0" cy="190"/>
                            </a:xfrm>
                            <a:prstGeom prst="line">
                              <a:avLst/>
                            </a:pr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0" name="docshape123"/>
                          <wps:cNvSpPr>
                            <a:spLocks/>
                          </wps:cNvSpPr>
                          <wps:spPr bwMode="auto">
                            <a:xfrm>
                              <a:off x="5988" y="1672"/>
                              <a:ext cx="19" cy="293"/>
                            </a:xfrm>
                            <a:custGeom>
                              <a:avLst/>
                              <a:gdLst>
                                <a:gd name="T0" fmla="+- 0 6005 5989"/>
                                <a:gd name="T1" fmla="*/ T0 w 19"/>
                                <a:gd name="T2" fmla="+- 0 1681 1673"/>
                                <a:gd name="T3" fmla="*/ 1681 h 293"/>
                                <a:gd name="T4" fmla="+- 0 6003 5989"/>
                                <a:gd name="T5" fmla="*/ T4 w 19"/>
                                <a:gd name="T6" fmla="+- 0 1675 1673"/>
                                <a:gd name="T7" fmla="*/ 1675 h 293"/>
                                <a:gd name="T8" fmla="+- 0 5997 5989"/>
                                <a:gd name="T9" fmla="*/ T8 w 19"/>
                                <a:gd name="T10" fmla="+- 0 1673 1673"/>
                                <a:gd name="T11" fmla="*/ 1673 h 293"/>
                                <a:gd name="T12" fmla="+- 0 5991 5989"/>
                                <a:gd name="T13" fmla="*/ T12 w 19"/>
                                <a:gd name="T14" fmla="+- 0 1675 1673"/>
                                <a:gd name="T15" fmla="*/ 1675 h 293"/>
                                <a:gd name="T16" fmla="+- 0 5989 5989"/>
                                <a:gd name="T17" fmla="*/ T16 w 19"/>
                                <a:gd name="T18" fmla="+- 0 1681 1673"/>
                                <a:gd name="T19" fmla="*/ 1681 h 293"/>
                                <a:gd name="T20" fmla="+- 0 5991 5989"/>
                                <a:gd name="T21" fmla="*/ T20 w 19"/>
                                <a:gd name="T22" fmla="+- 0 1687 1673"/>
                                <a:gd name="T23" fmla="*/ 1687 h 293"/>
                                <a:gd name="T24" fmla="+- 0 5997 5989"/>
                                <a:gd name="T25" fmla="*/ T24 w 19"/>
                                <a:gd name="T26" fmla="+- 0 1689 1673"/>
                                <a:gd name="T27" fmla="*/ 1689 h 293"/>
                                <a:gd name="T28" fmla="+- 0 6003 5989"/>
                                <a:gd name="T29" fmla="*/ T28 w 19"/>
                                <a:gd name="T30" fmla="+- 0 1687 1673"/>
                                <a:gd name="T31" fmla="*/ 1687 h 293"/>
                                <a:gd name="T32" fmla="+- 0 6005 5989"/>
                                <a:gd name="T33" fmla="*/ T32 w 19"/>
                                <a:gd name="T34" fmla="+- 0 1681 1673"/>
                                <a:gd name="T35" fmla="*/ 1681 h 293"/>
                                <a:gd name="T36" fmla="+- 0 6007 5989"/>
                                <a:gd name="T37" fmla="*/ T36 w 19"/>
                                <a:gd name="T38" fmla="+- 0 1957 1673"/>
                                <a:gd name="T39" fmla="*/ 1957 h 293"/>
                                <a:gd name="T40" fmla="+- 0 6005 5989"/>
                                <a:gd name="T41" fmla="*/ T40 w 19"/>
                                <a:gd name="T42" fmla="+- 0 1951 1673"/>
                                <a:gd name="T43" fmla="*/ 1951 h 293"/>
                                <a:gd name="T44" fmla="+- 0 5999 5989"/>
                                <a:gd name="T45" fmla="*/ T44 w 19"/>
                                <a:gd name="T46" fmla="+- 0 1949 1673"/>
                                <a:gd name="T47" fmla="*/ 1949 h 293"/>
                                <a:gd name="T48" fmla="+- 0 5993 5989"/>
                                <a:gd name="T49" fmla="*/ T48 w 19"/>
                                <a:gd name="T50" fmla="+- 0 1951 1673"/>
                                <a:gd name="T51" fmla="*/ 1951 h 293"/>
                                <a:gd name="T52" fmla="+- 0 5990 5989"/>
                                <a:gd name="T53" fmla="*/ T52 w 19"/>
                                <a:gd name="T54" fmla="+- 0 1957 1673"/>
                                <a:gd name="T55" fmla="*/ 1957 h 293"/>
                                <a:gd name="T56" fmla="+- 0 5993 5989"/>
                                <a:gd name="T57" fmla="*/ T56 w 19"/>
                                <a:gd name="T58" fmla="+- 0 1963 1673"/>
                                <a:gd name="T59" fmla="*/ 1963 h 293"/>
                                <a:gd name="T60" fmla="+- 0 5999 5989"/>
                                <a:gd name="T61" fmla="*/ T60 w 19"/>
                                <a:gd name="T62" fmla="+- 0 1966 1673"/>
                                <a:gd name="T63" fmla="*/ 1966 h 293"/>
                                <a:gd name="T64" fmla="+- 0 6005 5989"/>
                                <a:gd name="T65" fmla="*/ T64 w 19"/>
                                <a:gd name="T66" fmla="+- 0 1963 1673"/>
                                <a:gd name="T67" fmla="*/ 1963 h 293"/>
                                <a:gd name="T68" fmla="+- 0 6007 5989"/>
                                <a:gd name="T69" fmla="*/ T68 w 19"/>
                                <a:gd name="T70" fmla="+- 0 1957 1673"/>
                                <a:gd name="T71" fmla="*/ 1957 h 29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19" h="293">
                                  <a:moveTo>
                                    <a:pt x="16" y="8"/>
                                  </a:moveTo>
                                  <a:lnTo>
                                    <a:pt x="14" y="2"/>
                                  </a:lnTo>
                                  <a:lnTo>
                                    <a:pt x="8" y="0"/>
                                  </a:lnTo>
                                  <a:lnTo>
                                    <a:pt x="2" y="2"/>
                                  </a:lnTo>
                                  <a:lnTo>
                                    <a:pt x="0" y="8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14" y="14"/>
                                  </a:lnTo>
                                  <a:lnTo>
                                    <a:pt x="16" y="8"/>
                                  </a:lnTo>
                                  <a:close/>
                                  <a:moveTo>
                                    <a:pt x="18" y="284"/>
                                  </a:moveTo>
                                  <a:lnTo>
                                    <a:pt x="16" y="278"/>
                                  </a:lnTo>
                                  <a:lnTo>
                                    <a:pt x="10" y="276"/>
                                  </a:lnTo>
                                  <a:lnTo>
                                    <a:pt x="4" y="278"/>
                                  </a:lnTo>
                                  <a:lnTo>
                                    <a:pt x="1" y="284"/>
                                  </a:lnTo>
                                  <a:lnTo>
                                    <a:pt x="4" y="290"/>
                                  </a:lnTo>
                                  <a:lnTo>
                                    <a:pt x="10" y="293"/>
                                  </a:lnTo>
                                  <a:lnTo>
                                    <a:pt x="16" y="290"/>
                                  </a:lnTo>
                                  <a:lnTo>
                                    <a:pt x="18" y="28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1" name="Line 39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997" y="1681"/>
                              <a:ext cx="0" cy="169"/>
                            </a:xfrm>
                            <a:prstGeom prst="line">
                              <a:avLst/>
                            </a:pr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2" name="docshape124"/>
                          <wps:cNvSpPr>
                            <a:spLocks/>
                          </wps:cNvSpPr>
                          <wps:spPr bwMode="auto">
                            <a:xfrm>
                              <a:off x="5988" y="1841"/>
                              <a:ext cx="17" cy="17"/>
                            </a:xfrm>
                            <a:custGeom>
                              <a:avLst/>
                              <a:gdLst>
                                <a:gd name="T0" fmla="+- 0 5989 5989"/>
                                <a:gd name="T1" fmla="*/ T0 w 17"/>
                                <a:gd name="T2" fmla="+- 0 1850 1842"/>
                                <a:gd name="T3" fmla="*/ 1850 h 17"/>
                                <a:gd name="T4" fmla="+- 0 5991 5989"/>
                                <a:gd name="T5" fmla="*/ T4 w 17"/>
                                <a:gd name="T6" fmla="+- 0 1844 1842"/>
                                <a:gd name="T7" fmla="*/ 1844 h 17"/>
                                <a:gd name="T8" fmla="+- 0 5997 5989"/>
                                <a:gd name="T9" fmla="*/ T8 w 17"/>
                                <a:gd name="T10" fmla="+- 0 1842 1842"/>
                                <a:gd name="T11" fmla="*/ 1842 h 17"/>
                                <a:gd name="T12" fmla="+- 0 6003 5989"/>
                                <a:gd name="T13" fmla="*/ T12 w 17"/>
                                <a:gd name="T14" fmla="+- 0 1844 1842"/>
                                <a:gd name="T15" fmla="*/ 1844 h 17"/>
                                <a:gd name="T16" fmla="+- 0 6005 5989"/>
                                <a:gd name="T17" fmla="*/ T16 w 17"/>
                                <a:gd name="T18" fmla="+- 0 1850 1842"/>
                                <a:gd name="T19" fmla="*/ 1850 h 17"/>
                                <a:gd name="T20" fmla="+- 0 6003 5989"/>
                                <a:gd name="T21" fmla="*/ T20 w 17"/>
                                <a:gd name="T22" fmla="+- 0 1856 1842"/>
                                <a:gd name="T23" fmla="*/ 1856 h 17"/>
                                <a:gd name="T24" fmla="+- 0 5997 5989"/>
                                <a:gd name="T25" fmla="*/ T24 w 17"/>
                                <a:gd name="T26" fmla="+- 0 1858 1842"/>
                                <a:gd name="T27" fmla="*/ 1858 h 17"/>
                                <a:gd name="T28" fmla="+- 0 5991 5989"/>
                                <a:gd name="T29" fmla="*/ T28 w 17"/>
                                <a:gd name="T30" fmla="+- 0 1856 1842"/>
                                <a:gd name="T31" fmla="*/ 1856 h 17"/>
                                <a:gd name="T32" fmla="+- 0 5989 5989"/>
                                <a:gd name="T33" fmla="*/ T32 w 17"/>
                                <a:gd name="T34" fmla="+- 0 1850 1842"/>
                                <a:gd name="T35" fmla="*/ 1850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2" y="2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4" y="2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4" y="14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3" name="docshape125"/>
                          <wps:cNvSpPr>
                            <a:spLocks/>
                          </wps:cNvSpPr>
                          <wps:spPr bwMode="auto">
                            <a:xfrm>
                              <a:off x="5997" y="1490"/>
                              <a:ext cx="61" cy="61"/>
                            </a:xfrm>
                            <a:custGeom>
                              <a:avLst/>
                              <a:gdLst>
                                <a:gd name="T0" fmla="+- 0 6027 5997"/>
                                <a:gd name="T1" fmla="*/ T0 w 61"/>
                                <a:gd name="T2" fmla="+- 0 1491 1491"/>
                                <a:gd name="T3" fmla="*/ 1491 h 61"/>
                                <a:gd name="T4" fmla="+- 0 6015 5997"/>
                                <a:gd name="T5" fmla="*/ T4 w 61"/>
                                <a:gd name="T6" fmla="+- 0 1493 1491"/>
                                <a:gd name="T7" fmla="*/ 1493 h 61"/>
                                <a:gd name="T8" fmla="+- 0 6006 5997"/>
                                <a:gd name="T9" fmla="*/ T8 w 61"/>
                                <a:gd name="T10" fmla="+- 0 1499 1491"/>
                                <a:gd name="T11" fmla="*/ 1499 h 61"/>
                                <a:gd name="T12" fmla="+- 0 6000 5997"/>
                                <a:gd name="T13" fmla="*/ T12 w 61"/>
                                <a:gd name="T14" fmla="+- 0 1509 1491"/>
                                <a:gd name="T15" fmla="*/ 1509 h 61"/>
                                <a:gd name="T16" fmla="+- 0 5997 5997"/>
                                <a:gd name="T17" fmla="*/ T16 w 61"/>
                                <a:gd name="T18" fmla="+- 0 1521 1491"/>
                                <a:gd name="T19" fmla="*/ 1521 h 61"/>
                                <a:gd name="T20" fmla="+- 0 6000 5997"/>
                                <a:gd name="T21" fmla="*/ T20 w 61"/>
                                <a:gd name="T22" fmla="+- 0 1532 1491"/>
                                <a:gd name="T23" fmla="*/ 1532 h 61"/>
                                <a:gd name="T24" fmla="+- 0 6006 5997"/>
                                <a:gd name="T25" fmla="*/ T24 w 61"/>
                                <a:gd name="T26" fmla="+- 0 1542 1491"/>
                                <a:gd name="T27" fmla="*/ 1542 h 61"/>
                                <a:gd name="T28" fmla="+- 0 6015 5997"/>
                                <a:gd name="T29" fmla="*/ T28 w 61"/>
                                <a:gd name="T30" fmla="+- 0 1548 1491"/>
                                <a:gd name="T31" fmla="*/ 1548 h 61"/>
                                <a:gd name="T32" fmla="+- 0 6027 5997"/>
                                <a:gd name="T33" fmla="*/ T32 w 61"/>
                                <a:gd name="T34" fmla="+- 0 1551 1491"/>
                                <a:gd name="T35" fmla="*/ 1551 h 61"/>
                                <a:gd name="T36" fmla="+- 0 6039 5997"/>
                                <a:gd name="T37" fmla="*/ T36 w 61"/>
                                <a:gd name="T38" fmla="+- 0 1548 1491"/>
                                <a:gd name="T39" fmla="*/ 1548 h 61"/>
                                <a:gd name="T40" fmla="+- 0 6048 5997"/>
                                <a:gd name="T41" fmla="*/ T40 w 61"/>
                                <a:gd name="T42" fmla="+- 0 1542 1491"/>
                                <a:gd name="T43" fmla="*/ 1542 h 61"/>
                                <a:gd name="T44" fmla="+- 0 6055 5997"/>
                                <a:gd name="T45" fmla="*/ T44 w 61"/>
                                <a:gd name="T46" fmla="+- 0 1532 1491"/>
                                <a:gd name="T47" fmla="*/ 1532 h 61"/>
                                <a:gd name="T48" fmla="+- 0 6057 5997"/>
                                <a:gd name="T49" fmla="*/ T48 w 61"/>
                                <a:gd name="T50" fmla="+- 0 1521 1491"/>
                                <a:gd name="T51" fmla="*/ 1521 h 61"/>
                                <a:gd name="T52" fmla="+- 0 6055 5997"/>
                                <a:gd name="T53" fmla="*/ T52 w 61"/>
                                <a:gd name="T54" fmla="+- 0 1509 1491"/>
                                <a:gd name="T55" fmla="*/ 1509 h 61"/>
                                <a:gd name="T56" fmla="+- 0 6048 5997"/>
                                <a:gd name="T57" fmla="*/ T56 w 61"/>
                                <a:gd name="T58" fmla="+- 0 1499 1491"/>
                                <a:gd name="T59" fmla="*/ 1499 h 61"/>
                                <a:gd name="T60" fmla="+- 0 6039 5997"/>
                                <a:gd name="T61" fmla="*/ T60 w 61"/>
                                <a:gd name="T62" fmla="+- 0 1493 1491"/>
                                <a:gd name="T63" fmla="*/ 1493 h 61"/>
                                <a:gd name="T64" fmla="+- 0 6027 5997"/>
                                <a:gd name="T65" fmla="*/ T64 w 61"/>
                                <a:gd name="T66" fmla="+- 0 1491 1491"/>
                                <a:gd name="T67" fmla="*/ 1491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30" y="0"/>
                                  </a:moveTo>
                                  <a:lnTo>
                                    <a:pt x="18" y="2"/>
                                  </a:lnTo>
                                  <a:lnTo>
                                    <a:pt x="9" y="8"/>
                                  </a:lnTo>
                                  <a:lnTo>
                                    <a:pt x="3" y="18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3" y="41"/>
                                  </a:lnTo>
                                  <a:lnTo>
                                    <a:pt x="9" y="51"/>
                                  </a:lnTo>
                                  <a:lnTo>
                                    <a:pt x="18" y="57"/>
                                  </a:lnTo>
                                  <a:lnTo>
                                    <a:pt x="30" y="60"/>
                                  </a:lnTo>
                                  <a:lnTo>
                                    <a:pt x="42" y="57"/>
                                  </a:lnTo>
                                  <a:lnTo>
                                    <a:pt x="51" y="51"/>
                                  </a:lnTo>
                                  <a:lnTo>
                                    <a:pt x="58" y="41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51" y="8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4" name="docshape126"/>
                          <wps:cNvSpPr>
                            <a:spLocks/>
                          </wps:cNvSpPr>
                          <wps:spPr bwMode="auto">
                            <a:xfrm>
                              <a:off x="5997" y="1490"/>
                              <a:ext cx="61" cy="61"/>
                            </a:xfrm>
                            <a:custGeom>
                              <a:avLst/>
                              <a:gdLst>
                                <a:gd name="T0" fmla="+- 0 5997 5997"/>
                                <a:gd name="T1" fmla="*/ T0 w 61"/>
                                <a:gd name="T2" fmla="+- 0 1521 1491"/>
                                <a:gd name="T3" fmla="*/ 1521 h 61"/>
                                <a:gd name="T4" fmla="+- 0 6000 5997"/>
                                <a:gd name="T5" fmla="*/ T4 w 61"/>
                                <a:gd name="T6" fmla="+- 0 1509 1491"/>
                                <a:gd name="T7" fmla="*/ 1509 h 61"/>
                                <a:gd name="T8" fmla="+- 0 6006 5997"/>
                                <a:gd name="T9" fmla="*/ T8 w 61"/>
                                <a:gd name="T10" fmla="+- 0 1499 1491"/>
                                <a:gd name="T11" fmla="*/ 1499 h 61"/>
                                <a:gd name="T12" fmla="+- 0 6015 5997"/>
                                <a:gd name="T13" fmla="*/ T12 w 61"/>
                                <a:gd name="T14" fmla="+- 0 1493 1491"/>
                                <a:gd name="T15" fmla="*/ 1493 h 61"/>
                                <a:gd name="T16" fmla="+- 0 6027 5997"/>
                                <a:gd name="T17" fmla="*/ T16 w 61"/>
                                <a:gd name="T18" fmla="+- 0 1491 1491"/>
                                <a:gd name="T19" fmla="*/ 1491 h 61"/>
                                <a:gd name="T20" fmla="+- 0 6039 5997"/>
                                <a:gd name="T21" fmla="*/ T20 w 61"/>
                                <a:gd name="T22" fmla="+- 0 1493 1491"/>
                                <a:gd name="T23" fmla="*/ 1493 h 61"/>
                                <a:gd name="T24" fmla="+- 0 6048 5997"/>
                                <a:gd name="T25" fmla="*/ T24 w 61"/>
                                <a:gd name="T26" fmla="+- 0 1499 1491"/>
                                <a:gd name="T27" fmla="*/ 1499 h 61"/>
                                <a:gd name="T28" fmla="+- 0 6055 5997"/>
                                <a:gd name="T29" fmla="*/ T28 w 61"/>
                                <a:gd name="T30" fmla="+- 0 1509 1491"/>
                                <a:gd name="T31" fmla="*/ 1509 h 61"/>
                                <a:gd name="T32" fmla="+- 0 6057 5997"/>
                                <a:gd name="T33" fmla="*/ T32 w 61"/>
                                <a:gd name="T34" fmla="+- 0 1521 1491"/>
                                <a:gd name="T35" fmla="*/ 1521 h 61"/>
                                <a:gd name="T36" fmla="+- 0 6055 5997"/>
                                <a:gd name="T37" fmla="*/ T36 w 61"/>
                                <a:gd name="T38" fmla="+- 0 1532 1491"/>
                                <a:gd name="T39" fmla="*/ 1532 h 61"/>
                                <a:gd name="T40" fmla="+- 0 6048 5997"/>
                                <a:gd name="T41" fmla="*/ T40 w 61"/>
                                <a:gd name="T42" fmla="+- 0 1542 1491"/>
                                <a:gd name="T43" fmla="*/ 1542 h 61"/>
                                <a:gd name="T44" fmla="+- 0 6039 5997"/>
                                <a:gd name="T45" fmla="*/ T44 w 61"/>
                                <a:gd name="T46" fmla="+- 0 1548 1491"/>
                                <a:gd name="T47" fmla="*/ 1548 h 61"/>
                                <a:gd name="T48" fmla="+- 0 6027 5997"/>
                                <a:gd name="T49" fmla="*/ T48 w 61"/>
                                <a:gd name="T50" fmla="+- 0 1551 1491"/>
                                <a:gd name="T51" fmla="*/ 1551 h 61"/>
                                <a:gd name="T52" fmla="+- 0 6015 5997"/>
                                <a:gd name="T53" fmla="*/ T52 w 61"/>
                                <a:gd name="T54" fmla="+- 0 1548 1491"/>
                                <a:gd name="T55" fmla="*/ 1548 h 61"/>
                                <a:gd name="T56" fmla="+- 0 6006 5997"/>
                                <a:gd name="T57" fmla="*/ T56 w 61"/>
                                <a:gd name="T58" fmla="+- 0 1542 1491"/>
                                <a:gd name="T59" fmla="*/ 1542 h 61"/>
                                <a:gd name="T60" fmla="+- 0 6000 5997"/>
                                <a:gd name="T61" fmla="*/ T60 w 61"/>
                                <a:gd name="T62" fmla="+- 0 1532 1491"/>
                                <a:gd name="T63" fmla="*/ 1532 h 61"/>
                                <a:gd name="T64" fmla="+- 0 5997 5997"/>
                                <a:gd name="T65" fmla="*/ T64 w 61"/>
                                <a:gd name="T66" fmla="+- 0 1521 1491"/>
                                <a:gd name="T67" fmla="*/ 1521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0" y="30"/>
                                  </a:moveTo>
                                  <a:lnTo>
                                    <a:pt x="3" y="18"/>
                                  </a:lnTo>
                                  <a:lnTo>
                                    <a:pt x="9" y="8"/>
                                  </a:lnTo>
                                  <a:lnTo>
                                    <a:pt x="18" y="2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51" y="8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8" y="41"/>
                                  </a:lnTo>
                                  <a:lnTo>
                                    <a:pt x="51" y="51"/>
                                  </a:lnTo>
                                  <a:lnTo>
                                    <a:pt x="42" y="57"/>
                                  </a:lnTo>
                                  <a:lnTo>
                                    <a:pt x="30" y="60"/>
                                  </a:lnTo>
                                  <a:lnTo>
                                    <a:pt x="18" y="57"/>
                                  </a:lnTo>
                                  <a:lnTo>
                                    <a:pt x="9" y="51"/>
                                  </a:lnTo>
                                  <a:lnTo>
                                    <a:pt x="3" y="41"/>
                                  </a:lnTo>
                                  <a:lnTo>
                                    <a:pt x="0" y="30"/>
                                  </a:lnTo>
                                </a:path>
                              </a:pathLst>
                            </a:custGeom>
                            <a:noFill/>
                            <a:ln w="695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5" name="docshape127"/>
                          <wps:cNvSpPr>
                            <a:spLocks/>
                          </wps:cNvSpPr>
                          <wps:spPr bwMode="auto">
                            <a:xfrm>
                              <a:off x="6018" y="1406"/>
                              <a:ext cx="17" cy="17"/>
                            </a:xfrm>
                            <a:custGeom>
                              <a:avLst/>
                              <a:gdLst>
                                <a:gd name="T0" fmla="+- 0 6019 6019"/>
                                <a:gd name="T1" fmla="*/ T0 w 17"/>
                                <a:gd name="T2" fmla="+- 0 1415 1407"/>
                                <a:gd name="T3" fmla="*/ 1415 h 17"/>
                                <a:gd name="T4" fmla="+- 0 6021 6019"/>
                                <a:gd name="T5" fmla="*/ T4 w 17"/>
                                <a:gd name="T6" fmla="+- 0 1409 1407"/>
                                <a:gd name="T7" fmla="*/ 1409 h 17"/>
                                <a:gd name="T8" fmla="+- 0 6027 6019"/>
                                <a:gd name="T9" fmla="*/ T8 w 17"/>
                                <a:gd name="T10" fmla="+- 0 1407 1407"/>
                                <a:gd name="T11" fmla="*/ 1407 h 17"/>
                                <a:gd name="T12" fmla="+- 0 6033 6019"/>
                                <a:gd name="T13" fmla="*/ T12 w 17"/>
                                <a:gd name="T14" fmla="+- 0 1409 1407"/>
                                <a:gd name="T15" fmla="*/ 1409 h 17"/>
                                <a:gd name="T16" fmla="+- 0 6035 6019"/>
                                <a:gd name="T17" fmla="*/ T16 w 17"/>
                                <a:gd name="T18" fmla="+- 0 1415 1407"/>
                                <a:gd name="T19" fmla="*/ 1415 h 17"/>
                                <a:gd name="T20" fmla="+- 0 6033 6019"/>
                                <a:gd name="T21" fmla="*/ T20 w 17"/>
                                <a:gd name="T22" fmla="+- 0 1421 1407"/>
                                <a:gd name="T23" fmla="*/ 1421 h 17"/>
                                <a:gd name="T24" fmla="+- 0 6027 6019"/>
                                <a:gd name="T25" fmla="*/ T24 w 17"/>
                                <a:gd name="T26" fmla="+- 0 1423 1407"/>
                                <a:gd name="T27" fmla="*/ 1423 h 17"/>
                                <a:gd name="T28" fmla="+- 0 6021 6019"/>
                                <a:gd name="T29" fmla="*/ T28 w 17"/>
                                <a:gd name="T30" fmla="+- 0 1421 1407"/>
                                <a:gd name="T31" fmla="*/ 1421 h 17"/>
                                <a:gd name="T32" fmla="+- 0 6019 6019"/>
                                <a:gd name="T33" fmla="*/ T32 w 17"/>
                                <a:gd name="T34" fmla="+- 0 1415 1407"/>
                                <a:gd name="T35" fmla="*/ 1415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2" y="2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4" y="2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4" y="14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6" name="Line 39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27" y="1415"/>
                              <a:ext cx="0" cy="206"/>
                            </a:xfrm>
                            <a:prstGeom prst="line">
                              <a:avLst/>
                            </a:pr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7" name="docshape128"/>
                          <wps:cNvSpPr>
                            <a:spLocks/>
                          </wps:cNvSpPr>
                          <wps:spPr bwMode="auto">
                            <a:xfrm>
                              <a:off x="6018" y="1612"/>
                              <a:ext cx="17" cy="17"/>
                            </a:xfrm>
                            <a:custGeom>
                              <a:avLst/>
                              <a:gdLst>
                                <a:gd name="T0" fmla="+- 0 6019 6019"/>
                                <a:gd name="T1" fmla="*/ T0 w 17"/>
                                <a:gd name="T2" fmla="+- 0 1621 1613"/>
                                <a:gd name="T3" fmla="*/ 1621 h 17"/>
                                <a:gd name="T4" fmla="+- 0 6021 6019"/>
                                <a:gd name="T5" fmla="*/ T4 w 17"/>
                                <a:gd name="T6" fmla="+- 0 1615 1613"/>
                                <a:gd name="T7" fmla="*/ 1615 h 17"/>
                                <a:gd name="T8" fmla="+- 0 6027 6019"/>
                                <a:gd name="T9" fmla="*/ T8 w 17"/>
                                <a:gd name="T10" fmla="+- 0 1613 1613"/>
                                <a:gd name="T11" fmla="*/ 1613 h 17"/>
                                <a:gd name="T12" fmla="+- 0 6033 6019"/>
                                <a:gd name="T13" fmla="*/ T12 w 17"/>
                                <a:gd name="T14" fmla="+- 0 1615 1613"/>
                                <a:gd name="T15" fmla="*/ 1615 h 17"/>
                                <a:gd name="T16" fmla="+- 0 6035 6019"/>
                                <a:gd name="T17" fmla="*/ T16 w 17"/>
                                <a:gd name="T18" fmla="+- 0 1621 1613"/>
                                <a:gd name="T19" fmla="*/ 1621 h 17"/>
                                <a:gd name="T20" fmla="+- 0 6033 6019"/>
                                <a:gd name="T21" fmla="*/ T20 w 17"/>
                                <a:gd name="T22" fmla="+- 0 1627 1613"/>
                                <a:gd name="T23" fmla="*/ 1627 h 17"/>
                                <a:gd name="T24" fmla="+- 0 6027 6019"/>
                                <a:gd name="T25" fmla="*/ T24 w 17"/>
                                <a:gd name="T26" fmla="+- 0 1629 1613"/>
                                <a:gd name="T27" fmla="*/ 1629 h 17"/>
                                <a:gd name="T28" fmla="+- 0 6021 6019"/>
                                <a:gd name="T29" fmla="*/ T28 w 17"/>
                                <a:gd name="T30" fmla="+- 0 1627 1613"/>
                                <a:gd name="T31" fmla="*/ 1627 h 17"/>
                                <a:gd name="T32" fmla="+- 0 6019 6019"/>
                                <a:gd name="T33" fmla="*/ T32 w 17"/>
                                <a:gd name="T34" fmla="+- 0 1621 1613"/>
                                <a:gd name="T35" fmla="*/ 1621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2" y="2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4" y="2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4" y="14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8" name="docshape129"/>
                          <wps:cNvSpPr>
                            <a:spLocks/>
                          </wps:cNvSpPr>
                          <wps:spPr bwMode="auto">
                            <a:xfrm>
                              <a:off x="5814" y="1510"/>
                              <a:ext cx="412" cy="361"/>
                            </a:xfrm>
                            <a:custGeom>
                              <a:avLst/>
                              <a:gdLst>
                                <a:gd name="T0" fmla="+- 0 6175 5814"/>
                                <a:gd name="T1" fmla="*/ T0 w 412"/>
                                <a:gd name="T2" fmla="+- 0 1871 1510"/>
                                <a:gd name="T3" fmla="*/ 1871 h 361"/>
                                <a:gd name="T4" fmla="+- 0 6175 5814"/>
                                <a:gd name="T5" fmla="*/ T4 w 412"/>
                                <a:gd name="T6" fmla="+- 0 1851 1510"/>
                                <a:gd name="T7" fmla="*/ 1851 h 361"/>
                                <a:gd name="T8" fmla="+- 0 6175 5814"/>
                                <a:gd name="T9" fmla="*/ T8 w 412"/>
                                <a:gd name="T10" fmla="+- 0 1861 1510"/>
                                <a:gd name="T11" fmla="*/ 1861 h 361"/>
                                <a:gd name="T12" fmla="+- 0 5818 5814"/>
                                <a:gd name="T13" fmla="*/ T12 w 412"/>
                                <a:gd name="T14" fmla="+- 0 1861 1510"/>
                                <a:gd name="T15" fmla="*/ 1861 h 361"/>
                                <a:gd name="T16" fmla="+- 0 5818 5814"/>
                                <a:gd name="T17" fmla="*/ T16 w 412"/>
                                <a:gd name="T18" fmla="+- 0 1871 1510"/>
                                <a:gd name="T19" fmla="*/ 1871 h 361"/>
                                <a:gd name="T20" fmla="+- 0 5818 5814"/>
                                <a:gd name="T21" fmla="*/ T20 w 412"/>
                                <a:gd name="T22" fmla="+- 0 1851 1510"/>
                                <a:gd name="T23" fmla="*/ 1851 h 361"/>
                                <a:gd name="T24" fmla="+- 0 6169 5814"/>
                                <a:gd name="T25" fmla="*/ T24 w 412"/>
                                <a:gd name="T26" fmla="+- 0 1780 1510"/>
                                <a:gd name="T27" fmla="*/ 1780 h 361"/>
                                <a:gd name="T28" fmla="+- 0 6169 5814"/>
                                <a:gd name="T29" fmla="*/ T28 w 412"/>
                                <a:gd name="T30" fmla="+- 0 1760 1510"/>
                                <a:gd name="T31" fmla="*/ 1760 h 361"/>
                                <a:gd name="T32" fmla="+- 0 6169 5814"/>
                                <a:gd name="T33" fmla="*/ T32 w 412"/>
                                <a:gd name="T34" fmla="+- 0 1770 1510"/>
                                <a:gd name="T35" fmla="*/ 1770 h 361"/>
                                <a:gd name="T36" fmla="+- 0 5814 5814"/>
                                <a:gd name="T37" fmla="*/ T36 w 412"/>
                                <a:gd name="T38" fmla="+- 0 1770 1510"/>
                                <a:gd name="T39" fmla="*/ 1770 h 361"/>
                                <a:gd name="T40" fmla="+- 0 5814 5814"/>
                                <a:gd name="T41" fmla="*/ T40 w 412"/>
                                <a:gd name="T42" fmla="+- 0 1780 1510"/>
                                <a:gd name="T43" fmla="*/ 1780 h 361"/>
                                <a:gd name="T44" fmla="+- 0 5814 5814"/>
                                <a:gd name="T45" fmla="*/ T44 w 412"/>
                                <a:gd name="T46" fmla="+- 0 1760 1510"/>
                                <a:gd name="T47" fmla="*/ 1760 h 361"/>
                                <a:gd name="T48" fmla="+- 0 6226 5814"/>
                                <a:gd name="T49" fmla="*/ T48 w 412"/>
                                <a:gd name="T50" fmla="+- 0 1531 1510"/>
                                <a:gd name="T51" fmla="*/ 1531 h 361"/>
                                <a:gd name="T52" fmla="+- 0 6226 5814"/>
                                <a:gd name="T53" fmla="*/ T52 w 412"/>
                                <a:gd name="T54" fmla="+- 0 1510 1510"/>
                                <a:gd name="T55" fmla="*/ 1510 h 361"/>
                                <a:gd name="T56" fmla="+- 0 6226 5814"/>
                                <a:gd name="T57" fmla="*/ T56 w 412"/>
                                <a:gd name="T58" fmla="+- 0 1521 1510"/>
                                <a:gd name="T59" fmla="*/ 1521 h 361"/>
                                <a:gd name="T60" fmla="+- 0 5830 5814"/>
                                <a:gd name="T61" fmla="*/ T60 w 412"/>
                                <a:gd name="T62" fmla="+- 0 1521 1510"/>
                                <a:gd name="T63" fmla="*/ 1521 h 361"/>
                                <a:gd name="T64" fmla="+- 0 5830 5814"/>
                                <a:gd name="T65" fmla="*/ T64 w 412"/>
                                <a:gd name="T66" fmla="+- 0 1531 1510"/>
                                <a:gd name="T67" fmla="*/ 1531 h 361"/>
                                <a:gd name="T68" fmla="+- 0 5830 5814"/>
                                <a:gd name="T69" fmla="*/ T68 w 412"/>
                                <a:gd name="T70" fmla="+- 0 1510 1510"/>
                                <a:gd name="T71" fmla="*/ 1510 h 3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412" h="361">
                                  <a:moveTo>
                                    <a:pt x="361" y="361"/>
                                  </a:moveTo>
                                  <a:lnTo>
                                    <a:pt x="361" y="341"/>
                                  </a:lnTo>
                                  <a:moveTo>
                                    <a:pt x="361" y="351"/>
                                  </a:moveTo>
                                  <a:lnTo>
                                    <a:pt x="4" y="351"/>
                                  </a:lnTo>
                                  <a:moveTo>
                                    <a:pt x="4" y="361"/>
                                  </a:moveTo>
                                  <a:lnTo>
                                    <a:pt x="4" y="341"/>
                                  </a:lnTo>
                                  <a:moveTo>
                                    <a:pt x="355" y="270"/>
                                  </a:moveTo>
                                  <a:lnTo>
                                    <a:pt x="355" y="250"/>
                                  </a:lnTo>
                                  <a:moveTo>
                                    <a:pt x="355" y="260"/>
                                  </a:moveTo>
                                  <a:lnTo>
                                    <a:pt x="0" y="260"/>
                                  </a:lnTo>
                                  <a:moveTo>
                                    <a:pt x="0" y="270"/>
                                  </a:moveTo>
                                  <a:lnTo>
                                    <a:pt x="0" y="250"/>
                                  </a:lnTo>
                                  <a:moveTo>
                                    <a:pt x="412" y="21"/>
                                  </a:moveTo>
                                  <a:lnTo>
                                    <a:pt x="412" y="0"/>
                                  </a:lnTo>
                                  <a:moveTo>
                                    <a:pt x="412" y="11"/>
                                  </a:moveTo>
                                  <a:lnTo>
                                    <a:pt x="16" y="11"/>
                                  </a:lnTo>
                                  <a:moveTo>
                                    <a:pt x="16" y="21"/>
                                  </a:moveTo>
                                  <a:lnTo>
                                    <a:pt x="16" y="0"/>
                                  </a:lnTo>
                                </a:path>
                              </a:pathLst>
                            </a:cu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9" name="docshape130"/>
                          <wps:cNvSpPr>
                            <a:spLocks/>
                          </wps:cNvSpPr>
                          <wps:spPr bwMode="auto">
                            <a:xfrm>
                              <a:off x="5597" y="2025"/>
                              <a:ext cx="61" cy="61"/>
                            </a:xfrm>
                            <a:custGeom>
                              <a:avLst/>
                              <a:gdLst>
                                <a:gd name="T0" fmla="+- 0 5627 5597"/>
                                <a:gd name="T1" fmla="*/ T0 w 61"/>
                                <a:gd name="T2" fmla="+- 0 2026 2026"/>
                                <a:gd name="T3" fmla="*/ 2026 h 61"/>
                                <a:gd name="T4" fmla="+- 0 5615 5597"/>
                                <a:gd name="T5" fmla="*/ T4 w 61"/>
                                <a:gd name="T6" fmla="+- 0 2028 2026"/>
                                <a:gd name="T7" fmla="*/ 2028 h 61"/>
                                <a:gd name="T8" fmla="+- 0 5606 5597"/>
                                <a:gd name="T9" fmla="*/ T8 w 61"/>
                                <a:gd name="T10" fmla="+- 0 2034 2026"/>
                                <a:gd name="T11" fmla="*/ 2034 h 61"/>
                                <a:gd name="T12" fmla="+- 0 5599 5597"/>
                                <a:gd name="T13" fmla="*/ T12 w 61"/>
                                <a:gd name="T14" fmla="+- 0 2044 2026"/>
                                <a:gd name="T15" fmla="*/ 2044 h 61"/>
                                <a:gd name="T16" fmla="+- 0 5597 5597"/>
                                <a:gd name="T17" fmla="*/ T16 w 61"/>
                                <a:gd name="T18" fmla="+- 0 2056 2026"/>
                                <a:gd name="T19" fmla="*/ 2056 h 61"/>
                                <a:gd name="T20" fmla="+- 0 5599 5597"/>
                                <a:gd name="T21" fmla="*/ T20 w 61"/>
                                <a:gd name="T22" fmla="+- 0 2067 2026"/>
                                <a:gd name="T23" fmla="*/ 2067 h 61"/>
                                <a:gd name="T24" fmla="+- 0 5606 5597"/>
                                <a:gd name="T25" fmla="*/ T24 w 61"/>
                                <a:gd name="T26" fmla="+- 0 2077 2026"/>
                                <a:gd name="T27" fmla="*/ 2077 h 61"/>
                                <a:gd name="T28" fmla="+- 0 5615 5597"/>
                                <a:gd name="T29" fmla="*/ T28 w 61"/>
                                <a:gd name="T30" fmla="+- 0 2084 2026"/>
                                <a:gd name="T31" fmla="*/ 2084 h 61"/>
                                <a:gd name="T32" fmla="+- 0 5627 5597"/>
                                <a:gd name="T33" fmla="*/ T32 w 61"/>
                                <a:gd name="T34" fmla="+- 0 2086 2026"/>
                                <a:gd name="T35" fmla="*/ 2086 h 61"/>
                                <a:gd name="T36" fmla="+- 0 5639 5597"/>
                                <a:gd name="T37" fmla="*/ T36 w 61"/>
                                <a:gd name="T38" fmla="+- 0 2084 2026"/>
                                <a:gd name="T39" fmla="*/ 2084 h 61"/>
                                <a:gd name="T40" fmla="+- 0 5648 5597"/>
                                <a:gd name="T41" fmla="*/ T40 w 61"/>
                                <a:gd name="T42" fmla="+- 0 2077 2026"/>
                                <a:gd name="T43" fmla="*/ 2077 h 61"/>
                                <a:gd name="T44" fmla="+- 0 5655 5597"/>
                                <a:gd name="T45" fmla="*/ T44 w 61"/>
                                <a:gd name="T46" fmla="+- 0 2067 2026"/>
                                <a:gd name="T47" fmla="*/ 2067 h 61"/>
                                <a:gd name="T48" fmla="+- 0 5657 5597"/>
                                <a:gd name="T49" fmla="*/ T48 w 61"/>
                                <a:gd name="T50" fmla="+- 0 2056 2026"/>
                                <a:gd name="T51" fmla="*/ 2056 h 61"/>
                                <a:gd name="T52" fmla="+- 0 5655 5597"/>
                                <a:gd name="T53" fmla="*/ T52 w 61"/>
                                <a:gd name="T54" fmla="+- 0 2044 2026"/>
                                <a:gd name="T55" fmla="*/ 2044 h 61"/>
                                <a:gd name="T56" fmla="+- 0 5648 5597"/>
                                <a:gd name="T57" fmla="*/ T56 w 61"/>
                                <a:gd name="T58" fmla="+- 0 2034 2026"/>
                                <a:gd name="T59" fmla="*/ 2034 h 61"/>
                                <a:gd name="T60" fmla="+- 0 5639 5597"/>
                                <a:gd name="T61" fmla="*/ T60 w 61"/>
                                <a:gd name="T62" fmla="+- 0 2028 2026"/>
                                <a:gd name="T63" fmla="*/ 2028 h 61"/>
                                <a:gd name="T64" fmla="+- 0 5627 5597"/>
                                <a:gd name="T65" fmla="*/ T64 w 61"/>
                                <a:gd name="T66" fmla="+- 0 2026 2026"/>
                                <a:gd name="T67" fmla="*/ 2026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30" y="0"/>
                                  </a:moveTo>
                                  <a:lnTo>
                                    <a:pt x="18" y="2"/>
                                  </a:lnTo>
                                  <a:lnTo>
                                    <a:pt x="9" y="8"/>
                                  </a:lnTo>
                                  <a:lnTo>
                                    <a:pt x="2" y="18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2" y="41"/>
                                  </a:lnTo>
                                  <a:lnTo>
                                    <a:pt x="9" y="51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30" y="60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51" y="51"/>
                                  </a:lnTo>
                                  <a:lnTo>
                                    <a:pt x="58" y="41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51" y="8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0" name="docshape131"/>
                          <wps:cNvSpPr>
                            <a:spLocks/>
                          </wps:cNvSpPr>
                          <wps:spPr bwMode="auto">
                            <a:xfrm>
                              <a:off x="5597" y="2025"/>
                              <a:ext cx="61" cy="61"/>
                            </a:xfrm>
                            <a:custGeom>
                              <a:avLst/>
                              <a:gdLst>
                                <a:gd name="T0" fmla="+- 0 5597 5597"/>
                                <a:gd name="T1" fmla="*/ T0 w 61"/>
                                <a:gd name="T2" fmla="+- 0 2056 2026"/>
                                <a:gd name="T3" fmla="*/ 2056 h 61"/>
                                <a:gd name="T4" fmla="+- 0 5599 5597"/>
                                <a:gd name="T5" fmla="*/ T4 w 61"/>
                                <a:gd name="T6" fmla="+- 0 2044 2026"/>
                                <a:gd name="T7" fmla="*/ 2044 h 61"/>
                                <a:gd name="T8" fmla="+- 0 5606 5597"/>
                                <a:gd name="T9" fmla="*/ T8 w 61"/>
                                <a:gd name="T10" fmla="+- 0 2034 2026"/>
                                <a:gd name="T11" fmla="*/ 2034 h 61"/>
                                <a:gd name="T12" fmla="+- 0 5615 5597"/>
                                <a:gd name="T13" fmla="*/ T12 w 61"/>
                                <a:gd name="T14" fmla="+- 0 2028 2026"/>
                                <a:gd name="T15" fmla="*/ 2028 h 61"/>
                                <a:gd name="T16" fmla="+- 0 5627 5597"/>
                                <a:gd name="T17" fmla="*/ T16 w 61"/>
                                <a:gd name="T18" fmla="+- 0 2026 2026"/>
                                <a:gd name="T19" fmla="*/ 2026 h 61"/>
                                <a:gd name="T20" fmla="+- 0 5639 5597"/>
                                <a:gd name="T21" fmla="*/ T20 w 61"/>
                                <a:gd name="T22" fmla="+- 0 2028 2026"/>
                                <a:gd name="T23" fmla="*/ 2028 h 61"/>
                                <a:gd name="T24" fmla="+- 0 5648 5597"/>
                                <a:gd name="T25" fmla="*/ T24 w 61"/>
                                <a:gd name="T26" fmla="+- 0 2034 2026"/>
                                <a:gd name="T27" fmla="*/ 2034 h 61"/>
                                <a:gd name="T28" fmla="+- 0 5655 5597"/>
                                <a:gd name="T29" fmla="*/ T28 w 61"/>
                                <a:gd name="T30" fmla="+- 0 2044 2026"/>
                                <a:gd name="T31" fmla="*/ 2044 h 61"/>
                                <a:gd name="T32" fmla="+- 0 5657 5597"/>
                                <a:gd name="T33" fmla="*/ T32 w 61"/>
                                <a:gd name="T34" fmla="+- 0 2056 2026"/>
                                <a:gd name="T35" fmla="*/ 2056 h 61"/>
                                <a:gd name="T36" fmla="+- 0 5655 5597"/>
                                <a:gd name="T37" fmla="*/ T36 w 61"/>
                                <a:gd name="T38" fmla="+- 0 2067 2026"/>
                                <a:gd name="T39" fmla="*/ 2067 h 61"/>
                                <a:gd name="T40" fmla="+- 0 5648 5597"/>
                                <a:gd name="T41" fmla="*/ T40 w 61"/>
                                <a:gd name="T42" fmla="+- 0 2077 2026"/>
                                <a:gd name="T43" fmla="*/ 2077 h 61"/>
                                <a:gd name="T44" fmla="+- 0 5639 5597"/>
                                <a:gd name="T45" fmla="*/ T44 w 61"/>
                                <a:gd name="T46" fmla="+- 0 2084 2026"/>
                                <a:gd name="T47" fmla="*/ 2084 h 61"/>
                                <a:gd name="T48" fmla="+- 0 5627 5597"/>
                                <a:gd name="T49" fmla="*/ T48 w 61"/>
                                <a:gd name="T50" fmla="+- 0 2086 2026"/>
                                <a:gd name="T51" fmla="*/ 2086 h 61"/>
                                <a:gd name="T52" fmla="+- 0 5615 5597"/>
                                <a:gd name="T53" fmla="*/ T52 w 61"/>
                                <a:gd name="T54" fmla="+- 0 2084 2026"/>
                                <a:gd name="T55" fmla="*/ 2084 h 61"/>
                                <a:gd name="T56" fmla="+- 0 5606 5597"/>
                                <a:gd name="T57" fmla="*/ T56 w 61"/>
                                <a:gd name="T58" fmla="+- 0 2077 2026"/>
                                <a:gd name="T59" fmla="*/ 2077 h 61"/>
                                <a:gd name="T60" fmla="+- 0 5599 5597"/>
                                <a:gd name="T61" fmla="*/ T60 w 61"/>
                                <a:gd name="T62" fmla="+- 0 2067 2026"/>
                                <a:gd name="T63" fmla="*/ 2067 h 61"/>
                                <a:gd name="T64" fmla="+- 0 5597 5597"/>
                                <a:gd name="T65" fmla="*/ T64 w 61"/>
                                <a:gd name="T66" fmla="+- 0 2056 2026"/>
                                <a:gd name="T67" fmla="*/ 2056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0" y="30"/>
                                  </a:moveTo>
                                  <a:lnTo>
                                    <a:pt x="2" y="18"/>
                                  </a:lnTo>
                                  <a:lnTo>
                                    <a:pt x="9" y="8"/>
                                  </a:lnTo>
                                  <a:lnTo>
                                    <a:pt x="18" y="2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51" y="8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8" y="41"/>
                                  </a:lnTo>
                                  <a:lnTo>
                                    <a:pt x="51" y="51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30" y="60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9" y="51"/>
                                  </a:lnTo>
                                  <a:lnTo>
                                    <a:pt x="2" y="41"/>
                                  </a:lnTo>
                                  <a:lnTo>
                                    <a:pt x="0" y="30"/>
                                  </a:lnTo>
                                </a:path>
                              </a:pathLst>
                            </a:custGeom>
                            <a:noFill/>
                            <a:ln w="695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1" name="docshape132"/>
                          <wps:cNvSpPr>
                            <a:spLocks/>
                          </wps:cNvSpPr>
                          <wps:spPr bwMode="auto">
                            <a:xfrm>
                              <a:off x="5596" y="1940"/>
                              <a:ext cx="61" cy="61"/>
                            </a:xfrm>
                            <a:custGeom>
                              <a:avLst/>
                              <a:gdLst>
                                <a:gd name="T0" fmla="+- 0 5627 5597"/>
                                <a:gd name="T1" fmla="*/ T0 w 61"/>
                                <a:gd name="T2" fmla="+- 0 1940 1940"/>
                                <a:gd name="T3" fmla="*/ 1940 h 61"/>
                                <a:gd name="T4" fmla="+- 0 5615 5597"/>
                                <a:gd name="T5" fmla="*/ T4 w 61"/>
                                <a:gd name="T6" fmla="+- 0 1942 1940"/>
                                <a:gd name="T7" fmla="*/ 1942 h 61"/>
                                <a:gd name="T8" fmla="+- 0 5606 5597"/>
                                <a:gd name="T9" fmla="*/ T8 w 61"/>
                                <a:gd name="T10" fmla="+- 0 1949 1940"/>
                                <a:gd name="T11" fmla="*/ 1949 h 61"/>
                                <a:gd name="T12" fmla="+- 0 5599 5597"/>
                                <a:gd name="T13" fmla="*/ T12 w 61"/>
                                <a:gd name="T14" fmla="+- 0 1958 1940"/>
                                <a:gd name="T15" fmla="*/ 1958 h 61"/>
                                <a:gd name="T16" fmla="+- 0 5597 5597"/>
                                <a:gd name="T17" fmla="*/ T16 w 61"/>
                                <a:gd name="T18" fmla="+- 0 1970 1940"/>
                                <a:gd name="T19" fmla="*/ 1970 h 61"/>
                                <a:gd name="T20" fmla="+- 0 5599 5597"/>
                                <a:gd name="T21" fmla="*/ T20 w 61"/>
                                <a:gd name="T22" fmla="+- 0 1982 1940"/>
                                <a:gd name="T23" fmla="*/ 1982 h 61"/>
                                <a:gd name="T24" fmla="+- 0 5606 5597"/>
                                <a:gd name="T25" fmla="*/ T24 w 61"/>
                                <a:gd name="T26" fmla="+- 0 1991 1940"/>
                                <a:gd name="T27" fmla="*/ 1991 h 61"/>
                                <a:gd name="T28" fmla="+- 0 5615 5597"/>
                                <a:gd name="T29" fmla="*/ T28 w 61"/>
                                <a:gd name="T30" fmla="+- 0 1998 1940"/>
                                <a:gd name="T31" fmla="*/ 1998 h 61"/>
                                <a:gd name="T32" fmla="+- 0 5627 5597"/>
                                <a:gd name="T33" fmla="*/ T32 w 61"/>
                                <a:gd name="T34" fmla="+- 0 2000 1940"/>
                                <a:gd name="T35" fmla="*/ 2000 h 61"/>
                                <a:gd name="T36" fmla="+- 0 5639 5597"/>
                                <a:gd name="T37" fmla="*/ T36 w 61"/>
                                <a:gd name="T38" fmla="+- 0 1998 1940"/>
                                <a:gd name="T39" fmla="*/ 1998 h 61"/>
                                <a:gd name="T40" fmla="+- 0 5648 5597"/>
                                <a:gd name="T41" fmla="*/ T40 w 61"/>
                                <a:gd name="T42" fmla="+- 0 1991 1940"/>
                                <a:gd name="T43" fmla="*/ 1991 h 61"/>
                                <a:gd name="T44" fmla="+- 0 5655 5597"/>
                                <a:gd name="T45" fmla="*/ T44 w 61"/>
                                <a:gd name="T46" fmla="+- 0 1982 1940"/>
                                <a:gd name="T47" fmla="*/ 1982 h 61"/>
                                <a:gd name="T48" fmla="+- 0 5657 5597"/>
                                <a:gd name="T49" fmla="*/ T48 w 61"/>
                                <a:gd name="T50" fmla="+- 0 1970 1940"/>
                                <a:gd name="T51" fmla="*/ 1970 h 61"/>
                                <a:gd name="T52" fmla="+- 0 5655 5597"/>
                                <a:gd name="T53" fmla="*/ T52 w 61"/>
                                <a:gd name="T54" fmla="+- 0 1958 1940"/>
                                <a:gd name="T55" fmla="*/ 1958 h 61"/>
                                <a:gd name="T56" fmla="+- 0 5648 5597"/>
                                <a:gd name="T57" fmla="*/ T56 w 61"/>
                                <a:gd name="T58" fmla="+- 0 1949 1940"/>
                                <a:gd name="T59" fmla="*/ 1949 h 61"/>
                                <a:gd name="T60" fmla="+- 0 5639 5597"/>
                                <a:gd name="T61" fmla="*/ T60 w 61"/>
                                <a:gd name="T62" fmla="+- 0 1942 1940"/>
                                <a:gd name="T63" fmla="*/ 1942 h 61"/>
                                <a:gd name="T64" fmla="+- 0 5627 5597"/>
                                <a:gd name="T65" fmla="*/ T64 w 61"/>
                                <a:gd name="T66" fmla="+- 0 1940 1940"/>
                                <a:gd name="T67" fmla="*/ 1940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30" y="0"/>
                                  </a:moveTo>
                                  <a:lnTo>
                                    <a:pt x="18" y="2"/>
                                  </a:lnTo>
                                  <a:lnTo>
                                    <a:pt x="9" y="9"/>
                                  </a:lnTo>
                                  <a:lnTo>
                                    <a:pt x="2" y="18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9" y="51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30" y="60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51" y="51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2" name="docshape133"/>
                          <wps:cNvSpPr>
                            <a:spLocks/>
                          </wps:cNvSpPr>
                          <wps:spPr bwMode="auto">
                            <a:xfrm>
                              <a:off x="5596" y="1940"/>
                              <a:ext cx="61" cy="61"/>
                            </a:xfrm>
                            <a:custGeom>
                              <a:avLst/>
                              <a:gdLst>
                                <a:gd name="T0" fmla="+- 0 5597 5597"/>
                                <a:gd name="T1" fmla="*/ T0 w 61"/>
                                <a:gd name="T2" fmla="+- 0 1970 1940"/>
                                <a:gd name="T3" fmla="*/ 1970 h 61"/>
                                <a:gd name="T4" fmla="+- 0 5599 5597"/>
                                <a:gd name="T5" fmla="*/ T4 w 61"/>
                                <a:gd name="T6" fmla="+- 0 1958 1940"/>
                                <a:gd name="T7" fmla="*/ 1958 h 61"/>
                                <a:gd name="T8" fmla="+- 0 5606 5597"/>
                                <a:gd name="T9" fmla="*/ T8 w 61"/>
                                <a:gd name="T10" fmla="+- 0 1949 1940"/>
                                <a:gd name="T11" fmla="*/ 1949 h 61"/>
                                <a:gd name="T12" fmla="+- 0 5615 5597"/>
                                <a:gd name="T13" fmla="*/ T12 w 61"/>
                                <a:gd name="T14" fmla="+- 0 1942 1940"/>
                                <a:gd name="T15" fmla="*/ 1942 h 61"/>
                                <a:gd name="T16" fmla="+- 0 5627 5597"/>
                                <a:gd name="T17" fmla="*/ T16 w 61"/>
                                <a:gd name="T18" fmla="+- 0 1940 1940"/>
                                <a:gd name="T19" fmla="*/ 1940 h 61"/>
                                <a:gd name="T20" fmla="+- 0 5639 5597"/>
                                <a:gd name="T21" fmla="*/ T20 w 61"/>
                                <a:gd name="T22" fmla="+- 0 1942 1940"/>
                                <a:gd name="T23" fmla="*/ 1942 h 61"/>
                                <a:gd name="T24" fmla="+- 0 5648 5597"/>
                                <a:gd name="T25" fmla="*/ T24 w 61"/>
                                <a:gd name="T26" fmla="+- 0 1949 1940"/>
                                <a:gd name="T27" fmla="*/ 1949 h 61"/>
                                <a:gd name="T28" fmla="+- 0 5655 5597"/>
                                <a:gd name="T29" fmla="*/ T28 w 61"/>
                                <a:gd name="T30" fmla="+- 0 1958 1940"/>
                                <a:gd name="T31" fmla="*/ 1958 h 61"/>
                                <a:gd name="T32" fmla="+- 0 5657 5597"/>
                                <a:gd name="T33" fmla="*/ T32 w 61"/>
                                <a:gd name="T34" fmla="+- 0 1970 1940"/>
                                <a:gd name="T35" fmla="*/ 1970 h 61"/>
                                <a:gd name="T36" fmla="+- 0 5655 5597"/>
                                <a:gd name="T37" fmla="*/ T36 w 61"/>
                                <a:gd name="T38" fmla="+- 0 1982 1940"/>
                                <a:gd name="T39" fmla="*/ 1982 h 61"/>
                                <a:gd name="T40" fmla="+- 0 5648 5597"/>
                                <a:gd name="T41" fmla="*/ T40 w 61"/>
                                <a:gd name="T42" fmla="+- 0 1991 1940"/>
                                <a:gd name="T43" fmla="*/ 1991 h 61"/>
                                <a:gd name="T44" fmla="+- 0 5639 5597"/>
                                <a:gd name="T45" fmla="*/ T44 w 61"/>
                                <a:gd name="T46" fmla="+- 0 1998 1940"/>
                                <a:gd name="T47" fmla="*/ 1998 h 61"/>
                                <a:gd name="T48" fmla="+- 0 5627 5597"/>
                                <a:gd name="T49" fmla="*/ T48 w 61"/>
                                <a:gd name="T50" fmla="+- 0 2000 1940"/>
                                <a:gd name="T51" fmla="*/ 2000 h 61"/>
                                <a:gd name="T52" fmla="+- 0 5615 5597"/>
                                <a:gd name="T53" fmla="*/ T52 w 61"/>
                                <a:gd name="T54" fmla="+- 0 1998 1940"/>
                                <a:gd name="T55" fmla="*/ 1998 h 61"/>
                                <a:gd name="T56" fmla="+- 0 5606 5597"/>
                                <a:gd name="T57" fmla="*/ T56 w 61"/>
                                <a:gd name="T58" fmla="+- 0 1991 1940"/>
                                <a:gd name="T59" fmla="*/ 1991 h 61"/>
                                <a:gd name="T60" fmla="+- 0 5599 5597"/>
                                <a:gd name="T61" fmla="*/ T60 w 61"/>
                                <a:gd name="T62" fmla="+- 0 1982 1940"/>
                                <a:gd name="T63" fmla="*/ 1982 h 61"/>
                                <a:gd name="T64" fmla="+- 0 5597 5597"/>
                                <a:gd name="T65" fmla="*/ T64 w 61"/>
                                <a:gd name="T66" fmla="+- 0 1970 1940"/>
                                <a:gd name="T67" fmla="*/ 1970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0" y="30"/>
                                  </a:moveTo>
                                  <a:lnTo>
                                    <a:pt x="2" y="18"/>
                                  </a:lnTo>
                                  <a:lnTo>
                                    <a:pt x="9" y="9"/>
                                  </a:lnTo>
                                  <a:lnTo>
                                    <a:pt x="18" y="2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51" y="51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30" y="60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9" y="51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0" y="30"/>
                                  </a:lnTo>
                                </a:path>
                              </a:pathLst>
                            </a:custGeom>
                            <a:noFill/>
                            <a:ln w="695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3" name="docshape134"/>
                          <wps:cNvSpPr>
                            <a:spLocks/>
                          </wps:cNvSpPr>
                          <wps:spPr bwMode="auto">
                            <a:xfrm>
                              <a:off x="5601" y="1808"/>
                              <a:ext cx="61" cy="61"/>
                            </a:xfrm>
                            <a:custGeom>
                              <a:avLst/>
                              <a:gdLst>
                                <a:gd name="T0" fmla="+- 0 5632 5601"/>
                                <a:gd name="T1" fmla="*/ T0 w 61"/>
                                <a:gd name="T2" fmla="+- 0 1808 1808"/>
                                <a:gd name="T3" fmla="*/ 1808 h 61"/>
                                <a:gd name="T4" fmla="+- 0 5620 5601"/>
                                <a:gd name="T5" fmla="*/ T4 w 61"/>
                                <a:gd name="T6" fmla="+- 0 1810 1808"/>
                                <a:gd name="T7" fmla="*/ 1810 h 61"/>
                                <a:gd name="T8" fmla="+- 0 5610 5601"/>
                                <a:gd name="T9" fmla="*/ T8 w 61"/>
                                <a:gd name="T10" fmla="+- 0 1817 1808"/>
                                <a:gd name="T11" fmla="*/ 1817 h 61"/>
                                <a:gd name="T12" fmla="+- 0 5604 5601"/>
                                <a:gd name="T13" fmla="*/ T12 w 61"/>
                                <a:gd name="T14" fmla="+- 0 1826 1808"/>
                                <a:gd name="T15" fmla="*/ 1826 h 61"/>
                                <a:gd name="T16" fmla="+- 0 5601 5601"/>
                                <a:gd name="T17" fmla="*/ T16 w 61"/>
                                <a:gd name="T18" fmla="+- 0 1838 1808"/>
                                <a:gd name="T19" fmla="*/ 1838 h 61"/>
                                <a:gd name="T20" fmla="+- 0 5604 5601"/>
                                <a:gd name="T21" fmla="*/ T20 w 61"/>
                                <a:gd name="T22" fmla="+- 0 1850 1808"/>
                                <a:gd name="T23" fmla="*/ 1850 h 61"/>
                                <a:gd name="T24" fmla="+- 0 5610 5601"/>
                                <a:gd name="T25" fmla="*/ T24 w 61"/>
                                <a:gd name="T26" fmla="+- 0 1859 1808"/>
                                <a:gd name="T27" fmla="*/ 1859 h 61"/>
                                <a:gd name="T28" fmla="+- 0 5620 5601"/>
                                <a:gd name="T29" fmla="*/ T28 w 61"/>
                                <a:gd name="T30" fmla="+- 0 1866 1808"/>
                                <a:gd name="T31" fmla="*/ 1866 h 61"/>
                                <a:gd name="T32" fmla="+- 0 5632 5601"/>
                                <a:gd name="T33" fmla="*/ T32 w 61"/>
                                <a:gd name="T34" fmla="+- 0 1868 1808"/>
                                <a:gd name="T35" fmla="*/ 1868 h 61"/>
                                <a:gd name="T36" fmla="+- 0 5643 5601"/>
                                <a:gd name="T37" fmla="*/ T36 w 61"/>
                                <a:gd name="T38" fmla="+- 0 1866 1808"/>
                                <a:gd name="T39" fmla="*/ 1866 h 61"/>
                                <a:gd name="T40" fmla="+- 0 5653 5601"/>
                                <a:gd name="T41" fmla="*/ T40 w 61"/>
                                <a:gd name="T42" fmla="+- 0 1859 1808"/>
                                <a:gd name="T43" fmla="*/ 1859 h 61"/>
                                <a:gd name="T44" fmla="+- 0 5659 5601"/>
                                <a:gd name="T45" fmla="*/ T44 w 61"/>
                                <a:gd name="T46" fmla="+- 0 1850 1808"/>
                                <a:gd name="T47" fmla="*/ 1850 h 61"/>
                                <a:gd name="T48" fmla="+- 0 5662 5601"/>
                                <a:gd name="T49" fmla="*/ T48 w 61"/>
                                <a:gd name="T50" fmla="+- 0 1838 1808"/>
                                <a:gd name="T51" fmla="*/ 1838 h 61"/>
                                <a:gd name="T52" fmla="+- 0 5659 5601"/>
                                <a:gd name="T53" fmla="*/ T52 w 61"/>
                                <a:gd name="T54" fmla="+- 0 1826 1808"/>
                                <a:gd name="T55" fmla="*/ 1826 h 61"/>
                                <a:gd name="T56" fmla="+- 0 5653 5601"/>
                                <a:gd name="T57" fmla="*/ T56 w 61"/>
                                <a:gd name="T58" fmla="+- 0 1817 1808"/>
                                <a:gd name="T59" fmla="*/ 1817 h 61"/>
                                <a:gd name="T60" fmla="+- 0 5643 5601"/>
                                <a:gd name="T61" fmla="*/ T60 w 61"/>
                                <a:gd name="T62" fmla="+- 0 1810 1808"/>
                                <a:gd name="T63" fmla="*/ 1810 h 61"/>
                                <a:gd name="T64" fmla="+- 0 5632 5601"/>
                                <a:gd name="T65" fmla="*/ T64 w 61"/>
                                <a:gd name="T66" fmla="+- 0 1808 1808"/>
                                <a:gd name="T67" fmla="*/ 1808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31" y="0"/>
                                  </a:moveTo>
                                  <a:lnTo>
                                    <a:pt x="19" y="2"/>
                                  </a:lnTo>
                                  <a:lnTo>
                                    <a:pt x="9" y="9"/>
                                  </a:lnTo>
                                  <a:lnTo>
                                    <a:pt x="3" y="18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3" y="42"/>
                                  </a:lnTo>
                                  <a:lnTo>
                                    <a:pt x="9" y="51"/>
                                  </a:lnTo>
                                  <a:lnTo>
                                    <a:pt x="19" y="58"/>
                                  </a:lnTo>
                                  <a:lnTo>
                                    <a:pt x="31" y="60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52" y="51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61" y="30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52" y="9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3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4" name="docshape135"/>
                          <wps:cNvSpPr>
                            <a:spLocks/>
                          </wps:cNvSpPr>
                          <wps:spPr bwMode="auto">
                            <a:xfrm>
                              <a:off x="5601" y="1808"/>
                              <a:ext cx="61" cy="61"/>
                            </a:xfrm>
                            <a:custGeom>
                              <a:avLst/>
                              <a:gdLst>
                                <a:gd name="T0" fmla="+- 0 5601 5601"/>
                                <a:gd name="T1" fmla="*/ T0 w 61"/>
                                <a:gd name="T2" fmla="+- 0 1838 1808"/>
                                <a:gd name="T3" fmla="*/ 1838 h 61"/>
                                <a:gd name="T4" fmla="+- 0 5604 5601"/>
                                <a:gd name="T5" fmla="*/ T4 w 61"/>
                                <a:gd name="T6" fmla="+- 0 1826 1808"/>
                                <a:gd name="T7" fmla="*/ 1826 h 61"/>
                                <a:gd name="T8" fmla="+- 0 5610 5601"/>
                                <a:gd name="T9" fmla="*/ T8 w 61"/>
                                <a:gd name="T10" fmla="+- 0 1817 1808"/>
                                <a:gd name="T11" fmla="*/ 1817 h 61"/>
                                <a:gd name="T12" fmla="+- 0 5620 5601"/>
                                <a:gd name="T13" fmla="*/ T12 w 61"/>
                                <a:gd name="T14" fmla="+- 0 1810 1808"/>
                                <a:gd name="T15" fmla="*/ 1810 h 61"/>
                                <a:gd name="T16" fmla="+- 0 5632 5601"/>
                                <a:gd name="T17" fmla="*/ T16 w 61"/>
                                <a:gd name="T18" fmla="+- 0 1808 1808"/>
                                <a:gd name="T19" fmla="*/ 1808 h 61"/>
                                <a:gd name="T20" fmla="+- 0 5643 5601"/>
                                <a:gd name="T21" fmla="*/ T20 w 61"/>
                                <a:gd name="T22" fmla="+- 0 1810 1808"/>
                                <a:gd name="T23" fmla="*/ 1810 h 61"/>
                                <a:gd name="T24" fmla="+- 0 5653 5601"/>
                                <a:gd name="T25" fmla="*/ T24 w 61"/>
                                <a:gd name="T26" fmla="+- 0 1817 1808"/>
                                <a:gd name="T27" fmla="*/ 1817 h 61"/>
                                <a:gd name="T28" fmla="+- 0 5659 5601"/>
                                <a:gd name="T29" fmla="*/ T28 w 61"/>
                                <a:gd name="T30" fmla="+- 0 1826 1808"/>
                                <a:gd name="T31" fmla="*/ 1826 h 61"/>
                                <a:gd name="T32" fmla="+- 0 5662 5601"/>
                                <a:gd name="T33" fmla="*/ T32 w 61"/>
                                <a:gd name="T34" fmla="+- 0 1838 1808"/>
                                <a:gd name="T35" fmla="*/ 1838 h 61"/>
                                <a:gd name="T36" fmla="+- 0 5659 5601"/>
                                <a:gd name="T37" fmla="*/ T36 w 61"/>
                                <a:gd name="T38" fmla="+- 0 1850 1808"/>
                                <a:gd name="T39" fmla="*/ 1850 h 61"/>
                                <a:gd name="T40" fmla="+- 0 5653 5601"/>
                                <a:gd name="T41" fmla="*/ T40 w 61"/>
                                <a:gd name="T42" fmla="+- 0 1859 1808"/>
                                <a:gd name="T43" fmla="*/ 1859 h 61"/>
                                <a:gd name="T44" fmla="+- 0 5643 5601"/>
                                <a:gd name="T45" fmla="*/ T44 w 61"/>
                                <a:gd name="T46" fmla="+- 0 1866 1808"/>
                                <a:gd name="T47" fmla="*/ 1866 h 61"/>
                                <a:gd name="T48" fmla="+- 0 5632 5601"/>
                                <a:gd name="T49" fmla="*/ T48 w 61"/>
                                <a:gd name="T50" fmla="+- 0 1868 1808"/>
                                <a:gd name="T51" fmla="*/ 1868 h 61"/>
                                <a:gd name="T52" fmla="+- 0 5620 5601"/>
                                <a:gd name="T53" fmla="*/ T52 w 61"/>
                                <a:gd name="T54" fmla="+- 0 1866 1808"/>
                                <a:gd name="T55" fmla="*/ 1866 h 61"/>
                                <a:gd name="T56" fmla="+- 0 5610 5601"/>
                                <a:gd name="T57" fmla="*/ T56 w 61"/>
                                <a:gd name="T58" fmla="+- 0 1859 1808"/>
                                <a:gd name="T59" fmla="*/ 1859 h 61"/>
                                <a:gd name="T60" fmla="+- 0 5604 5601"/>
                                <a:gd name="T61" fmla="*/ T60 w 61"/>
                                <a:gd name="T62" fmla="+- 0 1850 1808"/>
                                <a:gd name="T63" fmla="*/ 1850 h 61"/>
                                <a:gd name="T64" fmla="+- 0 5601 5601"/>
                                <a:gd name="T65" fmla="*/ T64 w 61"/>
                                <a:gd name="T66" fmla="+- 0 1838 1808"/>
                                <a:gd name="T67" fmla="*/ 1838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0" y="30"/>
                                  </a:moveTo>
                                  <a:lnTo>
                                    <a:pt x="3" y="18"/>
                                  </a:lnTo>
                                  <a:lnTo>
                                    <a:pt x="9" y="9"/>
                                  </a:lnTo>
                                  <a:lnTo>
                                    <a:pt x="19" y="2"/>
                                  </a:lnTo>
                                  <a:lnTo>
                                    <a:pt x="31" y="0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52" y="9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61" y="30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52" y="51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31" y="60"/>
                                  </a:lnTo>
                                  <a:lnTo>
                                    <a:pt x="19" y="58"/>
                                  </a:lnTo>
                                  <a:lnTo>
                                    <a:pt x="9" y="51"/>
                                  </a:lnTo>
                                  <a:lnTo>
                                    <a:pt x="3" y="42"/>
                                  </a:lnTo>
                                  <a:lnTo>
                                    <a:pt x="0" y="30"/>
                                  </a:lnTo>
                                </a:path>
                              </a:pathLst>
                            </a:custGeom>
                            <a:noFill/>
                            <a:ln w="695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5" name="docshape136"/>
                          <wps:cNvSpPr>
                            <a:spLocks/>
                          </wps:cNvSpPr>
                          <wps:spPr bwMode="auto">
                            <a:xfrm>
                              <a:off x="5618" y="1968"/>
                              <a:ext cx="17" cy="17"/>
                            </a:xfrm>
                            <a:custGeom>
                              <a:avLst/>
                              <a:gdLst>
                                <a:gd name="T0" fmla="+- 0 5619 5619"/>
                                <a:gd name="T1" fmla="*/ T0 w 17"/>
                                <a:gd name="T2" fmla="+- 0 1976 1968"/>
                                <a:gd name="T3" fmla="*/ 1976 h 17"/>
                                <a:gd name="T4" fmla="+- 0 5621 5619"/>
                                <a:gd name="T5" fmla="*/ T4 w 17"/>
                                <a:gd name="T6" fmla="+- 0 1970 1968"/>
                                <a:gd name="T7" fmla="*/ 1970 h 17"/>
                                <a:gd name="T8" fmla="+- 0 5627 5619"/>
                                <a:gd name="T9" fmla="*/ T8 w 17"/>
                                <a:gd name="T10" fmla="+- 0 1968 1968"/>
                                <a:gd name="T11" fmla="*/ 1968 h 17"/>
                                <a:gd name="T12" fmla="+- 0 5633 5619"/>
                                <a:gd name="T13" fmla="*/ T12 w 17"/>
                                <a:gd name="T14" fmla="+- 0 1970 1968"/>
                                <a:gd name="T15" fmla="*/ 1970 h 17"/>
                                <a:gd name="T16" fmla="+- 0 5635 5619"/>
                                <a:gd name="T17" fmla="*/ T16 w 17"/>
                                <a:gd name="T18" fmla="+- 0 1976 1968"/>
                                <a:gd name="T19" fmla="*/ 1976 h 17"/>
                                <a:gd name="T20" fmla="+- 0 5633 5619"/>
                                <a:gd name="T21" fmla="*/ T20 w 17"/>
                                <a:gd name="T22" fmla="+- 0 1982 1968"/>
                                <a:gd name="T23" fmla="*/ 1982 h 17"/>
                                <a:gd name="T24" fmla="+- 0 5627 5619"/>
                                <a:gd name="T25" fmla="*/ T24 w 17"/>
                                <a:gd name="T26" fmla="+- 0 1985 1968"/>
                                <a:gd name="T27" fmla="*/ 1985 h 17"/>
                                <a:gd name="T28" fmla="+- 0 5621 5619"/>
                                <a:gd name="T29" fmla="*/ T28 w 17"/>
                                <a:gd name="T30" fmla="+- 0 1982 1968"/>
                                <a:gd name="T31" fmla="*/ 1982 h 17"/>
                                <a:gd name="T32" fmla="+- 0 5619 5619"/>
                                <a:gd name="T33" fmla="*/ T32 w 17"/>
                                <a:gd name="T34" fmla="+- 0 1976 1968"/>
                                <a:gd name="T35" fmla="*/ 1976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2" y="2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4" y="2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4" y="14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6" name="Line 38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627" y="1976"/>
                              <a:ext cx="0" cy="169"/>
                            </a:xfrm>
                            <a:prstGeom prst="line">
                              <a:avLst/>
                            </a:pr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07" name="docshape137"/>
                          <wps:cNvSpPr>
                            <a:spLocks/>
                          </wps:cNvSpPr>
                          <wps:spPr bwMode="auto">
                            <a:xfrm>
                              <a:off x="5618" y="1879"/>
                              <a:ext cx="17" cy="274"/>
                            </a:xfrm>
                            <a:custGeom>
                              <a:avLst/>
                              <a:gdLst>
                                <a:gd name="T0" fmla="+- 0 5635 5619"/>
                                <a:gd name="T1" fmla="*/ T0 w 17"/>
                                <a:gd name="T2" fmla="+- 0 1887 1879"/>
                                <a:gd name="T3" fmla="*/ 1887 h 274"/>
                                <a:gd name="T4" fmla="+- 0 5633 5619"/>
                                <a:gd name="T5" fmla="*/ T4 w 17"/>
                                <a:gd name="T6" fmla="+- 0 1882 1879"/>
                                <a:gd name="T7" fmla="*/ 1882 h 274"/>
                                <a:gd name="T8" fmla="+- 0 5627 5619"/>
                                <a:gd name="T9" fmla="*/ T8 w 17"/>
                                <a:gd name="T10" fmla="+- 0 1879 1879"/>
                                <a:gd name="T11" fmla="*/ 1879 h 274"/>
                                <a:gd name="T12" fmla="+- 0 5621 5619"/>
                                <a:gd name="T13" fmla="*/ T12 w 17"/>
                                <a:gd name="T14" fmla="+- 0 1882 1879"/>
                                <a:gd name="T15" fmla="*/ 1882 h 274"/>
                                <a:gd name="T16" fmla="+- 0 5619 5619"/>
                                <a:gd name="T17" fmla="*/ T16 w 17"/>
                                <a:gd name="T18" fmla="+- 0 1887 1879"/>
                                <a:gd name="T19" fmla="*/ 1887 h 274"/>
                                <a:gd name="T20" fmla="+- 0 5621 5619"/>
                                <a:gd name="T21" fmla="*/ T20 w 17"/>
                                <a:gd name="T22" fmla="+- 0 1893 1879"/>
                                <a:gd name="T23" fmla="*/ 1893 h 274"/>
                                <a:gd name="T24" fmla="+- 0 5627 5619"/>
                                <a:gd name="T25" fmla="*/ T24 w 17"/>
                                <a:gd name="T26" fmla="+- 0 1896 1879"/>
                                <a:gd name="T27" fmla="*/ 1896 h 274"/>
                                <a:gd name="T28" fmla="+- 0 5633 5619"/>
                                <a:gd name="T29" fmla="*/ T28 w 17"/>
                                <a:gd name="T30" fmla="+- 0 1893 1879"/>
                                <a:gd name="T31" fmla="*/ 1893 h 274"/>
                                <a:gd name="T32" fmla="+- 0 5635 5619"/>
                                <a:gd name="T33" fmla="*/ T32 w 17"/>
                                <a:gd name="T34" fmla="+- 0 1887 1879"/>
                                <a:gd name="T35" fmla="*/ 1887 h 274"/>
                                <a:gd name="T36" fmla="+- 0 5635 5619"/>
                                <a:gd name="T37" fmla="*/ T36 w 17"/>
                                <a:gd name="T38" fmla="+- 0 2145 1879"/>
                                <a:gd name="T39" fmla="*/ 2145 h 274"/>
                                <a:gd name="T40" fmla="+- 0 5633 5619"/>
                                <a:gd name="T41" fmla="*/ T40 w 17"/>
                                <a:gd name="T42" fmla="+- 0 2139 1879"/>
                                <a:gd name="T43" fmla="*/ 2139 h 274"/>
                                <a:gd name="T44" fmla="+- 0 5627 5619"/>
                                <a:gd name="T45" fmla="*/ T44 w 17"/>
                                <a:gd name="T46" fmla="+- 0 2137 1879"/>
                                <a:gd name="T47" fmla="*/ 2137 h 274"/>
                                <a:gd name="T48" fmla="+- 0 5621 5619"/>
                                <a:gd name="T49" fmla="*/ T48 w 17"/>
                                <a:gd name="T50" fmla="+- 0 2139 1879"/>
                                <a:gd name="T51" fmla="*/ 2139 h 274"/>
                                <a:gd name="T52" fmla="+- 0 5619 5619"/>
                                <a:gd name="T53" fmla="*/ T52 w 17"/>
                                <a:gd name="T54" fmla="+- 0 2145 1879"/>
                                <a:gd name="T55" fmla="*/ 2145 h 274"/>
                                <a:gd name="T56" fmla="+- 0 5621 5619"/>
                                <a:gd name="T57" fmla="*/ T56 w 17"/>
                                <a:gd name="T58" fmla="+- 0 2151 1879"/>
                                <a:gd name="T59" fmla="*/ 2151 h 274"/>
                                <a:gd name="T60" fmla="+- 0 5627 5619"/>
                                <a:gd name="T61" fmla="*/ T60 w 17"/>
                                <a:gd name="T62" fmla="+- 0 2153 1879"/>
                                <a:gd name="T63" fmla="*/ 2153 h 274"/>
                                <a:gd name="T64" fmla="+- 0 5633 5619"/>
                                <a:gd name="T65" fmla="*/ T64 w 17"/>
                                <a:gd name="T66" fmla="+- 0 2151 1879"/>
                                <a:gd name="T67" fmla="*/ 2151 h 274"/>
                                <a:gd name="T68" fmla="+- 0 5635 5619"/>
                                <a:gd name="T69" fmla="*/ T68 w 17"/>
                                <a:gd name="T70" fmla="+- 0 2145 1879"/>
                                <a:gd name="T71" fmla="*/ 2145 h 2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17" h="274">
                                  <a:moveTo>
                                    <a:pt x="16" y="8"/>
                                  </a:moveTo>
                                  <a:lnTo>
                                    <a:pt x="14" y="3"/>
                                  </a:lnTo>
                                  <a:lnTo>
                                    <a:pt x="8" y="0"/>
                                  </a:lnTo>
                                  <a:lnTo>
                                    <a:pt x="2" y="3"/>
                                  </a:lnTo>
                                  <a:lnTo>
                                    <a:pt x="0" y="8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14" y="14"/>
                                  </a:lnTo>
                                  <a:lnTo>
                                    <a:pt x="16" y="8"/>
                                  </a:lnTo>
                                  <a:close/>
                                  <a:moveTo>
                                    <a:pt x="16" y="266"/>
                                  </a:moveTo>
                                  <a:lnTo>
                                    <a:pt x="14" y="260"/>
                                  </a:lnTo>
                                  <a:lnTo>
                                    <a:pt x="8" y="258"/>
                                  </a:lnTo>
                                  <a:lnTo>
                                    <a:pt x="2" y="260"/>
                                  </a:lnTo>
                                  <a:lnTo>
                                    <a:pt x="0" y="266"/>
                                  </a:lnTo>
                                  <a:lnTo>
                                    <a:pt x="2" y="272"/>
                                  </a:lnTo>
                                  <a:lnTo>
                                    <a:pt x="8" y="274"/>
                                  </a:lnTo>
                                  <a:lnTo>
                                    <a:pt x="14" y="272"/>
                                  </a:lnTo>
                                  <a:lnTo>
                                    <a:pt x="16" y="2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8" name="Line 37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627" y="1887"/>
                              <a:ext cx="0" cy="171"/>
                            </a:xfrm>
                            <a:prstGeom prst="line">
                              <a:avLst/>
                            </a:pr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09" name="docshape138"/>
                          <wps:cNvSpPr>
                            <a:spLocks/>
                          </wps:cNvSpPr>
                          <wps:spPr bwMode="auto">
                            <a:xfrm>
                              <a:off x="5618" y="1741"/>
                              <a:ext cx="22" cy="326"/>
                            </a:xfrm>
                            <a:custGeom>
                              <a:avLst/>
                              <a:gdLst>
                                <a:gd name="T0" fmla="+- 0 5635 5619"/>
                                <a:gd name="T1" fmla="*/ T0 w 22"/>
                                <a:gd name="T2" fmla="+- 0 2058 1741"/>
                                <a:gd name="T3" fmla="*/ 2058 h 326"/>
                                <a:gd name="T4" fmla="+- 0 5633 5619"/>
                                <a:gd name="T5" fmla="*/ T4 w 22"/>
                                <a:gd name="T6" fmla="+- 0 2053 1741"/>
                                <a:gd name="T7" fmla="*/ 2053 h 326"/>
                                <a:gd name="T8" fmla="+- 0 5627 5619"/>
                                <a:gd name="T9" fmla="*/ T8 w 22"/>
                                <a:gd name="T10" fmla="+- 0 2050 1741"/>
                                <a:gd name="T11" fmla="*/ 2050 h 326"/>
                                <a:gd name="T12" fmla="+- 0 5621 5619"/>
                                <a:gd name="T13" fmla="*/ T12 w 22"/>
                                <a:gd name="T14" fmla="+- 0 2053 1741"/>
                                <a:gd name="T15" fmla="*/ 2053 h 326"/>
                                <a:gd name="T16" fmla="+- 0 5619 5619"/>
                                <a:gd name="T17" fmla="*/ T16 w 22"/>
                                <a:gd name="T18" fmla="+- 0 2058 1741"/>
                                <a:gd name="T19" fmla="*/ 2058 h 326"/>
                                <a:gd name="T20" fmla="+- 0 5621 5619"/>
                                <a:gd name="T21" fmla="*/ T20 w 22"/>
                                <a:gd name="T22" fmla="+- 0 2064 1741"/>
                                <a:gd name="T23" fmla="*/ 2064 h 326"/>
                                <a:gd name="T24" fmla="+- 0 5627 5619"/>
                                <a:gd name="T25" fmla="*/ T24 w 22"/>
                                <a:gd name="T26" fmla="+- 0 2067 1741"/>
                                <a:gd name="T27" fmla="*/ 2067 h 326"/>
                                <a:gd name="T28" fmla="+- 0 5633 5619"/>
                                <a:gd name="T29" fmla="*/ T28 w 22"/>
                                <a:gd name="T30" fmla="+- 0 2064 1741"/>
                                <a:gd name="T31" fmla="*/ 2064 h 326"/>
                                <a:gd name="T32" fmla="+- 0 5635 5619"/>
                                <a:gd name="T33" fmla="*/ T32 w 22"/>
                                <a:gd name="T34" fmla="+- 0 2058 1741"/>
                                <a:gd name="T35" fmla="*/ 2058 h 326"/>
                                <a:gd name="T36" fmla="+- 0 5640 5619"/>
                                <a:gd name="T37" fmla="*/ T36 w 22"/>
                                <a:gd name="T38" fmla="+- 0 1749 1741"/>
                                <a:gd name="T39" fmla="*/ 1749 h 326"/>
                                <a:gd name="T40" fmla="+- 0 5637 5619"/>
                                <a:gd name="T41" fmla="*/ T40 w 22"/>
                                <a:gd name="T42" fmla="+- 0 1743 1741"/>
                                <a:gd name="T43" fmla="*/ 1743 h 326"/>
                                <a:gd name="T44" fmla="+- 0 5632 5619"/>
                                <a:gd name="T45" fmla="*/ T44 w 22"/>
                                <a:gd name="T46" fmla="+- 0 1741 1741"/>
                                <a:gd name="T47" fmla="*/ 1741 h 326"/>
                                <a:gd name="T48" fmla="+- 0 5626 5619"/>
                                <a:gd name="T49" fmla="*/ T48 w 22"/>
                                <a:gd name="T50" fmla="+- 0 1743 1741"/>
                                <a:gd name="T51" fmla="*/ 1743 h 326"/>
                                <a:gd name="T52" fmla="+- 0 5623 5619"/>
                                <a:gd name="T53" fmla="*/ T52 w 22"/>
                                <a:gd name="T54" fmla="+- 0 1749 1741"/>
                                <a:gd name="T55" fmla="*/ 1749 h 326"/>
                                <a:gd name="T56" fmla="+- 0 5626 5619"/>
                                <a:gd name="T57" fmla="*/ T56 w 22"/>
                                <a:gd name="T58" fmla="+- 0 1755 1741"/>
                                <a:gd name="T59" fmla="*/ 1755 h 326"/>
                                <a:gd name="T60" fmla="+- 0 5632 5619"/>
                                <a:gd name="T61" fmla="*/ T60 w 22"/>
                                <a:gd name="T62" fmla="+- 0 1758 1741"/>
                                <a:gd name="T63" fmla="*/ 1758 h 326"/>
                                <a:gd name="T64" fmla="+- 0 5637 5619"/>
                                <a:gd name="T65" fmla="*/ T64 w 22"/>
                                <a:gd name="T66" fmla="+- 0 1755 1741"/>
                                <a:gd name="T67" fmla="*/ 1755 h 326"/>
                                <a:gd name="T68" fmla="+- 0 5640 5619"/>
                                <a:gd name="T69" fmla="*/ T68 w 22"/>
                                <a:gd name="T70" fmla="+- 0 1749 1741"/>
                                <a:gd name="T71" fmla="*/ 1749 h 3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22" h="326">
                                  <a:moveTo>
                                    <a:pt x="16" y="317"/>
                                  </a:moveTo>
                                  <a:lnTo>
                                    <a:pt x="14" y="312"/>
                                  </a:lnTo>
                                  <a:lnTo>
                                    <a:pt x="8" y="309"/>
                                  </a:lnTo>
                                  <a:lnTo>
                                    <a:pt x="2" y="312"/>
                                  </a:lnTo>
                                  <a:lnTo>
                                    <a:pt x="0" y="317"/>
                                  </a:lnTo>
                                  <a:lnTo>
                                    <a:pt x="2" y="323"/>
                                  </a:lnTo>
                                  <a:lnTo>
                                    <a:pt x="8" y="326"/>
                                  </a:lnTo>
                                  <a:lnTo>
                                    <a:pt x="14" y="323"/>
                                  </a:lnTo>
                                  <a:lnTo>
                                    <a:pt x="16" y="317"/>
                                  </a:lnTo>
                                  <a:close/>
                                  <a:moveTo>
                                    <a:pt x="21" y="8"/>
                                  </a:moveTo>
                                  <a:lnTo>
                                    <a:pt x="18" y="2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7" y="2"/>
                                  </a:lnTo>
                                  <a:lnTo>
                                    <a:pt x="4" y="8"/>
                                  </a:lnTo>
                                  <a:lnTo>
                                    <a:pt x="7" y="14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18" y="14"/>
                                  </a:lnTo>
                                  <a:lnTo>
                                    <a:pt x="21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0" name="Line 37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632" y="1749"/>
                              <a:ext cx="0" cy="176"/>
                            </a:xfrm>
                            <a:prstGeom prst="line">
                              <a:avLst/>
                            </a:pr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11" name="docshape139"/>
                          <wps:cNvSpPr>
                            <a:spLocks/>
                          </wps:cNvSpPr>
                          <wps:spPr bwMode="auto">
                            <a:xfrm>
                              <a:off x="5623" y="1916"/>
                              <a:ext cx="17" cy="17"/>
                            </a:xfrm>
                            <a:custGeom>
                              <a:avLst/>
                              <a:gdLst>
                                <a:gd name="T0" fmla="+- 0 5623 5623"/>
                                <a:gd name="T1" fmla="*/ T0 w 17"/>
                                <a:gd name="T2" fmla="+- 0 1925 1916"/>
                                <a:gd name="T3" fmla="*/ 1925 h 17"/>
                                <a:gd name="T4" fmla="+- 0 5626 5623"/>
                                <a:gd name="T5" fmla="*/ T4 w 17"/>
                                <a:gd name="T6" fmla="+- 0 1919 1916"/>
                                <a:gd name="T7" fmla="*/ 1919 h 17"/>
                                <a:gd name="T8" fmla="+- 0 5632 5623"/>
                                <a:gd name="T9" fmla="*/ T8 w 17"/>
                                <a:gd name="T10" fmla="+- 0 1916 1916"/>
                                <a:gd name="T11" fmla="*/ 1916 h 17"/>
                                <a:gd name="T12" fmla="+- 0 5637 5623"/>
                                <a:gd name="T13" fmla="*/ T12 w 17"/>
                                <a:gd name="T14" fmla="+- 0 1919 1916"/>
                                <a:gd name="T15" fmla="*/ 1919 h 17"/>
                                <a:gd name="T16" fmla="+- 0 5640 5623"/>
                                <a:gd name="T17" fmla="*/ T16 w 17"/>
                                <a:gd name="T18" fmla="+- 0 1925 1916"/>
                                <a:gd name="T19" fmla="*/ 1925 h 17"/>
                                <a:gd name="T20" fmla="+- 0 5637 5623"/>
                                <a:gd name="T21" fmla="*/ T20 w 17"/>
                                <a:gd name="T22" fmla="+- 0 1930 1916"/>
                                <a:gd name="T23" fmla="*/ 1930 h 17"/>
                                <a:gd name="T24" fmla="+- 0 5632 5623"/>
                                <a:gd name="T25" fmla="*/ T24 w 17"/>
                                <a:gd name="T26" fmla="+- 0 1933 1916"/>
                                <a:gd name="T27" fmla="*/ 1933 h 17"/>
                                <a:gd name="T28" fmla="+- 0 5626 5623"/>
                                <a:gd name="T29" fmla="*/ T28 w 17"/>
                                <a:gd name="T30" fmla="+- 0 1930 1916"/>
                                <a:gd name="T31" fmla="*/ 1930 h 17"/>
                                <a:gd name="T32" fmla="+- 0 5623 5623"/>
                                <a:gd name="T33" fmla="*/ T32 w 17"/>
                                <a:gd name="T34" fmla="+- 0 1925 1916"/>
                                <a:gd name="T35" fmla="*/ 1925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9"/>
                                  </a:moveTo>
                                  <a:lnTo>
                                    <a:pt x="3" y="3"/>
                                  </a:lnTo>
                                  <a:lnTo>
                                    <a:pt x="9" y="0"/>
                                  </a:lnTo>
                                  <a:lnTo>
                                    <a:pt x="14" y="3"/>
                                  </a:lnTo>
                                  <a:lnTo>
                                    <a:pt x="17" y="9"/>
                                  </a:lnTo>
                                  <a:lnTo>
                                    <a:pt x="14" y="14"/>
                                  </a:lnTo>
                                  <a:lnTo>
                                    <a:pt x="9" y="17"/>
                                  </a:lnTo>
                                  <a:lnTo>
                                    <a:pt x="3" y="14"/>
                                  </a:lnTo>
                                  <a:lnTo>
                                    <a:pt x="0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2" name="docshape140"/>
                          <wps:cNvSpPr>
                            <a:spLocks/>
                          </wps:cNvSpPr>
                          <wps:spPr bwMode="auto">
                            <a:xfrm>
                              <a:off x="5405" y="1827"/>
                              <a:ext cx="468" cy="239"/>
                            </a:xfrm>
                            <a:custGeom>
                              <a:avLst/>
                              <a:gdLst>
                                <a:gd name="T0" fmla="+- 0 5849 5406"/>
                                <a:gd name="T1" fmla="*/ T0 w 468"/>
                                <a:gd name="T2" fmla="+- 0 2066 1828"/>
                                <a:gd name="T3" fmla="*/ 2066 h 239"/>
                                <a:gd name="T4" fmla="+- 0 5849 5406"/>
                                <a:gd name="T5" fmla="*/ T4 w 468"/>
                                <a:gd name="T6" fmla="+- 0 2046 1828"/>
                                <a:gd name="T7" fmla="*/ 2046 h 239"/>
                                <a:gd name="T8" fmla="+- 0 5849 5406"/>
                                <a:gd name="T9" fmla="*/ T8 w 468"/>
                                <a:gd name="T10" fmla="+- 0 2056 1828"/>
                                <a:gd name="T11" fmla="*/ 2056 h 239"/>
                                <a:gd name="T12" fmla="+- 0 5406 5406"/>
                                <a:gd name="T13" fmla="*/ T12 w 468"/>
                                <a:gd name="T14" fmla="+- 0 2056 1828"/>
                                <a:gd name="T15" fmla="*/ 2056 h 239"/>
                                <a:gd name="T16" fmla="+- 0 5406 5406"/>
                                <a:gd name="T17" fmla="*/ T16 w 468"/>
                                <a:gd name="T18" fmla="+- 0 2066 1828"/>
                                <a:gd name="T19" fmla="*/ 2066 h 239"/>
                                <a:gd name="T20" fmla="+- 0 5406 5406"/>
                                <a:gd name="T21" fmla="*/ T20 w 468"/>
                                <a:gd name="T22" fmla="+- 0 2046 1828"/>
                                <a:gd name="T23" fmla="*/ 2046 h 239"/>
                                <a:gd name="T24" fmla="+- 0 5853 5406"/>
                                <a:gd name="T25" fmla="*/ T24 w 468"/>
                                <a:gd name="T26" fmla="+- 0 1980 1828"/>
                                <a:gd name="T27" fmla="*/ 1980 h 239"/>
                                <a:gd name="T28" fmla="+- 0 5853 5406"/>
                                <a:gd name="T29" fmla="*/ T28 w 468"/>
                                <a:gd name="T30" fmla="+- 0 1960 1828"/>
                                <a:gd name="T31" fmla="*/ 1960 h 239"/>
                                <a:gd name="T32" fmla="+- 0 5853 5406"/>
                                <a:gd name="T33" fmla="*/ T32 w 468"/>
                                <a:gd name="T34" fmla="+- 0 1970 1828"/>
                                <a:gd name="T35" fmla="*/ 1970 h 239"/>
                                <a:gd name="T36" fmla="+- 0 5409 5406"/>
                                <a:gd name="T37" fmla="*/ T36 w 468"/>
                                <a:gd name="T38" fmla="+- 0 1970 1828"/>
                                <a:gd name="T39" fmla="*/ 1970 h 239"/>
                                <a:gd name="T40" fmla="+- 0 5409 5406"/>
                                <a:gd name="T41" fmla="*/ T40 w 468"/>
                                <a:gd name="T42" fmla="+- 0 1980 1828"/>
                                <a:gd name="T43" fmla="*/ 1980 h 239"/>
                                <a:gd name="T44" fmla="+- 0 5409 5406"/>
                                <a:gd name="T45" fmla="*/ T44 w 468"/>
                                <a:gd name="T46" fmla="+- 0 1960 1828"/>
                                <a:gd name="T47" fmla="*/ 1960 h 239"/>
                                <a:gd name="T48" fmla="+- 0 5873 5406"/>
                                <a:gd name="T49" fmla="*/ T48 w 468"/>
                                <a:gd name="T50" fmla="+- 0 1848 1828"/>
                                <a:gd name="T51" fmla="*/ 1848 h 239"/>
                                <a:gd name="T52" fmla="+- 0 5873 5406"/>
                                <a:gd name="T53" fmla="*/ T52 w 468"/>
                                <a:gd name="T54" fmla="+- 0 1828 1828"/>
                                <a:gd name="T55" fmla="*/ 1828 h 239"/>
                                <a:gd name="T56" fmla="+- 0 5873 5406"/>
                                <a:gd name="T57" fmla="*/ T56 w 468"/>
                                <a:gd name="T58" fmla="+- 0 1838 1828"/>
                                <a:gd name="T59" fmla="*/ 1838 h 239"/>
                                <a:gd name="T60" fmla="+- 0 5409 5406"/>
                                <a:gd name="T61" fmla="*/ T60 w 468"/>
                                <a:gd name="T62" fmla="+- 0 1838 1828"/>
                                <a:gd name="T63" fmla="*/ 1838 h 239"/>
                                <a:gd name="T64" fmla="+- 0 5409 5406"/>
                                <a:gd name="T65" fmla="*/ T64 w 468"/>
                                <a:gd name="T66" fmla="+- 0 1848 1828"/>
                                <a:gd name="T67" fmla="*/ 1848 h 239"/>
                                <a:gd name="T68" fmla="+- 0 5409 5406"/>
                                <a:gd name="T69" fmla="*/ T68 w 468"/>
                                <a:gd name="T70" fmla="+- 0 1828 1828"/>
                                <a:gd name="T71" fmla="*/ 1828 h 23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468" h="239">
                                  <a:moveTo>
                                    <a:pt x="443" y="238"/>
                                  </a:moveTo>
                                  <a:lnTo>
                                    <a:pt x="443" y="218"/>
                                  </a:lnTo>
                                  <a:moveTo>
                                    <a:pt x="443" y="228"/>
                                  </a:moveTo>
                                  <a:lnTo>
                                    <a:pt x="0" y="228"/>
                                  </a:lnTo>
                                  <a:moveTo>
                                    <a:pt x="0" y="238"/>
                                  </a:moveTo>
                                  <a:lnTo>
                                    <a:pt x="0" y="218"/>
                                  </a:lnTo>
                                  <a:moveTo>
                                    <a:pt x="447" y="152"/>
                                  </a:moveTo>
                                  <a:lnTo>
                                    <a:pt x="447" y="132"/>
                                  </a:lnTo>
                                  <a:moveTo>
                                    <a:pt x="447" y="142"/>
                                  </a:moveTo>
                                  <a:lnTo>
                                    <a:pt x="3" y="142"/>
                                  </a:lnTo>
                                  <a:moveTo>
                                    <a:pt x="3" y="152"/>
                                  </a:moveTo>
                                  <a:lnTo>
                                    <a:pt x="3" y="132"/>
                                  </a:lnTo>
                                  <a:moveTo>
                                    <a:pt x="467" y="20"/>
                                  </a:moveTo>
                                  <a:lnTo>
                                    <a:pt x="467" y="0"/>
                                  </a:lnTo>
                                  <a:moveTo>
                                    <a:pt x="467" y="10"/>
                                  </a:moveTo>
                                  <a:lnTo>
                                    <a:pt x="3" y="10"/>
                                  </a:lnTo>
                                  <a:moveTo>
                                    <a:pt x="3" y="20"/>
                                  </a:moveTo>
                                  <a:lnTo>
                                    <a:pt x="3" y="0"/>
                                  </a:lnTo>
                                </a:path>
                              </a:pathLst>
                            </a:cu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3" name="Line 37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310" y="2376"/>
                              <a:ext cx="2095" cy="0"/>
                            </a:xfrm>
                            <a:prstGeom prst="line">
                              <a:avLst/>
                            </a:pr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14" name="docshape141"/>
                          <wps:cNvSpPr>
                            <a:spLocks/>
                          </wps:cNvSpPr>
                          <wps:spPr bwMode="auto">
                            <a:xfrm>
                              <a:off x="7115" y="328"/>
                              <a:ext cx="61" cy="61"/>
                            </a:xfrm>
                            <a:custGeom>
                              <a:avLst/>
                              <a:gdLst>
                                <a:gd name="T0" fmla="+- 0 7146 7116"/>
                                <a:gd name="T1" fmla="*/ T0 w 61"/>
                                <a:gd name="T2" fmla="+- 0 328 328"/>
                                <a:gd name="T3" fmla="*/ 328 h 61"/>
                                <a:gd name="T4" fmla="+- 0 7134 7116"/>
                                <a:gd name="T5" fmla="*/ T4 w 61"/>
                                <a:gd name="T6" fmla="+- 0 331 328"/>
                                <a:gd name="T7" fmla="*/ 331 h 61"/>
                                <a:gd name="T8" fmla="+- 0 7125 7116"/>
                                <a:gd name="T9" fmla="*/ T8 w 61"/>
                                <a:gd name="T10" fmla="+- 0 337 328"/>
                                <a:gd name="T11" fmla="*/ 337 h 61"/>
                                <a:gd name="T12" fmla="+- 0 7118 7116"/>
                                <a:gd name="T13" fmla="*/ T12 w 61"/>
                                <a:gd name="T14" fmla="+- 0 347 328"/>
                                <a:gd name="T15" fmla="*/ 347 h 61"/>
                                <a:gd name="T16" fmla="+- 0 7116 7116"/>
                                <a:gd name="T17" fmla="*/ T16 w 61"/>
                                <a:gd name="T18" fmla="+- 0 358 328"/>
                                <a:gd name="T19" fmla="*/ 358 h 61"/>
                                <a:gd name="T20" fmla="+- 0 7118 7116"/>
                                <a:gd name="T21" fmla="*/ T20 w 61"/>
                                <a:gd name="T22" fmla="+- 0 370 328"/>
                                <a:gd name="T23" fmla="*/ 370 h 61"/>
                                <a:gd name="T24" fmla="+- 0 7125 7116"/>
                                <a:gd name="T25" fmla="*/ T24 w 61"/>
                                <a:gd name="T26" fmla="+- 0 380 328"/>
                                <a:gd name="T27" fmla="*/ 380 h 61"/>
                                <a:gd name="T28" fmla="+- 0 7134 7116"/>
                                <a:gd name="T29" fmla="*/ T28 w 61"/>
                                <a:gd name="T30" fmla="+- 0 386 328"/>
                                <a:gd name="T31" fmla="*/ 386 h 61"/>
                                <a:gd name="T32" fmla="+- 0 7146 7116"/>
                                <a:gd name="T33" fmla="*/ T32 w 61"/>
                                <a:gd name="T34" fmla="+- 0 388 328"/>
                                <a:gd name="T35" fmla="*/ 388 h 61"/>
                                <a:gd name="T36" fmla="+- 0 7158 7116"/>
                                <a:gd name="T37" fmla="*/ T36 w 61"/>
                                <a:gd name="T38" fmla="+- 0 386 328"/>
                                <a:gd name="T39" fmla="*/ 386 h 61"/>
                                <a:gd name="T40" fmla="+- 0 7167 7116"/>
                                <a:gd name="T41" fmla="*/ T40 w 61"/>
                                <a:gd name="T42" fmla="+- 0 380 328"/>
                                <a:gd name="T43" fmla="*/ 380 h 61"/>
                                <a:gd name="T44" fmla="+- 0 7174 7116"/>
                                <a:gd name="T45" fmla="*/ T44 w 61"/>
                                <a:gd name="T46" fmla="+- 0 370 328"/>
                                <a:gd name="T47" fmla="*/ 370 h 61"/>
                                <a:gd name="T48" fmla="+- 0 7176 7116"/>
                                <a:gd name="T49" fmla="*/ T48 w 61"/>
                                <a:gd name="T50" fmla="+- 0 358 328"/>
                                <a:gd name="T51" fmla="*/ 358 h 61"/>
                                <a:gd name="T52" fmla="+- 0 7174 7116"/>
                                <a:gd name="T53" fmla="*/ T52 w 61"/>
                                <a:gd name="T54" fmla="+- 0 347 328"/>
                                <a:gd name="T55" fmla="*/ 347 h 61"/>
                                <a:gd name="T56" fmla="+- 0 7167 7116"/>
                                <a:gd name="T57" fmla="*/ T56 w 61"/>
                                <a:gd name="T58" fmla="+- 0 337 328"/>
                                <a:gd name="T59" fmla="*/ 337 h 61"/>
                                <a:gd name="T60" fmla="+- 0 7158 7116"/>
                                <a:gd name="T61" fmla="*/ T60 w 61"/>
                                <a:gd name="T62" fmla="+- 0 331 328"/>
                                <a:gd name="T63" fmla="*/ 331 h 61"/>
                                <a:gd name="T64" fmla="+- 0 7146 7116"/>
                                <a:gd name="T65" fmla="*/ T64 w 61"/>
                                <a:gd name="T66" fmla="+- 0 328 328"/>
                                <a:gd name="T67" fmla="*/ 328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30" y="0"/>
                                  </a:moveTo>
                                  <a:lnTo>
                                    <a:pt x="18" y="3"/>
                                  </a:lnTo>
                                  <a:lnTo>
                                    <a:pt x="9" y="9"/>
                                  </a:lnTo>
                                  <a:lnTo>
                                    <a:pt x="2" y="19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9" y="52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30" y="60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51" y="52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8" y="19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42" y="3"/>
                                  </a:lnTo>
                                  <a:lnTo>
                                    <a:pt x="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5" name="docshape142"/>
                          <wps:cNvSpPr>
                            <a:spLocks/>
                          </wps:cNvSpPr>
                          <wps:spPr bwMode="auto">
                            <a:xfrm>
                              <a:off x="7115" y="328"/>
                              <a:ext cx="61" cy="61"/>
                            </a:xfrm>
                            <a:custGeom>
                              <a:avLst/>
                              <a:gdLst>
                                <a:gd name="T0" fmla="+- 0 7116 7116"/>
                                <a:gd name="T1" fmla="*/ T0 w 61"/>
                                <a:gd name="T2" fmla="+- 0 358 328"/>
                                <a:gd name="T3" fmla="*/ 358 h 61"/>
                                <a:gd name="T4" fmla="+- 0 7118 7116"/>
                                <a:gd name="T5" fmla="*/ T4 w 61"/>
                                <a:gd name="T6" fmla="+- 0 347 328"/>
                                <a:gd name="T7" fmla="*/ 347 h 61"/>
                                <a:gd name="T8" fmla="+- 0 7125 7116"/>
                                <a:gd name="T9" fmla="*/ T8 w 61"/>
                                <a:gd name="T10" fmla="+- 0 337 328"/>
                                <a:gd name="T11" fmla="*/ 337 h 61"/>
                                <a:gd name="T12" fmla="+- 0 7134 7116"/>
                                <a:gd name="T13" fmla="*/ T12 w 61"/>
                                <a:gd name="T14" fmla="+- 0 331 328"/>
                                <a:gd name="T15" fmla="*/ 331 h 61"/>
                                <a:gd name="T16" fmla="+- 0 7146 7116"/>
                                <a:gd name="T17" fmla="*/ T16 w 61"/>
                                <a:gd name="T18" fmla="+- 0 328 328"/>
                                <a:gd name="T19" fmla="*/ 328 h 61"/>
                                <a:gd name="T20" fmla="+- 0 7158 7116"/>
                                <a:gd name="T21" fmla="*/ T20 w 61"/>
                                <a:gd name="T22" fmla="+- 0 331 328"/>
                                <a:gd name="T23" fmla="*/ 331 h 61"/>
                                <a:gd name="T24" fmla="+- 0 7167 7116"/>
                                <a:gd name="T25" fmla="*/ T24 w 61"/>
                                <a:gd name="T26" fmla="+- 0 337 328"/>
                                <a:gd name="T27" fmla="*/ 337 h 61"/>
                                <a:gd name="T28" fmla="+- 0 7174 7116"/>
                                <a:gd name="T29" fmla="*/ T28 w 61"/>
                                <a:gd name="T30" fmla="+- 0 347 328"/>
                                <a:gd name="T31" fmla="*/ 347 h 61"/>
                                <a:gd name="T32" fmla="+- 0 7176 7116"/>
                                <a:gd name="T33" fmla="*/ T32 w 61"/>
                                <a:gd name="T34" fmla="+- 0 358 328"/>
                                <a:gd name="T35" fmla="*/ 358 h 61"/>
                                <a:gd name="T36" fmla="+- 0 7174 7116"/>
                                <a:gd name="T37" fmla="*/ T36 w 61"/>
                                <a:gd name="T38" fmla="+- 0 370 328"/>
                                <a:gd name="T39" fmla="*/ 370 h 61"/>
                                <a:gd name="T40" fmla="+- 0 7167 7116"/>
                                <a:gd name="T41" fmla="*/ T40 w 61"/>
                                <a:gd name="T42" fmla="+- 0 380 328"/>
                                <a:gd name="T43" fmla="*/ 380 h 61"/>
                                <a:gd name="T44" fmla="+- 0 7158 7116"/>
                                <a:gd name="T45" fmla="*/ T44 w 61"/>
                                <a:gd name="T46" fmla="+- 0 386 328"/>
                                <a:gd name="T47" fmla="*/ 386 h 61"/>
                                <a:gd name="T48" fmla="+- 0 7146 7116"/>
                                <a:gd name="T49" fmla="*/ T48 w 61"/>
                                <a:gd name="T50" fmla="+- 0 388 328"/>
                                <a:gd name="T51" fmla="*/ 388 h 61"/>
                                <a:gd name="T52" fmla="+- 0 7134 7116"/>
                                <a:gd name="T53" fmla="*/ T52 w 61"/>
                                <a:gd name="T54" fmla="+- 0 386 328"/>
                                <a:gd name="T55" fmla="*/ 386 h 61"/>
                                <a:gd name="T56" fmla="+- 0 7125 7116"/>
                                <a:gd name="T57" fmla="*/ T56 w 61"/>
                                <a:gd name="T58" fmla="+- 0 380 328"/>
                                <a:gd name="T59" fmla="*/ 380 h 61"/>
                                <a:gd name="T60" fmla="+- 0 7118 7116"/>
                                <a:gd name="T61" fmla="*/ T60 w 61"/>
                                <a:gd name="T62" fmla="+- 0 370 328"/>
                                <a:gd name="T63" fmla="*/ 370 h 61"/>
                                <a:gd name="T64" fmla="+- 0 7116 7116"/>
                                <a:gd name="T65" fmla="*/ T64 w 61"/>
                                <a:gd name="T66" fmla="+- 0 358 328"/>
                                <a:gd name="T67" fmla="*/ 358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0" y="30"/>
                                  </a:moveTo>
                                  <a:lnTo>
                                    <a:pt x="2" y="19"/>
                                  </a:lnTo>
                                  <a:lnTo>
                                    <a:pt x="9" y="9"/>
                                  </a:lnTo>
                                  <a:lnTo>
                                    <a:pt x="18" y="3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42" y="3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8" y="19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51" y="52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30" y="60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9" y="52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0" y="30"/>
                                  </a:lnTo>
                                </a:path>
                              </a:pathLst>
                            </a:custGeom>
                            <a:noFill/>
                            <a:ln w="695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6" name="docshape143"/>
                          <wps:cNvSpPr>
                            <a:spLocks/>
                          </wps:cNvSpPr>
                          <wps:spPr bwMode="auto">
                            <a:xfrm>
                              <a:off x="7137" y="201"/>
                              <a:ext cx="17" cy="17"/>
                            </a:xfrm>
                            <a:custGeom>
                              <a:avLst/>
                              <a:gdLst>
                                <a:gd name="T0" fmla="+- 0 7138 7138"/>
                                <a:gd name="T1" fmla="*/ T0 w 17"/>
                                <a:gd name="T2" fmla="+- 0 210 201"/>
                                <a:gd name="T3" fmla="*/ 210 h 17"/>
                                <a:gd name="T4" fmla="+- 0 7140 7138"/>
                                <a:gd name="T5" fmla="*/ T4 w 17"/>
                                <a:gd name="T6" fmla="+- 0 204 201"/>
                                <a:gd name="T7" fmla="*/ 204 h 17"/>
                                <a:gd name="T8" fmla="+- 0 7146 7138"/>
                                <a:gd name="T9" fmla="*/ T8 w 17"/>
                                <a:gd name="T10" fmla="+- 0 201 201"/>
                                <a:gd name="T11" fmla="*/ 201 h 17"/>
                                <a:gd name="T12" fmla="+- 0 7152 7138"/>
                                <a:gd name="T13" fmla="*/ T12 w 17"/>
                                <a:gd name="T14" fmla="+- 0 204 201"/>
                                <a:gd name="T15" fmla="*/ 204 h 17"/>
                                <a:gd name="T16" fmla="+- 0 7154 7138"/>
                                <a:gd name="T17" fmla="*/ T16 w 17"/>
                                <a:gd name="T18" fmla="+- 0 210 201"/>
                                <a:gd name="T19" fmla="*/ 210 h 17"/>
                                <a:gd name="T20" fmla="+- 0 7152 7138"/>
                                <a:gd name="T21" fmla="*/ T20 w 17"/>
                                <a:gd name="T22" fmla="+- 0 216 201"/>
                                <a:gd name="T23" fmla="*/ 216 h 17"/>
                                <a:gd name="T24" fmla="+- 0 7146 7138"/>
                                <a:gd name="T25" fmla="*/ T24 w 17"/>
                                <a:gd name="T26" fmla="+- 0 218 201"/>
                                <a:gd name="T27" fmla="*/ 218 h 17"/>
                                <a:gd name="T28" fmla="+- 0 7140 7138"/>
                                <a:gd name="T29" fmla="*/ T28 w 17"/>
                                <a:gd name="T30" fmla="+- 0 216 201"/>
                                <a:gd name="T31" fmla="*/ 216 h 17"/>
                                <a:gd name="T32" fmla="+- 0 7138 7138"/>
                                <a:gd name="T33" fmla="*/ T32 w 17"/>
                                <a:gd name="T34" fmla="+- 0 210 201"/>
                                <a:gd name="T35" fmla="*/ 210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9"/>
                                  </a:moveTo>
                                  <a:lnTo>
                                    <a:pt x="2" y="3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4" y="3"/>
                                  </a:lnTo>
                                  <a:lnTo>
                                    <a:pt x="16" y="9"/>
                                  </a:lnTo>
                                  <a:lnTo>
                                    <a:pt x="14" y="15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2" y="15"/>
                                  </a:lnTo>
                                  <a:lnTo>
                                    <a:pt x="0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7" name="Line 36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146" y="210"/>
                              <a:ext cx="0" cy="288"/>
                            </a:xfrm>
                            <a:prstGeom prst="line">
                              <a:avLst/>
                            </a:pr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18" name="docshape144"/>
                          <wps:cNvSpPr>
                            <a:spLocks/>
                          </wps:cNvSpPr>
                          <wps:spPr bwMode="auto">
                            <a:xfrm>
                              <a:off x="7137" y="489"/>
                              <a:ext cx="17" cy="17"/>
                            </a:xfrm>
                            <a:custGeom>
                              <a:avLst/>
                              <a:gdLst>
                                <a:gd name="T0" fmla="+- 0 7138 7138"/>
                                <a:gd name="T1" fmla="*/ T0 w 17"/>
                                <a:gd name="T2" fmla="+- 0 498 490"/>
                                <a:gd name="T3" fmla="*/ 498 h 17"/>
                                <a:gd name="T4" fmla="+- 0 7140 7138"/>
                                <a:gd name="T5" fmla="*/ T4 w 17"/>
                                <a:gd name="T6" fmla="+- 0 492 490"/>
                                <a:gd name="T7" fmla="*/ 492 h 17"/>
                                <a:gd name="T8" fmla="+- 0 7146 7138"/>
                                <a:gd name="T9" fmla="*/ T8 w 17"/>
                                <a:gd name="T10" fmla="+- 0 490 490"/>
                                <a:gd name="T11" fmla="*/ 490 h 17"/>
                                <a:gd name="T12" fmla="+- 0 7152 7138"/>
                                <a:gd name="T13" fmla="*/ T12 w 17"/>
                                <a:gd name="T14" fmla="+- 0 492 490"/>
                                <a:gd name="T15" fmla="*/ 492 h 17"/>
                                <a:gd name="T16" fmla="+- 0 7154 7138"/>
                                <a:gd name="T17" fmla="*/ T16 w 17"/>
                                <a:gd name="T18" fmla="+- 0 498 490"/>
                                <a:gd name="T19" fmla="*/ 498 h 17"/>
                                <a:gd name="T20" fmla="+- 0 7152 7138"/>
                                <a:gd name="T21" fmla="*/ T20 w 17"/>
                                <a:gd name="T22" fmla="+- 0 504 490"/>
                                <a:gd name="T23" fmla="*/ 504 h 17"/>
                                <a:gd name="T24" fmla="+- 0 7146 7138"/>
                                <a:gd name="T25" fmla="*/ T24 w 17"/>
                                <a:gd name="T26" fmla="+- 0 506 490"/>
                                <a:gd name="T27" fmla="*/ 506 h 17"/>
                                <a:gd name="T28" fmla="+- 0 7140 7138"/>
                                <a:gd name="T29" fmla="*/ T28 w 17"/>
                                <a:gd name="T30" fmla="+- 0 504 490"/>
                                <a:gd name="T31" fmla="*/ 504 h 17"/>
                                <a:gd name="T32" fmla="+- 0 7138 7138"/>
                                <a:gd name="T33" fmla="*/ T32 w 17"/>
                                <a:gd name="T34" fmla="+- 0 498 490"/>
                                <a:gd name="T35" fmla="*/ 498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2" y="2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4" y="2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4" y="14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9" name="docshape145"/>
                          <wps:cNvSpPr>
                            <a:spLocks/>
                          </wps:cNvSpPr>
                          <wps:spPr bwMode="auto">
                            <a:xfrm>
                              <a:off x="7004" y="348"/>
                              <a:ext cx="306" cy="21"/>
                            </a:xfrm>
                            <a:custGeom>
                              <a:avLst/>
                              <a:gdLst>
                                <a:gd name="T0" fmla="+- 0 7310 7005"/>
                                <a:gd name="T1" fmla="*/ T0 w 306"/>
                                <a:gd name="T2" fmla="+- 0 369 348"/>
                                <a:gd name="T3" fmla="*/ 369 h 21"/>
                                <a:gd name="T4" fmla="+- 0 7310 7005"/>
                                <a:gd name="T5" fmla="*/ T4 w 306"/>
                                <a:gd name="T6" fmla="+- 0 348 348"/>
                                <a:gd name="T7" fmla="*/ 348 h 21"/>
                                <a:gd name="T8" fmla="+- 0 7310 7005"/>
                                <a:gd name="T9" fmla="*/ T8 w 306"/>
                                <a:gd name="T10" fmla="+- 0 358 348"/>
                                <a:gd name="T11" fmla="*/ 358 h 21"/>
                                <a:gd name="T12" fmla="+- 0 7005 7005"/>
                                <a:gd name="T13" fmla="*/ T12 w 306"/>
                                <a:gd name="T14" fmla="+- 0 358 348"/>
                                <a:gd name="T15" fmla="*/ 358 h 21"/>
                                <a:gd name="T16" fmla="+- 0 7005 7005"/>
                                <a:gd name="T17" fmla="*/ T16 w 306"/>
                                <a:gd name="T18" fmla="+- 0 369 348"/>
                                <a:gd name="T19" fmla="*/ 369 h 21"/>
                                <a:gd name="T20" fmla="+- 0 7005 7005"/>
                                <a:gd name="T21" fmla="*/ T20 w 306"/>
                                <a:gd name="T22" fmla="+- 0 348 348"/>
                                <a:gd name="T23" fmla="*/ 348 h 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306" h="21">
                                  <a:moveTo>
                                    <a:pt x="305" y="21"/>
                                  </a:moveTo>
                                  <a:lnTo>
                                    <a:pt x="305" y="0"/>
                                  </a:lnTo>
                                  <a:moveTo>
                                    <a:pt x="305" y="10"/>
                                  </a:moveTo>
                                  <a:lnTo>
                                    <a:pt x="0" y="10"/>
                                  </a:lnTo>
                                  <a:moveTo>
                                    <a:pt x="0" y="21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0" name="docshape146"/>
                          <wps:cNvSpPr>
                            <a:spLocks/>
                          </wps:cNvSpPr>
                          <wps:spPr bwMode="auto">
                            <a:xfrm>
                              <a:off x="5405" y="166"/>
                              <a:ext cx="1905" cy="2286"/>
                            </a:xfrm>
                            <a:custGeom>
                              <a:avLst/>
                              <a:gdLst>
                                <a:gd name="T0" fmla="+- 0 7310 5406"/>
                                <a:gd name="T1" fmla="*/ T0 w 1905"/>
                                <a:gd name="T2" fmla="+- 0 167 167"/>
                                <a:gd name="T3" fmla="*/ 167 h 2286"/>
                                <a:gd name="T4" fmla="+- 0 7021 5406"/>
                                <a:gd name="T5" fmla="*/ T4 w 1905"/>
                                <a:gd name="T6" fmla="+- 0 491 167"/>
                                <a:gd name="T7" fmla="*/ 491 h 2286"/>
                                <a:gd name="T8" fmla="+- 0 6828 5406"/>
                                <a:gd name="T9" fmla="*/ T8 w 1905"/>
                                <a:gd name="T10" fmla="+- 0 704 167"/>
                                <a:gd name="T11" fmla="*/ 704 h 2286"/>
                                <a:gd name="T12" fmla="+- 0 6683 5406"/>
                                <a:gd name="T13" fmla="*/ T12 w 1905"/>
                                <a:gd name="T14" fmla="+- 0 861 167"/>
                                <a:gd name="T15" fmla="*/ 861 h 2286"/>
                                <a:gd name="T16" fmla="+- 0 6611 5406"/>
                                <a:gd name="T17" fmla="*/ T16 w 1905"/>
                                <a:gd name="T18" fmla="+- 0 937 167"/>
                                <a:gd name="T19" fmla="*/ 937 h 2286"/>
                                <a:gd name="T20" fmla="+- 0 6539 5406"/>
                                <a:gd name="T21" fmla="*/ T20 w 1905"/>
                                <a:gd name="T22" fmla="+- 0 1013 167"/>
                                <a:gd name="T23" fmla="*/ 1013 h 2286"/>
                                <a:gd name="T24" fmla="+- 0 6466 5406"/>
                                <a:gd name="T25" fmla="*/ T24 w 1905"/>
                                <a:gd name="T26" fmla="+- 0 1087 167"/>
                                <a:gd name="T27" fmla="*/ 1087 h 2286"/>
                                <a:gd name="T28" fmla="+- 0 6394 5406"/>
                                <a:gd name="T29" fmla="*/ T28 w 1905"/>
                                <a:gd name="T30" fmla="+- 0 1159 167"/>
                                <a:gd name="T31" fmla="*/ 1159 h 2286"/>
                                <a:gd name="T32" fmla="+- 0 6322 5406"/>
                                <a:gd name="T33" fmla="*/ T32 w 1905"/>
                                <a:gd name="T34" fmla="+- 0 1230 167"/>
                                <a:gd name="T35" fmla="*/ 1230 h 2286"/>
                                <a:gd name="T36" fmla="+- 0 6273 5406"/>
                                <a:gd name="T37" fmla="*/ T36 w 1905"/>
                                <a:gd name="T38" fmla="+- 0 1276 167"/>
                                <a:gd name="T39" fmla="*/ 1276 h 2286"/>
                                <a:gd name="T40" fmla="+- 0 6225 5406"/>
                                <a:gd name="T41" fmla="*/ T40 w 1905"/>
                                <a:gd name="T42" fmla="+- 0 1321 167"/>
                                <a:gd name="T43" fmla="*/ 1321 h 2286"/>
                                <a:gd name="T44" fmla="+- 0 6177 5406"/>
                                <a:gd name="T45" fmla="*/ T44 w 1905"/>
                                <a:gd name="T46" fmla="+- 0 1365 167"/>
                                <a:gd name="T47" fmla="*/ 1365 h 2286"/>
                                <a:gd name="T48" fmla="+- 0 6105 5406"/>
                                <a:gd name="T49" fmla="*/ T48 w 1905"/>
                                <a:gd name="T50" fmla="+- 0 1429 167"/>
                                <a:gd name="T51" fmla="*/ 1429 h 2286"/>
                                <a:gd name="T52" fmla="+- 0 6057 5406"/>
                                <a:gd name="T53" fmla="*/ T52 w 1905"/>
                                <a:gd name="T54" fmla="+- 0 1471 167"/>
                                <a:gd name="T55" fmla="*/ 1471 h 2286"/>
                                <a:gd name="T56" fmla="+- 0 5984 5406"/>
                                <a:gd name="T57" fmla="*/ T56 w 1905"/>
                                <a:gd name="T58" fmla="+- 0 1532 167"/>
                                <a:gd name="T59" fmla="*/ 1532 h 2286"/>
                                <a:gd name="T60" fmla="+- 0 5936 5406"/>
                                <a:gd name="T61" fmla="*/ T60 w 1905"/>
                                <a:gd name="T62" fmla="+- 0 1572 167"/>
                                <a:gd name="T63" fmla="*/ 1572 h 2286"/>
                                <a:gd name="T64" fmla="+- 0 5864 5406"/>
                                <a:gd name="T65" fmla="*/ T64 w 1905"/>
                                <a:gd name="T66" fmla="+- 0 1630 167"/>
                                <a:gd name="T67" fmla="*/ 1630 h 2286"/>
                                <a:gd name="T68" fmla="+- 0 5767 5406"/>
                                <a:gd name="T69" fmla="*/ T68 w 1905"/>
                                <a:gd name="T70" fmla="+- 0 1706 167"/>
                                <a:gd name="T71" fmla="*/ 1706 h 2286"/>
                                <a:gd name="T72" fmla="+- 0 5671 5406"/>
                                <a:gd name="T73" fmla="*/ T72 w 1905"/>
                                <a:gd name="T74" fmla="+- 0 1779 167"/>
                                <a:gd name="T75" fmla="*/ 1779 h 2286"/>
                                <a:gd name="T76" fmla="+- 0 5574 5406"/>
                                <a:gd name="T77" fmla="*/ T76 w 1905"/>
                                <a:gd name="T78" fmla="+- 0 1852 167"/>
                                <a:gd name="T79" fmla="*/ 1852 h 2286"/>
                                <a:gd name="T80" fmla="+- 0 5406 5406"/>
                                <a:gd name="T81" fmla="*/ T80 w 1905"/>
                                <a:gd name="T82" fmla="+- 0 1975 167"/>
                                <a:gd name="T83" fmla="*/ 1975 h 2286"/>
                                <a:gd name="T84" fmla="+- 0 5406 5406"/>
                                <a:gd name="T85" fmla="*/ T84 w 1905"/>
                                <a:gd name="T86" fmla="+- 0 2453 167"/>
                                <a:gd name="T87" fmla="*/ 2453 h 2286"/>
                                <a:gd name="T88" fmla="+- 0 5550 5406"/>
                                <a:gd name="T89" fmla="*/ T88 w 1905"/>
                                <a:gd name="T90" fmla="+- 0 2293 167"/>
                                <a:gd name="T91" fmla="*/ 2293 h 2286"/>
                                <a:gd name="T92" fmla="+- 0 5671 5406"/>
                                <a:gd name="T93" fmla="*/ T92 w 1905"/>
                                <a:gd name="T94" fmla="+- 0 2161 167"/>
                                <a:gd name="T95" fmla="*/ 2161 h 2286"/>
                                <a:gd name="T96" fmla="+- 0 5767 5406"/>
                                <a:gd name="T97" fmla="*/ T96 w 1905"/>
                                <a:gd name="T98" fmla="+- 0 2058 167"/>
                                <a:gd name="T99" fmla="*/ 2058 h 2286"/>
                                <a:gd name="T100" fmla="+- 0 5839 5406"/>
                                <a:gd name="T101" fmla="*/ T100 w 1905"/>
                                <a:gd name="T102" fmla="+- 0 1981 167"/>
                                <a:gd name="T103" fmla="*/ 1981 h 2286"/>
                                <a:gd name="T104" fmla="+- 0 5888 5406"/>
                                <a:gd name="T105" fmla="*/ T104 w 1905"/>
                                <a:gd name="T106" fmla="+- 0 1931 167"/>
                                <a:gd name="T107" fmla="*/ 1931 h 2286"/>
                                <a:gd name="T108" fmla="+- 0 5960 5406"/>
                                <a:gd name="T109" fmla="*/ T108 w 1905"/>
                                <a:gd name="T110" fmla="+- 0 1857 167"/>
                                <a:gd name="T111" fmla="*/ 1857 h 2286"/>
                                <a:gd name="T112" fmla="+- 0 6032 5406"/>
                                <a:gd name="T113" fmla="*/ T112 w 1905"/>
                                <a:gd name="T114" fmla="+- 0 1784 167"/>
                                <a:gd name="T115" fmla="*/ 1784 h 2286"/>
                                <a:gd name="T116" fmla="+- 0 6105 5406"/>
                                <a:gd name="T117" fmla="*/ T116 w 1905"/>
                                <a:gd name="T118" fmla="+- 0 1714 167"/>
                                <a:gd name="T119" fmla="*/ 1714 h 2286"/>
                                <a:gd name="T120" fmla="+- 0 6177 5406"/>
                                <a:gd name="T121" fmla="*/ T120 w 1905"/>
                                <a:gd name="T122" fmla="+- 0 1645 167"/>
                                <a:gd name="T123" fmla="*/ 1645 h 2286"/>
                                <a:gd name="T124" fmla="+- 0 6249 5406"/>
                                <a:gd name="T125" fmla="*/ T124 w 1905"/>
                                <a:gd name="T126" fmla="+- 0 1578 167"/>
                                <a:gd name="T127" fmla="*/ 1578 h 2286"/>
                                <a:gd name="T128" fmla="+- 0 6298 5406"/>
                                <a:gd name="T129" fmla="*/ T128 w 1905"/>
                                <a:gd name="T130" fmla="+- 0 1535 167"/>
                                <a:gd name="T131" fmla="*/ 1535 h 2286"/>
                                <a:gd name="T132" fmla="+- 0 6370 5406"/>
                                <a:gd name="T133" fmla="*/ T132 w 1905"/>
                                <a:gd name="T134" fmla="+- 0 1472 167"/>
                                <a:gd name="T135" fmla="*/ 1472 h 2286"/>
                                <a:gd name="T136" fmla="+- 0 6442 5406"/>
                                <a:gd name="T137" fmla="*/ T136 w 1905"/>
                                <a:gd name="T138" fmla="+- 0 1411 167"/>
                                <a:gd name="T139" fmla="*/ 1411 h 2286"/>
                                <a:gd name="T140" fmla="+- 0 6514 5406"/>
                                <a:gd name="T141" fmla="*/ T140 w 1905"/>
                                <a:gd name="T142" fmla="+- 0 1352 167"/>
                                <a:gd name="T143" fmla="*/ 1352 h 2286"/>
                                <a:gd name="T144" fmla="+- 0 6587 5406"/>
                                <a:gd name="T145" fmla="*/ T144 w 1905"/>
                                <a:gd name="T146" fmla="+- 0 1294 167"/>
                                <a:gd name="T147" fmla="*/ 1294 h 2286"/>
                                <a:gd name="T148" fmla="+- 0 6683 5406"/>
                                <a:gd name="T149" fmla="*/ T148 w 1905"/>
                                <a:gd name="T150" fmla="+- 0 1218 167"/>
                                <a:gd name="T151" fmla="*/ 1218 h 2286"/>
                                <a:gd name="T152" fmla="+- 0 6780 5406"/>
                                <a:gd name="T153" fmla="*/ T152 w 1905"/>
                                <a:gd name="T154" fmla="+- 0 1145 167"/>
                                <a:gd name="T155" fmla="*/ 1145 h 2286"/>
                                <a:gd name="T156" fmla="+- 0 6924 5406"/>
                                <a:gd name="T157" fmla="*/ T156 w 1905"/>
                                <a:gd name="T158" fmla="+- 0 1037 167"/>
                                <a:gd name="T159" fmla="*/ 1037 h 2286"/>
                                <a:gd name="T160" fmla="+- 0 7117 5406"/>
                                <a:gd name="T161" fmla="*/ T160 w 1905"/>
                                <a:gd name="T162" fmla="+- 0 897 167"/>
                                <a:gd name="T163" fmla="*/ 897 h 2286"/>
                                <a:gd name="T164" fmla="+- 0 7310 5406"/>
                                <a:gd name="T165" fmla="*/ T164 w 1905"/>
                                <a:gd name="T166" fmla="+- 0 760 167"/>
                                <a:gd name="T167" fmla="*/ 760 h 2286"/>
                                <a:gd name="T168" fmla="+- 0 7310 5406"/>
                                <a:gd name="T169" fmla="*/ T168 w 1905"/>
                                <a:gd name="T170" fmla="+- 0 167 167"/>
                                <a:gd name="T171" fmla="*/ 167 h 22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</a:cxnLst>
                              <a:rect l="0" t="0" r="r" b="b"/>
                              <a:pathLst>
                                <a:path w="1905" h="2286">
                                  <a:moveTo>
                                    <a:pt x="1904" y="0"/>
                                  </a:moveTo>
                                  <a:lnTo>
                                    <a:pt x="1615" y="324"/>
                                  </a:lnTo>
                                  <a:lnTo>
                                    <a:pt x="1422" y="537"/>
                                  </a:lnTo>
                                  <a:lnTo>
                                    <a:pt x="1277" y="694"/>
                                  </a:lnTo>
                                  <a:lnTo>
                                    <a:pt x="1205" y="770"/>
                                  </a:lnTo>
                                  <a:lnTo>
                                    <a:pt x="1133" y="846"/>
                                  </a:lnTo>
                                  <a:lnTo>
                                    <a:pt x="1060" y="920"/>
                                  </a:lnTo>
                                  <a:lnTo>
                                    <a:pt x="988" y="992"/>
                                  </a:lnTo>
                                  <a:lnTo>
                                    <a:pt x="916" y="1063"/>
                                  </a:lnTo>
                                  <a:lnTo>
                                    <a:pt x="867" y="1109"/>
                                  </a:lnTo>
                                  <a:lnTo>
                                    <a:pt x="819" y="1154"/>
                                  </a:lnTo>
                                  <a:lnTo>
                                    <a:pt x="771" y="1198"/>
                                  </a:lnTo>
                                  <a:lnTo>
                                    <a:pt x="699" y="1262"/>
                                  </a:lnTo>
                                  <a:lnTo>
                                    <a:pt x="651" y="1304"/>
                                  </a:lnTo>
                                  <a:lnTo>
                                    <a:pt x="578" y="1365"/>
                                  </a:lnTo>
                                  <a:lnTo>
                                    <a:pt x="530" y="1405"/>
                                  </a:lnTo>
                                  <a:lnTo>
                                    <a:pt x="458" y="1463"/>
                                  </a:lnTo>
                                  <a:lnTo>
                                    <a:pt x="361" y="1539"/>
                                  </a:lnTo>
                                  <a:lnTo>
                                    <a:pt x="265" y="1612"/>
                                  </a:lnTo>
                                  <a:lnTo>
                                    <a:pt x="168" y="1685"/>
                                  </a:lnTo>
                                  <a:lnTo>
                                    <a:pt x="0" y="1808"/>
                                  </a:lnTo>
                                  <a:lnTo>
                                    <a:pt x="0" y="2286"/>
                                  </a:lnTo>
                                  <a:lnTo>
                                    <a:pt x="144" y="2126"/>
                                  </a:lnTo>
                                  <a:lnTo>
                                    <a:pt x="265" y="1994"/>
                                  </a:lnTo>
                                  <a:lnTo>
                                    <a:pt x="361" y="1891"/>
                                  </a:lnTo>
                                  <a:lnTo>
                                    <a:pt x="433" y="1814"/>
                                  </a:lnTo>
                                  <a:lnTo>
                                    <a:pt x="482" y="1764"/>
                                  </a:lnTo>
                                  <a:lnTo>
                                    <a:pt x="554" y="1690"/>
                                  </a:lnTo>
                                  <a:lnTo>
                                    <a:pt x="626" y="1617"/>
                                  </a:lnTo>
                                  <a:lnTo>
                                    <a:pt x="699" y="1547"/>
                                  </a:lnTo>
                                  <a:lnTo>
                                    <a:pt x="771" y="1478"/>
                                  </a:lnTo>
                                  <a:lnTo>
                                    <a:pt x="843" y="1411"/>
                                  </a:lnTo>
                                  <a:lnTo>
                                    <a:pt x="892" y="1368"/>
                                  </a:lnTo>
                                  <a:lnTo>
                                    <a:pt x="964" y="1305"/>
                                  </a:lnTo>
                                  <a:lnTo>
                                    <a:pt x="1036" y="1244"/>
                                  </a:lnTo>
                                  <a:lnTo>
                                    <a:pt x="1108" y="1185"/>
                                  </a:lnTo>
                                  <a:lnTo>
                                    <a:pt x="1181" y="1127"/>
                                  </a:lnTo>
                                  <a:lnTo>
                                    <a:pt x="1277" y="1051"/>
                                  </a:lnTo>
                                  <a:lnTo>
                                    <a:pt x="1374" y="978"/>
                                  </a:lnTo>
                                  <a:lnTo>
                                    <a:pt x="1518" y="870"/>
                                  </a:lnTo>
                                  <a:lnTo>
                                    <a:pt x="1711" y="730"/>
                                  </a:lnTo>
                                  <a:lnTo>
                                    <a:pt x="1904" y="593"/>
                                  </a:lnTo>
                                  <a:lnTo>
                                    <a:pt x="190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99999">
                                <a:alpha val="39999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1" name="docshape147"/>
                          <wps:cNvSpPr>
                            <a:spLocks/>
                          </wps:cNvSpPr>
                          <wps:spPr bwMode="auto">
                            <a:xfrm>
                              <a:off x="5405" y="463"/>
                              <a:ext cx="1905" cy="1751"/>
                            </a:xfrm>
                            <a:custGeom>
                              <a:avLst/>
                              <a:gdLst>
                                <a:gd name="T0" fmla="+- 0 5430 5406"/>
                                <a:gd name="T1" fmla="*/ T0 w 1905"/>
                                <a:gd name="T2" fmla="+- 0 2192 463"/>
                                <a:gd name="T3" fmla="*/ 2192 h 1751"/>
                                <a:gd name="T4" fmla="+- 0 5478 5406"/>
                                <a:gd name="T5" fmla="*/ T4 w 1905"/>
                                <a:gd name="T6" fmla="+- 0 2148 463"/>
                                <a:gd name="T7" fmla="*/ 2148 h 1751"/>
                                <a:gd name="T8" fmla="+- 0 5526 5406"/>
                                <a:gd name="T9" fmla="*/ T8 w 1905"/>
                                <a:gd name="T10" fmla="+- 0 2103 463"/>
                                <a:gd name="T11" fmla="*/ 2103 h 1751"/>
                                <a:gd name="T12" fmla="+- 0 5574 5406"/>
                                <a:gd name="T13" fmla="*/ T12 w 1905"/>
                                <a:gd name="T14" fmla="+- 0 2059 463"/>
                                <a:gd name="T15" fmla="*/ 2059 h 1751"/>
                                <a:gd name="T16" fmla="+- 0 5622 5406"/>
                                <a:gd name="T17" fmla="*/ T16 w 1905"/>
                                <a:gd name="T18" fmla="+- 0 2015 463"/>
                                <a:gd name="T19" fmla="*/ 2015 h 1751"/>
                                <a:gd name="T20" fmla="+- 0 5671 5406"/>
                                <a:gd name="T21" fmla="*/ T20 w 1905"/>
                                <a:gd name="T22" fmla="+- 0 1970 463"/>
                                <a:gd name="T23" fmla="*/ 1970 h 1751"/>
                                <a:gd name="T24" fmla="+- 0 5719 5406"/>
                                <a:gd name="T25" fmla="*/ T24 w 1905"/>
                                <a:gd name="T26" fmla="+- 0 1926 463"/>
                                <a:gd name="T27" fmla="*/ 1926 h 1751"/>
                                <a:gd name="T28" fmla="+- 0 5767 5406"/>
                                <a:gd name="T29" fmla="*/ T28 w 1905"/>
                                <a:gd name="T30" fmla="+- 0 1882 463"/>
                                <a:gd name="T31" fmla="*/ 1882 h 1751"/>
                                <a:gd name="T32" fmla="+- 0 5815 5406"/>
                                <a:gd name="T33" fmla="*/ T32 w 1905"/>
                                <a:gd name="T34" fmla="+- 0 1837 463"/>
                                <a:gd name="T35" fmla="*/ 1837 h 1751"/>
                                <a:gd name="T36" fmla="+- 0 5864 5406"/>
                                <a:gd name="T37" fmla="*/ T36 w 1905"/>
                                <a:gd name="T38" fmla="+- 0 1793 463"/>
                                <a:gd name="T39" fmla="*/ 1793 h 1751"/>
                                <a:gd name="T40" fmla="+- 0 5912 5406"/>
                                <a:gd name="T41" fmla="*/ T40 w 1905"/>
                                <a:gd name="T42" fmla="+- 0 1749 463"/>
                                <a:gd name="T43" fmla="*/ 1749 h 1751"/>
                                <a:gd name="T44" fmla="+- 0 5960 5406"/>
                                <a:gd name="T45" fmla="*/ T44 w 1905"/>
                                <a:gd name="T46" fmla="+- 0 1704 463"/>
                                <a:gd name="T47" fmla="*/ 1704 h 1751"/>
                                <a:gd name="T48" fmla="+- 0 6008 5406"/>
                                <a:gd name="T49" fmla="*/ T48 w 1905"/>
                                <a:gd name="T50" fmla="+- 0 1660 463"/>
                                <a:gd name="T51" fmla="*/ 1660 h 1751"/>
                                <a:gd name="T52" fmla="+- 0 6057 5406"/>
                                <a:gd name="T53" fmla="*/ T52 w 1905"/>
                                <a:gd name="T54" fmla="+- 0 1616 463"/>
                                <a:gd name="T55" fmla="*/ 1616 h 1751"/>
                                <a:gd name="T56" fmla="+- 0 6105 5406"/>
                                <a:gd name="T57" fmla="*/ T56 w 1905"/>
                                <a:gd name="T58" fmla="+- 0 1571 463"/>
                                <a:gd name="T59" fmla="*/ 1571 h 1751"/>
                                <a:gd name="T60" fmla="+- 0 6153 5406"/>
                                <a:gd name="T61" fmla="*/ T60 w 1905"/>
                                <a:gd name="T62" fmla="+- 0 1527 463"/>
                                <a:gd name="T63" fmla="*/ 1527 h 1751"/>
                                <a:gd name="T64" fmla="+- 0 6201 5406"/>
                                <a:gd name="T65" fmla="*/ T64 w 1905"/>
                                <a:gd name="T66" fmla="+- 0 1483 463"/>
                                <a:gd name="T67" fmla="*/ 1483 h 1751"/>
                                <a:gd name="T68" fmla="+- 0 6249 5406"/>
                                <a:gd name="T69" fmla="*/ T68 w 1905"/>
                                <a:gd name="T70" fmla="+- 0 1438 463"/>
                                <a:gd name="T71" fmla="*/ 1438 h 1751"/>
                                <a:gd name="T72" fmla="+- 0 6298 5406"/>
                                <a:gd name="T73" fmla="*/ T72 w 1905"/>
                                <a:gd name="T74" fmla="+- 0 1394 463"/>
                                <a:gd name="T75" fmla="*/ 1394 h 1751"/>
                                <a:gd name="T76" fmla="+- 0 6346 5406"/>
                                <a:gd name="T77" fmla="*/ T76 w 1905"/>
                                <a:gd name="T78" fmla="+- 0 1350 463"/>
                                <a:gd name="T79" fmla="*/ 1350 h 1751"/>
                                <a:gd name="T80" fmla="+- 0 6394 5406"/>
                                <a:gd name="T81" fmla="*/ T80 w 1905"/>
                                <a:gd name="T82" fmla="+- 0 1305 463"/>
                                <a:gd name="T83" fmla="*/ 1305 h 1751"/>
                                <a:gd name="T84" fmla="+- 0 6442 5406"/>
                                <a:gd name="T85" fmla="*/ T84 w 1905"/>
                                <a:gd name="T86" fmla="+- 0 1261 463"/>
                                <a:gd name="T87" fmla="*/ 1261 h 1751"/>
                                <a:gd name="T88" fmla="+- 0 6490 5406"/>
                                <a:gd name="T89" fmla="*/ T88 w 1905"/>
                                <a:gd name="T90" fmla="+- 0 1217 463"/>
                                <a:gd name="T91" fmla="*/ 1217 h 1751"/>
                                <a:gd name="T92" fmla="+- 0 6539 5406"/>
                                <a:gd name="T93" fmla="*/ T92 w 1905"/>
                                <a:gd name="T94" fmla="+- 0 1172 463"/>
                                <a:gd name="T95" fmla="*/ 1172 h 1751"/>
                                <a:gd name="T96" fmla="+- 0 6587 5406"/>
                                <a:gd name="T97" fmla="*/ T96 w 1905"/>
                                <a:gd name="T98" fmla="+- 0 1128 463"/>
                                <a:gd name="T99" fmla="*/ 1128 h 1751"/>
                                <a:gd name="T100" fmla="+- 0 6635 5406"/>
                                <a:gd name="T101" fmla="*/ T100 w 1905"/>
                                <a:gd name="T102" fmla="+- 0 1084 463"/>
                                <a:gd name="T103" fmla="*/ 1084 h 1751"/>
                                <a:gd name="T104" fmla="+- 0 6683 5406"/>
                                <a:gd name="T105" fmla="*/ T104 w 1905"/>
                                <a:gd name="T106" fmla="+- 0 1039 463"/>
                                <a:gd name="T107" fmla="*/ 1039 h 1751"/>
                                <a:gd name="T108" fmla="+- 0 6732 5406"/>
                                <a:gd name="T109" fmla="*/ T108 w 1905"/>
                                <a:gd name="T110" fmla="+- 0 995 463"/>
                                <a:gd name="T111" fmla="*/ 995 h 1751"/>
                                <a:gd name="T112" fmla="+- 0 6780 5406"/>
                                <a:gd name="T113" fmla="*/ T112 w 1905"/>
                                <a:gd name="T114" fmla="+- 0 951 463"/>
                                <a:gd name="T115" fmla="*/ 951 h 1751"/>
                                <a:gd name="T116" fmla="+- 0 6828 5406"/>
                                <a:gd name="T117" fmla="*/ T116 w 1905"/>
                                <a:gd name="T118" fmla="+- 0 907 463"/>
                                <a:gd name="T119" fmla="*/ 907 h 1751"/>
                                <a:gd name="T120" fmla="+- 0 6876 5406"/>
                                <a:gd name="T121" fmla="*/ T120 w 1905"/>
                                <a:gd name="T122" fmla="+- 0 862 463"/>
                                <a:gd name="T123" fmla="*/ 862 h 1751"/>
                                <a:gd name="T124" fmla="+- 0 6924 5406"/>
                                <a:gd name="T125" fmla="*/ T124 w 1905"/>
                                <a:gd name="T126" fmla="+- 0 818 463"/>
                                <a:gd name="T127" fmla="*/ 818 h 1751"/>
                                <a:gd name="T128" fmla="+- 0 6973 5406"/>
                                <a:gd name="T129" fmla="*/ T128 w 1905"/>
                                <a:gd name="T130" fmla="+- 0 774 463"/>
                                <a:gd name="T131" fmla="*/ 774 h 1751"/>
                                <a:gd name="T132" fmla="+- 0 7021 5406"/>
                                <a:gd name="T133" fmla="*/ T132 w 1905"/>
                                <a:gd name="T134" fmla="+- 0 729 463"/>
                                <a:gd name="T135" fmla="*/ 729 h 1751"/>
                                <a:gd name="T136" fmla="+- 0 7069 5406"/>
                                <a:gd name="T137" fmla="*/ T136 w 1905"/>
                                <a:gd name="T138" fmla="+- 0 685 463"/>
                                <a:gd name="T139" fmla="*/ 685 h 1751"/>
                                <a:gd name="T140" fmla="+- 0 7117 5406"/>
                                <a:gd name="T141" fmla="*/ T140 w 1905"/>
                                <a:gd name="T142" fmla="+- 0 641 463"/>
                                <a:gd name="T143" fmla="*/ 641 h 1751"/>
                                <a:gd name="T144" fmla="+- 0 7165 5406"/>
                                <a:gd name="T145" fmla="*/ T144 w 1905"/>
                                <a:gd name="T146" fmla="+- 0 596 463"/>
                                <a:gd name="T147" fmla="*/ 596 h 1751"/>
                                <a:gd name="T148" fmla="+- 0 7214 5406"/>
                                <a:gd name="T149" fmla="*/ T148 w 1905"/>
                                <a:gd name="T150" fmla="+- 0 552 463"/>
                                <a:gd name="T151" fmla="*/ 552 h 1751"/>
                                <a:gd name="T152" fmla="+- 0 7262 5406"/>
                                <a:gd name="T153" fmla="*/ T152 w 1905"/>
                                <a:gd name="T154" fmla="+- 0 508 463"/>
                                <a:gd name="T155" fmla="*/ 508 h 1751"/>
                                <a:gd name="T156" fmla="+- 0 7310 5406"/>
                                <a:gd name="T157" fmla="*/ T156 w 1905"/>
                                <a:gd name="T158" fmla="+- 0 463 463"/>
                                <a:gd name="T159" fmla="*/ 463 h 175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</a:cxnLst>
                              <a:rect l="0" t="0" r="r" b="b"/>
                              <a:pathLst>
                                <a:path w="1905" h="1751">
                                  <a:moveTo>
                                    <a:pt x="0" y="1751"/>
                                  </a:moveTo>
                                  <a:lnTo>
                                    <a:pt x="24" y="1729"/>
                                  </a:lnTo>
                                  <a:lnTo>
                                    <a:pt x="48" y="1707"/>
                                  </a:lnTo>
                                  <a:lnTo>
                                    <a:pt x="72" y="1685"/>
                                  </a:lnTo>
                                  <a:lnTo>
                                    <a:pt x="96" y="1662"/>
                                  </a:lnTo>
                                  <a:lnTo>
                                    <a:pt x="120" y="1640"/>
                                  </a:lnTo>
                                  <a:lnTo>
                                    <a:pt x="144" y="1618"/>
                                  </a:lnTo>
                                  <a:lnTo>
                                    <a:pt x="168" y="1596"/>
                                  </a:lnTo>
                                  <a:lnTo>
                                    <a:pt x="192" y="1574"/>
                                  </a:lnTo>
                                  <a:lnTo>
                                    <a:pt x="216" y="1552"/>
                                  </a:lnTo>
                                  <a:lnTo>
                                    <a:pt x="241" y="1529"/>
                                  </a:lnTo>
                                  <a:lnTo>
                                    <a:pt x="265" y="1507"/>
                                  </a:lnTo>
                                  <a:lnTo>
                                    <a:pt x="289" y="1485"/>
                                  </a:lnTo>
                                  <a:lnTo>
                                    <a:pt x="313" y="1463"/>
                                  </a:lnTo>
                                  <a:lnTo>
                                    <a:pt x="337" y="1441"/>
                                  </a:lnTo>
                                  <a:lnTo>
                                    <a:pt x="361" y="1419"/>
                                  </a:lnTo>
                                  <a:lnTo>
                                    <a:pt x="385" y="1397"/>
                                  </a:lnTo>
                                  <a:lnTo>
                                    <a:pt x="409" y="1374"/>
                                  </a:lnTo>
                                  <a:lnTo>
                                    <a:pt x="433" y="1352"/>
                                  </a:lnTo>
                                  <a:lnTo>
                                    <a:pt x="458" y="1330"/>
                                  </a:lnTo>
                                  <a:lnTo>
                                    <a:pt x="482" y="1308"/>
                                  </a:lnTo>
                                  <a:lnTo>
                                    <a:pt x="506" y="1286"/>
                                  </a:lnTo>
                                  <a:lnTo>
                                    <a:pt x="530" y="1263"/>
                                  </a:lnTo>
                                  <a:lnTo>
                                    <a:pt x="554" y="1241"/>
                                  </a:lnTo>
                                  <a:lnTo>
                                    <a:pt x="578" y="1219"/>
                                  </a:lnTo>
                                  <a:lnTo>
                                    <a:pt x="602" y="1197"/>
                                  </a:lnTo>
                                  <a:lnTo>
                                    <a:pt x="626" y="1175"/>
                                  </a:lnTo>
                                  <a:lnTo>
                                    <a:pt x="651" y="1153"/>
                                  </a:lnTo>
                                  <a:lnTo>
                                    <a:pt x="675" y="1131"/>
                                  </a:lnTo>
                                  <a:lnTo>
                                    <a:pt x="699" y="1108"/>
                                  </a:lnTo>
                                  <a:lnTo>
                                    <a:pt x="723" y="1086"/>
                                  </a:lnTo>
                                  <a:lnTo>
                                    <a:pt x="747" y="1064"/>
                                  </a:lnTo>
                                  <a:lnTo>
                                    <a:pt x="771" y="1042"/>
                                  </a:lnTo>
                                  <a:lnTo>
                                    <a:pt x="795" y="1020"/>
                                  </a:lnTo>
                                  <a:lnTo>
                                    <a:pt x="819" y="998"/>
                                  </a:lnTo>
                                  <a:lnTo>
                                    <a:pt x="843" y="975"/>
                                  </a:lnTo>
                                  <a:lnTo>
                                    <a:pt x="867" y="953"/>
                                  </a:lnTo>
                                  <a:lnTo>
                                    <a:pt x="892" y="931"/>
                                  </a:lnTo>
                                  <a:lnTo>
                                    <a:pt x="916" y="909"/>
                                  </a:lnTo>
                                  <a:lnTo>
                                    <a:pt x="940" y="887"/>
                                  </a:lnTo>
                                  <a:lnTo>
                                    <a:pt x="964" y="865"/>
                                  </a:lnTo>
                                  <a:lnTo>
                                    <a:pt x="988" y="842"/>
                                  </a:lnTo>
                                  <a:lnTo>
                                    <a:pt x="1012" y="820"/>
                                  </a:lnTo>
                                  <a:lnTo>
                                    <a:pt x="1036" y="798"/>
                                  </a:lnTo>
                                  <a:lnTo>
                                    <a:pt x="1060" y="776"/>
                                  </a:lnTo>
                                  <a:lnTo>
                                    <a:pt x="1084" y="754"/>
                                  </a:lnTo>
                                  <a:lnTo>
                                    <a:pt x="1108" y="732"/>
                                  </a:lnTo>
                                  <a:lnTo>
                                    <a:pt x="1133" y="709"/>
                                  </a:lnTo>
                                  <a:lnTo>
                                    <a:pt x="1157" y="687"/>
                                  </a:lnTo>
                                  <a:lnTo>
                                    <a:pt x="1181" y="665"/>
                                  </a:lnTo>
                                  <a:lnTo>
                                    <a:pt x="1205" y="643"/>
                                  </a:lnTo>
                                  <a:lnTo>
                                    <a:pt x="1229" y="621"/>
                                  </a:lnTo>
                                  <a:lnTo>
                                    <a:pt x="1253" y="599"/>
                                  </a:lnTo>
                                  <a:lnTo>
                                    <a:pt x="1277" y="576"/>
                                  </a:lnTo>
                                  <a:lnTo>
                                    <a:pt x="1301" y="554"/>
                                  </a:lnTo>
                                  <a:lnTo>
                                    <a:pt x="1326" y="532"/>
                                  </a:lnTo>
                                  <a:lnTo>
                                    <a:pt x="1350" y="510"/>
                                  </a:lnTo>
                                  <a:lnTo>
                                    <a:pt x="1374" y="488"/>
                                  </a:lnTo>
                                  <a:lnTo>
                                    <a:pt x="1398" y="466"/>
                                  </a:lnTo>
                                  <a:lnTo>
                                    <a:pt x="1422" y="444"/>
                                  </a:lnTo>
                                  <a:lnTo>
                                    <a:pt x="1446" y="421"/>
                                  </a:lnTo>
                                  <a:lnTo>
                                    <a:pt x="1470" y="399"/>
                                  </a:lnTo>
                                  <a:lnTo>
                                    <a:pt x="1494" y="377"/>
                                  </a:lnTo>
                                  <a:lnTo>
                                    <a:pt x="1518" y="355"/>
                                  </a:lnTo>
                                  <a:lnTo>
                                    <a:pt x="1542" y="333"/>
                                  </a:lnTo>
                                  <a:lnTo>
                                    <a:pt x="1567" y="311"/>
                                  </a:lnTo>
                                  <a:lnTo>
                                    <a:pt x="1591" y="288"/>
                                  </a:lnTo>
                                  <a:lnTo>
                                    <a:pt x="1615" y="266"/>
                                  </a:lnTo>
                                  <a:lnTo>
                                    <a:pt x="1639" y="244"/>
                                  </a:lnTo>
                                  <a:lnTo>
                                    <a:pt x="1663" y="222"/>
                                  </a:lnTo>
                                  <a:lnTo>
                                    <a:pt x="1687" y="200"/>
                                  </a:lnTo>
                                  <a:lnTo>
                                    <a:pt x="1711" y="178"/>
                                  </a:lnTo>
                                  <a:lnTo>
                                    <a:pt x="1735" y="155"/>
                                  </a:lnTo>
                                  <a:lnTo>
                                    <a:pt x="1759" y="133"/>
                                  </a:lnTo>
                                  <a:lnTo>
                                    <a:pt x="1783" y="111"/>
                                  </a:lnTo>
                                  <a:lnTo>
                                    <a:pt x="1808" y="89"/>
                                  </a:lnTo>
                                  <a:lnTo>
                                    <a:pt x="1832" y="67"/>
                                  </a:lnTo>
                                  <a:lnTo>
                                    <a:pt x="1856" y="45"/>
                                  </a:lnTo>
                                  <a:lnTo>
                                    <a:pt x="1880" y="22"/>
                                  </a:lnTo>
                                  <a:lnTo>
                                    <a:pt x="1904" y="0"/>
                                  </a:lnTo>
                                </a:path>
                              </a:pathLst>
                            </a:custGeom>
                            <a:noFill/>
                            <a:ln w="20855">
                              <a:solidFill>
                                <a:srgbClr val="785EF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2" name="docshape148"/>
                          <wps:cNvSpPr>
                            <a:spLocks/>
                          </wps:cNvSpPr>
                          <wps:spPr bwMode="auto">
                            <a:xfrm>
                              <a:off x="5268" y="619"/>
                              <a:ext cx="43" cy="1720"/>
                            </a:xfrm>
                            <a:custGeom>
                              <a:avLst/>
                              <a:gdLst>
                                <a:gd name="T0" fmla="+- 0 5268 5268"/>
                                <a:gd name="T1" fmla="*/ T0 w 43"/>
                                <a:gd name="T2" fmla="+- 0 2339 620"/>
                                <a:gd name="T3" fmla="*/ 2339 h 1720"/>
                                <a:gd name="T4" fmla="+- 0 5310 5268"/>
                                <a:gd name="T5" fmla="*/ T4 w 43"/>
                                <a:gd name="T6" fmla="+- 0 2339 620"/>
                                <a:gd name="T7" fmla="*/ 2339 h 1720"/>
                                <a:gd name="T8" fmla="+- 0 5268 5268"/>
                                <a:gd name="T9" fmla="*/ T8 w 43"/>
                                <a:gd name="T10" fmla="+- 0 1766 620"/>
                                <a:gd name="T11" fmla="*/ 1766 h 1720"/>
                                <a:gd name="T12" fmla="+- 0 5310 5268"/>
                                <a:gd name="T13" fmla="*/ T12 w 43"/>
                                <a:gd name="T14" fmla="+- 0 1766 620"/>
                                <a:gd name="T15" fmla="*/ 1766 h 1720"/>
                                <a:gd name="T16" fmla="+- 0 5268 5268"/>
                                <a:gd name="T17" fmla="*/ T16 w 43"/>
                                <a:gd name="T18" fmla="+- 0 1193 620"/>
                                <a:gd name="T19" fmla="*/ 1193 h 1720"/>
                                <a:gd name="T20" fmla="+- 0 5310 5268"/>
                                <a:gd name="T21" fmla="*/ T20 w 43"/>
                                <a:gd name="T22" fmla="+- 0 1193 620"/>
                                <a:gd name="T23" fmla="*/ 1193 h 1720"/>
                                <a:gd name="T24" fmla="+- 0 5268 5268"/>
                                <a:gd name="T25" fmla="*/ T24 w 43"/>
                                <a:gd name="T26" fmla="+- 0 620 620"/>
                                <a:gd name="T27" fmla="*/ 620 h 1720"/>
                                <a:gd name="T28" fmla="+- 0 5310 5268"/>
                                <a:gd name="T29" fmla="*/ T28 w 43"/>
                                <a:gd name="T30" fmla="+- 0 620 620"/>
                                <a:gd name="T31" fmla="*/ 620 h 17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43" h="1720">
                                  <a:moveTo>
                                    <a:pt x="0" y="1719"/>
                                  </a:moveTo>
                                  <a:lnTo>
                                    <a:pt x="42" y="1719"/>
                                  </a:lnTo>
                                  <a:moveTo>
                                    <a:pt x="0" y="1146"/>
                                  </a:moveTo>
                                  <a:lnTo>
                                    <a:pt x="42" y="1146"/>
                                  </a:lnTo>
                                  <a:moveTo>
                                    <a:pt x="0" y="573"/>
                                  </a:moveTo>
                                  <a:lnTo>
                                    <a:pt x="42" y="573"/>
                                  </a:lnTo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10476">
                              <a:solidFill>
                                <a:srgbClr val="3333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6C834A9" id="docshapegroup109" o:spid="_x0000_s1026" style="position:absolute;margin-left:263.4pt;margin-top:8.35pt;width:107.3pt;height:114.3pt;z-index:-17371136;mso-position-horizontal-relative:page" coordorigin="5268,167" coordsize="2146,22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">
                  <v:shape id="docshape110" o:spid="_x0000_s1027" style="position:absolute;left:6920;top:1011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" path="m30,l18,3,9,9,2,19,,30,2,42,9,52r9,6l30,61,42,58r9,-6l58,42,60,30,58,19,51,9,42,3,30,xe" fillcolor="black" stroked="f">
                    <v:path arrowok="t" o:connecttype="custom" o:connectlocs="30,1011;18,1014;9,1020;2,1030;0,1041;2,1053;9,1063;18,1069;30,1072;42,1069;51,1063;58,1053;60,1041;58,1030;51,1020;42,1014;30,1011" o:connectangles="0,0,0,0,0,0,0,0,0,0,0,0,0,0,0,0,0"/>
                  </v:shape>
                  <v:shape id="docshape111" o:spid="_x0000_s1028" style="position:absolute;left:6920;top:1011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" path="m,30l2,19,9,9,18,3,30,,42,3r9,6l58,19r2,11l58,42,51,52r-9,6l30,61,18,58,9,52,2,42,,30e" filled="f" strokeweight=".19311mm">
                    <v:path arrowok="t" o:connecttype="custom" o:connectlocs="0,1041;2,1030;9,1020;18,1014;30,1011;42,1014;51,1020;58,1030;60,1041;58,1053;51,1063;42,1069;30,1072;18,1069;9,1063;2,1053;0,1041" o:connectangles="0,0,0,0,0,0,0,0,0,0,0,0,0,0,0,0,0"/>
                  </v:shape>
                  <v:shape id="docshape112" o:spid="_x0000_s1029" style="position:absolute;left:6905;top:778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" path="m31,l19,3,9,9,3,19,,30,3,42,9,52r10,6l31,61,42,58,52,52,58,42,61,30,58,19,52,9,42,3,31,xe" fillcolor="black" stroked="f">
                    <v:path arrowok="t" o:connecttype="custom" o:connectlocs="31,778;19,781;9,787;3,797;0,808;3,820;9,830;19,836;31,839;42,836;52,830;58,820;61,808;58,797;52,787;42,781;31,778" o:connectangles="0,0,0,0,0,0,0,0,0,0,0,0,0,0,0,0,0"/>
                  </v:shape>
                  <v:shape id="docshape113" o:spid="_x0000_s1030" style="position:absolute;left:6905;top:778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" path="m,30l3,19,9,9,19,3,31,,42,3,52,9r6,10l61,30,58,42,52,52,42,58,31,61,19,58,9,52,3,42,,30e" filled="f" strokeweight=".19311mm">
                    <v:path arrowok="t" o:connecttype="custom" o:connectlocs="0,808;3,797;9,787;19,781;31,778;42,781;52,787;58,797;61,808;58,820;52,830;42,836;31,839;19,836;9,830;3,820;0,808" o:connectangles="0,0,0,0,0,0,0,0,0,0,0,0,0,0,0,0,0"/>
                  </v:shape>
                  <v:shape id="docshape114" o:spid="_x0000_s1031" style="position:absolute;left:6950;top:921;width:2;height:242;visibility:visible;mso-wrap-style:square;v-text-anchor:top" coordsize="1,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" path="m,l,m,l,242t,l,242e" filled="f" strokeweight=".291mm">
                    <v:path arrowok="t" o:connecttype="custom" o:connectlocs="0,921;0,921;0,921;0,1163;0,1163;0,1163" o:connectangles="0,0,0,0,0,0"/>
                  </v:shape>
                  <v:shape id="docshape115" o:spid="_x0000_s1032" style="position:absolute;left:6927;top:66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" path="m,9l3,3,9,r6,3l17,9r-2,6l9,17,3,15,,9xe" fillcolor="black" stroked="f">
                    <v:path arrowok="t" o:connecttype="custom" o:connectlocs="0,676;3,670;9,667;15,670;17,676;15,682;9,684;3,682;0,676" o:connectangles="0,0,0,0,0,0,0,0,0"/>
                  </v:shape>
                  <v:line id="Line 405" o:spid="_x0000_s1033" style="position:absolute;visibility:visible;mso-wrap-style:square" from="6936,676" to="6936,9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" strokeweight=".291mm"/>
                  <v:shape id="docshape116" o:spid="_x0000_s1034" style="position:absolute;left:6927;top:938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" path="m,8l3,2,9,r6,2l17,8r-2,6l9,16,3,14,,8xe" fillcolor="black" stroked="f">
                    <v:path arrowok="t" o:connecttype="custom" o:connectlocs="0,947;3,941;9,939;15,941;17,947;15,953;9,955;3,953;0,947" o:connectangles="0,0,0,0,0,0,0,0,0"/>
                  </v:shape>
                  <v:shape id="docshape117" o:spid="_x0000_s1035" style="position:absolute;left:6821;top:798;width:250;height:254;visibility:visible;mso-wrap-style:square;v-text-anchor:top" coordsize="250,2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" path="m250,253r,-20m250,243l8,243t,10l8,233m249,21l249,t,10l,10m,21l,e" filled="f" strokeweight=".291mm">
                    <v:path arrowok="t" o:connecttype="custom" o:connectlocs="250,1051;250,1031;250,1041;8,1041;8,1051;8,1031;249,819;249,798;249,808;0,808;0,819;0,798" o:connectangles="0,0,0,0,0,0,0,0,0,0,0,0"/>
                  </v:shape>
                  <v:shape id="docshape118" o:spid="_x0000_s1036" style="position:absolute;left:5968;top:1830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" path="m31,l19,2,9,9,3,18,,30,3,42r6,9l19,58r12,2l42,58,52,51r6,-9l61,30,58,18,52,9,42,2,31,xe" fillcolor="black" stroked="f">
                    <v:path arrowok="t" o:connecttype="custom" o:connectlocs="31,1831;19,1833;9,1840;3,1849;0,1861;3,1873;9,1882;19,1889;31,1891;42,1889;52,1882;58,1873;61,1861;58,1849;52,1840;42,1833;31,1831" o:connectangles="0,0,0,0,0,0,0,0,0,0,0,0,0,0,0,0,0"/>
                  </v:shape>
                  <v:shape id="docshape119" o:spid="_x0000_s1037" style="position:absolute;left:5968;top:1830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" path="m,30l3,18,9,9,19,2,31,,42,2,52,9r6,9l61,30,58,42r-6,9l42,58,31,60,19,58,9,51,3,42,,30e" filled="f" strokeweight=".19311mm">
                    <v:path arrowok="t" o:connecttype="custom" o:connectlocs="0,1861;3,1849;9,1840;19,1833;31,1831;42,1833;52,1840;58,1849;61,1861;58,1873;52,1882;42,1889;31,1891;19,1889;9,1882;3,1873;0,1861" o:connectangles="0,0,0,0,0,0,0,0,0,0,0,0,0,0,0,0,0"/>
                  </v:shape>
                  <v:shape id="docshape120" o:spid="_x0000_s1038" style="position:absolute;left:5967;top:1739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" path="m30,l18,2,9,9,2,18,,30,2,42r7,9l18,58r12,2l42,58,52,51r6,-9l60,30,58,18,52,9,42,2,30,xe" fillcolor="black" stroked="f">
                    <v:path arrowok="t" o:connecttype="custom" o:connectlocs="30,1740;18,1742;9,1749;2,1758;0,1770;2,1782;9,1791;18,1798;30,1800;42,1798;52,1791;58,1782;60,1770;58,1758;52,1749;42,1742;30,1740" o:connectangles="0,0,0,0,0,0,0,0,0,0,0,0,0,0,0,0,0"/>
                  </v:shape>
                  <v:shape id="docshape121" o:spid="_x0000_s1039" style="position:absolute;left:5967;top:1739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" path="m,30l2,18,9,9,18,2,30,,42,2,52,9r6,9l60,30,58,42r-6,9l42,58,30,60,18,58,9,51,2,42,,30e" filled="f" strokeweight=".19311mm">
                    <v:path arrowok="t" o:connecttype="custom" o:connectlocs="0,1770;2,1758;9,1749;18,1742;30,1740;42,1742;52,1749;58,1758;60,1770;58,1782;52,1791;42,1798;30,1800;18,1798;9,1791;2,1782;0,1770" o:connectangles="0,0,0,0,0,0,0,0,0,0,0,0,0,0,0,0,0"/>
                  </v:shape>
                  <v:shape id="docshape122" o:spid="_x0000_s1040" style="position:absolute;left:5990;top:175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" path="m,8l3,3,9,r6,3l17,8r-2,6l9,17,3,14,,8xe" fillcolor="black" stroked="f">
                    <v:path arrowok="t" o:connecttype="custom" o:connectlocs="0,1767;3,1762;9,1759;15,1762;17,1767;15,1773;9,1776;3,1773;0,1767" o:connectangles="0,0,0,0,0,0,0,0,0"/>
                  </v:shape>
                  <v:line id="Line 397" o:spid="_x0000_s1041" style="position:absolute;visibility:visible;mso-wrap-style:square" from="5999,1767" to="5999,1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" strokeweight=".291mm"/>
                  <v:shape id="docshape123" o:spid="_x0000_s1042" style="position:absolute;left:5988;top:1672;width:19;height:293;visibility:visible;mso-wrap-style:square;v-text-anchor:top" coordsize="19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" path="m16,8l14,2,8,,2,2,,8r2,6l8,16r6,-2l16,8xm18,284r-2,-6l10,276r-6,2l1,284r3,6l10,293r6,-3l18,284xe" fillcolor="black" stroked="f">
                    <v:path arrowok="t" o:connecttype="custom" o:connectlocs="16,1681;14,1675;8,1673;2,1675;0,1681;2,1687;8,1689;14,1687;16,1681;18,1957;16,1951;10,1949;4,1951;1,1957;4,1963;10,1966;16,1963;18,1957" o:connectangles="0,0,0,0,0,0,0,0,0,0,0,0,0,0,0,0,0,0"/>
                  </v:shape>
                  <v:line id="Line 395" o:spid="_x0000_s1043" style="position:absolute;visibility:visible;mso-wrap-style:square" from="5997,1681" to="5997,18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" strokeweight=".291mm"/>
                  <v:shape id="docshape124" o:spid="_x0000_s1044" style="position:absolute;left:5988;top:1841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" path="m,8l2,2,8,r6,2l16,8r-2,6l8,16,2,14,,8xe" fillcolor="black" stroked="f">
                    <v:path arrowok="t" o:connecttype="custom" o:connectlocs="0,1850;2,1844;8,1842;14,1844;16,1850;14,1856;8,1858;2,1856;0,1850" o:connectangles="0,0,0,0,0,0,0,0,0"/>
                  </v:shape>
                  <v:shape id="docshape125" o:spid="_x0000_s1045" style="position:absolute;left:5997;top:1490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" path="m30,l18,2,9,8,3,18,,30,3,41,9,51r9,6l30,60,42,57r9,-6l58,41,60,30,58,18,51,8,42,2,30,xe" fillcolor="black" stroked="f">
                    <v:path arrowok="t" o:connecttype="custom" o:connectlocs="30,1491;18,1493;9,1499;3,1509;0,1521;3,1532;9,1542;18,1548;30,1551;42,1548;51,1542;58,1532;60,1521;58,1509;51,1499;42,1493;30,1491" o:connectangles="0,0,0,0,0,0,0,0,0,0,0,0,0,0,0,0,0"/>
                  </v:shape>
                  <v:shape id="docshape126" o:spid="_x0000_s1046" style="position:absolute;left:5997;top:1490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" path="m,30l3,18,9,8,18,2,30,,42,2r9,6l58,18r2,12l58,41,51,51r-9,6l30,60,18,57,9,51,3,41,,30e" filled="f" strokeweight=".19311mm">
                    <v:path arrowok="t" o:connecttype="custom" o:connectlocs="0,1521;3,1509;9,1499;18,1493;30,1491;42,1493;51,1499;58,1509;60,1521;58,1532;51,1542;42,1548;30,1551;18,1548;9,1542;3,1532;0,1521" o:connectangles="0,0,0,0,0,0,0,0,0,0,0,0,0,0,0,0,0"/>
                  </v:shape>
                  <v:shape id="docshape127" o:spid="_x0000_s1047" style="position:absolute;left:6018;top:140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" path="m,8l2,2,8,r6,2l16,8r-2,6l8,16,2,14,,8xe" fillcolor="black" stroked="f">
                    <v:path arrowok="t" o:connecttype="custom" o:connectlocs="0,1415;2,1409;8,1407;14,1409;16,1415;14,1421;8,1423;2,1421;0,1415" o:connectangles="0,0,0,0,0,0,0,0,0"/>
                  </v:shape>
                  <v:line id="Line 390" o:spid="_x0000_s1048" style="position:absolute;visibility:visible;mso-wrap-style:square" from="6027,1415" to="6027,1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" strokeweight=".291mm"/>
                  <v:shape id="docshape128" o:spid="_x0000_s1049" style="position:absolute;left:6018;top:1612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" path="m,8l2,2,8,r6,2l16,8r-2,6l8,16,2,14,,8xe" fillcolor="black" stroked="f">
                    <v:path arrowok="t" o:connecttype="custom" o:connectlocs="0,1621;2,1615;8,1613;14,1615;16,1621;14,1627;8,1629;2,1627;0,1621" o:connectangles="0,0,0,0,0,0,0,0,0"/>
                  </v:shape>
                  <v:shape id="docshape129" o:spid="_x0000_s1050" style="position:absolute;left:5814;top:1510;width:412;height:361;visibility:visible;mso-wrap-style:square;v-text-anchor:top" coordsize="412,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" path="m361,361r,-20m361,351l4,351t,10l4,341m355,270r,-20m355,260l,260t,10l,250m412,21l412,t,11l16,11t,10l16,e" filled="f" strokeweight=".291mm">
                    <v:path arrowok="t" o:connecttype="custom" o:connectlocs="361,1871;361,1851;361,1861;4,1861;4,1871;4,1851;355,1780;355,1760;355,1770;0,1770;0,1780;0,1760;412,1531;412,1510;412,1521;16,1521;16,1531;16,1510" o:connectangles="0,0,0,0,0,0,0,0,0,0,0,0,0,0,0,0,0,0"/>
                  </v:shape>
                  <v:shape id="docshape130" o:spid="_x0000_s1051" style="position:absolute;left:5597;top:2025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" path="m30,l18,2,9,8,2,18,,30,2,41,9,51r9,7l30,60,42,58r9,-7l58,41,60,30,58,18,51,8,42,2,30,xe" fillcolor="black" stroked="f">
                    <v:path arrowok="t" o:connecttype="custom" o:connectlocs="30,2026;18,2028;9,2034;2,2044;0,2056;2,2067;9,2077;18,2084;30,2086;42,2084;51,2077;58,2067;60,2056;58,2044;51,2034;42,2028;30,2026" o:connectangles="0,0,0,0,0,0,0,0,0,0,0,0,0,0,0,0,0"/>
                  </v:shape>
                  <v:shape id="docshape131" o:spid="_x0000_s1052" style="position:absolute;left:5597;top:2025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" path="m,30l2,18,9,8,18,2,30,,42,2r9,6l58,18r2,12l58,41,51,51r-9,7l30,60,18,58,9,51,2,41,,30e" filled="f" strokeweight=".19311mm">
                    <v:path arrowok="t" o:connecttype="custom" o:connectlocs="0,2056;2,2044;9,2034;18,2028;30,2026;42,2028;51,2034;58,2044;60,2056;58,2067;51,2077;42,2084;30,2086;18,2084;9,2077;2,2067;0,2056" o:connectangles="0,0,0,0,0,0,0,0,0,0,0,0,0,0,0,0,0"/>
                  </v:shape>
                  <v:shape id="docshape132" o:spid="_x0000_s1053" style="position:absolute;left:5596;top:1940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" path="m30,l18,2,9,9,2,18,,30,2,42r7,9l18,58r12,2l42,58r9,-7l58,42,60,30,58,18,51,9,42,2,30,xe" fillcolor="black" stroked="f">
                    <v:path arrowok="t" o:connecttype="custom" o:connectlocs="30,1940;18,1942;9,1949;2,1958;0,1970;2,1982;9,1991;18,1998;30,2000;42,1998;51,1991;58,1982;60,1970;58,1958;51,1949;42,1942;30,1940" o:connectangles="0,0,0,0,0,0,0,0,0,0,0,0,0,0,0,0,0"/>
                  </v:shape>
                  <v:shape id="docshape133" o:spid="_x0000_s1054" style="position:absolute;left:5596;top:1940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" path="m,30l2,18,9,9,18,2,30,,42,2r9,7l58,18r2,12l58,42r-7,9l42,58,30,60,18,58,9,51,2,42,,30e" filled="f" strokeweight=".19311mm">
                    <v:path arrowok="t" o:connecttype="custom" o:connectlocs="0,1970;2,1958;9,1949;18,1942;30,1940;42,1942;51,1949;58,1958;60,1970;58,1982;51,1991;42,1998;30,2000;18,1998;9,1991;2,1982;0,1970" o:connectangles="0,0,0,0,0,0,0,0,0,0,0,0,0,0,0,0,0"/>
                  </v:shape>
                  <v:shape id="docshape134" o:spid="_x0000_s1055" style="position:absolute;left:5601;top:1808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" path="m31,l19,2,9,9,3,18,,30,3,42r6,9l19,58r12,2l42,58,52,51r6,-9l61,30,58,18,52,9,42,2,31,xe" fillcolor="black" stroked="f">
                    <v:path arrowok="t" o:connecttype="custom" o:connectlocs="31,1808;19,1810;9,1817;3,1826;0,1838;3,1850;9,1859;19,1866;31,1868;42,1866;52,1859;58,1850;61,1838;58,1826;52,1817;42,1810;31,1808" o:connectangles="0,0,0,0,0,0,0,0,0,0,0,0,0,0,0,0,0"/>
                  </v:shape>
                  <v:shape id="docshape135" o:spid="_x0000_s1056" style="position:absolute;left:5601;top:1808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" path="m,30l3,18,9,9,19,2,31,,42,2,52,9r6,9l61,30,58,42r-6,9l42,58,31,60,19,58,9,51,3,42,,30e" filled="f" strokeweight=".19311mm">
                    <v:path arrowok="t" o:connecttype="custom" o:connectlocs="0,1838;3,1826;9,1817;19,1810;31,1808;42,1810;52,1817;58,1826;61,1838;58,1850;52,1859;42,1866;31,1868;19,1866;9,1859;3,1850;0,1838" o:connectangles="0,0,0,0,0,0,0,0,0,0,0,0,0,0,0,0,0"/>
                  </v:shape>
                  <v:shape id="docshape136" o:spid="_x0000_s1057" style="position:absolute;left:5618;top:1968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" path="m,8l2,2,8,r6,2l16,8r-2,6l8,17,2,14,,8xe" fillcolor="black" stroked="f">
                    <v:path arrowok="t" o:connecttype="custom" o:connectlocs="0,1976;2,1970;8,1968;14,1970;16,1976;14,1982;8,1985;2,1982;0,1976" o:connectangles="0,0,0,0,0,0,0,0,0"/>
                  </v:shape>
                  <v:line id="Line 380" o:spid="_x0000_s1058" style="position:absolute;visibility:visible;mso-wrap-style:square" from="5627,1976" to="5627,21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" strokeweight=".291mm"/>
                  <v:shape id="docshape137" o:spid="_x0000_s1059" style="position:absolute;left:5618;top:1879;width:17;height:274;visibility:visible;mso-wrap-style:square;v-text-anchor:top" coordsize="17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" path="m16,8l14,3,8,,2,3,,8r2,6l8,17r6,-3l16,8xm16,266r-2,-6l8,258r-6,2l,266r2,6l8,274r6,-2l16,266xe" fillcolor="black" stroked="f">
                    <v:path arrowok="t" o:connecttype="custom" o:connectlocs="16,1887;14,1882;8,1879;2,1882;0,1887;2,1893;8,1896;14,1893;16,1887;16,2145;14,2139;8,2137;2,2139;0,2145;2,2151;8,2153;14,2151;16,2145" o:connectangles="0,0,0,0,0,0,0,0,0,0,0,0,0,0,0,0,0,0"/>
                  </v:shape>
                  <v:line id="Line 378" o:spid="_x0000_s1060" style="position:absolute;visibility:visible;mso-wrap-style:square" from="5627,1887" to="5627,20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" strokeweight=".291mm"/>
                  <v:shape id="docshape138" o:spid="_x0000_s1061" style="position:absolute;left:5618;top:1741;width:22;height:326;visibility:visible;mso-wrap-style:square;v-text-anchor:top" coordsize="22,3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" path="m16,317r-2,-5l8,309r-6,3l,317r2,6l8,326r6,-3l16,317xm21,8l18,2,13,,7,2,4,8r3,6l13,17r5,-3l21,8xe" fillcolor="black" stroked="f">
                    <v:path arrowok="t" o:connecttype="custom" o:connectlocs="16,2058;14,2053;8,2050;2,2053;0,2058;2,2064;8,2067;14,2064;16,2058;21,1749;18,1743;13,1741;7,1743;4,1749;7,1755;13,1758;18,1755;21,1749" o:connectangles="0,0,0,0,0,0,0,0,0,0,0,0,0,0,0,0,0,0"/>
                  </v:shape>
                  <v:line id="Line 376" o:spid="_x0000_s1062" style="position:absolute;visibility:visible;mso-wrap-style:square" from="5632,1749" to="5632,19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" strokeweight=".291mm"/>
                  <v:shape id="docshape139" o:spid="_x0000_s1063" style="position:absolute;left:5623;top:191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" path="m,9l3,3,9,r5,3l17,9r-3,5l9,17,3,14,,9xe" fillcolor="black" stroked="f">
                    <v:path arrowok="t" o:connecttype="custom" o:connectlocs="0,1925;3,1919;9,1916;14,1919;17,1925;14,1930;9,1933;3,1930;0,1925" o:connectangles="0,0,0,0,0,0,0,0,0"/>
                  </v:shape>
                  <v:shape id="docshape140" o:spid="_x0000_s1064" style="position:absolute;left:5405;top:1827;width:468;height:239;visibility:visible;mso-wrap-style:square;v-text-anchor:top" coordsize="468,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" path="m443,238r,-20m443,228l,228t,10l,218m447,152r,-20m447,142l3,142t,10l3,132m467,20l467,t,10l3,10t,10l3,e" filled="f" strokeweight=".291mm">
                    <v:path arrowok="t" o:connecttype="custom" o:connectlocs="443,2066;443,2046;443,2056;0,2056;0,2066;0,2046;447,1980;447,1960;447,1970;3,1970;3,1980;3,1960;467,1848;467,1828;467,1838;3,1838;3,1848;3,1828" o:connectangles="0,0,0,0,0,0,0,0,0,0,0,0,0,0,0,0,0,0"/>
                  </v:shape>
                  <v:line id="Line 373" o:spid="_x0000_s1065" style="position:absolute;visibility:visible;mso-wrap-style:square" from="5310,2376" to="7405,2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" strokeweight=".291mm">
                    <v:stroke dashstyle="dash"/>
                  </v:line>
                  <v:shape id="docshape141" o:spid="_x0000_s1066" style="position:absolute;left:7115;top:328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" path="m30,l18,3,9,9,2,19,,30,2,42,9,52r9,6l30,60,42,58r9,-6l58,42,60,30,58,19,51,9,42,3,30,xe" fillcolor="black" stroked="f">
                    <v:path arrowok="t" o:connecttype="custom" o:connectlocs="30,328;18,331;9,337;2,347;0,358;2,370;9,380;18,386;30,388;42,386;51,380;58,370;60,358;58,347;51,337;42,331;30,328" o:connectangles="0,0,0,0,0,0,0,0,0,0,0,0,0,0,0,0,0"/>
                  </v:shape>
                  <v:shape id="docshape142" o:spid="_x0000_s1067" style="position:absolute;left:7115;top:328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" path="m,30l2,19,9,9,18,3,30,,42,3r9,6l58,19r2,11l58,42,51,52r-9,6l30,60,18,58,9,52,2,42,,30e" filled="f" strokeweight=".19311mm">
                    <v:path arrowok="t" o:connecttype="custom" o:connectlocs="0,358;2,347;9,337;18,331;30,328;42,331;51,337;58,347;60,358;58,370;51,380;42,386;30,388;18,386;9,380;2,370;0,358" o:connectangles="0,0,0,0,0,0,0,0,0,0,0,0,0,0,0,0,0"/>
                  </v:shape>
                  <v:shape id="docshape143" o:spid="_x0000_s1068" style="position:absolute;left:7137;top:201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" path="m,9l2,3,8,r6,3l16,9r-2,6l8,17,2,15,,9xe" fillcolor="black" stroked="f">
                    <v:path arrowok="t" o:connecttype="custom" o:connectlocs="0,210;2,204;8,201;14,204;16,210;14,216;8,218;2,216;0,210" o:connectangles="0,0,0,0,0,0,0,0,0"/>
                  </v:shape>
                  <v:line id="Line 369" o:spid="_x0000_s1069" style="position:absolute;visibility:visible;mso-wrap-style:square" from="7146,210" to="7146,4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" strokeweight=".291mm"/>
                  <v:shape id="docshape144" o:spid="_x0000_s1070" style="position:absolute;left:7137;top:48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" path="m,8l2,2,8,r6,2l16,8r-2,6l8,16,2,14,,8xe" fillcolor="black" stroked="f">
                    <v:path arrowok="t" o:connecttype="custom" o:connectlocs="0,498;2,492;8,490;14,492;16,498;14,504;8,506;2,504;0,498" o:connectangles="0,0,0,0,0,0,0,0,0"/>
                  </v:shape>
                  <v:shape id="docshape145" o:spid="_x0000_s1071" style="position:absolute;left:7004;top:348;width:306;height:21;visibility:visible;mso-wrap-style:square;v-text-anchor:top" coordsize="306,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" path="m305,21l305,t,10l,10m,21l,e" filled="f" strokeweight=".291mm">
                    <v:path arrowok="t" o:connecttype="custom" o:connectlocs="305,369;305,348;305,358;0,358;0,369;0,348" o:connectangles="0,0,0,0,0,0"/>
                  </v:shape>
                  <v:shape id="docshape146" o:spid="_x0000_s1072" style="position:absolute;left:5405;top:166;width:1905;height:2286;visibility:visible;mso-wrap-style:square;v-text-anchor:top" coordsize="1905,2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" path="m1904,l1615,324,1422,537,1277,694r-72,76l1133,846r-73,74l988,992r-72,71l867,1109r-48,45l771,1198r-72,64l651,1304r-73,61l530,1405r-72,58l361,1539r-96,73l168,1685,,1808r,478l144,2126,265,1994r96,-103l433,1814r49,-50l554,1690r72,-73l699,1547r72,-69l843,1411r49,-43l964,1305r72,-61l1108,1185r73,-58l1277,1051r97,-73l1518,870,1711,730,1904,593,1904,xe" fillcolor="#999" stroked="f">
                    <v:fill opacity="26214f"/>
                    <v:path arrowok="t" o:connecttype="custom" o:connectlocs="1904,167;1615,491;1422,704;1277,861;1205,937;1133,1013;1060,1087;988,1159;916,1230;867,1276;819,1321;771,1365;699,1429;651,1471;578,1532;530,1572;458,1630;361,1706;265,1779;168,1852;0,1975;0,2453;144,2293;265,2161;361,2058;433,1981;482,1931;554,1857;626,1784;699,1714;771,1645;843,1578;892,1535;964,1472;1036,1411;1108,1352;1181,1294;1277,1218;1374,1145;1518,1037;1711,897;1904,760;1904,167" o:connectangles="0,0,0,0,0,0,0,0,0,0,0,0,0,0,0,0,0,0,0,0,0,0,0,0,0,0,0,0,0,0,0,0,0,0,0,0,0,0,0,0,0,0,0"/>
                  </v:shape>
                  <v:shape id="docshape147" o:spid="_x0000_s1073" style="position:absolute;left:5405;top:463;width:1905;height:1751;visibility:visible;mso-wrap-style:square;v-text-anchor:top" coordsize="1905,17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" path="m,1751r24,-22l48,1707r24,-22l96,1662r24,-22l144,1618r24,-22l192,1574r24,-22l241,1529r24,-22l289,1485r24,-22l337,1441r24,-22l385,1397r24,-23l433,1352r25,-22l482,1308r24,-22l530,1263r24,-22l578,1219r24,-22l626,1175r25,-22l675,1131r24,-23l723,1086r24,-22l771,1042r24,-22l819,998r24,-23l867,953r25,-22l916,909r24,-22l964,865r24,-23l1012,820r24,-22l1060,776r24,-22l1108,732r25,-23l1157,687r24,-22l1205,643r24,-22l1253,599r24,-23l1301,554r25,-22l1350,510r24,-22l1398,466r24,-22l1446,421r24,-22l1494,377r24,-22l1542,333r25,-22l1591,288r24,-22l1639,244r24,-22l1687,200r24,-22l1735,155r24,-22l1783,111r25,-22l1832,67r24,-22l1880,22,1904,e" filled="f" strokecolor="#785ef0" strokeweight=".57931mm">
                    <v:path arrowok="t" o:connecttype="custom" o:connectlocs="24,2192;72,2148;120,2103;168,2059;216,2015;265,1970;313,1926;361,1882;409,1837;458,1793;506,1749;554,1704;602,1660;651,1616;699,1571;747,1527;795,1483;843,1438;892,1394;940,1350;988,1305;1036,1261;1084,1217;1133,1172;1181,1128;1229,1084;1277,1039;1326,995;1374,951;1422,907;1470,862;1518,818;1567,774;1615,729;1663,685;1711,641;1759,596;1808,552;1856,508;1904,463" o:connectangles="0,0,0,0,0,0,0,0,0,0,0,0,0,0,0,0,0,0,0,0,0,0,0,0,0,0,0,0,0,0,0,0,0,0,0,0,0,0,0,0"/>
                  </v:shape>
                  <v:shape id="docshape148" o:spid="_x0000_s1074" style="position:absolute;left:5268;top:619;width:43;height:1720;visibility:visible;mso-wrap-style:square;v-text-anchor:top" coordsize="43,1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" path="m,1719r42,m,1146r42,m,573r42,m,l42,e" filled="f" strokecolor="#333" strokeweight=".291mm">
                    <v:path arrowok="t" o:connecttype="custom" o:connectlocs="0,2339;42,2339;0,1766;42,1766;0,1193;42,1193;0,620;42,620" o:connectangles="0,0,0,0,0,0,0,0"/>
                  </v:shape>
                  <w10:wrap anchorx="page"/>
                </v:group>
              </w:pict>
            </mc:Fallback>
          </mc:AlternateContent>
        </w:r>
        <w:r>
          <w:rPr>
            <w:noProof/>
            <w:lang w:val="en-GB" w:eastAsia="en-GB"/>
          </w:rPr>
          <mc:AlternateContent>
            <mc:Choice Requires="wpg">
              <w:drawing>
                <wp:anchor distT="0" distB="0" distL="114300" distR="114300" simplePos="0" relativeHeight="487680512" behindDoc="1" locked="0" layoutInCell="1" allowOverlap="1" wp14:anchorId="4B0000D9" wp14:editId="5A2D62B7">
                  <wp:simplePos x="0" y="0"/>
                  <wp:positionH relativeFrom="page">
                    <wp:posOffset>4931410</wp:posOffset>
                  </wp:positionH>
                  <wp:positionV relativeFrom="paragraph">
                    <wp:posOffset>106045</wp:posOffset>
                  </wp:positionV>
                  <wp:extent cx="1362710" cy="1478280"/>
                  <wp:effectExtent l="0" t="0" r="0" b="0"/>
                  <wp:wrapNone/>
                  <wp:docPr id="723" name="docshapegroup14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362710" cy="1478280"/>
                            <a:chOff x="7766" y="167"/>
                            <a:chExt cx="2146" cy="2328"/>
                          </a:xfrm>
                        </wpg:grpSpPr>
                        <wps:wsp>
                          <wps:cNvPr id="724" name="docshape150"/>
                          <wps:cNvSpPr>
                            <a:spLocks/>
                          </wps:cNvSpPr>
                          <wps:spPr bwMode="auto">
                            <a:xfrm>
                              <a:off x="9444" y="1037"/>
                              <a:ext cx="61" cy="61"/>
                            </a:xfrm>
                            <a:custGeom>
                              <a:avLst/>
                              <a:gdLst>
                                <a:gd name="T0" fmla="+- 0 9475 9445"/>
                                <a:gd name="T1" fmla="*/ T0 w 61"/>
                                <a:gd name="T2" fmla="+- 0 1037 1037"/>
                                <a:gd name="T3" fmla="*/ 1037 h 61"/>
                                <a:gd name="T4" fmla="+- 0 9463 9445"/>
                                <a:gd name="T5" fmla="*/ T4 w 61"/>
                                <a:gd name="T6" fmla="+- 0 1040 1037"/>
                                <a:gd name="T7" fmla="*/ 1040 h 61"/>
                                <a:gd name="T8" fmla="+- 0 9453 9445"/>
                                <a:gd name="T9" fmla="*/ T8 w 61"/>
                                <a:gd name="T10" fmla="+- 0 1046 1037"/>
                                <a:gd name="T11" fmla="*/ 1046 h 61"/>
                                <a:gd name="T12" fmla="+- 0 9447 9445"/>
                                <a:gd name="T13" fmla="*/ T12 w 61"/>
                                <a:gd name="T14" fmla="+- 0 1056 1037"/>
                                <a:gd name="T15" fmla="*/ 1056 h 61"/>
                                <a:gd name="T16" fmla="+- 0 9445 9445"/>
                                <a:gd name="T17" fmla="*/ T16 w 61"/>
                                <a:gd name="T18" fmla="+- 0 1067 1037"/>
                                <a:gd name="T19" fmla="*/ 1067 h 61"/>
                                <a:gd name="T20" fmla="+- 0 9447 9445"/>
                                <a:gd name="T21" fmla="*/ T20 w 61"/>
                                <a:gd name="T22" fmla="+- 0 1079 1037"/>
                                <a:gd name="T23" fmla="*/ 1079 h 61"/>
                                <a:gd name="T24" fmla="+- 0 9453 9445"/>
                                <a:gd name="T25" fmla="*/ T24 w 61"/>
                                <a:gd name="T26" fmla="+- 0 1089 1037"/>
                                <a:gd name="T27" fmla="*/ 1089 h 61"/>
                                <a:gd name="T28" fmla="+- 0 9463 9445"/>
                                <a:gd name="T29" fmla="*/ T28 w 61"/>
                                <a:gd name="T30" fmla="+- 0 1095 1037"/>
                                <a:gd name="T31" fmla="*/ 1095 h 61"/>
                                <a:gd name="T32" fmla="+- 0 9475 9445"/>
                                <a:gd name="T33" fmla="*/ T32 w 61"/>
                                <a:gd name="T34" fmla="+- 0 1098 1037"/>
                                <a:gd name="T35" fmla="*/ 1098 h 61"/>
                                <a:gd name="T36" fmla="+- 0 9486 9445"/>
                                <a:gd name="T37" fmla="*/ T36 w 61"/>
                                <a:gd name="T38" fmla="+- 0 1095 1037"/>
                                <a:gd name="T39" fmla="*/ 1095 h 61"/>
                                <a:gd name="T40" fmla="+- 0 9496 9445"/>
                                <a:gd name="T41" fmla="*/ T40 w 61"/>
                                <a:gd name="T42" fmla="+- 0 1089 1037"/>
                                <a:gd name="T43" fmla="*/ 1089 h 61"/>
                                <a:gd name="T44" fmla="+- 0 9503 9445"/>
                                <a:gd name="T45" fmla="*/ T44 w 61"/>
                                <a:gd name="T46" fmla="+- 0 1079 1037"/>
                                <a:gd name="T47" fmla="*/ 1079 h 61"/>
                                <a:gd name="T48" fmla="+- 0 9505 9445"/>
                                <a:gd name="T49" fmla="*/ T48 w 61"/>
                                <a:gd name="T50" fmla="+- 0 1067 1037"/>
                                <a:gd name="T51" fmla="*/ 1067 h 61"/>
                                <a:gd name="T52" fmla="+- 0 9503 9445"/>
                                <a:gd name="T53" fmla="*/ T52 w 61"/>
                                <a:gd name="T54" fmla="+- 0 1056 1037"/>
                                <a:gd name="T55" fmla="*/ 1056 h 61"/>
                                <a:gd name="T56" fmla="+- 0 9496 9445"/>
                                <a:gd name="T57" fmla="*/ T56 w 61"/>
                                <a:gd name="T58" fmla="+- 0 1046 1037"/>
                                <a:gd name="T59" fmla="*/ 1046 h 61"/>
                                <a:gd name="T60" fmla="+- 0 9486 9445"/>
                                <a:gd name="T61" fmla="*/ T60 w 61"/>
                                <a:gd name="T62" fmla="+- 0 1040 1037"/>
                                <a:gd name="T63" fmla="*/ 1040 h 61"/>
                                <a:gd name="T64" fmla="+- 0 9475 9445"/>
                                <a:gd name="T65" fmla="*/ T64 w 61"/>
                                <a:gd name="T66" fmla="+- 0 1037 1037"/>
                                <a:gd name="T67" fmla="*/ 1037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30" y="0"/>
                                  </a:moveTo>
                                  <a:lnTo>
                                    <a:pt x="18" y="3"/>
                                  </a:lnTo>
                                  <a:lnTo>
                                    <a:pt x="8" y="9"/>
                                  </a:lnTo>
                                  <a:lnTo>
                                    <a:pt x="2" y="19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8" y="52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30" y="61"/>
                                  </a:lnTo>
                                  <a:lnTo>
                                    <a:pt x="41" y="58"/>
                                  </a:lnTo>
                                  <a:lnTo>
                                    <a:pt x="51" y="52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8" y="19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41" y="3"/>
                                  </a:lnTo>
                                  <a:lnTo>
                                    <a:pt x="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5" name="docshape151"/>
                          <wps:cNvSpPr>
                            <a:spLocks/>
                          </wps:cNvSpPr>
                          <wps:spPr bwMode="auto">
                            <a:xfrm>
                              <a:off x="9444" y="1037"/>
                              <a:ext cx="61" cy="61"/>
                            </a:xfrm>
                            <a:custGeom>
                              <a:avLst/>
                              <a:gdLst>
                                <a:gd name="T0" fmla="+- 0 9445 9445"/>
                                <a:gd name="T1" fmla="*/ T0 w 61"/>
                                <a:gd name="T2" fmla="+- 0 1067 1037"/>
                                <a:gd name="T3" fmla="*/ 1067 h 61"/>
                                <a:gd name="T4" fmla="+- 0 9447 9445"/>
                                <a:gd name="T5" fmla="*/ T4 w 61"/>
                                <a:gd name="T6" fmla="+- 0 1056 1037"/>
                                <a:gd name="T7" fmla="*/ 1056 h 61"/>
                                <a:gd name="T8" fmla="+- 0 9453 9445"/>
                                <a:gd name="T9" fmla="*/ T8 w 61"/>
                                <a:gd name="T10" fmla="+- 0 1046 1037"/>
                                <a:gd name="T11" fmla="*/ 1046 h 61"/>
                                <a:gd name="T12" fmla="+- 0 9463 9445"/>
                                <a:gd name="T13" fmla="*/ T12 w 61"/>
                                <a:gd name="T14" fmla="+- 0 1040 1037"/>
                                <a:gd name="T15" fmla="*/ 1040 h 61"/>
                                <a:gd name="T16" fmla="+- 0 9475 9445"/>
                                <a:gd name="T17" fmla="*/ T16 w 61"/>
                                <a:gd name="T18" fmla="+- 0 1037 1037"/>
                                <a:gd name="T19" fmla="*/ 1037 h 61"/>
                                <a:gd name="T20" fmla="+- 0 9486 9445"/>
                                <a:gd name="T21" fmla="*/ T20 w 61"/>
                                <a:gd name="T22" fmla="+- 0 1040 1037"/>
                                <a:gd name="T23" fmla="*/ 1040 h 61"/>
                                <a:gd name="T24" fmla="+- 0 9496 9445"/>
                                <a:gd name="T25" fmla="*/ T24 w 61"/>
                                <a:gd name="T26" fmla="+- 0 1046 1037"/>
                                <a:gd name="T27" fmla="*/ 1046 h 61"/>
                                <a:gd name="T28" fmla="+- 0 9503 9445"/>
                                <a:gd name="T29" fmla="*/ T28 w 61"/>
                                <a:gd name="T30" fmla="+- 0 1056 1037"/>
                                <a:gd name="T31" fmla="*/ 1056 h 61"/>
                                <a:gd name="T32" fmla="+- 0 9505 9445"/>
                                <a:gd name="T33" fmla="*/ T32 w 61"/>
                                <a:gd name="T34" fmla="+- 0 1067 1037"/>
                                <a:gd name="T35" fmla="*/ 1067 h 61"/>
                                <a:gd name="T36" fmla="+- 0 9503 9445"/>
                                <a:gd name="T37" fmla="*/ T36 w 61"/>
                                <a:gd name="T38" fmla="+- 0 1079 1037"/>
                                <a:gd name="T39" fmla="*/ 1079 h 61"/>
                                <a:gd name="T40" fmla="+- 0 9496 9445"/>
                                <a:gd name="T41" fmla="*/ T40 w 61"/>
                                <a:gd name="T42" fmla="+- 0 1089 1037"/>
                                <a:gd name="T43" fmla="*/ 1089 h 61"/>
                                <a:gd name="T44" fmla="+- 0 9486 9445"/>
                                <a:gd name="T45" fmla="*/ T44 w 61"/>
                                <a:gd name="T46" fmla="+- 0 1095 1037"/>
                                <a:gd name="T47" fmla="*/ 1095 h 61"/>
                                <a:gd name="T48" fmla="+- 0 9475 9445"/>
                                <a:gd name="T49" fmla="*/ T48 w 61"/>
                                <a:gd name="T50" fmla="+- 0 1098 1037"/>
                                <a:gd name="T51" fmla="*/ 1098 h 61"/>
                                <a:gd name="T52" fmla="+- 0 9463 9445"/>
                                <a:gd name="T53" fmla="*/ T52 w 61"/>
                                <a:gd name="T54" fmla="+- 0 1095 1037"/>
                                <a:gd name="T55" fmla="*/ 1095 h 61"/>
                                <a:gd name="T56" fmla="+- 0 9453 9445"/>
                                <a:gd name="T57" fmla="*/ T56 w 61"/>
                                <a:gd name="T58" fmla="+- 0 1089 1037"/>
                                <a:gd name="T59" fmla="*/ 1089 h 61"/>
                                <a:gd name="T60" fmla="+- 0 9447 9445"/>
                                <a:gd name="T61" fmla="*/ T60 w 61"/>
                                <a:gd name="T62" fmla="+- 0 1079 1037"/>
                                <a:gd name="T63" fmla="*/ 1079 h 61"/>
                                <a:gd name="T64" fmla="+- 0 9445 9445"/>
                                <a:gd name="T65" fmla="*/ T64 w 61"/>
                                <a:gd name="T66" fmla="+- 0 1067 1037"/>
                                <a:gd name="T67" fmla="*/ 1067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0" y="30"/>
                                  </a:moveTo>
                                  <a:lnTo>
                                    <a:pt x="2" y="19"/>
                                  </a:lnTo>
                                  <a:lnTo>
                                    <a:pt x="8" y="9"/>
                                  </a:lnTo>
                                  <a:lnTo>
                                    <a:pt x="18" y="3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41" y="3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8" y="19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51" y="52"/>
                                  </a:lnTo>
                                  <a:lnTo>
                                    <a:pt x="41" y="58"/>
                                  </a:lnTo>
                                  <a:lnTo>
                                    <a:pt x="30" y="61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8" y="52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0" y="30"/>
                                  </a:lnTo>
                                </a:path>
                              </a:pathLst>
                            </a:custGeom>
                            <a:noFill/>
                            <a:ln w="695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6" name="docshape152"/>
                          <wps:cNvSpPr>
                            <a:spLocks/>
                          </wps:cNvSpPr>
                          <wps:spPr bwMode="auto">
                            <a:xfrm>
                              <a:off x="9466" y="933"/>
                              <a:ext cx="17" cy="17"/>
                            </a:xfrm>
                            <a:custGeom>
                              <a:avLst/>
                              <a:gdLst>
                                <a:gd name="T0" fmla="+- 0 9466 9466"/>
                                <a:gd name="T1" fmla="*/ T0 w 17"/>
                                <a:gd name="T2" fmla="+- 0 942 934"/>
                                <a:gd name="T3" fmla="*/ 942 h 17"/>
                                <a:gd name="T4" fmla="+- 0 9469 9466"/>
                                <a:gd name="T5" fmla="*/ T4 w 17"/>
                                <a:gd name="T6" fmla="+- 0 936 934"/>
                                <a:gd name="T7" fmla="*/ 936 h 17"/>
                                <a:gd name="T8" fmla="+- 0 9475 9466"/>
                                <a:gd name="T9" fmla="*/ T8 w 17"/>
                                <a:gd name="T10" fmla="+- 0 934 934"/>
                                <a:gd name="T11" fmla="*/ 934 h 17"/>
                                <a:gd name="T12" fmla="+- 0 9481 9466"/>
                                <a:gd name="T13" fmla="*/ T12 w 17"/>
                                <a:gd name="T14" fmla="+- 0 936 934"/>
                                <a:gd name="T15" fmla="*/ 936 h 17"/>
                                <a:gd name="T16" fmla="+- 0 9483 9466"/>
                                <a:gd name="T17" fmla="*/ T16 w 17"/>
                                <a:gd name="T18" fmla="+- 0 942 934"/>
                                <a:gd name="T19" fmla="*/ 942 h 17"/>
                                <a:gd name="T20" fmla="+- 0 9481 9466"/>
                                <a:gd name="T21" fmla="*/ T20 w 17"/>
                                <a:gd name="T22" fmla="+- 0 948 934"/>
                                <a:gd name="T23" fmla="*/ 948 h 17"/>
                                <a:gd name="T24" fmla="+- 0 9475 9466"/>
                                <a:gd name="T25" fmla="*/ T24 w 17"/>
                                <a:gd name="T26" fmla="+- 0 950 934"/>
                                <a:gd name="T27" fmla="*/ 950 h 17"/>
                                <a:gd name="T28" fmla="+- 0 9469 9466"/>
                                <a:gd name="T29" fmla="*/ T28 w 17"/>
                                <a:gd name="T30" fmla="+- 0 948 934"/>
                                <a:gd name="T31" fmla="*/ 948 h 17"/>
                                <a:gd name="T32" fmla="+- 0 9466 9466"/>
                                <a:gd name="T33" fmla="*/ T32 w 17"/>
                                <a:gd name="T34" fmla="+- 0 942 934"/>
                                <a:gd name="T35" fmla="*/ 942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3" y="2"/>
                                  </a:lnTo>
                                  <a:lnTo>
                                    <a:pt x="9" y="0"/>
                                  </a:lnTo>
                                  <a:lnTo>
                                    <a:pt x="15" y="2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15" y="14"/>
                                  </a:lnTo>
                                  <a:lnTo>
                                    <a:pt x="9" y="16"/>
                                  </a:lnTo>
                                  <a:lnTo>
                                    <a:pt x="3" y="14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7" name="Line 35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475" y="942"/>
                              <a:ext cx="0" cy="253"/>
                            </a:xfrm>
                            <a:prstGeom prst="line">
                              <a:avLst/>
                            </a:pr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8" name="docshape153"/>
                          <wps:cNvSpPr>
                            <a:spLocks/>
                          </wps:cNvSpPr>
                          <wps:spPr bwMode="auto">
                            <a:xfrm>
                              <a:off x="9466" y="1186"/>
                              <a:ext cx="17" cy="17"/>
                            </a:xfrm>
                            <a:custGeom>
                              <a:avLst/>
                              <a:gdLst>
                                <a:gd name="T0" fmla="+- 0 9466 9466"/>
                                <a:gd name="T1" fmla="*/ T0 w 17"/>
                                <a:gd name="T2" fmla="+- 0 1195 1187"/>
                                <a:gd name="T3" fmla="*/ 1195 h 17"/>
                                <a:gd name="T4" fmla="+- 0 9469 9466"/>
                                <a:gd name="T5" fmla="*/ T4 w 17"/>
                                <a:gd name="T6" fmla="+- 0 1189 1187"/>
                                <a:gd name="T7" fmla="*/ 1189 h 17"/>
                                <a:gd name="T8" fmla="+- 0 9475 9466"/>
                                <a:gd name="T9" fmla="*/ T8 w 17"/>
                                <a:gd name="T10" fmla="+- 0 1187 1187"/>
                                <a:gd name="T11" fmla="*/ 1187 h 17"/>
                                <a:gd name="T12" fmla="+- 0 9481 9466"/>
                                <a:gd name="T13" fmla="*/ T12 w 17"/>
                                <a:gd name="T14" fmla="+- 0 1189 1187"/>
                                <a:gd name="T15" fmla="*/ 1189 h 17"/>
                                <a:gd name="T16" fmla="+- 0 9483 9466"/>
                                <a:gd name="T17" fmla="*/ T16 w 17"/>
                                <a:gd name="T18" fmla="+- 0 1195 1187"/>
                                <a:gd name="T19" fmla="*/ 1195 h 17"/>
                                <a:gd name="T20" fmla="+- 0 9481 9466"/>
                                <a:gd name="T21" fmla="*/ T20 w 17"/>
                                <a:gd name="T22" fmla="+- 0 1201 1187"/>
                                <a:gd name="T23" fmla="*/ 1201 h 17"/>
                                <a:gd name="T24" fmla="+- 0 9475 9466"/>
                                <a:gd name="T25" fmla="*/ T24 w 17"/>
                                <a:gd name="T26" fmla="+- 0 1203 1187"/>
                                <a:gd name="T27" fmla="*/ 1203 h 17"/>
                                <a:gd name="T28" fmla="+- 0 9469 9466"/>
                                <a:gd name="T29" fmla="*/ T28 w 17"/>
                                <a:gd name="T30" fmla="+- 0 1201 1187"/>
                                <a:gd name="T31" fmla="*/ 1201 h 17"/>
                                <a:gd name="T32" fmla="+- 0 9466 9466"/>
                                <a:gd name="T33" fmla="*/ T32 w 17"/>
                                <a:gd name="T34" fmla="+- 0 1195 1187"/>
                                <a:gd name="T35" fmla="*/ 1195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3" y="2"/>
                                  </a:lnTo>
                                  <a:lnTo>
                                    <a:pt x="9" y="0"/>
                                  </a:lnTo>
                                  <a:lnTo>
                                    <a:pt x="15" y="2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15" y="14"/>
                                  </a:lnTo>
                                  <a:lnTo>
                                    <a:pt x="9" y="16"/>
                                  </a:lnTo>
                                  <a:lnTo>
                                    <a:pt x="3" y="14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9" name="docshape154"/>
                          <wps:cNvSpPr>
                            <a:spLocks/>
                          </wps:cNvSpPr>
                          <wps:spPr bwMode="auto">
                            <a:xfrm>
                              <a:off x="9429" y="793"/>
                              <a:ext cx="61" cy="61"/>
                            </a:xfrm>
                            <a:custGeom>
                              <a:avLst/>
                              <a:gdLst>
                                <a:gd name="T0" fmla="+- 0 9460 9430"/>
                                <a:gd name="T1" fmla="*/ T0 w 61"/>
                                <a:gd name="T2" fmla="+- 0 794 794"/>
                                <a:gd name="T3" fmla="*/ 794 h 61"/>
                                <a:gd name="T4" fmla="+- 0 9448 9430"/>
                                <a:gd name="T5" fmla="*/ T4 w 61"/>
                                <a:gd name="T6" fmla="+- 0 796 794"/>
                                <a:gd name="T7" fmla="*/ 796 h 61"/>
                                <a:gd name="T8" fmla="+- 0 9438 9430"/>
                                <a:gd name="T9" fmla="*/ T8 w 61"/>
                                <a:gd name="T10" fmla="+- 0 803 794"/>
                                <a:gd name="T11" fmla="*/ 803 h 61"/>
                                <a:gd name="T12" fmla="+- 0 9432 9430"/>
                                <a:gd name="T13" fmla="*/ T12 w 61"/>
                                <a:gd name="T14" fmla="+- 0 812 794"/>
                                <a:gd name="T15" fmla="*/ 812 h 61"/>
                                <a:gd name="T16" fmla="+- 0 9430 9430"/>
                                <a:gd name="T17" fmla="*/ T16 w 61"/>
                                <a:gd name="T18" fmla="+- 0 824 794"/>
                                <a:gd name="T19" fmla="*/ 824 h 61"/>
                                <a:gd name="T20" fmla="+- 0 9432 9430"/>
                                <a:gd name="T21" fmla="*/ T20 w 61"/>
                                <a:gd name="T22" fmla="+- 0 836 794"/>
                                <a:gd name="T23" fmla="*/ 836 h 61"/>
                                <a:gd name="T24" fmla="+- 0 9438 9430"/>
                                <a:gd name="T25" fmla="*/ T24 w 61"/>
                                <a:gd name="T26" fmla="+- 0 845 794"/>
                                <a:gd name="T27" fmla="*/ 845 h 61"/>
                                <a:gd name="T28" fmla="+- 0 9448 9430"/>
                                <a:gd name="T29" fmla="*/ T28 w 61"/>
                                <a:gd name="T30" fmla="+- 0 852 794"/>
                                <a:gd name="T31" fmla="*/ 852 h 61"/>
                                <a:gd name="T32" fmla="+- 0 9460 9430"/>
                                <a:gd name="T33" fmla="*/ T32 w 61"/>
                                <a:gd name="T34" fmla="+- 0 854 794"/>
                                <a:gd name="T35" fmla="*/ 854 h 61"/>
                                <a:gd name="T36" fmla="+- 0 9471 9430"/>
                                <a:gd name="T37" fmla="*/ T36 w 61"/>
                                <a:gd name="T38" fmla="+- 0 852 794"/>
                                <a:gd name="T39" fmla="*/ 852 h 61"/>
                                <a:gd name="T40" fmla="+- 0 9481 9430"/>
                                <a:gd name="T41" fmla="*/ T40 w 61"/>
                                <a:gd name="T42" fmla="+- 0 845 794"/>
                                <a:gd name="T43" fmla="*/ 845 h 61"/>
                                <a:gd name="T44" fmla="+- 0 9487 9430"/>
                                <a:gd name="T45" fmla="*/ T44 w 61"/>
                                <a:gd name="T46" fmla="+- 0 836 794"/>
                                <a:gd name="T47" fmla="*/ 836 h 61"/>
                                <a:gd name="T48" fmla="+- 0 9490 9430"/>
                                <a:gd name="T49" fmla="*/ T48 w 61"/>
                                <a:gd name="T50" fmla="+- 0 824 794"/>
                                <a:gd name="T51" fmla="*/ 824 h 61"/>
                                <a:gd name="T52" fmla="+- 0 9487 9430"/>
                                <a:gd name="T53" fmla="*/ T52 w 61"/>
                                <a:gd name="T54" fmla="+- 0 812 794"/>
                                <a:gd name="T55" fmla="*/ 812 h 61"/>
                                <a:gd name="T56" fmla="+- 0 9481 9430"/>
                                <a:gd name="T57" fmla="*/ T56 w 61"/>
                                <a:gd name="T58" fmla="+- 0 803 794"/>
                                <a:gd name="T59" fmla="*/ 803 h 61"/>
                                <a:gd name="T60" fmla="+- 0 9471 9430"/>
                                <a:gd name="T61" fmla="*/ T60 w 61"/>
                                <a:gd name="T62" fmla="+- 0 796 794"/>
                                <a:gd name="T63" fmla="*/ 796 h 61"/>
                                <a:gd name="T64" fmla="+- 0 9460 9430"/>
                                <a:gd name="T65" fmla="*/ T64 w 61"/>
                                <a:gd name="T66" fmla="+- 0 794 794"/>
                                <a:gd name="T67" fmla="*/ 794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30" y="0"/>
                                  </a:moveTo>
                                  <a:lnTo>
                                    <a:pt x="18" y="2"/>
                                  </a:lnTo>
                                  <a:lnTo>
                                    <a:pt x="8" y="9"/>
                                  </a:lnTo>
                                  <a:lnTo>
                                    <a:pt x="2" y="18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8" y="51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30" y="60"/>
                                  </a:lnTo>
                                  <a:lnTo>
                                    <a:pt x="41" y="58"/>
                                  </a:lnTo>
                                  <a:lnTo>
                                    <a:pt x="51" y="51"/>
                                  </a:lnTo>
                                  <a:lnTo>
                                    <a:pt x="57" y="42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7" y="18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41" y="2"/>
                                  </a:lnTo>
                                  <a:lnTo>
                                    <a:pt x="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0" name="docshape155"/>
                          <wps:cNvSpPr>
                            <a:spLocks/>
                          </wps:cNvSpPr>
                          <wps:spPr bwMode="auto">
                            <a:xfrm>
                              <a:off x="9429" y="793"/>
                              <a:ext cx="61" cy="61"/>
                            </a:xfrm>
                            <a:custGeom>
                              <a:avLst/>
                              <a:gdLst>
                                <a:gd name="T0" fmla="+- 0 9430 9430"/>
                                <a:gd name="T1" fmla="*/ T0 w 61"/>
                                <a:gd name="T2" fmla="+- 0 824 794"/>
                                <a:gd name="T3" fmla="*/ 824 h 61"/>
                                <a:gd name="T4" fmla="+- 0 9432 9430"/>
                                <a:gd name="T5" fmla="*/ T4 w 61"/>
                                <a:gd name="T6" fmla="+- 0 812 794"/>
                                <a:gd name="T7" fmla="*/ 812 h 61"/>
                                <a:gd name="T8" fmla="+- 0 9438 9430"/>
                                <a:gd name="T9" fmla="*/ T8 w 61"/>
                                <a:gd name="T10" fmla="+- 0 803 794"/>
                                <a:gd name="T11" fmla="*/ 803 h 61"/>
                                <a:gd name="T12" fmla="+- 0 9448 9430"/>
                                <a:gd name="T13" fmla="*/ T12 w 61"/>
                                <a:gd name="T14" fmla="+- 0 796 794"/>
                                <a:gd name="T15" fmla="*/ 796 h 61"/>
                                <a:gd name="T16" fmla="+- 0 9460 9430"/>
                                <a:gd name="T17" fmla="*/ T16 w 61"/>
                                <a:gd name="T18" fmla="+- 0 794 794"/>
                                <a:gd name="T19" fmla="*/ 794 h 61"/>
                                <a:gd name="T20" fmla="+- 0 9471 9430"/>
                                <a:gd name="T21" fmla="*/ T20 w 61"/>
                                <a:gd name="T22" fmla="+- 0 796 794"/>
                                <a:gd name="T23" fmla="*/ 796 h 61"/>
                                <a:gd name="T24" fmla="+- 0 9481 9430"/>
                                <a:gd name="T25" fmla="*/ T24 w 61"/>
                                <a:gd name="T26" fmla="+- 0 803 794"/>
                                <a:gd name="T27" fmla="*/ 803 h 61"/>
                                <a:gd name="T28" fmla="+- 0 9487 9430"/>
                                <a:gd name="T29" fmla="*/ T28 w 61"/>
                                <a:gd name="T30" fmla="+- 0 812 794"/>
                                <a:gd name="T31" fmla="*/ 812 h 61"/>
                                <a:gd name="T32" fmla="+- 0 9490 9430"/>
                                <a:gd name="T33" fmla="*/ T32 w 61"/>
                                <a:gd name="T34" fmla="+- 0 824 794"/>
                                <a:gd name="T35" fmla="*/ 824 h 61"/>
                                <a:gd name="T36" fmla="+- 0 9487 9430"/>
                                <a:gd name="T37" fmla="*/ T36 w 61"/>
                                <a:gd name="T38" fmla="+- 0 836 794"/>
                                <a:gd name="T39" fmla="*/ 836 h 61"/>
                                <a:gd name="T40" fmla="+- 0 9481 9430"/>
                                <a:gd name="T41" fmla="*/ T40 w 61"/>
                                <a:gd name="T42" fmla="+- 0 845 794"/>
                                <a:gd name="T43" fmla="*/ 845 h 61"/>
                                <a:gd name="T44" fmla="+- 0 9471 9430"/>
                                <a:gd name="T45" fmla="*/ T44 w 61"/>
                                <a:gd name="T46" fmla="+- 0 852 794"/>
                                <a:gd name="T47" fmla="*/ 852 h 61"/>
                                <a:gd name="T48" fmla="+- 0 9460 9430"/>
                                <a:gd name="T49" fmla="*/ T48 w 61"/>
                                <a:gd name="T50" fmla="+- 0 854 794"/>
                                <a:gd name="T51" fmla="*/ 854 h 61"/>
                                <a:gd name="T52" fmla="+- 0 9448 9430"/>
                                <a:gd name="T53" fmla="*/ T52 w 61"/>
                                <a:gd name="T54" fmla="+- 0 852 794"/>
                                <a:gd name="T55" fmla="*/ 852 h 61"/>
                                <a:gd name="T56" fmla="+- 0 9438 9430"/>
                                <a:gd name="T57" fmla="*/ T56 w 61"/>
                                <a:gd name="T58" fmla="+- 0 845 794"/>
                                <a:gd name="T59" fmla="*/ 845 h 61"/>
                                <a:gd name="T60" fmla="+- 0 9432 9430"/>
                                <a:gd name="T61" fmla="*/ T60 w 61"/>
                                <a:gd name="T62" fmla="+- 0 836 794"/>
                                <a:gd name="T63" fmla="*/ 836 h 61"/>
                                <a:gd name="T64" fmla="+- 0 9430 9430"/>
                                <a:gd name="T65" fmla="*/ T64 w 61"/>
                                <a:gd name="T66" fmla="+- 0 824 794"/>
                                <a:gd name="T67" fmla="*/ 824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0" y="30"/>
                                  </a:moveTo>
                                  <a:lnTo>
                                    <a:pt x="2" y="18"/>
                                  </a:lnTo>
                                  <a:lnTo>
                                    <a:pt x="8" y="9"/>
                                  </a:lnTo>
                                  <a:lnTo>
                                    <a:pt x="18" y="2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41" y="2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7" y="18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7" y="42"/>
                                  </a:lnTo>
                                  <a:lnTo>
                                    <a:pt x="51" y="51"/>
                                  </a:lnTo>
                                  <a:lnTo>
                                    <a:pt x="41" y="58"/>
                                  </a:lnTo>
                                  <a:lnTo>
                                    <a:pt x="30" y="60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8" y="51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0" y="30"/>
                                  </a:lnTo>
                                </a:path>
                              </a:pathLst>
                            </a:custGeom>
                            <a:noFill/>
                            <a:ln w="695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1" name="docshape156"/>
                          <wps:cNvSpPr>
                            <a:spLocks/>
                          </wps:cNvSpPr>
                          <wps:spPr bwMode="auto">
                            <a:xfrm>
                              <a:off x="9451" y="677"/>
                              <a:ext cx="17" cy="17"/>
                            </a:xfrm>
                            <a:custGeom>
                              <a:avLst/>
                              <a:gdLst>
                                <a:gd name="T0" fmla="+- 0 9451 9451"/>
                                <a:gd name="T1" fmla="*/ T0 w 17"/>
                                <a:gd name="T2" fmla="+- 0 685 677"/>
                                <a:gd name="T3" fmla="*/ 685 h 17"/>
                                <a:gd name="T4" fmla="+- 0 9454 9451"/>
                                <a:gd name="T5" fmla="*/ T4 w 17"/>
                                <a:gd name="T6" fmla="+- 0 679 677"/>
                                <a:gd name="T7" fmla="*/ 679 h 17"/>
                                <a:gd name="T8" fmla="+- 0 9460 9451"/>
                                <a:gd name="T9" fmla="*/ T8 w 17"/>
                                <a:gd name="T10" fmla="+- 0 677 677"/>
                                <a:gd name="T11" fmla="*/ 677 h 17"/>
                                <a:gd name="T12" fmla="+- 0 9465 9451"/>
                                <a:gd name="T13" fmla="*/ T12 w 17"/>
                                <a:gd name="T14" fmla="+- 0 679 677"/>
                                <a:gd name="T15" fmla="*/ 679 h 17"/>
                                <a:gd name="T16" fmla="+- 0 9468 9451"/>
                                <a:gd name="T17" fmla="*/ T16 w 17"/>
                                <a:gd name="T18" fmla="+- 0 685 677"/>
                                <a:gd name="T19" fmla="*/ 685 h 17"/>
                                <a:gd name="T20" fmla="+- 0 9465 9451"/>
                                <a:gd name="T21" fmla="*/ T20 w 17"/>
                                <a:gd name="T22" fmla="+- 0 691 677"/>
                                <a:gd name="T23" fmla="*/ 691 h 17"/>
                                <a:gd name="T24" fmla="+- 0 9460 9451"/>
                                <a:gd name="T25" fmla="*/ T24 w 17"/>
                                <a:gd name="T26" fmla="+- 0 694 677"/>
                                <a:gd name="T27" fmla="*/ 694 h 17"/>
                                <a:gd name="T28" fmla="+- 0 9454 9451"/>
                                <a:gd name="T29" fmla="*/ T28 w 17"/>
                                <a:gd name="T30" fmla="+- 0 691 677"/>
                                <a:gd name="T31" fmla="*/ 691 h 17"/>
                                <a:gd name="T32" fmla="+- 0 9451 9451"/>
                                <a:gd name="T33" fmla="*/ T32 w 17"/>
                                <a:gd name="T34" fmla="+- 0 685 677"/>
                                <a:gd name="T35" fmla="*/ 685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3" y="2"/>
                                  </a:lnTo>
                                  <a:lnTo>
                                    <a:pt x="9" y="0"/>
                                  </a:lnTo>
                                  <a:lnTo>
                                    <a:pt x="14" y="2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14" y="14"/>
                                  </a:lnTo>
                                  <a:lnTo>
                                    <a:pt x="9" y="17"/>
                                  </a:lnTo>
                                  <a:lnTo>
                                    <a:pt x="3" y="14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2" name="Line 35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460" y="685"/>
                              <a:ext cx="0" cy="284"/>
                            </a:xfrm>
                            <a:prstGeom prst="line">
                              <a:avLst/>
                            </a:pr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3" name="docshape157"/>
                          <wps:cNvSpPr>
                            <a:spLocks/>
                          </wps:cNvSpPr>
                          <wps:spPr bwMode="auto">
                            <a:xfrm>
                              <a:off x="9451" y="960"/>
                              <a:ext cx="17" cy="17"/>
                            </a:xfrm>
                            <a:custGeom>
                              <a:avLst/>
                              <a:gdLst>
                                <a:gd name="T0" fmla="+- 0 9451 9451"/>
                                <a:gd name="T1" fmla="*/ T0 w 17"/>
                                <a:gd name="T2" fmla="+- 0 969 960"/>
                                <a:gd name="T3" fmla="*/ 969 h 17"/>
                                <a:gd name="T4" fmla="+- 0 9454 9451"/>
                                <a:gd name="T5" fmla="*/ T4 w 17"/>
                                <a:gd name="T6" fmla="+- 0 963 960"/>
                                <a:gd name="T7" fmla="*/ 963 h 17"/>
                                <a:gd name="T8" fmla="+- 0 9460 9451"/>
                                <a:gd name="T9" fmla="*/ T8 w 17"/>
                                <a:gd name="T10" fmla="+- 0 960 960"/>
                                <a:gd name="T11" fmla="*/ 960 h 17"/>
                                <a:gd name="T12" fmla="+- 0 9465 9451"/>
                                <a:gd name="T13" fmla="*/ T12 w 17"/>
                                <a:gd name="T14" fmla="+- 0 963 960"/>
                                <a:gd name="T15" fmla="*/ 963 h 17"/>
                                <a:gd name="T16" fmla="+- 0 9468 9451"/>
                                <a:gd name="T17" fmla="*/ T16 w 17"/>
                                <a:gd name="T18" fmla="+- 0 969 960"/>
                                <a:gd name="T19" fmla="*/ 969 h 17"/>
                                <a:gd name="T20" fmla="+- 0 9465 9451"/>
                                <a:gd name="T21" fmla="*/ T20 w 17"/>
                                <a:gd name="T22" fmla="+- 0 974 960"/>
                                <a:gd name="T23" fmla="*/ 974 h 17"/>
                                <a:gd name="T24" fmla="+- 0 9460 9451"/>
                                <a:gd name="T25" fmla="*/ T24 w 17"/>
                                <a:gd name="T26" fmla="+- 0 977 960"/>
                                <a:gd name="T27" fmla="*/ 977 h 17"/>
                                <a:gd name="T28" fmla="+- 0 9454 9451"/>
                                <a:gd name="T29" fmla="*/ T28 w 17"/>
                                <a:gd name="T30" fmla="+- 0 974 960"/>
                                <a:gd name="T31" fmla="*/ 974 h 17"/>
                                <a:gd name="T32" fmla="+- 0 9451 9451"/>
                                <a:gd name="T33" fmla="*/ T32 w 17"/>
                                <a:gd name="T34" fmla="+- 0 969 960"/>
                                <a:gd name="T35" fmla="*/ 969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9"/>
                                  </a:moveTo>
                                  <a:lnTo>
                                    <a:pt x="3" y="3"/>
                                  </a:lnTo>
                                  <a:lnTo>
                                    <a:pt x="9" y="0"/>
                                  </a:lnTo>
                                  <a:lnTo>
                                    <a:pt x="14" y="3"/>
                                  </a:lnTo>
                                  <a:lnTo>
                                    <a:pt x="17" y="9"/>
                                  </a:lnTo>
                                  <a:lnTo>
                                    <a:pt x="14" y="14"/>
                                  </a:lnTo>
                                  <a:lnTo>
                                    <a:pt x="9" y="17"/>
                                  </a:lnTo>
                                  <a:lnTo>
                                    <a:pt x="3" y="14"/>
                                  </a:lnTo>
                                  <a:lnTo>
                                    <a:pt x="0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4" name="docshape158"/>
                          <wps:cNvSpPr>
                            <a:spLocks/>
                          </wps:cNvSpPr>
                          <wps:spPr bwMode="auto">
                            <a:xfrm>
                              <a:off x="9336" y="813"/>
                              <a:ext cx="268" cy="265"/>
                            </a:xfrm>
                            <a:custGeom>
                              <a:avLst/>
                              <a:gdLst>
                                <a:gd name="T0" fmla="+- 0 9605 9337"/>
                                <a:gd name="T1" fmla="*/ T0 w 268"/>
                                <a:gd name="T2" fmla="+- 0 1078 813"/>
                                <a:gd name="T3" fmla="*/ 1078 h 265"/>
                                <a:gd name="T4" fmla="+- 0 9605 9337"/>
                                <a:gd name="T5" fmla="*/ T4 w 268"/>
                                <a:gd name="T6" fmla="+- 0 1057 813"/>
                                <a:gd name="T7" fmla="*/ 1057 h 265"/>
                                <a:gd name="T8" fmla="+- 0 9605 9337"/>
                                <a:gd name="T9" fmla="*/ T8 w 268"/>
                                <a:gd name="T10" fmla="+- 0 1067 813"/>
                                <a:gd name="T11" fmla="*/ 1067 h 265"/>
                                <a:gd name="T12" fmla="+- 0 9350 9337"/>
                                <a:gd name="T13" fmla="*/ T12 w 268"/>
                                <a:gd name="T14" fmla="+- 0 1067 813"/>
                                <a:gd name="T15" fmla="*/ 1067 h 265"/>
                                <a:gd name="T16" fmla="+- 0 9350 9337"/>
                                <a:gd name="T17" fmla="*/ T16 w 268"/>
                                <a:gd name="T18" fmla="+- 0 1078 813"/>
                                <a:gd name="T19" fmla="*/ 1078 h 265"/>
                                <a:gd name="T20" fmla="+- 0 9350 9337"/>
                                <a:gd name="T21" fmla="*/ T20 w 268"/>
                                <a:gd name="T22" fmla="+- 0 1057 813"/>
                                <a:gd name="T23" fmla="*/ 1057 h 265"/>
                                <a:gd name="T24" fmla="+- 0 9595 9337"/>
                                <a:gd name="T25" fmla="*/ T24 w 268"/>
                                <a:gd name="T26" fmla="+- 0 835 813"/>
                                <a:gd name="T27" fmla="*/ 835 h 265"/>
                                <a:gd name="T28" fmla="+- 0 9595 9337"/>
                                <a:gd name="T29" fmla="*/ T28 w 268"/>
                                <a:gd name="T30" fmla="+- 0 813 813"/>
                                <a:gd name="T31" fmla="*/ 813 h 265"/>
                                <a:gd name="T32" fmla="+- 0 9595 9337"/>
                                <a:gd name="T33" fmla="*/ T32 w 268"/>
                                <a:gd name="T34" fmla="+- 0 824 813"/>
                                <a:gd name="T35" fmla="*/ 824 h 265"/>
                                <a:gd name="T36" fmla="+- 0 9337 9337"/>
                                <a:gd name="T37" fmla="*/ T36 w 268"/>
                                <a:gd name="T38" fmla="+- 0 824 813"/>
                                <a:gd name="T39" fmla="*/ 824 h 265"/>
                                <a:gd name="T40" fmla="+- 0 9337 9337"/>
                                <a:gd name="T41" fmla="*/ T40 w 268"/>
                                <a:gd name="T42" fmla="+- 0 835 813"/>
                                <a:gd name="T43" fmla="*/ 835 h 265"/>
                                <a:gd name="T44" fmla="+- 0 9337 9337"/>
                                <a:gd name="T45" fmla="*/ T44 w 268"/>
                                <a:gd name="T46" fmla="+- 0 813 813"/>
                                <a:gd name="T47" fmla="*/ 813 h 26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268" h="265">
                                  <a:moveTo>
                                    <a:pt x="268" y="265"/>
                                  </a:moveTo>
                                  <a:lnTo>
                                    <a:pt x="268" y="244"/>
                                  </a:lnTo>
                                  <a:moveTo>
                                    <a:pt x="268" y="254"/>
                                  </a:moveTo>
                                  <a:lnTo>
                                    <a:pt x="13" y="254"/>
                                  </a:lnTo>
                                  <a:moveTo>
                                    <a:pt x="13" y="265"/>
                                  </a:moveTo>
                                  <a:lnTo>
                                    <a:pt x="13" y="244"/>
                                  </a:lnTo>
                                  <a:moveTo>
                                    <a:pt x="258" y="22"/>
                                  </a:moveTo>
                                  <a:lnTo>
                                    <a:pt x="258" y="0"/>
                                  </a:lnTo>
                                  <a:moveTo>
                                    <a:pt x="258" y="11"/>
                                  </a:moveTo>
                                  <a:lnTo>
                                    <a:pt x="0" y="11"/>
                                  </a:lnTo>
                                  <a:moveTo>
                                    <a:pt x="0" y="22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5" name="docshape159"/>
                          <wps:cNvSpPr>
                            <a:spLocks/>
                          </wps:cNvSpPr>
                          <wps:spPr bwMode="auto">
                            <a:xfrm>
                              <a:off x="8384" y="1893"/>
                              <a:ext cx="61" cy="61"/>
                            </a:xfrm>
                            <a:custGeom>
                              <a:avLst/>
                              <a:gdLst>
                                <a:gd name="T0" fmla="+- 0 8415 8385"/>
                                <a:gd name="T1" fmla="*/ T0 w 61"/>
                                <a:gd name="T2" fmla="+- 0 1894 1894"/>
                                <a:gd name="T3" fmla="*/ 1894 h 61"/>
                                <a:gd name="T4" fmla="+- 0 8403 8385"/>
                                <a:gd name="T5" fmla="*/ T4 w 61"/>
                                <a:gd name="T6" fmla="+- 0 1896 1894"/>
                                <a:gd name="T7" fmla="*/ 1896 h 61"/>
                                <a:gd name="T8" fmla="+- 0 8394 8385"/>
                                <a:gd name="T9" fmla="*/ T8 w 61"/>
                                <a:gd name="T10" fmla="+- 0 1903 1894"/>
                                <a:gd name="T11" fmla="*/ 1903 h 61"/>
                                <a:gd name="T12" fmla="+- 0 8387 8385"/>
                                <a:gd name="T13" fmla="*/ T12 w 61"/>
                                <a:gd name="T14" fmla="+- 0 1912 1894"/>
                                <a:gd name="T15" fmla="*/ 1912 h 61"/>
                                <a:gd name="T16" fmla="+- 0 8385 8385"/>
                                <a:gd name="T17" fmla="*/ T16 w 61"/>
                                <a:gd name="T18" fmla="+- 0 1924 1894"/>
                                <a:gd name="T19" fmla="*/ 1924 h 61"/>
                                <a:gd name="T20" fmla="+- 0 8387 8385"/>
                                <a:gd name="T21" fmla="*/ T20 w 61"/>
                                <a:gd name="T22" fmla="+- 0 1936 1894"/>
                                <a:gd name="T23" fmla="*/ 1936 h 61"/>
                                <a:gd name="T24" fmla="+- 0 8394 8385"/>
                                <a:gd name="T25" fmla="*/ T24 w 61"/>
                                <a:gd name="T26" fmla="+- 0 1945 1894"/>
                                <a:gd name="T27" fmla="*/ 1945 h 61"/>
                                <a:gd name="T28" fmla="+- 0 8403 8385"/>
                                <a:gd name="T29" fmla="*/ T28 w 61"/>
                                <a:gd name="T30" fmla="+- 0 1952 1894"/>
                                <a:gd name="T31" fmla="*/ 1952 h 61"/>
                                <a:gd name="T32" fmla="+- 0 8415 8385"/>
                                <a:gd name="T33" fmla="*/ T32 w 61"/>
                                <a:gd name="T34" fmla="+- 0 1954 1894"/>
                                <a:gd name="T35" fmla="*/ 1954 h 61"/>
                                <a:gd name="T36" fmla="+- 0 8427 8385"/>
                                <a:gd name="T37" fmla="*/ T36 w 61"/>
                                <a:gd name="T38" fmla="+- 0 1952 1894"/>
                                <a:gd name="T39" fmla="*/ 1952 h 61"/>
                                <a:gd name="T40" fmla="+- 0 8436 8385"/>
                                <a:gd name="T41" fmla="*/ T40 w 61"/>
                                <a:gd name="T42" fmla="+- 0 1945 1894"/>
                                <a:gd name="T43" fmla="*/ 1945 h 61"/>
                                <a:gd name="T44" fmla="+- 0 8443 8385"/>
                                <a:gd name="T45" fmla="*/ T44 w 61"/>
                                <a:gd name="T46" fmla="+- 0 1936 1894"/>
                                <a:gd name="T47" fmla="*/ 1936 h 61"/>
                                <a:gd name="T48" fmla="+- 0 8445 8385"/>
                                <a:gd name="T49" fmla="*/ T48 w 61"/>
                                <a:gd name="T50" fmla="+- 0 1924 1894"/>
                                <a:gd name="T51" fmla="*/ 1924 h 61"/>
                                <a:gd name="T52" fmla="+- 0 8443 8385"/>
                                <a:gd name="T53" fmla="*/ T52 w 61"/>
                                <a:gd name="T54" fmla="+- 0 1912 1894"/>
                                <a:gd name="T55" fmla="*/ 1912 h 61"/>
                                <a:gd name="T56" fmla="+- 0 8436 8385"/>
                                <a:gd name="T57" fmla="*/ T56 w 61"/>
                                <a:gd name="T58" fmla="+- 0 1903 1894"/>
                                <a:gd name="T59" fmla="*/ 1903 h 61"/>
                                <a:gd name="T60" fmla="+- 0 8427 8385"/>
                                <a:gd name="T61" fmla="*/ T60 w 61"/>
                                <a:gd name="T62" fmla="+- 0 1896 1894"/>
                                <a:gd name="T63" fmla="*/ 1896 h 61"/>
                                <a:gd name="T64" fmla="+- 0 8415 8385"/>
                                <a:gd name="T65" fmla="*/ T64 w 61"/>
                                <a:gd name="T66" fmla="+- 0 1894 1894"/>
                                <a:gd name="T67" fmla="*/ 1894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30" y="0"/>
                                  </a:moveTo>
                                  <a:lnTo>
                                    <a:pt x="18" y="2"/>
                                  </a:lnTo>
                                  <a:lnTo>
                                    <a:pt x="9" y="9"/>
                                  </a:lnTo>
                                  <a:lnTo>
                                    <a:pt x="2" y="18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9" y="51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30" y="60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51" y="51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6" name="docshape160"/>
                          <wps:cNvSpPr>
                            <a:spLocks/>
                          </wps:cNvSpPr>
                          <wps:spPr bwMode="auto">
                            <a:xfrm>
                              <a:off x="8384" y="1893"/>
                              <a:ext cx="61" cy="61"/>
                            </a:xfrm>
                            <a:custGeom>
                              <a:avLst/>
                              <a:gdLst>
                                <a:gd name="T0" fmla="+- 0 8385 8385"/>
                                <a:gd name="T1" fmla="*/ T0 w 61"/>
                                <a:gd name="T2" fmla="+- 0 1924 1894"/>
                                <a:gd name="T3" fmla="*/ 1924 h 61"/>
                                <a:gd name="T4" fmla="+- 0 8387 8385"/>
                                <a:gd name="T5" fmla="*/ T4 w 61"/>
                                <a:gd name="T6" fmla="+- 0 1912 1894"/>
                                <a:gd name="T7" fmla="*/ 1912 h 61"/>
                                <a:gd name="T8" fmla="+- 0 8394 8385"/>
                                <a:gd name="T9" fmla="*/ T8 w 61"/>
                                <a:gd name="T10" fmla="+- 0 1903 1894"/>
                                <a:gd name="T11" fmla="*/ 1903 h 61"/>
                                <a:gd name="T12" fmla="+- 0 8403 8385"/>
                                <a:gd name="T13" fmla="*/ T12 w 61"/>
                                <a:gd name="T14" fmla="+- 0 1896 1894"/>
                                <a:gd name="T15" fmla="*/ 1896 h 61"/>
                                <a:gd name="T16" fmla="+- 0 8415 8385"/>
                                <a:gd name="T17" fmla="*/ T16 w 61"/>
                                <a:gd name="T18" fmla="+- 0 1894 1894"/>
                                <a:gd name="T19" fmla="*/ 1894 h 61"/>
                                <a:gd name="T20" fmla="+- 0 8427 8385"/>
                                <a:gd name="T21" fmla="*/ T20 w 61"/>
                                <a:gd name="T22" fmla="+- 0 1896 1894"/>
                                <a:gd name="T23" fmla="*/ 1896 h 61"/>
                                <a:gd name="T24" fmla="+- 0 8436 8385"/>
                                <a:gd name="T25" fmla="*/ T24 w 61"/>
                                <a:gd name="T26" fmla="+- 0 1903 1894"/>
                                <a:gd name="T27" fmla="*/ 1903 h 61"/>
                                <a:gd name="T28" fmla="+- 0 8443 8385"/>
                                <a:gd name="T29" fmla="*/ T28 w 61"/>
                                <a:gd name="T30" fmla="+- 0 1912 1894"/>
                                <a:gd name="T31" fmla="*/ 1912 h 61"/>
                                <a:gd name="T32" fmla="+- 0 8445 8385"/>
                                <a:gd name="T33" fmla="*/ T32 w 61"/>
                                <a:gd name="T34" fmla="+- 0 1924 1894"/>
                                <a:gd name="T35" fmla="*/ 1924 h 61"/>
                                <a:gd name="T36" fmla="+- 0 8443 8385"/>
                                <a:gd name="T37" fmla="*/ T36 w 61"/>
                                <a:gd name="T38" fmla="+- 0 1936 1894"/>
                                <a:gd name="T39" fmla="*/ 1936 h 61"/>
                                <a:gd name="T40" fmla="+- 0 8436 8385"/>
                                <a:gd name="T41" fmla="*/ T40 w 61"/>
                                <a:gd name="T42" fmla="+- 0 1945 1894"/>
                                <a:gd name="T43" fmla="*/ 1945 h 61"/>
                                <a:gd name="T44" fmla="+- 0 8427 8385"/>
                                <a:gd name="T45" fmla="*/ T44 w 61"/>
                                <a:gd name="T46" fmla="+- 0 1952 1894"/>
                                <a:gd name="T47" fmla="*/ 1952 h 61"/>
                                <a:gd name="T48" fmla="+- 0 8415 8385"/>
                                <a:gd name="T49" fmla="*/ T48 w 61"/>
                                <a:gd name="T50" fmla="+- 0 1954 1894"/>
                                <a:gd name="T51" fmla="*/ 1954 h 61"/>
                                <a:gd name="T52" fmla="+- 0 8403 8385"/>
                                <a:gd name="T53" fmla="*/ T52 w 61"/>
                                <a:gd name="T54" fmla="+- 0 1952 1894"/>
                                <a:gd name="T55" fmla="*/ 1952 h 61"/>
                                <a:gd name="T56" fmla="+- 0 8394 8385"/>
                                <a:gd name="T57" fmla="*/ T56 w 61"/>
                                <a:gd name="T58" fmla="+- 0 1945 1894"/>
                                <a:gd name="T59" fmla="*/ 1945 h 61"/>
                                <a:gd name="T60" fmla="+- 0 8387 8385"/>
                                <a:gd name="T61" fmla="*/ T60 w 61"/>
                                <a:gd name="T62" fmla="+- 0 1936 1894"/>
                                <a:gd name="T63" fmla="*/ 1936 h 61"/>
                                <a:gd name="T64" fmla="+- 0 8385 8385"/>
                                <a:gd name="T65" fmla="*/ T64 w 61"/>
                                <a:gd name="T66" fmla="+- 0 1924 1894"/>
                                <a:gd name="T67" fmla="*/ 1924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0" y="30"/>
                                  </a:moveTo>
                                  <a:lnTo>
                                    <a:pt x="2" y="18"/>
                                  </a:lnTo>
                                  <a:lnTo>
                                    <a:pt x="9" y="9"/>
                                  </a:lnTo>
                                  <a:lnTo>
                                    <a:pt x="18" y="2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51" y="51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30" y="60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9" y="51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0" y="30"/>
                                  </a:lnTo>
                                </a:path>
                              </a:pathLst>
                            </a:custGeom>
                            <a:noFill/>
                            <a:ln w="695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7" name="docshape161"/>
                          <wps:cNvSpPr>
                            <a:spLocks/>
                          </wps:cNvSpPr>
                          <wps:spPr bwMode="auto">
                            <a:xfrm>
                              <a:off x="8384" y="1798"/>
                              <a:ext cx="61" cy="61"/>
                            </a:xfrm>
                            <a:custGeom>
                              <a:avLst/>
                              <a:gdLst>
                                <a:gd name="T0" fmla="+- 0 8415 8385"/>
                                <a:gd name="T1" fmla="*/ T0 w 61"/>
                                <a:gd name="T2" fmla="+- 0 1799 1799"/>
                                <a:gd name="T3" fmla="*/ 1799 h 61"/>
                                <a:gd name="T4" fmla="+- 0 8403 8385"/>
                                <a:gd name="T5" fmla="*/ T4 w 61"/>
                                <a:gd name="T6" fmla="+- 0 1801 1799"/>
                                <a:gd name="T7" fmla="*/ 1801 h 61"/>
                                <a:gd name="T8" fmla="+- 0 8393 8385"/>
                                <a:gd name="T9" fmla="*/ T8 w 61"/>
                                <a:gd name="T10" fmla="+- 0 1808 1799"/>
                                <a:gd name="T11" fmla="*/ 1808 h 61"/>
                                <a:gd name="T12" fmla="+- 0 8387 8385"/>
                                <a:gd name="T13" fmla="*/ T12 w 61"/>
                                <a:gd name="T14" fmla="+- 0 1817 1799"/>
                                <a:gd name="T15" fmla="*/ 1817 h 61"/>
                                <a:gd name="T16" fmla="+- 0 8385 8385"/>
                                <a:gd name="T17" fmla="*/ T16 w 61"/>
                                <a:gd name="T18" fmla="+- 0 1829 1799"/>
                                <a:gd name="T19" fmla="*/ 1829 h 61"/>
                                <a:gd name="T20" fmla="+- 0 8387 8385"/>
                                <a:gd name="T21" fmla="*/ T20 w 61"/>
                                <a:gd name="T22" fmla="+- 0 1841 1799"/>
                                <a:gd name="T23" fmla="*/ 1841 h 61"/>
                                <a:gd name="T24" fmla="+- 0 8393 8385"/>
                                <a:gd name="T25" fmla="*/ T24 w 61"/>
                                <a:gd name="T26" fmla="+- 0 1850 1799"/>
                                <a:gd name="T27" fmla="*/ 1850 h 61"/>
                                <a:gd name="T28" fmla="+- 0 8403 8385"/>
                                <a:gd name="T29" fmla="*/ T28 w 61"/>
                                <a:gd name="T30" fmla="+- 0 1857 1799"/>
                                <a:gd name="T31" fmla="*/ 1857 h 61"/>
                                <a:gd name="T32" fmla="+- 0 8415 8385"/>
                                <a:gd name="T33" fmla="*/ T32 w 61"/>
                                <a:gd name="T34" fmla="+- 0 1859 1799"/>
                                <a:gd name="T35" fmla="*/ 1859 h 61"/>
                                <a:gd name="T36" fmla="+- 0 8426 8385"/>
                                <a:gd name="T37" fmla="*/ T36 w 61"/>
                                <a:gd name="T38" fmla="+- 0 1857 1799"/>
                                <a:gd name="T39" fmla="*/ 1857 h 61"/>
                                <a:gd name="T40" fmla="+- 0 8436 8385"/>
                                <a:gd name="T41" fmla="*/ T40 w 61"/>
                                <a:gd name="T42" fmla="+- 0 1850 1799"/>
                                <a:gd name="T43" fmla="*/ 1850 h 61"/>
                                <a:gd name="T44" fmla="+- 0 8443 8385"/>
                                <a:gd name="T45" fmla="*/ T44 w 61"/>
                                <a:gd name="T46" fmla="+- 0 1841 1799"/>
                                <a:gd name="T47" fmla="*/ 1841 h 61"/>
                                <a:gd name="T48" fmla="+- 0 8445 8385"/>
                                <a:gd name="T49" fmla="*/ T48 w 61"/>
                                <a:gd name="T50" fmla="+- 0 1829 1799"/>
                                <a:gd name="T51" fmla="*/ 1829 h 61"/>
                                <a:gd name="T52" fmla="+- 0 8443 8385"/>
                                <a:gd name="T53" fmla="*/ T52 w 61"/>
                                <a:gd name="T54" fmla="+- 0 1817 1799"/>
                                <a:gd name="T55" fmla="*/ 1817 h 61"/>
                                <a:gd name="T56" fmla="+- 0 8436 8385"/>
                                <a:gd name="T57" fmla="*/ T56 w 61"/>
                                <a:gd name="T58" fmla="+- 0 1808 1799"/>
                                <a:gd name="T59" fmla="*/ 1808 h 61"/>
                                <a:gd name="T60" fmla="+- 0 8426 8385"/>
                                <a:gd name="T61" fmla="*/ T60 w 61"/>
                                <a:gd name="T62" fmla="+- 0 1801 1799"/>
                                <a:gd name="T63" fmla="*/ 1801 h 61"/>
                                <a:gd name="T64" fmla="+- 0 8415 8385"/>
                                <a:gd name="T65" fmla="*/ T64 w 61"/>
                                <a:gd name="T66" fmla="+- 0 1799 1799"/>
                                <a:gd name="T67" fmla="*/ 1799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30" y="0"/>
                                  </a:moveTo>
                                  <a:lnTo>
                                    <a:pt x="18" y="2"/>
                                  </a:lnTo>
                                  <a:lnTo>
                                    <a:pt x="8" y="9"/>
                                  </a:lnTo>
                                  <a:lnTo>
                                    <a:pt x="2" y="18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8" y="51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30" y="60"/>
                                  </a:lnTo>
                                  <a:lnTo>
                                    <a:pt x="41" y="58"/>
                                  </a:lnTo>
                                  <a:lnTo>
                                    <a:pt x="51" y="51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41" y="2"/>
                                  </a:lnTo>
                                  <a:lnTo>
                                    <a:pt x="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8" name="docshape162"/>
                          <wps:cNvSpPr>
                            <a:spLocks/>
                          </wps:cNvSpPr>
                          <wps:spPr bwMode="auto">
                            <a:xfrm>
                              <a:off x="8384" y="1798"/>
                              <a:ext cx="61" cy="61"/>
                            </a:xfrm>
                            <a:custGeom>
                              <a:avLst/>
                              <a:gdLst>
                                <a:gd name="T0" fmla="+- 0 8385 8385"/>
                                <a:gd name="T1" fmla="*/ T0 w 61"/>
                                <a:gd name="T2" fmla="+- 0 1829 1799"/>
                                <a:gd name="T3" fmla="*/ 1829 h 61"/>
                                <a:gd name="T4" fmla="+- 0 8387 8385"/>
                                <a:gd name="T5" fmla="*/ T4 w 61"/>
                                <a:gd name="T6" fmla="+- 0 1817 1799"/>
                                <a:gd name="T7" fmla="*/ 1817 h 61"/>
                                <a:gd name="T8" fmla="+- 0 8393 8385"/>
                                <a:gd name="T9" fmla="*/ T8 w 61"/>
                                <a:gd name="T10" fmla="+- 0 1808 1799"/>
                                <a:gd name="T11" fmla="*/ 1808 h 61"/>
                                <a:gd name="T12" fmla="+- 0 8403 8385"/>
                                <a:gd name="T13" fmla="*/ T12 w 61"/>
                                <a:gd name="T14" fmla="+- 0 1801 1799"/>
                                <a:gd name="T15" fmla="*/ 1801 h 61"/>
                                <a:gd name="T16" fmla="+- 0 8415 8385"/>
                                <a:gd name="T17" fmla="*/ T16 w 61"/>
                                <a:gd name="T18" fmla="+- 0 1799 1799"/>
                                <a:gd name="T19" fmla="*/ 1799 h 61"/>
                                <a:gd name="T20" fmla="+- 0 8426 8385"/>
                                <a:gd name="T21" fmla="*/ T20 w 61"/>
                                <a:gd name="T22" fmla="+- 0 1801 1799"/>
                                <a:gd name="T23" fmla="*/ 1801 h 61"/>
                                <a:gd name="T24" fmla="+- 0 8436 8385"/>
                                <a:gd name="T25" fmla="*/ T24 w 61"/>
                                <a:gd name="T26" fmla="+- 0 1808 1799"/>
                                <a:gd name="T27" fmla="*/ 1808 h 61"/>
                                <a:gd name="T28" fmla="+- 0 8443 8385"/>
                                <a:gd name="T29" fmla="*/ T28 w 61"/>
                                <a:gd name="T30" fmla="+- 0 1817 1799"/>
                                <a:gd name="T31" fmla="*/ 1817 h 61"/>
                                <a:gd name="T32" fmla="+- 0 8445 8385"/>
                                <a:gd name="T33" fmla="*/ T32 w 61"/>
                                <a:gd name="T34" fmla="+- 0 1829 1799"/>
                                <a:gd name="T35" fmla="*/ 1829 h 61"/>
                                <a:gd name="T36" fmla="+- 0 8443 8385"/>
                                <a:gd name="T37" fmla="*/ T36 w 61"/>
                                <a:gd name="T38" fmla="+- 0 1841 1799"/>
                                <a:gd name="T39" fmla="*/ 1841 h 61"/>
                                <a:gd name="T40" fmla="+- 0 8436 8385"/>
                                <a:gd name="T41" fmla="*/ T40 w 61"/>
                                <a:gd name="T42" fmla="+- 0 1850 1799"/>
                                <a:gd name="T43" fmla="*/ 1850 h 61"/>
                                <a:gd name="T44" fmla="+- 0 8426 8385"/>
                                <a:gd name="T45" fmla="*/ T44 w 61"/>
                                <a:gd name="T46" fmla="+- 0 1857 1799"/>
                                <a:gd name="T47" fmla="*/ 1857 h 61"/>
                                <a:gd name="T48" fmla="+- 0 8415 8385"/>
                                <a:gd name="T49" fmla="*/ T48 w 61"/>
                                <a:gd name="T50" fmla="+- 0 1859 1799"/>
                                <a:gd name="T51" fmla="*/ 1859 h 61"/>
                                <a:gd name="T52" fmla="+- 0 8403 8385"/>
                                <a:gd name="T53" fmla="*/ T52 w 61"/>
                                <a:gd name="T54" fmla="+- 0 1857 1799"/>
                                <a:gd name="T55" fmla="*/ 1857 h 61"/>
                                <a:gd name="T56" fmla="+- 0 8393 8385"/>
                                <a:gd name="T57" fmla="*/ T56 w 61"/>
                                <a:gd name="T58" fmla="+- 0 1850 1799"/>
                                <a:gd name="T59" fmla="*/ 1850 h 61"/>
                                <a:gd name="T60" fmla="+- 0 8387 8385"/>
                                <a:gd name="T61" fmla="*/ T60 w 61"/>
                                <a:gd name="T62" fmla="+- 0 1841 1799"/>
                                <a:gd name="T63" fmla="*/ 1841 h 61"/>
                                <a:gd name="T64" fmla="+- 0 8385 8385"/>
                                <a:gd name="T65" fmla="*/ T64 w 61"/>
                                <a:gd name="T66" fmla="+- 0 1829 1799"/>
                                <a:gd name="T67" fmla="*/ 1829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0" y="30"/>
                                  </a:moveTo>
                                  <a:lnTo>
                                    <a:pt x="2" y="18"/>
                                  </a:lnTo>
                                  <a:lnTo>
                                    <a:pt x="8" y="9"/>
                                  </a:lnTo>
                                  <a:lnTo>
                                    <a:pt x="18" y="2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41" y="2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51" y="51"/>
                                  </a:lnTo>
                                  <a:lnTo>
                                    <a:pt x="41" y="58"/>
                                  </a:lnTo>
                                  <a:lnTo>
                                    <a:pt x="30" y="60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8" y="51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0" y="30"/>
                                  </a:lnTo>
                                </a:path>
                              </a:pathLst>
                            </a:custGeom>
                            <a:noFill/>
                            <a:ln w="695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9" name="docshape163"/>
                          <wps:cNvSpPr>
                            <a:spLocks/>
                          </wps:cNvSpPr>
                          <wps:spPr bwMode="auto">
                            <a:xfrm>
                              <a:off x="8406" y="1818"/>
                              <a:ext cx="17" cy="17"/>
                            </a:xfrm>
                            <a:custGeom>
                              <a:avLst/>
                              <a:gdLst>
                                <a:gd name="T0" fmla="+- 0 8407 8407"/>
                                <a:gd name="T1" fmla="*/ T0 w 17"/>
                                <a:gd name="T2" fmla="+- 0 1826 1818"/>
                                <a:gd name="T3" fmla="*/ 1826 h 17"/>
                                <a:gd name="T4" fmla="+- 0 8409 8407"/>
                                <a:gd name="T5" fmla="*/ T4 w 17"/>
                                <a:gd name="T6" fmla="+- 0 1821 1818"/>
                                <a:gd name="T7" fmla="*/ 1821 h 17"/>
                                <a:gd name="T8" fmla="+- 0 8415 8407"/>
                                <a:gd name="T9" fmla="*/ T8 w 17"/>
                                <a:gd name="T10" fmla="+- 0 1818 1818"/>
                                <a:gd name="T11" fmla="*/ 1818 h 17"/>
                                <a:gd name="T12" fmla="+- 0 8421 8407"/>
                                <a:gd name="T13" fmla="*/ T12 w 17"/>
                                <a:gd name="T14" fmla="+- 0 1821 1818"/>
                                <a:gd name="T15" fmla="*/ 1821 h 17"/>
                                <a:gd name="T16" fmla="+- 0 8423 8407"/>
                                <a:gd name="T17" fmla="*/ T16 w 17"/>
                                <a:gd name="T18" fmla="+- 0 1826 1818"/>
                                <a:gd name="T19" fmla="*/ 1826 h 17"/>
                                <a:gd name="T20" fmla="+- 0 8421 8407"/>
                                <a:gd name="T21" fmla="*/ T20 w 17"/>
                                <a:gd name="T22" fmla="+- 0 1832 1818"/>
                                <a:gd name="T23" fmla="*/ 1832 h 17"/>
                                <a:gd name="T24" fmla="+- 0 8415 8407"/>
                                <a:gd name="T25" fmla="*/ T24 w 17"/>
                                <a:gd name="T26" fmla="+- 0 1835 1818"/>
                                <a:gd name="T27" fmla="*/ 1835 h 17"/>
                                <a:gd name="T28" fmla="+- 0 8409 8407"/>
                                <a:gd name="T29" fmla="*/ T28 w 17"/>
                                <a:gd name="T30" fmla="+- 0 1832 1818"/>
                                <a:gd name="T31" fmla="*/ 1832 h 17"/>
                                <a:gd name="T32" fmla="+- 0 8407 8407"/>
                                <a:gd name="T33" fmla="*/ T32 w 17"/>
                                <a:gd name="T34" fmla="+- 0 1826 1818"/>
                                <a:gd name="T35" fmla="*/ 1826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2" y="3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4" y="3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4" y="14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0" name="Line 34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415" y="1826"/>
                              <a:ext cx="0" cy="199"/>
                            </a:xfrm>
                            <a:prstGeom prst="line">
                              <a:avLst/>
                            </a:pr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41" name="docshape164"/>
                          <wps:cNvSpPr>
                            <a:spLocks/>
                          </wps:cNvSpPr>
                          <wps:spPr bwMode="auto">
                            <a:xfrm>
                              <a:off x="8406" y="1727"/>
                              <a:ext cx="17" cy="306"/>
                            </a:xfrm>
                            <a:custGeom>
                              <a:avLst/>
                              <a:gdLst>
                                <a:gd name="T0" fmla="+- 0 8423 8407"/>
                                <a:gd name="T1" fmla="*/ T0 w 17"/>
                                <a:gd name="T2" fmla="+- 0 2025 1728"/>
                                <a:gd name="T3" fmla="*/ 2025 h 306"/>
                                <a:gd name="T4" fmla="+- 0 8421 8407"/>
                                <a:gd name="T5" fmla="*/ T4 w 17"/>
                                <a:gd name="T6" fmla="+- 0 2019 1728"/>
                                <a:gd name="T7" fmla="*/ 2019 h 306"/>
                                <a:gd name="T8" fmla="+- 0 8415 8407"/>
                                <a:gd name="T9" fmla="*/ T8 w 17"/>
                                <a:gd name="T10" fmla="+- 0 2017 1728"/>
                                <a:gd name="T11" fmla="*/ 2017 h 306"/>
                                <a:gd name="T12" fmla="+- 0 8409 8407"/>
                                <a:gd name="T13" fmla="*/ T12 w 17"/>
                                <a:gd name="T14" fmla="+- 0 2019 1728"/>
                                <a:gd name="T15" fmla="*/ 2019 h 306"/>
                                <a:gd name="T16" fmla="+- 0 8407 8407"/>
                                <a:gd name="T17" fmla="*/ T16 w 17"/>
                                <a:gd name="T18" fmla="+- 0 2025 1728"/>
                                <a:gd name="T19" fmla="*/ 2025 h 306"/>
                                <a:gd name="T20" fmla="+- 0 8409 8407"/>
                                <a:gd name="T21" fmla="*/ T20 w 17"/>
                                <a:gd name="T22" fmla="+- 0 2031 1728"/>
                                <a:gd name="T23" fmla="*/ 2031 h 306"/>
                                <a:gd name="T24" fmla="+- 0 8415 8407"/>
                                <a:gd name="T25" fmla="*/ T24 w 17"/>
                                <a:gd name="T26" fmla="+- 0 2033 1728"/>
                                <a:gd name="T27" fmla="*/ 2033 h 306"/>
                                <a:gd name="T28" fmla="+- 0 8421 8407"/>
                                <a:gd name="T29" fmla="*/ T28 w 17"/>
                                <a:gd name="T30" fmla="+- 0 2031 1728"/>
                                <a:gd name="T31" fmla="*/ 2031 h 306"/>
                                <a:gd name="T32" fmla="+- 0 8423 8407"/>
                                <a:gd name="T33" fmla="*/ T32 w 17"/>
                                <a:gd name="T34" fmla="+- 0 2025 1728"/>
                                <a:gd name="T35" fmla="*/ 2025 h 306"/>
                                <a:gd name="T36" fmla="+- 0 8423 8407"/>
                                <a:gd name="T37" fmla="*/ T36 w 17"/>
                                <a:gd name="T38" fmla="+- 0 1736 1728"/>
                                <a:gd name="T39" fmla="*/ 1736 h 306"/>
                                <a:gd name="T40" fmla="+- 0 8421 8407"/>
                                <a:gd name="T41" fmla="*/ T40 w 17"/>
                                <a:gd name="T42" fmla="+- 0 1730 1728"/>
                                <a:gd name="T43" fmla="*/ 1730 h 306"/>
                                <a:gd name="T44" fmla="+- 0 8415 8407"/>
                                <a:gd name="T45" fmla="*/ T44 w 17"/>
                                <a:gd name="T46" fmla="+- 0 1728 1728"/>
                                <a:gd name="T47" fmla="*/ 1728 h 306"/>
                                <a:gd name="T48" fmla="+- 0 8409 8407"/>
                                <a:gd name="T49" fmla="*/ T48 w 17"/>
                                <a:gd name="T50" fmla="+- 0 1730 1728"/>
                                <a:gd name="T51" fmla="*/ 1730 h 306"/>
                                <a:gd name="T52" fmla="+- 0 8407 8407"/>
                                <a:gd name="T53" fmla="*/ T52 w 17"/>
                                <a:gd name="T54" fmla="+- 0 1736 1728"/>
                                <a:gd name="T55" fmla="*/ 1736 h 306"/>
                                <a:gd name="T56" fmla="+- 0 8409 8407"/>
                                <a:gd name="T57" fmla="*/ T56 w 17"/>
                                <a:gd name="T58" fmla="+- 0 1742 1728"/>
                                <a:gd name="T59" fmla="*/ 1742 h 306"/>
                                <a:gd name="T60" fmla="+- 0 8415 8407"/>
                                <a:gd name="T61" fmla="*/ T60 w 17"/>
                                <a:gd name="T62" fmla="+- 0 1744 1728"/>
                                <a:gd name="T63" fmla="*/ 1744 h 306"/>
                                <a:gd name="T64" fmla="+- 0 8421 8407"/>
                                <a:gd name="T65" fmla="*/ T64 w 17"/>
                                <a:gd name="T66" fmla="+- 0 1742 1728"/>
                                <a:gd name="T67" fmla="*/ 1742 h 306"/>
                                <a:gd name="T68" fmla="+- 0 8423 8407"/>
                                <a:gd name="T69" fmla="*/ T68 w 17"/>
                                <a:gd name="T70" fmla="+- 0 1736 1728"/>
                                <a:gd name="T71" fmla="*/ 1736 h 30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17" h="306">
                                  <a:moveTo>
                                    <a:pt x="16" y="297"/>
                                  </a:moveTo>
                                  <a:lnTo>
                                    <a:pt x="14" y="291"/>
                                  </a:lnTo>
                                  <a:lnTo>
                                    <a:pt x="8" y="289"/>
                                  </a:lnTo>
                                  <a:lnTo>
                                    <a:pt x="2" y="291"/>
                                  </a:lnTo>
                                  <a:lnTo>
                                    <a:pt x="0" y="297"/>
                                  </a:lnTo>
                                  <a:lnTo>
                                    <a:pt x="2" y="303"/>
                                  </a:lnTo>
                                  <a:lnTo>
                                    <a:pt x="8" y="305"/>
                                  </a:lnTo>
                                  <a:lnTo>
                                    <a:pt x="14" y="303"/>
                                  </a:lnTo>
                                  <a:lnTo>
                                    <a:pt x="16" y="297"/>
                                  </a:lnTo>
                                  <a:close/>
                                  <a:moveTo>
                                    <a:pt x="16" y="8"/>
                                  </a:moveTo>
                                  <a:lnTo>
                                    <a:pt x="14" y="2"/>
                                  </a:lnTo>
                                  <a:lnTo>
                                    <a:pt x="8" y="0"/>
                                  </a:lnTo>
                                  <a:lnTo>
                                    <a:pt x="2" y="2"/>
                                  </a:lnTo>
                                  <a:lnTo>
                                    <a:pt x="0" y="8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14" y="14"/>
                                  </a:lnTo>
                                  <a:lnTo>
                                    <a:pt x="16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2" name="Line 34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415" y="1736"/>
                              <a:ext cx="0" cy="177"/>
                            </a:xfrm>
                            <a:prstGeom prst="line">
                              <a:avLst/>
                            </a:pr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43" name="docshape165"/>
                          <wps:cNvSpPr>
                            <a:spLocks/>
                          </wps:cNvSpPr>
                          <wps:spPr bwMode="auto">
                            <a:xfrm>
                              <a:off x="8406" y="1904"/>
                              <a:ext cx="17" cy="17"/>
                            </a:xfrm>
                            <a:custGeom>
                              <a:avLst/>
                              <a:gdLst>
                                <a:gd name="T0" fmla="+- 0 8407 8407"/>
                                <a:gd name="T1" fmla="*/ T0 w 17"/>
                                <a:gd name="T2" fmla="+- 0 1913 1904"/>
                                <a:gd name="T3" fmla="*/ 1913 h 17"/>
                                <a:gd name="T4" fmla="+- 0 8409 8407"/>
                                <a:gd name="T5" fmla="*/ T4 w 17"/>
                                <a:gd name="T6" fmla="+- 0 1907 1904"/>
                                <a:gd name="T7" fmla="*/ 1907 h 17"/>
                                <a:gd name="T8" fmla="+- 0 8415 8407"/>
                                <a:gd name="T9" fmla="*/ T8 w 17"/>
                                <a:gd name="T10" fmla="+- 0 1904 1904"/>
                                <a:gd name="T11" fmla="*/ 1904 h 17"/>
                                <a:gd name="T12" fmla="+- 0 8421 8407"/>
                                <a:gd name="T13" fmla="*/ T12 w 17"/>
                                <a:gd name="T14" fmla="+- 0 1907 1904"/>
                                <a:gd name="T15" fmla="*/ 1907 h 17"/>
                                <a:gd name="T16" fmla="+- 0 8423 8407"/>
                                <a:gd name="T17" fmla="*/ T16 w 17"/>
                                <a:gd name="T18" fmla="+- 0 1913 1904"/>
                                <a:gd name="T19" fmla="*/ 1913 h 17"/>
                                <a:gd name="T20" fmla="+- 0 8421 8407"/>
                                <a:gd name="T21" fmla="*/ T20 w 17"/>
                                <a:gd name="T22" fmla="+- 0 1918 1904"/>
                                <a:gd name="T23" fmla="*/ 1918 h 17"/>
                                <a:gd name="T24" fmla="+- 0 8415 8407"/>
                                <a:gd name="T25" fmla="*/ T24 w 17"/>
                                <a:gd name="T26" fmla="+- 0 1921 1904"/>
                                <a:gd name="T27" fmla="*/ 1921 h 17"/>
                                <a:gd name="T28" fmla="+- 0 8409 8407"/>
                                <a:gd name="T29" fmla="*/ T28 w 17"/>
                                <a:gd name="T30" fmla="+- 0 1918 1904"/>
                                <a:gd name="T31" fmla="*/ 1918 h 17"/>
                                <a:gd name="T32" fmla="+- 0 8407 8407"/>
                                <a:gd name="T33" fmla="*/ T32 w 17"/>
                                <a:gd name="T34" fmla="+- 0 1913 1904"/>
                                <a:gd name="T35" fmla="*/ 1913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9"/>
                                  </a:moveTo>
                                  <a:lnTo>
                                    <a:pt x="2" y="3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4" y="3"/>
                                  </a:lnTo>
                                  <a:lnTo>
                                    <a:pt x="16" y="9"/>
                                  </a:lnTo>
                                  <a:lnTo>
                                    <a:pt x="14" y="14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0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4" name="docshape166"/>
                          <wps:cNvSpPr>
                            <a:spLocks/>
                          </wps:cNvSpPr>
                          <wps:spPr bwMode="auto">
                            <a:xfrm>
                              <a:off x="8390" y="1538"/>
                              <a:ext cx="61" cy="61"/>
                            </a:xfrm>
                            <a:custGeom>
                              <a:avLst/>
                              <a:gdLst>
                                <a:gd name="T0" fmla="+- 0 8421 8390"/>
                                <a:gd name="T1" fmla="*/ T0 w 61"/>
                                <a:gd name="T2" fmla="+- 0 1539 1539"/>
                                <a:gd name="T3" fmla="*/ 1539 h 61"/>
                                <a:gd name="T4" fmla="+- 0 8409 8390"/>
                                <a:gd name="T5" fmla="*/ T4 w 61"/>
                                <a:gd name="T6" fmla="+- 0 1541 1539"/>
                                <a:gd name="T7" fmla="*/ 1541 h 61"/>
                                <a:gd name="T8" fmla="+- 0 8399 8390"/>
                                <a:gd name="T9" fmla="*/ T8 w 61"/>
                                <a:gd name="T10" fmla="+- 0 1547 1539"/>
                                <a:gd name="T11" fmla="*/ 1547 h 61"/>
                                <a:gd name="T12" fmla="+- 0 8393 8390"/>
                                <a:gd name="T13" fmla="*/ T12 w 61"/>
                                <a:gd name="T14" fmla="+- 0 1557 1539"/>
                                <a:gd name="T15" fmla="*/ 1557 h 61"/>
                                <a:gd name="T16" fmla="+- 0 8390 8390"/>
                                <a:gd name="T17" fmla="*/ T16 w 61"/>
                                <a:gd name="T18" fmla="+- 0 1569 1539"/>
                                <a:gd name="T19" fmla="*/ 1569 h 61"/>
                                <a:gd name="T20" fmla="+- 0 8393 8390"/>
                                <a:gd name="T21" fmla="*/ T20 w 61"/>
                                <a:gd name="T22" fmla="+- 0 1580 1539"/>
                                <a:gd name="T23" fmla="*/ 1580 h 61"/>
                                <a:gd name="T24" fmla="+- 0 8399 8390"/>
                                <a:gd name="T25" fmla="*/ T24 w 61"/>
                                <a:gd name="T26" fmla="+- 0 1590 1539"/>
                                <a:gd name="T27" fmla="*/ 1590 h 61"/>
                                <a:gd name="T28" fmla="+- 0 8409 8390"/>
                                <a:gd name="T29" fmla="*/ T28 w 61"/>
                                <a:gd name="T30" fmla="+- 0 1596 1539"/>
                                <a:gd name="T31" fmla="*/ 1596 h 61"/>
                                <a:gd name="T32" fmla="+- 0 8421 8390"/>
                                <a:gd name="T33" fmla="*/ T32 w 61"/>
                                <a:gd name="T34" fmla="+- 0 1599 1539"/>
                                <a:gd name="T35" fmla="*/ 1599 h 61"/>
                                <a:gd name="T36" fmla="+- 0 8432 8390"/>
                                <a:gd name="T37" fmla="*/ T36 w 61"/>
                                <a:gd name="T38" fmla="+- 0 1596 1539"/>
                                <a:gd name="T39" fmla="*/ 1596 h 61"/>
                                <a:gd name="T40" fmla="+- 0 8442 8390"/>
                                <a:gd name="T41" fmla="*/ T40 w 61"/>
                                <a:gd name="T42" fmla="+- 0 1590 1539"/>
                                <a:gd name="T43" fmla="*/ 1590 h 61"/>
                                <a:gd name="T44" fmla="+- 0 8448 8390"/>
                                <a:gd name="T45" fmla="*/ T44 w 61"/>
                                <a:gd name="T46" fmla="+- 0 1580 1539"/>
                                <a:gd name="T47" fmla="*/ 1580 h 61"/>
                                <a:gd name="T48" fmla="+- 0 8451 8390"/>
                                <a:gd name="T49" fmla="*/ T48 w 61"/>
                                <a:gd name="T50" fmla="+- 0 1569 1539"/>
                                <a:gd name="T51" fmla="*/ 1569 h 61"/>
                                <a:gd name="T52" fmla="+- 0 8448 8390"/>
                                <a:gd name="T53" fmla="*/ T52 w 61"/>
                                <a:gd name="T54" fmla="+- 0 1557 1539"/>
                                <a:gd name="T55" fmla="*/ 1557 h 61"/>
                                <a:gd name="T56" fmla="+- 0 8442 8390"/>
                                <a:gd name="T57" fmla="*/ T56 w 61"/>
                                <a:gd name="T58" fmla="+- 0 1547 1539"/>
                                <a:gd name="T59" fmla="*/ 1547 h 61"/>
                                <a:gd name="T60" fmla="+- 0 8432 8390"/>
                                <a:gd name="T61" fmla="*/ T60 w 61"/>
                                <a:gd name="T62" fmla="+- 0 1541 1539"/>
                                <a:gd name="T63" fmla="*/ 1541 h 61"/>
                                <a:gd name="T64" fmla="+- 0 8421 8390"/>
                                <a:gd name="T65" fmla="*/ T64 w 61"/>
                                <a:gd name="T66" fmla="+- 0 1539 1539"/>
                                <a:gd name="T67" fmla="*/ 1539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31" y="0"/>
                                  </a:moveTo>
                                  <a:lnTo>
                                    <a:pt x="19" y="2"/>
                                  </a:lnTo>
                                  <a:lnTo>
                                    <a:pt x="9" y="8"/>
                                  </a:lnTo>
                                  <a:lnTo>
                                    <a:pt x="3" y="18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3" y="41"/>
                                  </a:lnTo>
                                  <a:lnTo>
                                    <a:pt x="9" y="51"/>
                                  </a:lnTo>
                                  <a:lnTo>
                                    <a:pt x="19" y="57"/>
                                  </a:lnTo>
                                  <a:lnTo>
                                    <a:pt x="31" y="60"/>
                                  </a:lnTo>
                                  <a:lnTo>
                                    <a:pt x="42" y="57"/>
                                  </a:lnTo>
                                  <a:lnTo>
                                    <a:pt x="52" y="51"/>
                                  </a:lnTo>
                                  <a:lnTo>
                                    <a:pt x="58" y="41"/>
                                  </a:lnTo>
                                  <a:lnTo>
                                    <a:pt x="61" y="30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52" y="8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3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5" name="docshape167"/>
                          <wps:cNvSpPr>
                            <a:spLocks/>
                          </wps:cNvSpPr>
                          <wps:spPr bwMode="auto">
                            <a:xfrm>
                              <a:off x="8390" y="1538"/>
                              <a:ext cx="61" cy="61"/>
                            </a:xfrm>
                            <a:custGeom>
                              <a:avLst/>
                              <a:gdLst>
                                <a:gd name="T0" fmla="+- 0 8390 8390"/>
                                <a:gd name="T1" fmla="*/ T0 w 61"/>
                                <a:gd name="T2" fmla="+- 0 1569 1539"/>
                                <a:gd name="T3" fmla="*/ 1569 h 61"/>
                                <a:gd name="T4" fmla="+- 0 8393 8390"/>
                                <a:gd name="T5" fmla="*/ T4 w 61"/>
                                <a:gd name="T6" fmla="+- 0 1557 1539"/>
                                <a:gd name="T7" fmla="*/ 1557 h 61"/>
                                <a:gd name="T8" fmla="+- 0 8399 8390"/>
                                <a:gd name="T9" fmla="*/ T8 w 61"/>
                                <a:gd name="T10" fmla="+- 0 1547 1539"/>
                                <a:gd name="T11" fmla="*/ 1547 h 61"/>
                                <a:gd name="T12" fmla="+- 0 8409 8390"/>
                                <a:gd name="T13" fmla="*/ T12 w 61"/>
                                <a:gd name="T14" fmla="+- 0 1541 1539"/>
                                <a:gd name="T15" fmla="*/ 1541 h 61"/>
                                <a:gd name="T16" fmla="+- 0 8421 8390"/>
                                <a:gd name="T17" fmla="*/ T16 w 61"/>
                                <a:gd name="T18" fmla="+- 0 1539 1539"/>
                                <a:gd name="T19" fmla="*/ 1539 h 61"/>
                                <a:gd name="T20" fmla="+- 0 8432 8390"/>
                                <a:gd name="T21" fmla="*/ T20 w 61"/>
                                <a:gd name="T22" fmla="+- 0 1541 1539"/>
                                <a:gd name="T23" fmla="*/ 1541 h 61"/>
                                <a:gd name="T24" fmla="+- 0 8442 8390"/>
                                <a:gd name="T25" fmla="*/ T24 w 61"/>
                                <a:gd name="T26" fmla="+- 0 1547 1539"/>
                                <a:gd name="T27" fmla="*/ 1547 h 61"/>
                                <a:gd name="T28" fmla="+- 0 8448 8390"/>
                                <a:gd name="T29" fmla="*/ T28 w 61"/>
                                <a:gd name="T30" fmla="+- 0 1557 1539"/>
                                <a:gd name="T31" fmla="*/ 1557 h 61"/>
                                <a:gd name="T32" fmla="+- 0 8451 8390"/>
                                <a:gd name="T33" fmla="*/ T32 w 61"/>
                                <a:gd name="T34" fmla="+- 0 1569 1539"/>
                                <a:gd name="T35" fmla="*/ 1569 h 61"/>
                                <a:gd name="T36" fmla="+- 0 8448 8390"/>
                                <a:gd name="T37" fmla="*/ T36 w 61"/>
                                <a:gd name="T38" fmla="+- 0 1580 1539"/>
                                <a:gd name="T39" fmla="*/ 1580 h 61"/>
                                <a:gd name="T40" fmla="+- 0 8442 8390"/>
                                <a:gd name="T41" fmla="*/ T40 w 61"/>
                                <a:gd name="T42" fmla="+- 0 1590 1539"/>
                                <a:gd name="T43" fmla="*/ 1590 h 61"/>
                                <a:gd name="T44" fmla="+- 0 8432 8390"/>
                                <a:gd name="T45" fmla="*/ T44 w 61"/>
                                <a:gd name="T46" fmla="+- 0 1596 1539"/>
                                <a:gd name="T47" fmla="*/ 1596 h 61"/>
                                <a:gd name="T48" fmla="+- 0 8421 8390"/>
                                <a:gd name="T49" fmla="*/ T48 w 61"/>
                                <a:gd name="T50" fmla="+- 0 1599 1539"/>
                                <a:gd name="T51" fmla="*/ 1599 h 61"/>
                                <a:gd name="T52" fmla="+- 0 8409 8390"/>
                                <a:gd name="T53" fmla="*/ T52 w 61"/>
                                <a:gd name="T54" fmla="+- 0 1596 1539"/>
                                <a:gd name="T55" fmla="*/ 1596 h 61"/>
                                <a:gd name="T56" fmla="+- 0 8399 8390"/>
                                <a:gd name="T57" fmla="*/ T56 w 61"/>
                                <a:gd name="T58" fmla="+- 0 1590 1539"/>
                                <a:gd name="T59" fmla="*/ 1590 h 61"/>
                                <a:gd name="T60" fmla="+- 0 8393 8390"/>
                                <a:gd name="T61" fmla="*/ T60 w 61"/>
                                <a:gd name="T62" fmla="+- 0 1580 1539"/>
                                <a:gd name="T63" fmla="*/ 1580 h 61"/>
                                <a:gd name="T64" fmla="+- 0 8390 8390"/>
                                <a:gd name="T65" fmla="*/ T64 w 61"/>
                                <a:gd name="T66" fmla="+- 0 1569 1539"/>
                                <a:gd name="T67" fmla="*/ 1569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0" y="30"/>
                                  </a:moveTo>
                                  <a:lnTo>
                                    <a:pt x="3" y="18"/>
                                  </a:lnTo>
                                  <a:lnTo>
                                    <a:pt x="9" y="8"/>
                                  </a:lnTo>
                                  <a:lnTo>
                                    <a:pt x="19" y="2"/>
                                  </a:lnTo>
                                  <a:lnTo>
                                    <a:pt x="31" y="0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52" y="8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61" y="30"/>
                                  </a:lnTo>
                                  <a:lnTo>
                                    <a:pt x="58" y="41"/>
                                  </a:lnTo>
                                  <a:lnTo>
                                    <a:pt x="52" y="51"/>
                                  </a:lnTo>
                                  <a:lnTo>
                                    <a:pt x="42" y="57"/>
                                  </a:lnTo>
                                  <a:lnTo>
                                    <a:pt x="31" y="60"/>
                                  </a:lnTo>
                                  <a:lnTo>
                                    <a:pt x="19" y="57"/>
                                  </a:lnTo>
                                  <a:lnTo>
                                    <a:pt x="9" y="51"/>
                                  </a:lnTo>
                                  <a:lnTo>
                                    <a:pt x="3" y="41"/>
                                  </a:lnTo>
                                  <a:lnTo>
                                    <a:pt x="0" y="30"/>
                                  </a:lnTo>
                                </a:path>
                              </a:pathLst>
                            </a:custGeom>
                            <a:noFill/>
                            <a:ln w="695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6" name="docshape168"/>
                          <wps:cNvSpPr>
                            <a:spLocks/>
                          </wps:cNvSpPr>
                          <wps:spPr bwMode="auto">
                            <a:xfrm>
                              <a:off x="8412" y="1449"/>
                              <a:ext cx="17" cy="17"/>
                            </a:xfrm>
                            <a:custGeom>
                              <a:avLst/>
                              <a:gdLst>
                                <a:gd name="T0" fmla="+- 0 8412 8412"/>
                                <a:gd name="T1" fmla="*/ T0 w 17"/>
                                <a:gd name="T2" fmla="+- 0 1458 1450"/>
                                <a:gd name="T3" fmla="*/ 1458 h 17"/>
                                <a:gd name="T4" fmla="+- 0 8415 8412"/>
                                <a:gd name="T5" fmla="*/ T4 w 17"/>
                                <a:gd name="T6" fmla="+- 0 1452 1450"/>
                                <a:gd name="T7" fmla="*/ 1452 h 17"/>
                                <a:gd name="T8" fmla="+- 0 8421 8412"/>
                                <a:gd name="T9" fmla="*/ T8 w 17"/>
                                <a:gd name="T10" fmla="+- 0 1450 1450"/>
                                <a:gd name="T11" fmla="*/ 1450 h 17"/>
                                <a:gd name="T12" fmla="+- 0 8426 8412"/>
                                <a:gd name="T13" fmla="*/ T12 w 17"/>
                                <a:gd name="T14" fmla="+- 0 1452 1450"/>
                                <a:gd name="T15" fmla="*/ 1452 h 17"/>
                                <a:gd name="T16" fmla="+- 0 8429 8412"/>
                                <a:gd name="T17" fmla="*/ T16 w 17"/>
                                <a:gd name="T18" fmla="+- 0 1458 1450"/>
                                <a:gd name="T19" fmla="*/ 1458 h 17"/>
                                <a:gd name="T20" fmla="+- 0 8426 8412"/>
                                <a:gd name="T21" fmla="*/ T20 w 17"/>
                                <a:gd name="T22" fmla="+- 0 1464 1450"/>
                                <a:gd name="T23" fmla="*/ 1464 h 17"/>
                                <a:gd name="T24" fmla="+- 0 8421 8412"/>
                                <a:gd name="T25" fmla="*/ T24 w 17"/>
                                <a:gd name="T26" fmla="+- 0 1466 1450"/>
                                <a:gd name="T27" fmla="*/ 1466 h 17"/>
                                <a:gd name="T28" fmla="+- 0 8415 8412"/>
                                <a:gd name="T29" fmla="*/ T28 w 17"/>
                                <a:gd name="T30" fmla="+- 0 1464 1450"/>
                                <a:gd name="T31" fmla="*/ 1464 h 17"/>
                                <a:gd name="T32" fmla="+- 0 8412 8412"/>
                                <a:gd name="T33" fmla="*/ T32 w 17"/>
                                <a:gd name="T34" fmla="+- 0 1458 1450"/>
                                <a:gd name="T35" fmla="*/ 1458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3" y="2"/>
                                  </a:lnTo>
                                  <a:lnTo>
                                    <a:pt x="9" y="0"/>
                                  </a:lnTo>
                                  <a:lnTo>
                                    <a:pt x="14" y="2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14" y="14"/>
                                  </a:lnTo>
                                  <a:lnTo>
                                    <a:pt x="9" y="16"/>
                                  </a:lnTo>
                                  <a:lnTo>
                                    <a:pt x="3" y="14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7" name="Line 3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421" y="1458"/>
                              <a:ext cx="0" cy="215"/>
                            </a:xfrm>
                            <a:prstGeom prst="line">
                              <a:avLst/>
                            </a:pr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48" name="docshape169"/>
                          <wps:cNvSpPr>
                            <a:spLocks/>
                          </wps:cNvSpPr>
                          <wps:spPr bwMode="auto">
                            <a:xfrm>
                              <a:off x="8412" y="1665"/>
                              <a:ext cx="17" cy="17"/>
                            </a:xfrm>
                            <a:custGeom>
                              <a:avLst/>
                              <a:gdLst>
                                <a:gd name="T0" fmla="+- 0 8412 8412"/>
                                <a:gd name="T1" fmla="*/ T0 w 17"/>
                                <a:gd name="T2" fmla="+- 0 1673 1665"/>
                                <a:gd name="T3" fmla="*/ 1673 h 17"/>
                                <a:gd name="T4" fmla="+- 0 8415 8412"/>
                                <a:gd name="T5" fmla="*/ T4 w 17"/>
                                <a:gd name="T6" fmla="+- 0 1668 1665"/>
                                <a:gd name="T7" fmla="*/ 1668 h 17"/>
                                <a:gd name="T8" fmla="+- 0 8421 8412"/>
                                <a:gd name="T9" fmla="*/ T8 w 17"/>
                                <a:gd name="T10" fmla="+- 0 1665 1665"/>
                                <a:gd name="T11" fmla="*/ 1665 h 17"/>
                                <a:gd name="T12" fmla="+- 0 8426 8412"/>
                                <a:gd name="T13" fmla="*/ T12 w 17"/>
                                <a:gd name="T14" fmla="+- 0 1668 1665"/>
                                <a:gd name="T15" fmla="*/ 1668 h 17"/>
                                <a:gd name="T16" fmla="+- 0 8429 8412"/>
                                <a:gd name="T17" fmla="*/ T16 w 17"/>
                                <a:gd name="T18" fmla="+- 0 1673 1665"/>
                                <a:gd name="T19" fmla="*/ 1673 h 17"/>
                                <a:gd name="T20" fmla="+- 0 8426 8412"/>
                                <a:gd name="T21" fmla="*/ T20 w 17"/>
                                <a:gd name="T22" fmla="+- 0 1679 1665"/>
                                <a:gd name="T23" fmla="*/ 1679 h 17"/>
                                <a:gd name="T24" fmla="+- 0 8421 8412"/>
                                <a:gd name="T25" fmla="*/ T24 w 17"/>
                                <a:gd name="T26" fmla="+- 0 1682 1665"/>
                                <a:gd name="T27" fmla="*/ 1682 h 17"/>
                                <a:gd name="T28" fmla="+- 0 8415 8412"/>
                                <a:gd name="T29" fmla="*/ T28 w 17"/>
                                <a:gd name="T30" fmla="+- 0 1679 1665"/>
                                <a:gd name="T31" fmla="*/ 1679 h 17"/>
                                <a:gd name="T32" fmla="+- 0 8412 8412"/>
                                <a:gd name="T33" fmla="*/ T32 w 17"/>
                                <a:gd name="T34" fmla="+- 0 1673 1665"/>
                                <a:gd name="T35" fmla="*/ 1673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3" y="3"/>
                                  </a:lnTo>
                                  <a:lnTo>
                                    <a:pt x="9" y="0"/>
                                  </a:lnTo>
                                  <a:lnTo>
                                    <a:pt x="14" y="3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14" y="14"/>
                                  </a:lnTo>
                                  <a:lnTo>
                                    <a:pt x="9" y="17"/>
                                  </a:lnTo>
                                  <a:lnTo>
                                    <a:pt x="3" y="14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9" name="docshape170"/>
                          <wps:cNvSpPr>
                            <a:spLocks/>
                          </wps:cNvSpPr>
                          <wps:spPr bwMode="auto">
                            <a:xfrm>
                              <a:off x="8240" y="1557"/>
                              <a:ext cx="372" cy="377"/>
                            </a:xfrm>
                            <a:custGeom>
                              <a:avLst/>
                              <a:gdLst>
                                <a:gd name="T0" fmla="+- 0 8597 8240"/>
                                <a:gd name="T1" fmla="*/ T0 w 372"/>
                                <a:gd name="T2" fmla="+- 0 1935 1558"/>
                                <a:gd name="T3" fmla="*/ 1935 h 377"/>
                                <a:gd name="T4" fmla="+- 0 8597 8240"/>
                                <a:gd name="T5" fmla="*/ T4 w 372"/>
                                <a:gd name="T6" fmla="+- 0 1914 1558"/>
                                <a:gd name="T7" fmla="*/ 1914 h 377"/>
                                <a:gd name="T8" fmla="+- 0 8597 8240"/>
                                <a:gd name="T9" fmla="*/ T8 w 372"/>
                                <a:gd name="T10" fmla="+- 0 1924 1558"/>
                                <a:gd name="T11" fmla="*/ 1924 h 377"/>
                                <a:gd name="T12" fmla="+- 0 8240 8240"/>
                                <a:gd name="T13" fmla="*/ T12 w 372"/>
                                <a:gd name="T14" fmla="+- 0 1924 1558"/>
                                <a:gd name="T15" fmla="*/ 1924 h 377"/>
                                <a:gd name="T16" fmla="+- 0 8240 8240"/>
                                <a:gd name="T17" fmla="*/ T16 w 372"/>
                                <a:gd name="T18" fmla="+- 0 1935 1558"/>
                                <a:gd name="T19" fmla="*/ 1935 h 377"/>
                                <a:gd name="T20" fmla="+- 0 8240 8240"/>
                                <a:gd name="T21" fmla="*/ T20 w 372"/>
                                <a:gd name="T22" fmla="+- 0 1914 1558"/>
                                <a:gd name="T23" fmla="*/ 1914 h 377"/>
                                <a:gd name="T24" fmla="+- 0 8599 8240"/>
                                <a:gd name="T25" fmla="*/ T24 w 372"/>
                                <a:gd name="T26" fmla="+- 0 1840 1558"/>
                                <a:gd name="T27" fmla="*/ 1840 h 377"/>
                                <a:gd name="T28" fmla="+- 0 8599 8240"/>
                                <a:gd name="T29" fmla="*/ T28 w 372"/>
                                <a:gd name="T30" fmla="+- 0 1818 1558"/>
                                <a:gd name="T31" fmla="*/ 1818 h 377"/>
                                <a:gd name="T32" fmla="+- 0 8599 8240"/>
                                <a:gd name="T33" fmla="*/ T32 w 372"/>
                                <a:gd name="T34" fmla="+- 0 1829 1558"/>
                                <a:gd name="T35" fmla="*/ 1829 h 377"/>
                                <a:gd name="T36" fmla="+- 0 8242 8240"/>
                                <a:gd name="T37" fmla="*/ T36 w 372"/>
                                <a:gd name="T38" fmla="+- 0 1829 1558"/>
                                <a:gd name="T39" fmla="*/ 1829 h 377"/>
                                <a:gd name="T40" fmla="+- 0 8242 8240"/>
                                <a:gd name="T41" fmla="*/ T40 w 372"/>
                                <a:gd name="T42" fmla="+- 0 1840 1558"/>
                                <a:gd name="T43" fmla="*/ 1840 h 377"/>
                                <a:gd name="T44" fmla="+- 0 8242 8240"/>
                                <a:gd name="T45" fmla="*/ T44 w 372"/>
                                <a:gd name="T46" fmla="+- 0 1818 1558"/>
                                <a:gd name="T47" fmla="*/ 1818 h 377"/>
                                <a:gd name="T48" fmla="+- 0 8612 8240"/>
                                <a:gd name="T49" fmla="*/ T48 w 372"/>
                                <a:gd name="T50" fmla="+- 0 1579 1558"/>
                                <a:gd name="T51" fmla="*/ 1579 h 377"/>
                                <a:gd name="T52" fmla="+- 0 8612 8240"/>
                                <a:gd name="T53" fmla="*/ T52 w 372"/>
                                <a:gd name="T54" fmla="+- 0 1558 1558"/>
                                <a:gd name="T55" fmla="*/ 1558 h 377"/>
                                <a:gd name="T56" fmla="+- 0 8612 8240"/>
                                <a:gd name="T57" fmla="*/ T56 w 372"/>
                                <a:gd name="T58" fmla="+- 0 1569 1558"/>
                                <a:gd name="T59" fmla="*/ 1569 h 377"/>
                                <a:gd name="T60" fmla="+- 0 8242 8240"/>
                                <a:gd name="T61" fmla="*/ T60 w 372"/>
                                <a:gd name="T62" fmla="+- 0 1569 1558"/>
                                <a:gd name="T63" fmla="*/ 1569 h 377"/>
                                <a:gd name="T64" fmla="+- 0 8242 8240"/>
                                <a:gd name="T65" fmla="*/ T64 w 372"/>
                                <a:gd name="T66" fmla="+- 0 1579 1558"/>
                                <a:gd name="T67" fmla="*/ 1579 h 377"/>
                                <a:gd name="T68" fmla="+- 0 8242 8240"/>
                                <a:gd name="T69" fmla="*/ T68 w 372"/>
                                <a:gd name="T70" fmla="+- 0 1558 1558"/>
                                <a:gd name="T71" fmla="*/ 1558 h 3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372" h="377">
                                  <a:moveTo>
                                    <a:pt x="357" y="377"/>
                                  </a:moveTo>
                                  <a:lnTo>
                                    <a:pt x="357" y="356"/>
                                  </a:lnTo>
                                  <a:moveTo>
                                    <a:pt x="357" y="366"/>
                                  </a:moveTo>
                                  <a:lnTo>
                                    <a:pt x="0" y="366"/>
                                  </a:lnTo>
                                  <a:moveTo>
                                    <a:pt x="0" y="377"/>
                                  </a:moveTo>
                                  <a:lnTo>
                                    <a:pt x="0" y="356"/>
                                  </a:lnTo>
                                  <a:moveTo>
                                    <a:pt x="359" y="282"/>
                                  </a:moveTo>
                                  <a:lnTo>
                                    <a:pt x="359" y="260"/>
                                  </a:lnTo>
                                  <a:moveTo>
                                    <a:pt x="359" y="271"/>
                                  </a:moveTo>
                                  <a:lnTo>
                                    <a:pt x="2" y="271"/>
                                  </a:lnTo>
                                  <a:moveTo>
                                    <a:pt x="2" y="282"/>
                                  </a:moveTo>
                                  <a:lnTo>
                                    <a:pt x="2" y="260"/>
                                  </a:lnTo>
                                  <a:moveTo>
                                    <a:pt x="372" y="21"/>
                                  </a:moveTo>
                                  <a:lnTo>
                                    <a:pt x="372" y="0"/>
                                  </a:lnTo>
                                  <a:moveTo>
                                    <a:pt x="372" y="11"/>
                                  </a:moveTo>
                                  <a:lnTo>
                                    <a:pt x="2" y="11"/>
                                  </a:lnTo>
                                  <a:moveTo>
                                    <a:pt x="2" y="21"/>
                                  </a:moveTo>
                                  <a:lnTo>
                                    <a:pt x="2" y="0"/>
                                  </a:lnTo>
                                </a:path>
                              </a:pathLst>
                            </a:cu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0" name="docshape171"/>
                          <wps:cNvSpPr>
                            <a:spLocks/>
                          </wps:cNvSpPr>
                          <wps:spPr bwMode="auto">
                            <a:xfrm>
                              <a:off x="8045" y="2097"/>
                              <a:ext cx="61" cy="61"/>
                            </a:xfrm>
                            <a:custGeom>
                              <a:avLst/>
                              <a:gdLst>
                                <a:gd name="T0" fmla="+- 0 8076 8046"/>
                                <a:gd name="T1" fmla="*/ T0 w 61"/>
                                <a:gd name="T2" fmla="+- 0 2098 2098"/>
                                <a:gd name="T3" fmla="*/ 2098 h 61"/>
                                <a:gd name="T4" fmla="+- 0 8064 8046"/>
                                <a:gd name="T5" fmla="*/ T4 w 61"/>
                                <a:gd name="T6" fmla="+- 0 2100 2098"/>
                                <a:gd name="T7" fmla="*/ 2100 h 61"/>
                                <a:gd name="T8" fmla="+- 0 8054 8046"/>
                                <a:gd name="T9" fmla="*/ T8 w 61"/>
                                <a:gd name="T10" fmla="+- 0 2107 2098"/>
                                <a:gd name="T11" fmla="*/ 2107 h 61"/>
                                <a:gd name="T12" fmla="+- 0 8048 8046"/>
                                <a:gd name="T13" fmla="*/ T12 w 61"/>
                                <a:gd name="T14" fmla="+- 0 2116 2098"/>
                                <a:gd name="T15" fmla="*/ 2116 h 61"/>
                                <a:gd name="T16" fmla="+- 0 8046 8046"/>
                                <a:gd name="T17" fmla="*/ T16 w 61"/>
                                <a:gd name="T18" fmla="+- 0 2128 2098"/>
                                <a:gd name="T19" fmla="*/ 2128 h 61"/>
                                <a:gd name="T20" fmla="+- 0 8048 8046"/>
                                <a:gd name="T21" fmla="*/ T20 w 61"/>
                                <a:gd name="T22" fmla="+- 0 2140 2098"/>
                                <a:gd name="T23" fmla="*/ 2140 h 61"/>
                                <a:gd name="T24" fmla="+- 0 8054 8046"/>
                                <a:gd name="T25" fmla="*/ T24 w 61"/>
                                <a:gd name="T26" fmla="+- 0 2149 2098"/>
                                <a:gd name="T27" fmla="*/ 2149 h 61"/>
                                <a:gd name="T28" fmla="+- 0 8064 8046"/>
                                <a:gd name="T29" fmla="*/ T28 w 61"/>
                                <a:gd name="T30" fmla="+- 0 2156 2098"/>
                                <a:gd name="T31" fmla="*/ 2156 h 61"/>
                                <a:gd name="T32" fmla="+- 0 8076 8046"/>
                                <a:gd name="T33" fmla="*/ T32 w 61"/>
                                <a:gd name="T34" fmla="+- 0 2158 2098"/>
                                <a:gd name="T35" fmla="*/ 2158 h 61"/>
                                <a:gd name="T36" fmla="+- 0 8087 8046"/>
                                <a:gd name="T37" fmla="*/ T36 w 61"/>
                                <a:gd name="T38" fmla="+- 0 2156 2098"/>
                                <a:gd name="T39" fmla="*/ 2156 h 61"/>
                                <a:gd name="T40" fmla="+- 0 8097 8046"/>
                                <a:gd name="T41" fmla="*/ T40 w 61"/>
                                <a:gd name="T42" fmla="+- 0 2149 2098"/>
                                <a:gd name="T43" fmla="*/ 2149 h 61"/>
                                <a:gd name="T44" fmla="+- 0 8103 8046"/>
                                <a:gd name="T45" fmla="*/ T44 w 61"/>
                                <a:gd name="T46" fmla="+- 0 2140 2098"/>
                                <a:gd name="T47" fmla="*/ 2140 h 61"/>
                                <a:gd name="T48" fmla="+- 0 8106 8046"/>
                                <a:gd name="T49" fmla="*/ T48 w 61"/>
                                <a:gd name="T50" fmla="+- 0 2128 2098"/>
                                <a:gd name="T51" fmla="*/ 2128 h 61"/>
                                <a:gd name="T52" fmla="+- 0 8103 8046"/>
                                <a:gd name="T53" fmla="*/ T52 w 61"/>
                                <a:gd name="T54" fmla="+- 0 2116 2098"/>
                                <a:gd name="T55" fmla="*/ 2116 h 61"/>
                                <a:gd name="T56" fmla="+- 0 8097 8046"/>
                                <a:gd name="T57" fmla="*/ T56 w 61"/>
                                <a:gd name="T58" fmla="+- 0 2107 2098"/>
                                <a:gd name="T59" fmla="*/ 2107 h 61"/>
                                <a:gd name="T60" fmla="+- 0 8087 8046"/>
                                <a:gd name="T61" fmla="*/ T60 w 61"/>
                                <a:gd name="T62" fmla="+- 0 2100 2098"/>
                                <a:gd name="T63" fmla="*/ 2100 h 61"/>
                                <a:gd name="T64" fmla="+- 0 8076 8046"/>
                                <a:gd name="T65" fmla="*/ T64 w 61"/>
                                <a:gd name="T66" fmla="+- 0 2098 2098"/>
                                <a:gd name="T67" fmla="*/ 2098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30" y="0"/>
                                  </a:moveTo>
                                  <a:lnTo>
                                    <a:pt x="18" y="2"/>
                                  </a:lnTo>
                                  <a:lnTo>
                                    <a:pt x="8" y="9"/>
                                  </a:lnTo>
                                  <a:lnTo>
                                    <a:pt x="2" y="18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8" y="51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30" y="60"/>
                                  </a:lnTo>
                                  <a:lnTo>
                                    <a:pt x="41" y="58"/>
                                  </a:lnTo>
                                  <a:lnTo>
                                    <a:pt x="51" y="51"/>
                                  </a:lnTo>
                                  <a:lnTo>
                                    <a:pt x="57" y="42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7" y="18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41" y="2"/>
                                  </a:lnTo>
                                  <a:lnTo>
                                    <a:pt x="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1" name="docshape172"/>
                          <wps:cNvSpPr>
                            <a:spLocks/>
                          </wps:cNvSpPr>
                          <wps:spPr bwMode="auto">
                            <a:xfrm>
                              <a:off x="8045" y="2097"/>
                              <a:ext cx="61" cy="61"/>
                            </a:xfrm>
                            <a:custGeom>
                              <a:avLst/>
                              <a:gdLst>
                                <a:gd name="T0" fmla="+- 0 8046 8046"/>
                                <a:gd name="T1" fmla="*/ T0 w 61"/>
                                <a:gd name="T2" fmla="+- 0 2128 2098"/>
                                <a:gd name="T3" fmla="*/ 2128 h 61"/>
                                <a:gd name="T4" fmla="+- 0 8048 8046"/>
                                <a:gd name="T5" fmla="*/ T4 w 61"/>
                                <a:gd name="T6" fmla="+- 0 2116 2098"/>
                                <a:gd name="T7" fmla="*/ 2116 h 61"/>
                                <a:gd name="T8" fmla="+- 0 8054 8046"/>
                                <a:gd name="T9" fmla="*/ T8 w 61"/>
                                <a:gd name="T10" fmla="+- 0 2107 2098"/>
                                <a:gd name="T11" fmla="*/ 2107 h 61"/>
                                <a:gd name="T12" fmla="+- 0 8064 8046"/>
                                <a:gd name="T13" fmla="*/ T12 w 61"/>
                                <a:gd name="T14" fmla="+- 0 2100 2098"/>
                                <a:gd name="T15" fmla="*/ 2100 h 61"/>
                                <a:gd name="T16" fmla="+- 0 8076 8046"/>
                                <a:gd name="T17" fmla="*/ T16 w 61"/>
                                <a:gd name="T18" fmla="+- 0 2098 2098"/>
                                <a:gd name="T19" fmla="*/ 2098 h 61"/>
                                <a:gd name="T20" fmla="+- 0 8087 8046"/>
                                <a:gd name="T21" fmla="*/ T20 w 61"/>
                                <a:gd name="T22" fmla="+- 0 2100 2098"/>
                                <a:gd name="T23" fmla="*/ 2100 h 61"/>
                                <a:gd name="T24" fmla="+- 0 8097 8046"/>
                                <a:gd name="T25" fmla="*/ T24 w 61"/>
                                <a:gd name="T26" fmla="+- 0 2107 2098"/>
                                <a:gd name="T27" fmla="*/ 2107 h 61"/>
                                <a:gd name="T28" fmla="+- 0 8103 8046"/>
                                <a:gd name="T29" fmla="*/ T28 w 61"/>
                                <a:gd name="T30" fmla="+- 0 2116 2098"/>
                                <a:gd name="T31" fmla="*/ 2116 h 61"/>
                                <a:gd name="T32" fmla="+- 0 8106 8046"/>
                                <a:gd name="T33" fmla="*/ T32 w 61"/>
                                <a:gd name="T34" fmla="+- 0 2128 2098"/>
                                <a:gd name="T35" fmla="*/ 2128 h 61"/>
                                <a:gd name="T36" fmla="+- 0 8103 8046"/>
                                <a:gd name="T37" fmla="*/ T36 w 61"/>
                                <a:gd name="T38" fmla="+- 0 2140 2098"/>
                                <a:gd name="T39" fmla="*/ 2140 h 61"/>
                                <a:gd name="T40" fmla="+- 0 8097 8046"/>
                                <a:gd name="T41" fmla="*/ T40 w 61"/>
                                <a:gd name="T42" fmla="+- 0 2149 2098"/>
                                <a:gd name="T43" fmla="*/ 2149 h 61"/>
                                <a:gd name="T44" fmla="+- 0 8087 8046"/>
                                <a:gd name="T45" fmla="*/ T44 w 61"/>
                                <a:gd name="T46" fmla="+- 0 2156 2098"/>
                                <a:gd name="T47" fmla="*/ 2156 h 61"/>
                                <a:gd name="T48" fmla="+- 0 8076 8046"/>
                                <a:gd name="T49" fmla="*/ T48 w 61"/>
                                <a:gd name="T50" fmla="+- 0 2158 2098"/>
                                <a:gd name="T51" fmla="*/ 2158 h 61"/>
                                <a:gd name="T52" fmla="+- 0 8064 8046"/>
                                <a:gd name="T53" fmla="*/ T52 w 61"/>
                                <a:gd name="T54" fmla="+- 0 2156 2098"/>
                                <a:gd name="T55" fmla="*/ 2156 h 61"/>
                                <a:gd name="T56" fmla="+- 0 8054 8046"/>
                                <a:gd name="T57" fmla="*/ T56 w 61"/>
                                <a:gd name="T58" fmla="+- 0 2149 2098"/>
                                <a:gd name="T59" fmla="*/ 2149 h 61"/>
                                <a:gd name="T60" fmla="+- 0 8048 8046"/>
                                <a:gd name="T61" fmla="*/ T60 w 61"/>
                                <a:gd name="T62" fmla="+- 0 2140 2098"/>
                                <a:gd name="T63" fmla="*/ 2140 h 61"/>
                                <a:gd name="T64" fmla="+- 0 8046 8046"/>
                                <a:gd name="T65" fmla="*/ T64 w 61"/>
                                <a:gd name="T66" fmla="+- 0 2128 2098"/>
                                <a:gd name="T67" fmla="*/ 2128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0" y="30"/>
                                  </a:moveTo>
                                  <a:lnTo>
                                    <a:pt x="2" y="18"/>
                                  </a:lnTo>
                                  <a:lnTo>
                                    <a:pt x="8" y="9"/>
                                  </a:lnTo>
                                  <a:lnTo>
                                    <a:pt x="18" y="2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41" y="2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7" y="18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7" y="42"/>
                                  </a:lnTo>
                                  <a:lnTo>
                                    <a:pt x="51" y="51"/>
                                  </a:lnTo>
                                  <a:lnTo>
                                    <a:pt x="41" y="58"/>
                                  </a:lnTo>
                                  <a:lnTo>
                                    <a:pt x="30" y="60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8" y="51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0" y="30"/>
                                  </a:lnTo>
                                </a:path>
                              </a:pathLst>
                            </a:custGeom>
                            <a:noFill/>
                            <a:ln w="695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2" name="docshape173"/>
                          <wps:cNvSpPr>
                            <a:spLocks/>
                          </wps:cNvSpPr>
                          <wps:spPr bwMode="auto">
                            <a:xfrm>
                              <a:off x="8045" y="2008"/>
                              <a:ext cx="61" cy="61"/>
                            </a:xfrm>
                            <a:custGeom>
                              <a:avLst/>
                              <a:gdLst>
                                <a:gd name="T0" fmla="+- 0 8076 8046"/>
                                <a:gd name="T1" fmla="*/ T0 w 61"/>
                                <a:gd name="T2" fmla="+- 0 2008 2008"/>
                                <a:gd name="T3" fmla="*/ 2008 h 61"/>
                                <a:gd name="T4" fmla="+- 0 8064 8046"/>
                                <a:gd name="T5" fmla="*/ T4 w 61"/>
                                <a:gd name="T6" fmla="+- 0 2011 2008"/>
                                <a:gd name="T7" fmla="*/ 2011 h 61"/>
                                <a:gd name="T8" fmla="+- 0 8054 8046"/>
                                <a:gd name="T9" fmla="*/ T8 w 61"/>
                                <a:gd name="T10" fmla="+- 0 2017 2008"/>
                                <a:gd name="T11" fmla="*/ 2017 h 61"/>
                                <a:gd name="T12" fmla="+- 0 8048 8046"/>
                                <a:gd name="T13" fmla="*/ T12 w 61"/>
                                <a:gd name="T14" fmla="+- 0 2027 2008"/>
                                <a:gd name="T15" fmla="*/ 2027 h 61"/>
                                <a:gd name="T16" fmla="+- 0 8046 8046"/>
                                <a:gd name="T17" fmla="*/ T16 w 61"/>
                                <a:gd name="T18" fmla="+- 0 2038 2008"/>
                                <a:gd name="T19" fmla="*/ 2038 h 61"/>
                                <a:gd name="T20" fmla="+- 0 8048 8046"/>
                                <a:gd name="T21" fmla="*/ T20 w 61"/>
                                <a:gd name="T22" fmla="+- 0 2050 2008"/>
                                <a:gd name="T23" fmla="*/ 2050 h 61"/>
                                <a:gd name="T24" fmla="+- 0 8054 8046"/>
                                <a:gd name="T25" fmla="*/ T24 w 61"/>
                                <a:gd name="T26" fmla="+- 0 2060 2008"/>
                                <a:gd name="T27" fmla="*/ 2060 h 61"/>
                                <a:gd name="T28" fmla="+- 0 8064 8046"/>
                                <a:gd name="T29" fmla="*/ T28 w 61"/>
                                <a:gd name="T30" fmla="+- 0 2066 2008"/>
                                <a:gd name="T31" fmla="*/ 2066 h 61"/>
                                <a:gd name="T32" fmla="+- 0 8076 8046"/>
                                <a:gd name="T33" fmla="*/ T32 w 61"/>
                                <a:gd name="T34" fmla="+- 0 2068 2008"/>
                                <a:gd name="T35" fmla="*/ 2068 h 61"/>
                                <a:gd name="T36" fmla="+- 0 8087 8046"/>
                                <a:gd name="T37" fmla="*/ T36 w 61"/>
                                <a:gd name="T38" fmla="+- 0 2066 2008"/>
                                <a:gd name="T39" fmla="*/ 2066 h 61"/>
                                <a:gd name="T40" fmla="+- 0 8097 8046"/>
                                <a:gd name="T41" fmla="*/ T40 w 61"/>
                                <a:gd name="T42" fmla="+- 0 2060 2008"/>
                                <a:gd name="T43" fmla="*/ 2060 h 61"/>
                                <a:gd name="T44" fmla="+- 0 8103 8046"/>
                                <a:gd name="T45" fmla="*/ T44 w 61"/>
                                <a:gd name="T46" fmla="+- 0 2050 2008"/>
                                <a:gd name="T47" fmla="*/ 2050 h 61"/>
                                <a:gd name="T48" fmla="+- 0 8106 8046"/>
                                <a:gd name="T49" fmla="*/ T48 w 61"/>
                                <a:gd name="T50" fmla="+- 0 2038 2008"/>
                                <a:gd name="T51" fmla="*/ 2038 h 61"/>
                                <a:gd name="T52" fmla="+- 0 8103 8046"/>
                                <a:gd name="T53" fmla="*/ T52 w 61"/>
                                <a:gd name="T54" fmla="+- 0 2027 2008"/>
                                <a:gd name="T55" fmla="*/ 2027 h 61"/>
                                <a:gd name="T56" fmla="+- 0 8097 8046"/>
                                <a:gd name="T57" fmla="*/ T56 w 61"/>
                                <a:gd name="T58" fmla="+- 0 2017 2008"/>
                                <a:gd name="T59" fmla="*/ 2017 h 61"/>
                                <a:gd name="T60" fmla="+- 0 8087 8046"/>
                                <a:gd name="T61" fmla="*/ T60 w 61"/>
                                <a:gd name="T62" fmla="+- 0 2011 2008"/>
                                <a:gd name="T63" fmla="*/ 2011 h 61"/>
                                <a:gd name="T64" fmla="+- 0 8076 8046"/>
                                <a:gd name="T65" fmla="*/ T64 w 61"/>
                                <a:gd name="T66" fmla="+- 0 2008 2008"/>
                                <a:gd name="T67" fmla="*/ 2008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30" y="0"/>
                                  </a:moveTo>
                                  <a:lnTo>
                                    <a:pt x="18" y="3"/>
                                  </a:lnTo>
                                  <a:lnTo>
                                    <a:pt x="8" y="9"/>
                                  </a:lnTo>
                                  <a:lnTo>
                                    <a:pt x="2" y="19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8" y="52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30" y="60"/>
                                  </a:lnTo>
                                  <a:lnTo>
                                    <a:pt x="41" y="58"/>
                                  </a:lnTo>
                                  <a:lnTo>
                                    <a:pt x="51" y="52"/>
                                  </a:lnTo>
                                  <a:lnTo>
                                    <a:pt x="57" y="42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7" y="19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41" y="3"/>
                                  </a:lnTo>
                                  <a:lnTo>
                                    <a:pt x="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3" name="docshape174"/>
                          <wps:cNvSpPr>
                            <a:spLocks/>
                          </wps:cNvSpPr>
                          <wps:spPr bwMode="auto">
                            <a:xfrm>
                              <a:off x="8045" y="2008"/>
                              <a:ext cx="61" cy="61"/>
                            </a:xfrm>
                            <a:custGeom>
                              <a:avLst/>
                              <a:gdLst>
                                <a:gd name="T0" fmla="+- 0 8046 8046"/>
                                <a:gd name="T1" fmla="*/ T0 w 61"/>
                                <a:gd name="T2" fmla="+- 0 2038 2008"/>
                                <a:gd name="T3" fmla="*/ 2038 h 61"/>
                                <a:gd name="T4" fmla="+- 0 8048 8046"/>
                                <a:gd name="T5" fmla="*/ T4 w 61"/>
                                <a:gd name="T6" fmla="+- 0 2027 2008"/>
                                <a:gd name="T7" fmla="*/ 2027 h 61"/>
                                <a:gd name="T8" fmla="+- 0 8054 8046"/>
                                <a:gd name="T9" fmla="*/ T8 w 61"/>
                                <a:gd name="T10" fmla="+- 0 2017 2008"/>
                                <a:gd name="T11" fmla="*/ 2017 h 61"/>
                                <a:gd name="T12" fmla="+- 0 8064 8046"/>
                                <a:gd name="T13" fmla="*/ T12 w 61"/>
                                <a:gd name="T14" fmla="+- 0 2011 2008"/>
                                <a:gd name="T15" fmla="*/ 2011 h 61"/>
                                <a:gd name="T16" fmla="+- 0 8076 8046"/>
                                <a:gd name="T17" fmla="*/ T16 w 61"/>
                                <a:gd name="T18" fmla="+- 0 2008 2008"/>
                                <a:gd name="T19" fmla="*/ 2008 h 61"/>
                                <a:gd name="T20" fmla="+- 0 8087 8046"/>
                                <a:gd name="T21" fmla="*/ T20 w 61"/>
                                <a:gd name="T22" fmla="+- 0 2011 2008"/>
                                <a:gd name="T23" fmla="*/ 2011 h 61"/>
                                <a:gd name="T24" fmla="+- 0 8097 8046"/>
                                <a:gd name="T25" fmla="*/ T24 w 61"/>
                                <a:gd name="T26" fmla="+- 0 2017 2008"/>
                                <a:gd name="T27" fmla="*/ 2017 h 61"/>
                                <a:gd name="T28" fmla="+- 0 8103 8046"/>
                                <a:gd name="T29" fmla="*/ T28 w 61"/>
                                <a:gd name="T30" fmla="+- 0 2027 2008"/>
                                <a:gd name="T31" fmla="*/ 2027 h 61"/>
                                <a:gd name="T32" fmla="+- 0 8106 8046"/>
                                <a:gd name="T33" fmla="*/ T32 w 61"/>
                                <a:gd name="T34" fmla="+- 0 2038 2008"/>
                                <a:gd name="T35" fmla="*/ 2038 h 61"/>
                                <a:gd name="T36" fmla="+- 0 8103 8046"/>
                                <a:gd name="T37" fmla="*/ T36 w 61"/>
                                <a:gd name="T38" fmla="+- 0 2050 2008"/>
                                <a:gd name="T39" fmla="*/ 2050 h 61"/>
                                <a:gd name="T40" fmla="+- 0 8097 8046"/>
                                <a:gd name="T41" fmla="*/ T40 w 61"/>
                                <a:gd name="T42" fmla="+- 0 2060 2008"/>
                                <a:gd name="T43" fmla="*/ 2060 h 61"/>
                                <a:gd name="T44" fmla="+- 0 8087 8046"/>
                                <a:gd name="T45" fmla="*/ T44 w 61"/>
                                <a:gd name="T46" fmla="+- 0 2066 2008"/>
                                <a:gd name="T47" fmla="*/ 2066 h 61"/>
                                <a:gd name="T48" fmla="+- 0 8076 8046"/>
                                <a:gd name="T49" fmla="*/ T48 w 61"/>
                                <a:gd name="T50" fmla="+- 0 2068 2008"/>
                                <a:gd name="T51" fmla="*/ 2068 h 61"/>
                                <a:gd name="T52" fmla="+- 0 8064 8046"/>
                                <a:gd name="T53" fmla="*/ T52 w 61"/>
                                <a:gd name="T54" fmla="+- 0 2066 2008"/>
                                <a:gd name="T55" fmla="*/ 2066 h 61"/>
                                <a:gd name="T56" fmla="+- 0 8054 8046"/>
                                <a:gd name="T57" fmla="*/ T56 w 61"/>
                                <a:gd name="T58" fmla="+- 0 2060 2008"/>
                                <a:gd name="T59" fmla="*/ 2060 h 61"/>
                                <a:gd name="T60" fmla="+- 0 8048 8046"/>
                                <a:gd name="T61" fmla="*/ T60 w 61"/>
                                <a:gd name="T62" fmla="+- 0 2050 2008"/>
                                <a:gd name="T63" fmla="*/ 2050 h 61"/>
                                <a:gd name="T64" fmla="+- 0 8046 8046"/>
                                <a:gd name="T65" fmla="*/ T64 w 61"/>
                                <a:gd name="T66" fmla="+- 0 2038 2008"/>
                                <a:gd name="T67" fmla="*/ 2038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0" y="30"/>
                                  </a:moveTo>
                                  <a:lnTo>
                                    <a:pt x="2" y="19"/>
                                  </a:lnTo>
                                  <a:lnTo>
                                    <a:pt x="8" y="9"/>
                                  </a:lnTo>
                                  <a:lnTo>
                                    <a:pt x="18" y="3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41" y="3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7" y="19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7" y="42"/>
                                  </a:lnTo>
                                  <a:lnTo>
                                    <a:pt x="51" y="52"/>
                                  </a:lnTo>
                                  <a:lnTo>
                                    <a:pt x="41" y="58"/>
                                  </a:lnTo>
                                  <a:lnTo>
                                    <a:pt x="30" y="60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8" y="52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0" y="30"/>
                                  </a:lnTo>
                                </a:path>
                              </a:pathLst>
                            </a:custGeom>
                            <a:noFill/>
                            <a:ln w="695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4" name="docshape175"/>
                          <wps:cNvSpPr>
                            <a:spLocks/>
                          </wps:cNvSpPr>
                          <wps:spPr bwMode="auto">
                            <a:xfrm>
                              <a:off x="8045" y="1870"/>
                              <a:ext cx="61" cy="61"/>
                            </a:xfrm>
                            <a:custGeom>
                              <a:avLst/>
                              <a:gdLst>
                                <a:gd name="T0" fmla="+- 0 8076 8046"/>
                                <a:gd name="T1" fmla="*/ T0 w 61"/>
                                <a:gd name="T2" fmla="+- 0 1870 1870"/>
                                <a:gd name="T3" fmla="*/ 1870 h 61"/>
                                <a:gd name="T4" fmla="+- 0 8064 8046"/>
                                <a:gd name="T5" fmla="*/ T4 w 61"/>
                                <a:gd name="T6" fmla="+- 0 1873 1870"/>
                                <a:gd name="T7" fmla="*/ 1873 h 61"/>
                                <a:gd name="T8" fmla="+- 0 8055 8046"/>
                                <a:gd name="T9" fmla="*/ T8 w 61"/>
                                <a:gd name="T10" fmla="+- 0 1879 1870"/>
                                <a:gd name="T11" fmla="*/ 1879 h 61"/>
                                <a:gd name="T12" fmla="+- 0 8048 8046"/>
                                <a:gd name="T13" fmla="*/ T12 w 61"/>
                                <a:gd name="T14" fmla="+- 0 1889 1870"/>
                                <a:gd name="T15" fmla="*/ 1889 h 61"/>
                                <a:gd name="T16" fmla="+- 0 8046 8046"/>
                                <a:gd name="T17" fmla="*/ T16 w 61"/>
                                <a:gd name="T18" fmla="+- 0 1900 1870"/>
                                <a:gd name="T19" fmla="*/ 1900 h 61"/>
                                <a:gd name="T20" fmla="+- 0 8048 8046"/>
                                <a:gd name="T21" fmla="*/ T20 w 61"/>
                                <a:gd name="T22" fmla="+- 0 1912 1870"/>
                                <a:gd name="T23" fmla="*/ 1912 h 61"/>
                                <a:gd name="T24" fmla="+- 0 8055 8046"/>
                                <a:gd name="T25" fmla="*/ T24 w 61"/>
                                <a:gd name="T26" fmla="+- 0 1922 1870"/>
                                <a:gd name="T27" fmla="*/ 1922 h 61"/>
                                <a:gd name="T28" fmla="+- 0 8064 8046"/>
                                <a:gd name="T29" fmla="*/ T28 w 61"/>
                                <a:gd name="T30" fmla="+- 0 1928 1870"/>
                                <a:gd name="T31" fmla="*/ 1928 h 61"/>
                                <a:gd name="T32" fmla="+- 0 8076 8046"/>
                                <a:gd name="T33" fmla="*/ T32 w 61"/>
                                <a:gd name="T34" fmla="+- 0 1931 1870"/>
                                <a:gd name="T35" fmla="*/ 1931 h 61"/>
                                <a:gd name="T36" fmla="+- 0 8088 8046"/>
                                <a:gd name="T37" fmla="*/ T36 w 61"/>
                                <a:gd name="T38" fmla="+- 0 1928 1870"/>
                                <a:gd name="T39" fmla="*/ 1928 h 61"/>
                                <a:gd name="T40" fmla="+- 0 8097 8046"/>
                                <a:gd name="T41" fmla="*/ T40 w 61"/>
                                <a:gd name="T42" fmla="+- 0 1922 1870"/>
                                <a:gd name="T43" fmla="*/ 1922 h 61"/>
                                <a:gd name="T44" fmla="+- 0 8104 8046"/>
                                <a:gd name="T45" fmla="*/ T44 w 61"/>
                                <a:gd name="T46" fmla="+- 0 1912 1870"/>
                                <a:gd name="T47" fmla="*/ 1912 h 61"/>
                                <a:gd name="T48" fmla="+- 0 8106 8046"/>
                                <a:gd name="T49" fmla="*/ T48 w 61"/>
                                <a:gd name="T50" fmla="+- 0 1900 1870"/>
                                <a:gd name="T51" fmla="*/ 1900 h 61"/>
                                <a:gd name="T52" fmla="+- 0 8104 8046"/>
                                <a:gd name="T53" fmla="*/ T52 w 61"/>
                                <a:gd name="T54" fmla="+- 0 1889 1870"/>
                                <a:gd name="T55" fmla="*/ 1889 h 61"/>
                                <a:gd name="T56" fmla="+- 0 8097 8046"/>
                                <a:gd name="T57" fmla="*/ T56 w 61"/>
                                <a:gd name="T58" fmla="+- 0 1879 1870"/>
                                <a:gd name="T59" fmla="*/ 1879 h 61"/>
                                <a:gd name="T60" fmla="+- 0 8088 8046"/>
                                <a:gd name="T61" fmla="*/ T60 w 61"/>
                                <a:gd name="T62" fmla="+- 0 1873 1870"/>
                                <a:gd name="T63" fmla="*/ 1873 h 61"/>
                                <a:gd name="T64" fmla="+- 0 8076 8046"/>
                                <a:gd name="T65" fmla="*/ T64 w 61"/>
                                <a:gd name="T66" fmla="+- 0 1870 1870"/>
                                <a:gd name="T67" fmla="*/ 1870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30" y="0"/>
                                  </a:moveTo>
                                  <a:lnTo>
                                    <a:pt x="18" y="3"/>
                                  </a:lnTo>
                                  <a:lnTo>
                                    <a:pt x="9" y="9"/>
                                  </a:lnTo>
                                  <a:lnTo>
                                    <a:pt x="2" y="19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9" y="52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30" y="61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51" y="52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8" y="19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42" y="3"/>
                                  </a:lnTo>
                                  <a:lnTo>
                                    <a:pt x="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5" name="docshape176"/>
                          <wps:cNvSpPr>
                            <a:spLocks/>
                          </wps:cNvSpPr>
                          <wps:spPr bwMode="auto">
                            <a:xfrm>
                              <a:off x="8045" y="1870"/>
                              <a:ext cx="61" cy="61"/>
                            </a:xfrm>
                            <a:custGeom>
                              <a:avLst/>
                              <a:gdLst>
                                <a:gd name="T0" fmla="+- 0 8046 8046"/>
                                <a:gd name="T1" fmla="*/ T0 w 61"/>
                                <a:gd name="T2" fmla="+- 0 1900 1870"/>
                                <a:gd name="T3" fmla="*/ 1900 h 61"/>
                                <a:gd name="T4" fmla="+- 0 8048 8046"/>
                                <a:gd name="T5" fmla="*/ T4 w 61"/>
                                <a:gd name="T6" fmla="+- 0 1889 1870"/>
                                <a:gd name="T7" fmla="*/ 1889 h 61"/>
                                <a:gd name="T8" fmla="+- 0 8055 8046"/>
                                <a:gd name="T9" fmla="*/ T8 w 61"/>
                                <a:gd name="T10" fmla="+- 0 1879 1870"/>
                                <a:gd name="T11" fmla="*/ 1879 h 61"/>
                                <a:gd name="T12" fmla="+- 0 8064 8046"/>
                                <a:gd name="T13" fmla="*/ T12 w 61"/>
                                <a:gd name="T14" fmla="+- 0 1873 1870"/>
                                <a:gd name="T15" fmla="*/ 1873 h 61"/>
                                <a:gd name="T16" fmla="+- 0 8076 8046"/>
                                <a:gd name="T17" fmla="*/ T16 w 61"/>
                                <a:gd name="T18" fmla="+- 0 1870 1870"/>
                                <a:gd name="T19" fmla="*/ 1870 h 61"/>
                                <a:gd name="T20" fmla="+- 0 8088 8046"/>
                                <a:gd name="T21" fmla="*/ T20 w 61"/>
                                <a:gd name="T22" fmla="+- 0 1873 1870"/>
                                <a:gd name="T23" fmla="*/ 1873 h 61"/>
                                <a:gd name="T24" fmla="+- 0 8097 8046"/>
                                <a:gd name="T25" fmla="*/ T24 w 61"/>
                                <a:gd name="T26" fmla="+- 0 1879 1870"/>
                                <a:gd name="T27" fmla="*/ 1879 h 61"/>
                                <a:gd name="T28" fmla="+- 0 8104 8046"/>
                                <a:gd name="T29" fmla="*/ T28 w 61"/>
                                <a:gd name="T30" fmla="+- 0 1889 1870"/>
                                <a:gd name="T31" fmla="*/ 1889 h 61"/>
                                <a:gd name="T32" fmla="+- 0 8106 8046"/>
                                <a:gd name="T33" fmla="*/ T32 w 61"/>
                                <a:gd name="T34" fmla="+- 0 1900 1870"/>
                                <a:gd name="T35" fmla="*/ 1900 h 61"/>
                                <a:gd name="T36" fmla="+- 0 8104 8046"/>
                                <a:gd name="T37" fmla="*/ T36 w 61"/>
                                <a:gd name="T38" fmla="+- 0 1912 1870"/>
                                <a:gd name="T39" fmla="*/ 1912 h 61"/>
                                <a:gd name="T40" fmla="+- 0 8097 8046"/>
                                <a:gd name="T41" fmla="*/ T40 w 61"/>
                                <a:gd name="T42" fmla="+- 0 1922 1870"/>
                                <a:gd name="T43" fmla="*/ 1922 h 61"/>
                                <a:gd name="T44" fmla="+- 0 8088 8046"/>
                                <a:gd name="T45" fmla="*/ T44 w 61"/>
                                <a:gd name="T46" fmla="+- 0 1928 1870"/>
                                <a:gd name="T47" fmla="*/ 1928 h 61"/>
                                <a:gd name="T48" fmla="+- 0 8076 8046"/>
                                <a:gd name="T49" fmla="*/ T48 w 61"/>
                                <a:gd name="T50" fmla="+- 0 1931 1870"/>
                                <a:gd name="T51" fmla="*/ 1931 h 61"/>
                                <a:gd name="T52" fmla="+- 0 8064 8046"/>
                                <a:gd name="T53" fmla="*/ T52 w 61"/>
                                <a:gd name="T54" fmla="+- 0 1928 1870"/>
                                <a:gd name="T55" fmla="*/ 1928 h 61"/>
                                <a:gd name="T56" fmla="+- 0 8055 8046"/>
                                <a:gd name="T57" fmla="*/ T56 w 61"/>
                                <a:gd name="T58" fmla="+- 0 1922 1870"/>
                                <a:gd name="T59" fmla="*/ 1922 h 61"/>
                                <a:gd name="T60" fmla="+- 0 8048 8046"/>
                                <a:gd name="T61" fmla="*/ T60 w 61"/>
                                <a:gd name="T62" fmla="+- 0 1912 1870"/>
                                <a:gd name="T63" fmla="*/ 1912 h 61"/>
                                <a:gd name="T64" fmla="+- 0 8046 8046"/>
                                <a:gd name="T65" fmla="*/ T64 w 61"/>
                                <a:gd name="T66" fmla="+- 0 1900 1870"/>
                                <a:gd name="T67" fmla="*/ 1900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0" y="30"/>
                                  </a:moveTo>
                                  <a:lnTo>
                                    <a:pt x="2" y="19"/>
                                  </a:lnTo>
                                  <a:lnTo>
                                    <a:pt x="9" y="9"/>
                                  </a:lnTo>
                                  <a:lnTo>
                                    <a:pt x="18" y="3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42" y="3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8" y="19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51" y="52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30" y="61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9" y="52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0" y="30"/>
                                  </a:lnTo>
                                </a:path>
                              </a:pathLst>
                            </a:custGeom>
                            <a:noFill/>
                            <a:ln w="695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6" name="docshape177"/>
                          <wps:cNvSpPr>
                            <a:spLocks/>
                          </wps:cNvSpPr>
                          <wps:spPr bwMode="auto">
                            <a:xfrm>
                              <a:off x="8067" y="2036"/>
                              <a:ext cx="17" cy="17"/>
                            </a:xfrm>
                            <a:custGeom>
                              <a:avLst/>
                              <a:gdLst>
                                <a:gd name="T0" fmla="+- 0 8068 8068"/>
                                <a:gd name="T1" fmla="*/ T0 w 17"/>
                                <a:gd name="T2" fmla="+- 0 2045 2036"/>
                                <a:gd name="T3" fmla="*/ 2045 h 17"/>
                                <a:gd name="T4" fmla="+- 0 8070 8068"/>
                                <a:gd name="T5" fmla="*/ T4 w 17"/>
                                <a:gd name="T6" fmla="+- 0 2039 2036"/>
                                <a:gd name="T7" fmla="*/ 2039 h 17"/>
                                <a:gd name="T8" fmla="+- 0 8076 8068"/>
                                <a:gd name="T9" fmla="*/ T8 w 17"/>
                                <a:gd name="T10" fmla="+- 0 2036 2036"/>
                                <a:gd name="T11" fmla="*/ 2036 h 17"/>
                                <a:gd name="T12" fmla="+- 0 8082 8068"/>
                                <a:gd name="T13" fmla="*/ T12 w 17"/>
                                <a:gd name="T14" fmla="+- 0 2039 2036"/>
                                <a:gd name="T15" fmla="*/ 2039 h 17"/>
                                <a:gd name="T16" fmla="+- 0 8084 8068"/>
                                <a:gd name="T17" fmla="*/ T16 w 17"/>
                                <a:gd name="T18" fmla="+- 0 2045 2036"/>
                                <a:gd name="T19" fmla="*/ 2045 h 17"/>
                                <a:gd name="T20" fmla="+- 0 8082 8068"/>
                                <a:gd name="T21" fmla="*/ T20 w 17"/>
                                <a:gd name="T22" fmla="+- 0 2051 2036"/>
                                <a:gd name="T23" fmla="*/ 2051 h 17"/>
                                <a:gd name="T24" fmla="+- 0 8076 8068"/>
                                <a:gd name="T25" fmla="*/ T24 w 17"/>
                                <a:gd name="T26" fmla="+- 0 2053 2036"/>
                                <a:gd name="T27" fmla="*/ 2053 h 17"/>
                                <a:gd name="T28" fmla="+- 0 8070 8068"/>
                                <a:gd name="T29" fmla="*/ T28 w 17"/>
                                <a:gd name="T30" fmla="+- 0 2051 2036"/>
                                <a:gd name="T31" fmla="*/ 2051 h 17"/>
                                <a:gd name="T32" fmla="+- 0 8068 8068"/>
                                <a:gd name="T33" fmla="*/ T32 w 17"/>
                                <a:gd name="T34" fmla="+- 0 2045 2036"/>
                                <a:gd name="T35" fmla="*/ 2045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9"/>
                                  </a:moveTo>
                                  <a:lnTo>
                                    <a:pt x="2" y="3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4" y="3"/>
                                  </a:lnTo>
                                  <a:lnTo>
                                    <a:pt x="16" y="9"/>
                                  </a:lnTo>
                                  <a:lnTo>
                                    <a:pt x="14" y="15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2" y="15"/>
                                  </a:lnTo>
                                  <a:lnTo>
                                    <a:pt x="0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7" name="Line 3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076" y="2045"/>
                              <a:ext cx="0" cy="176"/>
                            </a:xfrm>
                            <a:prstGeom prst="line">
                              <a:avLst/>
                            </a:pr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58" name="docshape178"/>
                          <wps:cNvSpPr>
                            <a:spLocks/>
                          </wps:cNvSpPr>
                          <wps:spPr bwMode="auto">
                            <a:xfrm>
                              <a:off x="8067" y="1943"/>
                              <a:ext cx="17" cy="286"/>
                            </a:xfrm>
                            <a:custGeom>
                              <a:avLst/>
                              <a:gdLst>
                                <a:gd name="T0" fmla="+- 0 8084 8068"/>
                                <a:gd name="T1" fmla="*/ T0 w 17"/>
                                <a:gd name="T2" fmla="+- 0 2221 1944"/>
                                <a:gd name="T3" fmla="*/ 2221 h 286"/>
                                <a:gd name="T4" fmla="+- 0 8082 8068"/>
                                <a:gd name="T5" fmla="*/ T4 w 17"/>
                                <a:gd name="T6" fmla="+- 0 2215 1944"/>
                                <a:gd name="T7" fmla="*/ 2215 h 286"/>
                                <a:gd name="T8" fmla="+- 0 8076 8068"/>
                                <a:gd name="T9" fmla="*/ T8 w 17"/>
                                <a:gd name="T10" fmla="+- 0 2213 1944"/>
                                <a:gd name="T11" fmla="*/ 2213 h 286"/>
                                <a:gd name="T12" fmla="+- 0 8070 8068"/>
                                <a:gd name="T13" fmla="*/ T12 w 17"/>
                                <a:gd name="T14" fmla="+- 0 2215 1944"/>
                                <a:gd name="T15" fmla="*/ 2215 h 286"/>
                                <a:gd name="T16" fmla="+- 0 8068 8068"/>
                                <a:gd name="T17" fmla="*/ T16 w 17"/>
                                <a:gd name="T18" fmla="+- 0 2221 1944"/>
                                <a:gd name="T19" fmla="*/ 2221 h 286"/>
                                <a:gd name="T20" fmla="+- 0 8070 8068"/>
                                <a:gd name="T21" fmla="*/ T20 w 17"/>
                                <a:gd name="T22" fmla="+- 0 2227 1944"/>
                                <a:gd name="T23" fmla="*/ 2227 h 286"/>
                                <a:gd name="T24" fmla="+- 0 8076 8068"/>
                                <a:gd name="T25" fmla="*/ T24 w 17"/>
                                <a:gd name="T26" fmla="+- 0 2229 1944"/>
                                <a:gd name="T27" fmla="*/ 2229 h 286"/>
                                <a:gd name="T28" fmla="+- 0 8082 8068"/>
                                <a:gd name="T29" fmla="*/ T28 w 17"/>
                                <a:gd name="T30" fmla="+- 0 2227 1944"/>
                                <a:gd name="T31" fmla="*/ 2227 h 286"/>
                                <a:gd name="T32" fmla="+- 0 8084 8068"/>
                                <a:gd name="T33" fmla="*/ T32 w 17"/>
                                <a:gd name="T34" fmla="+- 0 2221 1944"/>
                                <a:gd name="T35" fmla="*/ 2221 h 286"/>
                                <a:gd name="T36" fmla="+- 0 8084 8068"/>
                                <a:gd name="T37" fmla="*/ T36 w 17"/>
                                <a:gd name="T38" fmla="+- 0 1952 1944"/>
                                <a:gd name="T39" fmla="*/ 1952 h 286"/>
                                <a:gd name="T40" fmla="+- 0 8082 8068"/>
                                <a:gd name="T41" fmla="*/ T40 w 17"/>
                                <a:gd name="T42" fmla="+- 0 1946 1944"/>
                                <a:gd name="T43" fmla="*/ 1946 h 286"/>
                                <a:gd name="T44" fmla="+- 0 8076 8068"/>
                                <a:gd name="T45" fmla="*/ T44 w 17"/>
                                <a:gd name="T46" fmla="+- 0 1944 1944"/>
                                <a:gd name="T47" fmla="*/ 1944 h 286"/>
                                <a:gd name="T48" fmla="+- 0 8070 8068"/>
                                <a:gd name="T49" fmla="*/ T48 w 17"/>
                                <a:gd name="T50" fmla="+- 0 1946 1944"/>
                                <a:gd name="T51" fmla="*/ 1946 h 286"/>
                                <a:gd name="T52" fmla="+- 0 8068 8068"/>
                                <a:gd name="T53" fmla="*/ T52 w 17"/>
                                <a:gd name="T54" fmla="+- 0 1952 1944"/>
                                <a:gd name="T55" fmla="*/ 1952 h 286"/>
                                <a:gd name="T56" fmla="+- 0 8070 8068"/>
                                <a:gd name="T57" fmla="*/ T56 w 17"/>
                                <a:gd name="T58" fmla="+- 0 1958 1944"/>
                                <a:gd name="T59" fmla="*/ 1958 h 286"/>
                                <a:gd name="T60" fmla="+- 0 8076 8068"/>
                                <a:gd name="T61" fmla="*/ T60 w 17"/>
                                <a:gd name="T62" fmla="+- 0 1960 1944"/>
                                <a:gd name="T63" fmla="*/ 1960 h 286"/>
                                <a:gd name="T64" fmla="+- 0 8082 8068"/>
                                <a:gd name="T65" fmla="*/ T64 w 17"/>
                                <a:gd name="T66" fmla="+- 0 1958 1944"/>
                                <a:gd name="T67" fmla="*/ 1958 h 286"/>
                                <a:gd name="T68" fmla="+- 0 8084 8068"/>
                                <a:gd name="T69" fmla="*/ T68 w 17"/>
                                <a:gd name="T70" fmla="+- 0 1952 1944"/>
                                <a:gd name="T71" fmla="*/ 1952 h 2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17" h="286">
                                  <a:moveTo>
                                    <a:pt x="16" y="277"/>
                                  </a:moveTo>
                                  <a:lnTo>
                                    <a:pt x="14" y="271"/>
                                  </a:lnTo>
                                  <a:lnTo>
                                    <a:pt x="8" y="269"/>
                                  </a:lnTo>
                                  <a:lnTo>
                                    <a:pt x="2" y="271"/>
                                  </a:lnTo>
                                  <a:lnTo>
                                    <a:pt x="0" y="277"/>
                                  </a:lnTo>
                                  <a:lnTo>
                                    <a:pt x="2" y="283"/>
                                  </a:lnTo>
                                  <a:lnTo>
                                    <a:pt x="8" y="285"/>
                                  </a:lnTo>
                                  <a:lnTo>
                                    <a:pt x="14" y="283"/>
                                  </a:lnTo>
                                  <a:lnTo>
                                    <a:pt x="16" y="277"/>
                                  </a:lnTo>
                                  <a:close/>
                                  <a:moveTo>
                                    <a:pt x="16" y="8"/>
                                  </a:moveTo>
                                  <a:lnTo>
                                    <a:pt x="14" y="2"/>
                                  </a:lnTo>
                                  <a:lnTo>
                                    <a:pt x="8" y="0"/>
                                  </a:lnTo>
                                  <a:lnTo>
                                    <a:pt x="2" y="2"/>
                                  </a:lnTo>
                                  <a:lnTo>
                                    <a:pt x="0" y="8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14" y="14"/>
                                  </a:lnTo>
                                  <a:lnTo>
                                    <a:pt x="16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9" name="Line 3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076" y="1952"/>
                              <a:ext cx="0" cy="179"/>
                            </a:xfrm>
                            <a:prstGeom prst="line">
                              <a:avLst/>
                            </a:pr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60" name="docshape179"/>
                          <wps:cNvSpPr>
                            <a:spLocks/>
                          </wps:cNvSpPr>
                          <wps:spPr bwMode="auto">
                            <a:xfrm>
                              <a:off x="8067" y="1799"/>
                              <a:ext cx="17" cy="340"/>
                            </a:xfrm>
                            <a:custGeom>
                              <a:avLst/>
                              <a:gdLst>
                                <a:gd name="T0" fmla="+- 0 8084 8068"/>
                                <a:gd name="T1" fmla="*/ T0 w 17"/>
                                <a:gd name="T2" fmla="+- 0 2131 1799"/>
                                <a:gd name="T3" fmla="*/ 2131 h 340"/>
                                <a:gd name="T4" fmla="+- 0 8082 8068"/>
                                <a:gd name="T5" fmla="*/ T4 w 17"/>
                                <a:gd name="T6" fmla="+- 0 2125 1799"/>
                                <a:gd name="T7" fmla="*/ 2125 h 340"/>
                                <a:gd name="T8" fmla="+- 0 8076 8068"/>
                                <a:gd name="T9" fmla="*/ T8 w 17"/>
                                <a:gd name="T10" fmla="+- 0 2122 1799"/>
                                <a:gd name="T11" fmla="*/ 2122 h 340"/>
                                <a:gd name="T12" fmla="+- 0 8070 8068"/>
                                <a:gd name="T13" fmla="*/ T12 w 17"/>
                                <a:gd name="T14" fmla="+- 0 2125 1799"/>
                                <a:gd name="T15" fmla="*/ 2125 h 340"/>
                                <a:gd name="T16" fmla="+- 0 8068 8068"/>
                                <a:gd name="T17" fmla="*/ T16 w 17"/>
                                <a:gd name="T18" fmla="+- 0 2131 1799"/>
                                <a:gd name="T19" fmla="*/ 2131 h 340"/>
                                <a:gd name="T20" fmla="+- 0 8070 8068"/>
                                <a:gd name="T21" fmla="*/ T20 w 17"/>
                                <a:gd name="T22" fmla="+- 0 2136 1799"/>
                                <a:gd name="T23" fmla="*/ 2136 h 340"/>
                                <a:gd name="T24" fmla="+- 0 8076 8068"/>
                                <a:gd name="T25" fmla="*/ T24 w 17"/>
                                <a:gd name="T26" fmla="+- 0 2139 1799"/>
                                <a:gd name="T27" fmla="*/ 2139 h 340"/>
                                <a:gd name="T28" fmla="+- 0 8082 8068"/>
                                <a:gd name="T29" fmla="*/ T28 w 17"/>
                                <a:gd name="T30" fmla="+- 0 2136 1799"/>
                                <a:gd name="T31" fmla="*/ 2136 h 340"/>
                                <a:gd name="T32" fmla="+- 0 8084 8068"/>
                                <a:gd name="T33" fmla="*/ T32 w 17"/>
                                <a:gd name="T34" fmla="+- 0 2131 1799"/>
                                <a:gd name="T35" fmla="*/ 2131 h 340"/>
                                <a:gd name="T36" fmla="+- 0 8084 8068"/>
                                <a:gd name="T37" fmla="*/ T36 w 17"/>
                                <a:gd name="T38" fmla="+- 0 1808 1799"/>
                                <a:gd name="T39" fmla="*/ 1808 h 340"/>
                                <a:gd name="T40" fmla="+- 0 8082 8068"/>
                                <a:gd name="T41" fmla="*/ T40 w 17"/>
                                <a:gd name="T42" fmla="+- 0 1802 1799"/>
                                <a:gd name="T43" fmla="*/ 1802 h 340"/>
                                <a:gd name="T44" fmla="+- 0 8076 8068"/>
                                <a:gd name="T45" fmla="*/ T44 w 17"/>
                                <a:gd name="T46" fmla="+- 0 1799 1799"/>
                                <a:gd name="T47" fmla="*/ 1799 h 340"/>
                                <a:gd name="T48" fmla="+- 0 8070 8068"/>
                                <a:gd name="T49" fmla="*/ T48 w 17"/>
                                <a:gd name="T50" fmla="+- 0 1802 1799"/>
                                <a:gd name="T51" fmla="*/ 1802 h 340"/>
                                <a:gd name="T52" fmla="+- 0 8068 8068"/>
                                <a:gd name="T53" fmla="*/ T52 w 17"/>
                                <a:gd name="T54" fmla="+- 0 1808 1799"/>
                                <a:gd name="T55" fmla="*/ 1808 h 340"/>
                                <a:gd name="T56" fmla="+- 0 8070 8068"/>
                                <a:gd name="T57" fmla="*/ T56 w 17"/>
                                <a:gd name="T58" fmla="+- 0 1813 1799"/>
                                <a:gd name="T59" fmla="*/ 1813 h 340"/>
                                <a:gd name="T60" fmla="+- 0 8076 8068"/>
                                <a:gd name="T61" fmla="*/ T60 w 17"/>
                                <a:gd name="T62" fmla="+- 0 1816 1799"/>
                                <a:gd name="T63" fmla="*/ 1816 h 340"/>
                                <a:gd name="T64" fmla="+- 0 8082 8068"/>
                                <a:gd name="T65" fmla="*/ T64 w 17"/>
                                <a:gd name="T66" fmla="+- 0 1813 1799"/>
                                <a:gd name="T67" fmla="*/ 1813 h 340"/>
                                <a:gd name="T68" fmla="+- 0 8084 8068"/>
                                <a:gd name="T69" fmla="*/ T68 w 17"/>
                                <a:gd name="T70" fmla="+- 0 1808 1799"/>
                                <a:gd name="T71" fmla="*/ 1808 h 3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17" h="340">
                                  <a:moveTo>
                                    <a:pt x="16" y="332"/>
                                  </a:moveTo>
                                  <a:lnTo>
                                    <a:pt x="14" y="326"/>
                                  </a:lnTo>
                                  <a:lnTo>
                                    <a:pt x="8" y="323"/>
                                  </a:lnTo>
                                  <a:lnTo>
                                    <a:pt x="2" y="326"/>
                                  </a:lnTo>
                                  <a:lnTo>
                                    <a:pt x="0" y="332"/>
                                  </a:lnTo>
                                  <a:lnTo>
                                    <a:pt x="2" y="337"/>
                                  </a:lnTo>
                                  <a:lnTo>
                                    <a:pt x="8" y="340"/>
                                  </a:lnTo>
                                  <a:lnTo>
                                    <a:pt x="14" y="337"/>
                                  </a:lnTo>
                                  <a:lnTo>
                                    <a:pt x="16" y="332"/>
                                  </a:lnTo>
                                  <a:close/>
                                  <a:moveTo>
                                    <a:pt x="16" y="9"/>
                                  </a:moveTo>
                                  <a:lnTo>
                                    <a:pt x="14" y="3"/>
                                  </a:lnTo>
                                  <a:lnTo>
                                    <a:pt x="8" y="0"/>
                                  </a:lnTo>
                                  <a:lnTo>
                                    <a:pt x="2" y="3"/>
                                  </a:lnTo>
                                  <a:lnTo>
                                    <a:pt x="0" y="9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14" y="14"/>
                                  </a:lnTo>
                                  <a:lnTo>
                                    <a:pt x="16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1" name="Line 32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076" y="1808"/>
                              <a:ext cx="0" cy="183"/>
                            </a:xfrm>
                            <a:prstGeom prst="line">
                              <a:avLst/>
                            </a:pr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62" name="docshape180"/>
                          <wps:cNvSpPr>
                            <a:spLocks/>
                          </wps:cNvSpPr>
                          <wps:spPr bwMode="auto">
                            <a:xfrm>
                              <a:off x="8067" y="1982"/>
                              <a:ext cx="17" cy="17"/>
                            </a:xfrm>
                            <a:custGeom>
                              <a:avLst/>
                              <a:gdLst>
                                <a:gd name="T0" fmla="+- 0 8068 8068"/>
                                <a:gd name="T1" fmla="*/ T0 w 17"/>
                                <a:gd name="T2" fmla="+- 0 1991 1983"/>
                                <a:gd name="T3" fmla="*/ 1991 h 17"/>
                                <a:gd name="T4" fmla="+- 0 8070 8068"/>
                                <a:gd name="T5" fmla="*/ T4 w 17"/>
                                <a:gd name="T6" fmla="+- 0 1985 1983"/>
                                <a:gd name="T7" fmla="*/ 1985 h 17"/>
                                <a:gd name="T8" fmla="+- 0 8076 8068"/>
                                <a:gd name="T9" fmla="*/ T8 w 17"/>
                                <a:gd name="T10" fmla="+- 0 1983 1983"/>
                                <a:gd name="T11" fmla="*/ 1983 h 17"/>
                                <a:gd name="T12" fmla="+- 0 8082 8068"/>
                                <a:gd name="T13" fmla="*/ T12 w 17"/>
                                <a:gd name="T14" fmla="+- 0 1985 1983"/>
                                <a:gd name="T15" fmla="*/ 1985 h 17"/>
                                <a:gd name="T16" fmla="+- 0 8084 8068"/>
                                <a:gd name="T17" fmla="*/ T16 w 17"/>
                                <a:gd name="T18" fmla="+- 0 1991 1983"/>
                                <a:gd name="T19" fmla="*/ 1991 h 17"/>
                                <a:gd name="T20" fmla="+- 0 8082 8068"/>
                                <a:gd name="T21" fmla="*/ T20 w 17"/>
                                <a:gd name="T22" fmla="+- 0 1997 1983"/>
                                <a:gd name="T23" fmla="*/ 1997 h 17"/>
                                <a:gd name="T24" fmla="+- 0 8076 8068"/>
                                <a:gd name="T25" fmla="*/ T24 w 17"/>
                                <a:gd name="T26" fmla="+- 0 1999 1983"/>
                                <a:gd name="T27" fmla="*/ 1999 h 17"/>
                                <a:gd name="T28" fmla="+- 0 8070 8068"/>
                                <a:gd name="T29" fmla="*/ T28 w 17"/>
                                <a:gd name="T30" fmla="+- 0 1997 1983"/>
                                <a:gd name="T31" fmla="*/ 1997 h 17"/>
                                <a:gd name="T32" fmla="+- 0 8068 8068"/>
                                <a:gd name="T33" fmla="*/ T32 w 17"/>
                                <a:gd name="T34" fmla="+- 0 1991 1983"/>
                                <a:gd name="T35" fmla="*/ 1991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2" y="2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4" y="2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4" y="14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3" name="docshape181"/>
                          <wps:cNvSpPr>
                            <a:spLocks/>
                          </wps:cNvSpPr>
                          <wps:spPr bwMode="auto">
                            <a:xfrm>
                              <a:off x="7903" y="1889"/>
                              <a:ext cx="359" cy="249"/>
                            </a:xfrm>
                            <a:custGeom>
                              <a:avLst/>
                              <a:gdLst>
                                <a:gd name="T0" fmla="+- 0 8260 7904"/>
                                <a:gd name="T1" fmla="*/ T0 w 359"/>
                                <a:gd name="T2" fmla="+- 0 2138 1890"/>
                                <a:gd name="T3" fmla="*/ 2138 h 249"/>
                                <a:gd name="T4" fmla="+- 0 8260 7904"/>
                                <a:gd name="T5" fmla="*/ T4 w 359"/>
                                <a:gd name="T6" fmla="+- 0 2117 1890"/>
                                <a:gd name="T7" fmla="*/ 2117 h 249"/>
                                <a:gd name="T8" fmla="+- 0 8260 7904"/>
                                <a:gd name="T9" fmla="*/ T8 w 359"/>
                                <a:gd name="T10" fmla="+- 0 2128 1890"/>
                                <a:gd name="T11" fmla="*/ 2128 h 249"/>
                                <a:gd name="T12" fmla="+- 0 7904 7904"/>
                                <a:gd name="T13" fmla="*/ T12 w 359"/>
                                <a:gd name="T14" fmla="+- 0 2128 1890"/>
                                <a:gd name="T15" fmla="*/ 2128 h 249"/>
                                <a:gd name="T16" fmla="+- 0 7904 7904"/>
                                <a:gd name="T17" fmla="*/ T16 w 359"/>
                                <a:gd name="T18" fmla="+- 0 2138 1890"/>
                                <a:gd name="T19" fmla="*/ 2138 h 249"/>
                                <a:gd name="T20" fmla="+- 0 7904 7904"/>
                                <a:gd name="T21" fmla="*/ T20 w 359"/>
                                <a:gd name="T22" fmla="+- 0 2117 1890"/>
                                <a:gd name="T23" fmla="*/ 2117 h 249"/>
                                <a:gd name="T24" fmla="+- 0 8260 7904"/>
                                <a:gd name="T25" fmla="*/ T24 w 359"/>
                                <a:gd name="T26" fmla="+- 0 2049 1890"/>
                                <a:gd name="T27" fmla="*/ 2049 h 249"/>
                                <a:gd name="T28" fmla="+- 0 8260 7904"/>
                                <a:gd name="T29" fmla="*/ T28 w 359"/>
                                <a:gd name="T30" fmla="+- 0 2028 1890"/>
                                <a:gd name="T31" fmla="*/ 2028 h 249"/>
                                <a:gd name="T32" fmla="+- 0 8260 7904"/>
                                <a:gd name="T33" fmla="*/ T32 w 359"/>
                                <a:gd name="T34" fmla="+- 0 2038 1890"/>
                                <a:gd name="T35" fmla="*/ 2038 h 249"/>
                                <a:gd name="T36" fmla="+- 0 7904 7904"/>
                                <a:gd name="T37" fmla="*/ T36 w 359"/>
                                <a:gd name="T38" fmla="+- 0 2038 1890"/>
                                <a:gd name="T39" fmla="*/ 2038 h 249"/>
                                <a:gd name="T40" fmla="+- 0 7904 7904"/>
                                <a:gd name="T41" fmla="*/ T40 w 359"/>
                                <a:gd name="T42" fmla="+- 0 2049 1890"/>
                                <a:gd name="T43" fmla="*/ 2049 h 249"/>
                                <a:gd name="T44" fmla="+- 0 7904 7904"/>
                                <a:gd name="T45" fmla="*/ T44 w 359"/>
                                <a:gd name="T46" fmla="+- 0 2028 1890"/>
                                <a:gd name="T47" fmla="*/ 2028 h 249"/>
                                <a:gd name="T48" fmla="+- 0 8262 7904"/>
                                <a:gd name="T49" fmla="*/ T48 w 359"/>
                                <a:gd name="T50" fmla="+- 0 1911 1890"/>
                                <a:gd name="T51" fmla="*/ 1911 h 249"/>
                                <a:gd name="T52" fmla="+- 0 8262 7904"/>
                                <a:gd name="T53" fmla="*/ T52 w 359"/>
                                <a:gd name="T54" fmla="+- 0 1890 1890"/>
                                <a:gd name="T55" fmla="*/ 1890 h 249"/>
                                <a:gd name="T56" fmla="+- 0 8262 7904"/>
                                <a:gd name="T57" fmla="*/ T56 w 359"/>
                                <a:gd name="T58" fmla="+- 0 1900 1890"/>
                                <a:gd name="T59" fmla="*/ 1900 h 249"/>
                                <a:gd name="T60" fmla="+- 0 7904 7904"/>
                                <a:gd name="T61" fmla="*/ T60 w 359"/>
                                <a:gd name="T62" fmla="+- 0 1900 1890"/>
                                <a:gd name="T63" fmla="*/ 1900 h 249"/>
                                <a:gd name="T64" fmla="+- 0 7904 7904"/>
                                <a:gd name="T65" fmla="*/ T64 w 359"/>
                                <a:gd name="T66" fmla="+- 0 1911 1890"/>
                                <a:gd name="T67" fmla="*/ 1911 h 249"/>
                                <a:gd name="T68" fmla="+- 0 7904 7904"/>
                                <a:gd name="T69" fmla="*/ T68 w 359"/>
                                <a:gd name="T70" fmla="+- 0 1890 1890"/>
                                <a:gd name="T71" fmla="*/ 1890 h 24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359" h="249">
                                  <a:moveTo>
                                    <a:pt x="356" y="248"/>
                                  </a:moveTo>
                                  <a:lnTo>
                                    <a:pt x="356" y="227"/>
                                  </a:lnTo>
                                  <a:moveTo>
                                    <a:pt x="356" y="238"/>
                                  </a:moveTo>
                                  <a:lnTo>
                                    <a:pt x="0" y="238"/>
                                  </a:lnTo>
                                  <a:moveTo>
                                    <a:pt x="0" y="248"/>
                                  </a:moveTo>
                                  <a:lnTo>
                                    <a:pt x="0" y="227"/>
                                  </a:lnTo>
                                  <a:moveTo>
                                    <a:pt x="356" y="159"/>
                                  </a:moveTo>
                                  <a:lnTo>
                                    <a:pt x="356" y="138"/>
                                  </a:lnTo>
                                  <a:moveTo>
                                    <a:pt x="356" y="148"/>
                                  </a:moveTo>
                                  <a:lnTo>
                                    <a:pt x="0" y="148"/>
                                  </a:lnTo>
                                  <a:moveTo>
                                    <a:pt x="0" y="159"/>
                                  </a:moveTo>
                                  <a:lnTo>
                                    <a:pt x="0" y="138"/>
                                  </a:lnTo>
                                  <a:moveTo>
                                    <a:pt x="358" y="21"/>
                                  </a:moveTo>
                                  <a:lnTo>
                                    <a:pt x="358" y="0"/>
                                  </a:lnTo>
                                  <a:moveTo>
                                    <a:pt x="358" y="10"/>
                                  </a:moveTo>
                                  <a:lnTo>
                                    <a:pt x="0" y="10"/>
                                  </a:lnTo>
                                  <a:moveTo>
                                    <a:pt x="0" y="21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4" name="Line 32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809" y="2486"/>
                              <a:ext cx="2095" cy="0"/>
                            </a:xfrm>
                            <a:prstGeom prst="line">
                              <a:avLst/>
                            </a:pr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65" name="docshape182"/>
                          <wps:cNvSpPr>
                            <a:spLocks/>
                          </wps:cNvSpPr>
                          <wps:spPr bwMode="auto">
                            <a:xfrm>
                              <a:off x="9603" y="323"/>
                              <a:ext cx="61" cy="61"/>
                            </a:xfrm>
                            <a:custGeom>
                              <a:avLst/>
                              <a:gdLst>
                                <a:gd name="T0" fmla="+- 0 9633 9603"/>
                                <a:gd name="T1" fmla="*/ T0 w 61"/>
                                <a:gd name="T2" fmla="+- 0 323 323"/>
                                <a:gd name="T3" fmla="*/ 323 h 61"/>
                                <a:gd name="T4" fmla="+- 0 9621 9603"/>
                                <a:gd name="T5" fmla="*/ T4 w 61"/>
                                <a:gd name="T6" fmla="+- 0 326 323"/>
                                <a:gd name="T7" fmla="*/ 326 h 61"/>
                                <a:gd name="T8" fmla="+- 0 9612 9603"/>
                                <a:gd name="T9" fmla="*/ T8 w 61"/>
                                <a:gd name="T10" fmla="+- 0 332 323"/>
                                <a:gd name="T11" fmla="*/ 332 h 61"/>
                                <a:gd name="T12" fmla="+- 0 9605 9603"/>
                                <a:gd name="T13" fmla="*/ T12 w 61"/>
                                <a:gd name="T14" fmla="+- 0 342 323"/>
                                <a:gd name="T15" fmla="*/ 342 h 61"/>
                                <a:gd name="T16" fmla="+- 0 9603 9603"/>
                                <a:gd name="T17" fmla="*/ T16 w 61"/>
                                <a:gd name="T18" fmla="+- 0 354 323"/>
                                <a:gd name="T19" fmla="*/ 354 h 61"/>
                                <a:gd name="T20" fmla="+- 0 9605 9603"/>
                                <a:gd name="T21" fmla="*/ T20 w 61"/>
                                <a:gd name="T22" fmla="+- 0 365 323"/>
                                <a:gd name="T23" fmla="*/ 365 h 61"/>
                                <a:gd name="T24" fmla="+- 0 9612 9603"/>
                                <a:gd name="T25" fmla="*/ T24 w 61"/>
                                <a:gd name="T26" fmla="+- 0 375 323"/>
                                <a:gd name="T27" fmla="*/ 375 h 61"/>
                                <a:gd name="T28" fmla="+- 0 9621 9603"/>
                                <a:gd name="T29" fmla="*/ T28 w 61"/>
                                <a:gd name="T30" fmla="+- 0 381 323"/>
                                <a:gd name="T31" fmla="*/ 381 h 61"/>
                                <a:gd name="T32" fmla="+- 0 9633 9603"/>
                                <a:gd name="T33" fmla="*/ T32 w 61"/>
                                <a:gd name="T34" fmla="+- 0 384 323"/>
                                <a:gd name="T35" fmla="*/ 384 h 61"/>
                                <a:gd name="T36" fmla="+- 0 9645 9603"/>
                                <a:gd name="T37" fmla="*/ T36 w 61"/>
                                <a:gd name="T38" fmla="+- 0 381 323"/>
                                <a:gd name="T39" fmla="*/ 381 h 61"/>
                                <a:gd name="T40" fmla="+- 0 9654 9603"/>
                                <a:gd name="T41" fmla="*/ T40 w 61"/>
                                <a:gd name="T42" fmla="+- 0 375 323"/>
                                <a:gd name="T43" fmla="*/ 375 h 61"/>
                                <a:gd name="T44" fmla="+- 0 9661 9603"/>
                                <a:gd name="T45" fmla="*/ T44 w 61"/>
                                <a:gd name="T46" fmla="+- 0 365 323"/>
                                <a:gd name="T47" fmla="*/ 365 h 61"/>
                                <a:gd name="T48" fmla="+- 0 9663 9603"/>
                                <a:gd name="T49" fmla="*/ T48 w 61"/>
                                <a:gd name="T50" fmla="+- 0 354 323"/>
                                <a:gd name="T51" fmla="*/ 354 h 61"/>
                                <a:gd name="T52" fmla="+- 0 9661 9603"/>
                                <a:gd name="T53" fmla="*/ T52 w 61"/>
                                <a:gd name="T54" fmla="+- 0 342 323"/>
                                <a:gd name="T55" fmla="*/ 342 h 61"/>
                                <a:gd name="T56" fmla="+- 0 9654 9603"/>
                                <a:gd name="T57" fmla="*/ T56 w 61"/>
                                <a:gd name="T58" fmla="+- 0 332 323"/>
                                <a:gd name="T59" fmla="*/ 332 h 61"/>
                                <a:gd name="T60" fmla="+- 0 9645 9603"/>
                                <a:gd name="T61" fmla="*/ T60 w 61"/>
                                <a:gd name="T62" fmla="+- 0 326 323"/>
                                <a:gd name="T63" fmla="*/ 326 h 61"/>
                                <a:gd name="T64" fmla="+- 0 9633 9603"/>
                                <a:gd name="T65" fmla="*/ T64 w 61"/>
                                <a:gd name="T66" fmla="+- 0 323 323"/>
                                <a:gd name="T67" fmla="*/ 323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30" y="0"/>
                                  </a:moveTo>
                                  <a:lnTo>
                                    <a:pt x="18" y="3"/>
                                  </a:lnTo>
                                  <a:lnTo>
                                    <a:pt x="9" y="9"/>
                                  </a:lnTo>
                                  <a:lnTo>
                                    <a:pt x="2" y="19"/>
                                  </a:lnTo>
                                  <a:lnTo>
                                    <a:pt x="0" y="31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9" y="52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30" y="61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51" y="52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60" y="31"/>
                                  </a:lnTo>
                                  <a:lnTo>
                                    <a:pt x="58" y="19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42" y="3"/>
                                  </a:lnTo>
                                  <a:lnTo>
                                    <a:pt x="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6" name="docshape183"/>
                          <wps:cNvSpPr>
                            <a:spLocks/>
                          </wps:cNvSpPr>
                          <wps:spPr bwMode="auto">
                            <a:xfrm>
                              <a:off x="9603" y="323"/>
                              <a:ext cx="61" cy="61"/>
                            </a:xfrm>
                            <a:custGeom>
                              <a:avLst/>
                              <a:gdLst>
                                <a:gd name="T0" fmla="+- 0 9603 9603"/>
                                <a:gd name="T1" fmla="*/ T0 w 61"/>
                                <a:gd name="T2" fmla="+- 0 354 323"/>
                                <a:gd name="T3" fmla="*/ 354 h 61"/>
                                <a:gd name="T4" fmla="+- 0 9605 9603"/>
                                <a:gd name="T5" fmla="*/ T4 w 61"/>
                                <a:gd name="T6" fmla="+- 0 342 323"/>
                                <a:gd name="T7" fmla="*/ 342 h 61"/>
                                <a:gd name="T8" fmla="+- 0 9612 9603"/>
                                <a:gd name="T9" fmla="*/ T8 w 61"/>
                                <a:gd name="T10" fmla="+- 0 332 323"/>
                                <a:gd name="T11" fmla="*/ 332 h 61"/>
                                <a:gd name="T12" fmla="+- 0 9621 9603"/>
                                <a:gd name="T13" fmla="*/ T12 w 61"/>
                                <a:gd name="T14" fmla="+- 0 326 323"/>
                                <a:gd name="T15" fmla="*/ 326 h 61"/>
                                <a:gd name="T16" fmla="+- 0 9633 9603"/>
                                <a:gd name="T17" fmla="*/ T16 w 61"/>
                                <a:gd name="T18" fmla="+- 0 323 323"/>
                                <a:gd name="T19" fmla="*/ 323 h 61"/>
                                <a:gd name="T20" fmla="+- 0 9645 9603"/>
                                <a:gd name="T21" fmla="*/ T20 w 61"/>
                                <a:gd name="T22" fmla="+- 0 326 323"/>
                                <a:gd name="T23" fmla="*/ 326 h 61"/>
                                <a:gd name="T24" fmla="+- 0 9654 9603"/>
                                <a:gd name="T25" fmla="*/ T24 w 61"/>
                                <a:gd name="T26" fmla="+- 0 332 323"/>
                                <a:gd name="T27" fmla="*/ 332 h 61"/>
                                <a:gd name="T28" fmla="+- 0 9661 9603"/>
                                <a:gd name="T29" fmla="*/ T28 w 61"/>
                                <a:gd name="T30" fmla="+- 0 342 323"/>
                                <a:gd name="T31" fmla="*/ 342 h 61"/>
                                <a:gd name="T32" fmla="+- 0 9663 9603"/>
                                <a:gd name="T33" fmla="*/ T32 w 61"/>
                                <a:gd name="T34" fmla="+- 0 354 323"/>
                                <a:gd name="T35" fmla="*/ 354 h 61"/>
                                <a:gd name="T36" fmla="+- 0 9661 9603"/>
                                <a:gd name="T37" fmla="*/ T36 w 61"/>
                                <a:gd name="T38" fmla="+- 0 365 323"/>
                                <a:gd name="T39" fmla="*/ 365 h 61"/>
                                <a:gd name="T40" fmla="+- 0 9654 9603"/>
                                <a:gd name="T41" fmla="*/ T40 w 61"/>
                                <a:gd name="T42" fmla="+- 0 375 323"/>
                                <a:gd name="T43" fmla="*/ 375 h 61"/>
                                <a:gd name="T44" fmla="+- 0 9645 9603"/>
                                <a:gd name="T45" fmla="*/ T44 w 61"/>
                                <a:gd name="T46" fmla="+- 0 381 323"/>
                                <a:gd name="T47" fmla="*/ 381 h 61"/>
                                <a:gd name="T48" fmla="+- 0 9633 9603"/>
                                <a:gd name="T49" fmla="*/ T48 w 61"/>
                                <a:gd name="T50" fmla="+- 0 384 323"/>
                                <a:gd name="T51" fmla="*/ 384 h 61"/>
                                <a:gd name="T52" fmla="+- 0 9621 9603"/>
                                <a:gd name="T53" fmla="*/ T52 w 61"/>
                                <a:gd name="T54" fmla="+- 0 381 323"/>
                                <a:gd name="T55" fmla="*/ 381 h 61"/>
                                <a:gd name="T56" fmla="+- 0 9612 9603"/>
                                <a:gd name="T57" fmla="*/ T56 w 61"/>
                                <a:gd name="T58" fmla="+- 0 375 323"/>
                                <a:gd name="T59" fmla="*/ 375 h 61"/>
                                <a:gd name="T60" fmla="+- 0 9605 9603"/>
                                <a:gd name="T61" fmla="*/ T60 w 61"/>
                                <a:gd name="T62" fmla="+- 0 365 323"/>
                                <a:gd name="T63" fmla="*/ 365 h 61"/>
                                <a:gd name="T64" fmla="+- 0 9603 9603"/>
                                <a:gd name="T65" fmla="*/ T64 w 61"/>
                                <a:gd name="T66" fmla="+- 0 354 323"/>
                                <a:gd name="T67" fmla="*/ 354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0" y="31"/>
                                  </a:moveTo>
                                  <a:lnTo>
                                    <a:pt x="2" y="19"/>
                                  </a:lnTo>
                                  <a:lnTo>
                                    <a:pt x="9" y="9"/>
                                  </a:lnTo>
                                  <a:lnTo>
                                    <a:pt x="18" y="3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42" y="3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8" y="19"/>
                                  </a:lnTo>
                                  <a:lnTo>
                                    <a:pt x="60" y="31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51" y="52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30" y="61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9" y="52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0" y="31"/>
                                  </a:lnTo>
                                </a:path>
                              </a:pathLst>
                            </a:custGeom>
                            <a:noFill/>
                            <a:ln w="695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7" name="docshape184"/>
                          <wps:cNvSpPr>
                            <a:spLocks/>
                          </wps:cNvSpPr>
                          <wps:spPr bwMode="auto">
                            <a:xfrm>
                              <a:off x="9486" y="198"/>
                              <a:ext cx="322" cy="302"/>
                            </a:xfrm>
                            <a:custGeom>
                              <a:avLst/>
                              <a:gdLst>
                                <a:gd name="T0" fmla="+- 0 9633 9487"/>
                                <a:gd name="T1" fmla="*/ T0 w 322"/>
                                <a:gd name="T2" fmla="+- 0 198 198"/>
                                <a:gd name="T3" fmla="*/ 198 h 302"/>
                                <a:gd name="T4" fmla="+- 0 9633 9487"/>
                                <a:gd name="T5" fmla="*/ T4 w 322"/>
                                <a:gd name="T6" fmla="+- 0 198 198"/>
                                <a:gd name="T7" fmla="*/ 198 h 302"/>
                                <a:gd name="T8" fmla="+- 0 9633 9487"/>
                                <a:gd name="T9" fmla="*/ T8 w 322"/>
                                <a:gd name="T10" fmla="+- 0 198 198"/>
                                <a:gd name="T11" fmla="*/ 198 h 302"/>
                                <a:gd name="T12" fmla="+- 0 9633 9487"/>
                                <a:gd name="T13" fmla="*/ T12 w 322"/>
                                <a:gd name="T14" fmla="+- 0 499 198"/>
                                <a:gd name="T15" fmla="*/ 499 h 302"/>
                                <a:gd name="T16" fmla="+- 0 9633 9487"/>
                                <a:gd name="T17" fmla="*/ T16 w 322"/>
                                <a:gd name="T18" fmla="+- 0 499 198"/>
                                <a:gd name="T19" fmla="*/ 499 h 302"/>
                                <a:gd name="T20" fmla="+- 0 9633 9487"/>
                                <a:gd name="T21" fmla="*/ T20 w 322"/>
                                <a:gd name="T22" fmla="+- 0 499 198"/>
                                <a:gd name="T23" fmla="*/ 499 h 302"/>
                                <a:gd name="T24" fmla="+- 0 9808 9487"/>
                                <a:gd name="T25" fmla="*/ T24 w 322"/>
                                <a:gd name="T26" fmla="+- 0 364 198"/>
                                <a:gd name="T27" fmla="*/ 364 h 302"/>
                                <a:gd name="T28" fmla="+- 0 9808 9487"/>
                                <a:gd name="T29" fmla="*/ T28 w 322"/>
                                <a:gd name="T30" fmla="+- 0 343 198"/>
                                <a:gd name="T31" fmla="*/ 343 h 302"/>
                                <a:gd name="T32" fmla="+- 0 9808 9487"/>
                                <a:gd name="T33" fmla="*/ T32 w 322"/>
                                <a:gd name="T34" fmla="+- 0 354 198"/>
                                <a:gd name="T35" fmla="*/ 354 h 302"/>
                                <a:gd name="T36" fmla="+- 0 9487 9487"/>
                                <a:gd name="T37" fmla="*/ T36 w 322"/>
                                <a:gd name="T38" fmla="+- 0 354 198"/>
                                <a:gd name="T39" fmla="*/ 354 h 302"/>
                                <a:gd name="T40" fmla="+- 0 9487 9487"/>
                                <a:gd name="T41" fmla="*/ T40 w 322"/>
                                <a:gd name="T42" fmla="+- 0 364 198"/>
                                <a:gd name="T43" fmla="*/ 364 h 302"/>
                                <a:gd name="T44" fmla="+- 0 9487 9487"/>
                                <a:gd name="T45" fmla="*/ T44 w 322"/>
                                <a:gd name="T46" fmla="+- 0 343 198"/>
                                <a:gd name="T47" fmla="*/ 343 h 30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322" h="302">
                                  <a:moveTo>
                                    <a:pt x="146" y="0"/>
                                  </a:moveTo>
                                  <a:lnTo>
                                    <a:pt x="146" y="0"/>
                                  </a:lnTo>
                                  <a:moveTo>
                                    <a:pt x="146" y="0"/>
                                  </a:moveTo>
                                  <a:lnTo>
                                    <a:pt x="146" y="301"/>
                                  </a:lnTo>
                                  <a:moveTo>
                                    <a:pt x="146" y="301"/>
                                  </a:moveTo>
                                  <a:lnTo>
                                    <a:pt x="146" y="301"/>
                                  </a:lnTo>
                                  <a:moveTo>
                                    <a:pt x="321" y="166"/>
                                  </a:moveTo>
                                  <a:lnTo>
                                    <a:pt x="321" y="145"/>
                                  </a:lnTo>
                                  <a:moveTo>
                                    <a:pt x="321" y="156"/>
                                  </a:moveTo>
                                  <a:lnTo>
                                    <a:pt x="0" y="156"/>
                                  </a:lnTo>
                                  <a:moveTo>
                                    <a:pt x="0" y="166"/>
                                  </a:moveTo>
                                  <a:lnTo>
                                    <a:pt x="0" y="145"/>
                                  </a:lnTo>
                                </a:path>
                              </a:pathLst>
                            </a:cu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8" name="docshape185"/>
                          <wps:cNvSpPr>
                            <a:spLocks/>
                          </wps:cNvSpPr>
                          <wps:spPr bwMode="auto">
                            <a:xfrm>
                              <a:off x="7903" y="166"/>
                              <a:ext cx="1905" cy="2286"/>
                            </a:xfrm>
                            <a:custGeom>
                              <a:avLst/>
                              <a:gdLst>
                                <a:gd name="T0" fmla="+- 0 9808 7904"/>
                                <a:gd name="T1" fmla="*/ T0 w 1905"/>
                                <a:gd name="T2" fmla="+- 0 167 167"/>
                                <a:gd name="T3" fmla="*/ 167 h 2286"/>
                                <a:gd name="T4" fmla="+- 0 9688 7904"/>
                                <a:gd name="T5" fmla="*/ T4 w 1905"/>
                                <a:gd name="T6" fmla="+- 0 302 167"/>
                                <a:gd name="T7" fmla="*/ 302 h 2286"/>
                                <a:gd name="T8" fmla="+- 0 9495 7904"/>
                                <a:gd name="T9" fmla="*/ T8 w 1905"/>
                                <a:gd name="T10" fmla="+- 0 516 167"/>
                                <a:gd name="T11" fmla="*/ 516 h 2286"/>
                                <a:gd name="T12" fmla="+- 0 9350 7904"/>
                                <a:gd name="T13" fmla="*/ T12 w 1905"/>
                                <a:gd name="T14" fmla="+- 0 674 167"/>
                                <a:gd name="T15" fmla="*/ 674 h 2286"/>
                                <a:gd name="T16" fmla="+- 0 9206 7904"/>
                                <a:gd name="T17" fmla="*/ T16 w 1905"/>
                                <a:gd name="T18" fmla="+- 0 830 167"/>
                                <a:gd name="T19" fmla="*/ 830 h 2286"/>
                                <a:gd name="T20" fmla="+- 0 9109 7904"/>
                                <a:gd name="T21" fmla="*/ T20 w 1905"/>
                                <a:gd name="T22" fmla="+- 0 932 167"/>
                                <a:gd name="T23" fmla="*/ 932 h 2286"/>
                                <a:gd name="T24" fmla="+- 0 9013 7904"/>
                                <a:gd name="T25" fmla="*/ T24 w 1905"/>
                                <a:gd name="T26" fmla="+- 0 1032 167"/>
                                <a:gd name="T27" fmla="*/ 1032 h 2286"/>
                                <a:gd name="T28" fmla="+- 0 8941 7904"/>
                                <a:gd name="T29" fmla="*/ T28 w 1905"/>
                                <a:gd name="T30" fmla="+- 0 1105 167"/>
                                <a:gd name="T31" fmla="*/ 1105 h 2286"/>
                                <a:gd name="T32" fmla="+- 0 8892 7904"/>
                                <a:gd name="T33" fmla="*/ T32 w 1905"/>
                                <a:gd name="T34" fmla="+- 0 1154 167"/>
                                <a:gd name="T35" fmla="*/ 1154 h 2286"/>
                                <a:gd name="T36" fmla="+- 0 8796 7904"/>
                                <a:gd name="T37" fmla="*/ T36 w 1905"/>
                                <a:gd name="T38" fmla="+- 0 1247 167"/>
                                <a:gd name="T39" fmla="*/ 1247 h 2286"/>
                                <a:gd name="T40" fmla="+- 0 8724 7904"/>
                                <a:gd name="T41" fmla="*/ T40 w 1905"/>
                                <a:gd name="T42" fmla="+- 0 1315 167"/>
                                <a:gd name="T43" fmla="*/ 1315 h 2286"/>
                                <a:gd name="T44" fmla="+- 0 8675 7904"/>
                                <a:gd name="T45" fmla="*/ T44 w 1905"/>
                                <a:gd name="T46" fmla="+- 0 1359 167"/>
                                <a:gd name="T47" fmla="*/ 1359 h 2286"/>
                                <a:gd name="T48" fmla="+- 0 8603 7904"/>
                                <a:gd name="T49" fmla="*/ T48 w 1905"/>
                                <a:gd name="T50" fmla="+- 0 1424 167"/>
                                <a:gd name="T51" fmla="*/ 1424 h 2286"/>
                                <a:gd name="T52" fmla="+- 0 8531 7904"/>
                                <a:gd name="T53" fmla="*/ T52 w 1905"/>
                                <a:gd name="T54" fmla="+- 0 1487 167"/>
                                <a:gd name="T55" fmla="*/ 1487 h 2286"/>
                                <a:gd name="T56" fmla="+- 0 8483 7904"/>
                                <a:gd name="T57" fmla="*/ T56 w 1905"/>
                                <a:gd name="T58" fmla="+- 0 1527 167"/>
                                <a:gd name="T59" fmla="*/ 1527 h 2286"/>
                                <a:gd name="T60" fmla="+- 0 8434 7904"/>
                                <a:gd name="T61" fmla="*/ T60 w 1905"/>
                                <a:gd name="T62" fmla="+- 0 1567 167"/>
                                <a:gd name="T63" fmla="*/ 1567 h 2286"/>
                                <a:gd name="T64" fmla="+- 0 8362 7904"/>
                                <a:gd name="T65" fmla="*/ T64 w 1905"/>
                                <a:gd name="T66" fmla="+- 0 1625 167"/>
                                <a:gd name="T67" fmla="*/ 1625 h 2286"/>
                                <a:gd name="T68" fmla="+- 0 8290 7904"/>
                                <a:gd name="T69" fmla="*/ T68 w 1905"/>
                                <a:gd name="T70" fmla="+- 0 1682 167"/>
                                <a:gd name="T71" fmla="*/ 1682 h 2286"/>
                                <a:gd name="T72" fmla="+- 0 8193 7904"/>
                                <a:gd name="T73" fmla="*/ T72 w 1905"/>
                                <a:gd name="T74" fmla="+- 0 1756 167"/>
                                <a:gd name="T75" fmla="*/ 1756 h 2286"/>
                                <a:gd name="T76" fmla="+- 0 8121 7904"/>
                                <a:gd name="T77" fmla="*/ T76 w 1905"/>
                                <a:gd name="T78" fmla="+- 0 1810 167"/>
                                <a:gd name="T79" fmla="*/ 1810 h 2286"/>
                                <a:gd name="T80" fmla="+- 0 8000 7904"/>
                                <a:gd name="T81" fmla="*/ T80 w 1905"/>
                                <a:gd name="T82" fmla="+- 0 1899 167"/>
                                <a:gd name="T83" fmla="*/ 1899 h 2286"/>
                                <a:gd name="T84" fmla="+- 0 7904 7904"/>
                                <a:gd name="T85" fmla="*/ T84 w 1905"/>
                                <a:gd name="T86" fmla="+- 0 1968 167"/>
                                <a:gd name="T87" fmla="*/ 1968 h 2286"/>
                                <a:gd name="T88" fmla="+- 0 7904 7904"/>
                                <a:gd name="T89" fmla="*/ T88 w 1905"/>
                                <a:gd name="T90" fmla="+- 0 2453 167"/>
                                <a:gd name="T91" fmla="*/ 2453 h 2286"/>
                                <a:gd name="T92" fmla="+- 0 7952 7904"/>
                                <a:gd name="T93" fmla="*/ T92 w 1905"/>
                                <a:gd name="T94" fmla="+- 0 2400 167"/>
                                <a:gd name="T95" fmla="*/ 2400 h 2286"/>
                                <a:gd name="T96" fmla="+- 0 8073 7904"/>
                                <a:gd name="T97" fmla="*/ T96 w 1905"/>
                                <a:gd name="T98" fmla="+- 0 2269 167"/>
                                <a:gd name="T99" fmla="*/ 2269 h 2286"/>
                                <a:gd name="T100" fmla="+- 0 8169 7904"/>
                                <a:gd name="T101" fmla="*/ T100 w 1905"/>
                                <a:gd name="T102" fmla="+- 0 2166 167"/>
                                <a:gd name="T103" fmla="*/ 2166 h 2286"/>
                                <a:gd name="T104" fmla="+- 0 8241 7904"/>
                                <a:gd name="T105" fmla="*/ T104 w 1905"/>
                                <a:gd name="T106" fmla="+- 0 2090 167"/>
                                <a:gd name="T107" fmla="*/ 2090 h 2286"/>
                                <a:gd name="T108" fmla="+- 0 8314 7904"/>
                                <a:gd name="T109" fmla="*/ T108 w 1905"/>
                                <a:gd name="T110" fmla="+- 0 2015 167"/>
                                <a:gd name="T111" fmla="*/ 2015 h 2286"/>
                                <a:gd name="T112" fmla="+- 0 8362 7904"/>
                                <a:gd name="T113" fmla="*/ T112 w 1905"/>
                                <a:gd name="T114" fmla="+- 0 1965 167"/>
                                <a:gd name="T115" fmla="*/ 1965 h 2286"/>
                                <a:gd name="T116" fmla="+- 0 8434 7904"/>
                                <a:gd name="T117" fmla="*/ T116 w 1905"/>
                                <a:gd name="T118" fmla="+- 0 1893 167"/>
                                <a:gd name="T119" fmla="*/ 1893 h 2286"/>
                                <a:gd name="T120" fmla="+- 0 8507 7904"/>
                                <a:gd name="T121" fmla="*/ T120 w 1905"/>
                                <a:gd name="T122" fmla="+- 0 1822 167"/>
                                <a:gd name="T123" fmla="*/ 1822 h 2286"/>
                                <a:gd name="T124" fmla="+- 0 8579 7904"/>
                                <a:gd name="T125" fmla="*/ T124 w 1905"/>
                                <a:gd name="T126" fmla="+- 0 1753 167"/>
                                <a:gd name="T127" fmla="*/ 1753 h 2286"/>
                                <a:gd name="T128" fmla="+- 0 8651 7904"/>
                                <a:gd name="T129" fmla="*/ T128 w 1905"/>
                                <a:gd name="T130" fmla="+- 0 1685 167"/>
                                <a:gd name="T131" fmla="*/ 1685 h 2286"/>
                                <a:gd name="T132" fmla="+- 0 8724 7904"/>
                                <a:gd name="T133" fmla="*/ T132 w 1905"/>
                                <a:gd name="T134" fmla="+- 0 1620 167"/>
                                <a:gd name="T135" fmla="*/ 1620 h 2286"/>
                                <a:gd name="T136" fmla="+- 0 8772 7904"/>
                                <a:gd name="T137" fmla="*/ T136 w 1905"/>
                                <a:gd name="T138" fmla="+- 0 1578 167"/>
                                <a:gd name="T139" fmla="*/ 1578 h 2286"/>
                                <a:gd name="T140" fmla="+- 0 8844 7904"/>
                                <a:gd name="T141" fmla="*/ T140 w 1905"/>
                                <a:gd name="T142" fmla="+- 0 1516 167"/>
                                <a:gd name="T143" fmla="*/ 1516 h 2286"/>
                                <a:gd name="T144" fmla="+- 0 8916 7904"/>
                                <a:gd name="T145" fmla="*/ T144 w 1905"/>
                                <a:gd name="T146" fmla="+- 0 1457 167"/>
                                <a:gd name="T147" fmla="*/ 1457 h 2286"/>
                                <a:gd name="T148" fmla="+- 0 8989 7904"/>
                                <a:gd name="T149" fmla="*/ T148 w 1905"/>
                                <a:gd name="T150" fmla="+- 0 1398 167"/>
                                <a:gd name="T151" fmla="*/ 1398 h 2286"/>
                                <a:gd name="T152" fmla="+- 0 9061 7904"/>
                                <a:gd name="T153" fmla="*/ T152 w 1905"/>
                                <a:gd name="T154" fmla="+- 0 1342 167"/>
                                <a:gd name="T155" fmla="*/ 1342 h 2286"/>
                                <a:gd name="T156" fmla="+- 0 9133 7904"/>
                                <a:gd name="T157" fmla="*/ T156 w 1905"/>
                                <a:gd name="T158" fmla="+- 0 1286 167"/>
                                <a:gd name="T159" fmla="*/ 1286 h 2286"/>
                                <a:gd name="T160" fmla="+- 0 9230 7904"/>
                                <a:gd name="T161" fmla="*/ T160 w 1905"/>
                                <a:gd name="T162" fmla="+- 0 1214 167"/>
                                <a:gd name="T163" fmla="*/ 1214 h 2286"/>
                                <a:gd name="T164" fmla="+- 0 9374 7904"/>
                                <a:gd name="T165" fmla="*/ T164 w 1905"/>
                                <a:gd name="T166" fmla="+- 0 1108 167"/>
                                <a:gd name="T167" fmla="*/ 1108 h 2286"/>
                                <a:gd name="T168" fmla="+- 0 9471 7904"/>
                                <a:gd name="T169" fmla="*/ T168 w 1905"/>
                                <a:gd name="T170" fmla="+- 0 1039 167"/>
                                <a:gd name="T171" fmla="*/ 1039 h 2286"/>
                                <a:gd name="T172" fmla="+- 0 9664 7904"/>
                                <a:gd name="T173" fmla="*/ T172 w 1905"/>
                                <a:gd name="T174" fmla="+- 0 903 167"/>
                                <a:gd name="T175" fmla="*/ 903 h 2286"/>
                                <a:gd name="T176" fmla="+- 0 9808 7904"/>
                                <a:gd name="T177" fmla="*/ T176 w 1905"/>
                                <a:gd name="T178" fmla="+- 0 803 167"/>
                                <a:gd name="T179" fmla="*/ 803 h 2286"/>
                                <a:gd name="T180" fmla="+- 0 9808 7904"/>
                                <a:gd name="T181" fmla="*/ T180 w 1905"/>
                                <a:gd name="T182" fmla="+- 0 167 167"/>
                                <a:gd name="T183" fmla="*/ 167 h 22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</a:cxnLst>
                              <a:rect l="0" t="0" r="r" b="b"/>
                              <a:pathLst>
                                <a:path w="1905" h="2286">
                                  <a:moveTo>
                                    <a:pt x="1904" y="0"/>
                                  </a:moveTo>
                                  <a:lnTo>
                                    <a:pt x="1784" y="135"/>
                                  </a:lnTo>
                                  <a:lnTo>
                                    <a:pt x="1591" y="349"/>
                                  </a:lnTo>
                                  <a:lnTo>
                                    <a:pt x="1446" y="507"/>
                                  </a:lnTo>
                                  <a:lnTo>
                                    <a:pt x="1302" y="663"/>
                                  </a:lnTo>
                                  <a:lnTo>
                                    <a:pt x="1205" y="765"/>
                                  </a:lnTo>
                                  <a:lnTo>
                                    <a:pt x="1109" y="865"/>
                                  </a:lnTo>
                                  <a:lnTo>
                                    <a:pt x="1037" y="938"/>
                                  </a:lnTo>
                                  <a:lnTo>
                                    <a:pt x="988" y="987"/>
                                  </a:lnTo>
                                  <a:lnTo>
                                    <a:pt x="892" y="1080"/>
                                  </a:lnTo>
                                  <a:lnTo>
                                    <a:pt x="820" y="1148"/>
                                  </a:lnTo>
                                  <a:lnTo>
                                    <a:pt x="771" y="1192"/>
                                  </a:lnTo>
                                  <a:lnTo>
                                    <a:pt x="699" y="1257"/>
                                  </a:lnTo>
                                  <a:lnTo>
                                    <a:pt x="627" y="1320"/>
                                  </a:lnTo>
                                  <a:lnTo>
                                    <a:pt x="579" y="1360"/>
                                  </a:lnTo>
                                  <a:lnTo>
                                    <a:pt x="530" y="1400"/>
                                  </a:lnTo>
                                  <a:lnTo>
                                    <a:pt x="458" y="1458"/>
                                  </a:lnTo>
                                  <a:lnTo>
                                    <a:pt x="386" y="1515"/>
                                  </a:lnTo>
                                  <a:lnTo>
                                    <a:pt x="289" y="1589"/>
                                  </a:lnTo>
                                  <a:lnTo>
                                    <a:pt x="217" y="1643"/>
                                  </a:lnTo>
                                  <a:lnTo>
                                    <a:pt x="96" y="1732"/>
                                  </a:lnTo>
                                  <a:lnTo>
                                    <a:pt x="0" y="1801"/>
                                  </a:lnTo>
                                  <a:lnTo>
                                    <a:pt x="0" y="2286"/>
                                  </a:lnTo>
                                  <a:lnTo>
                                    <a:pt x="48" y="2233"/>
                                  </a:lnTo>
                                  <a:lnTo>
                                    <a:pt x="169" y="2102"/>
                                  </a:lnTo>
                                  <a:lnTo>
                                    <a:pt x="265" y="1999"/>
                                  </a:lnTo>
                                  <a:lnTo>
                                    <a:pt x="337" y="1923"/>
                                  </a:lnTo>
                                  <a:lnTo>
                                    <a:pt x="410" y="1848"/>
                                  </a:lnTo>
                                  <a:lnTo>
                                    <a:pt x="458" y="1798"/>
                                  </a:lnTo>
                                  <a:lnTo>
                                    <a:pt x="530" y="1726"/>
                                  </a:lnTo>
                                  <a:lnTo>
                                    <a:pt x="603" y="1655"/>
                                  </a:lnTo>
                                  <a:lnTo>
                                    <a:pt x="675" y="1586"/>
                                  </a:lnTo>
                                  <a:lnTo>
                                    <a:pt x="747" y="1518"/>
                                  </a:lnTo>
                                  <a:lnTo>
                                    <a:pt x="820" y="1453"/>
                                  </a:lnTo>
                                  <a:lnTo>
                                    <a:pt x="868" y="1411"/>
                                  </a:lnTo>
                                  <a:lnTo>
                                    <a:pt x="940" y="1349"/>
                                  </a:lnTo>
                                  <a:lnTo>
                                    <a:pt x="1012" y="1290"/>
                                  </a:lnTo>
                                  <a:lnTo>
                                    <a:pt x="1085" y="1231"/>
                                  </a:lnTo>
                                  <a:lnTo>
                                    <a:pt x="1157" y="1175"/>
                                  </a:lnTo>
                                  <a:lnTo>
                                    <a:pt x="1229" y="1119"/>
                                  </a:lnTo>
                                  <a:lnTo>
                                    <a:pt x="1326" y="1047"/>
                                  </a:lnTo>
                                  <a:lnTo>
                                    <a:pt x="1470" y="941"/>
                                  </a:lnTo>
                                  <a:lnTo>
                                    <a:pt x="1567" y="872"/>
                                  </a:lnTo>
                                  <a:lnTo>
                                    <a:pt x="1760" y="736"/>
                                  </a:lnTo>
                                  <a:lnTo>
                                    <a:pt x="1904" y="636"/>
                                  </a:lnTo>
                                  <a:lnTo>
                                    <a:pt x="190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99999">
                                <a:alpha val="39999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9" name="docshape186"/>
                          <wps:cNvSpPr>
                            <a:spLocks/>
                          </wps:cNvSpPr>
                          <wps:spPr bwMode="auto">
                            <a:xfrm>
                              <a:off x="7903" y="484"/>
                              <a:ext cx="1905" cy="1726"/>
                            </a:xfrm>
                            <a:custGeom>
                              <a:avLst/>
                              <a:gdLst>
                                <a:gd name="T0" fmla="+- 0 7928 7904"/>
                                <a:gd name="T1" fmla="*/ T0 w 1905"/>
                                <a:gd name="T2" fmla="+- 0 2189 485"/>
                                <a:gd name="T3" fmla="*/ 2189 h 1726"/>
                                <a:gd name="T4" fmla="+- 0 7976 7904"/>
                                <a:gd name="T5" fmla="*/ T4 w 1905"/>
                                <a:gd name="T6" fmla="+- 0 2145 485"/>
                                <a:gd name="T7" fmla="*/ 2145 h 1726"/>
                                <a:gd name="T8" fmla="+- 0 8024 7904"/>
                                <a:gd name="T9" fmla="*/ T8 w 1905"/>
                                <a:gd name="T10" fmla="+- 0 2101 485"/>
                                <a:gd name="T11" fmla="*/ 2101 h 1726"/>
                                <a:gd name="T12" fmla="+- 0 8073 7904"/>
                                <a:gd name="T13" fmla="*/ T12 w 1905"/>
                                <a:gd name="T14" fmla="+- 0 2058 485"/>
                                <a:gd name="T15" fmla="*/ 2058 h 1726"/>
                                <a:gd name="T16" fmla="+- 0 8121 7904"/>
                                <a:gd name="T17" fmla="*/ T16 w 1905"/>
                                <a:gd name="T18" fmla="+- 0 2014 485"/>
                                <a:gd name="T19" fmla="*/ 2014 h 1726"/>
                                <a:gd name="T20" fmla="+- 0 8169 7904"/>
                                <a:gd name="T21" fmla="*/ T20 w 1905"/>
                                <a:gd name="T22" fmla="+- 0 1970 485"/>
                                <a:gd name="T23" fmla="*/ 1970 h 1726"/>
                                <a:gd name="T24" fmla="+- 0 8217 7904"/>
                                <a:gd name="T25" fmla="*/ T24 w 1905"/>
                                <a:gd name="T26" fmla="+- 0 1927 485"/>
                                <a:gd name="T27" fmla="*/ 1927 h 1726"/>
                                <a:gd name="T28" fmla="+- 0 8266 7904"/>
                                <a:gd name="T29" fmla="*/ T28 w 1905"/>
                                <a:gd name="T30" fmla="+- 0 1883 485"/>
                                <a:gd name="T31" fmla="*/ 1883 h 1726"/>
                                <a:gd name="T32" fmla="+- 0 8314 7904"/>
                                <a:gd name="T33" fmla="*/ T32 w 1905"/>
                                <a:gd name="T34" fmla="+- 0 1839 485"/>
                                <a:gd name="T35" fmla="*/ 1839 h 1726"/>
                                <a:gd name="T36" fmla="+- 0 8362 7904"/>
                                <a:gd name="T37" fmla="*/ T36 w 1905"/>
                                <a:gd name="T38" fmla="+- 0 1795 485"/>
                                <a:gd name="T39" fmla="*/ 1795 h 1726"/>
                                <a:gd name="T40" fmla="+- 0 8410 7904"/>
                                <a:gd name="T41" fmla="*/ T40 w 1905"/>
                                <a:gd name="T42" fmla="+- 0 1752 485"/>
                                <a:gd name="T43" fmla="*/ 1752 h 1726"/>
                                <a:gd name="T44" fmla="+- 0 8458 7904"/>
                                <a:gd name="T45" fmla="*/ T44 w 1905"/>
                                <a:gd name="T46" fmla="+- 0 1708 485"/>
                                <a:gd name="T47" fmla="*/ 1708 h 1726"/>
                                <a:gd name="T48" fmla="+- 0 8507 7904"/>
                                <a:gd name="T49" fmla="*/ T48 w 1905"/>
                                <a:gd name="T50" fmla="+- 0 1664 485"/>
                                <a:gd name="T51" fmla="*/ 1664 h 1726"/>
                                <a:gd name="T52" fmla="+- 0 8555 7904"/>
                                <a:gd name="T53" fmla="*/ T52 w 1905"/>
                                <a:gd name="T54" fmla="+- 0 1621 485"/>
                                <a:gd name="T55" fmla="*/ 1621 h 1726"/>
                                <a:gd name="T56" fmla="+- 0 8603 7904"/>
                                <a:gd name="T57" fmla="*/ T56 w 1905"/>
                                <a:gd name="T58" fmla="+- 0 1577 485"/>
                                <a:gd name="T59" fmla="*/ 1577 h 1726"/>
                                <a:gd name="T60" fmla="+- 0 8651 7904"/>
                                <a:gd name="T61" fmla="*/ T60 w 1905"/>
                                <a:gd name="T62" fmla="+- 0 1533 485"/>
                                <a:gd name="T63" fmla="*/ 1533 h 1726"/>
                                <a:gd name="T64" fmla="+- 0 8699 7904"/>
                                <a:gd name="T65" fmla="*/ T64 w 1905"/>
                                <a:gd name="T66" fmla="+- 0 1490 485"/>
                                <a:gd name="T67" fmla="*/ 1490 h 1726"/>
                                <a:gd name="T68" fmla="+- 0 8748 7904"/>
                                <a:gd name="T69" fmla="*/ T68 w 1905"/>
                                <a:gd name="T70" fmla="+- 0 1446 485"/>
                                <a:gd name="T71" fmla="*/ 1446 h 1726"/>
                                <a:gd name="T72" fmla="+- 0 8796 7904"/>
                                <a:gd name="T73" fmla="*/ T72 w 1905"/>
                                <a:gd name="T74" fmla="+- 0 1402 485"/>
                                <a:gd name="T75" fmla="*/ 1402 h 1726"/>
                                <a:gd name="T76" fmla="+- 0 8844 7904"/>
                                <a:gd name="T77" fmla="*/ T76 w 1905"/>
                                <a:gd name="T78" fmla="+- 0 1359 485"/>
                                <a:gd name="T79" fmla="*/ 1359 h 1726"/>
                                <a:gd name="T80" fmla="+- 0 8892 7904"/>
                                <a:gd name="T81" fmla="*/ T80 w 1905"/>
                                <a:gd name="T82" fmla="+- 0 1315 485"/>
                                <a:gd name="T83" fmla="*/ 1315 h 1726"/>
                                <a:gd name="T84" fmla="+- 0 8941 7904"/>
                                <a:gd name="T85" fmla="*/ T84 w 1905"/>
                                <a:gd name="T86" fmla="+- 0 1271 485"/>
                                <a:gd name="T87" fmla="*/ 1271 h 1726"/>
                                <a:gd name="T88" fmla="+- 0 8989 7904"/>
                                <a:gd name="T89" fmla="*/ T88 w 1905"/>
                                <a:gd name="T90" fmla="+- 0 1228 485"/>
                                <a:gd name="T91" fmla="*/ 1228 h 1726"/>
                                <a:gd name="T92" fmla="+- 0 9037 7904"/>
                                <a:gd name="T93" fmla="*/ T92 w 1905"/>
                                <a:gd name="T94" fmla="+- 0 1184 485"/>
                                <a:gd name="T95" fmla="*/ 1184 h 1726"/>
                                <a:gd name="T96" fmla="+- 0 9085 7904"/>
                                <a:gd name="T97" fmla="*/ T96 w 1905"/>
                                <a:gd name="T98" fmla="+- 0 1140 485"/>
                                <a:gd name="T99" fmla="*/ 1140 h 1726"/>
                                <a:gd name="T100" fmla="+- 0 9133 7904"/>
                                <a:gd name="T101" fmla="*/ T100 w 1905"/>
                                <a:gd name="T102" fmla="+- 0 1096 485"/>
                                <a:gd name="T103" fmla="*/ 1096 h 1726"/>
                                <a:gd name="T104" fmla="+- 0 9182 7904"/>
                                <a:gd name="T105" fmla="*/ T104 w 1905"/>
                                <a:gd name="T106" fmla="+- 0 1053 485"/>
                                <a:gd name="T107" fmla="*/ 1053 h 1726"/>
                                <a:gd name="T108" fmla="+- 0 9230 7904"/>
                                <a:gd name="T109" fmla="*/ T108 w 1905"/>
                                <a:gd name="T110" fmla="+- 0 1009 485"/>
                                <a:gd name="T111" fmla="*/ 1009 h 1726"/>
                                <a:gd name="T112" fmla="+- 0 9278 7904"/>
                                <a:gd name="T113" fmla="*/ T112 w 1905"/>
                                <a:gd name="T114" fmla="+- 0 965 485"/>
                                <a:gd name="T115" fmla="*/ 965 h 1726"/>
                                <a:gd name="T116" fmla="+- 0 9326 7904"/>
                                <a:gd name="T117" fmla="*/ T116 w 1905"/>
                                <a:gd name="T118" fmla="+- 0 922 485"/>
                                <a:gd name="T119" fmla="*/ 922 h 1726"/>
                                <a:gd name="T120" fmla="+- 0 9374 7904"/>
                                <a:gd name="T121" fmla="*/ T120 w 1905"/>
                                <a:gd name="T122" fmla="+- 0 878 485"/>
                                <a:gd name="T123" fmla="*/ 878 h 1726"/>
                                <a:gd name="T124" fmla="+- 0 9423 7904"/>
                                <a:gd name="T125" fmla="*/ T124 w 1905"/>
                                <a:gd name="T126" fmla="+- 0 834 485"/>
                                <a:gd name="T127" fmla="*/ 834 h 1726"/>
                                <a:gd name="T128" fmla="+- 0 9471 7904"/>
                                <a:gd name="T129" fmla="*/ T128 w 1905"/>
                                <a:gd name="T130" fmla="+- 0 791 485"/>
                                <a:gd name="T131" fmla="*/ 791 h 1726"/>
                                <a:gd name="T132" fmla="+- 0 9519 7904"/>
                                <a:gd name="T133" fmla="*/ T132 w 1905"/>
                                <a:gd name="T134" fmla="+- 0 747 485"/>
                                <a:gd name="T135" fmla="*/ 747 h 1726"/>
                                <a:gd name="T136" fmla="+- 0 9567 7904"/>
                                <a:gd name="T137" fmla="*/ T136 w 1905"/>
                                <a:gd name="T138" fmla="+- 0 703 485"/>
                                <a:gd name="T139" fmla="*/ 703 h 1726"/>
                                <a:gd name="T140" fmla="+- 0 9616 7904"/>
                                <a:gd name="T141" fmla="*/ T140 w 1905"/>
                                <a:gd name="T142" fmla="+- 0 660 485"/>
                                <a:gd name="T143" fmla="*/ 660 h 1726"/>
                                <a:gd name="T144" fmla="+- 0 9664 7904"/>
                                <a:gd name="T145" fmla="*/ T144 w 1905"/>
                                <a:gd name="T146" fmla="+- 0 616 485"/>
                                <a:gd name="T147" fmla="*/ 616 h 1726"/>
                                <a:gd name="T148" fmla="+- 0 9712 7904"/>
                                <a:gd name="T149" fmla="*/ T148 w 1905"/>
                                <a:gd name="T150" fmla="+- 0 572 485"/>
                                <a:gd name="T151" fmla="*/ 572 h 1726"/>
                                <a:gd name="T152" fmla="+- 0 9760 7904"/>
                                <a:gd name="T153" fmla="*/ T152 w 1905"/>
                                <a:gd name="T154" fmla="+- 0 529 485"/>
                                <a:gd name="T155" fmla="*/ 529 h 1726"/>
                                <a:gd name="T156" fmla="+- 0 9808 7904"/>
                                <a:gd name="T157" fmla="*/ T156 w 1905"/>
                                <a:gd name="T158" fmla="+- 0 485 485"/>
                                <a:gd name="T159" fmla="*/ 485 h 17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</a:cxnLst>
                              <a:rect l="0" t="0" r="r" b="b"/>
                              <a:pathLst>
                                <a:path w="1905" h="1726">
                                  <a:moveTo>
                                    <a:pt x="0" y="1725"/>
                                  </a:moveTo>
                                  <a:lnTo>
                                    <a:pt x="24" y="1704"/>
                                  </a:lnTo>
                                  <a:lnTo>
                                    <a:pt x="48" y="1682"/>
                                  </a:lnTo>
                                  <a:lnTo>
                                    <a:pt x="72" y="1660"/>
                                  </a:lnTo>
                                  <a:lnTo>
                                    <a:pt x="96" y="1638"/>
                                  </a:lnTo>
                                  <a:lnTo>
                                    <a:pt x="120" y="1616"/>
                                  </a:lnTo>
                                  <a:lnTo>
                                    <a:pt x="145" y="1594"/>
                                  </a:lnTo>
                                  <a:lnTo>
                                    <a:pt x="169" y="1573"/>
                                  </a:lnTo>
                                  <a:lnTo>
                                    <a:pt x="193" y="1551"/>
                                  </a:lnTo>
                                  <a:lnTo>
                                    <a:pt x="217" y="1529"/>
                                  </a:lnTo>
                                  <a:lnTo>
                                    <a:pt x="241" y="1507"/>
                                  </a:lnTo>
                                  <a:lnTo>
                                    <a:pt x="265" y="1485"/>
                                  </a:lnTo>
                                  <a:lnTo>
                                    <a:pt x="289" y="1463"/>
                                  </a:lnTo>
                                  <a:lnTo>
                                    <a:pt x="313" y="1442"/>
                                  </a:lnTo>
                                  <a:lnTo>
                                    <a:pt x="337" y="1420"/>
                                  </a:lnTo>
                                  <a:lnTo>
                                    <a:pt x="362" y="1398"/>
                                  </a:lnTo>
                                  <a:lnTo>
                                    <a:pt x="386" y="1376"/>
                                  </a:lnTo>
                                  <a:lnTo>
                                    <a:pt x="410" y="1354"/>
                                  </a:lnTo>
                                  <a:lnTo>
                                    <a:pt x="434" y="1332"/>
                                  </a:lnTo>
                                  <a:lnTo>
                                    <a:pt x="458" y="1310"/>
                                  </a:lnTo>
                                  <a:lnTo>
                                    <a:pt x="482" y="1289"/>
                                  </a:lnTo>
                                  <a:lnTo>
                                    <a:pt x="506" y="1267"/>
                                  </a:lnTo>
                                  <a:lnTo>
                                    <a:pt x="530" y="1245"/>
                                  </a:lnTo>
                                  <a:lnTo>
                                    <a:pt x="554" y="1223"/>
                                  </a:lnTo>
                                  <a:lnTo>
                                    <a:pt x="579" y="1201"/>
                                  </a:lnTo>
                                  <a:lnTo>
                                    <a:pt x="603" y="1179"/>
                                  </a:lnTo>
                                  <a:lnTo>
                                    <a:pt x="627" y="1158"/>
                                  </a:lnTo>
                                  <a:lnTo>
                                    <a:pt x="651" y="1136"/>
                                  </a:lnTo>
                                  <a:lnTo>
                                    <a:pt x="675" y="1114"/>
                                  </a:lnTo>
                                  <a:lnTo>
                                    <a:pt x="699" y="1092"/>
                                  </a:lnTo>
                                  <a:lnTo>
                                    <a:pt x="723" y="1070"/>
                                  </a:lnTo>
                                  <a:lnTo>
                                    <a:pt x="747" y="1048"/>
                                  </a:lnTo>
                                  <a:lnTo>
                                    <a:pt x="771" y="1027"/>
                                  </a:lnTo>
                                  <a:lnTo>
                                    <a:pt x="795" y="1005"/>
                                  </a:lnTo>
                                  <a:lnTo>
                                    <a:pt x="820" y="983"/>
                                  </a:lnTo>
                                  <a:lnTo>
                                    <a:pt x="844" y="961"/>
                                  </a:lnTo>
                                  <a:lnTo>
                                    <a:pt x="868" y="939"/>
                                  </a:lnTo>
                                  <a:lnTo>
                                    <a:pt x="892" y="917"/>
                                  </a:lnTo>
                                  <a:lnTo>
                                    <a:pt x="916" y="895"/>
                                  </a:lnTo>
                                  <a:lnTo>
                                    <a:pt x="940" y="874"/>
                                  </a:lnTo>
                                  <a:lnTo>
                                    <a:pt x="964" y="852"/>
                                  </a:lnTo>
                                  <a:lnTo>
                                    <a:pt x="988" y="830"/>
                                  </a:lnTo>
                                  <a:lnTo>
                                    <a:pt x="1012" y="808"/>
                                  </a:lnTo>
                                  <a:lnTo>
                                    <a:pt x="1037" y="786"/>
                                  </a:lnTo>
                                  <a:lnTo>
                                    <a:pt x="1061" y="764"/>
                                  </a:lnTo>
                                  <a:lnTo>
                                    <a:pt x="1085" y="743"/>
                                  </a:lnTo>
                                  <a:lnTo>
                                    <a:pt x="1109" y="721"/>
                                  </a:lnTo>
                                  <a:lnTo>
                                    <a:pt x="1133" y="699"/>
                                  </a:lnTo>
                                  <a:lnTo>
                                    <a:pt x="1157" y="677"/>
                                  </a:lnTo>
                                  <a:lnTo>
                                    <a:pt x="1181" y="655"/>
                                  </a:lnTo>
                                  <a:lnTo>
                                    <a:pt x="1205" y="633"/>
                                  </a:lnTo>
                                  <a:lnTo>
                                    <a:pt x="1229" y="611"/>
                                  </a:lnTo>
                                  <a:lnTo>
                                    <a:pt x="1254" y="590"/>
                                  </a:lnTo>
                                  <a:lnTo>
                                    <a:pt x="1278" y="568"/>
                                  </a:lnTo>
                                  <a:lnTo>
                                    <a:pt x="1302" y="546"/>
                                  </a:lnTo>
                                  <a:lnTo>
                                    <a:pt x="1326" y="524"/>
                                  </a:lnTo>
                                  <a:lnTo>
                                    <a:pt x="1350" y="502"/>
                                  </a:lnTo>
                                  <a:lnTo>
                                    <a:pt x="1374" y="480"/>
                                  </a:lnTo>
                                  <a:lnTo>
                                    <a:pt x="1398" y="459"/>
                                  </a:lnTo>
                                  <a:lnTo>
                                    <a:pt x="1422" y="437"/>
                                  </a:lnTo>
                                  <a:lnTo>
                                    <a:pt x="1446" y="415"/>
                                  </a:lnTo>
                                  <a:lnTo>
                                    <a:pt x="1470" y="393"/>
                                  </a:lnTo>
                                  <a:lnTo>
                                    <a:pt x="1495" y="371"/>
                                  </a:lnTo>
                                  <a:lnTo>
                                    <a:pt x="1519" y="349"/>
                                  </a:lnTo>
                                  <a:lnTo>
                                    <a:pt x="1543" y="327"/>
                                  </a:lnTo>
                                  <a:lnTo>
                                    <a:pt x="1567" y="306"/>
                                  </a:lnTo>
                                  <a:lnTo>
                                    <a:pt x="1591" y="284"/>
                                  </a:lnTo>
                                  <a:lnTo>
                                    <a:pt x="1615" y="262"/>
                                  </a:lnTo>
                                  <a:lnTo>
                                    <a:pt x="1639" y="240"/>
                                  </a:lnTo>
                                  <a:lnTo>
                                    <a:pt x="1663" y="218"/>
                                  </a:lnTo>
                                  <a:lnTo>
                                    <a:pt x="1687" y="196"/>
                                  </a:lnTo>
                                  <a:lnTo>
                                    <a:pt x="1712" y="175"/>
                                  </a:lnTo>
                                  <a:lnTo>
                                    <a:pt x="1736" y="153"/>
                                  </a:lnTo>
                                  <a:lnTo>
                                    <a:pt x="1760" y="131"/>
                                  </a:lnTo>
                                  <a:lnTo>
                                    <a:pt x="1784" y="109"/>
                                  </a:lnTo>
                                  <a:lnTo>
                                    <a:pt x="1808" y="87"/>
                                  </a:lnTo>
                                  <a:lnTo>
                                    <a:pt x="1832" y="65"/>
                                  </a:lnTo>
                                  <a:lnTo>
                                    <a:pt x="1856" y="44"/>
                                  </a:lnTo>
                                  <a:lnTo>
                                    <a:pt x="1880" y="22"/>
                                  </a:lnTo>
                                  <a:lnTo>
                                    <a:pt x="1904" y="0"/>
                                  </a:lnTo>
                                </a:path>
                              </a:pathLst>
                            </a:custGeom>
                            <a:noFill/>
                            <a:ln w="20855">
                              <a:solidFill>
                                <a:srgbClr val="785EF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0" name="docshape187"/>
                          <wps:cNvSpPr>
                            <a:spLocks/>
                          </wps:cNvSpPr>
                          <wps:spPr bwMode="auto">
                            <a:xfrm>
                              <a:off x="7766" y="626"/>
                              <a:ext cx="43" cy="1798"/>
                            </a:xfrm>
                            <a:custGeom>
                              <a:avLst/>
                              <a:gdLst>
                                <a:gd name="T0" fmla="+- 0 7766 7766"/>
                                <a:gd name="T1" fmla="*/ T0 w 43"/>
                                <a:gd name="T2" fmla="+- 0 2424 627"/>
                                <a:gd name="T3" fmla="*/ 2424 h 1798"/>
                                <a:gd name="T4" fmla="+- 0 7809 7766"/>
                                <a:gd name="T5" fmla="*/ T4 w 43"/>
                                <a:gd name="T6" fmla="+- 0 2424 627"/>
                                <a:gd name="T7" fmla="*/ 2424 h 1798"/>
                                <a:gd name="T8" fmla="+- 0 7766 7766"/>
                                <a:gd name="T9" fmla="*/ T8 w 43"/>
                                <a:gd name="T10" fmla="+- 0 1825 627"/>
                                <a:gd name="T11" fmla="*/ 1825 h 1798"/>
                                <a:gd name="T12" fmla="+- 0 7809 7766"/>
                                <a:gd name="T13" fmla="*/ T12 w 43"/>
                                <a:gd name="T14" fmla="+- 0 1825 627"/>
                                <a:gd name="T15" fmla="*/ 1825 h 1798"/>
                                <a:gd name="T16" fmla="+- 0 7766 7766"/>
                                <a:gd name="T17" fmla="*/ T16 w 43"/>
                                <a:gd name="T18" fmla="+- 0 1226 627"/>
                                <a:gd name="T19" fmla="*/ 1226 h 1798"/>
                                <a:gd name="T20" fmla="+- 0 7809 7766"/>
                                <a:gd name="T21" fmla="*/ T20 w 43"/>
                                <a:gd name="T22" fmla="+- 0 1226 627"/>
                                <a:gd name="T23" fmla="*/ 1226 h 1798"/>
                                <a:gd name="T24" fmla="+- 0 7766 7766"/>
                                <a:gd name="T25" fmla="*/ T24 w 43"/>
                                <a:gd name="T26" fmla="+- 0 627 627"/>
                                <a:gd name="T27" fmla="*/ 627 h 1798"/>
                                <a:gd name="T28" fmla="+- 0 7809 7766"/>
                                <a:gd name="T29" fmla="*/ T28 w 43"/>
                                <a:gd name="T30" fmla="+- 0 627 627"/>
                                <a:gd name="T31" fmla="*/ 627 h 17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43" h="1798">
                                  <a:moveTo>
                                    <a:pt x="0" y="1797"/>
                                  </a:moveTo>
                                  <a:lnTo>
                                    <a:pt x="43" y="1797"/>
                                  </a:lnTo>
                                  <a:moveTo>
                                    <a:pt x="0" y="1198"/>
                                  </a:moveTo>
                                  <a:lnTo>
                                    <a:pt x="43" y="1198"/>
                                  </a:lnTo>
                                  <a:moveTo>
                                    <a:pt x="0" y="599"/>
                                  </a:moveTo>
                                  <a:lnTo>
                                    <a:pt x="43" y="599"/>
                                  </a:lnTo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10476">
                              <a:solidFill>
                                <a:srgbClr val="3333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67EEE675" id="docshapegroup149" o:spid="_x0000_s1026" style="position:absolute;margin-left:388.3pt;margin-top:8.35pt;width:107.3pt;height:116.4pt;z-index:-17370624;mso-position-horizontal-relative:page" coordorigin="7766,167" coordsize="2146,23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">
                  <v:shape id="docshape150" o:spid="_x0000_s1027" style="position:absolute;left:9444;top:1037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" path="m30,l18,3,8,9,2,19,,30,2,42,8,52r10,6l30,61,41,58,51,52,58,42,60,30,58,19,51,9,41,3,30,xe" fillcolor="black" stroked="f">
                    <v:path arrowok="t" o:connecttype="custom" o:connectlocs="30,1037;18,1040;8,1046;2,1056;0,1067;2,1079;8,1089;18,1095;30,1098;41,1095;51,1089;58,1079;60,1067;58,1056;51,1046;41,1040;30,1037" o:connectangles="0,0,0,0,0,0,0,0,0,0,0,0,0,0,0,0,0"/>
                  </v:shape>
                  <v:shape id="docshape151" o:spid="_x0000_s1028" style="position:absolute;left:9444;top:1037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" path="m,30l2,19,8,9,18,3,30,,41,3,51,9r7,10l60,30,58,42,51,52,41,58,30,61,18,58,8,52,2,42,,30e" filled="f" strokeweight=".19311mm">
                    <v:path arrowok="t" o:connecttype="custom" o:connectlocs="0,1067;2,1056;8,1046;18,1040;30,1037;41,1040;51,1046;58,1056;60,1067;58,1079;51,1089;41,1095;30,1098;18,1095;8,1089;2,1079;0,1067" o:connectangles="0,0,0,0,0,0,0,0,0,0,0,0,0,0,0,0,0"/>
                  </v:shape>
                  <v:shape id="docshape152" o:spid="_x0000_s1029" style="position:absolute;left:9466;top:933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" path="m,8l3,2,9,r6,2l17,8r-2,6l9,16,3,14,,8xe" fillcolor="black" stroked="f">
                    <v:path arrowok="t" o:connecttype="custom" o:connectlocs="0,942;3,936;9,934;15,936;17,942;15,948;9,950;3,948;0,942" o:connectangles="0,0,0,0,0,0,0,0,0"/>
                  </v:shape>
                  <v:line id="Line 359" o:spid="_x0000_s1030" style="position:absolute;visibility:visible;mso-wrap-style:square" from="9475,942" to="9475,1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" strokeweight=".291mm"/>
                  <v:shape id="docshape153" o:spid="_x0000_s1031" style="position:absolute;left:9466;top:118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" path="m,8l3,2,9,r6,2l17,8r-2,6l9,16,3,14,,8xe" fillcolor="black" stroked="f">
                    <v:path arrowok="t" o:connecttype="custom" o:connectlocs="0,1195;3,1189;9,1187;15,1189;17,1195;15,1201;9,1203;3,1201;0,1195" o:connectangles="0,0,0,0,0,0,0,0,0"/>
                  </v:shape>
                  <v:shape id="docshape154" o:spid="_x0000_s1032" style="position:absolute;left:9429;top:793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" path="m30,l18,2,8,9,2,18,,30,2,42r6,9l18,58r12,2l41,58,51,51r6,-9l60,30,57,18,51,9,41,2,30,xe" fillcolor="black" stroked="f">
                    <v:path arrowok="t" o:connecttype="custom" o:connectlocs="30,794;18,796;8,803;2,812;0,824;2,836;8,845;18,852;30,854;41,852;51,845;57,836;60,824;57,812;51,803;41,796;30,794" o:connectangles="0,0,0,0,0,0,0,0,0,0,0,0,0,0,0,0,0"/>
                  </v:shape>
                  <v:shape id="docshape155" o:spid="_x0000_s1033" style="position:absolute;left:9429;top:793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" path="m,30l2,18,8,9,18,2,30,,41,2,51,9r6,9l60,30,57,42r-6,9l41,58,30,60,18,58,8,51,2,42,,30e" filled="f" strokeweight=".19311mm">
                    <v:path arrowok="t" o:connecttype="custom" o:connectlocs="0,824;2,812;8,803;18,796;30,794;41,796;51,803;57,812;60,824;57,836;51,845;41,852;30,854;18,852;8,845;2,836;0,824" o:connectangles="0,0,0,0,0,0,0,0,0,0,0,0,0,0,0,0,0"/>
                  </v:shape>
                  <v:shape id="docshape156" o:spid="_x0000_s1034" style="position:absolute;left:9451;top:67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" path="m,8l3,2,9,r5,2l17,8r-3,6l9,17,3,14,,8xe" fillcolor="black" stroked="f">
                    <v:path arrowok="t" o:connecttype="custom" o:connectlocs="0,685;3,679;9,677;14,679;17,685;14,691;9,694;3,691;0,685" o:connectangles="0,0,0,0,0,0,0,0,0"/>
                  </v:shape>
                  <v:line id="Line 354" o:spid="_x0000_s1035" style="position:absolute;visibility:visible;mso-wrap-style:square" from="9460,685" to="9460,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" strokeweight=".291mm"/>
                  <v:shape id="docshape157" o:spid="_x0000_s1036" style="position:absolute;left:9451;top:960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" path="m,9l3,3,9,r5,3l17,9r-3,5l9,17,3,14,,9xe" fillcolor="black" stroked="f">
                    <v:path arrowok="t" o:connecttype="custom" o:connectlocs="0,969;3,963;9,960;14,963;17,969;14,974;9,977;3,974;0,969" o:connectangles="0,0,0,0,0,0,0,0,0"/>
                  </v:shape>
                  <v:shape id="docshape158" o:spid="_x0000_s1037" style="position:absolute;left:9336;top:813;width:268;height:265;visibility:visible;mso-wrap-style:square;v-text-anchor:top" coordsize="268,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" path="m268,265r,-21m268,254r-255,m13,265r,-21m258,22l258,t,11l,11m,22l,e" filled="f" strokeweight=".291mm">
                    <v:path arrowok="t" o:connecttype="custom" o:connectlocs="268,1078;268,1057;268,1067;13,1067;13,1078;13,1057;258,835;258,813;258,824;0,824;0,835;0,813" o:connectangles="0,0,0,0,0,0,0,0,0,0,0,0"/>
                  </v:shape>
                  <v:shape id="docshape159" o:spid="_x0000_s1038" style="position:absolute;left:8384;top:1893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" path="m30,l18,2,9,9,2,18,,30,2,42r7,9l18,58r12,2l42,58r9,-7l58,42,60,30,58,18,51,9,42,2,30,xe" fillcolor="black" stroked="f">
                    <v:path arrowok="t" o:connecttype="custom" o:connectlocs="30,1894;18,1896;9,1903;2,1912;0,1924;2,1936;9,1945;18,1952;30,1954;42,1952;51,1945;58,1936;60,1924;58,1912;51,1903;42,1896;30,1894" o:connectangles="0,0,0,0,0,0,0,0,0,0,0,0,0,0,0,0,0"/>
                  </v:shape>
                  <v:shape id="docshape160" o:spid="_x0000_s1039" style="position:absolute;left:8384;top:1893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" path="m,30l2,18,9,9,18,2,30,,42,2r9,7l58,18r2,12l58,42r-7,9l42,58,30,60,18,58,9,51,2,42,,30e" filled="f" strokeweight=".19311mm">
                    <v:path arrowok="t" o:connecttype="custom" o:connectlocs="0,1924;2,1912;9,1903;18,1896;30,1894;42,1896;51,1903;58,1912;60,1924;58,1936;51,1945;42,1952;30,1954;18,1952;9,1945;2,1936;0,1924" o:connectangles="0,0,0,0,0,0,0,0,0,0,0,0,0,0,0,0,0"/>
                  </v:shape>
                  <v:shape id="docshape161" o:spid="_x0000_s1040" style="position:absolute;left:8384;top:1798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" path="m30,l18,2,8,9,2,18,,30,2,42r6,9l18,58r12,2l41,58,51,51r7,-9l60,30,58,18,51,9,41,2,30,xe" fillcolor="black" stroked="f">
                    <v:path arrowok="t" o:connecttype="custom" o:connectlocs="30,1799;18,1801;8,1808;2,1817;0,1829;2,1841;8,1850;18,1857;30,1859;41,1857;51,1850;58,1841;60,1829;58,1817;51,1808;41,1801;30,1799" o:connectangles="0,0,0,0,0,0,0,0,0,0,0,0,0,0,0,0,0"/>
                  </v:shape>
                  <v:shape id="docshape162" o:spid="_x0000_s1041" style="position:absolute;left:8384;top:1798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" path="m,30l2,18,8,9,18,2,30,,41,2,51,9r7,9l60,30,58,42r-7,9l41,58,30,60,18,58,8,51,2,42,,30e" filled="f" strokeweight=".19311mm">
                    <v:path arrowok="t" o:connecttype="custom" o:connectlocs="0,1829;2,1817;8,1808;18,1801;30,1799;41,1801;51,1808;58,1817;60,1829;58,1841;51,1850;41,1857;30,1859;18,1857;8,1850;2,1841;0,1829" o:connectangles="0,0,0,0,0,0,0,0,0,0,0,0,0,0,0,0,0"/>
                  </v:shape>
                  <v:shape id="docshape163" o:spid="_x0000_s1042" style="position:absolute;left:8406;top:1818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" path="m,8l2,3,8,r6,3l16,8r-2,6l8,17,2,14,,8xe" fillcolor="black" stroked="f">
                    <v:path arrowok="t" o:connecttype="custom" o:connectlocs="0,1826;2,1821;8,1818;14,1821;16,1826;14,1832;8,1835;2,1832;0,1826" o:connectangles="0,0,0,0,0,0,0,0,0"/>
                  </v:shape>
                  <v:line id="Line 346" o:spid="_x0000_s1043" style="position:absolute;visibility:visible;mso-wrap-style:square" from="8415,1826" to="8415,2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" strokeweight=".291mm"/>
                  <v:shape id="docshape164" o:spid="_x0000_s1044" style="position:absolute;left:8406;top:1727;width:17;height:306;visibility:visible;mso-wrap-style:square;v-text-anchor:top" coordsize="17,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" path="m16,297r-2,-6l8,289r-6,2l,297r2,6l8,305r6,-2l16,297xm16,8l14,2,8,,2,2,,8r2,6l8,16r6,-2l16,8xe" fillcolor="black" stroked="f">
                    <v:path arrowok="t" o:connecttype="custom" o:connectlocs="16,2025;14,2019;8,2017;2,2019;0,2025;2,2031;8,2033;14,2031;16,2025;16,1736;14,1730;8,1728;2,1730;0,1736;2,1742;8,1744;14,1742;16,1736" o:connectangles="0,0,0,0,0,0,0,0,0,0,0,0,0,0,0,0,0,0"/>
                  </v:shape>
                  <v:line id="Line 344" o:spid="_x0000_s1045" style="position:absolute;visibility:visible;mso-wrap-style:square" from="8415,1736" to="8415,19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" strokeweight=".291mm"/>
                  <v:shape id="docshape165" o:spid="_x0000_s1046" style="position:absolute;left:8406;top:1904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" path="m,9l2,3,8,r6,3l16,9r-2,5l8,17,2,14,,9xe" fillcolor="black" stroked="f">
                    <v:path arrowok="t" o:connecttype="custom" o:connectlocs="0,1913;2,1907;8,1904;14,1907;16,1913;14,1918;8,1921;2,1918;0,1913" o:connectangles="0,0,0,0,0,0,0,0,0"/>
                  </v:shape>
                  <v:shape id="docshape166" o:spid="_x0000_s1047" style="position:absolute;left:8390;top:1538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" path="m31,l19,2,9,8,3,18,,30,3,41,9,51r10,6l31,60,42,57,52,51,58,41,61,30,58,18,52,8,42,2,31,xe" fillcolor="black" stroked="f">
                    <v:path arrowok="t" o:connecttype="custom" o:connectlocs="31,1539;19,1541;9,1547;3,1557;0,1569;3,1580;9,1590;19,1596;31,1599;42,1596;52,1590;58,1580;61,1569;58,1557;52,1547;42,1541;31,1539" o:connectangles="0,0,0,0,0,0,0,0,0,0,0,0,0,0,0,0,0"/>
                  </v:shape>
                  <v:shape id="docshape167" o:spid="_x0000_s1048" style="position:absolute;left:8390;top:1538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" path="m,30l3,18,9,8,19,2,31,,42,2,52,8r6,10l61,30,58,41,52,51,42,57,31,60,19,57,9,51,3,41,,30e" filled="f" strokeweight=".19311mm">
                    <v:path arrowok="t" o:connecttype="custom" o:connectlocs="0,1569;3,1557;9,1547;19,1541;31,1539;42,1541;52,1547;58,1557;61,1569;58,1580;52,1590;42,1596;31,1599;19,1596;9,1590;3,1580;0,1569" o:connectangles="0,0,0,0,0,0,0,0,0,0,0,0,0,0,0,0,0"/>
                  </v:shape>
                  <v:shape id="docshape168" o:spid="_x0000_s1049" style="position:absolute;left:8412;top:144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" path="m,8l3,2,9,r5,2l17,8r-3,6l9,16,3,14,,8xe" fillcolor="black" stroked="f">
                    <v:path arrowok="t" o:connecttype="custom" o:connectlocs="0,1458;3,1452;9,1450;14,1452;17,1458;14,1464;9,1466;3,1464;0,1458" o:connectangles="0,0,0,0,0,0,0,0,0"/>
                  </v:shape>
                  <v:line id="Line 339" o:spid="_x0000_s1050" style="position:absolute;visibility:visible;mso-wrap-style:square" from="8421,1458" to="8421,16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" strokeweight=".291mm"/>
                  <v:shape id="docshape169" o:spid="_x0000_s1051" style="position:absolute;left:8412;top:1665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" path="m,8l3,3,9,r5,3l17,8r-3,6l9,17,3,14,,8xe" fillcolor="black" stroked="f">
                    <v:path arrowok="t" o:connecttype="custom" o:connectlocs="0,1673;3,1668;9,1665;14,1668;17,1673;14,1679;9,1682;3,1679;0,1673" o:connectangles="0,0,0,0,0,0,0,0,0"/>
                  </v:shape>
                  <v:shape id="docshape170" o:spid="_x0000_s1052" style="position:absolute;left:8240;top:1557;width:372;height:377;visibility:visible;mso-wrap-style:square;v-text-anchor:top" coordsize="372,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" path="m357,377r,-21m357,366l,366t,11l,356m359,282r,-22m359,271l2,271t,11l2,260m372,21l372,t,11l2,11t,10l2,e" filled="f" strokeweight=".291mm">
                    <v:path arrowok="t" o:connecttype="custom" o:connectlocs="357,1935;357,1914;357,1924;0,1924;0,1935;0,1914;359,1840;359,1818;359,1829;2,1829;2,1840;2,1818;372,1579;372,1558;372,1569;2,1569;2,1579;2,1558" o:connectangles="0,0,0,0,0,0,0,0,0,0,0,0,0,0,0,0,0,0"/>
                  </v:shape>
                  <v:shape id="docshape171" o:spid="_x0000_s1053" style="position:absolute;left:8045;top:2097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" path="m30,l18,2,8,9,2,18,,30,2,42r6,9l18,58r12,2l41,58,51,51r6,-9l60,30,57,18,51,9,41,2,30,xe" fillcolor="black" stroked="f">
                    <v:path arrowok="t" o:connecttype="custom" o:connectlocs="30,2098;18,2100;8,2107;2,2116;0,2128;2,2140;8,2149;18,2156;30,2158;41,2156;51,2149;57,2140;60,2128;57,2116;51,2107;41,2100;30,2098" o:connectangles="0,0,0,0,0,0,0,0,0,0,0,0,0,0,0,0,0"/>
                  </v:shape>
                  <v:shape id="docshape172" o:spid="_x0000_s1054" style="position:absolute;left:8045;top:2097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" path="m,30l2,18,8,9,18,2,30,,41,2,51,9r6,9l60,30,57,42r-6,9l41,58,30,60,18,58,8,51,2,42,,30e" filled="f" strokeweight=".19311mm">
                    <v:path arrowok="t" o:connecttype="custom" o:connectlocs="0,2128;2,2116;8,2107;18,2100;30,2098;41,2100;51,2107;57,2116;60,2128;57,2140;51,2149;41,2156;30,2158;18,2156;8,2149;2,2140;0,2128" o:connectangles="0,0,0,0,0,0,0,0,0,0,0,0,0,0,0,0,0"/>
                  </v:shape>
                  <v:shape id="docshape173" o:spid="_x0000_s1055" style="position:absolute;left:8045;top:2008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" path="m30,l18,3,8,9,2,19,,30,2,42,8,52r10,6l30,60,41,58,51,52,57,42,60,30,57,19,51,9,41,3,30,xe" fillcolor="black" stroked="f">
                    <v:path arrowok="t" o:connecttype="custom" o:connectlocs="30,2008;18,2011;8,2017;2,2027;0,2038;2,2050;8,2060;18,2066;30,2068;41,2066;51,2060;57,2050;60,2038;57,2027;51,2017;41,2011;30,2008" o:connectangles="0,0,0,0,0,0,0,0,0,0,0,0,0,0,0,0,0"/>
                  </v:shape>
                  <v:shape id="docshape174" o:spid="_x0000_s1056" style="position:absolute;left:8045;top:2008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" path="m,30l2,19,8,9,18,3,30,,41,3,51,9r6,10l60,30,57,42,51,52,41,58,30,60,18,58,8,52,2,42,,30e" filled="f" strokeweight=".19311mm">
                    <v:path arrowok="t" o:connecttype="custom" o:connectlocs="0,2038;2,2027;8,2017;18,2011;30,2008;41,2011;51,2017;57,2027;60,2038;57,2050;51,2060;41,2066;30,2068;18,2066;8,2060;2,2050;0,2038" o:connectangles="0,0,0,0,0,0,0,0,0,0,0,0,0,0,0,0,0"/>
                  </v:shape>
                  <v:shape id="docshape175" o:spid="_x0000_s1057" style="position:absolute;left:8045;top:1870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" path="m30,l18,3,9,9,2,19,,30,2,42,9,52r9,6l30,61,42,58r9,-6l58,42,60,30,58,19,51,9,42,3,30,xe" fillcolor="black" stroked="f">
                    <v:path arrowok="t" o:connecttype="custom" o:connectlocs="30,1870;18,1873;9,1879;2,1889;0,1900;2,1912;9,1922;18,1928;30,1931;42,1928;51,1922;58,1912;60,1900;58,1889;51,1879;42,1873;30,1870" o:connectangles="0,0,0,0,0,0,0,0,0,0,0,0,0,0,0,0,0"/>
                  </v:shape>
                  <v:shape id="docshape176" o:spid="_x0000_s1058" style="position:absolute;left:8045;top:1870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" path="m,30l2,19,9,9,18,3,30,,42,3r9,6l58,19r2,11l58,42,51,52r-9,6l30,61,18,58,9,52,2,42,,30e" filled="f" strokeweight=".19311mm">
                    <v:path arrowok="t" o:connecttype="custom" o:connectlocs="0,1900;2,1889;9,1879;18,1873;30,1870;42,1873;51,1879;58,1889;60,1900;58,1912;51,1922;42,1928;30,1931;18,1928;9,1922;2,1912;0,1900" o:connectangles="0,0,0,0,0,0,0,0,0,0,0,0,0,0,0,0,0"/>
                  </v:shape>
                  <v:shape id="docshape177" o:spid="_x0000_s1059" style="position:absolute;left:8067;top:203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" path="m,9l2,3,8,r6,3l16,9r-2,6l8,17,2,15,,9xe" fillcolor="black" stroked="f">
                    <v:path arrowok="t" o:connecttype="custom" o:connectlocs="0,2045;2,2039;8,2036;14,2039;16,2045;14,2051;8,2053;2,2051;0,2045" o:connectangles="0,0,0,0,0,0,0,0,0"/>
                  </v:shape>
                  <v:line id="Line 329" o:spid="_x0000_s1060" style="position:absolute;visibility:visible;mso-wrap-style:square" from="8076,2045" to="8076,2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" strokeweight=".291mm"/>
                  <v:shape id="docshape178" o:spid="_x0000_s1061" style="position:absolute;left:8067;top:1943;width:17;height:286;visibility:visible;mso-wrap-style:square;v-text-anchor:top" coordsize="17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" path="m16,277r-2,-6l8,269r-6,2l,277r2,6l8,285r6,-2l16,277xm16,8l14,2,8,,2,2,,8r2,6l8,16r6,-2l16,8xe" fillcolor="black" stroked="f">
                    <v:path arrowok="t" o:connecttype="custom" o:connectlocs="16,2221;14,2215;8,2213;2,2215;0,2221;2,2227;8,2229;14,2227;16,2221;16,1952;14,1946;8,1944;2,1946;0,1952;2,1958;8,1960;14,1958;16,1952" o:connectangles="0,0,0,0,0,0,0,0,0,0,0,0,0,0,0,0,0,0"/>
                  </v:shape>
                  <v:line id="Line 327" o:spid="_x0000_s1062" style="position:absolute;visibility:visible;mso-wrap-style:square" from="8076,1952" to="8076,21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" strokeweight=".291mm"/>
                  <v:shape id="docshape179" o:spid="_x0000_s1063" style="position:absolute;left:8067;top:1799;width:17;height:340;visibility:visible;mso-wrap-style:square;v-text-anchor:top" coordsize="17,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" path="m16,332r-2,-6l8,323r-6,3l,332r2,5l8,340r6,-3l16,332xm16,9l14,3,8,,2,3,,9r2,5l8,17r6,-3l16,9xe" fillcolor="black" stroked="f">
                    <v:path arrowok="t" o:connecttype="custom" o:connectlocs="16,2131;14,2125;8,2122;2,2125;0,2131;2,2136;8,2139;14,2136;16,2131;16,1808;14,1802;8,1799;2,1802;0,1808;2,1813;8,1816;14,1813;16,1808" o:connectangles="0,0,0,0,0,0,0,0,0,0,0,0,0,0,0,0,0,0"/>
                  </v:shape>
                  <v:line id="Line 325" o:spid="_x0000_s1064" style="position:absolute;visibility:visible;mso-wrap-style:square" from="8076,1808" to="8076,1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" strokeweight=".291mm"/>
                  <v:shape id="docshape180" o:spid="_x0000_s1065" style="position:absolute;left:8067;top:1982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" path="m,8l2,2,8,r6,2l16,8r-2,6l8,16,2,14,,8xe" fillcolor="black" stroked="f">
                    <v:path arrowok="t" o:connecttype="custom" o:connectlocs="0,1991;2,1985;8,1983;14,1985;16,1991;14,1997;8,1999;2,1997;0,1991" o:connectangles="0,0,0,0,0,0,0,0,0"/>
                  </v:shape>
                  <v:shape id="docshape181" o:spid="_x0000_s1066" style="position:absolute;left:7903;top:1889;width:359;height:249;visibility:visible;mso-wrap-style:square;v-text-anchor:top" coordsize="359,2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" path="m356,248r,-21m356,238l,238t,10l,227m356,159r,-21m356,148l,148t,11l,138m358,21l358,t,10l,10m,21l,e" filled="f" strokeweight=".291mm">
                    <v:path arrowok="t" o:connecttype="custom" o:connectlocs="356,2138;356,2117;356,2128;0,2128;0,2138;0,2117;356,2049;356,2028;356,2038;0,2038;0,2049;0,2028;358,1911;358,1890;358,1900;0,1900;0,1911;0,1890" o:connectangles="0,0,0,0,0,0,0,0,0,0,0,0,0,0,0,0,0,0"/>
                  </v:shape>
                  <v:line id="Line 322" o:spid="_x0000_s1067" style="position:absolute;visibility:visible;mso-wrap-style:square" from="7809,2486" to="9904,24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" strokeweight=".291mm">
                    <v:stroke dashstyle="dash"/>
                  </v:line>
                  <v:shape id="docshape182" o:spid="_x0000_s1068" style="position:absolute;left:9603;top:323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" path="m30,l18,3,9,9,2,19,,31,2,42,9,52r9,6l30,61,42,58r9,-6l58,42,60,31,58,19,51,9,42,3,30,xe" fillcolor="black" stroked="f">
                    <v:path arrowok="t" o:connecttype="custom" o:connectlocs="30,323;18,326;9,332;2,342;0,354;2,365;9,375;18,381;30,384;42,381;51,375;58,365;60,354;58,342;51,332;42,326;30,323" o:connectangles="0,0,0,0,0,0,0,0,0,0,0,0,0,0,0,0,0"/>
                  </v:shape>
                  <v:shape id="docshape183" o:spid="_x0000_s1069" style="position:absolute;left:9603;top:323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" path="m,31l2,19,9,9,18,3,30,,42,3r9,6l58,19r2,12l58,42,51,52r-9,6l30,61,18,58,9,52,2,42,,31e" filled="f" strokeweight=".19311mm">
                    <v:path arrowok="t" o:connecttype="custom" o:connectlocs="0,354;2,342;9,332;18,326;30,323;42,326;51,332;58,342;60,354;58,365;51,375;42,381;30,384;18,381;9,375;2,365;0,354" o:connectangles="0,0,0,0,0,0,0,0,0,0,0,0,0,0,0,0,0"/>
                  </v:shape>
                  <v:shape id="docshape184" o:spid="_x0000_s1070" style="position:absolute;left:9486;top:198;width:322;height:302;visibility:visible;mso-wrap-style:square;v-text-anchor:top" coordsize="322,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" path="m146,r,m146,r,301m146,301r,m321,166r,-21m321,156l,156t,10l,145e" filled="f" strokeweight=".291mm">
                    <v:path arrowok="t" o:connecttype="custom" o:connectlocs="146,198;146,198;146,198;146,499;146,499;146,499;321,364;321,343;321,354;0,354;0,364;0,343" o:connectangles="0,0,0,0,0,0,0,0,0,0,0,0"/>
                  </v:shape>
                  <v:shape id="docshape185" o:spid="_x0000_s1071" style="position:absolute;left:7903;top:166;width:1905;height:2286;visibility:visible;mso-wrap-style:square;v-text-anchor:top" coordsize="1905,2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" path="m1904,l1784,135,1591,349,1446,507,1302,663r-97,102l1109,865r-72,73l988,987r-96,93l820,1148r-49,44l699,1257r-72,63l579,1360r-49,40l458,1458r-72,57l289,1589r-72,54l96,1732,,1801r,485l48,2233,169,2102r96,-103l337,1923r73,-75l458,1798r72,-72l603,1655r72,-69l747,1518r73,-65l868,1411r72,-62l1012,1290r73,-59l1157,1175r72,-56l1326,1047,1470,941r97,-69l1760,736,1904,636,1904,xe" fillcolor="#999" stroked="f">
                    <v:fill opacity="26214f"/>
                    <v:path arrowok="t" o:connecttype="custom" o:connectlocs="1904,167;1784,302;1591,516;1446,674;1302,830;1205,932;1109,1032;1037,1105;988,1154;892,1247;820,1315;771,1359;699,1424;627,1487;579,1527;530,1567;458,1625;386,1682;289,1756;217,1810;96,1899;0,1968;0,2453;48,2400;169,2269;265,2166;337,2090;410,2015;458,1965;530,1893;603,1822;675,1753;747,1685;820,1620;868,1578;940,1516;1012,1457;1085,1398;1157,1342;1229,1286;1326,1214;1470,1108;1567,1039;1760,903;1904,803;1904,167" o:connectangles="0,0,0,0,0,0,0,0,0,0,0,0,0,0,0,0,0,0,0,0,0,0,0,0,0,0,0,0,0,0,0,0,0,0,0,0,0,0,0,0,0,0,0,0,0,0"/>
                  </v:shape>
                  <v:shape id="docshape186" o:spid="_x0000_s1072" style="position:absolute;left:7903;top:484;width:1905;height:1726;visibility:visible;mso-wrap-style:square;v-text-anchor:top" coordsize="1905,1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" path="m,1725r24,-21l48,1682r24,-22l96,1638r24,-22l145,1594r24,-21l193,1551r24,-22l241,1507r24,-22l289,1463r24,-21l337,1420r25,-22l386,1376r24,-22l434,1332r24,-22l482,1289r24,-22l530,1245r24,-22l579,1201r24,-22l627,1158r24,-22l675,1114r24,-22l723,1070r24,-22l771,1027r24,-22l820,983r24,-22l868,939r24,-22l916,895r24,-21l964,852r24,-22l1012,808r25,-22l1061,764r24,-21l1109,721r24,-22l1157,677r24,-22l1205,633r24,-22l1254,590r24,-22l1302,546r24,-22l1350,502r24,-22l1398,459r24,-22l1446,415r24,-22l1495,371r24,-22l1543,327r24,-21l1591,284r24,-22l1639,240r24,-22l1687,196r25,-21l1736,153r24,-22l1784,109r24,-22l1832,65r24,-21l1880,22,1904,e" filled="f" strokecolor="#785ef0" strokeweight=".57931mm">
                    <v:path arrowok="t" o:connecttype="custom" o:connectlocs="24,2189;72,2145;120,2101;169,2058;217,2014;265,1970;313,1927;362,1883;410,1839;458,1795;506,1752;554,1708;603,1664;651,1621;699,1577;747,1533;795,1490;844,1446;892,1402;940,1359;988,1315;1037,1271;1085,1228;1133,1184;1181,1140;1229,1096;1278,1053;1326,1009;1374,965;1422,922;1470,878;1519,834;1567,791;1615,747;1663,703;1712,660;1760,616;1808,572;1856,529;1904,485" o:connectangles="0,0,0,0,0,0,0,0,0,0,0,0,0,0,0,0,0,0,0,0,0,0,0,0,0,0,0,0,0,0,0,0,0,0,0,0,0,0,0,0"/>
                  </v:shape>
                  <v:shape id="docshape187" o:spid="_x0000_s1073" style="position:absolute;left:7766;top:626;width:43;height:1798;visibility:visible;mso-wrap-style:square;v-text-anchor:top" coordsize="43,1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" path="m,1797r43,m,1198r43,m,599r43,m,l43,e" filled="f" strokecolor="#333" strokeweight=".291mm">
                    <v:path arrowok="t" o:connecttype="custom" o:connectlocs="0,2424;43,2424;0,1825;43,1825;0,1226;43,1226;0,627;43,627" o:connectangles="0,0,0,0,0,0,0,0"/>
                  </v:shape>
                  <w10:wrap anchorx="page"/>
                </v:group>
              </w:pict>
            </mc:Fallback>
          </mc:AlternateContent>
        </w:r>
      </w:del>
      <w:ins w:id="2217" w:author="Hughes, Anna E" w:date="2023-08-09T15:29:00Z">
        <w:r w:rsidR="001E0CFE">
          <w:rPr>
            <w:noProof/>
            <w:lang w:val="en-GB" w:eastAsia="en-GB"/>
          </w:rPr>
          <mc:AlternateContent>
            <mc:Choice Requires="wpg">
              <w:drawing>
                <wp:anchor distT="0" distB="0" distL="0" distR="0" simplePos="0" relativeHeight="485901824" behindDoc="1" locked="0" layoutInCell="1" allowOverlap="1">
                  <wp:simplePos x="0" y="0"/>
                  <wp:positionH relativeFrom="page">
                    <wp:posOffset>1758753</wp:posOffset>
                  </wp:positionH>
                  <wp:positionV relativeFrom="paragraph">
                    <wp:posOffset>105969</wp:posOffset>
                  </wp:positionV>
                  <wp:extent cx="1362710" cy="1551305"/>
                  <wp:effectExtent l="0" t="0" r="0" b="0"/>
                  <wp:wrapNone/>
                  <wp:docPr id="89" name="Group 8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>
                          <a:xfrm>
                            <a:off x="0" y="0"/>
                            <a:ext cx="1362710" cy="1551305"/>
                            <a:chOff x="0" y="0"/>
                            <a:chExt cx="1362710" cy="1551305"/>
                          </a:xfrm>
                        </wpg:grpSpPr>
                        <wps:wsp>
                          <wps:cNvPr id="90" name="Graphic 90"/>
                          <wps:cNvSpPr/>
                          <wps:spPr>
                            <a:xfrm>
                              <a:off x="1154939" y="553187"/>
                              <a:ext cx="38735" cy="387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8735" h="38735">
                                  <a:moveTo>
                                    <a:pt x="19190" y="0"/>
                                  </a:moveTo>
                                  <a:lnTo>
                                    <a:pt x="11730" y="1511"/>
                                  </a:lnTo>
                                  <a:lnTo>
                                    <a:pt x="5629" y="5629"/>
                                  </a:lnTo>
                                  <a:lnTo>
                                    <a:pt x="1511" y="11730"/>
                                  </a:lnTo>
                                  <a:lnTo>
                                    <a:pt x="0" y="19190"/>
                                  </a:lnTo>
                                  <a:lnTo>
                                    <a:pt x="1511" y="26593"/>
                                  </a:lnTo>
                                  <a:lnTo>
                                    <a:pt x="5629" y="32665"/>
                                  </a:lnTo>
                                  <a:lnTo>
                                    <a:pt x="11730" y="36772"/>
                                  </a:lnTo>
                                  <a:lnTo>
                                    <a:pt x="19190" y="38282"/>
                                  </a:lnTo>
                                  <a:lnTo>
                                    <a:pt x="26593" y="36772"/>
                                  </a:lnTo>
                                  <a:lnTo>
                                    <a:pt x="32665" y="32665"/>
                                  </a:lnTo>
                                  <a:lnTo>
                                    <a:pt x="36772" y="26593"/>
                                  </a:lnTo>
                                  <a:lnTo>
                                    <a:pt x="38282" y="19190"/>
                                  </a:lnTo>
                                  <a:lnTo>
                                    <a:pt x="36772" y="11730"/>
                                  </a:lnTo>
                                  <a:lnTo>
                                    <a:pt x="32665" y="5629"/>
                                  </a:lnTo>
                                  <a:lnTo>
                                    <a:pt x="26593" y="1511"/>
                                  </a:lnTo>
                                  <a:lnTo>
                                    <a:pt x="1919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1" name="Graphic 91"/>
                          <wps:cNvSpPr/>
                          <wps:spPr>
                            <a:xfrm>
                              <a:off x="1154939" y="553187"/>
                              <a:ext cx="38735" cy="387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8735" h="38735">
                                  <a:moveTo>
                                    <a:pt x="0" y="19190"/>
                                  </a:moveTo>
                                  <a:lnTo>
                                    <a:pt x="1511" y="11730"/>
                                  </a:lnTo>
                                  <a:lnTo>
                                    <a:pt x="5629" y="5629"/>
                                  </a:lnTo>
                                  <a:lnTo>
                                    <a:pt x="11730" y="1511"/>
                                  </a:lnTo>
                                  <a:lnTo>
                                    <a:pt x="19190" y="0"/>
                                  </a:lnTo>
                                  <a:lnTo>
                                    <a:pt x="26593" y="1511"/>
                                  </a:lnTo>
                                  <a:lnTo>
                                    <a:pt x="32665" y="5629"/>
                                  </a:lnTo>
                                  <a:lnTo>
                                    <a:pt x="36772" y="11730"/>
                                  </a:lnTo>
                                  <a:lnTo>
                                    <a:pt x="38282" y="19190"/>
                                  </a:lnTo>
                                  <a:lnTo>
                                    <a:pt x="36772" y="26593"/>
                                  </a:lnTo>
                                  <a:lnTo>
                                    <a:pt x="32665" y="32665"/>
                                  </a:lnTo>
                                  <a:lnTo>
                                    <a:pt x="26593" y="36772"/>
                                  </a:lnTo>
                                  <a:lnTo>
                                    <a:pt x="19190" y="38282"/>
                                  </a:lnTo>
                                  <a:lnTo>
                                    <a:pt x="11730" y="36772"/>
                                  </a:lnTo>
                                  <a:lnTo>
                                    <a:pt x="5629" y="32665"/>
                                  </a:lnTo>
                                  <a:lnTo>
                                    <a:pt x="1511" y="26593"/>
                                  </a:lnTo>
                                  <a:lnTo>
                                    <a:pt x="0" y="19190"/>
                                  </a:lnTo>
                                </a:path>
                              </a:pathLst>
                            </a:custGeom>
                            <a:ln w="6951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2" name="Graphic 92"/>
                          <wps:cNvSpPr/>
                          <wps:spPr>
                            <a:xfrm>
                              <a:off x="1174031" y="489742"/>
                              <a:ext cx="1270" cy="16700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35" h="167005">
                                  <a:moveTo>
                                    <a:pt x="0" y="0"/>
                                  </a:moveTo>
                                  <a:lnTo>
                                    <a:pt x="97" y="0"/>
                                  </a:lnTo>
                                </a:path>
                                <a:path w="635" h="167005">
                                  <a:moveTo>
                                    <a:pt x="97" y="0"/>
                                  </a:moveTo>
                                  <a:lnTo>
                                    <a:pt x="97" y="166445"/>
                                  </a:lnTo>
                                </a:path>
                                <a:path w="635" h="167005">
                                  <a:moveTo>
                                    <a:pt x="0" y="166445"/>
                                  </a:moveTo>
                                  <a:lnTo>
                                    <a:pt x="97" y="166445"/>
                                  </a:lnTo>
                                </a:path>
                              </a:pathLst>
                            </a:custGeom>
                            <a:ln w="10476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3" name="Graphic 93"/>
                          <wps:cNvSpPr/>
                          <wps:spPr>
                            <a:xfrm>
                              <a:off x="1154939" y="392910"/>
                              <a:ext cx="38735" cy="387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8735" h="38735">
                                  <a:moveTo>
                                    <a:pt x="19190" y="0"/>
                                  </a:moveTo>
                                  <a:lnTo>
                                    <a:pt x="11730" y="1511"/>
                                  </a:lnTo>
                                  <a:lnTo>
                                    <a:pt x="5629" y="5629"/>
                                  </a:lnTo>
                                  <a:lnTo>
                                    <a:pt x="1511" y="11730"/>
                                  </a:lnTo>
                                  <a:lnTo>
                                    <a:pt x="0" y="19190"/>
                                  </a:lnTo>
                                  <a:lnTo>
                                    <a:pt x="1511" y="26593"/>
                                  </a:lnTo>
                                  <a:lnTo>
                                    <a:pt x="5629" y="32665"/>
                                  </a:lnTo>
                                  <a:lnTo>
                                    <a:pt x="11730" y="36772"/>
                                  </a:lnTo>
                                  <a:lnTo>
                                    <a:pt x="19190" y="38282"/>
                                  </a:lnTo>
                                  <a:lnTo>
                                    <a:pt x="26593" y="36772"/>
                                  </a:lnTo>
                                  <a:lnTo>
                                    <a:pt x="32665" y="32665"/>
                                  </a:lnTo>
                                  <a:lnTo>
                                    <a:pt x="36772" y="26593"/>
                                  </a:lnTo>
                                  <a:lnTo>
                                    <a:pt x="38282" y="19190"/>
                                  </a:lnTo>
                                  <a:lnTo>
                                    <a:pt x="36772" y="11730"/>
                                  </a:lnTo>
                                  <a:lnTo>
                                    <a:pt x="32665" y="5629"/>
                                  </a:lnTo>
                                  <a:lnTo>
                                    <a:pt x="26593" y="1511"/>
                                  </a:lnTo>
                                  <a:lnTo>
                                    <a:pt x="1919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4" name="Graphic 94"/>
                          <wps:cNvSpPr/>
                          <wps:spPr>
                            <a:xfrm>
                              <a:off x="1154939" y="392910"/>
                              <a:ext cx="38735" cy="387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8735" h="38735">
                                  <a:moveTo>
                                    <a:pt x="0" y="19190"/>
                                  </a:moveTo>
                                  <a:lnTo>
                                    <a:pt x="1511" y="11730"/>
                                  </a:lnTo>
                                  <a:lnTo>
                                    <a:pt x="5629" y="5629"/>
                                  </a:lnTo>
                                  <a:lnTo>
                                    <a:pt x="11730" y="1511"/>
                                  </a:lnTo>
                                  <a:lnTo>
                                    <a:pt x="19190" y="0"/>
                                  </a:lnTo>
                                  <a:lnTo>
                                    <a:pt x="26593" y="1511"/>
                                  </a:lnTo>
                                  <a:lnTo>
                                    <a:pt x="32665" y="5629"/>
                                  </a:lnTo>
                                  <a:lnTo>
                                    <a:pt x="36772" y="11730"/>
                                  </a:lnTo>
                                  <a:lnTo>
                                    <a:pt x="38282" y="19190"/>
                                  </a:lnTo>
                                  <a:lnTo>
                                    <a:pt x="36772" y="26593"/>
                                  </a:lnTo>
                                  <a:lnTo>
                                    <a:pt x="32665" y="32665"/>
                                  </a:lnTo>
                                  <a:lnTo>
                                    <a:pt x="26593" y="36772"/>
                                  </a:lnTo>
                                  <a:lnTo>
                                    <a:pt x="19190" y="38282"/>
                                  </a:lnTo>
                                  <a:lnTo>
                                    <a:pt x="11730" y="36772"/>
                                  </a:lnTo>
                                  <a:lnTo>
                                    <a:pt x="5629" y="32665"/>
                                  </a:lnTo>
                                  <a:lnTo>
                                    <a:pt x="1511" y="26593"/>
                                  </a:lnTo>
                                  <a:lnTo>
                                    <a:pt x="0" y="19190"/>
                                  </a:lnTo>
                                </a:path>
                              </a:pathLst>
                            </a:custGeom>
                            <a:ln w="6951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5" name="Graphic 95"/>
                          <wps:cNvSpPr/>
                          <wps:spPr>
                            <a:xfrm>
                              <a:off x="1052036" y="320653"/>
                              <a:ext cx="245110" cy="25907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45110" h="259079">
                                  <a:moveTo>
                                    <a:pt x="121995" y="0"/>
                                  </a:moveTo>
                                  <a:lnTo>
                                    <a:pt x="122092" y="0"/>
                                  </a:lnTo>
                                </a:path>
                                <a:path w="245110" h="259079">
                                  <a:moveTo>
                                    <a:pt x="122092" y="0"/>
                                  </a:moveTo>
                                  <a:lnTo>
                                    <a:pt x="122092" y="186615"/>
                                  </a:lnTo>
                                </a:path>
                                <a:path w="245110" h="259079">
                                  <a:moveTo>
                                    <a:pt x="121995" y="186615"/>
                                  </a:moveTo>
                                  <a:lnTo>
                                    <a:pt x="122092" y="186615"/>
                                  </a:lnTo>
                                </a:path>
                                <a:path w="245110" h="259079">
                                  <a:moveTo>
                                    <a:pt x="244675" y="258676"/>
                                  </a:moveTo>
                                  <a:lnTo>
                                    <a:pt x="244675" y="244675"/>
                                  </a:lnTo>
                                </a:path>
                                <a:path w="245110" h="259079">
                                  <a:moveTo>
                                    <a:pt x="244675" y="251725"/>
                                  </a:moveTo>
                                  <a:lnTo>
                                    <a:pt x="0" y="251725"/>
                                  </a:lnTo>
                                </a:path>
                                <a:path w="245110" h="259079">
                                  <a:moveTo>
                                    <a:pt x="0" y="258676"/>
                                  </a:moveTo>
                                  <a:lnTo>
                                    <a:pt x="0" y="244675"/>
                                  </a:lnTo>
                                </a:path>
                                <a:path w="245110" h="259079">
                                  <a:moveTo>
                                    <a:pt x="243990" y="98496"/>
                                  </a:moveTo>
                                  <a:lnTo>
                                    <a:pt x="243990" y="84397"/>
                                  </a:lnTo>
                                </a:path>
                                <a:path w="245110" h="259079">
                                  <a:moveTo>
                                    <a:pt x="243990" y="91447"/>
                                  </a:moveTo>
                                  <a:lnTo>
                                    <a:pt x="0" y="91447"/>
                                  </a:lnTo>
                                </a:path>
                                <a:path w="245110" h="259079">
                                  <a:moveTo>
                                    <a:pt x="0" y="98496"/>
                                  </a:moveTo>
                                  <a:lnTo>
                                    <a:pt x="0" y="84397"/>
                                  </a:lnTo>
                                </a:path>
                              </a:pathLst>
                            </a:custGeom>
                            <a:ln w="10476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6" name="Graphic 96"/>
                          <wps:cNvSpPr/>
                          <wps:spPr>
                            <a:xfrm>
                              <a:off x="1154939" y="83125"/>
                              <a:ext cx="38735" cy="387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8735" h="38735">
                                  <a:moveTo>
                                    <a:pt x="19190" y="0"/>
                                  </a:moveTo>
                                  <a:lnTo>
                                    <a:pt x="11730" y="1509"/>
                                  </a:lnTo>
                                  <a:lnTo>
                                    <a:pt x="5629" y="5617"/>
                                  </a:lnTo>
                                  <a:lnTo>
                                    <a:pt x="1511" y="11689"/>
                                  </a:lnTo>
                                  <a:lnTo>
                                    <a:pt x="0" y="19092"/>
                                  </a:lnTo>
                                  <a:lnTo>
                                    <a:pt x="1511" y="26551"/>
                                  </a:lnTo>
                                  <a:lnTo>
                                    <a:pt x="5629" y="32652"/>
                                  </a:lnTo>
                                  <a:lnTo>
                                    <a:pt x="11730" y="36771"/>
                                  </a:lnTo>
                                  <a:lnTo>
                                    <a:pt x="19190" y="38282"/>
                                  </a:lnTo>
                                  <a:lnTo>
                                    <a:pt x="26593" y="36771"/>
                                  </a:lnTo>
                                  <a:lnTo>
                                    <a:pt x="32665" y="32652"/>
                                  </a:lnTo>
                                  <a:lnTo>
                                    <a:pt x="36772" y="26551"/>
                                  </a:lnTo>
                                  <a:lnTo>
                                    <a:pt x="38282" y="19092"/>
                                  </a:lnTo>
                                  <a:lnTo>
                                    <a:pt x="36772" y="11689"/>
                                  </a:lnTo>
                                  <a:lnTo>
                                    <a:pt x="32665" y="5617"/>
                                  </a:lnTo>
                                  <a:lnTo>
                                    <a:pt x="26593" y="1509"/>
                                  </a:lnTo>
                                  <a:lnTo>
                                    <a:pt x="1919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" name="Graphic 97"/>
                          <wps:cNvSpPr/>
                          <wps:spPr>
                            <a:xfrm>
                              <a:off x="1154939" y="83125"/>
                              <a:ext cx="38735" cy="387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8735" h="38735">
                                  <a:moveTo>
                                    <a:pt x="0" y="19092"/>
                                  </a:moveTo>
                                  <a:lnTo>
                                    <a:pt x="1511" y="11689"/>
                                  </a:lnTo>
                                  <a:lnTo>
                                    <a:pt x="5629" y="5617"/>
                                  </a:lnTo>
                                  <a:lnTo>
                                    <a:pt x="11730" y="1509"/>
                                  </a:lnTo>
                                  <a:lnTo>
                                    <a:pt x="19190" y="0"/>
                                  </a:lnTo>
                                  <a:lnTo>
                                    <a:pt x="26593" y="1509"/>
                                  </a:lnTo>
                                  <a:lnTo>
                                    <a:pt x="32665" y="5617"/>
                                  </a:lnTo>
                                  <a:lnTo>
                                    <a:pt x="36772" y="11689"/>
                                  </a:lnTo>
                                  <a:lnTo>
                                    <a:pt x="38282" y="19092"/>
                                  </a:lnTo>
                                  <a:lnTo>
                                    <a:pt x="36772" y="26551"/>
                                  </a:lnTo>
                                  <a:lnTo>
                                    <a:pt x="32665" y="32652"/>
                                  </a:lnTo>
                                  <a:lnTo>
                                    <a:pt x="26593" y="36771"/>
                                  </a:lnTo>
                                  <a:lnTo>
                                    <a:pt x="19190" y="38282"/>
                                  </a:lnTo>
                                  <a:lnTo>
                                    <a:pt x="11730" y="36771"/>
                                  </a:lnTo>
                                  <a:lnTo>
                                    <a:pt x="5629" y="32652"/>
                                  </a:lnTo>
                                  <a:lnTo>
                                    <a:pt x="1511" y="26551"/>
                                  </a:lnTo>
                                  <a:lnTo>
                                    <a:pt x="0" y="19092"/>
                                  </a:lnTo>
                                </a:path>
                              </a:pathLst>
                            </a:custGeom>
                            <a:ln w="6951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" name="Graphic 98"/>
                          <wps:cNvSpPr/>
                          <wps:spPr>
                            <a:xfrm>
                              <a:off x="1052036" y="0"/>
                              <a:ext cx="245110" cy="1987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45110" h="198755">
                                  <a:moveTo>
                                    <a:pt x="122092" y="0"/>
                                  </a:moveTo>
                                  <a:lnTo>
                                    <a:pt x="122092" y="198266"/>
                                  </a:lnTo>
                                </a:path>
                                <a:path w="245110" h="198755">
                                  <a:moveTo>
                                    <a:pt x="121995" y="198266"/>
                                  </a:moveTo>
                                  <a:lnTo>
                                    <a:pt x="122092" y="198266"/>
                                  </a:lnTo>
                                </a:path>
                                <a:path w="245110" h="198755">
                                  <a:moveTo>
                                    <a:pt x="244675" y="109266"/>
                                  </a:moveTo>
                                  <a:lnTo>
                                    <a:pt x="244675" y="95265"/>
                                  </a:lnTo>
                                </a:path>
                                <a:path w="245110" h="198755">
                                  <a:moveTo>
                                    <a:pt x="244675" y="102217"/>
                                  </a:moveTo>
                                  <a:lnTo>
                                    <a:pt x="0" y="102217"/>
                                  </a:lnTo>
                                </a:path>
                                <a:path w="245110" h="198755">
                                  <a:moveTo>
                                    <a:pt x="0" y="109266"/>
                                  </a:moveTo>
                                  <a:lnTo>
                                    <a:pt x="0" y="95265"/>
                                  </a:lnTo>
                                </a:path>
                              </a:pathLst>
                            </a:custGeom>
                            <a:ln w="10476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9" name="Graphic 99"/>
                          <wps:cNvSpPr/>
                          <wps:spPr>
                            <a:xfrm>
                              <a:off x="346892" y="1117243"/>
                              <a:ext cx="38735" cy="387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8735" h="38735">
                                  <a:moveTo>
                                    <a:pt x="19190" y="0"/>
                                  </a:moveTo>
                                  <a:lnTo>
                                    <a:pt x="11730" y="1511"/>
                                  </a:lnTo>
                                  <a:lnTo>
                                    <a:pt x="5629" y="5629"/>
                                  </a:lnTo>
                                  <a:lnTo>
                                    <a:pt x="1511" y="11730"/>
                                  </a:lnTo>
                                  <a:lnTo>
                                    <a:pt x="0" y="19190"/>
                                  </a:lnTo>
                                  <a:lnTo>
                                    <a:pt x="1511" y="26593"/>
                                  </a:lnTo>
                                  <a:lnTo>
                                    <a:pt x="5629" y="32665"/>
                                  </a:lnTo>
                                  <a:lnTo>
                                    <a:pt x="11730" y="36772"/>
                                  </a:lnTo>
                                  <a:lnTo>
                                    <a:pt x="19190" y="38282"/>
                                  </a:lnTo>
                                  <a:lnTo>
                                    <a:pt x="26593" y="36772"/>
                                  </a:lnTo>
                                  <a:lnTo>
                                    <a:pt x="32665" y="32665"/>
                                  </a:lnTo>
                                  <a:lnTo>
                                    <a:pt x="36772" y="26593"/>
                                  </a:lnTo>
                                  <a:lnTo>
                                    <a:pt x="38282" y="19190"/>
                                  </a:lnTo>
                                  <a:lnTo>
                                    <a:pt x="36772" y="11730"/>
                                  </a:lnTo>
                                  <a:lnTo>
                                    <a:pt x="32665" y="5629"/>
                                  </a:lnTo>
                                  <a:lnTo>
                                    <a:pt x="26593" y="1511"/>
                                  </a:lnTo>
                                  <a:lnTo>
                                    <a:pt x="1919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0" name="Graphic 100"/>
                          <wps:cNvSpPr/>
                          <wps:spPr>
                            <a:xfrm>
                              <a:off x="346892" y="1117243"/>
                              <a:ext cx="38735" cy="387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8735" h="38735">
                                  <a:moveTo>
                                    <a:pt x="0" y="19190"/>
                                  </a:moveTo>
                                  <a:lnTo>
                                    <a:pt x="1511" y="11730"/>
                                  </a:lnTo>
                                  <a:lnTo>
                                    <a:pt x="5629" y="5629"/>
                                  </a:lnTo>
                                  <a:lnTo>
                                    <a:pt x="11730" y="1511"/>
                                  </a:lnTo>
                                  <a:lnTo>
                                    <a:pt x="19190" y="0"/>
                                  </a:lnTo>
                                  <a:lnTo>
                                    <a:pt x="26593" y="1511"/>
                                  </a:lnTo>
                                  <a:lnTo>
                                    <a:pt x="32665" y="5629"/>
                                  </a:lnTo>
                                  <a:lnTo>
                                    <a:pt x="36772" y="11730"/>
                                  </a:lnTo>
                                  <a:lnTo>
                                    <a:pt x="38282" y="19190"/>
                                  </a:lnTo>
                                  <a:lnTo>
                                    <a:pt x="36772" y="26593"/>
                                  </a:lnTo>
                                  <a:lnTo>
                                    <a:pt x="32665" y="32665"/>
                                  </a:lnTo>
                                  <a:lnTo>
                                    <a:pt x="26593" y="36772"/>
                                  </a:lnTo>
                                  <a:lnTo>
                                    <a:pt x="19190" y="38282"/>
                                  </a:lnTo>
                                  <a:lnTo>
                                    <a:pt x="11730" y="36772"/>
                                  </a:lnTo>
                                  <a:lnTo>
                                    <a:pt x="5629" y="32665"/>
                                  </a:lnTo>
                                  <a:lnTo>
                                    <a:pt x="1511" y="26593"/>
                                  </a:lnTo>
                                  <a:lnTo>
                                    <a:pt x="0" y="19190"/>
                                  </a:lnTo>
                                </a:path>
                              </a:pathLst>
                            </a:custGeom>
                            <a:ln w="6951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" name="Graphic 101"/>
                          <wps:cNvSpPr/>
                          <wps:spPr>
                            <a:xfrm>
                              <a:off x="346892" y="1054679"/>
                              <a:ext cx="38735" cy="387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8735" h="38735">
                                  <a:moveTo>
                                    <a:pt x="19190" y="0"/>
                                  </a:moveTo>
                                  <a:lnTo>
                                    <a:pt x="11730" y="1509"/>
                                  </a:lnTo>
                                  <a:lnTo>
                                    <a:pt x="5629" y="5617"/>
                                  </a:lnTo>
                                  <a:lnTo>
                                    <a:pt x="1511" y="11689"/>
                                  </a:lnTo>
                                  <a:lnTo>
                                    <a:pt x="0" y="19092"/>
                                  </a:lnTo>
                                  <a:lnTo>
                                    <a:pt x="1511" y="26551"/>
                                  </a:lnTo>
                                  <a:lnTo>
                                    <a:pt x="5629" y="32652"/>
                                  </a:lnTo>
                                  <a:lnTo>
                                    <a:pt x="11730" y="36771"/>
                                  </a:lnTo>
                                  <a:lnTo>
                                    <a:pt x="19190" y="38282"/>
                                  </a:lnTo>
                                  <a:lnTo>
                                    <a:pt x="26593" y="36771"/>
                                  </a:lnTo>
                                  <a:lnTo>
                                    <a:pt x="32665" y="32652"/>
                                  </a:lnTo>
                                  <a:lnTo>
                                    <a:pt x="36772" y="26551"/>
                                  </a:lnTo>
                                  <a:lnTo>
                                    <a:pt x="38282" y="19092"/>
                                  </a:lnTo>
                                  <a:lnTo>
                                    <a:pt x="36772" y="11689"/>
                                  </a:lnTo>
                                  <a:lnTo>
                                    <a:pt x="32665" y="5617"/>
                                  </a:lnTo>
                                  <a:lnTo>
                                    <a:pt x="26593" y="1509"/>
                                  </a:lnTo>
                                  <a:lnTo>
                                    <a:pt x="1919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2" name="Graphic 102"/>
                          <wps:cNvSpPr/>
                          <wps:spPr>
                            <a:xfrm>
                              <a:off x="346892" y="1054679"/>
                              <a:ext cx="38735" cy="387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8735" h="38735">
                                  <a:moveTo>
                                    <a:pt x="0" y="19092"/>
                                  </a:moveTo>
                                  <a:lnTo>
                                    <a:pt x="1511" y="11689"/>
                                  </a:lnTo>
                                  <a:lnTo>
                                    <a:pt x="5629" y="5617"/>
                                  </a:lnTo>
                                  <a:lnTo>
                                    <a:pt x="11730" y="1509"/>
                                  </a:lnTo>
                                  <a:lnTo>
                                    <a:pt x="19190" y="0"/>
                                  </a:lnTo>
                                  <a:lnTo>
                                    <a:pt x="26593" y="1509"/>
                                  </a:lnTo>
                                  <a:lnTo>
                                    <a:pt x="32665" y="5617"/>
                                  </a:lnTo>
                                  <a:lnTo>
                                    <a:pt x="36772" y="11689"/>
                                  </a:lnTo>
                                  <a:lnTo>
                                    <a:pt x="38282" y="19092"/>
                                  </a:lnTo>
                                  <a:lnTo>
                                    <a:pt x="36772" y="26551"/>
                                  </a:lnTo>
                                  <a:lnTo>
                                    <a:pt x="32665" y="32652"/>
                                  </a:lnTo>
                                  <a:lnTo>
                                    <a:pt x="26593" y="36771"/>
                                  </a:lnTo>
                                  <a:lnTo>
                                    <a:pt x="19190" y="38282"/>
                                  </a:lnTo>
                                  <a:lnTo>
                                    <a:pt x="11730" y="36771"/>
                                  </a:lnTo>
                                  <a:lnTo>
                                    <a:pt x="5629" y="32652"/>
                                  </a:lnTo>
                                  <a:lnTo>
                                    <a:pt x="1511" y="26551"/>
                                  </a:lnTo>
                                  <a:lnTo>
                                    <a:pt x="0" y="19092"/>
                                  </a:lnTo>
                                </a:path>
                              </a:pathLst>
                            </a:custGeom>
                            <a:ln w="6951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" name="Graphic 103"/>
                          <wps:cNvSpPr/>
                          <wps:spPr>
                            <a:xfrm>
                              <a:off x="360845" y="1066869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0" y="5238"/>
                                  </a:moveTo>
                                  <a:lnTo>
                                    <a:pt x="1534" y="1534"/>
                                  </a:lnTo>
                                  <a:lnTo>
                                    <a:pt x="5238" y="0"/>
                                  </a:lnTo>
                                  <a:lnTo>
                                    <a:pt x="8942" y="1534"/>
                                  </a:lnTo>
                                  <a:lnTo>
                                    <a:pt x="10476" y="5238"/>
                                  </a:lnTo>
                                  <a:lnTo>
                                    <a:pt x="8942" y="8942"/>
                                  </a:lnTo>
                                  <a:lnTo>
                                    <a:pt x="5238" y="10476"/>
                                  </a:lnTo>
                                  <a:lnTo>
                                    <a:pt x="1534" y="8942"/>
                                  </a:lnTo>
                                  <a:lnTo>
                                    <a:pt x="0" y="52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" name="Graphic 104"/>
                          <wps:cNvSpPr/>
                          <wps:spPr>
                            <a:xfrm>
                              <a:off x="366083" y="1072107"/>
                              <a:ext cx="1270" cy="1308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30810">
                                  <a:moveTo>
                                    <a:pt x="0" y="0"/>
                                  </a:moveTo>
                                  <a:lnTo>
                                    <a:pt x="0" y="130709"/>
                                  </a:lnTo>
                                </a:path>
                              </a:pathLst>
                            </a:custGeom>
                            <a:ln w="10476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" name="Graphic 105"/>
                          <wps:cNvSpPr/>
                          <wps:spPr>
                            <a:xfrm>
                              <a:off x="360838" y="1007448"/>
                              <a:ext cx="10795" cy="2006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200660">
                                  <a:moveTo>
                                    <a:pt x="10477" y="195376"/>
                                  </a:moveTo>
                                  <a:lnTo>
                                    <a:pt x="8940" y="191668"/>
                                  </a:lnTo>
                                  <a:lnTo>
                                    <a:pt x="5232" y="190131"/>
                                  </a:lnTo>
                                  <a:lnTo>
                                    <a:pt x="1536" y="191668"/>
                                  </a:lnTo>
                                  <a:lnTo>
                                    <a:pt x="0" y="195376"/>
                                  </a:lnTo>
                                  <a:lnTo>
                                    <a:pt x="1536" y="199072"/>
                                  </a:lnTo>
                                  <a:lnTo>
                                    <a:pt x="5232" y="200609"/>
                                  </a:lnTo>
                                  <a:lnTo>
                                    <a:pt x="8940" y="199072"/>
                                  </a:lnTo>
                                  <a:lnTo>
                                    <a:pt x="10477" y="195376"/>
                                  </a:lnTo>
                                  <a:close/>
                                </a:path>
                                <a:path w="10795" h="200660">
                                  <a:moveTo>
                                    <a:pt x="10477" y="5232"/>
                                  </a:moveTo>
                                  <a:lnTo>
                                    <a:pt x="8940" y="1536"/>
                                  </a:lnTo>
                                  <a:lnTo>
                                    <a:pt x="5232" y="0"/>
                                  </a:lnTo>
                                  <a:lnTo>
                                    <a:pt x="1536" y="1536"/>
                                  </a:lnTo>
                                  <a:lnTo>
                                    <a:pt x="0" y="5232"/>
                                  </a:lnTo>
                                  <a:lnTo>
                                    <a:pt x="1536" y="8940"/>
                                  </a:lnTo>
                                  <a:lnTo>
                                    <a:pt x="5232" y="10477"/>
                                  </a:lnTo>
                                  <a:lnTo>
                                    <a:pt x="8940" y="8940"/>
                                  </a:lnTo>
                                  <a:lnTo>
                                    <a:pt x="10477" y="52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" name="Graphic 106"/>
                          <wps:cNvSpPr/>
                          <wps:spPr>
                            <a:xfrm>
                              <a:off x="366083" y="1012676"/>
                              <a:ext cx="1270" cy="11683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16839">
                                  <a:moveTo>
                                    <a:pt x="0" y="0"/>
                                  </a:moveTo>
                                  <a:lnTo>
                                    <a:pt x="0" y="116218"/>
                                  </a:lnTo>
                                </a:path>
                              </a:pathLst>
                            </a:custGeom>
                            <a:ln w="10476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" name="Graphic 107"/>
                          <wps:cNvSpPr/>
                          <wps:spPr>
                            <a:xfrm>
                              <a:off x="360845" y="1123656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0" y="5238"/>
                                  </a:moveTo>
                                  <a:lnTo>
                                    <a:pt x="1534" y="1534"/>
                                  </a:lnTo>
                                  <a:lnTo>
                                    <a:pt x="5238" y="0"/>
                                  </a:lnTo>
                                  <a:lnTo>
                                    <a:pt x="8942" y="1534"/>
                                  </a:lnTo>
                                  <a:lnTo>
                                    <a:pt x="10476" y="5238"/>
                                  </a:lnTo>
                                  <a:lnTo>
                                    <a:pt x="8942" y="8942"/>
                                  </a:lnTo>
                                  <a:lnTo>
                                    <a:pt x="5238" y="10476"/>
                                  </a:lnTo>
                                  <a:lnTo>
                                    <a:pt x="1534" y="8942"/>
                                  </a:lnTo>
                                  <a:lnTo>
                                    <a:pt x="0" y="52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" name="Graphic 108"/>
                          <wps:cNvSpPr/>
                          <wps:spPr>
                            <a:xfrm>
                              <a:off x="346892" y="883142"/>
                              <a:ext cx="38735" cy="387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8735" h="38735">
                                  <a:moveTo>
                                    <a:pt x="19190" y="0"/>
                                  </a:moveTo>
                                  <a:lnTo>
                                    <a:pt x="11730" y="1511"/>
                                  </a:lnTo>
                                  <a:lnTo>
                                    <a:pt x="5629" y="5629"/>
                                  </a:lnTo>
                                  <a:lnTo>
                                    <a:pt x="1511" y="11730"/>
                                  </a:lnTo>
                                  <a:lnTo>
                                    <a:pt x="0" y="19190"/>
                                  </a:lnTo>
                                  <a:lnTo>
                                    <a:pt x="1511" y="26593"/>
                                  </a:lnTo>
                                  <a:lnTo>
                                    <a:pt x="5629" y="32665"/>
                                  </a:lnTo>
                                  <a:lnTo>
                                    <a:pt x="11730" y="36772"/>
                                  </a:lnTo>
                                  <a:lnTo>
                                    <a:pt x="19190" y="38282"/>
                                  </a:lnTo>
                                  <a:lnTo>
                                    <a:pt x="26593" y="36772"/>
                                  </a:lnTo>
                                  <a:lnTo>
                                    <a:pt x="32665" y="32665"/>
                                  </a:lnTo>
                                  <a:lnTo>
                                    <a:pt x="36772" y="26593"/>
                                  </a:lnTo>
                                  <a:lnTo>
                                    <a:pt x="38282" y="19190"/>
                                  </a:lnTo>
                                  <a:lnTo>
                                    <a:pt x="36772" y="11730"/>
                                  </a:lnTo>
                                  <a:lnTo>
                                    <a:pt x="32665" y="5629"/>
                                  </a:lnTo>
                                  <a:lnTo>
                                    <a:pt x="26593" y="1511"/>
                                  </a:lnTo>
                                  <a:lnTo>
                                    <a:pt x="1919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" name="Graphic 109"/>
                          <wps:cNvSpPr/>
                          <wps:spPr>
                            <a:xfrm>
                              <a:off x="346892" y="883142"/>
                              <a:ext cx="38735" cy="387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8735" h="38735">
                                  <a:moveTo>
                                    <a:pt x="0" y="19190"/>
                                  </a:moveTo>
                                  <a:lnTo>
                                    <a:pt x="1511" y="11730"/>
                                  </a:lnTo>
                                  <a:lnTo>
                                    <a:pt x="5629" y="5629"/>
                                  </a:lnTo>
                                  <a:lnTo>
                                    <a:pt x="11730" y="1511"/>
                                  </a:lnTo>
                                  <a:lnTo>
                                    <a:pt x="19190" y="0"/>
                                  </a:lnTo>
                                  <a:lnTo>
                                    <a:pt x="26593" y="1511"/>
                                  </a:lnTo>
                                  <a:lnTo>
                                    <a:pt x="32665" y="5629"/>
                                  </a:lnTo>
                                  <a:lnTo>
                                    <a:pt x="36772" y="11730"/>
                                  </a:lnTo>
                                  <a:lnTo>
                                    <a:pt x="38282" y="19190"/>
                                  </a:lnTo>
                                  <a:lnTo>
                                    <a:pt x="36772" y="26593"/>
                                  </a:lnTo>
                                  <a:lnTo>
                                    <a:pt x="32665" y="32665"/>
                                  </a:lnTo>
                                  <a:lnTo>
                                    <a:pt x="26593" y="36772"/>
                                  </a:lnTo>
                                  <a:lnTo>
                                    <a:pt x="19190" y="38282"/>
                                  </a:lnTo>
                                  <a:lnTo>
                                    <a:pt x="11730" y="36772"/>
                                  </a:lnTo>
                                  <a:lnTo>
                                    <a:pt x="5629" y="32665"/>
                                  </a:lnTo>
                                  <a:lnTo>
                                    <a:pt x="1511" y="26593"/>
                                  </a:lnTo>
                                  <a:lnTo>
                                    <a:pt x="0" y="19190"/>
                                  </a:lnTo>
                                </a:path>
                              </a:pathLst>
                            </a:custGeom>
                            <a:ln w="6951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" name="Graphic 110"/>
                          <wps:cNvSpPr/>
                          <wps:spPr>
                            <a:xfrm>
                              <a:off x="360845" y="824152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0" y="5238"/>
                                  </a:moveTo>
                                  <a:lnTo>
                                    <a:pt x="1534" y="1534"/>
                                  </a:lnTo>
                                  <a:lnTo>
                                    <a:pt x="5238" y="0"/>
                                  </a:lnTo>
                                  <a:lnTo>
                                    <a:pt x="8942" y="1534"/>
                                  </a:lnTo>
                                  <a:lnTo>
                                    <a:pt x="10476" y="5238"/>
                                  </a:lnTo>
                                  <a:lnTo>
                                    <a:pt x="8942" y="8942"/>
                                  </a:lnTo>
                                  <a:lnTo>
                                    <a:pt x="5238" y="10476"/>
                                  </a:lnTo>
                                  <a:lnTo>
                                    <a:pt x="1534" y="8942"/>
                                  </a:lnTo>
                                  <a:lnTo>
                                    <a:pt x="0" y="52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" name="Graphic 111"/>
                          <wps:cNvSpPr/>
                          <wps:spPr>
                            <a:xfrm>
                              <a:off x="366083" y="829390"/>
                              <a:ext cx="1270" cy="142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42240">
                                  <a:moveTo>
                                    <a:pt x="0" y="0"/>
                                  </a:moveTo>
                                  <a:lnTo>
                                    <a:pt x="0" y="141870"/>
                                  </a:lnTo>
                                </a:path>
                              </a:pathLst>
                            </a:custGeom>
                            <a:ln w="10476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" name="Graphic 112"/>
                          <wps:cNvSpPr/>
                          <wps:spPr>
                            <a:xfrm>
                              <a:off x="360845" y="966022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0" y="5238"/>
                                  </a:moveTo>
                                  <a:lnTo>
                                    <a:pt x="1534" y="1534"/>
                                  </a:lnTo>
                                  <a:lnTo>
                                    <a:pt x="5238" y="0"/>
                                  </a:lnTo>
                                  <a:lnTo>
                                    <a:pt x="8942" y="1534"/>
                                  </a:lnTo>
                                  <a:lnTo>
                                    <a:pt x="10476" y="5238"/>
                                  </a:lnTo>
                                  <a:lnTo>
                                    <a:pt x="8942" y="8942"/>
                                  </a:lnTo>
                                  <a:lnTo>
                                    <a:pt x="5238" y="10476"/>
                                  </a:lnTo>
                                  <a:lnTo>
                                    <a:pt x="1534" y="8942"/>
                                  </a:lnTo>
                                  <a:lnTo>
                                    <a:pt x="0" y="52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" name="Graphic 113"/>
                          <wps:cNvSpPr/>
                          <wps:spPr>
                            <a:xfrm>
                              <a:off x="267880" y="895283"/>
                              <a:ext cx="205740" cy="24828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05740" h="248285">
                                  <a:moveTo>
                                    <a:pt x="205413" y="248102"/>
                                  </a:moveTo>
                                  <a:lnTo>
                                    <a:pt x="205413" y="234101"/>
                                  </a:lnTo>
                                </a:path>
                                <a:path w="205740" h="248285">
                                  <a:moveTo>
                                    <a:pt x="205413" y="241150"/>
                                  </a:moveTo>
                                  <a:lnTo>
                                    <a:pt x="0" y="241150"/>
                                  </a:lnTo>
                                </a:path>
                                <a:path w="205740" h="248285">
                                  <a:moveTo>
                                    <a:pt x="0" y="248102"/>
                                  </a:moveTo>
                                  <a:lnTo>
                                    <a:pt x="0" y="234101"/>
                                  </a:lnTo>
                                </a:path>
                                <a:path w="205740" h="248285">
                                  <a:moveTo>
                                    <a:pt x="205413" y="185538"/>
                                  </a:moveTo>
                                  <a:lnTo>
                                    <a:pt x="205413" y="171439"/>
                                  </a:lnTo>
                                </a:path>
                                <a:path w="205740" h="248285">
                                  <a:moveTo>
                                    <a:pt x="205413" y="178488"/>
                                  </a:moveTo>
                                  <a:lnTo>
                                    <a:pt x="0" y="178488"/>
                                  </a:lnTo>
                                </a:path>
                                <a:path w="205740" h="248285">
                                  <a:moveTo>
                                    <a:pt x="0" y="185538"/>
                                  </a:moveTo>
                                  <a:lnTo>
                                    <a:pt x="0" y="171439"/>
                                  </a:lnTo>
                                </a:path>
                                <a:path w="205740" h="248285">
                                  <a:moveTo>
                                    <a:pt x="205413" y="14001"/>
                                  </a:moveTo>
                                  <a:lnTo>
                                    <a:pt x="205413" y="0"/>
                                  </a:lnTo>
                                </a:path>
                                <a:path w="205740" h="248285">
                                  <a:moveTo>
                                    <a:pt x="205413" y="7049"/>
                                  </a:moveTo>
                                  <a:lnTo>
                                    <a:pt x="0" y="7049"/>
                                  </a:lnTo>
                                </a:path>
                                <a:path w="205740" h="248285">
                                  <a:moveTo>
                                    <a:pt x="0" y="14001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10476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" name="Graphic 114"/>
                          <wps:cNvSpPr/>
                          <wps:spPr>
                            <a:xfrm>
                              <a:off x="159494" y="1251379"/>
                              <a:ext cx="38735" cy="387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8735" h="38735">
                                  <a:moveTo>
                                    <a:pt x="19092" y="0"/>
                                  </a:moveTo>
                                  <a:lnTo>
                                    <a:pt x="11689" y="1511"/>
                                  </a:lnTo>
                                  <a:lnTo>
                                    <a:pt x="5617" y="5629"/>
                                  </a:lnTo>
                                  <a:lnTo>
                                    <a:pt x="1509" y="11730"/>
                                  </a:lnTo>
                                  <a:lnTo>
                                    <a:pt x="0" y="19190"/>
                                  </a:lnTo>
                                  <a:lnTo>
                                    <a:pt x="1509" y="26593"/>
                                  </a:lnTo>
                                  <a:lnTo>
                                    <a:pt x="5617" y="32665"/>
                                  </a:lnTo>
                                  <a:lnTo>
                                    <a:pt x="11689" y="36772"/>
                                  </a:lnTo>
                                  <a:lnTo>
                                    <a:pt x="19092" y="38282"/>
                                  </a:lnTo>
                                  <a:lnTo>
                                    <a:pt x="26551" y="36772"/>
                                  </a:lnTo>
                                  <a:lnTo>
                                    <a:pt x="32652" y="32665"/>
                                  </a:lnTo>
                                  <a:lnTo>
                                    <a:pt x="36771" y="26593"/>
                                  </a:lnTo>
                                  <a:lnTo>
                                    <a:pt x="38282" y="19190"/>
                                  </a:lnTo>
                                  <a:lnTo>
                                    <a:pt x="36771" y="11730"/>
                                  </a:lnTo>
                                  <a:lnTo>
                                    <a:pt x="32652" y="5629"/>
                                  </a:lnTo>
                                  <a:lnTo>
                                    <a:pt x="26551" y="1511"/>
                                  </a:lnTo>
                                  <a:lnTo>
                                    <a:pt x="1909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5" name="Graphic 115"/>
                          <wps:cNvSpPr/>
                          <wps:spPr>
                            <a:xfrm>
                              <a:off x="159494" y="1251379"/>
                              <a:ext cx="38735" cy="387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8735" h="38735">
                                  <a:moveTo>
                                    <a:pt x="0" y="19190"/>
                                  </a:moveTo>
                                  <a:lnTo>
                                    <a:pt x="1509" y="11730"/>
                                  </a:lnTo>
                                  <a:lnTo>
                                    <a:pt x="5617" y="5629"/>
                                  </a:lnTo>
                                  <a:lnTo>
                                    <a:pt x="11689" y="1511"/>
                                  </a:lnTo>
                                  <a:lnTo>
                                    <a:pt x="19092" y="0"/>
                                  </a:lnTo>
                                  <a:lnTo>
                                    <a:pt x="26551" y="1511"/>
                                  </a:lnTo>
                                  <a:lnTo>
                                    <a:pt x="32652" y="5629"/>
                                  </a:lnTo>
                                  <a:lnTo>
                                    <a:pt x="36771" y="11730"/>
                                  </a:lnTo>
                                  <a:lnTo>
                                    <a:pt x="38282" y="19190"/>
                                  </a:lnTo>
                                  <a:lnTo>
                                    <a:pt x="36771" y="26593"/>
                                  </a:lnTo>
                                  <a:lnTo>
                                    <a:pt x="32652" y="32665"/>
                                  </a:lnTo>
                                  <a:lnTo>
                                    <a:pt x="26551" y="36772"/>
                                  </a:lnTo>
                                  <a:lnTo>
                                    <a:pt x="19092" y="38282"/>
                                  </a:lnTo>
                                  <a:lnTo>
                                    <a:pt x="11689" y="36772"/>
                                  </a:lnTo>
                                  <a:lnTo>
                                    <a:pt x="5617" y="32665"/>
                                  </a:lnTo>
                                  <a:lnTo>
                                    <a:pt x="1509" y="26593"/>
                                  </a:lnTo>
                                  <a:lnTo>
                                    <a:pt x="0" y="19190"/>
                                  </a:lnTo>
                                </a:path>
                              </a:pathLst>
                            </a:custGeom>
                            <a:ln w="6951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" name="Graphic 116"/>
                          <wps:cNvSpPr/>
                          <wps:spPr>
                            <a:xfrm>
                              <a:off x="159494" y="1192438"/>
                              <a:ext cx="38735" cy="387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8735" h="38735">
                                  <a:moveTo>
                                    <a:pt x="19092" y="0"/>
                                  </a:moveTo>
                                  <a:lnTo>
                                    <a:pt x="11689" y="1511"/>
                                  </a:lnTo>
                                  <a:lnTo>
                                    <a:pt x="5617" y="5629"/>
                                  </a:lnTo>
                                  <a:lnTo>
                                    <a:pt x="1509" y="11730"/>
                                  </a:lnTo>
                                  <a:lnTo>
                                    <a:pt x="0" y="19190"/>
                                  </a:lnTo>
                                  <a:lnTo>
                                    <a:pt x="1509" y="26593"/>
                                  </a:lnTo>
                                  <a:lnTo>
                                    <a:pt x="5617" y="32665"/>
                                  </a:lnTo>
                                  <a:lnTo>
                                    <a:pt x="11689" y="36772"/>
                                  </a:lnTo>
                                  <a:lnTo>
                                    <a:pt x="19092" y="38282"/>
                                  </a:lnTo>
                                  <a:lnTo>
                                    <a:pt x="26551" y="36772"/>
                                  </a:lnTo>
                                  <a:lnTo>
                                    <a:pt x="32652" y="32665"/>
                                  </a:lnTo>
                                  <a:lnTo>
                                    <a:pt x="36771" y="26593"/>
                                  </a:lnTo>
                                  <a:lnTo>
                                    <a:pt x="38282" y="19190"/>
                                  </a:lnTo>
                                  <a:lnTo>
                                    <a:pt x="36771" y="11730"/>
                                  </a:lnTo>
                                  <a:lnTo>
                                    <a:pt x="32652" y="5629"/>
                                  </a:lnTo>
                                  <a:lnTo>
                                    <a:pt x="26551" y="1511"/>
                                  </a:lnTo>
                                  <a:lnTo>
                                    <a:pt x="1909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7" name="Graphic 117"/>
                          <wps:cNvSpPr/>
                          <wps:spPr>
                            <a:xfrm>
                              <a:off x="159494" y="1192438"/>
                              <a:ext cx="38735" cy="387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8735" h="38735">
                                  <a:moveTo>
                                    <a:pt x="0" y="19190"/>
                                  </a:moveTo>
                                  <a:lnTo>
                                    <a:pt x="1509" y="11730"/>
                                  </a:lnTo>
                                  <a:lnTo>
                                    <a:pt x="5617" y="5629"/>
                                  </a:lnTo>
                                  <a:lnTo>
                                    <a:pt x="11689" y="1511"/>
                                  </a:lnTo>
                                  <a:lnTo>
                                    <a:pt x="19092" y="0"/>
                                  </a:lnTo>
                                  <a:lnTo>
                                    <a:pt x="26551" y="1511"/>
                                  </a:lnTo>
                                  <a:lnTo>
                                    <a:pt x="32652" y="5629"/>
                                  </a:lnTo>
                                  <a:lnTo>
                                    <a:pt x="36771" y="11730"/>
                                  </a:lnTo>
                                  <a:lnTo>
                                    <a:pt x="38282" y="19190"/>
                                  </a:lnTo>
                                  <a:lnTo>
                                    <a:pt x="36771" y="26593"/>
                                  </a:lnTo>
                                  <a:lnTo>
                                    <a:pt x="32652" y="32665"/>
                                  </a:lnTo>
                                  <a:lnTo>
                                    <a:pt x="26551" y="36772"/>
                                  </a:lnTo>
                                  <a:lnTo>
                                    <a:pt x="19092" y="38282"/>
                                  </a:lnTo>
                                  <a:lnTo>
                                    <a:pt x="11689" y="36772"/>
                                  </a:lnTo>
                                  <a:lnTo>
                                    <a:pt x="5617" y="32665"/>
                                  </a:lnTo>
                                  <a:lnTo>
                                    <a:pt x="1509" y="26593"/>
                                  </a:lnTo>
                                  <a:lnTo>
                                    <a:pt x="0" y="19190"/>
                                  </a:lnTo>
                                </a:path>
                              </a:pathLst>
                            </a:custGeom>
                            <a:ln w="6951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8" name="Graphic 118"/>
                          <wps:cNvSpPr/>
                          <wps:spPr>
                            <a:xfrm>
                              <a:off x="173348" y="1210600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0" y="5238"/>
                                  </a:moveTo>
                                  <a:lnTo>
                                    <a:pt x="1534" y="1534"/>
                                  </a:lnTo>
                                  <a:lnTo>
                                    <a:pt x="5238" y="0"/>
                                  </a:lnTo>
                                  <a:lnTo>
                                    <a:pt x="8942" y="1534"/>
                                  </a:lnTo>
                                  <a:lnTo>
                                    <a:pt x="10476" y="5238"/>
                                  </a:lnTo>
                                  <a:lnTo>
                                    <a:pt x="8942" y="8942"/>
                                  </a:lnTo>
                                  <a:lnTo>
                                    <a:pt x="5238" y="10476"/>
                                  </a:lnTo>
                                  <a:lnTo>
                                    <a:pt x="1534" y="8942"/>
                                  </a:lnTo>
                                  <a:lnTo>
                                    <a:pt x="0" y="52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9" name="Graphic 119"/>
                          <wps:cNvSpPr/>
                          <wps:spPr>
                            <a:xfrm>
                              <a:off x="178586" y="1215838"/>
                              <a:ext cx="1270" cy="11620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16205">
                                  <a:moveTo>
                                    <a:pt x="0" y="0"/>
                                  </a:moveTo>
                                  <a:lnTo>
                                    <a:pt x="0" y="115924"/>
                                  </a:lnTo>
                                </a:path>
                              </a:pathLst>
                            </a:custGeom>
                            <a:ln w="10476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" name="Graphic 120"/>
                          <wps:cNvSpPr/>
                          <wps:spPr>
                            <a:xfrm>
                              <a:off x="173348" y="1326525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0" y="5238"/>
                                  </a:moveTo>
                                  <a:lnTo>
                                    <a:pt x="1534" y="1534"/>
                                  </a:lnTo>
                                  <a:lnTo>
                                    <a:pt x="5238" y="0"/>
                                  </a:lnTo>
                                  <a:lnTo>
                                    <a:pt x="8942" y="1534"/>
                                  </a:lnTo>
                                  <a:lnTo>
                                    <a:pt x="10476" y="5238"/>
                                  </a:lnTo>
                                  <a:lnTo>
                                    <a:pt x="8942" y="8942"/>
                                  </a:lnTo>
                                  <a:lnTo>
                                    <a:pt x="5238" y="10476"/>
                                  </a:lnTo>
                                  <a:lnTo>
                                    <a:pt x="1534" y="8942"/>
                                  </a:lnTo>
                                  <a:lnTo>
                                    <a:pt x="0" y="52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1" name="Graphic 121"/>
                          <wps:cNvSpPr/>
                          <wps:spPr>
                            <a:xfrm>
                              <a:off x="159494" y="1101676"/>
                              <a:ext cx="38735" cy="387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8735" h="38735">
                                  <a:moveTo>
                                    <a:pt x="19092" y="0"/>
                                  </a:moveTo>
                                  <a:lnTo>
                                    <a:pt x="11689" y="1509"/>
                                  </a:lnTo>
                                  <a:lnTo>
                                    <a:pt x="5617" y="5617"/>
                                  </a:lnTo>
                                  <a:lnTo>
                                    <a:pt x="1509" y="11689"/>
                                  </a:lnTo>
                                  <a:lnTo>
                                    <a:pt x="0" y="19092"/>
                                  </a:lnTo>
                                  <a:lnTo>
                                    <a:pt x="1509" y="26551"/>
                                  </a:lnTo>
                                  <a:lnTo>
                                    <a:pt x="5617" y="32652"/>
                                  </a:lnTo>
                                  <a:lnTo>
                                    <a:pt x="11689" y="36771"/>
                                  </a:lnTo>
                                  <a:lnTo>
                                    <a:pt x="19092" y="38282"/>
                                  </a:lnTo>
                                  <a:lnTo>
                                    <a:pt x="26551" y="36771"/>
                                  </a:lnTo>
                                  <a:lnTo>
                                    <a:pt x="32652" y="32652"/>
                                  </a:lnTo>
                                  <a:lnTo>
                                    <a:pt x="36771" y="26551"/>
                                  </a:lnTo>
                                  <a:lnTo>
                                    <a:pt x="38282" y="19092"/>
                                  </a:lnTo>
                                  <a:lnTo>
                                    <a:pt x="36771" y="11689"/>
                                  </a:lnTo>
                                  <a:lnTo>
                                    <a:pt x="32652" y="5617"/>
                                  </a:lnTo>
                                  <a:lnTo>
                                    <a:pt x="26551" y="1509"/>
                                  </a:lnTo>
                                  <a:lnTo>
                                    <a:pt x="1909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2" name="Graphic 122"/>
                          <wps:cNvSpPr/>
                          <wps:spPr>
                            <a:xfrm>
                              <a:off x="159494" y="1101676"/>
                              <a:ext cx="38735" cy="387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8735" h="38735">
                                  <a:moveTo>
                                    <a:pt x="0" y="19092"/>
                                  </a:moveTo>
                                  <a:lnTo>
                                    <a:pt x="1509" y="11689"/>
                                  </a:lnTo>
                                  <a:lnTo>
                                    <a:pt x="5617" y="5617"/>
                                  </a:lnTo>
                                  <a:lnTo>
                                    <a:pt x="11689" y="1509"/>
                                  </a:lnTo>
                                  <a:lnTo>
                                    <a:pt x="19092" y="0"/>
                                  </a:lnTo>
                                  <a:lnTo>
                                    <a:pt x="26551" y="1509"/>
                                  </a:lnTo>
                                  <a:lnTo>
                                    <a:pt x="32652" y="5617"/>
                                  </a:lnTo>
                                  <a:lnTo>
                                    <a:pt x="36771" y="11689"/>
                                  </a:lnTo>
                                  <a:lnTo>
                                    <a:pt x="38282" y="19092"/>
                                  </a:lnTo>
                                  <a:lnTo>
                                    <a:pt x="36771" y="26551"/>
                                  </a:lnTo>
                                  <a:lnTo>
                                    <a:pt x="32652" y="32652"/>
                                  </a:lnTo>
                                  <a:lnTo>
                                    <a:pt x="26551" y="36771"/>
                                  </a:lnTo>
                                  <a:lnTo>
                                    <a:pt x="19092" y="38282"/>
                                  </a:lnTo>
                                  <a:lnTo>
                                    <a:pt x="11689" y="36771"/>
                                  </a:lnTo>
                                  <a:lnTo>
                                    <a:pt x="5617" y="32652"/>
                                  </a:lnTo>
                                  <a:lnTo>
                                    <a:pt x="1509" y="26551"/>
                                  </a:lnTo>
                                  <a:lnTo>
                                    <a:pt x="0" y="19092"/>
                                  </a:lnTo>
                                </a:path>
                              </a:pathLst>
                            </a:custGeom>
                            <a:ln w="6951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3" name="Graphic 123"/>
                          <wps:cNvSpPr/>
                          <wps:spPr>
                            <a:xfrm>
                              <a:off x="173348" y="1149407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0" y="5238"/>
                                  </a:moveTo>
                                  <a:lnTo>
                                    <a:pt x="1534" y="1534"/>
                                  </a:lnTo>
                                  <a:lnTo>
                                    <a:pt x="5238" y="0"/>
                                  </a:lnTo>
                                  <a:lnTo>
                                    <a:pt x="8942" y="1534"/>
                                  </a:lnTo>
                                  <a:lnTo>
                                    <a:pt x="10476" y="5238"/>
                                  </a:lnTo>
                                  <a:lnTo>
                                    <a:pt x="8942" y="8942"/>
                                  </a:lnTo>
                                  <a:lnTo>
                                    <a:pt x="5238" y="10476"/>
                                  </a:lnTo>
                                  <a:lnTo>
                                    <a:pt x="1534" y="8942"/>
                                  </a:lnTo>
                                  <a:lnTo>
                                    <a:pt x="0" y="52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4" name="Graphic 124"/>
                          <wps:cNvSpPr/>
                          <wps:spPr>
                            <a:xfrm>
                              <a:off x="178586" y="1154645"/>
                              <a:ext cx="1270" cy="1181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18110">
                                  <a:moveTo>
                                    <a:pt x="0" y="0"/>
                                  </a:moveTo>
                                  <a:lnTo>
                                    <a:pt x="0" y="117687"/>
                                  </a:lnTo>
                                </a:path>
                              </a:pathLst>
                            </a:custGeom>
                            <a:ln w="10476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5" name="Graphic 125"/>
                          <wps:cNvSpPr/>
                          <wps:spPr>
                            <a:xfrm>
                              <a:off x="173336" y="1054438"/>
                              <a:ext cx="10795" cy="223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223520">
                                  <a:moveTo>
                                    <a:pt x="10477" y="217906"/>
                                  </a:moveTo>
                                  <a:lnTo>
                                    <a:pt x="8953" y="214198"/>
                                  </a:lnTo>
                                  <a:lnTo>
                                    <a:pt x="5245" y="212661"/>
                                  </a:lnTo>
                                  <a:lnTo>
                                    <a:pt x="1536" y="214198"/>
                                  </a:lnTo>
                                  <a:lnTo>
                                    <a:pt x="0" y="217906"/>
                                  </a:lnTo>
                                  <a:lnTo>
                                    <a:pt x="1536" y="221602"/>
                                  </a:lnTo>
                                  <a:lnTo>
                                    <a:pt x="5245" y="223139"/>
                                  </a:lnTo>
                                  <a:lnTo>
                                    <a:pt x="8953" y="221602"/>
                                  </a:lnTo>
                                  <a:lnTo>
                                    <a:pt x="10477" y="217906"/>
                                  </a:lnTo>
                                  <a:close/>
                                </a:path>
                                <a:path w="10795" h="223520">
                                  <a:moveTo>
                                    <a:pt x="10477" y="5245"/>
                                  </a:moveTo>
                                  <a:lnTo>
                                    <a:pt x="8953" y="1536"/>
                                  </a:lnTo>
                                  <a:lnTo>
                                    <a:pt x="5245" y="0"/>
                                  </a:lnTo>
                                  <a:lnTo>
                                    <a:pt x="1536" y="1536"/>
                                  </a:lnTo>
                                  <a:lnTo>
                                    <a:pt x="0" y="5245"/>
                                  </a:lnTo>
                                  <a:lnTo>
                                    <a:pt x="1536" y="8940"/>
                                  </a:lnTo>
                                  <a:lnTo>
                                    <a:pt x="5245" y="10477"/>
                                  </a:lnTo>
                                  <a:lnTo>
                                    <a:pt x="8953" y="8940"/>
                                  </a:lnTo>
                                  <a:lnTo>
                                    <a:pt x="10477" y="52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" name="Graphic 126"/>
                          <wps:cNvSpPr/>
                          <wps:spPr>
                            <a:xfrm>
                              <a:off x="178586" y="1059673"/>
                              <a:ext cx="1270" cy="1206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20650">
                                  <a:moveTo>
                                    <a:pt x="0" y="0"/>
                                  </a:moveTo>
                                  <a:lnTo>
                                    <a:pt x="0" y="120624"/>
                                  </a:lnTo>
                                </a:path>
                              </a:pathLst>
                            </a:custGeom>
                            <a:ln w="10476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7" name="Graphic 127"/>
                          <wps:cNvSpPr/>
                          <wps:spPr>
                            <a:xfrm>
                              <a:off x="173348" y="1175059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0" y="5238"/>
                                  </a:moveTo>
                                  <a:lnTo>
                                    <a:pt x="1534" y="1534"/>
                                  </a:lnTo>
                                  <a:lnTo>
                                    <a:pt x="5238" y="0"/>
                                  </a:lnTo>
                                  <a:lnTo>
                                    <a:pt x="8942" y="1534"/>
                                  </a:lnTo>
                                  <a:lnTo>
                                    <a:pt x="10476" y="5238"/>
                                  </a:lnTo>
                                  <a:lnTo>
                                    <a:pt x="8942" y="8942"/>
                                  </a:lnTo>
                                  <a:lnTo>
                                    <a:pt x="5238" y="10476"/>
                                  </a:lnTo>
                                  <a:lnTo>
                                    <a:pt x="1534" y="8942"/>
                                  </a:lnTo>
                                  <a:lnTo>
                                    <a:pt x="0" y="52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8" name="Graphic 128"/>
                          <wps:cNvSpPr/>
                          <wps:spPr>
                            <a:xfrm>
                              <a:off x="87335" y="1113817"/>
                              <a:ext cx="199390" cy="16383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9390" h="163830">
                                  <a:moveTo>
                                    <a:pt x="199245" y="163704"/>
                                  </a:moveTo>
                                  <a:lnTo>
                                    <a:pt x="199245" y="149703"/>
                                  </a:lnTo>
                                </a:path>
                                <a:path w="199390" h="163830">
                                  <a:moveTo>
                                    <a:pt x="199245" y="156752"/>
                                  </a:moveTo>
                                  <a:lnTo>
                                    <a:pt x="0" y="156752"/>
                                  </a:lnTo>
                                </a:path>
                                <a:path w="199390" h="163830">
                                  <a:moveTo>
                                    <a:pt x="0" y="163704"/>
                                  </a:moveTo>
                                  <a:lnTo>
                                    <a:pt x="0" y="149703"/>
                                  </a:lnTo>
                                </a:path>
                                <a:path w="199390" h="163830">
                                  <a:moveTo>
                                    <a:pt x="199245" y="104763"/>
                                  </a:moveTo>
                                  <a:lnTo>
                                    <a:pt x="199245" y="90761"/>
                                  </a:lnTo>
                                </a:path>
                                <a:path w="199390" h="163830">
                                  <a:moveTo>
                                    <a:pt x="199245" y="97811"/>
                                  </a:moveTo>
                                  <a:lnTo>
                                    <a:pt x="0" y="97811"/>
                                  </a:lnTo>
                                </a:path>
                                <a:path w="199390" h="163830">
                                  <a:moveTo>
                                    <a:pt x="0" y="104763"/>
                                  </a:moveTo>
                                  <a:lnTo>
                                    <a:pt x="0" y="90761"/>
                                  </a:lnTo>
                                </a:path>
                                <a:path w="199390" h="163830">
                                  <a:moveTo>
                                    <a:pt x="199245" y="14001"/>
                                  </a:moveTo>
                                  <a:lnTo>
                                    <a:pt x="199245" y="0"/>
                                  </a:lnTo>
                                </a:path>
                                <a:path w="199390" h="163830">
                                  <a:moveTo>
                                    <a:pt x="199245" y="6951"/>
                                  </a:moveTo>
                                  <a:lnTo>
                                    <a:pt x="0" y="6951"/>
                                  </a:lnTo>
                                </a:path>
                                <a:path w="199390" h="163830">
                                  <a:moveTo>
                                    <a:pt x="0" y="14001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10476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9" name="Graphic 129"/>
                          <wps:cNvSpPr/>
                          <wps:spPr>
                            <a:xfrm>
                              <a:off x="26827" y="32382"/>
                              <a:ext cx="1330325" cy="14839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30325" h="1483995">
                                  <a:moveTo>
                                    <a:pt x="0" y="1483976"/>
                                  </a:moveTo>
                                  <a:lnTo>
                                    <a:pt x="1330294" y="0"/>
                                  </a:lnTo>
                                </a:path>
                              </a:pathLst>
                            </a:custGeom>
                            <a:ln w="10476">
                              <a:solidFill>
                                <a:srgbClr val="000000"/>
                              </a:solidFill>
                              <a:prstDash val="dash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0" name="Graphic 130"/>
                          <wps:cNvSpPr/>
                          <wps:spPr>
                            <a:xfrm>
                              <a:off x="87335" y="29666"/>
                              <a:ext cx="1209675" cy="14224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9675" h="1422400">
                                  <a:moveTo>
                                    <a:pt x="1209376" y="0"/>
                                  </a:moveTo>
                                  <a:lnTo>
                                    <a:pt x="1163457" y="49248"/>
                                  </a:lnTo>
                                  <a:lnTo>
                                    <a:pt x="1086892" y="130806"/>
                                  </a:lnTo>
                                  <a:lnTo>
                                    <a:pt x="949133" y="275614"/>
                                  </a:lnTo>
                                  <a:lnTo>
                                    <a:pt x="872568" y="354529"/>
                                  </a:lnTo>
                                  <a:lnTo>
                                    <a:pt x="796003" y="431878"/>
                                  </a:lnTo>
                                  <a:lnTo>
                                    <a:pt x="750083" y="477406"/>
                                  </a:lnTo>
                                  <a:lnTo>
                                    <a:pt x="704164" y="522052"/>
                                  </a:lnTo>
                                  <a:lnTo>
                                    <a:pt x="658244" y="565818"/>
                                  </a:lnTo>
                                  <a:lnTo>
                                    <a:pt x="612325" y="608506"/>
                                  </a:lnTo>
                                  <a:lnTo>
                                    <a:pt x="566405" y="650020"/>
                                  </a:lnTo>
                                  <a:lnTo>
                                    <a:pt x="520486" y="690261"/>
                                  </a:lnTo>
                                  <a:lnTo>
                                    <a:pt x="474566" y="729229"/>
                                  </a:lnTo>
                                  <a:lnTo>
                                    <a:pt x="428647" y="766826"/>
                                  </a:lnTo>
                                  <a:lnTo>
                                    <a:pt x="398001" y="791205"/>
                                  </a:lnTo>
                                  <a:lnTo>
                                    <a:pt x="367355" y="814997"/>
                                  </a:lnTo>
                                  <a:lnTo>
                                    <a:pt x="321436" y="849755"/>
                                  </a:lnTo>
                                  <a:lnTo>
                                    <a:pt x="260243" y="894402"/>
                                  </a:lnTo>
                                  <a:lnTo>
                                    <a:pt x="168404" y="958337"/>
                                  </a:lnTo>
                                  <a:lnTo>
                                    <a:pt x="61193" y="1029517"/>
                                  </a:lnTo>
                                  <a:lnTo>
                                    <a:pt x="0" y="1068876"/>
                                  </a:lnTo>
                                  <a:lnTo>
                                    <a:pt x="0" y="1421937"/>
                                  </a:lnTo>
                                  <a:lnTo>
                                    <a:pt x="30547" y="1390019"/>
                                  </a:lnTo>
                                  <a:lnTo>
                                    <a:pt x="76467" y="1342631"/>
                                  </a:lnTo>
                                  <a:lnTo>
                                    <a:pt x="137758" y="1280165"/>
                                  </a:lnTo>
                                  <a:lnTo>
                                    <a:pt x="198951" y="1218873"/>
                                  </a:lnTo>
                                  <a:lnTo>
                                    <a:pt x="229597" y="1188717"/>
                                  </a:lnTo>
                                  <a:lnTo>
                                    <a:pt x="290790" y="1129580"/>
                                  </a:lnTo>
                                  <a:lnTo>
                                    <a:pt x="336710" y="1086402"/>
                                  </a:lnTo>
                                  <a:lnTo>
                                    <a:pt x="367355" y="1058204"/>
                                  </a:lnTo>
                                  <a:lnTo>
                                    <a:pt x="413275" y="1016886"/>
                                  </a:lnTo>
                                  <a:lnTo>
                                    <a:pt x="443921" y="990059"/>
                                  </a:lnTo>
                                  <a:lnTo>
                                    <a:pt x="474566" y="963819"/>
                                  </a:lnTo>
                                  <a:lnTo>
                                    <a:pt x="505114" y="938167"/>
                                  </a:lnTo>
                                  <a:lnTo>
                                    <a:pt x="535760" y="913102"/>
                                  </a:lnTo>
                                  <a:lnTo>
                                    <a:pt x="581679" y="876582"/>
                                  </a:lnTo>
                                  <a:lnTo>
                                    <a:pt x="627599" y="841335"/>
                                  </a:lnTo>
                                  <a:lnTo>
                                    <a:pt x="673518" y="807164"/>
                                  </a:lnTo>
                                  <a:lnTo>
                                    <a:pt x="765357" y="741761"/>
                                  </a:lnTo>
                                  <a:lnTo>
                                    <a:pt x="811277" y="710332"/>
                                  </a:lnTo>
                                  <a:lnTo>
                                    <a:pt x="933761" y="629557"/>
                                  </a:lnTo>
                                  <a:lnTo>
                                    <a:pt x="1010326" y="580700"/>
                                  </a:lnTo>
                                  <a:lnTo>
                                    <a:pt x="1102165" y="523423"/>
                                  </a:lnTo>
                                  <a:lnTo>
                                    <a:pt x="1209376" y="457824"/>
                                  </a:lnTo>
                                  <a:lnTo>
                                    <a:pt x="120937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99999">
                                <a:alpha val="399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1" name="Graphic 131"/>
                          <wps:cNvSpPr/>
                          <wps:spPr>
                            <a:xfrm>
                              <a:off x="87335" y="258578"/>
                              <a:ext cx="1209675" cy="10166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9675" h="1016635">
                                  <a:moveTo>
                                    <a:pt x="0" y="1016495"/>
                                  </a:moveTo>
                                  <a:lnTo>
                                    <a:pt x="15273" y="1003669"/>
                                  </a:lnTo>
                                  <a:lnTo>
                                    <a:pt x="30547" y="990745"/>
                                  </a:lnTo>
                                  <a:lnTo>
                                    <a:pt x="45919" y="977918"/>
                                  </a:lnTo>
                                  <a:lnTo>
                                    <a:pt x="61193" y="964994"/>
                                  </a:lnTo>
                                  <a:lnTo>
                                    <a:pt x="76467" y="952168"/>
                                  </a:lnTo>
                                  <a:lnTo>
                                    <a:pt x="91838" y="939244"/>
                                  </a:lnTo>
                                  <a:lnTo>
                                    <a:pt x="107112" y="926418"/>
                                  </a:lnTo>
                                  <a:lnTo>
                                    <a:pt x="122484" y="913592"/>
                                  </a:lnTo>
                                  <a:lnTo>
                                    <a:pt x="137758" y="900668"/>
                                  </a:lnTo>
                                  <a:lnTo>
                                    <a:pt x="153032" y="887842"/>
                                  </a:lnTo>
                                  <a:lnTo>
                                    <a:pt x="168404" y="874918"/>
                                  </a:lnTo>
                                  <a:lnTo>
                                    <a:pt x="183677" y="862092"/>
                                  </a:lnTo>
                                  <a:lnTo>
                                    <a:pt x="198951" y="849265"/>
                                  </a:lnTo>
                                  <a:lnTo>
                                    <a:pt x="214323" y="836341"/>
                                  </a:lnTo>
                                  <a:lnTo>
                                    <a:pt x="229597" y="823515"/>
                                  </a:lnTo>
                                  <a:lnTo>
                                    <a:pt x="244871" y="810591"/>
                                  </a:lnTo>
                                  <a:lnTo>
                                    <a:pt x="260243" y="797765"/>
                                  </a:lnTo>
                                  <a:lnTo>
                                    <a:pt x="275516" y="784841"/>
                                  </a:lnTo>
                                  <a:lnTo>
                                    <a:pt x="290790" y="772015"/>
                                  </a:lnTo>
                                  <a:lnTo>
                                    <a:pt x="306162" y="759189"/>
                                  </a:lnTo>
                                  <a:lnTo>
                                    <a:pt x="321436" y="746265"/>
                                  </a:lnTo>
                                  <a:lnTo>
                                    <a:pt x="336710" y="733439"/>
                                  </a:lnTo>
                                  <a:lnTo>
                                    <a:pt x="352082" y="720515"/>
                                  </a:lnTo>
                                  <a:lnTo>
                                    <a:pt x="367355" y="707689"/>
                                  </a:lnTo>
                                  <a:lnTo>
                                    <a:pt x="382727" y="694764"/>
                                  </a:lnTo>
                                  <a:lnTo>
                                    <a:pt x="398001" y="681938"/>
                                  </a:lnTo>
                                  <a:lnTo>
                                    <a:pt x="413275" y="669112"/>
                                  </a:lnTo>
                                  <a:lnTo>
                                    <a:pt x="428647" y="656188"/>
                                  </a:lnTo>
                                  <a:lnTo>
                                    <a:pt x="443921" y="643362"/>
                                  </a:lnTo>
                                  <a:lnTo>
                                    <a:pt x="459194" y="630438"/>
                                  </a:lnTo>
                                  <a:lnTo>
                                    <a:pt x="474566" y="617612"/>
                                  </a:lnTo>
                                  <a:lnTo>
                                    <a:pt x="489840" y="604786"/>
                                  </a:lnTo>
                                  <a:lnTo>
                                    <a:pt x="505114" y="591862"/>
                                  </a:lnTo>
                                  <a:lnTo>
                                    <a:pt x="520486" y="579036"/>
                                  </a:lnTo>
                                  <a:lnTo>
                                    <a:pt x="535760" y="566112"/>
                                  </a:lnTo>
                                  <a:lnTo>
                                    <a:pt x="551033" y="553285"/>
                                  </a:lnTo>
                                  <a:lnTo>
                                    <a:pt x="566405" y="540361"/>
                                  </a:lnTo>
                                  <a:lnTo>
                                    <a:pt x="581679" y="527535"/>
                                  </a:lnTo>
                                  <a:lnTo>
                                    <a:pt x="597051" y="514709"/>
                                  </a:lnTo>
                                  <a:lnTo>
                                    <a:pt x="612325" y="501785"/>
                                  </a:lnTo>
                                  <a:lnTo>
                                    <a:pt x="627599" y="488959"/>
                                  </a:lnTo>
                                  <a:lnTo>
                                    <a:pt x="642970" y="476035"/>
                                  </a:lnTo>
                                  <a:lnTo>
                                    <a:pt x="658244" y="463209"/>
                                  </a:lnTo>
                                  <a:lnTo>
                                    <a:pt x="673518" y="450383"/>
                                  </a:lnTo>
                                  <a:lnTo>
                                    <a:pt x="688890" y="437459"/>
                                  </a:lnTo>
                                  <a:lnTo>
                                    <a:pt x="704164" y="424632"/>
                                  </a:lnTo>
                                  <a:lnTo>
                                    <a:pt x="719438" y="411708"/>
                                  </a:lnTo>
                                  <a:lnTo>
                                    <a:pt x="734809" y="398882"/>
                                  </a:lnTo>
                                  <a:lnTo>
                                    <a:pt x="750083" y="385958"/>
                                  </a:lnTo>
                                  <a:lnTo>
                                    <a:pt x="765357" y="373132"/>
                                  </a:lnTo>
                                  <a:lnTo>
                                    <a:pt x="780729" y="360306"/>
                                  </a:lnTo>
                                  <a:lnTo>
                                    <a:pt x="796003" y="347382"/>
                                  </a:lnTo>
                                  <a:lnTo>
                                    <a:pt x="811277" y="334556"/>
                                  </a:lnTo>
                                  <a:lnTo>
                                    <a:pt x="826648" y="321632"/>
                                  </a:lnTo>
                                  <a:lnTo>
                                    <a:pt x="841922" y="308806"/>
                                  </a:lnTo>
                                  <a:lnTo>
                                    <a:pt x="857294" y="295882"/>
                                  </a:lnTo>
                                  <a:lnTo>
                                    <a:pt x="872568" y="283056"/>
                                  </a:lnTo>
                                  <a:lnTo>
                                    <a:pt x="887842" y="270229"/>
                                  </a:lnTo>
                                  <a:lnTo>
                                    <a:pt x="903214" y="257305"/>
                                  </a:lnTo>
                                  <a:lnTo>
                                    <a:pt x="918487" y="244479"/>
                                  </a:lnTo>
                                  <a:lnTo>
                                    <a:pt x="933761" y="231555"/>
                                  </a:lnTo>
                                  <a:lnTo>
                                    <a:pt x="949133" y="218729"/>
                                  </a:lnTo>
                                  <a:lnTo>
                                    <a:pt x="964407" y="205903"/>
                                  </a:lnTo>
                                  <a:lnTo>
                                    <a:pt x="979681" y="192979"/>
                                  </a:lnTo>
                                  <a:lnTo>
                                    <a:pt x="995053" y="180153"/>
                                  </a:lnTo>
                                  <a:lnTo>
                                    <a:pt x="1010326" y="167229"/>
                                  </a:lnTo>
                                  <a:lnTo>
                                    <a:pt x="1025600" y="154403"/>
                                  </a:lnTo>
                                  <a:lnTo>
                                    <a:pt x="1040972" y="141479"/>
                                  </a:lnTo>
                                  <a:lnTo>
                                    <a:pt x="1056246" y="128652"/>
                                  </a:lnTo>
                                  <a:lnTo>
                                    <a:pt x="1071618" y="115826"/>
                                  </a:lnTo>
                                  <a:lnTo>
                                    <a:pt x="1086892" y="102902"/>
                                  </a:lnTo>
                                  <a:lnTo>
                                    <a:pt x="1102165" y="90076"/>
                                  </a:lnTo>
                                  <a:lnTo>
                                    <a:pt x="1117537" y="77152"/>
                                  </a:lnTo>
                                  <a:lnTo>
                                    <a:pt x="1132811" y="64326"/>
                                  </a:lnTo>
                                  <a:lnTo>
                                    <a:pt x="1148085" y="51500"/>
                                  </a:lnTo>
                                  <a:lnTo>
                                    <a:pt x="1163457" y="38576"/>
                                  </a:lnTo>
                                  <a:lnTo>
                                    <a:pt x="1178731" y="25750"/>
                                  </a:lnTo>
                                  <a:lnTo>
                                    <a:pt x="1194004" y="12826"/>
                                  </a:lnTo>
                                  <a:lnTo>
                                    <a:pt x="1209376" y="0"/>
                                  </a:lnTo>
                                </a:path>
                              </a:pathLst>
                            </a:custGeom>
                            <a:ln w="20854">
                              <a:solidFill>
                                <a:srgbClr val="785EF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" name="Graphic 132"/>
                          <wps:cNvSpPr/>
                          <wps:spPr>
                            <a:xfrm>
                              <a:off x="0" y="282174"/>
                              <a:ext cx="1133475" cy="126936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33475" h="1269365">
                                  <a:moveTo>
                                    <a:pt x="72257" y="1268807"/>
                                  </a:moveTo>
                                  <a:lnTo>
                                    <a:pt x="72257" y="1241980"/>
                                  </a:lnTo>
                                </a:path>
                                <a:path w="1133475" h="1269365">
                                  <a:moveTo>
                                    <a:pt x="425905" y="1268807"/>
                                  </a:moveTo>
                                  <a:lnTo>
                                    <a:pt x="425905" y="1241980"/>
                                  </a:lnTo>
                                </a:path>
                                <a:path w="1133475" h="1269365">
                                  <a:moveTo>
                                    <a:pt x="779554" y="1268807"/>
                                  </a:moveTo>
                                  <a:lnTo>
                                    <a:pt x="779554" y="1241980"/>
                                  </a:lnTo>
                                </a:path>
                                <a:path w="1133475" h="1269365">
                                  <a:moveTo>
                                    <a:pt x="1133105" y="1268807"/>
                                  </a:moveTo>
                                  <a:lnTo>
                                    <a:pt x="1133105" y="1241980"/>
                                  </a:lnTo>
                                </a:path>
                                <a:path w="1133475" h="1269365">
                                  <a:moveTo>
                                    <a:pt x="0" y="1183430"/>
                                  </a:moveTo>
                                  <a:lnTo>
                                    <a:pt x="26827" y="1183430"/>
                                  </a:lnTo>
                                </a:path>
                                <a:path w="1133475" h="1269365">
                                  <a:moveTo>
                                    <a:pt x="0" y="788953"/>
                                  </a:moveTo>
                                  <a:lnTo>
                                    <a:pt x="26827" y="788953"/>
                                  </a:lnTo>
                                </a:path>
                                <a:path w="1133475" h="1269365">
                                  <a:moveTo>
                                    <a:pt x="0" y="394476"/>
                                  </a:moveTo>
                                  <a:lnTo>
                                    <a:pt x="26827" y="394476"/>
                                  </a:lnTo>
                                </a:path>
                                <a:path w="1133475" h="1269365">
                                  <a:moveTo>
                                    <a:pt x="0" y="0"/>
                                  </a:moveTo>
                                  <a:lnTo>
                                    <a:pt x="26827" y="0"/>
                                  </a:lnTo>
                                </a:path>
                              </a:pathLst>
                            </a:custGeom>
                            <a:ln w="10476">
                              <a:solidFill>
                                <a:srgbClr val="333333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1EDBEAF1" id="Group 89" o:spid="_x0000_s1026" style="position:absolute;margin-left:138.5pt;margin-top:8.35pt;width:107.3pt;height:122.15pt;z-index:-17414656;mso-wrap-distance-left:0;mso-wrap-distance-right:0;mso-position-horizontal-relative:page" coordsize="13627,155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">
                  <v:shape id="Graphic 90" o:spid="_x0000_s1027" style="position:absolute;left:11549;top:5531;width:387;height:388;visibility:visible;mso-wrap-style:square;v-text-anchor:top" coordsize="38735,38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" path="m19190,l11730,1511,5629,5629,1511,11730,,19190r1511,7403l5629,32665r6101,4107l19190,38282r7403,-1510l32665,32665r4107,-6072l38282,19190,36772,11730,32665,5629,26593,1511,19190,xe" fillcolor="black" stroked="f">
                    <v:path arrowok="t"/>
                  </v:shape>
                  <v:shape id="Graphic 91" o:spid="_x0000_s1028" style="position:absolute;left:11549;top:5531;width:387;height:388;visibility:visible;mso-wrap-style:square;v-text-anchor:top" coordsize="38735,38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" path="m,19190l1511,11730,5629,5629,11730,1511,19190,r7403,1511l32665,5629r4107,6101l38282,19190r-1510,7403l32665,32665r-6072,4107l19190,38282,11730,36772,5629,32665,1511,26593,,19190e" filled="f" strokeweight=".19308mm">
                    <v:path arrowok="t"/>
                  </v:shape>
                  <v:shape id="Graphic 92" o:spid="_x0000_s1029" style="position:absolute;left:11740;top:4897;width:13;height:1670;visibility:visible;mso-wrap-style:square;v-text-anchor:top" coordsize="635,167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" path="m,l97,em97,r,166445em,166445r97,e" filled="f" strokeweight=".291mm">
                    <v:path arrowok="t"/>
                  </v:shape>
                  <v:shape id="Graphic 93" o:spid="_x0000_s1030" style="position:absolute;left:11549;top:3929;width:387;height:387;visibility:visible;mso-wrap-style:square;v-text-anchor:top" coordsize="38735,38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" path="m19190,l11730,1511,5629,5629,1511,11730,,19190r1511,7403l5629,32665r6101,4107l19190,38282r7403,-1510l32665,32665r4107,-6072l38282,19190,36772,11730,32665,5629,26593,1511,19190,xe" fillcolor="black" stroked="f">
                    <v:path arrowok="t"/>
                  </v:shape>
                  <v:shape id="Graphic 94" o:spid="_x0000_s1031" style="position:absolute;left:11549;top:3929;width:387;height:387;visibility:visible;mso-wrap-style:square;v-text-anchor:top" coordsize="38735,38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" path="m,19190l1511,11730,5629,5629,11730,1511,19190,r7403,1511l32665,5629r4107,6101l38282,19190r-1510,7403l32665,32665r-6072,4107l19190,38282,11730,36772,5629,32665,1511,26593,,19190e" filled="f" strokeweight=".19308mm">
                    <v:path arrowok="t"/>
                  </v:shape>
                  <v:shape id="Graphic 95" o:spid="_x0000_s1032" style="position:absolute;left:10520;top:3206;width:2451;height:2591;visibility:visible;mso-wrap-style:square;v-text-anchor:top" coordsize="245110,259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" path="m121995,r97,em122092,r,186615em121995,186615r97,em244675,258676r,-14001em244675,251725l,251725em,258676l,244675em243990,98496r,-14099em243990,91447l,91447em,98496l,84397e" filled="f" strokeweight=".291mm">
                    <v:path arrowok="t"/>
                  </v:shape>
                  <v:shape id="Graphic 96" o:spid="_x0000_s1033" style="position:absolute;left:11549;top:831;width:387;height:387;visibility:visible;mso-wrap-style:square;v-text-anchor:top" coordsize="38735,38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" path="m19190,l11730,1509,5629,5617,1511,11689,,19092r1511,7459l5629,32652r6101,4119l19190,38282r7403,-1511l32665,32652r4107,-6101l38282,19092,36772,11689,32665,5617,26593,1509,19190,xe" fillcolor="black" stroked="f">
                    <v:path arrowok="t"/>
                  </v:shape>
                  <v:shape id="Graphic 97" o:spid="_x0000_s1034" style="position:absolute;left:11549;top:831;width:387;height:387;visibility:visible;mso-wrap-style:square;v-text-anchor:top" coordsize="38735,38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" path="m,19092l1511,11689,5629,5617,11730,1509,19190,r7403,1509l32665,5617r4107,6072l38282,19092r-1510,7459l32665,32652r-6072,4119l19190,38282,11730,36771,5629,32652,1511,26551,,19092e" filled="f" strokeweight=".19308mm">
                    <v:path arrowok="t"/>
                  </v:shape>
                  <v:shape id="Graphic 98" o:spid="_x0000_s1035" style="position:absolute;left:10520;width:2451;height:1987;visibility:visible;mso-wrap-style:square;v-text-anchor:top" coordsize="245110,198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" path="m122092,r,198266em121995,198266r97,em244675,109266r,-14001em244675,102217l,102217em,109266l,95265e" filled="f" strokeweight=".291mm">
                    <v:path arrowok="t"/>
                  </v:shape>
                  <v:shape id="Graphic 99" o:spid="_x0000_s1036" style="position:absolute;left:3468;top:11172;width:388;height:387;visibility:visible;mso-wrap-style:square;v-text-anchor:top" coordsize="38735,38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" path="m19190,l11730,1511,5629,5629,1511,11730,,19190r1511,7403l5629,32665r6101,4107l19190,38282r7403,-1510l32665,32665r4107,-6072l38282,19190,36772,11730,32665,5629,26593,1511,19190,xe" fillcolor="black" stroked="f">
                    <v:path arrowok="t"/>
                  </v:shape>
                  <v:shape id="Graphic 100" o:spid="_x0000_s1037" style="position:absolute;left:3468;top:11172;width:388;height:387;visibility:visible;mso-wrap-style:square;v-text-anchor:top" coordsize="38735,38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" path="m,19190l1511,11730,5629,5629,11730,1511,19190,r7403,1511l32665,5629r4107,6101l38282,19190r-1510,7403l32665,32665r-6072,4107l19190,38282,11730,36772,5629,32665,1511,26593,,19190e" filled="f" strokeweight=".19308mm">
                    <v:path arrowok="t"/>
                  </v:shape>
                  <v:shape id="Graphic 101" o:spid="_x0000_s1038" style="position:absolute;left:3468;top:10546;width:388;height:388;visibility:visible;mso-wrap-style:square;v-text-anchor:top" coordsize="38735,38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" path="m19190,l11730,1509,5629,5617,1511,11689,,19092r1511,7459l5629,32652r6101,4119l19190,38282r7403,-1511l32665,32652r4107,-6101l38282,19092,36772,11689,32665,5617,26593,1509,19190,xe" fillcolor="black" stroked="f">
                    <v:path arrowok="t"/>
                  </v:shape>
                  <v:shape id="Graphic 102" o:spid="_x0000_s1039" style="position:absolute;left:3468;top:10546;width:388;height:388;visibility:visible;mso-wrap-style:square;v-text-anchor:top" coordsize="38735,38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" path="m,19092l1511,11689,5629,5617,11730,1509,19190,r7403,1509l32665,5617r4107,6072l38282,19092r-1510,7459l32665,32652r-6072,4119l19190,38282,11730,36771,5629,32652,1511,26551,,19092e" filled="f" strokeweight=".19308mm">
                    <v:path arrowok="t"/>
                  </v:shape>
                  <v:shape id="Graphic 103" o:spid="_x0000_s1040" style="position:absolute;left:3608;top:10668;width:108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" path="m,5238l1534,1534,5238,,8942,1534r1534,3704l8942,8942,5238,10476,1534,8942,,5238xe" fillcolor="black" stroked="f">
                    <v:path arrowok="t"/>
                  </v:shape>
                  <v:shape id="Graphic 104" o:spid="_x0000_s1041" style="position:absolute;left:3660;top:10721;width:13;height:1308;visibility:visible;mso-wrap-style:square;v-text-anchor:top" coordsize="1270,130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" path="m,l,130709e" filled="f" strokeweight=".291mm">
                    <v:path arrowok="t"/>
                  </v:shape>
                  <v:shape id="Graphic 105" o:spid="_x0000_s1042" style="position:absolute;left:3608;top:10074;width:108;height:2007;visibility:visible;mso-wrap-style:square;v-text-anchor:top" coordsize="10795,200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" path="m10477,195376l8940,191668,5232,190131r-3696,1537l,195376r1536,3696l5232,200609r3708,-1537l10477,195376xem10477,5232l8940,1536,5232,,1536,1536,,5232,1536,8940r3696,1537l8940,8940,10477,5232xe" fillcolor="black" stroked="f">
                    <v:path arrowok="t"/>
                  </v:shape>
                  <v:shape id="Graphic 106" o:spid="_x0000_s1043" style="position:absolute;left:3660;top:10126;width:13;height:1169;visibility:visible;mso-wrap-style:square;v-text-anchor:top" coordsize="1270,1168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" path="m,l,116218e" filled="f" strokeweight=".291mm">
                    <v:path arrowok="t"/>
                  </v:shape>
                  <v:shape id="Graphic 107" o:spid="_x0000_s1044" style="position:absolute;left:3608;top:11236;width:108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" path="m,5238l1534,1534,5238,,8942,1534r1534,3704l8942,8942,5238,10476,1534,8942,,5238xe" fillcolor="black" stroked="f">
                    <v:path arrowok="t"/>
                  </v:shape>
                  <v:shape id="Graphic 108" o:spid="_x0000_s1045" style="position:absolute;left:3468;top:8831;width:388;height:387;visibility:visible;mso-wrap-style:square;v-text-anchor:top" coordsize="38735,38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" path="m19190,l11730,1511,5629,5629,1511,11730,,19190r1511,7403l5629,32665r6101,4107l19190,38282r7403,-1510l32665,32665r4107,-6072l38282,19190,36772,11730,32665,5629,26593,1511,19190,xe" fillcolor="black" stroked="f">
                    <v:path arrowok="t"/>
                  </v:shape>
                  <v:shape id="Graphic 109" o:spid="_x0000_s1046" style="position:absolute;left:3468;top:8831;width:388;height:387;visibility:visible;mso-wrap-style:square;v-text-anchor:top" coordsize="38735,38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" path="m,19190l1511,11730,5629,5629,11730,1511,19190,r7403,1511l32665,5629r4107,6101l38282,19190r-1510,7403l32665,32665r-6072,4107l19190,38282,11730,36772,5629,32665,1511,26593,,19190e" filled="f" strokeweight=".19308mm">
                    <v:path arrowok="t"/>
                  </v:shape>
                  <v:shape id="Graphic 110" o:spid="_x0000_s1047" style="position:absolute;left:3608;top:8241;width:108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" path="m,5238l1534,1534,5238,,8942,1534r1534,3704l8942,8942,5238,10476,1534,8942,,5238xe" fillcolor="black" stroked="f">
                    <v:path arrowok="t"/>
                  </v:shape>
                  <v:shape id="Graphic 111" o:spid="_x0000_s1048" style="position:absolute;left:3660;top:8293;width:13;height:1423;visibility:visible;mso-wrap-style:square;v-text-anchor:top" coordsize="1270,142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" path="m,l,141870e" filled="f" strokeweight=".291mm">
                    <v:path arrowok="t"/>
                  </v:shape>
                  <v:shape id="Graphic 112" o:spid="_x0000_s1049" style="position:absolute;left:3608;top:9660;width:108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" path="m,5238l1534,1534,5238,,8942,1534r1534,3704l8942,8942,5238,10476,1534,8942,,5238xe" fillcolor="black" stroked="f">
                    <v:path arrowok="t"/>
                  </v:shape>
                  <v:shape id="Graphic 113" o:spid="_x0000_s1050" style="position:absolute;left:2678;top:8952;width:2058;height:2483;visibility:visible;mso-wrap-style:square;v-text-anchor:top" coordsize="205740,248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" path="m205413,248102r,-14001em205413,241150l,241150em,248102l,234101em205413,185538r,-14099em205413,178488l,178488em,185538l,171439em205413,14001l205413,em205413,7049l,7049em,14001l,e" filled="f" strokeweight=".291mm">
                    <v:path arrowok="t"/>
                  </v:shape>
                  <v:shape id="Graphic 114" o:spid="_x0000_s1051" style="position:absolute;left:1594;top:12513;width:388;height:388;visibility:visible;mso-wrap-style:square;v-text-anchor:top" coordsize="38735,38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" path="m19092,l11689,1511,5617,5629,1509,11730,,19190r1509,7403l5617,32665r6072,4107l19092,38282r7459,-1510l32652,32665r4119,-6072l38282,19190,36771,11730,32652,5629,26551,1511,19092,xe" fillcolor="black" stroked="f">
                    <v:path arrowok="t"/>
                  </v:shape>
                  <v:shape id="Graphic 115" o:spid="_x0000_s1052" style="position:absolute;left:1594;top:12513;width:388;height:388;visibility:visible;mso-wrap-style:square;v-text-anchor:top" coordsize="38735,38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" path="m,19190l1509,11730,5617,5629,11689,1511,19092,r7459,1511l32652,5629r4119,6101l38282,19190r-1511,7403l32652,32665r-6101,4107l19092,38282,11689,36772,5617,32665,1509,26593,,19190e" filled="f" strokeweight=".19308mm">
                    <v:path arrowok="t"/>
                  </v:shape>
                  <v:shape id="Graphic 116" o:spid="_x0000_s1053" style="position:absolute;left:1594;top:11924;width:388;height:387;visibility:visible;mso-wrap-style:square;v-text-anchor:top" coordsize="38735,38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" path="m19092,l11689,1511,5617,5629,1509,11730,,19190r1509,7403l5617,32665r6072,4107l19092,38282r7459,-1510l32652,32665r4119,-6072l38282,19190,36771,11730,32652,5629,26551,1511,19092,xe" fillcolor="black" stroked="f">
                    <v:path arrowok="t"/>
                  </v:shape>
                  <v:shape id="Graphic 117" o:spid="_x0000_s1054" style="position:absolute;left:1594;top:11924;width:388;height:387;visibility:visible;mso-wrap-style:square;v-text-anchor:top" coordsize="38735,38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" path="m,19190l1509,11730,5617,5629,11689,1511,19092,r7459,1511l32652,5629r4119,6101l38282,19190r-1511,7403l32652,32665r-6101,4107l19092,38282,11689,36772,5617,32665,1509,26593,,19190e" filled="f" strokeweight=".19308mm">
                    <v:path arrowok="t"/>
                  </v:shape>
                  <v:shape id="Graphic 118" o:spid="_x0000_s1055" style="position:absolute;left:1733;top:12106;width:108;height:107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" path="m,5238l1534,1534,5238,,8942,1534r1534,3704l8942,8942,5238,10476,1534,8942,,5238xe" fillcolor="black" stroked="f">
                    <v:path arrowok="t"/>
                  </v:shape>
                  <v:shape id="Graphic 119" o:spid="_x0000_s1056" style="position:absolute;left:1785;top:12158;width:13;height:1162;visibility:visible;mso-wrap-style:square;v-text-anchor:top" coordsize="1270,116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" path="m,l,115924e" filled="f" strokeweight=".291mm">
                    <v:path arrowok="t"/>
                  </v:shape>
                  <v:shape id="Graphic 120" o:spid="_x0000_s1057" style="position:absolute;left:1733;top:13265;width:108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" path="m,5238l1534,1534,5238,,8942,1534r1534,3704l8942,8942,5238,10476,1534,8942,,5238xe" fillcolor="black" stroked="f">
                    <v:path arrowok="t"/>
                  </v:shape>
                  <v:shape id="Graphic 121" o:spid="_x0000_s1058" style="position:absolute;left:1594;top:11016;width:388;height:388;visibility:visible;mso-wrap-style:square;v-text-anchor:top" coordsize="38735,38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" path="m19092,l11689,1509,5617,5617,1509,11689,,19092r1509,7459l5617,32652r6072,4119l19092,38282r7459,-1511l32652,32652r4119,-6101l38282,19092,36771,11689,32652,5617,26551,1509,19092,xe" fillcolor="black" stroked="f">
                    <v:path arrowok="t"/>
                  </v:shape>
                  <v:shape id="Graphic 122" o:spid="_x0000_s1059" style="position:absolute;left:1594;top:11016;width:388;height:388;visibility:visible;mso-wrap-style:square;v-text-anchor:top" coordsize="38735,38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" path="m,19092l1509,11689,5617,5617,11689,1509,19092,r7459,1509l32652,5617r4119,6072l38282,19092r-1511,7459l32652,32652r-6101,4119l19092,38282,11689,36771,5617,32652,1509,26551,,19092e" filled="f" strokeweight=".19308mm">
                    <v:path arrowok="t"/>
                  </v:shape>
                  <v:shape id="Graphic 123" o:spid="_x0000_s1060" style="position:absolute;left:1733;top:11494;width:108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" path="m,5238l1534,1534,5238,,8942,1534r1534,3704l8942,8942,5238,10476,1534,8942,,5238xe" fillcolor="black" stroked="f">
                    <v:path arrowok="t"/>
                  </v:shape>
                  <v:shape id="Graphic 124" o:spid="_x0000_s1061" style="position:absolute;left:1785;top:11546;width:13;height:1181;visibility:visible;mso-wrap-style:square;v-text-anchor:top" coordsize="1270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" path="m,l,117687e" filled="f" strokeweight=".291mm">
                    <v:path arrowok="t"/>
                  </v:shape>
                  <v:shape id="Graphic 125" o:spid="_x0000_s1062" style="position:absolute;left:1733;top:10544;width:108;height:2235;visibility:visible;mso-wrap-style:square;v-text-anchor:top" coordsize="10795,223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" path="m10477,217906l8953,214198,5245,212661r-3709,1537l,217906r1536,3696l5245,223139r3708,-1537l10477,217906xem10477,5245l8953,1536,5245,,1536,1536,,5245,1536,8940r3709,1537l8953,8940,10477,5245xe" fillcolor="black" stroked="f">
                    <v:path arrowok="t"/>
                  </v:shape>
                  <v:shape id="Graphic 126" o:spid="_x0000_s1063" style="position:absolute;left:1785;top:10596;width:13;height:1207;visibility:visible;mso-wrap-style:square;v-text-anchor:top" coordsize="1270,120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" path="m,l,120624e" filled="f" strokeweight=".291mm">
                    <v:path arrowok="t"/>
                  </v:shape>
                  <v:shape id="Graphic 127" o:spid="_x0000_s1064" style="position:absolute;left:1733;top:11750;width:108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" path="m,5238l1534,1534,5238,,8942,1534r1534,3704l8942,8942,5238,10476,1534,8942,,5238xe" fillcolor="black" stroked="f">
                    <v:path arrowok="t"/>
                  </v:shape>
                  <v:shape id="Graphic 128" o:spid="_x0000_s1065" style="position:absolute;left:873;top:11138;width:1994;height:1638;visibility:visible;mso-wrap-style:square;v-text-anchor:top" coordsize="199390,163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" path="m199245,163704r,-14001em199245,156752l,156752em,163704l,149703em199245,104763r,-14002em199245,97811l,97811em,104763l,90761em199245,14001l199245,em199245,6951l,6951em,14001l,e" filled="f" strokeweight=".291mm">
                    <v:path arrowok="t"/>
                  </v:shape>
                  <v:shape id="Graphic 129" o:spid="_x0000_s1066" style="position:absolute;left:268;top:323;width:13303;height:14840;visibility:visible;mso-wrap-style:square;v-text-anchor:top" coordsize="1330325,1483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" path="m,1483976l1330294,e" filled="f" strokeweight=".291mm">
                    <v:stroke dashstyle="dash"/>
                    <v:path arrowok="t"/>
                  </v:shape>
                  <v:shape id="Graphic 130" o:spid="_x0000_s1067" style="position:absolute;left:873;top:296;width:12097;height:14224;visibility:visible;mso-wrap-style:square;v-text-anchor:top" coordsize="1209675,142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" path="m1209376,r-45919,49248l1086892,130806,949133,275614r-76565,78915l796003,431878r-45920,45528l704164,522052r-45920,43766l612325,608506r-45920,41514l520486,690261r-45920,38968l428647,766826r-30646,24379l367355,814997r-45919,34758l260243,894402r-91839,63935l61193,1029517,,1068876r,353061l30547,1390019r45920,-47388l137758,1280165r61193,-61292l229597,1188717r61193,-59137l336710,1086402r30645,-28198l413275,1016886r30646,-26827l474566,963819r30548,-25652l535760,913102r45919,-36520l627599,841335r45919,-34171l765357,741761r45920,-31429l933761,629557r76565,-48857l1102165,523423r107211,-65599l1209376,xe" fillcolor="#999" stroked="f">
                    <v:fill opacity="26214f"/>
                    <v:path arrowok="t"/>
                  </v:shape>
                  <v:shape id="Graphic 131" o:spid="_x0000_s1068" style="position:absolute;left:873;top:2585;width:12097;height:10167;visibility:visible;mso-wrap-style:square;v-text-anchor:top" coordsize="1209675,1016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" path="m,1016495r15273,-12826l30547,990745,45919,977918,61193,964994,76467,952168,91838,939244r15274,-12826l122484,913592r15274,-12924l153032,887842r15372,-12924l183677,862092r15274,-12827l214323,836341r15274,-12826l244871,810591r15372,-12826l275516,784841r15274,-12826l306162,759189r15274,-12924l336710,733439r15372,-12924l367355,707689r15372,-12925l398001,681938r15274,-12826l428647,656188r15274,-12826l459194,630438r15372,-12826l489840,604786r15274,-12924l520486,579036r15274,-12924l551033,553285r15372,-12924l581679,527535r15372,-12826l612325,501785r15274,-12826l642970,476035r15274,-12826l673518,450383r15372,-12924l704164,424632r15274,-12924l734809,398882r15274,-12924l765357,373132r15372,-12826l796003,347382r15274,-12826l826648,321632r15274,-12826l857294,295882r15274,-12826l887842,270229r15372,-12924l918487,244479r15274,-12924l949133,218729r15274,-12826l979681,192979r15372,-12826l1010326,167229r15274,-12826l1040972,141479r15274,-12827l1071618,115826r15274,-12924l1102165,90076r15372,-12924l1132811,64326r15274,-12826l1163457,38576r15274,-12826l1194004,12826,1209376,e" filled="f" strokecolor="#785ef0" strokeweight=".57928mm">
                    <v:path arrowok="t"/>
                  </v:shape>
                  <v:shape id="Graphic 132" o:spid="_x0000_s1069" style="position:absolute;top:2821;width:11334;height:12694;visibility:visible;mso-wrap-style:square;v-text-anchor:top" coordsize="1133475,1269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" path="m72257,1268807r,-26827em425905,1268807r,-26827em779554,1268807r,-26827em1133105,1268807r,-26827em,1183430r26827,em,788953r26827,em,394476r26827,em,l26827,e" filled="f" strokecolor="#333" strokeweight=".291mm">
                    <v:path arrowok="t"/>
                  </v:shape>
                  <w10:wrap anchorx="page"/>
                </v:group>
              </w:pict>
            </mc:Fallback>
          </mc:AlternateContent>
        </w:r>
        <w:r w:rsidR="001E0CFE">
          <w:rPr>
            <w:noProof/>
            <w:lang w:val="en-GB" w:eastAsia="en-GB"/>
          </w:rPr>
          <mc:AlternateContent>
            <mc:Choice Requires="wpg">
              <w:drawing>
                <wp:anchor distT="0" distB="0" distL="0" distR="0" simplePos="0" relativeHeight="485902336" behindDoc="1" locked="0" layoutInCell="1" allowOverlap="1">
                  <wp:simplePos x="0" y="0"/>
                  <wp:positionH relativeFrom="page">
                    <wp:posOffset>3345178</wp:posOffset>
                  </wp:positionH>
                  <wp:positionV relativeFrom="paragraph">
                    <wp:posOffset>105969</wp:posOffset>
                  </wp:positionV>
                  <wp:extent cx="1362710" cy="1451610"/>
                  <wp:effectExtent l="0" t="0" r="0" b="0"/>
                  <wp:wrapNone/>
                  <wp:docPr id="133" name="Group 1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>
                          <a:xfrm>
                            <a:off x="0" y="0"/>
                            <a:ext cx="1362710" cy="1451610"/>
                            <a:chOff x="0" y="0"/>
                            <a:chExt cx="1362710" cy="1451610"/>
                          </a:xfrm>
                        </wpg:grpSpPr>
                        <wps:wsp>
                          <wps:cNvPr id="134" name="Graphic 134"/>
                          <wps:cNvSpPr/>
                          <wps:spPr>
                            <a:xfrm>
                              <a:off x="1049588" y="536151"/>
                              <a:ext cx="38735" cy="387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8735" h="38735">
                                  <a:moveTo>
                                    <a:pt x="19190" y="0"/>
                                  </a:moveTo>
                                  <a:lnTo>
                                    <a:pt x="11730" y="1509"/>
                                  </a:lnTo>
                                  <a:lnTo>
                                    <a:pt x="5629" y="5617"/>
                                  </a:lnTo>
                                  <a:lnTo>
                                    <a:pt x="1511" y="11689"/>
                                  </a:lnTo>
                                  <a:lnTo>
                                    <a:pt x="0" y="19092"/>
                                  </a:lnTo>
                                  <a:lnTo>
                                    <a:pt x="1511" y="26551"/>
                                  </a:lnTo>
                                  <a:lnTo>
                                    <a:pt x="5629" y="32652"/>
                                  </a:lnTo>
                                  <a:lnTo>
                                    <a:pt x="11730" y="36771"/>
                                  </a:lnTo>
                                  <a:lnTo>
                                    <a:pt x="19190" y="38282"/>
                                  </a:lnTo>
                                  <a:lnTo>
                                    <a:pt x="26593" y="36771"/>
                                  </a:lnTo>
                                  <a:lnTo>
                                    <a:pt x="32665" y="32652"/>
                                  </a:lnTo>
                                  <a:lnTo>
                                    <a:pt x="36772" y="26551"/>
                                  </a:lnTo>
                                  <a:lnTo>
                                    <a:pt x="38282" y="19092"/>
                                  </a:lnTo>
                                  <a:lnTo>
                                    <a:pt x="36772" y="11689"/>
                                  </a:lnTo>
                                  <a:lnTo>
                                    <a:pt x="32665" y="5617"/>
                                  </a:lnTo>
                                  <a:lnTo>
                                    <a:pt x="26593" y="1509"/>
                                  </a:lnTo>
                                  <a:lnTo>
                                    <a:pt x="1919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" name="Graphic 135"/>
                          <wps:cNvSpPr/>
                          <wps:spPr>
                            <a:xfrm>
                              <a:off x="1049588" y="536151"/>
                              <a:ext cx="38735" cy="387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8735" h="38735">
                                  <a:moveTo>
                                    <a:pt x="0" y="19092"/>
                                  </a:moveTo>
                                  <a:lnTo>
                                    <a:pt x="1511" y="11689"/>
                                  </a:lnTo>
                                  <a:lnTo>
                                    <a:pt x="5629" y="5617"/>
                                  </a:lnTo>
                                  <a:lnTo>
                                    <a:pt x="11730" y="1509"/>
                                  </a:lnTo>
                                  <a:lnTo>
                                    <a:pt x="19190" y="0"/>
                                  </a:lnTo>
                                  <a:lnTo>
                                    <a:pt x="26593" y="1509"/>
                                  </a:lnTo>
                                  <a:lnTo>
                                    <a:pt x="32665" y="5617"/>
                                  </a:lnTo>
                                  <a:lnTo>
                                    <a:pt x="36772" y="11689"/>
                                  </a:lnTo>
                                  <a:lnTo>
                                    <a:pt x="38282" y="19092"/>
                                  </a:lnTo>
                                  <a:lnTo>
                                    <a:pt x="36772" y="26551"/>
                                  </a:lnTo>
                                  <a:lnTo>
                                    <a:pt x="32665" y="32652"/>
                                  </a:lnTo>
                                  <a:lnTo>
                                    <a:pt x="26593" y="36771"/>
                                  </a:lnTo>
                                  <a:lnTo>
                                    <a:pt x="19190" y="38282"/>
                                  </a:lnTo>
                                  <a:lnTo>
                                    <a:pt x="11730" y="36771"/>
                                  </a:lnTo>
                                  <a:lnTo>
                                    <a:pt x="5629" y="32652"/>
                                  </a:lnTo>
                                  <a:lnTo>
                                    <a:pt x="1511" y="26551"/>
                                  </a:lnTo>
                                  <a:lnTo>
                                    <a:pt x="0" y="19092"/>
                                  </a:lnTo>
                                </a:path>
                              </a:pathLst>
                            </a:custGeom>
                            <a:ln w="6951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6" name="Graphic 136"/>
                          <wps:cNvSpPr/>
                          <wps:spPr>
                            <a:xfrm>
                              <a:off x="1039797" y="388308"/>
                              <a:ext cx="38735" cy="387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8735" h="38735">
                                  <a:moveTo>
                                    <a:pt x="19190" y="0"/>
                                  </a:moveTo>
                                  <a:lnTo>
                                    <a:pt x="11730" y="1509"/>
                                  </a:lnTo>
                                  <a:lnTo>
                                    <a:pt x="5629" y="5617"/>
                                  </a:lnTo>
                                  <a:lnTo>
                                    <a:pt x="1511" y="11689"/>
                                  </a:lnTo>
                                  <a:lnTo>
                                    <a:pt x="0" y="19092"/>
                                  </a:lnTo>
                                  <a:lnTo>
                                    <a:pt x="1511" y="26551"/>
                                  </a:lnTo>
                                  <a:lnTo>
                                    <a:pt x="5629" y="32652"/>
                                  </a:lnTo>
                                  <a:lnTo>
                                    <a:pt x="11730" y="36771"/>
                                  </a:lnTo>
                                  <a:lnTo>
                                    <a:pt x="19190" y="38282"/>
                                  </a:lnTo>
                                  <a:lnTo>
                                    <a:pt x="26593" y="36771"/>
                                  </a:lnTo>
                                  <a:lnTo>
                                    <a:pt x="32665" y="32652"/>
                                  </a:lnTo>
                                  <a:lnTo>
                                    <a:pt x="36772" y="26551"/>
                                  </a:lnTo>
                                  <a:lnTo>
                                    <a:pt x="38282" y="19092"/>
                                  </a:lnTo>
                                  <a:lnTo>
                                    <a:pt x="36772" y="11689"/>
                                  </a:lnTo>
                                  <a:lnTo>
                                    <a:pt x="32665" y="5617"/>
                                  </a:lnTo>
                                  <a:lnTo>
                                    <a:pt x="26593" y="1509"/>
                                  </a:lnTo>
                                  <a:lnTo>
                                    <a:pt x="1919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7" name="Graphic 137"/>
                          <wps:cNvSpPr/>
                          <wps:spPr>
                            <a:xfrm>
                              <a:off x="1039797" y="388308"/>
                              <a:ext cx="38735" cy="387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8735" h="38735">
                                  <a:moveTo>
                                    <a:pt x="0" y="19092"/>
                                  </a:moveTo>
                                  <a:lnTo>
                                    <a:pt x="1511" y="11689"/>
                                  </a:lnTo>
                                  <a:lnTo>
                                    <a:pt x="5629" y="5617"/>
                                  </a:lnTo>
                                  <a:lnTo>
                                    <a:pt x="11730" y="1509"/>
                                  </a:lnTo>
                                  <a:lnTo>
                                    <a:pt x="19190" y="0"/>
                                  </a:lnTo>
                                  <a:lnTo>
                                    <a:pt x="26593" y="1509"/>
                                  </a:lnTo>
                                  <a:lnTo>
                                    <a:pt x="32665" y="5617"/>
                                  </a:lnTo>
                                  <a:lnTo>
                                    <a:pt x="36772" y="11689"/>
                                  </a:lnTo>
                                  <a:lnTo>
                                    <a:pt x="38282" y="19092"/>
                                  </a:lnTo>
                                  <a:lnTo>
                                    <a:pt x="36772" y="26551"/>
                                  </a:lnTo>
                                  <a:lnTo>
                                    <a:pt x="32665" y="32652"/>
                                  </a:lnTo>
                                  <a:lnTo>
                                    <a:pt x="26593" y="36771"/>
                                  </a:lnTo>
                                  <a:lnTo>
                                    <a:pt x="19190" y="38282"/>
                                  </a:lnTo>
                                  <a:lnTo>
                                    <a:pt x="11730" y="36771"/>
                                  </a:lnTo>
                                  <a:lnTo>
                                    <a:pt x="5629" y="32652"/>
                                  </a:lnTo>
                                  <a:lnTo>
                                    <a:pt x="1511" y="26551"/>
                                  </a:lnTo>
                                  <a:lnTo>
                                    <a:pt x="0" y="19092"/>
                                  </a:lnTo>
                                </a:path>
                              </a:pathLst>
                            </a:custGeom>
                            <a:ln w="6951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8" name="Graphic 138"/>
                          <wps:cNvSpPr/>
                          <wps:spPr>
                            <a:xfrm>
                              <a:off x="1068680" y="479070"/>
                              <a:ext cx="1270" cy="1536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35" h="153670">
                                  <a:moveTo>
                                    <a:pt x="0" y="0"/>
                                  </a:moveTo>
                                  <a:lnTo>
                                    <a:pt x="97" y="0"/>
                                  </a:lnTo>
                                </a:path>
                                <a:path w="635" h="153670">
                                  <a:moveTo>
                                    <a:pt x="97" y="0"/>
                                  </a:moveTo>
                                  <a:lnTo>
                                    <a:pt x="97" y="153619"/>
                                  </a:lnTo>
                                </a:path>
                                <a:path w="635" h="153670">
                                  <a:moveTo>
                                    <a:pt x="0" y="153619"/>
                                  </a:moveTo>
                                  <a:lnTo>
                                    <a:pt x="97" y="153619"/>
                                  </a:lnTo>
                                </a:path>
                              </a:pathLst>
                            </a:custGeom>
                            <a:ln w="10476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9" name="Graphic 139"/>
                          <wps:cNvSpPr/>
                          <wps:spPr>
                            <a:xfrm>
                              <a:off x="1053749" y="317862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0" y="5238"/>
                                  </a:moveTo>
                                  <a:lnTo>
                                    <a:pt x="1534" y="1534"/>
                                  </a:lnTo>
                                  <a:lnTo>
                                    <a:pt x="5238" y="0"/>
                                  </a:lnTo>
                                  <a:lnTo>
                                    <a:pt x="8942" y="1534"/>
                                  </a:lnTo>
                                  <a:lnTo>
                                    <a:pt x="10476" y="5238"/>
                                  </a:lnTo>
                                  <a:lnTo>
                                    <a:pt x="8942" y="8942"/>
                                  </a:lnTo>
                                  <a:lnTo>
                                    <a:pt x="5238" y="10476"/>
                                  </a:lnTo>
                                  <a:lnTo>
                                    <a:pt x="1534" y="8942"/>
                                  </a:lnTo>
                                  <a:lnTo>
                                    <a:pt x="0" y="52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0" name="Graphic 140"/>
                          <wps:cNvSpPr/>
                          <wps:spPr>
                            <a:xfrm>
                              <a:off x="1058987" y="323100"/>
                              <a:ext cx="1270" cy="172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72720">
                                  <a:moveTo>
                                    <a:pt x="0" y="0"/>
                                  </a:moveTo>
                                  <a:lnTo>
                                    <a:pt x="0" y="172222"/>
                                  </a:lnTo>
                                </a:path>
                              </a:pathLst>
                            </a:custGeom>
                            <a:ln w="10476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1" name="Graphic 141"/>
                          <wps:cNvSpPr/>
                          <wps:spPr>
                            <a:xfrm>
                              <a:off x="1053749" y="490085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0" y="5238"/>
                                  </a:moveTo>
                                  <a:lnTo>
                                    <a:pt x="1534" y="1534"/>
                                  </a:lnTo>
                                  <a:lnTo>
                                    <a:pt x="5238" y="0"/>
                                  </a:lnTo>
                                  <a:lnTo>
                                    <a:pt x="8942" y="1534"/>
                                  </a:lnTo>
                                  <a:lnTo>
                                    <a:pt x="10476" y="5238"/>
                                  </a:lnTo>
                                  <a:lnTo>
                                    <a:pt x="8942" y="8942"/>
                                  </a:lnTo>
                                  <a:lnTo>
                                    <a:pt x="5238" y="10476"/>
                                  </a:lnTo>
                                  <a:lnTo>
                                    <a:pt x="1534" y="8942"/>
                                  </a:lnTo>
                                  <a:lnTo>
                                    <a:pt x="0" y="52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2" name="Graphic 142"/>
                          <wps:cNvSpPr/>
                          <wps:spPr>
                            <a:xfrm>
                              <a:off x="986241" y="400938"/>
                              <a:ext cx="158750" cy="16129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8750" h="161290">
                                  <a:moveTo>
                                    <a:pt x="158417" y="160767"/>
                                  </a:moveTo>
                                  <a:lnTo>
                                    <a:pt x="158417" y="147843"/>
                                  </a:lnTo>
                                </a:path>
                                <a:path w="158750" h="161290">
                                  <a:moveTo>
                                    <a:pt x="158417" y="154305"/>
                                  </a:moveTo>
                                  <a:lnTo>
                                    <a:pt x="5287" y="154305"/>
                                  </a:lnTo>
                                </a:path>
                                <a:path w="158750" h="161290">
                                  <a:moveTo>
                                    <a:pt x="5287" y="160767"/>
                                  </a:moveTo>
                                  <a:lnTo>
                                    <a:pt x="5287" y="147843"/>
                                  </a:lnTo>
                                </a:path>
                                <a:path w="158750" h="161290">
                                  <a:moveTo>
                                    <a:pt x="157829" y="12924"/>
                                  </a:moveTo>
                                  <a:lnTo>
                                    <a:pt x="157829" y="0"/>
                                  </a:lnTo>
                                </a:path>
                                <a:path w="158750" h="161290">
                                  <a:moveTo>
                                    <a:pt x="157829" y="6462"/>
                                  </a:moveTo>
                                  <a:lnTo>
                                    <a:pt x="0" y="6462"/>
                                  </a:lnTo>
                                </a:path>
                                <a:path w="158750" h="161290">
                                  <a:moveTo>
                                    <a:pt x="0" y="12924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10476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3" name="Graphic 143"/>
                          <wps:cNvSpPr/>
                          <wps:spPr>
                            <a:xfrm>
                              <a:off x="444802" y="1056540"/>
                              <a:ext cx="38735" cy="387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8735" h="38735">
                                  <a:moveTo>
                                    <a:pt x="19190" y="0"/>
                                  </a:moveTo>
                                  <a:lnTo>
                                    <a:pt x="11730" y="1509"/>
                                  </a:lnTo>
                                  <a:lnTo>
                                    <a:pt x="5629" y="5617"/>
                                  </a:lnTo>
                                  <a:lnTo>
                                    <a:pt x="1511" y="11689"/>
                                  </a:lnTo>
                                  <a:lnTo>
                                    <a:pt x="0" y="19092"/>
                                  </a:lnTo>
                                  <a:lnTo>
                                    <a:pt x="1511" y="26551"/>
                                  </a:lnTo>
                                  <a:lnTo>
                                    <a:pt x="5629" y="32652"/>
                                  </a:lnTo>
                                  <a:lnTo>
                                    <a:pt x="11730" y="36771"/>
                                  </a:lnTo>
                                  <a:lnTo>
                                    <a:pt x="19190" y="38282"/>
                                  </a:lnTo>
                                  <a:lnTo>
                                    <a:pt x="26593" y="36771"/>
                                  </a:lnTo>
                                  <a:lnTo>
                                    <a:pt x="32665" y="32652"/>
                                  </a:lnTo>
                                  <a:lnTo>
                                    <a:pt x="36772" y="26551"/>
                                  </a:lnTo>
                                  <a:lnTo>
                                    <a:pt x="38282" y="19092"/>
                                  </a:lnTo>
                                  <a:lnTo>
                                    <a:pt x="36772" y="11689"/>
                                  </a:lnTo>
                                  <a:lnTo>
                                    <a:pt x="32665" y="5617"/>
                                  </a:lnTo>
                                  <a:lnTo>
                                    <a:pt x="26593" y="1509"/>
                                  </a:lnTo>
                                  <a:lnTo>
                                    <a:pt x="1919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4" name="Graphic 144"/>
                          <wps:cNvSpPr/>
                          <wps:spPr>
                            <a:xfrm>
                              <a:off x="444802" y="1056540"/>
                              <a:ext cx="38735" cy="387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8735" h="38735">
                                  <a:moveTo>
                                    <a:pt x="0" y="19092"/>
                                  </a:moveTo>
                                  <a:lnTo>
                                    <a:pt x="1511" y="11689"/>
                                  </a:lnTo>
                                  <a:lnTo>
                                    <a:pt x="5629" y="5617"/>
                                  </a:lnTo>
                                  <a:lnTo>
                                    <a:pt x="11730" y="1509"/>
                                  </a:lnTo>
                                  <a:lnTo>
                                    <a:pt x="19190" y="0"/>
                                  </a:lnTo>
                                  <a:lnTo>
                                    <a:pt x="26593" y="1509"/>
                                  </a:lnTo>
                                  <a:lnTo>
                                    <a:pt x="32665" y="5617"/>
                                  </a:lnTo>
                                  <a:lnTo>
                                    <a:pt x="36772" y="11689"/>
                                  </a:lnTo>
                                  <a:lnTo>
                                    <a:pt x="38282" y="19092"/>
                                  </a:lnTo>
                                  <a:lnTo>
                                    <a:pt x="36772" y="26551"/>
                                  </a:lnTo>
                                  <a:lnTo>
                                    <a:pt x="32665" y="32652"/>
                                  </a:lnTo>
                                  <a:lnTo>
                                    <a:pt x="26593" y="36771"/>
                                  </a:lnTo>
                                  <a:lnTo>
                                    <a:pt x="19190" y="38282"/>
                                  </a:lnTo>
                                  <a:lnTo>
                                    <a:pt x="11730" y="36771"/>
                                  </a:lnTo>
                                  <a:lnTo>
                                    <a:pt x="5629" y="32652"/>
                                  </a:lnTo>
                                  <a:lnTo>
                                    <a:pt x="1511" y="26551"/>
                                  </a:lnTo>
                                  <a:lnTo>
                                    <a:pt x="0" y="19092"/>
                                  </a:lnTo>
                                </a:path>
                              </a:pathLst>
                            </a:custGeom>
                            <a:ln w="6951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5" name="Graphic 145"/>
                          <wps:cNvSpPr/>
                          <wps:spPr>
                            <a:xfrm>
                              <a:off x="443921" y="998773"/>
                              <a:ext cx="38735" cy="387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8735" h="38735">
                                  <a:moveTo>
                                    <a:pt x="19092" y="0"/>
                                  </a:moveTo>
                                  <a:lnTo>
                                    <a:pt x="11689" y="1509"/>
                                  </a:lnTo>
                                  <a:lnTo>
                                    <a:pt x="5617" y="5617"/>
                                  </a:lnTo>
                                  <a:lnTo>
                                    <a:pt x="1509" y="11689"/>
                                  </a:lnTo>
                                  <a:lnTo>
                                    <a:pt x="0" y="19092"/>
                                  </a:lnTo>
                                  <a:lnTo>
                                    <a:pt x="1509" y="26551"/>
                                  </a:lnTo>
                                  <a:lnTo>
                                    <a:pt x="5617" y="32652"/>
                                  </a:lnTo>
                                  <a:lnTo>
                                    <a:pt x="11689" y="36771"/>
                                  </a:lnTo>
                                  <a:lnTo>
                                    <a:pt x="19092" y="38282"/>
                                  </a:lnTo>
                                  <a:lnTo>
                                    <a:pt x="26551" y="36771"/>
                                  </a:lnTo>
                                  <a:lnTo>
                                    <a:pt x="32652" y="32652"/>
                                  </a:lnTo>
                                  <a:lnTo>
                                    <a:pt x="36771" y="26551"/>
                                  </a:lnTo>
                                  <a:lnTo>
                                    <a:pt x="38282" y="19092"/>
                                  </a:lnTo>
                                  <a:lnTo>
                                    <a:pt x="36771" y="11689"/>
                                  </a:lnTo>
                                  <a:lnTo>
                                    <a:pt x="32652" y="5617"/>
                                  </a:lnTo>
                                  <a:lnTo>
                                    <a:pt x="26551" y="1509"/>
                                  </a:lnTo>
                                  <a:lnTo>
                                    <a:pt x="1909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6" name="Graphic 146"/>
                          <wps:cNvSpPr/>
                          <wps:spPr>
                            <a:xfrm>
                              <a:off x="443921" y="998773"/>
                              <a:ext cx="38735" cy="387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8735" h="38735">
                                  <a:moveTo>
                                    <a:pt x="0" y="19092"/>
                                  </a:moveTo>
                                  <a:lnTo>
                                    <a:pt x="1509" y="11689"/>
                                  </a:lnTo>
                                  <a:lnTo>
                                    <a:pt x="5617" y="5617"/>
                                  </a:lnTo>
                                  <a:lnTo>
                                    <a:pt x="11689" y="1509"/>
                                  </a:lnTo>
                                  <a:lnTo>
                                    <a:pt x="19092" y="0"/>
                                  </a:lnTo>
                                  <a:lnTo>
                                    <a:pt x="26551" y="1509"/>
                                  </a:lnTo>
                                  <a:lnTo>
                                    <a:pt x="32652" y="5617"/>
                                  </a:lnTo>
                                  <a:lnTo>
                                    <a:pt x="36771" y="11689"/>
                                  </a:lnTo>
                                  <a:lnTo>
                                    <a:pt x="38282" y="19092"/>
                                  </a:lnTo>
                                  <a:lnTo>
                                    <a:pt x="36771" y="26551"/>
                                  </a:lnTo>
                                  <a:lnTo>
                                    <a:pt x="32652" y="32652"/>
                                  </a:lnTo>
                                  <a:lnTo>
                                    <a:pt x="26551" y="36771"/>
                                  </a:lnTo>
                                  <a:lnTo>
                                    <a:pt x="19092" y="38282"/>
                                  </a:lnTo>
                                  <a:lnTo>
                                    <a:pt x="11689" y="36771"/>
                                  </a:lnTo>
                                  <a:lnTo>
                                    <a:pt x="5617" y="32652"/>
                                  </a:lnTo>
                                  <a:lnTo>
                                    <a:pt x="1509" y="26551"/>
                                  </a:lnTo>
                                  <a:lnTo>
                                    <a:pt x="0" y="19092"/>
                                  </a:lnTo>
                                </a:path>
                              </a:pathLst>
                            </a:custGeom>
                            <a:ln w="6951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7" name="Graphic 147"/>
                          <wps:cNvSpPr/>
                          <wps:spPr>
                            <a:xfrm>
                              <a:off x="458754" y="1011061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0" y="5238"/>
                                  </a:moveTo>
                                  <a:lnTo>
                                    <a:pt x="1534" y="1534"/>
                                  </a:lnTo>
                                  <a:lnTo>
                                    <a:pt x="5238" y="0"/>
                                  </a:lnTo>
                                  <a:lnTo>
                                    <a:pt x="8942" y="1534"/>
                                  </a:lnTo>
                                  <a:lnTo>
                                    <a:pt x="10476" y="5238"/>
                                  </a:lnTo>
                                  <a:lnTo>
                                    <a:pt x="8942" y="8942"/>
                                  </a:lnTo>
                                  <a:lnTo>
                                    <a:pt x="5238" y="10476"/>
                                  </a:lnTo>
                                  <a:lnTo>
                                    <a:pt x="1534" y="8942"/>
                                  </a:lnTo>
                                  <a:lnTo>
                                    <a:pt x="0" y="52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8" name="Graphic 148"/>
                          <wps:cNvSpPr/>
                          <wps:spPr>
                            <a:xfrm>
                              <a:off x="463992" y="1016299"/>
                              <a:ext cx="1270" cy="1206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20650">
                                  <a:moveTo>
                                    <a:pt x="0" y="0"/>
                                  </a:moveTo>
                                  <a:lnTo>
                                    <a:pt x="0" y="120624"/>
                                  </a:lnTo>
                                </a:path>
                              </a:pathLst>
                            </a:custGeom>
                            <a:ln w="10476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9" name="Graphic 149"/>
                          <wps:cNvSpPr/>
                          <wps:spPr>
                            <a:xfrm>
                              <a:off x="457772" y="956330"/>
                              <a:ext cx="12065" cy="1860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65" h="186055">
                                  <a:moveTo>
                                    <a:pt x="10477" y="5245"/>
                                  </a:moveTo>
                                  <a:lnTo>
                                    <a:pt x="8940" y="1536"/>
                                  </a:lnTo>
                                  <a:lnTo>
                                    <a:pt x="5232" y="0"/>
                                  </a:lnTo>
                                  <a:lnTo>
                                    <a:pt x="1536" y="1536"/>
                                  </a:lnTo>
                                  <a:lnTo>
                                    <a:pt x="0" y="5245"/>
                                  </a:lnTo>
                                  <a:lnTo>
                                    <a:pt x="1536" y="8953"/>
                                  </a:lnTo>
                                  <a:lnTo>
                                    <a:pt x="5232" y="10477"/>
                                  </a:lnTo>
                                  <a:lnTo>
                                    <a:pt x="8940" y="8953"/>
                                  </a:lnTo>
                                  <a:lnTo>
                                    <a:pt x="10477" y="5245"/>
                                  </a:lnTo>
                                  <a:close/>
                                </a:path>
                                <a:path w="12065" h="186055">
                                  <a:moveTo>
                                    <a:pt x="11455" y="180594"/>
                                  </a:moveTo>
                                  <a:lnTo>
                                    <a:pt x="9918" y="176898"/>
                                  </a:lnTo>
                                  <a:lnTo>
                                    <a:pt x="6210" y="175361"/>
                                  </a:lnTo>
                                  <a:lnTo>
                                    <a:pt x="2514" y="176898"/>
                                  </a:lnTo>
                                  <a:lnTo>
                                    <a:pt x="977" y="180594"/>
                                  </a:lnTo>
                                  <a:lnTo>
                                    <a:pt x="2514" y="184302"/>
                                  </a:lnTo>
                                  <a:lnTo>
                                    <a:pt x="6210" y="185839"/>
                                  </a:lnTo>
                                  <a:lnTo>
                                    <a:pt x="9918" y="184302"/>
                                  </a:lnTo>
                                  <a:lnTo>
                                    <a:pt x="11455" y="18059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0" name="Graphic 150"/>
                          <wps:cNvSpPr/>
                          <wps:spPr>
                            <a:xfrm>
                              <a:off x="463013" y="961568"/>
                              <a:ext cx="1270" cy="10731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07314">
                                  <a:moveTo>
                                    <a:pt x="0" y="0"/>
                                  </a:moveTo>
                                  <a:lnTo>
                                    <a:pt x="0" y="107112"/>
                                  </a:lnTo>
                                </a:path>
                              </a:pathLst>
                            </a:custGeom>
                            <a:ln w="10476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" name="Graphic 151"/>
                          <wps:cNvSpPr/>
                          <wps:spPr>
                            <a:xfrm>
                              <a:off x="457775" y="1063442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0" y="5238"/>
                                  </a:moveTo>
                                  <a:lnTo>
                                    <a:pt x="1534" y="1534"/>
                                  </a:lnTo>
                                  <a:lnTo>
                                    <a:pt x="5238" y="0"/>
                                  </a:lnTo>
                                  <a:lnTo>
                                    <a:pt x="8942" y="1534"/>
                                  </a:lnTo>
                                  <a:lnTo>
                                    <a:pt x="10476" y="5238"/>
                                  </a:lnTo>
                                  <a:lnTo>
                                    <a:pt x="8942" y="8942"/>
                                  </a:lnTo>
                                  <a:lnTo>
                                    <a:pt x="5238" y="10476"/>
                                  </a:lnTo>
                                  <a:lnTo>
                                    <a:pt x="1534" y="8942"/>
                                  </a:lnTo>
                                  <a:lnTo>
                                    <a:pt x="0" y="52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2" name="Graphic 152"/>
                          <wps:cNvSpPr/>
                          <wps:spPr>
                            <a:xfrm>
                              <a:off x="463013" y="840551"/>
                              <a:ext cx="38735" cy="387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8735" h="38735">
                                  <a:moveTo>
                                    <a:pt x="19092" y="0"/>
                                  </a:moveTo>
                                  <a:lnTo>
                                    <a:pt x="11648" y="1511"/>
                                  </a:lnTo>
                                  <a:lnTo>
                                    <a:pt x="5580" y="5629"/>
                                  </a:lnTo>
                                  <a:lnTo>
                                    <a:pt x="1496" y="11730"/>
                                  </a:lnTo>
                                  <a:lnTo>
                                    <a:pt x="0" y="19190"/>
                                  </a:lnTo>
                                  <a:lnTo>
                                    <a:pt x="1496" y="26593"/>
                                  </a:lnTo>
                                  <a:lnTo>
                                    <a:pt x="5580" y="32665"/>
                                  </a:lnTo>
                                  <a:lnTo>
                                    <a:pt x="11648" y="36772"/>
                                  </a:lnTo>
                                  <a:lnTo>
                                    <a:pt x="19092" y="38282"/>
                                  </a:lnTo>
                                  <a:lnTo>
                                    <a:pt x="26536" y="36772"/>
                                  </a:lnTo>
                                  <a:lnTo>
                                    <a:pt x="32603" y="32665"/>
                                  </a:lnTo>
                                  <a:lnTo>
                                    <a:pt x="36688" y="26593"/>
                                  </a:lnTo>
                                  <a:lnTo>
                                    <a:pt x="38184" y="19190"/>
                                  </a:lnTo>
                                  <a:lnTo>
                                    <a:pt x="36688" y="11730"/>
                                  </a:lnTo>
                                  <a:lnTo>
                                    <a:pt x="32603" y="5629"/>
                                  </a:lnTo>
                                  <a:lnTo>
                                    <a:pt x="26536" y="1511"/>
                                  </a:lnTo>
                                  <a:lnTo>
                                    <a:pt x="1909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3" name="Graphic 153"/>
                          <wps:cNvSpPr/>
                          <wps:spPr>
                            <a:xfrm>
                              <a:off x="463013" y="840551"/>
                              <a:ext cx="38735" cy="387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8735" h="38735">
                                  <a:moveTo>
                                    <a:pt x="0" y="19190"/>
                                  </a:moveTo>
                                  <a:lnTo>
                                    <a:pt x="1496" y="11730"/>
                                  </a:lnTo>
                                  <a:lnTo>
                                    <a:pt x="5580" y="5629"/>
                                  </a:lnTo>
                                  <a:lnTo>
                                    <a:pt x="11648" y="1511"/>
                                  </a:lnTo>
                                  <a:lnTo>
                                    <a:pt x="19092" y="0"/>
                                  </a:lnTo>
                                  <a:lnTo>
                                    <a:pt x="26536" y="1511"/>
                                  </a:lnTo>
                                  <a:lnTo>
                                    <a:pt x="32603" y="5629"/>
                                  </a:lnTo>
                                  <a:lnTo>
                                    <a:pt x="36688" y="11730"/>
                                  </a:lnTo>
                                  <a:lnTo>
                                    <a:pt x="38184" y="19190"/>
                                  </a:lnTo>
                                  <a:lnTo>
                                    <a:pt x="36688" y="26593"/>
                                  </a:lnTo>
                                  <a:lnTo>
                                    <a:pt x="32603" y="32665"/>
                                  </a:lnTo>
                                  <a:lnTo>
                                    <a:pt x="26536" y="36772"/>
                                  </a:lnTo>
                                  <a:lnTo>
                                    <a:pt x="19092" y="38282"/>
                                  </a:lnTo>
                                  <a:lnTo>
                                    <a:pt x="11648" y="36772"/>
                                  </a:lnTo>
                                  <a:lnTo>
                                    <a:pt x="5580" y="32665"/>
                                  </a:lnTo>
                                  <a:lnTo>
                                    <a:pt x="1496" y="26593"/>
                                  </a:lnTo>
                                  <a:lnTo>
                                    <a:pt x="0" y="19190"/>
                                  </a:lnTo>
                                </a:path>
                              </a:pathLst>
                            </a:custGeom>
                            <a:ln w="6951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4" name="Graphic 154"/>
                          <wps:cNvSpPr/>
                          <wps:spPr>
                            <a:xfrm>
                              <a:off x="476867" y="787240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0" y="5238"/>
                                  </a:moveTo>
                                  <a:lnTo>
                                    <a:pt x="1534" y="1534"/>
                                  </a:lnTo>
                                  <a:lnTo>
                                    <a:pt x="5238" y="0"/>
                                  </a:lnTo>
                                  <a:lnTo>
                                    <a:pt x="8942" y="1534"/>
                                  </a:lnTo>
                                  <a:lnTo>
                                    <a:pt x="10476" y="5238"/>
                                  </a:lnTo>
                                  <a:lnTo>
                                    <a:pt x="8942" y="8942"/>
                                  </a:lnTo>
                                  <a:lnTo>
                                    <a:pt x="5238" y="10476"/>
                                  </a:lnTo>
                                  <a:lnTo>
                                    <a:pt x="1534" y="8942"/>
                                  </a:lnTo>
                                  <a:lnTo>
                                    <a:pt x="0" y="52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" name="Graphic 155"/>
                          <wps:cNvSpPr/>
                          <wps:spPr>
                            <a:xfrm>
                              <a:off x="482105" y="792478"/>
                              <a:ext cx="1270" cy="1314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31445">
                                  <a:moveTo>
                                    <a:pt x="0" y="0"/>
                                  </a:moveTo>
                                  <a:lnTo>
                                    <a:pt x="0" y="130904"/>
                                  </a:lnTo>
                                </a:path>
                              </a:pathLst>
                            </a:custGeom>
                            <a:ln w="10476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6" name="Graphic 156"/>
                          <wps:cNvSpPr/>
                          <wps:spPr>
                            <a:xfrm>
                              <a:off x="476867" y="918145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0" y="5238"/>
                                  </a:moveTo>
                                  <a:lnTo>
                                    <a:pt x="1534" y="1534"/>
                                  </a:lnTo>
                                  <a:lnTo>
                                    <a:pt x="5238" y="0"/>
                                  </a:lnTo>
                                  <a:lnTo>
                                    <a:pt x="8942" y="1534"/>
                                  </a:lnTo>
                                  <a:lnTo>
                                    <a:pt x="10476" y="5238"/>
                                  </a:lnTo>
                                  <a:lnTo>
                                    <a:pt x="8942" y="8942"/>
                                  </a:lnTo>
                                  <a:lnTo>
                                    <a:pt x="5238" y="10476"/>
                                  </a:lnTo>
                                  <a:lnTo>
                                    <a:pt x="1534" y="8942"/>
                                  </a:lnTo>
                                  <a:lnTo>
                                    <a:pt x="0" y="52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" name="Graphic 157"/>
                          <wps:cNvSpPr/>
                          <wps:spPr>
                            <a:xfrm>
                              <a:off x="346990" y="853182"/>
                              <a:ext cx="261620" cy="2292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61620" h="229235">
                                  <a:moveTo>
                                    <a:pt x="228716" y="229010"/>
                                  </a:moveTo>
                                  <a:lnTo>
                                    <a:pt x="228716" y="215988"/>
                                  </a:lnTo>
                                </a:path>
                                <a:path w="261620" h="229235">
                                  <a:moveTo>
                                    <a:pt x="228716" y="222450"/>
                                  </a:moveTo>
                                  <a:lnTo>
                                    <a:pt x="2056" y="222450"/>
                                  </a:lnTo>
                                </a:path>
                                <a:path w="261620" h="229235">
                                  <a:moveTo>
                                    <a:pt x="2056" y="229010"/>
                                  </a:moveTo>
                                  <a:lnTo>
                                    <a:pt x="2056" y="215988"/>
                                  </a:lnTo>
                                </a:path>
                                <a:path w="261620" h="229235">
                                  <a:moveTo>
                                    <a:pt x="225289" y="171243"/>
                                  </a:moveTo>
                                  <a:lnTo>
                                    <a:pt x="225289" y="158221"/>
                                  </a:lnTo>
                                </a:path>
                                <a:path w="261620" h="229235">
                                  <a:moveTo>
                                    <a:pt x="225289" y="164683"/>
                                  </a:moveTo>
                                  <a:lnTo>
                                    <a:pt x="0" y="164683"/>
                                  </a:lnTo>
                                </a:path>
                                <a:path w="261620" h="229235">
                                  <a:moveTo>
                                    <a:pt x="0" y="171243"/>
                                  </a:moveTo>
                                  <a:lnTo>
                                    <a:pt x="0" y="158221"/>
                                  </a:lnTo>
                                </a:path>
                                <a:path w="261620" h="229235">
                                  <a:moveTo>
                                    <a:pt x="261222" y="13021"/>
                                  </a:moveTo>
                                  <a:lnTo>
                                    <a:pt x="261222" y="0"/>
                                  </a:lnTo>
                                </a:path>
                                <a:path w="261620" h="229235">
                                  <a:moveTo>
                                    <a:pt x="261222" y="6559"/>
                                  </a:moveTo>
                                  <a:lnTo>
                                    <a:pt x="9595" y="6559"/>
                                  </a:lnTo>
                                </a:path>
                                <a:path w="261620" h="229235">
                                  <a:moveTo>
                                    <a:pt x="9595" y="13021"/>
                                  </a:moveTo>
                                  <a:lnTo>
                                    <a:pt x="9595" y="0"/>
                                  </a:lnTo>
                                </a:path>
                              </a:pathLst>
                            </a:custGeom>
                            <a:ln w="10476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8" name="Graphic 158"/>
                          <wps:cNvSpPr/>
                          <wps:spPr>
                            <a:xfrm>
                              <a:off x="208938" y="1180297"/>
                              <a:ext cx="38735" cy="387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8735" h="38735">
                                  <a:moveTo>
                                    <a:pt x="19092" y="0"/>
                                  </a:moveTo>
                                  <a:lnTo>
                                    <a:pt x="11689" y="1511"/>
                                  </a:lnTo>
                                  <a:lnTo>
                                    <a:pt x="5617" y="5629"/>
                                  </a:lnTo>
                                  <a:lnTo>
                                    <a:pt x="1509" y="11730"/>
                                  </a:lnTo>
                                  <a:lnTo>
                                    <a:pt x="0" y="19190"/>
                                  </a:lnTo>
                                  <a:lnTo>
                                    <a:pt x="1509" y="26593"/>
                                  </a:lnTo>
                                  <a:lnTo>
                                    <a:pt x="5617" y="32665"/>
                                  </a:lnTo>
                                  <a:lnTo>
                                    <a:pt x="11689" y="36772"/>
                                  </a:lnTo>
                                  <a:lnTo>
                                    <a:pt x="19092" y="38282"/>
                                  </a:lnTo>
                                  <a:lnTo>
                                    <a:pt x="26551" y="36772"/>
                                  </a:lnTo>
                                  <a:lnTo>
                                    <a:pt x="32652" y="32665"/>
                                  </a:lnTo>
                                  <a:lnTo>
                                    <a:pt x="36771" y="26593"/>
                                  </a:lnTo>
                                  <a:lnTo>
                                    <a:pt x="38282" y="19190"/>
                                  </a:lnTo>
                                  <a:lnTo>
                                    <a:pt x="36771" y="11730"/>
                                  </a:lnTo>
                                  <a:lnTo>
                                    <a:pt x="32652" y="5629"/>
                                  </a:lnTo>
                                  <a:lnTo>
                                    <a:pt x="26551" y="1511"/>
                                  </a:lnTo>
                                  <a:lnTo>
                                    <a:pt x="1909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" name="Graphic 159"/>
                          <wps:cNvSpPr/>
                          <wps:spPr>
                            <a:xfrm>
                              <a:off x="208938" y="1180297"/>
                              <a:ext cx="38735" cy="387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8735" h="38735">
                                  <a:moveTo>
                                    <a:pt x="0" y="19190"/>
                                  </a:moveTo>
                                  <a:lnTo>
                                    <a:pt x="1509" y="11730"/>
                                  </a:lnTo>
                                  <a:lnTo>
                                    <a:pt x="5617" y="5629"/>
                                  </a:lnTo>
                                  <a:lnTo>
                                    <a:pt x="11689" y="1511"/>
                                  </a:lnTo>
                                  <a:lnTo>
                                    <a:pt x="19092" y="0"/>
                                  </a:lnTo>
                                  <a:lnTo>
                                    <a:pt x="26551" y="1511"/>
                                  </a:lnTo>
                                  <a:lnTo>
                                    <a:pt x="32652" y="5629"/>
                                  </a:lnTo>
                                  <a:lnTo>
                                    <a:pt x="36771" y="11730"/>
                                  </a:lnTo>
                                  <a:lnTo>
                                    <a:pt x="38282" y="19190"/>
                                  </a:lnTo>
                                  <a:lnTo>
                                    <a:pt x="36771" y="26593"/>
                                  </a:lnTo>
                                  <a:lnTo>
                                    <a:pt x="32652" y="32665"/>
                                  </a:lnTo>
                                  <a:lnTo>
                                    <a:pt x="26551" y="36772"/>
                                  </a:lnTo>
                                  <a:lnTo>
                                    <a:pt x="19092" y="38282"/>
                                  </a:lnTo>
                                  <a:lnTo>
                                    <a:pt x="11689" y="36772"/>
                                  </a:lnTo>
                                  <a:lnTo>
                                    <a:pt x="5617" y="32665"/>
                                  </a:lnTo>
                                  <a:lnTo>
                                    <a:pt x="1509" y="26593"/>
                                  </a:lnTo>
                                  <a:lnTo>
                                    <a:pt x="0" y="19190"/>
                                  </a:lnTo>
                                </a:path>
                              </a:pathLst>
                            </a:custGeom>
                            <a:ln w="6951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0" name="Graphic 160"/>
                          <wps:cNvSpPr/>
                          <wps:spPr>
                            <a:xfrm>
                              <a:off x="208742" y="1125957"/>
                              <a:ext cx="38735" cy="387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8735" h="38735">
                                  <a:moveTo>
                                    <a:pt x="19190" y="0"/>
                                  </a:moveTo>
                                  <a:lnTo>
                                    <a:pt x="11730" y="1509"/>
                                  </a:lnTo>
                                  <a:lnTo>
                                    <a:pt x="5629" y="5617"/>
                                  </a:lnTo>
                                  <a:lnTo>
                                    <a:pt x="1511" y="11689"/>
                                  </a:lnTo>
                                  <a:lnTo>
                                    <a:pt x="0" y="19092"/>
                                  </a:lnTo>
                                  <a:lnTo>
                                    <a:pt x="1511" y="26551"/>
                                  </a:lnTo>
                                  <a:lnTo>
                                    <a:pt x="5629" y="32652"/>
                                  </a:lnTo>
                                  <a:lnTo>
                                    <a:pt x="11730" y="36771"/>
                                  </a:lnTo>
                                  <a:lnTo>
                                    <a:pt x="19190" y="38282"/>
                                  </a:lnTo>
                                  <a:lnTo>
                                    <a:pt x="26593" y="36771"/>
                                  </a:lnTo>
                                  <a:lnTo>
                                    <a:pt x="32665" y="32652"/>
                                  </a:lnTo>
                                  <a:lnTo>
                                    <a:pt x="36772" y="26551"/>
                                  </a:lnTo>
                                  <a:lnTo>
                                    <a:pt x="38282" y="19092"/>
                                  </a:lnTo>
                                  <a:lnTo>
                                    <a:pt x="36772" y="11689"/>
                                  </a:lnTo>
                                  <a:lnTo>
                                    <a:pt x="32665" y="5617"/>
                                  </a:lnTo>
                                  <a:lnTo>
                                    <a:pt x="26593" y="1509"/>
                                  </a:lnTo>
                                  <a:lnTo>
                                    <a:pt x="1919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1" name="Graphic 161"/>
                          <wps:cNvSpPr/>
                          <wps:spPr>
                            <a:xfrm>
                              <a:off x="208742" y="1125957"/>
                              <a:ext cx="38735" cy="387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8735" h="38735">
                                  <a:moveTo>
                                    <a:pt x="0" y="19092"/>
                                  </a:moveTo>
                                  <a:lnTo>
                                    <a:pt x="1511" y="11689"/>
                                  </a:lnTo>
                                  <a:lnTo>
                                    <a:pt x="5629" y="5617"/>
                                  </a:lnTo>
                                  <a:lnTo>
                                    <a:pt x="11730" y="1509"/>
                                  </a:lnTo>
                                  <a:lnTo>
                                    <a:pt x="19190" y="0"/>
                                  </a:lnTo>
                                  <a:lnTo>
                                    <a:pt x="26593" y="1509"/>
                                  </a:lnTo>
                                  <a:lnTo>
                                    <a:pt x="32665" y="5617"/>
                                  </a:lnTo>
                                  <a:lnTo>
                                    <a:pt x="36772" y="11689"/>
                                  </a:lnTo>
                                  <a:lnTo>
                                    <a:pt x="38282" y="19092"/>
                                  </a:lnTo>
                                  <a:lnTo>
                                    <a:pt x="36772" y="26551"/>
                                  </a:lnTo>
                                  <a:lnTo>
                                    <a:pt x="32665" y="32652"/>
                                  </a:lnTo>
                                  <a:lnTo>
                                    <a:pt x="26593" y="36771"/>
                                  </a:lnTo>
                                  <a:lnTo>
                                    <a:pt x="19190" y="38282"/>
                                  </a:lnTo>
                                  <a:lnTo>
                                    <a:pt x="11730" y="36771"/>
                                  </a:lnTo>
                                  <a:lnTo>
                                    <a:pt x="5629" y="32652"/>
                                  </a:lnTo>
                                  <a:lnTo>
                                    <a:pt x="1511" y="26551"/>
                                  </a:lnTo>
                                  <a:lnTo>
                                    <a:pt x="0" y="19092"/>
                                  </a:lnTo>
                                </a:path>
                              </a:pathLst>
                            </a:custGeom>
                            <a:ln w="6951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" name="Graphic 162"/>
                          <wps:cNvSpPr/>
                          <wps:spPr>
                            <a:xfrm>
                              <a:off x="211680" y="1042147"/>
                              <a:ext cx="38735" cy="387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8735" h="38735">
                                  <a:moveTo>
                                    <a:pt x="19190" y="0"/>
                                  </a:moveTo>
                                  <a:lnTo>
                                    <a:pt x="11730" y="1509"/>
                                  </a:lnTo>
                                  <a:lnTo>
                                    <a:pt x="5629" y="5617"/>
                                  </a:lnTo>
                                  <a:lnTo>
                                    <a:pt x="1511" y="11689"/>
                                  </a:lnTo>
                                  <a:lnTo>
                                    <a:pt x="0" y="19092"/>
                                  </a:lnTo>
                                  <a:lnTo>
                                    <a:pt x="1511" y="26551"/>
                                  </a:lnTo>
                                  <a:lnTo>
                                    <a:pt x="5629" y="32652"/>
                                  </a:lnTo>
                                  <a:lnTo>
                                    <a:pt x="11730" y="36771"/>
                                  </a:lnTo>
                                  <a:lnTo>
                                    <a:pt x="19190" y="38282"/>
                                  </a:lnTo>
                                  <a:lnTo>
                                    <a:pt x="26593" y="36771"/>
                                  </a:lnTo>
                                  <a:lnTo>
                                    <a:pt x="32665" y="32652"/>
                                  </a:lnTo>
                                  <a:lnTo>
                                    <a:pt x="36772" y="26551"/>
                                  </a:lnTo>
                                  <a:lnTo>
                                    <a:pt x="38282" y="19092"/>
                                  </a:lnTo>
                                  <a:lnTo>
                                    <a:pt x="36772" y="11689"/>
                                  </a:lnTo>
                                  <a:lnTo>
                                    <a:pt x="32665" y="5617"/>
                                  </a:lnTo>
                                  <a:lnTo>
                                    <a:pt x="26593" y="1509"/>
                                  </a:lnTo>
                                  <a:lnTo>
                                    <a:pt x="1919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3" name="Graphic 163"/>
                          <wps:cNvSpPr/>
                          <wps:spPr>
                            <a:xfrm>
                              <a:off x="211680" y="1042147"/>
                              <a:ext cx="38735" cy="387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8735" h="38735">
                                  <a:moveTo>
                                    <a:pt x="0" y="19092"/>
                                  </a:moveTo>
                                  <a:lnTo>
                                    <a:pt x="1511" y="11689"/>
                                  </a:lnTo>
                                  <a:lnTo>
                                    <a:pt x="5629" y="5617"/>
                                  </a:lnTo>
                                  <a:lnTo>
                                    <a:pt x="11730" y="1509"/>
                                  </a:lnTo>
                                  <a:lnTo>
                                    <a:pt x="19190" y="0"/>
                                  </a:lnTo>
                                  <a:lnTo>
                                    <a:pt x="26593" y="1509"/>
                                  </a:lnTo>
                                  <a:lnTo>
                                    <a:pt x="32665" y="5617"/>
                                  </a:lnTo>
                                  <a:lnTo>
                                    <a:pt x="36772" y="11689"/>
                                  </a:lnTo>
                                  <a:lnTo>
                                    <a:pt x="38282" y="19092"/>
                                  </a:lnTo>
                                  <a:lnTo>
                                    <a:pt x="36772" y="26551"/>
                                  </a:lnTo>
                                  <a:lnTo>
                                    <a:pt x="32665" y="32652"/>
                                  </a:lnTo>
                                  <a:lnTo>
                                    <a:pt x="26593" y="36771"/>
                                  </a:lnTo>
                                  <a:lnTo>
                                    <a:pt x="19190" y="38282"/>
                                  </a:lnTo>
                                  <a:lnTo>
                                    <a:pt x="11730" y="36771"/>
                                  </a:lnTo>
                                  <a:lnTo>
                                    <a:pt x="5629" y="32652"/>
                                  </a:lnTo>
                                  <a:lnTo>
                                    <a:pt x="1511" y="26551"/>
                                  </a:lnTo>
                                  <a:lnTo>
                                    <a:pt x="0" y="19092"/>
                                  </a:lnTo>
                                </a:path>
                              </a:pathLst>
                            </a:custGeom>
                            <a:ln w="6951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4" name="Graphic 164"/>
                          <wps:cNvSpPr/>
                          <wps:spPr>
                            <a:xfrm>
                              <a:off x="222792" y="1143728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0" y="5238"/>
                                  </a:moveTo>
                                  <a:lnTo>
                                    <a:pt x="1534" y="1534"/>
                                  </a:lnTo>
                                  <a:lnTo>
                                    <a:pt x="5238" y="0"/>
                                  </a:lnTo>
                                  <a:lnTo>
                                    <a:pt x="8942" y="1534"/>
                                  </a:lnTo>
                                  <a:lnTo>
                                    <a:pt x="10476" y="5238"/>
                                  </a:lnTo>
                                  <a:lnTo>
                                    <a:pt x="8942" y="8942"/>
                                  </a:lnTo>
                                  <a:lnTo>
                                    <a:pt x="5238" y="10476"/>
                                  </a:lnTo>
                                  <a:lnTo>
                                    <a:pt x="1534" y="8942"/>
                                  </a:lnTo>
                                  <a:lnTo>
                                    <a:pt x="0" y="52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5" name="Graphic 165"/>
                          <wps:cNvSpPr/>
                          <wps:spPr>
                            <a:xfrm>
                              <a:off x="228030" y="1148966"/>
                              <a:ext cx="1270" cy="10731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07314">
                                  <a:moveTo>
                                    <a:pt x="0" y="0"/>
                                  </a:moveTo>
                                  <a:lnTo>
                                    <a:pt x="0" y="107014"/>
                                  </a:lnTo>
                                </a:path>
                              </a:pathLst>
                            </a:custGeom>
                            <a:ln w="10476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6" name="Graphic 166"/>
                          <wps:cNvSpPr/>
                          <wps:spPr>
                            <a:xfrm>
                              <a:off x="222683" y="1087343"/>
                              <a:ext cx="10795" cy="17399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73990">
                                  <a:moveTo>
                                    <a:pt x="10477" y="5232"/>
                                  </a:moveTo>
                                  <a:lnTo>
                                    <a:pt x="8953" y="1524"/>
                                  </a:lnTo>
                                  <a:lnTo>
                                    <a:pt x="5245" y="0"/>
                                  </a:lnTo>
                                  <a:lnTo>
                                    <a:pt x="1536" y="1524"/>
                                  </a:lnTo>
                                  <a:lnTo>
                                    <a:pt x="0" y="5232"/>
                                  </a:lnTo>
                                  <a:lnTo>
                                    <a:pt x="1536" y="8940"/>
                                  </a:lnTo>
                                  <a:lnTo>
                                    <a:pt x="5245" y="10477"/>
                                  </a:lnTo>
                                  <a:lnTo>
                                    <a:pt x="8953" y="8940"/>
                                  </a:lnTo>
                                  <a:lnTo>
                                    <a:pt x="10477" y="5232"/>
                                  </a:lnTo>
                                  <a:close/>
                                </a:path>
                                <a:path w="10795" h="173990">
                                  <a:moveTo>
                                    <a:pt x="10579" y="168643"/>
                                  </a:moveTo>
                                  <a:lnTo>
                                    <a:pt x="9042" y="164934"/>
                                  </a:lnTo>
                                  <a:lnTo>
                                    <a:pt x="5346" y="163410"/>
                                  </a:lnTo>
                                  <a:lnTo>
                                    <a:pt x="1638" y="164934"/>
                                  </a:lnTo>
                                  <a:lnTo>
                                    <a:pt x="101" y="168643"/>
                                  </a:lnTo>
                                  <a:lnTo>
                                    <a:pt x="1638" y="172351"/>
                                  </a:lnTo>
                                  <a:lnTo>
                                    <a:pt x="5346" y="173888"/>
                                  </a:lnTo>
                                  <a:lnTo>
                                    <a:pt x="9042" y="172351"/>
                                  </a:lnTo>
                                  <a:lnTo>
                                    <a:pt x="10579" y="1686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7" name="Graphic 167"/>
                          <wps:cNvSpPr/>
                          <wps:spPr>
                            <a:xfrm>
                              <a:off x="227933" y="1092570"/>
                              <a:ext cx="1270" cy="10858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08585">
                                  <a:moveTo>
                                    <a:pt x="0" y="0"/>
                                  </a:moveTo>
                                  <a:lnTo>
                                    <a:pt x="0" y="108581"/>
                                  </a:lnTo>
                                </a:path>
                              </a:pathLst>
                            </a:custGeom>
                            <a:ln w="10476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8" name="Graphic 168"/>
                          <wps:cNvSpPr/>
                          <wps:spPr>
                            <a:xfrm>
                              <a:off x="222683" y="999612"/>
                              <a:ext cx="13970" cy="2070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970" h="207010">
                                  <a:moveTo>
                                    <a:pt x="10477" y="201549"/>
                                  </a:moveTo>
                                  <a:lnTo>
                                    <a:pt x="8953" y="197840"/>
                                  </a:lnTo>
                                  <a:lnTo>
                                    <a:pt x="5245" y="196303"/>
                                  </a:lnTo>
                                  <a:lnTo>
                                    <a:pt x="1536" y="197840"/>
                                  </a:lnTo>
                                  <a:lnTo>
                                    <a:pt x="0" y="201549"/>
                                  </a:lnTo>
                                  <a:lnTo>
                                    <a:pt x="1536" y="205244"/>
                                  </a:lnTo>
                                  <a:lnTo>
                                    <a:pt x="5245" y="206781"/>
                                  </a:lnTo>
                                  <a:lnTo>
                                    <a:pt x="8953" y="205244"/>
                                  </a:lnTo>
                                  <a:lnTo>
                                    <a:pt x="10477" y="201549"/>
                                  </a:lnTo>
                                  <a:close/>
                                </a:path>
                                <a:path w="13970" h="207010">
                                  <a:moveTo>
                                    <a:pt x="13423" y="5232"/>
                                  </a:moveTo>
                                  <a:lnTo>
                                    <a:pt x="11887" y="1536"/>
                                  </a:lnTo>
                                  <a:lnTo>
                                    <a:pt x="8178" y="0"/>
                                  </a:lnTo>
                                  <a:lnTo>
                                    <a:pt x="4483" y="1536"/>
                                  </a:lnTo>
                                  <a:lnTo>
                                    <a:pt x="2946" y="5232"/>
                                  </a:lnTo>
                                  <a:lnTo>
                                    <a:pt x="4483" y="8940"/>
                                  </a:lnTo>
                                  <a:lnTo>
                                    <a:pt x="8178" y="10477"/>
                                  </a:lnTo>
                                  <a:lnTo>
                                    <a:pt x="11887" y="8940"/>
                                  </a:lnTo>
                                  <a:lnTo>
                                    <a:pt x="13423" y="52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" name="Graphic 169"/>
                          <wps:cNvSpPr/>
                          <wps:spPr>
                            <a:xfrm>
                              <a:off x="230870" y="1004843"/>
                              <a:ext cx="1270" cy="111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11760">
                                  <a:moveTo>
                                    <a:pt x="0" y="0"/>
                                  </a:moveTo>
                                  <a:lnTo>
                                    <a:pt x="0" y="111322"/>
                                  </a:lnTo>
                                </a:path>
                              </a:pathLst>
                            </a:custGeom>
                            <a:ln w="10476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0" name="Graphic 170"/>
                          <wps:cNvSpPr/>
                          <wps:spPr>
                            <a:xfrm>
                              <a:off x="225632" y="1110928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0" y="5238"/>
                                  </a:moveTo>
                                  <a:lnTo>
                                    <a:pt x="1534" y="1534"/>
                                  </a:lnTo>
                                  <a:lnTo>
                                    <a:pt x="5238" y="0"/>
                                  </a:lnTo>
                                  <a:lnTo>
                                    <a:pt x="8942" y="1534"/>
                                  </a:lnTo>
                                  <a:lnTo>
                                    <a:pt x="10476" y="5238"/>
                                  </a:lnTo>
                                  <a:lnTo>
                                    <a:pt x="8942" y="8942"/>
                                  </a:lnTo>
                                  <a:lnTo>
                                    <a:pt x="5238" y="10476"/>
                                  </a:lnTo>
                                  <a:lnTo>
                                    <a:pt x="1534" y="8942"/>
                                  </a:lnTo>
                                  <a:lnTo>
                                    <a:pt x="0" y="52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1" name="Graphic 171"/>
                          <wps:cNvSpPr/>
                          <wps:spPr>
                            <a:xfrm>
                              <a:off x="87335" y="1054777"/>
                              <a:ext cx="297180" cy="15176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7180" h="151765">
                                  <a:moveTo>
                                    <a:pt x="281685" y="151172"/>
                                  </a:moveTo>
                                  <a:lnTo>
                                    <a:pt x="281685" y="138150"/>
                                  </a:lnTo>
                                </a:path>
                                <a:path w="297180" h="151765">
                                  <a:moveTo>
                                    <a:pt x="281685" y="144710"/>
                                  </a:moveTo>
                                  <a:lnTo>
                                    <a:pt x="0" y="144710"/>
                                  </a:lnTo>
                                </a:path>
                                <a:path w="297180" h="151765">
                                  <a:moveTo>
                                    <a:pt x="0" y="151172"/>
                                  </a:moveTo>
                                  <a:lnTo>
                                    <a:pt x="0" y="138150"/>
                                  </a:lnTo>
                                </a:path>
                                <a:path w="297180" h="151765">
                                  <a:moveTo>
                                    <a:pt x="283839" y="96734"/>
                                  </a:moveTo>
                                  <a:lnTo>
                                    <a:pt x="283839" y="83810"/>
                                  </a:lnTo>
                                </a:path>
                                <a:path w="297180" h="151765">
                                  <a:moveTo>
                                    <a:pt x="283839" y="90272"/>
                                  </a:moveTo>
                                  <a:lnTo>
                                    <a:pt x="2154" y="90272"/>
                                  </a:lnTo>
                                </a:path>
                                <a:path w="297180" h="151765">
                                  <a:moveTo>
                                    <a:pt x="2154" y="96734"/>
                                  </a:moveTo>
                                  <a:lnTo>
                                    <a:pt x="2154" y="83810"/>
                                  </a:lnTo>
                                </a:path>
                                <a:path w="297180" h="151765">
                                  <a:moveTo>
                                    <a:pt x="296861" y="13021"/>
                                  </a:moveTo>
                                  <a:lnTo>
                                    <a:pt x="296861" y="0"/>
                                  </a:lnTo>
                                </a:path>
                                <a:path w="297180" h="151765">
                                  <a:moveTo>
                                    <a:pt x="296861" y="6462"/>
                                  </a:moveTo>
                                  <a:lnTo>
                                    <a:pt x="2251" y="6462"/>
                                  </a:lnTo>
                                </a:path>
                                <a:path w="297180" h="151765">
                                  <a:moveTo>
                                    <a:pt x="2251" y="13021"/>
                                  </a:moveTo>
                                  <a:lnTo>
                                    <a:pt x="2251" y="0"/>
                                  </a:lnTo>
                                </a:path>
                              </a:pathLst>
                            </a:custGeom>
                            <a:ln w="10476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2" name="Graphic 172"/>
                          <wps:cNvSpPr/>
                          <wps:spPr>
                            <a:xfrm>
                              <a:off x="26827" y="576171"/>
                              <a:ext cx="1330325" cy="82740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30325" h="827405">
                                  <a:moveTo>
                                    <a:pt x="0" y="826857"/>
                                  </a:moveTo>
                                  <a:lnTo>
                                    <a:pt x="1330294" y="0"/>
                                  </a:lnTo>
                                </a:path>
                              </a:pathLst>
                            </a:custGeom>
                            <a:ln w="10476">
                              <a:solidFill>
                                <a:srgbClr val="000000"/>
                              </a:solidFill>
                              <a:prstDash val="dash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3" name="Graphic 173"/>
                          <wps:cNvSpPr/>
                          <wps:spPr>
                            <a:xfrm>
                              <a:off x="1173443" y="102413"/>
                              <a:ext cx="38735" cy="387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8735" h="38735">
                                  <a:moveTo>
                                    <a:pt x="19092" y="0"/>
                                  </a:moveTo>
                                  <a:lnTo>
                                    <a:pt x="11689" y="1511"/>
                                  </a:lnTo>
                                  <a:lnTo>
                                    <a:pt x="5617" y="5629"/>
                                  </a:lnTo>
                                  <a:lnTo>
                                    <a:pt x="1509" y="11730"/>
                                  </a:lnTo>
                                  <a:lnTo>
                                    <a:pt x="0" y="19190"/>
                                  </a:lnTo>
                                  <a:lnTo>
                                    <a:pt x="1509" y="26593"/>
                                  </a:lnTo>
                                  <a:lnTo>
                                    <a:pt x="5617" y="32665"/>
                                  </a:lnTo>
                                  <a:lnTo>
                                    <a:pt x="11689" y="36772"/>
                                  </a:lnTo>
                                  <a:lnTo>
                                    <a:pt x="19092" y="38282"/>
                                  </a:lnTo>
                                  <a:lnTo>
                                    <a:pt x="26551" y="36772"/>
                                  </a:lnTo>
                                  <a:lnTo>
                                    <a:pt x="32652" y="32665"/>
                                  </a:lnTo>
                                  <a:lnTo>
                                    <a:pt x="36771" y="26593"/>
                                  </a:lnTo>
                                  <a:lnTo>
                                    <a:pt x="38282" y="19190"/>
                                  </a:lnTo>
                                  <a:lnTo>
                                    <a:pt x="36771" y="11730"/>
                                  </a:lnTo>
                                  <a:lnTo>
                                    <a:pt x="32652" y="5629"/>
                                  </a:lnTo>
                                  <a:lnTo>
                                    <a:pt x="26551" y="1511"/>
                                  </a:lnTo>
                                  <a:lnTo>
                                    <a:pt x="1909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4" name="Graphic 174"/>
                          <wps:cNvSpPr/>
                          <wps:spPr>
                            <a:xfrm>
                              <a:off x="1173443" y="102413"/>
                              <a:ext cx="38735" cy="387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8735" h="38735">
                                  <a:moveTo>
                                    <a:pt x="0" y="19190"/>
                                  </a:moveTo>
                                  <a:lnTo>
                                    <a:pt x="1509" y="11730"/>
                                  </a:lnTo>
                                  <a:lnTo>
                                    <a:pt x="5617" y="5629"/>
                                  </a:lnTo>
                                  <a:lnTo>
                                    <a:pt x="11689" y="1511"/>
                                  </a:lnTo>
                                  <a:lnTo>
                                    <a:pt x="19092" y="0"/>
                                  </a:lnTo>
                                  <a:lnTo>
                                    <a:pt x="26551" y="1511"/>
                                  </a:lnTo>
                                  <a:lnTo>
                                    <a:pt x="32652" y="5629"/>
                                  </a:lnTo>
                                  <a:lnTo>
                                    <a:pt x="36771" y="11730"/>
                                  </a:lnTo>
                                  <a:lnTo>
                                    <a:pt x="38282" y="19190"/>
                                  </a:lnTo>
                                  <a:lnTo>
                                    <a:pt x="36771" y="26593"/>
                                  </a:lnTo>
                                  <a:lnTo>
                                    <a:pt x="32652" y="32665"/>
                                  </a:lnTo>
                                  <a:lnTo>
                                    <a:pt x="26551" y="36772"/>
                                  </a:lnTo>
                                  <a:lnTo>
                                    <a:pt x="19092" y="38282"/>
                                  </a:lnTo>
                                  <a:lnTo>
                                    <a:pt x="11689" y="36772"/>
                                  </a:lnTo>
                                  <a:lnTo>
                                    <a:pt x="5617" y="32665"/>
                                  </a:lnTo>
                                  <a:lnTo>
                                    <a:pt x="1509" y="26593"/>
                                  </a:lnTo>
                                  <a:lnTo>
                                    <a:pt x="0" y="19190"/>
                                  </a:lnTo>
                                </a:path>
                              </a:pathLst>
                            </a:custGeom>
                            <a:ln w="6951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5" name="Graphic 175"/>
                          <wps:cNvSpPr/>
                          <wps:spPr>
                            <a:xfrm>
                              <a:off x="1187298" y="21980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0" y="5238"/>
                                  </a:moveTo>
                                  <a:lnTo>
                                    <a:pt x="1534" y="1534"/>
                                  </a:lnTo>
                                  <a:lnTo>
                                    <a:pt x="5238" y="0"/>
                                  </a:lnTo>
                                  <a:lnTo>
                                    <a:pt x="8942" y="1534"/>
                                  </a:lnTo>
                                  <a:lnTo>
                                    <a:pt x="10476" y="5238"/>
                                  </a:lnTo>
                                  <a:lnTo>
                                    <a:pt x="8942" y="8942"/>
                                  </a:lnTo>
                                  <a:lnTo>
                                    <a:pt x="5238" y="10476"/>
                                  </a:lnTo>
                                  <a:lnTo>
                                    <a:pt x="1534" y="8942"/>
                                  </a:lnTo>
                                  <a:lnTo>
                                    <a:pt x="0" y="52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6" name="Graphic 176"/>
                          <wps:cNvSpPr/>
                          <wps:spPr>
                            <a:xfrm>
                              <a:off x="1192536" y="27218"/>
                              <a:ext cx="1270" cy="1835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83515">
                                  <a:moveTo>
                                    <a:pt x="0" y="0"/>
                                  </a:moveTo>
                                  <a:lnTo>
                                    <a:pt x="0" y="182894"/>
                                  </a:lnTo>
                                </a:path>
                              </a:pathLst>
                            </a:custGeom>
                            <a:ln w="10476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7" name="Graphic 177"/>
                          <wps:cNvSpPr/>
                          <wps:spPr>
                            <a:xfrm>
                              <a:off x="1187298" y="204875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0" y="5238"/>
                                  </a:moveTo>
                                  <a:lnTo>
                                    <a:pt x="1534" y="1534"/>
                                  </a:lnTo>
                                  <a:lnTo>
                                    <a:pt x="5238" y="0"/>
                                  </a:lnTo>
                                  <a:lnTo>
                                    <a:pt x="8942" y="1534"/>
                                  </a:lnTo>
                                  <a:lnTo>
                                    <a:pt x="10476" y="5238"/>
                                  </a:lnTo>
                                  <a:lnTo>
                                    <a:pt x="8942" y="8942"/>
                                  </a:lnTo>
                                  <a:lnTo>
                                    <a:pt x="5238" y="10476"/>
                                  </a:lnTo>
                                  <a:lnTo>
                                    <a:pt x="1534" y="8942"/>
                                  </a:lnTo>
                                  <a:lnTo>
                                    <a:pt x="0" y="52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8" name="Graphic 178"/>
                          <wps:cNvSpPr/>
                          <wps:spPr>
                            <a:xfrm>
                              <a:off x="1102753" y="115141"/>
                              <a:ext cx="194310" cy="133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4310" h="13335">
                                  <a:moveTo>
                                    <a:pt x="193958" y="12924"/>
                                  </a:moveTo>
                                  <a:lnTo>
                                    <a:pt x="193958" y="0"/>
                                  </a:lnTo>
                                </a:path>
                                <a:path w="194310" h="13335">
                                  <a:moveTo>
                                    <a:pt x="193958" y="6462"/>
                                  </a:moveTo>
                                  <a:lnTo>
                                    <a:pt x="0" y="6462"/>
                                  </a:lnTo>
                                </a:path>
                                <a:path w="194310" h="13335">
                                  <a:moveTo>
                                    <a:pt x="0" y="12924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10476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9" name="Graphic 179"/>
                          <wps:cNvSpPr/>
                          <wps:spPr>
                            <a:xfrm>
                              <a:off x="87335" y="0"/>
                              <a:ext cx="1209675" cy="14516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9675" h="1451610">
                                  <a:moveTo>
                                    <a:pt x="1209376" y="0"/>
                                  </a:moveTo>
                                  <a:lnTo>
                                    <a:pt x="1025698" y="206099"/>
                                  </a:lnTo>
                                  <a:lnTo>
                                    <a:pt x="903214" y="341214"/>
                                  </a:lnTo>
                                  <a:lnTo>
                                    <a:pt x="811375" y="440494"/>
                                  </a:lnTo>
                                  <a:lnTo>
                                    <a:pt x="765455" y="489155"/>
                                  </a:lnTo>
                                  <a:lnTo>
                                    <a:pt x="719536" y="537130"/>
                                  </a:lnTo>
                                  <a:lnTo>
                                    <a:pt x="673616" y="584127"/>
                                  </a:lnTo>
                                  <a:lnTo>
                                    <a:pt x="627697" y="630144"/>
                                  </a:lnTo>
                                  <a:lnTo>
                                    <a:pt x="581777" y="674889"/>
                                  </a:lnTo>
                                  <a:lnTo>
                                    <a:pt x="551131" y="704066"/>
                                  </a:lnTo>
                                  <a:lnTo>
                                    <a:pt x="520486" y="732655"/>
                                  </a:lnTo>
                                  <a:lnTo>
                                    <a:pt x="489840" y="760657"/>
                                  </a:lnTo>
                                  <a:lnTo>
                                    <a:pt x="443921" y="801486"/>
                                  </a:lnTo>
                                  <a:lnTo>
                                    <a:pt x="413373" y="827921"/>
                                  </a:lnTo>
                                  <a:lnTo>
                                    <a:pt x="367453" y="866693"/>
                                  </a:lnTo>
                                  <a:lnTo>
                                    <a:pt x="336808" y="891954"/>
                                  </a:lnTo>
                                  <a:lnTo>
                                    <a:pt x="290888" y="928964"/>
                                  </a:lnTo>
                                  <a:lnTo>
                                    <a:pt x="229597" y="977037"/>
                                  </a:lnTo>
                                  <a:lnTo>
                                    <a:pt x="168404" y="1023838"/>
                                  </a:lnTo>
                                  <a:lnTo>
                                    <a:pt x="107210" y="1069757"/>
                                  </a:lnTo>
                                  <a:lnTo>
                                    <a:pt x="0" y="1148379"/>
                                  </a:lnTo>
                                  <a:lnTo>
                                    <a:pt x="0" y="1451604"/>
                                  </a:lnTo>
                                  <a:lnTo>
                                    <a:pt x="91838" y="1349974"/>
                                  </a:lnTo>
                                  <a:lnTo>
                                    <a:pt x="168404" y="1266457"/>
                                  </a:lnTo>
                                  <a:lnTo>
                                    <a:pt x="229597" y="1200760"/>
                                  </a:lnTo>
                                  <a:lnTo>
                                    <a:pt x="275516" y="1152197"/>
                                  </a:lnTo>
                                  <a:lnTo>
                                    <a:pt x="306162" y="1120279"/>
                                  </a:lnTo>
                                  <a:lnTo>
                                    <a:pt x="352082" y="1073184"/>
                                  </a:lnTo>
                                  <a:lnTo>
                                    <a:pt x="398001" y="1027167"/>
                                  </a:lnTo>
                                  <a:lnTo>
                                    <a:pt x="443921" y="982226"/>
                                  </a:lnTo>
                                  <a:lnTo>
                                    <a:pt x="489840" y="938657"/>
                                  </a:lnTo>
                                  <a:lnTo>
                                    <a:pt x="535760" y="896360"/>
                                  </a:lnTo>
                                  <a:lnTo>
                                    <a:pt x="566405" y="868945"/>
                                  </a:lnTo>
                                  <a:lnTo>
                                    <a:pt x="612325" y="828900"/>
                                  </a:lnTo>
                                  <a:lnTo>
                                    <a:pt x="658244" y="790030"/>
                                  </a:lnTo>
                                  <a:lnTo>
                                    <a:pt x="704164" y="752335"/>
                                  </a:lnTo>
                                  <a:lnTo>
                                    <a:pt x="750083" y="715521"/>
                                  </a:lnTo>
                                  <a:lnTo>
                                    <a:pt x="811375" y="667741"/>
                                  </a:lnTo>
                                  <a:lnTo>
                                    <a:pt x="872568" y="621137"/>
                                  </a:lnTo>
                                  <a:lnTo>
                                    <a:pt x="964407" y="552796"/>
                                  </a:lnTo>
                                  <a:lnTo>
                                    <a:pt x="1086892" y="463796"/>
                                  </a:lnTo>
                                  <a:lnTo>
                                    <a:pt x="1209376" y="376461"/>
                                  </a:lnTo>
                                  <a:lnTo>
                                    <a:pt x="120937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99999">
                                <a:alpha val="399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0" name="Graphic 180"/>
                          <wps:cNvSpPr/>
                          <wps:spPr>
                            <a:xfrm>
                              <a:off x="87335" y="188181"/>
                              <a:ext cx="1209675" cy="111188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9675" h="1111885">
                                  <a:moveTo>
                                    <a:pt x="0" y="1111761"/>
                                  </a:moveTo>
                                  <a:lnTo>
                                    <a:pt x="15273" y="1097759"/>
                                  </a:lnTo>
                                  <a:lnTo>
                                    <a:pt x="30645" y="1083661"/>
                                  </a:lnTo>
                                  <a:lnTo>
                                    <a:pt x="45919" y="1069562"/>
                                  </a:lnTo>
                                  <a:lnTo>
                                    <a:pt x="61193" y="1055463"/>
                                  </a:lnTo>
                                  <a:lnTo>
                                    <a:pt x="76565" y="1041462"/>
                                  </a:lnTo>
                                  <a:lnTo>
                                    <a:pt x="91838" y="1027363"/>
                                  </a:lnTo>
                                  <a:lnTo>
                                    <a:pt x="107210" y="1013264"/>
                                  </a:lnTo>
                                  <a:lnTo>
                                    <a:pt x="122484" y="999165"/>
                                  </a:lnTo>
                                  <a:lnTo>
                                    <a:pt x="137758" y="985164"/>
                                  </a:lnTo>
                                  <a:lnTo>
                                    <a:pt x="153130" y="971065"/>
                                  </a:lnTo>
                                  <a:lnTo>
                                    <a:pt x="168404" y="956966"/>
                                  </a:lnTo>
                                  <a:lnTo>
                                    <a:pt x="183677" y="942867"/>
                                  </a:lnTo>
                                  <a:lnTo>
                                    <a:pt x="199049" y="928866"/>
                                  </a:lnTo>
                                  <a:lnTo>
                                    <a:pt x="214323" y="914767"/>
                                  </a:lnTo>
                                  <a:lnTo>
                                    <a:pt x="229597" y="900668"/>
                                  </a:lnTo>
                                  <a:lnTo>
                                    <a:pt x="244969" y="886667"/>
                                  </a:lnTo>
                                  <a:lnTo>
                                    <a:pt x="260243" y="872568"/>
                                  </a:lnTo>
                                  <a:lnTo>
                                    <a:pt x="275516" y="858469"/>
                                  </a:lnTo>
                                  <a:lnTo>
                                    <a:pt x="290888" y="844370"/>
                                  </a:lnTo>
                                  <a:lnTo>
                                    <a:pt x="306162" y="830369"/>
                                  </a:lnTo>
                                  <a:lnTo>
                                    <a:pt x="321436" y="816270"/>
                                  </a:lnTo>
                                  <a:lnTo>
                                    <a:pt x="336808" y="802171"/>
                                  </a:lnTo>
                                  <a:lnTo>
                                    <a:pt x="352082" y="788072"/>
                                  </a:lnTo>
                                  <a:lnTo>
                                    <a:pt x="367453" y="774071"/>
                                  </a:lnTo>
                                  <a:lnTo>
                                    <a:pt x="382727" y="759972"/>
                                  </a:lnTo>
                                  <a:lnTo>
                                    <a:pt x="398001" y="745873"/>
                                  </a:lnTo>
                                  <a:lnTo>
                                    <a:pt x="413373" y="731774"/>
                                  </a:lnTo>
                                  <a:lnTo>
                                    <a:pt x="428647" y="717773"/>
                                  </a:lnTo>
                                  <a:lnTo>
                                    <a:pt x="443921" y="703674"/>
                                  </a:lnTo>
                                  <a:lnTo>
                                    <a:pt x="459292" y="689575"/>
                                  </a:lnTo>
                                  <a:lnTo>
                                    <a:pt x="474566" y="675574"/>
                                  </a:lnTo>
                                  <a:lnTo>
                                    <a:pt x="489840" y="661475"/>
                                  </a:lnTo>
                                  <a:lnTo>
                                    <a:pt x="505212" y="647376"/>
                                  </a:lnTo>
                                  <a:lnTo>
                                    <a:pt x="520486" y="633277"/>
                                  </a:lnTo>
                                  <a:lnTo>
                                    <a:pt x="535760" y="619276"/>
                                  </a:lnTo>
                                  <a:lnTo>
                                    <a:pt x="551131" y="605177"/>
                                  </a:lnTo>
                                  <a:lnTo>
                                    <a:pt x="566405" y="591078"/>
                                  </a:lnTo>
                                  <a:lnTo>
                                    <a:pt x="581777" y="576979"/>
                                  </a:lnTo>
                                  <a:lnTo>
                                    <a:pt x="597051" y="562978"/>
                                  </a:lnTo>
                                  <a:lnTo>
                                    <a:pt x="612325" y="548879"/>
                                  </a:lnTo>
                                  <a:lnTo>
                                    <a:pt x="627697" y="534781"/>
                                  </a:lnTo>
                                  <a:lnTo>
                                    <a:pt x="642970" y="520682"/>
                                  </a:lnTo>
                                  <a:lnTo>
                                    <a:pt x="658244" y="506681"/>
                                  </a:lnTo>
                                  <a:lnTo>
                                    <a:pt x="673616" y="492582"/>
                                  </a:lnTo>
                                  <a:lnTo>
                                    <a:pt x="688890" y="478483"/>
                                  </a:lnTo>
                                  <a:lnTo>
                                    <a:pt x="704164" y="464482"/>
                                  </a:lnTo>
                                  <a:lnTo>
                                    <a:pt x="719536" y="450383"/>
                                  </a:lnTo>
                                  <a:lnTo>
                                    <a:pt x="734809" y="436284"/>
                                  </a:lnTo>
                                  <a:lnTo>
                                    <a:pt x="750083" y="422185"/>
                                  </a:lnTo>
                                  <a:lnTo>
                                    <a:pt x="765455" y="408184"/>
                                  </a:lnTo>
                                  <a:lnTo>
                                    <a:pt x="780729" y="394085"/>
                                  </a:lnTo>
                                  <a:lnTo>
                                    <a:pt x="796101" y="379986"/>
                                  </a:lnTo>
                                  <a:lnTo>
                                    <a:pt x="811375" y="365887"/>
                                  </a:lnTo>
                                  <a:lnTo>
                                    <a:pt x="826648" y="351886"/>
                                  </a:lnTo>
                                  <a:lnTo>
                                    <a:pt x="842020" y="337787"/>
                                  </a:lnTo>
                                  <a:lnTo>
                                    <a:pt x="857294" y="323688"/>
                                  </a:lnTo>
                                  <a:lnTo>
                                    <a:pt x="872568" y="309589"/>
                                  </a:lnTo>
                                  <a:lnTo>
                                    <a:pt x="887940" y="295588"/>
                                  </a:lnTo>
                                  <a:lnTo>
                                    <a:pt x="903214" y="281489"/>
                                  </a:lnTo>
                                  <a:lnTo>
                                    <a:pt x="918487" y="267390"/>
                                  </a:lnTo>
                                  <a:lnTo>
                                    <a:pt x="933859" y="253389"/>
                                  </a:lnTo>
                                  <a:lnTo>
                                    <a:pt x="949133" y="239290"/>
                                  </a:lnTo>
                                  <a:lnTo>
                                    <a:pt x="964407" y="225191"/>
                                  </a:lnTo>
                                  <a:lnTo>
                                    <a:pt x="979779" y="211092"/>
                                  </a:lnTo>
                                  <a:lnTo>
                                    <a:pt x="995053" y="197091"/>
                                  </a:lnTo>
                                  <a:lnTo>
                                    <a:pt x="1010326" y="182992"/>
                                  </a:lnTo>
                                  <a:lnTo>
                                    <a:pt x="1025698" y="168893"/>
                                  </a:lnTo>
                                  <a:lnTo>
                                    <a:pt x="1040972" y="154794"/>
                                  </a:lnTo>
                                  <a:lnTo>
                                    <a:pt x="1056344" y="140793"/>
                                  </a:lnTo>
                                  <a:lnTo>
                                    <a:pt x="1071618" y="126694"/>
                                  </a:lnTo>
                                  <a:lnTo>
                                    <a:pt x="1086892" y="112595"/>
                                  </a:lnTo>
                                  <a:lnTo>
                                    <a:pt x="1102263" y="98496"/>
                                  </a:lnTo>
                                  <a:lnTo>
                                    <a:pt x="1117537" y="84495"/>
                                  </a:lnTo>
                                  <a:lnTo>
                                    <a:pt x="1132811" y="70396"/>
                                  </a:lnTo>
                                  <a:lnTo>
                                    <a:pt x="1148183" y="56297"/>
                                  </a:lnTo>
                                  <a:lnTo>
                                    <a:pt x="1163457" y="42296"/>
                                  </a:lnTo>
                                  <a:lnTo>
                                    <a:pt x="1178731" y="28197"/>
                                  </a:lnTo>
                                  <a:lnTo>
                                    <a:pt x="1194102" y="14098"/>
                                  </a:lnTo>
                                  <a:lnTo>
                                    <a:pt x="1209376" y="0"/>
                                  </a:lnTo>
                                </a:path>
                              </a:pathLst>
                            </a:custGeom>
                            <a:ln w="20854">
                              <a:solidFill>
                                <a:srgbClr val="785EF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1" name="Graphic 181"/>
                          <wps:cNvSpPr/>
                          <wps:spPr>
                            <a:xfrm>
                              <a:off x="0" y="287559"/>
                              <a:ext cx="27305" cy="1092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7305" h="1092200">
                                  <a:moveTo>
                                    <a:pt x="0" y="1091787"/>
                                  </a:moveTo>
                                  <a:lnTo>
                                    <a:pt x="26827" y="1091787"/>
                                  </a:lnTo>
                                </a:path>
                                <a:path w="27305" h="1092200">
                                  <a:moveTo>
                                    <a:pt x="0" y="727858"/>
                                  </a:moveTo>
                                  <a:lnTo>
                                    <a:pt x="26827" y="727858"/>
                                  </a:lnTo>
                                </a:path>
                                <a:path w="27305" h="1092200">
                                  <a:moveTo>
                                    <a:pt x="0" y="363929"/>
                                  </a:moveTo>
                                  <a:lnTo>
                                    <a:pt x="26827" y="363929"/>
                                  </a:lnTo>
                                </a:path>
                                <a:path w="27305" h="1092200">
                                  <a:moveTo>
                                    <a:pt x="0" y="0"/>
                                  </a:moveTo>
                                  <a:lnTo>
                                    <a:pt x="26827" y="0"/>
                                  </a:lnTo>
                                </a:path>
                              </a:pathLst>
                            </a:custGeom>
                            <a:ln w="10476">
                              <a:solidFill>
                                <a:srgbClr val="333333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2F34C6BE" id="Group 133" o:spid="_x0000_s1026" style="position:absolute;margin-left:263.4pt;margin-top:8.35pt;width:107.3pt;height:114.3pt;z-index:-17414144;mso-wrap-distance-left:0;mso-wrap-distance-right:0;mso-position-horizontal-relative:page" coordsize="13627,145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">
                  <v:shape id="Graphic 134" o:spid="_x0000_s1027" style="position:absolute;left:10495;top:5361;width:388;height:387;visibility:visible;mso-wrap-style:square;v-text-anchor:top" coordsize="38735,38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" path="m19190,l11730,1509,5629,5617,1511,11689,,19092r1511,7459l5629,32652r6101,4119l19190,38282r7403,-1511l32665,32652r4107,-6101l38282,19092,36772,11689,32665,5617,26593,1509,19190,xe" fillcolor="black" stroked="f">
                    <v:path arrowok="t"/>
                  </v:shape>
                  <v:shape id="Graphic 135" o:spid="_x0000_s1028" style="position:absolute;left:10495;top:5361;width:388;height:387;visibility:visible;mso-wrap-style:square;v-text-anchor:top" coordsize="38735,38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" path="m,19092l1511,11689,5629,5617,11730,1509,19190,r7403,1509l32665,5617r4107,6072l38282,19092r-1510,7459l32665,32652r-6072,4119l19190,38282,11730,36771,5629,32652,1511,26551,,19092e" filled="f" strokeweight=".19308mm">
                    <v:path arrowok="t"/>
                  </v:shape>
                  <v:shape id="Graphic 136" o:spid="_x0000_s1029" style="position:absolute;left:10397;top:3883;width:388;height:387;visibility:visible;mso-wrap-style:square;v-text-anchor:top" coordsize="38735,38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" path="m19190,l11730,1509,5629,5617,1511,11689,,19092r1511,7459l5629,32652r6101,4119l19190,38282r7403,-1511l32665,32652r4107,-6101l38282,19092,36772,11689,32665,5617,26593,1509,19190,xe" fillcolor="black" stroked="f">
                    <v:path arrowok="t"/>
                  </v:shape>
                  <v:shape id="Graphic 137" o:spid="_x0000_s1030" style="position:absolute;left:10397;top:3883;width:388;height:387;visibility:visible;mso-wrap-style:square;v-text-anchor:top" coordsize="38735,38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" path="m,19092l1511,11689,5629,5617,11730,1509,19190,r7403,1509l32665,5617r4107,6072l38282,19092r-1510,7459l32665,32652r-6072,4119l19190,38282,11730,36771,5629,32652,1511,26551,,19092e" filled="f" strokeweight=".19308mm">
                    <v:path arrowok="t"/>
                  </v:shape>
                  <v:shape id="Graphic 138" o:spid="_x0000_s1031" style="position:absolute;left:10686;top:4790;width:13;height:1537;visibility:visible;mso-wrap-style:square;v-text-anchor:top" coordsize="635,153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" path="m,l97,em97,r,153619em,153619r97,e" filled="f" strokeweight=".291mm">
                    <v:path arrowok="t"/>
                  </v:shape>
                  <v:shape id="Graphic 139" o:spid="_x0000_s1032" style="position:absolute;left:10537;top:3178;width:108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" path="m,5238l1534,1534,5238,,8942,1534r1534,3704l8942,8942,5238,10476,1534,8942,,5238xe" fillcolor="black" stroked="f">
                    <v:path arrowok="t"/>
                  </v:shape>
                  <v:shape id="Graphic 140" o:spid="_x0000_s1033" style="position:absolute;left:10589;top:3231;width:13;height:1727;visibility:visible;mso-wrap-style:square;v-text-anchor:top" coordsize="1270,172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" path="m,l,172222e" filled="f" strokeweight=".291mm">
                    <v:path arrowok="t"/>
                  </v:shape>
                  <v:shape id="Graphic 141" o:spid="_x0000_s1034" style="position:absolute;left:10537;top:4900;width:108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" path="m,5238l1534,1534,5238,,8942,1534r1534,3704l8942,8942,5238,10476,1534,8942,,5238xe" fillcolor="black" stroked="f">
                    <v:path arrowok="t"/>
                  </v:shape>
                  <v:shape id="Graphic 142" o:spid="_x0000_s1035" style="position:absolute;left:9862;top:4009;width:1587;height:1613;visibility:visible;mso-wrap-style:square;v-text-anchor:top" coordsize="158750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" path="m158417,160767r,-12924em158417,154305r-153130,em5287,160767r,-12924em157829,12924l157829,em157829,6462l,6462em,12924l,e" filled="f" strokeweight=".291mm">
                    <v:path arrowok="t"/>
                  </v:shape>
                  <v:shape id="Graphic 143" o:spid="_x0000_s1036" style="position:absolute;left:4448;top:10565;width:387;height:387;visibility:visible;mso-wrap-style:square;v-text-anchor:top" coordsize="38735,38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" path="m19190,l11730,1509,5629,5617,1511,11689,,19092r1511,7459l5629,32652r6101,4119l19190,38282r7403,-1511l32665,32652r4107,-6101l38282,19092,36772,11689,32665,5617,26593,1509,19190,xe" fillcolor="black" stroked="f">
                    <v:path arrowok="t"/>
                  </v:shape>
                  <v:shape id="Graphic 144" o:spid="_x0000_s1037" style="position:absolute;left:4448;top:10565;width:387;height:387;visibility:visible;mso-wrap-style:square;v-text-anchor:top" coordsize="38735,38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" path="m,19092l1511,11689,5629,5617,11730,1509,19190,r7403,1509l32665,5617r4107,6072l38282,19092r-1510,7459l32665,32652r-6072,4119l19190,38282,11730,36771,5629,32652,1511,26551,,19092e" filled="f" strokeweight=".19308mm">
                    <v:path arrowok="t"/>
                  </v:shape>
                  <v:shape id="Graphic 145" o:spid="_x0000_s1038" style="position:absolute;left:4439;top:9987;width:387;height:388;visibility:visible;mso-wrap-style:square;v-text-anchor:top" coordsize="38735,38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" path="m19092,l11689,1509,5617,5617,1509,11689,,19092r1509,7459l5617,32652r6072,4119l19092,38282r7459,-1511l32652,32652r4119,-6101l38282,19092,36771,11689,32652,5617,26551,1509,19092,xe" fillcolor="black" stroked="f">
                    <v:path arrowok="t"/>
                  </v:shape>
                  <v:shape id="Graphic 146" o:spid="_x0000_s1039" style="position:absolute;left:4439;top:9987;width:387;height:388;visibility:visible;mso-wrap-style:square;v-text-anchor:top" coordsize="38735,38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" path="m,19092l1509,11689,5617,5617,11689,1509,19092,r7459,1509l32652,5617r4119,6072l38282,19092r-1511,7459l32652,32652r-6101,4119l19092,38282,11689,36771,5617,32652,1509,26551,,19092e" filled="f" strokeweight=".19308mm">
                    <v:path arrowok="t"/>
                  </v:shape>
                  <v:shape id="Graphic 147" o:spid="_x0000_s1040" style="position:absolute;left:4587;top:10110;width:108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" path="m,5238l1534,1534,5238,,8942,1534r1534,3704l8942,8942,5238,10476,1534,8942,,5238xe" fillcolor="black" stroked="f">
                    <v:path arrowok="t"/>
                  </v:shape>
                  <v:shape id="Graphic 148" o:spid="_x0000_s1041" style="position:absolute;left:4639;top:10162;width:13;height:1207;visibility:visible;mso-wrap-style:square;v-text-anchor:top" coordsize="1270,120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" path="m,l,120624e" filled="f" strokeweight=".291mm">
                    <v:path arrowok="t"/>
                  </v:shape>
                  <v:shape id="Graphic 149" o:spid="_x0000_s1042" style="position:absolute;left:4577;top:9563;width:121;height:1860;visibility:visible;mso-wrap-style:square;v-text-anchor:top" coordsize="12065,186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" path="m10477,5245l8940,1536,5232,,1536,1536,,5245,1536,8953r3696,1524l8940,8953,10477,5245xem11455,180594l9918,176898,6210,175361r-3696,1537l977,180594r1537,3708l6210,185839r3708,-1537l11455,180594xe" fillcolor="black" stroked="f">
                    <v:path arrowok="t"/>
                  </v:shape>
                  <v:shape id="Graphic 150" o:spid="_x0000_s1043" style="position:absolute;left:4630;top:9615;width:12;height:1073;visibility:visible;mso-wrap-style:square;v-text-anchor:top" coordsize="1270,107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" path="m,l,107112e" filled="f" strokeweight=".291mm">
                    <v:path arrowok="t"/>
                  </v:shape>
                  <v:shape id="Graphic 151" o:spid="_x0000_s1044" style="position:absolute;left:4577;top:10634;width:108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" path="m,5238l1534,1534,5238,,8942,1534r1534,3704l8942,8942,5238,10476,1534,8942,,5238xe" fillcolor="black" stroked="f">
                    <v:path arrowok="t"/>
                  </v:shape>
                  <v:shape id="Graphic 152" o:spid="_x0000_s1045" style="position:absolute;left:4630;top:8405;width:387;height:387;visibility:visible;mso-wrap-style:square;v-text-anchor:top" coordsize="38735,38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" path="m19092,l11648,1511,5580,5629,1496,11730,,19190r1496,7403l5580,32665r6068,4107l19092,38282r7444,-1510l32603,32665r4085,-6072l38184,19190,36688,11730,32603,5629,26536,1511,19092,xe" fillcolor="black" stroked="f">
                    <v:path arrowok="t"/>
                  </v:shape>
                  <v:shape id="Graphic 153" o:spid="_x0000_s1046" style="position:absolute;left:4630;top:8405;width:387;height:387;visibility:visible;mso-wrap-style:square;v-text-anchor:top" coordsize="38735,38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" path="m,19190l1496,11730,5580,5629,11648,1511,19092,r7444,1511l32603,5629r4085,6101l38184,19190r-1496,7403l32603,32665r-6067,4107l19092,38282,11648,36772,5580,32665,1496,26593,,19190e" filled="f" strokeweight=".19308mm">
                    <v:path arrowok="t"/>
                  </v:shape>
                  <v:shape id="Graphic 154" o:spid="_x0000_s1047" style="position:absolute;left:4768;top:7872;width:108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" path="m,5238l1534,1534,5238,,8942,1534r1534,3704l8942,8942,5238,10476,1534,8942,,5238xe" fillcolor="black" stroked="f">
                    <v:path arrowok="t"/>
                  </v:shape>
                  <v:shape id="Graphic 155" o:spid="_x0000_s1048" style="position:absolute;left:4821;top:7924;width:12;height:1315;visibility:visible;mso-wrap-style:square;v-text-anchor:top" coordsize="1270,131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" path="m,l,130904e" filled="f" strokeweight=".291mm">
                    <v:path arrowok="t"/>
                  </v:shape>
                  <v:shape id="Graphic 156" o:spid="_x0000_s1049" style="position:absolute;left:4768;top:9181;width:108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" path="m,5238l1534,1534,5238,,8942,1534r1534,3704l8942,8942,5238,10476,1534,8942,,5238xe" fillcolor="black" stroked="f">
                    <v:path arrowok="t"/>
                  </v:shape>
                  <v:shape id="Graphic 157" o:spid="_x0000_s1050" style="position:absolute;left:3469;top:8531;width:2617;height:2293;visibility:visible;mso-wrap-style:square;v-text-anchor:top" coordsize="261620,229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" path="m228716,229010r,-13022em228716,222450r-226660,em2056,229010r,-13022em225289,171243r,-13022em225289,164683l,164683em,171243l,158221em261222,13021l261222,em261222,6559r-251627,em9595,13021l9595,e" filled="f" strokeweight=".291mm">
                    <v:path arrowok="t"/>
                  </v:shape>
                  <v:shape id="Graphic 158" o:spid="_x0000_s1051" style="position:absolute;left:2089;top:11802;width:387;height:388;visibility:visible;mso-wrap-style:square;v-text-anchor:top" coordsize="38735,38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" path="m19092,l11689,1511,5617,5629,1509,11730,,19190r1509,7403l5617,32665r6072,4107l19092,38282r7459,-1510l32652,32665r4119,-6072l38282,19190,36771,11730,32652,5629,26551,1511,19092,xe" fillcolor="black" stroked="f">
                    <v:path arrowok="t"/>
                  </v:shape>
                  <v:shape id="Graphic 159" o:spid="_x0000_s1052" style="position:absolute;left:2089;top:11802;width:387;height:388;visibility:visible;mso-wrap-style:square;v-text-anchor:top" coordsize="38735,38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" path="m,19190l1509,11730,5617,5629,11689,1511,19092,r7459,1511l32652,5629r4119,6101l38282,19190r-1511,7403l32652,32665r-6101,4107l19092,38282,11689,36772,5617,32665,1509,26593,,19190e" filled="f" strokeweight=".19308mm">
                    <v:path arrowok="t"/>
                  </v:shape>
                  <v:shape id="Graphic 160" o:spid="_x0000_s1053" style="position:absolute;left:2087;top:11259;width:387;height:387;visibility:visible;mso-wrap-style:square;v-text-anchor:top" coordsize="38735,38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" path="m19190,l11730,1509,5629,5617,1511,11689,,19092r1511,7459l5629,32652r6101,4119l19190,38282r7403,-1511l32665,32652r4107,-6101l38282,19092,36772,11689,32665,5617,26593,1509,19190,xe" fillcolor="black" stroked="f">
                    <v:path arrowok="t"/>
                  </v:shape>
                  <v:shape id="Graphic 161" o:spid="_x0000_s1054" style="position:absolute;left:2087;top:11259;width:387;height:387;visibility:visible;mso-wrap-style:square;v-text-anchor:top" coordsize="38735,38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" path="m,19092l1511,11689,5629,5617,11730,1509,19190,r7403,1509l32665,5617r4107,6072l38282,19092r-1510,7459l32665,32652r-6072,4119l19190,38282,11730,36771,5629,32652,1511,26551,,19092e" filled="f" strokeweight=".19308mm">
                    <v:path arrowok="t"/>
                  </v:shape>
                  <v:shape id="Graphic 162" o:spid="_x0000_s1055" style="position:absolute;left:2116;top:10421;width:388;height:387;visibility:visible;mso-wrap-style:square;v-text-anchor:top" coordsize="38735,38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" path="m19190,l11730,1509,5629,5617,1511,11689,,19092r1511,7459l5629,32652r6101,4119l19190,38282r7403,-1511l32665,32652r4107,-6101l38282,19092,36772,11689,32665,5617,26593,1509,19190,xe" fillcolor="black" stroked="f">
                    <v:path arrowok="t"/>
                  </v:shape>
                  <v:shape id="Graphic 163" o:spid="_x0000_s1056" style="position:absolute;left:2116;top:10421;width:388;height:387;visibility:visible;mso-wrap-style:square;v-text-anchor:top" coordsize="38735,38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" path="m,19092l1511,11689,5629,5617,11730,1509,19190,r7403,1509l32665,5617r4107,6072l38282,19092r-1510,7459l32665,32652r-6072,4119l19190,38282,11730,36771,5629,32652,1511,26551,,19092e" filled="f" strokeweight=".19308mm">
                    <v:path arrowok="t"/>
                  </v:shape>
                  <v:shape id="Graphic 164" o:spid="_x0000_s1057" style="position:absolute;left:2227;top:11437;width:108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" path="m,5238l1534,1534,5238,,8942,1534r1534,3704l8942,8942,5238,10476,1534,8942,,5238xe" fillcolor="black" stroked="f">
                    <v:path arrowok="t"/>
                  </v:shape>
                  <v:shape id="Graphic 165" o:spid="_x0000_s1058" style="position:absolute;left:2280;top:11489;width:13;height:1073;visibility:visible;mso-wrap-style:square;v-text-anchor:top" coordsize="1270,107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" path="m,l,107014e" filled="f" strokeweight=".291mm">
                    <v:path arrowok="t"/>
                  </v:shape>
                  <v:shape id="Graphic 166" o:spid="_x0000_s1059" style="position:absolute;left:2226;top:10873;width:108;height:1740;visibility:visible;mso-wrap-style:square;v-text-anchor:top" coordsize="10795,173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" path="m10477,5232l8953,1524,5245,,1536,1524,,5232,1536,8940r3709,1537l8953,8940,10477,5232xem10579,168643l9042,164934,5346,163410r-3708,1524l101,168643r1537,3708l5346,173888r3696,-1537l10579,168643xe" fillcolor="black" stroked="f">
                    <v:path arrowok="t"/>
                  </v:shape>
                  <v:shape id="Graphic 167" o:spid="_x0000_s1060" style="position:absolute;left:2279;top:10925;width:13;height:1086;visibility:visible;mso-wrap-style:square;v-text-anchor:top" coordsize="1270,108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" path="m,l,108581e" filled="f" strokeweight=".291mm">
                    <v:path arrowok="t"/>
                  </v:shape>
                  <v:shape id="Graphic 168" o:spid="_x0000_s1061" style="position:absolute;left:2226;top:9996;width:140;height:2070;visibility:visible;mso-wrap-style:square;v-text-anchor:top" coordsize="13970,207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" path="m10477,201549l8953,197840,5245,196303r-3709,1537l,201549r1536,3695l5245,206781r3708,-1537l10477,201549xem13423,5232l11887,1536,8178,,4483,1536,2946,5232,4483,8940r3695,1537l11887,8940,13423,5232xe" fillcolor="black" stroked="f">
                    <v:path arrowok="t"/>
                  </v:shape>
                  <v:shape id="Graphic 169" o:spid="_x0000_s1062" style="position:absolute;left:2308;top:10048;width:13;height:1118;visibility:visible;mso-wrap-style:square;v-text-anchor:top" coordsize="1270,111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" path="m,l,111322e" filled="f" strokeweight=".291mm">
                    <v:path arrowok="t"/>
                  </v:shape>
                  <v:shape id="Graphic 170" o:spid="_x0000_s1063" style="position:absolute;left:2256;top:11109;width:108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" path="m,5238l1534,1534,5238,,8942,1534r1534,3704l8942,8942,5238,10476,1534,8942,,5238xe" fillcolor="black" stroked="f">
                    <v:path arrowok="t"/>
                  </v:shape>
                  <v:shape id="Graphic 171" o:spid="_x0000_s1064" style="position:absolute;left:873;top:10547;width:2972;height:1518;visibility:visible;mso-wrap-style:square;v-text-anchor:top" coordsize="297180,151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" path="m281685,151172r,-13022em281685,144710l,144710em,151172l,138150em283839,96734r,-12924em283839,90272r-281685,em2154,96734r,-12924em296861,13021l296861,em296861,6462r-294610,em2251,13021l2251,e" filled="f" strokeweight=".291mm">
                    <v:path arrowok="t"/>
                  </v:shape>
                  <v:shape id="Graphic 172" o:spid="_x0000_s1065" style="position:absolute;left:268;top:5761;width:13303;height:8274;visibility:visible;mso-wrap-style:square;v-text-anchor:top" coordsize="1330325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" path="m,826857l1330294,e" filled="f" strokeweight=".291mm">
                    <v:stroke dashstyle="dash"/>
                    <v:path arrowok="t"/>
                  </v:shape>
                  <v:shape id="Graphic 173" o:spid="_x0000_s1066" style="position:absolute;left:11734;top:1024;width:387;height:387;visibility:visible;mso-wrap-style:square;v-text-anchor:top" coordsize="38735,38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" path="m19092,l11689,1511,5617,5629,1509,11730,,19190r1509,7403l5617,32665r6072,4107l19092,38282r7459,-1510l32652,32665r4119,-6072l38282,19190,36771,11730,32652,5629,26551,1511,19092,xe" fillcolor="black" stroked="f">
                    <v:path arrowok="t"/>
                  </v:shape>
                  <v:shape id="Graphic 174" o:spid="_x0000_s1067" style="position:absolute;left:11734;top:1024;width:387;height:387;visibility:visible;mso-wrap-style:square;v-text-anchor:top" coordsize="38735,38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" path="m,19190l1509,11730,5617,5629,11689,1511,19092,r7459,1511l32652,5629r4119,6101l38282,19190r-1511,7403l32652,32665r-6101,4107l19092,38282,11689,36772,5617,32665,1509,26593,,19190e" filled="f" strokeweight=".19308mm">
                    <v:path arrowok="t"/>
                  </v:shape>
                  <v:shape id="Graphic 175" o:spid="_x0000_s1068" style="position:absolute;left:11872;top:219;width:108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" path="m,5238l1534,1534,5238,,8942,1534r1534,3704l8942,8942,5238,10476,1534,8942,,5238xe" fillcolor="black" stroked="f">
                    <v:path arrowok="t"/>
                  </v:shape>
                  <v:shape id="Graphic 176" o:spid="_x0000_s1069" style="position:absolute;left:11925;top:272;width:13;height:1835;visibility:visible;mso-wrap-style:square;v-text-anchor:top" coordsize="127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" path="m,l,182894e" filled="f" strokeweight=".291mm">
                    <v:path arrowok="t"/>
                  </v:shape>
                  <v:shape id="Graphic 177" o:spid="_x0000_s1070" style="position:absolute;left:11872;top:2048;width:108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" path="m,5238l1534,1534,5238,,8942,1534r1534,3704l8942,8942,5238,10476,1534,8942,,5238xe" fillcolor="black" stroked="f">
                    <v:path arrowok="t"/>
                  </v:shape>
                  <v:shape id="Graphic 178" o:spid="_x0000_s1071" style="position:absolute;left:11027;top:1151;width:1943;height:133;visibility:visible;mso-wrap-style:square;v-text-anchor:top" coordsize="194310,13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" path="m193958,12924l193958,em193958,6462l,6462em,12924l,e" filled="f" strokeweight=".291mm">
                    <v:path arrowok="t"/>
                  </v:shape>
                  <v:shape id="Graphic 179" o:spid="_x0000_s1072" style="position:absolute;left:873;width:12097;height:14516;visibility:visible;mso-wrap-style:square;v-text-anchor:top" coordsize="1209675,145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" path="m1209376,l1025698,206099,903214,341214r-91839,99280l765455,489155r-45919,47975l673616,584127r-45919,46017l581777,674889r-30646,29177l520486,732655r-30646,28002l443921,801486r-30548,26435l367453,866693r-30645,25261l290888,928964r-61291,48073l168404,1023838r-61194,45919l,1148379r,303225l91838,1349974r76566,-83517l229597,1200760r45919,-48563l306162,1120279r45920,-47095l398001,1027167r45920,-44941l489840,938657r45920,-42297l566405,868945r45920,-40045l658244,790030r45920,-37695l750083,715521r61292,-47780l872568,621137r91839,-68341l1086892,463796r122484,-87335l1209376,xe" fillcolor="#999" stroked="f">
                    <v:fill opacity="26214f"/>
                    <v:path arrowok="t"/>
                  </v:shape>
                  <v:shape id="Graphic 180" o:spid="_x0000_s1073" style="position:absolute;left:873;top:1881;width:12097;height:11119;visibility:visible;mso-wrap-style:square;v-text-anchor:top" coordsize="1209675,1111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" path="m,1111761r15273,-14002l30645,1083661r15274,-14099l61193,1055463r15372,-14001l91838,1027363r15372,-14099l122484,999165r15274,-14001l153130,971065r15274,-14099l183677,942867r15372,-14001l214323,914767r15274,-14099l244969,886667r15274,-14099l275516,858469r15372,-14099l306162,830369r15274,-14099l336808,802171r15274,-14099l367453,774071r15274,-14099l398001,745873r15372,-14099l428647,717773r15274,-14099l459292,689575r15274,-14001l489840,661475r15372,-14099l520486,633277r15274,-14001l551131,605177r15274,-14099l581777,576979r15274,-14001l612325,548879r15372,-14098l642970,520682r15274,-14001l673616,492582r15274,-14099l704164,464482r15372,-14099l734809,436284r15274,-14099l765455,408184r15274,-14099l796101,379986r15274,-14099l826648,351886r15372,-14099l857294,323688r15274,-14099l887940,295588r15274,-14099l918487,267390r15372,-14001l949133,239290r15274,-14099l979779,211092r15274,-14001l1010326,182992r15372,-14099l1040972,154794r15372,-14001l1071618,126694r15274,-14099l1102263,98496r15274,-14001l1132811,70396r15372,-14099l1163457,42296r15274,-14099l1194102,14098,1209376,e" filled="f" strokecolor="#785ef0" strokeweight=".57928mm">
                    <v:path arrowok="t"/>
                  </v:shape>
                  <v:shape id="Graphic 181" o:spid="_x0000_s1074" style="position:absolute;top:2875;width:273;height:10922;visibility:visible;mso-wrap-style:square;v-text-anchor:top" coordsize="27305,1092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" path="m,1091787r26827,em,727858r26827,em,363929r26827,em,l26827,e" filled="f" strokecolor="#333" strokeweight=".291mm">
                    <v:path arrowok="t"/>
                  </v:shape>
                  <w10:wrap anchorx="page"/>
                </v:group>
              </w:pict>
            </mc:Fallback>
          </mc:AlternateContent>
        </w:r>
        <w:r w:rsidR="001E0CFE">
          <w:rPr>
            <w:noProof/>
            <w:lang w:val="en-GB" w:eastAsia="en-GB"/>
          </w:rPr>
          <mc:AlternateContent>
            <mc:Choice Requires="wpg">
              <w:drawing>
                <wp:anchor distT="0" distB="0" distL="0" distR="0" simplePos="0" relativeHeight="485902848" behindDoc="1" locked="0" layoutInCell="1" allowOverlap="1">
                  <wp:simplePos x="0" y="0"/>
                  <wp:positionH relativeFrom="page">
                    <wp:posOffset>4931702</wp:posOffset>
                  </wp:positionH>
                  <wp:positionV relativeFrom="paragraph">
                    <wp:posOffset>105969</wp:posOffset>
                  </wp:positionV>
                  <wp:extent cx="1362710" cy="1478280"/>
                  <wp:effectExtent l="0" t="0" r="0" b="0"/>
                  <wp:wrapNone/>
                  <wp:docPr id="182" name="Group 18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>
                          <a:xfrm>
                            <a:off x="0" y="0"/>
                            <a:ext cx="1362710" cy="1478280"/>
                            <a:chOff x="0" y="0"/>
                            <a:chExt cx="1362710" cy="1478280"/>
                          </a:xfrm>
                        </wpg:grpSpPr>
                        <wps:wsp>
                          <wps:cNvPr id="183" name="Graphic 183"/>
                          <wps:cNvSpPr/>
                          <wps:spPr>
                            <a:xfrm>
                              <a:off x="1065645" y="552698"/>
                              <a:ext cx="38735" cy="387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8735" h="38735">
                                  <a:moveTo>
                                    <a:pt x="19092" y="0"/>
                                  </a:moveTo>
                                  <a:lnTo>
                                    <a:pt x="11689" y="1511"/>
                                  </a:lnTo>
                                  <a:lnTo>
                                    <a:pt x="5617" y="5629"/>
                                  </a:lnTo>
                                  <a:lnTo>
                                    <a:pt x="1509" y="11730"/>
                                  </a:lnTo>
                                  <a:lnTo>
                                    <a:pt x="0" y="19190"/>
                                  </a:lnTo>
                                  <a:lnTo>
                                    <a:pt x="1509" y="26593"/>
                                  </a:lnTo>
                                  <a:lnTo>
                                    <a:pt x="5617" y="32665"/>
                                  </a:lnTo>
                                  <a:lnTo>
                                    <a:pt x="11689" y="36772"/>
                                  </a:lnTo>
                                  <a:lnTo>
                                    <a:pt x="19092" y="38282"/>
                                  </a:lnTo>
                                  <a:lnTo>
                                    <a:pt x="26551" y="36772"/>
                                  </a:lnTo>
                                  <a:lnTo>
                                    <a:pt x="32652" y="32665"/>
                                  </a:lnTo>
                                  <a:lnTo>
                                    <a:pt x="36771" y="26593"/>
                                  </a:lnTo>
                                  <a:lnTo>
                                    <a:pt x="38282" y="19190"/>
                                  </a:lnTo>
                                  <a:lnTo>
                                    <a:pt x="36771" y="11730"/>
                                  </a:lnTo>
                                  <a:lnTo>
                                    <a:pt x="32652" y="5629"/>
                                  </a:lnTo>
                                  <a:lnTo>
                                    <a:pt x="26551" y="1511"/>
                                  </a:lnTo>
                                  <a:lnTo>
                                    <a:pt x="1909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4" name="Graphic 184"/>
                          <wps:cNvSpPr/>
                          <wps:spPr>
                            <a:xfrm>
                              <a:off x="1065645" y="552698"/>
                              <a:ext cx="38735" cy="387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8735" h="38735">
                                  <a:moveTo>
                                    <a:pt x="0" y="19190"/>
                                  </a:moveTo>
                                  <a:lnTo>
                                    <a:pt x="1509" y="11730"/>
                                  </a:lnTo>
                                  <a:lnTo>
                                    <a:pt x="5617" y="5629"/>
                                  </a:lnTo>
                                  <a:lnTo>
                                    <a:pt x="11689" y="1511"/>
                                  </a:lnTo>
                                  <a:lnTo>
                                    <a:pt x="19092" y="0"/>
                                  </a:lnTo>
                                  <a:lnTo>
                                    <a:pt x="26551" y="1511"/>
                                  </a:lnTo>
                                  <a:lnTo>
                                    <a:pt x="32652" y="5629"/>
                                  </a:lnTo>
                                  <a:lnTo>
                                    <a:pt x="36771" y="11730"/>
                                  </a:lnTo>
                                  <a:lnTo>
                                    <a:pt x="38282" y="19190"/>
                                  </a:lnTo>
                                  <a:lnTo>
                                    <a:pt x="36771" y="26593"/>
                                  </a:lnTo>
                                  <a:lnTo>
                                    <a:pt x="32652" y="32665"/>
                                  </a:lnTo>
                                  <a:lnTo>
                                    <a:pt x="26551" y="36772"/>
                                  </a:lnTo>
                                  <a:lnTo>
                                    <a:pt x="19092" y="38282"/>
                                  </a:lnTo>
                                  <a:lnTo>
                                    <a:pt x="11689" y="36772"/>
                                  </a:lnTo>
                                  <a:lnTo>
                                    <a:pt x="5617" y="32665"/>
                                  </a:lnTo>
                                  <a:lnTo>
                                    <a:pt x="1509" y="26593"/>
                                  </a:lnTo>
                                  <a:lnTo>
                                    <a:pt x="0" y="19190"/>
                                  </a:lnTo>
                                </a:path>
                              </a:pathLst>
                            </a:custGeom>
                            <a:ln w="6951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5" name="Graphic 185"/>
                          <wps:cNvSpPr/>
                          <wps:spPr>
                            <a:xfrm>
                              <a:off x="1079499" y="487050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0" y="5238"/>
                                  </a:moveTo>
                                  <a:lnTo>
                                    <a:pt x="1534" y="1534"/>
                                  </a:lnTo>
                                  <a:lnTo>
                                    <a:pt x="5238" y="0"/>
                                  </a:lnTo>
                                  <a:lnTo>
                                    <a:pt x="8942" y="1534"/>
                                  </a:lnTo>
                                  <a:lnTo>
                                    <a:pt x="10476" y="5238"/>
                                  </a:lnTo>
                                  <a:lnTo>
                                    <a:pt x="8942" y="8942"/>
                                  </a:lnTo>
                                  <a:lnTo>
                                    <a:pt x="5238" y="10476"/>
                                  </a:lnTo>
                                  <a:lnTo>
                                    <a:pt x="1534" y="8942"/>
                                  </a:lnTo>
                                  <a:lnTo>
                                    <a:pt x="0" y="52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6" name="Graphic 186"/>
                          <wps:cNvSpPr/>
                          <wps:spPr>
                            <a:xfrm>
                              <a:off x="1084738" y="492288"/>
                              <a:ext cx="1270" cy="1606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60655">
                                  <a:moveTo>
                                    <a:pt x="0" y="0"/>
                                  </a:moveTo>
                                  <a:lnTo>
                                    <a:pt x="0" y="160473"/>
                                  </a:lnTo>
                                </a:path>
                              </a:pathLst>
                            </a:custGeom>
                            <a:ln w="10476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7" name="Graphic 187"/>
                          <wps:cNvSpPr/>
                          <wps:spPr>
                            <a:xfrm>
                              <a:off x="1079499" y="647523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0" y="5238"/>
                                  </a:moveTo>
                                  <a:lnTo>
                                    <a:pt x="1534" y="1534"/>
                                  </a:lnTo>
                                  <a:lnTo>
                                    <a:pt x="5238" y="0"/>
                                  </a:lnTo>
                                  <a:lnTo>
                                    <a:pt x="8942" y="1534"/>
                                  </a:lnTo>
                                  <a:lnTo>
                                    <a:pt x="10476" y="5238"/>
                                  </a:lnTo>
                                  <a:lnTo>
                                    <a:pt x="8942" y="8942"/>
                                  </a:lnTo>
                                  <a:lnTo>
                                    <a:pt x="5238" y="10476"/>
                                  </a:lnTo>
                                  <a:lnTo>
                                    <a:pt x="1534" y="8942"/>
                                  </a:lnTo>
                                  <a:lnTo>
                                    <a:pt x="0" y="52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8" name="Graphic 188"/>
                          <wps:cNvSpPr/>
                          <wps:spPr>
                            <a:xfrm>
                              <a:off x="1056050" y="398197"/>
                              <a:ext cx="38735" cy="387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8735" h="38735">
                                  <a:moveTo>
                                    <a:pt x="19092" y="0"/>
                                  </a:moveTo>
                                  <a:lnTo>
                                    <a:pt x="11689" y="1511"/>
                                  </a:lnTo>
                                  <a:lnTo>
                                    <a:pt x="5617" y="5629"/>
                                  </a:lnTo>
                                  <a:lnTo>
                                    <a:pt x="1509" y="11730"/>
                                  </a:lnTo>
                                  <a:lnTo>
                                    <a:pt x="0" y="19190"/>
                                  </a:lnTo>
                                  <a:lnTo>
                                    <a:pt x="1509" y="26593"/>
                                  </a:lnTo>
                                  <a:lnTo>
                                    <a:pt x="5617" y="32665"/>
                                  </a:lnTo>
                                  <a:lnTo>
                                    <a:pt x="11689" y="36772"/>
                                  </a:lnTo>
                                  <a:lnTo>
                                    <a:pt x="19092" y="38282"/>
                                  </a:lnTo>
                                  <a:lnTo>
                                    <a:pt x="26551" y="36772"/>
                                  </a:lnTo>
                                  <a:lnTo>
                                    <a:pt x="32652" y="32665"/>
                                  </a:lnTo>
                                  <a:lnTo>
                                    <a:pt x="36771" y="26593"/>
                                  </a:lnTo>
                                  <a:lnTo>
                                    <a:pt x="38282" y="19190"/>
                                  </a:lnTo>
                                  <a:lnTo>
                                    <a:pt x="36771" y="11730"/>
                                  </a:lnTo>
                                  <a:lnTo>
                                    <a:pt x="32652" y="5629"/>
                                  </a:lnTo>
                                  <a:lnTo>
                                    <a:pt x="26551" y="1511"/>
                                  </a:lnTo>
                                  <a:lnTo>
                                    <a:pt x="1909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9" name="Graphic 189"/>
                          <wps:cNvSpPr/>
                          <wps:spPr>
                            <a:xfrm>
                              <a:off x="1056050" y="398197"/>
                              <a:ext cx="38735" cy="387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8735" h="38735">
                                  <a:moveTo>
                                    <a:pt x="0" y="19190"/>
                                  </a:moveTo>
                                  <a:lnTo>
                                    <a:pt x="1509" y="11730"/>
                                  </a:lnTo>
                                  <a:lnTo>
                                    <a:pt x="5617" y="5629"/>
                                  </a:lnTo>
                                  <a:lnTo>
                                    <a:pt x="11689" y="1511"/>
                                  </a:lnTo>
                                  <a:lnTo>
                                    <a:pt x="19092" y="0"/>
                                  </a:lnTo>
                                  <a:lnTo>
                                    <a:pt x="26551" y="1511"/>
                                  </a:lnTo>
                                  <a:lnTo>
                                    <a:pt x="32652" y="5629"/>
                                  </a:lnTo>
                                  <a:lnTo>
                                    <a:pt x="36771" y="11730"/>
                                  </a:lnTo>
                                  <a:lnTo>
                                    <a:pt x="38282" y="19190"/>
                                  </a:lnTo>
                                  <a:lnTo>
                                    <a:pt x="36771" y="26593"/>
                                  </a:lnTo>
                                  <a:lnTo>
                                    <a:pt x="32652" y="32665"/>
                                  </a:lnTo>
                                  <a:lnTo>
                                    <a:pt x="26551" y="36772"/>
                                  </a:lnTo>
                                  <a:lnTo>
                                    <a:pt x="19092" y="38282"/>
                                  </a:lnTo>
                                  <a:lnTo>
                                    <a:pt x="11689" y="36772"/>
                                  </a:lnTo>
                                  <a:lnTo>
                                    <a:pt x="5617" y="32665"/>
                                  </a:lnTo>
                                  <a:lnTo>
                                    <a:pt x="1509" y="26593"/>
                                  </a:lnTo>
                                  <a:lnTo>
                                    <a:pt x="0" y="19190"/>
                                  </a:lnTo>
                                </a:path>
                              </a:pathLst>
                            </a:custGeom>
                            <a:ln w="6951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0" name="Graphic 190"/>
                          <wps:cNvSpPr/>
                          <wps:spPr>
                            <a:xfrm>
                              <a:off x="1069904" y="323933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0" y="5238"/>
                                  </a:moveTo>
                                  <a:lnTo>
                                    <a:pt x="1534" y="1534"/>
                                  </a:lnTo>
                                  <a:lnTo>
                                    <a:pt x="5238" y="0"/>
                                  </a:lnTo>
                                  <a:lnTo>
                                    <a:pt x="8942" y="1534"/>
                                  </a:lnTo>
                                  <a:lnTo>
                                    <a:pt x="10476" y="5238"/>
                                  </a:lnTo>
                                  <a:lnTo>
                                    <a:pt x="8942" y="8942"/>
                                  </a:lnTo>
                                  <a:lnTo>
                                    <a:pt x="5238" y="10476"/>
                                  </a:lnTo>
                                  <a:lnTo>
                                    <a:pt x="1534" y="8942"/>
                                  </a:lnTo>
                                  <a:lnTo>
                                    <a:pt x="0" y="52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1" name="Graphic 191"/>
                          <wps:cNvSpPr/>
                          <wps:spPr>
                            <a:xfrm>
                              <a:off x="1075142" y="329171"/>
                              <a:ext cx="1270" cy="1803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80340">
                                  <a:moveTo>
                                    <a:pt x="0" y="0"/>
                                  </a:moveTo>
                                  <a:lnTo>
                                    <a:pt x="0" y="179957"/>
                                  </a:lnTo>
                                </a:path>
                              </a:pathLst>
                            </a:custGeom>
                            <a:ln w="10476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2" name="Graphic 192"/>
                          <wps:cNvSpPr/>
                          <wps:spPr>
                            <a:xfrm>
                              <a:off x="1069904" y="503890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0" y="5238"/>
                                  </a:moveTo>
                                  <a:lnTo>
                                    <a:pt x="1534" y="1534"/>
                                  </a:lnTo>
                                  <a:lnTo>
                                    <a:pt x="5238" y="0"/>
                                  </a:lnTo>
                                  <a:lnTo>
                                    <a:pt x="8942" y="1534"/>
                                  </a:lnTo>
                                  <a:lnTo>
                                    <a:pt x="10476" y="5238"/>
                                  </a:lnTo>
                                  <a:lnTo>
                                    <a:pt x="8942" y="8942"/>
                                  </a:lnTo>
                                  <a:lnTo>
                                    <a:pt x="5238" y="10476"/>
                                  </a:lnTo>
                                  <a:lnTo>
                                    <a:pt x="1534" y="8942"/>
                                  </a:lnTo>
                                  <a:lnTo>
                                    <a:pt x="0" y="52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3" name="Graphic 193"/>
                          <wps:cNvSpPr/>
                          <wps:spPr>
                            <a:xfrm>
                              <a:off x="997207" y="410534"/>
                              <a:ext cx="170180" cy="1682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0180" h="168275">
                                  <a:moveTo>
                                    <a:pt x="170068" y="168110"/>
                                  </a:moveTo>
                                  <a:lnTo>
                                    <a:pt x="170068" y="154598"/>
                                  </a:lnTo>
                                </a:path>
                                <a:path w="170180" h="168275">
                                  <a:moveTo>
                                    <a:pt x="170068" y="161354"/>
                                  </a:moveTo>
                                  <a:lnTo>
                                    <a:pt x="8518" y="161354"/>
                                  </a:lnTo>
                                </a:path>
                                <a:path w="170180" h="168275">
                                  <a:moveTo>
                                    <a:pt x="8518" y="168110"/>
                                  </a:moveTo>
                                  <a:lnTo>
                                    <a:pt x="8518" y="154598"/>
                                  </a:lnTo>
                                </a:path>
                                <a:path w="170180" h="168275">
                                  <a:moveTo>
                                    <a:pt x="163802" y="13609"/>
                                  </a:moveTo>
                                  <a:lnTo>
                                    <a:pt x="163802" y="0"/>
                                  </a:lnTo>
                                </a:path>
                                <a:path w="170180" h="168275">
                                  <a:moveTo>
                                    <a:pt x="163802" y="6853"/>
                                  </a:moveTo>
                                  <a:lnTo>
                                    <a:pt x="0" y="6853"/>
                                  </a:lnTo>
                                </a:path>
                                <a:path w="170180" h="168275">
                                  <a:moveTo>
                                    <a:pt x="0" y="13609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10476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4" name="Graphic 194"/>
                          <wps:cNvSpPr/>
                          <wps:spPr>
                            <a:xfrm>
                              <a:off x="392616" y="1096682"/>
                              <a:ext cx="38735" cy="387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8735" h="38735">
                                  <a:moveTo>
                                    <a:pt x="19092" y="0"/>
                                  </a:moveTo>
                                  <a:lnTo>
                                    <a:pt x="11689" y="1511"/>
                                  </a:lnTo>
                                  <a:lnTo>
                                    <a:pt x="5617" y="5629"/>
                                  </a:lnTo>
                                  <a:lnTo>
                                    <a:pt x="1509" y="11730"/>
                                  </a:lnTo>
                                  <a:lnTo>
                                    <a:pt x="0" y="19190"/>
                                  </a:lnTo>
                                  <a:lnTo>
                                    <a:pt x="1509" y="26593"/>
                                  </a:lnTo>
                                  <a:lnTo>
                                    <a:pt x="5617" y="32665"/>
                                  </a:lnTo>
                                  <a:lnTo>
                                    <a:pt x="11689" y="36772"/>
                                  </a:lnTo>
                                  <a:lnTo>
                                    <a:pt x="19092" y="38282"/>
                                  </a:lnTo>
                                  <a:lnTo>
                                    <a:pt x="26551" y="36772"/>
                                  </a:lnTo>
                                  <a:lnTo>
                                    <a:pt x="32652" y="32665"/>
                                  </a:lnTo>
                                  <a:lnTo>
                                    <a:pt x="36771" y="26593"/>
                                  </a:lnTo>
                                  <a:lnTo>
                                    <a:pt x="38282" y="19190"/>
                                  </a:lnTo>
                                  <a:lnTo>
                                    <a:pt x="36771" y="11730"/>
                                  </a:lnTo>
                                  <a:lnTo>
                                    <a:pt x="32652" y="5629"/>
                                  </a:lnTo>
                                  <a:lnTo>
                                    <a:pt x="26551" y="1511"/>
                                  </a:lnTo>
                                  <a:lnTo>
                                    <a:pt x="1909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5" name="Graphic 195"/>
                          <wps:cNvSpPr/>
                          <wps:spPr>
                            <a:xfrm>
                              <a:off x="392616" y="1096682"/>
                              <a:ext cx="38735" cy="387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8735" h="38735">
                                  <a:moveTo>
                                    <a:pt x="0" y="19190"/>
                                  </a:moveTo>
                                  <a:lnTo>
                                    <a:pt x="1509" y="11730"/>
                                  </a:lnTo>
                                  <a:lnTo>
                                    <a:pt x="5617" y="5629"/>
                                  </a:lnTo>
                                  <a:lnTo>
                                    <a:pt x="11689" y="1511"/>
                                  </a:lnTo>
                                  <a:lnTo>
                                    <a:pt x="19092" y="0"/>
                                  </a:lnTo>
                                  <a:lnTo>
                                    <a:pt x="26551" y="1511"/>
                                  </a:lnTo>
                                  <a:lnTo>
                                    <a:pt x="32652" y="5629"/>
                                  </a:lnTo>
                                  <a:lnTo>
                                    <a:pt x="36771" y="11730"/>
                                  </a:lnTo>
                                  <a:lnTo>
                                    <a:pt x="38282" y="19190"/>
                                  </a:lnTo>
                                  <a:lnTo>
                                    <a:pt x="36771" y="26593"/>
                                  </a:lnTo>
                                  <a:lnTo>
                                    <a:pt x="32652" y="32665"/>
                                  </a:lnTo>
                                  <a:lnTo>
                                    <a:pt x="26551" y="36772"/>
                                  </a:lnTo>
                                  <a:lnTo>
                                    <a:pt x="19092" y="38282"/>
                                  </a:lnTo>
                                  <a:lnTo>
                                    <a:pt x="11689" y="36772"/>
                                  </a:lnTo>
                                  <a:lnTo>
                                    <a:pt x="5617" y="32665"/>
                                  </a:lnTo>
                                  <a:lnTo>
                                    <a:pt x="1509" y="26593"/>
                                  </a:lnTo>
                                  <a:lnTo>
                                    <a:pt x="0" y="19190"/>
                                  </a:lnTo>
                                </a:path>
                              </a:pathLst>
                            </a:custGeom>
                            <a:ln w="6951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6" name="Graphic 196"/>
                          <wps:cNvSpPr/>
                          <wps:spPr>
                            <a:xfrm>
                              <a:off x="392518" y="1036370"/>
                              <a:ext cx="38735" cy="387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8735" h="38735">
                                  <a:moveTo>
                                    <a:pt x="19190" y="0"/>
                                  </a:moveTo>
                                  <a:lnTo>
                                    <a:pt x="11730" y="1509"/>
                                  </a:lnTo>
                                  <a:lnTo>
                                    <a:pt x="5629" y="5617"/>
                                  </a:lnTo>
                                  <a:lnTo>
                                    <a:pt x="1511" y="11689"/>
                                  </a:lnTo>
                                  <a:lnTo>
                                    <a:pt x="0" y="19092"/>
                                  </a:lnTo>
                                  <a:lnTo>
                                    <a:pt x="1511" y="26551"/>
                                  </a:lnTo>
                                  <a:lnTo>
                                    <a:pt x="5629" y="32652"/>
                                  </a:lnTo>
                                  <a:lnTo>
                                    <a:pt x="11730" y="36771"/>
                                  </a:lnTo>
                                  <a:lnTo>
                                    <a:pt x="19190" y="38282"/>
                                  </a:lnTo>
                                  <a:lnTo>
                                    <a:pt x="26593" y="36771"/>
                                  </a:lnTo>
                                  <a:lnTo>
                                    <a:pt x="32665" y="32652"/>
                                  </a:lnTo>
                                  <a:lnTo>
                                    <a:pt x="36772" y="26551"/>
                                  </a:lnTo>
                                  <a:lnTo>
                                    <a:pt x="38282" y="19092"/>
                                  </a:lnTo>
                                  <a:lnTo>
                                    <a:pt x="36772" y="11689"/>
                                  </a:lnTo>
                                  <a:lnTo>
                                    <a:pt x="32665" y="5617"/>
                                  </a:lnTo>
                                  <a:lnTo>
                                    <a:pt x="26593" y="1509"/>
                                  </a:lnTo>
                                  <a:lnTo>
                                    <a:pt x="1919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7" name="Graphic 197"/>
                          <wps:cNvSpPr/>
                          <wps:spPr>
                            <a:xfrm>
                              <a:off x="392518" y="1036370"/>
                              <a:ext cx="38735" cy="387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8735" h="38735">
                                  <a:moveTo>
                                    <a:pt x="0" y="19092"/>
                                  </a:moveTo>
                                  <a:lnTo>
                                    <a:pt x="1511" y="11689"/>
                                  </a:lnTo>
                                  <a:lnTo>
                                    <a:pt x="5629" y="5617"/>
                                  </a:lnTo>
                                  <a:lnTo>
                                    <a:pt x="11730" y="1509"/>
                                  </a:lnTo>
                                  <a:lnTo>
                                    <a:pt x="19190" y="0"/>
                                  </a:lnTo>
                                  <a:lnTo>
                                    <a:pt x="26593" y="1509"/>
                                  </a:lnTo>
                                  <a:lnTo>
                                    <a:pt x="32665" y="5617"/>
                                  </a:lnTo>
                                  <a:lnTo>
                                    <a:pt x="36772" y="11689"/>
                                  </a:lnTo>
                                  <a:lnTo>
                                    <a:pt x="38282" y="19092"/>
                                  </a:lnTo>
                                  <a:lnTo>
                                    <a:pt x="36772" y="26551"/>
                                  </a:lnTo>
                                  <a:lnTo>
                                    <a:pt x="32665" y="32652"/>
                                  </a:lnTo>
                                  <a:lnTo>
                                    <a:pt x="26593" y="36771"/>
                                  </a:lnTo>
                                  <a:lnTo>
                                    <a:pt x="19190" y="38282"/>
                                  </a:lnTo>
                                  <a:lnTo>
                                    <a:pt x="11730" y="36771"/>
                                  </a:lnTo>
                                  <a:lnTo>
                                    <a:pt x="5629" y="32652"/>
                                  </a:lnTo>
                                  <a:lnTo>
                                    <a:pt x="1511" y="26551"/>
                                  </a:lnTo>
                                  <a:lnTo>
                                    <a:pt x="0" y="19092"/>
                                  </a:lnTo>
                                </a:path>
                              </a:pathLst>
                            </a:custGeom>
                            <a:ln w="6951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8" name="Graphic 198"/>
                          <wps:cNvSpPr/>
                          <wps:spPr>
                            <a:xfrm>
                              <a:off x="406470" y="1048560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0" y="5238"/>
                                  </a:moveTo>
                                  <a:lnTo>
                                    <a:pt x="1534" y="1534"/>
                                  </a:lnTo>
                                  <a:lnTo>
                                    <a:pt x="5238" y="0"/>
                                  </a:lnTo>
                                  <a:lnTo>
                                    <a:pt x="8942" y="1534"/>
                                  </a:lnTo>
                                  <a:lnTo>
                                    <a:pt x="10476" y="5238"/>
                                  </a:lnTo>
                                  <a:lnTo>
                                    <a:pt x="8942" y="8942"/>
                                  </a:lnTo>
                                  <a:lnTo>
                                    <a:pt x="5238" y="10476"/>
                                  </a:lnTo>
                                  <a:lnTo>
                                    <a:pt x="1534" y="8942"/>
                                  </a:lnTo>
                                  <a:lnTo>
                                    <a:pt x="0" y="52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9" name="Graphic 199"/>
                          <wps:cNvSpPr/>
                          <wps:spPr>
                            <a:xfrm>
                              <a:off x="411708" y="1053798"/>
                              <a:ext cx="1270" cy="12636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26364">
                                  <a:moveTo>
                                    <a:pt x="0" y="0"/>
                                  </a:moveTo>
                                  <a:lnTo>
                                    <a:pt x="0" y="126107"/>
                                  </a:lnTo>
                                </a:path>
                              </a:pathLst>
                            </a:custGeom>
                            <a:ln w="10476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0" name="Graphic 200"/>
                          <wps:cNvSpPr/>
                          <wps:spPr>
                            <a:xfrm>
                              <a:off x="406463" y="991293"/>
                              <a:ext cx="10795" cy="1943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94310">
                                  <a:moveTo>
                                    <a:pt x="10477" y="188620"/>
                                  </a:moveTo>
                                  <a:lnTo>
                                    <a:pt x="8940" y="184912"/>
                                  </a:lnTo>
                                  <a:lnTo>
                                    <a:pt x="5245" y="183375"/>
                                  </a:lnTo>
                                  <a:lnTo>
                                    <a:pt x="1536" y="184912"/>
                                  </a:lnTo>
                                  <a:lnTo>
                                    <a:pt x="0" y="188620"/>
                                  </a:lnTo>
                                  <a:lnTo>
                                    <a:pt x="1536" y="192316"/>
                                  </a:lnTo>
                                  <a:lnTo>
                                    <a:pt x="5245" y="193852"/>
                                  </a:lnTo>
                                  <a:lnTo>
                                    <a:pt x="8940" y="192316"/>
                                  </a:lnTo>
                                  <a:lnTo>
                                    <a:pt x="10477" y="188620"/>
                                  </a:lnTo>
                                  <a:close/>
                                </a:path>
                                <a:path w="10795" h="194310">
                                  <a:moveTo>
                                    <a:pt x="10477" y="5232"/>
                                  </a:moveTo>
                                  <a:lnTo>
                                    <a:pt x="8940" y="1524"/>
                                  </a:lnTo>
                                  <a:lnTo>
                                    <a:pt x="5245" y="0"/>
                                  </a:lnTo>
                                  <a:lnTo>
                                    <a:pt x="1536" y="1524"/>
                                  </a:lnTo>
                                  <a:lnTo>
                                    <a:pt x="0" y="5232"/>
                                  </a:lnTo>
                                  <a:lnTo>
                                    <a:pt x="1536" y="8940"/>
                                  </a:lnTo>
                                  <a:lnTo>
                                    <a:pt x="5245" y="10477"/>
                                  </a:lnTo>
                                  <a:lnTo>
                                    <a:pt x="8940" y="8940"/>
                                  </a:lnTo>
                                  <a:lnTo>
                                    <a:pt x="10477" y="52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1" name="Graphic 201"/>
                          <wps:cNvSpPr/>
                          <wps:spPr>
                            <a:xfrm>
                              <a:off x="411708" y="996521"/>
                              <a:ext cx="1270" cy="1123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12395">
                                  <a:moveTo>
                                    <a:pt x="0" y="0"/>
                                  </a:moveTo>
                                  <a:lnTo>
                                    <a:pt x="0" y="112008"/>
                                  </a:lnTo>
                                </a:path>
                              </a:pathLst>
                            </a:custGeom>
                            <a:ln w="10476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2" name="Graphic 202"/>
                          <wps:cNvSpPr/>
                          <wps:spPr>
                            <a:xfrm>
                              <a:off x="406470" y="1103291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0" y="5238"/>
                                  </a:moveTo>
                                  <a:lnTo>
                                    <a:pt x="1534" y="1534"/>
                                  </a:lnTo>
                                  <a:lnTo>
                                    <a:pt x="5238" y="0"/>
                                  </a:lnTo>
                                  <a:lnTo>
                                    <a:pt x="8942" y="1534"/>
                                  </a:lnTo>
                                  <a:lnTo>
                                    <a:pt x="10476" y="5238"/>
                                  </a:lnTo>
                                  <a:lnTo>
                                    <a:pt x="8942" y="8942"/>
                                  </a:lnTo>
                                  <a:lnTo>
                                    <a:pt x="5238" y="10476"/>
                                  </a:lnTo>
                                  <a:lnTo>
                                    <a:pt x="1534" y="8942"/>
                                  </a:lnTo>
                                  <a:lnTo>
                                    <a:pt x="0" y="52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3" name="Graphic 203"/>
                          <wps:cNvSpPr/>
                          <wps:spPr>
                            <a:xfrm>
                              <a:off x="396239" y="871001"/>
                              <a:ext cx="38735" cy="387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8735" h="38735">
                                  <a:moveTo>
                                    <a:pt x="19092" y="0"/>
                                  </a:moveTo>
                                  <a:lnTo>
                                    <a:pt x="11689" y="1509"/>
                                  </a:lnTo>
                                  <a:lnTo>
                                    <a:pt x="5617" y="5617"/>
                                  </a:lnTo>
                                  <a:lnTo>
                                    <a:pt x="1509" y="11689"/>
                                  </a:lnTo>
                                  <a:lnTo>
                                    <a:pt x="0" y="19092"/>
                                  </a:lnTo>
                                  <a:lnTo>
                                    <a:pt x="1509" y="26551"/>
                                  </a:lnTo>
                                  <a:lnTo>
                                    <a:pt x="5617" y="32652"/>
                                  </a:lnTo>
                                  <a:lnTo>
                                    <a:pt x="11689" y="36771"/>
                                  </a:lnTo>
                                  <a:lnTo>
                                    <a:pt x="19092" y="38282"/>
                                  </a:lnTo>
                                  <a:lnTo>
                                    <a:pt x="26551" y="36771"/>
                                  </a:lnTo>
                                  <a:lnTo>
                                    <a:pt x="32652" y="32652"/>
                                  </a:lnTo>
                                  <a:lnTo>
                                    <a:pt x="36771" y="26551"/>
                                  </a:lnTo>
                                  <a:lnTo>
                                    <a:pt x="38282" y="19092"/>
                                  </a:lnTo>
                                  <a:lnTo>
                                    <a:pt x="36771" y="11689"/>
                                  </a:lnTo>
                                  <a:lnTo>
                                    <a:pt x="32652" y="5617"/>
                                  </a:lnTo>
                                  <a:lnTo>
                                    <a:pt x="26551" y="1509"/>
                                  </a:lnTo>
                                  <a:lnTo>
                                    <a:pt x="1909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4" name="Graphic 204"/>
                          <wps:cNvSpPr/>
                          <wps:spPr>
                            <a:xfrm>
                              <a:off x="396239" y="871001"/>
                              <a:ext cx="38735" cy="387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8735" h="38735">
                                  <a:moveTo>
                                    <a:pt x="0" y="19092"/>
                                  </a:moveTo>
                                  <a:lnTo>
                                    <a:pt x="1509" y="11689"/>
                                  </a:lnTo>
                                  <a:lnTo>
                                    <a:pt x="5617" y="5617"/>
                                  </a:lnTo>
                                  <a:lnTo>
                                    <a:pt x="11689" y="1509"/>
                                  </a:lnTo>
                                  <a:lnTo>
                                    <a:pt x="19092" y="0"/>
                                  </a:lnTo>
                                  <a:lnTo>
                                    <a:pt x="26551" y="1509"/>
                                  </a:lnTo>
                                  <a:lnTo>
                                    <a:pt x="32652" y="5617"/>
                                  </a:lnTo>
                                  <a:lnTo>
                                    <a:pt x="36771" y="11689"/>
                                  </a:lnTo>
                                  <a:lnTo>
                                    <a:pt x="38282" y="19092"/>
                                  </a:lnTo>
                                  <a:lnTo>
                                    <a:pt x="36771" y="26551"/>
                                  </a:lnTo>
                                  <a:lnTo>
                                    <a:pt x="32652" y="32652"/>
                                  </a:lnTo>
                                  <a:lnTo>
                                    <a:pt x="26551" y="36771"/>
                                  </a:lnTo>
                                  <a:lnTo>
                                    <a:pt x="19092" y="38282"/>
                                  </a:lnTo>
                                  <a:lnTo>
                                    <a:pt x="11689" y="36771"/>
                                  </a:lnTo>
                                  <a:lnTo>
                                    <a:pt x="5617" y="32652"/>
                                  </a:lnTo>
                                  <a:lnTo>
                                    <a:pt x="1509" y="26551"/>
                                  </a:lnTo>
                                  <a:lnTo>
                                    <a:pt x="0" y="19092"/>
                                  </a:lnTo>
                                </a:path>
                              </a:pathLst>
                            </a:custGeom>
                            <a:ln w="6951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5" name="Graphic 205"/>
                          <wps:cNvSpPr/>
                          <wps:spPr>
                            <a:xfrm>
                              <a:off x="410093" y="814557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0" y="5238"/>
                                  </a:moveTo>
                                  <a:lnTo>
                                    <a:pt x="1534" y="1534"/>
                                  </a:lnTo>
                                  <a:lnTo>
                                    <a:pt x="5238" y="0"/>
                                  </a:lnTo>
                                  <a:lnTo>
                                    <a:pt x="8942" y="1534"/>
                                  </a:lnTo>
                                  <a:lnTo>
                                    <a:pt x="10476" y="5238"/>
                                  </a:lnTo>
                                  <a:lnTo>
                                    <a:pt x="8942" y="8942"/>
                                  </a:lnTo>
                                  <a:lnTo>
                                    <a:pt x="5238" y="10476"/>
                                  </a:lnTo>
                                  <a:lnTo>
                                    <a:pt x="1534" y="8942"/>
                                  </a:lnTo>
                                  <a:lnTo>
                                    <a:pt x="0" y="52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6" name="Graphic 206"/>
                          <wps:cNvSpPr/>
                          <wps:spPr>
                            <a:xfrm>
                              <a:off x="415331" y="819795"/>
                              <a:ext cx="1270" cy="1371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37160">
                                  <a:moveTo>
                                    <a:pt x="0" y="0"/>
                                  </a:moveTo>
                                  <a:lnTo>
                                    <a:pt x="0" y="136877"/>
                                  </a:lnTo>
                                </a:path>
                              </a:pathLst>
                            </a:custGeom>
                            <a:ln w="10476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7" name="Graphic 207"/>
                          <wps:cNvSpPr/>
                          <wps:spPr>
                            <a:xfrm>
                              <a:off x="410093" y="951434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0" y="5238"/>
                                  </a:moveTo>
                                  <a:lnTo>
                                    <a:pt x="1534" y="1534"/>
                                  </a:lnTo>
                                  <a:lnTo>
                                    <a:pt x="5238" y="0"/>
                                  </a:lnTo>
                                  <a:lnTo>
                                    <a:pt x="8942" y="1534"/>
                                  </a:lnTo>
                                  <a:lnTo>
                                    <a:pt x="10476" y="5238"/>
                                  </a:lnTo>
                                  <a:lnTo>
                                    <a:pt x="8942" y="8942"/>
                                  </a:lnTo>
                                  <a:lnTo>
                                    <a:pt x="5238" y="10476"/>
                                  </a:lnTo>
                                  <a:lnTo>
                                    <a:pt x="1534" y="8942"/>
                                  </a:lnTo>
                                  <a:lnTo>
                                    <a:pt x="0" y="52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8" name="Graphic 208"/>
                          <wps:cNvSpPr/>
                          <wps:spPr>
                            <a:xfrm>
                              <a:off x="300777" y="883338"/>
                              <a:ext cx="236220" cy="2393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36220" h="239395">
                                  <a:moveTo>
                                    <a:pt x="226856" y="239290"/>
                                  </a:moveTo>
                                  <a:lnTo>
                                    <a:pt x="226856" y="225779"/>
                                  </a:lnTo>
                                </a:path>
                                <a:path w="236220" h="239395">
                                  <a:moveTo>
                                    <a:pt x="226856" y="232534"/>
                                  </a:moveTo>
                                  <a:lnTo>
                                    <a:pt x="0" y="232534"/>
                                  </a:lnTo>
                                </a:path>
                                <a:path w="236220" h="239395">
                                  <a:moveTo>
                                    <a:pt x="0" y="239290"/>
                                  </a:moveTo>
                                  <a:lnTo>
                                    <a:pt x="0" y="225779"/>
                                  </a:lnTo>
                                </a:path>
                                <a:path w="236220" h="239395">
                                  <a:moveTo>
                                    <a:pt x="227737" y="178880"/>
                                  </a:moveTo>
                                  <a:lnTo>
                                    <a:pt x="227737" y="165368"/>
                                  </a:lnTo>
                                </a:path>
                                <a:path w="236220" h="239395">
                                  <a:moveTo>
                                    <a:pt x="227737" y="172124"/>
                                  </a:moveTo>
                                  <a:lnTo>
                                    <a:pt x="979" y="172124"/>
                                  </a:lnTo>
                                </a:path>
                                <a:path w="236220" h="239395">
                                  <a:moveTo>
                                    <a:pt x="979" y="178880"/>
                                  </a:moveTo>
                                  <a:lnTo>
                                    <a:pt x="979" y="165368"/>
                                  </a:lnTo>
                                </a:path>
                                <a:path w="236220" h="239395">
                                  <a:moveTo>
                                    <a:pt x="235863" y="13511"/>
                                  </a:moveTo>
                                  <a:lnTo>
                                    <a:pt x="235863" y="0"/>
                                  </a:lnTo>
                                </a:path>
                                <a:path w="236220" h="239395">
                                  <a:moveTo>
                                    <a:pt x="235863" y="6755"/>
                                  </a:moveTo>
                                  <a:lnTo>
                                    <a:pt x="881" y="6755"/>
                                  </a:lnTo>
                                </a:path>
                                <a:path w="236220" h="239395">
                                  <a:moveTo>
                                    <a:pt x="881" y="13511"/>
                                  </a:moveTo>
                                  <a:lnTo>
                                    <a:pt x="881" y="0"/>
                                  </a:lnTo>
                                </a:path>
                              </a:pathLst>
                            </a:custGeom>
                            <a:ln w="10476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9" name="Graphic 209"/>
                          <wps:cNvSpPr/>
                          <wps:spPr>
                            <a:xfrm>
                              <a:off x="177215" y="1226119"/>
                              <a:ext cx="38735" cy="387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8735" h="38735">
                                  <a:moveTo>
                                    <a:pt x="19190" y="0"/>
                                  </a:moveTo>
                                  <a:lnTo>
                                    <a:pt x="11730" y="1509"/>
                                  </a:lnTo>
                                  <a:lnTo>
                                    <a:pt x="5629" y="5617"/>
                                  </a:lnTo>
                                  <a:lnTo>
                                    <a:pt x="1511" y="11689"/>
                                  </a:lnTo>
                                  <a:lnTo>
                                    <a:pt x="0" y="19092"/>
                                  </a:lnTo>
                                  <a:lnTo>
                                    <a:pt x="1511" y="26551"/>
                                  </a:lnTo>
                                  <a:lnTo>
                                    <a:pt x="5629" y="32652"/>
                                  </a:lnTo>
                                  <a:lnTo>
                                    <a:pt x="11730" y="36771"/>
                                  </a:lnTo>
                                  <a:lnTo>
                                    <a:pt x="19190" y="38282"/>
                                  </a:lnTo>
                                  <a:lnTo>
                                    <a:pt x="26593" y="36771"/>
                                  </a:lnTo>
                                  <a:lnTo>
                                    <a:pt x="32665" y="32652"/>
                                  </a:lnTo>
                                  <a:lnTo>
                                    <a:pt x="36772" y="26551"/>
                                  </a:lnTo>
                                  <a:lnTo>
                                    <a:pt x="38282" y="19092"/>
                                  </a:lnTo>
                                  <a:lnTo>
                                    <a:pt x="36772" y="11689"/>
                                  </a:lnTo>
                                  <a:lnTo>
                                    <a:pt x="32665" y="5617"/>
                                  </a:lnTo>
                                  <a:lnTo>
                                    <a:pt x="26593" y="1509"/>
                                  </a:lnTo>
                                  <a:lnTo>
                                    <a:pt x="1919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0" name="Graphic 210"/>
                          <wps:cNvSpPr/>
                          <wps:spPr>
                            <a:xfrm>
                              <a:off x="177215" y="1226119"/>
                              <a:ext cx="38735" cy="387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8735" h="38735">
                                  <a:moveTo>
                                    <a:pt x="0" y="19092"/>
                                  </a:moveTo>
                                  <a:lnTo>
                                    <a:pt x="1511" y="11689"/>
                                  </a:lnTo>
                                  <a:lnTo>
                                    <a:pt x="5629" y="5617"/>
                                  </a:lnTo>
                                  <a:lnTo>
                                    <a:pt x="11730" y="1509"/>
                                  </a:lnTo>
                                  <a:lnTo>
                                    <a:pt x="19190" y="0"/>
                                  </a:lnTo>
                                  <a:lnTo>
                                    <a:pt x="26593" y="1509"/>
                                  </a:lnTo>
                                  <a:lnTo>
                                    <a:pt x="32665" y="5617"/>
                                  </a:lnTo>
                                  <a:lnTo>
                                    <a:pt x="36772" y="11689"/>
                                  </a:lnTo>
                                  <a:lnTo>
                                    <a:pt x="38282" y="19092"/>
                                  </a:lnTo>
                                  <a:lnTo>
                                    <a:pt x="36772" y="26551"/>
                                  </a:lnTo>
                                  <a:lnTo>
                                    <a:pt x="32665" y="32652"/>
                                  </a:lnTo>
                                  <a:lnTo>
                                    <a:pt x="26593" y="36771"/>
                                  </a:lnTo>
                                  <a:lnTo>
                                    <a:pt x="19190" y="38282"/>
                                  </a:lnTo>
                                  <a:lnTo>
                                    <a:pt x="11730" y="36771"/>
                                  </a:lnTo>
                                  <a:lnTo>
                                    <a:pt x="5629" y="32652"/>
                                  </a:lnTo>
                                  <a:lnTo>
                                    <a:pt x="1511" y="26551"/>
                                  </a:lnTo>
                                  <a:lnTo>
                                    <a:pt x="0" y="19092"/>
                                  </a:lnTo>
                                </a:path>
                              </a:pathLst>
                            </a:custGeom>
                            <a:ln w="6951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1" name="Graphic 211"/>
                          <wps:cNvSpPr/>
                          <wps:spPr>
                            <a:xfrm>
                              <a:off x="177215" y="1169233"/>
                              <a:ext cx="38735" cy="387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8735" h="38735">
                                  <a:moveTo>
                                    <a:pt x="19190" y="0"/>
                                  </a:moveTo>
                                  <a:lnTo>
                                    <a:pt x="11730" y="1509"/>
                                  </a:lnTo>
                                  <a:lnTo>
                                    <a:pt x="5629" y="5617"/>
                                  </a:lnTo>
                                  <a:lnTo>
                                    <a:pt x="1511" y="11689"/>
                                  </a:lnTo>
                                  <a:lnTo>
                                    <a:pt x="0" y="19092"/>
                                  </a:lnTo>
                                  <a:lnTo>
                                    <a:pt x="1511" y="26551"/>
                                  </a:lnTo>
                                  <a:lnTo>
                                    <a:pt x="5629" y="32652"/>
                                  </a:lnTo>
                                  <a:lnTo>
                                    <a:pt x="11730" y="36771"/>
                                  </a:lnTo>
                                  <a:lnTo>
                                    <a:pt x="19190" y="38282"/>
                                  </a:lnTo>
                                  <a:lnTo>
                                    <a:pt x="26593" y="36771"/>
                                  </a:lnTo>
                                  <a:lnTo>
                                    <a:pt x="32665" y="32652"/>
                                  </a:lnTo>
                                  <a:lnTo>
                                    <a:pt x="36772" y="26551"/>
                                  </a:lnTo>
                                  <a:lnTo>
                                    <a:pt x="38282" y="19092"/>
                                  </a:lnTo>
                                  <a:lnTo>
                                    <a:pt x="36772" y="11689"/>
                                  </a:lnTo>
                                  <a:lnTo>
                                    <a:pt x="32665" y="5617"/>
                                  </a:lnTo>
                                  <a:lnTo>
                                    <a:pt x="26593" y="1509"/>
                                  </a:lnTo>
                                  <a:lnTo>
                                    <a:pt x="1919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2" name="Graphic 212"/>
                          <wps:cNvSpPr/>
                          <wps:spPr>
                            <a:xfrm>
                              <a:off x="177215" y="1169233"/>
                              <a:ext cx="38735" cy="387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8735" h="38735">
                                  <a:moveTo>
                                    <a:pt x="0" y="19092"/>
                                  </a:moveTo>
                                  <a:lnTo>
                                    <a:pt x="1511" y="11689"/>
                                  </a:lnTo>
                                  <a:lnTo>
                                    <a:pt x="5629" y="5617"/>
                                  </a:lnTo>
                                  <a:lnTo>
                                    <a:pt x="11730" y="1509"/>
                                  </a:lnTo>
                                  <a:lnTo>
                                    <a:pt x="19190" y="0"/>
                                  </a:lnTo>
                                  <a:lnTo>
                                    <a:pt x="26593" y="1509"/>
                                  </a:lnTo>
                                  <a:lnTo>
                                    <a:pt x="32665" y="5617"/>
                                  </a:lnTo>
                                  <a:lnTo>
                                    <a:pt x="36772" y="11689"/>
                                  </a:lnTo>
                                  <a:lnTo>
                                    <a:pt x="38282" y="19092"/>
                                  </a:lnTo>
                                  <a:lnTo>
                                    <a:pt x="36772" y="26551"/>
                                  </a:lnTo>
                                  <a:lnTo>
                                    <a:pt x="32665" y="32652"/>
                                  </a:lnTo>
                                  <a:lnTo>
                                    <a:pt x="26593" y="36771"/>
                                  </a:lnTo>
                                  <a:lnTo>
                                    <a:pt x="19190" y="38282"/>
                                  </a:lnTo>
                                  <a:lnTo>
                                    <a:pt x="11730" y="36771"/>
                                  </a:lnTo>
                                  <a:lnTo>
                                    <a:pt x="5629" y="32652"/>
                                  </a:lnTo>
                                  <a:lnTo>
                                    <a:pt x="1511" y="26551"/>
                                  </a:lnTo>
                                  <a:lnTo>
                                    <a:pt x="0" y="19092"/>
                                  </a:lnTo>
                                </a:path>
                              </a:pathLst>
                            </a:custGeom>
                            <a:ln w="6951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3" name="Graphic 213"/>
                          <wps:cNvSpPr/>
                          <wps:spPr>
                            <a:xfrm>
                              <a:off x="177411" y="1081702"/>
                              <a:ext cx="38735" cy="387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8735" h="38735">
                                  <a:moveTo>
                                    <a:pt x="19190" y="0"/>
                                  </a:moveTo>
                                  <a:lnTo>
                                    <a:pt x="11730" y="1509"/>
                                  </a:lnTo>
                                  <a:lnTo>
                                    <a:pt x="5629" y="5617"/>
                                  </a:lnTo>
                                  <a:lnTo>
                                    <a:pt x="1511" y="11689"/>
                                  </a:lnTo>
                                  <a:lnTo>
                                    <a:pt x="0" y="19092"/>
                                  </a:lnTo>
                                  <a:lnTo>
                                    <a:pt x="1511" y="26551"/>
                                  </a:lnTo>
                                  <a:lnTo>
                                    <a:pt x="5629" y="32652"/>
                                  </a:lnTo>
                                  <a:lnTo>
                                    <a:pt x="11730" y="36771"/>
                                  </a:lnTo>
                                  <a:lnTo>
                                    <a:pt x="19190" y="38282"/>
                                  </a:lnTo>
                                  <a:lnTo>
                                    <a:pt x="26593" y="36771"/>
                                  </a:lnTo>
                                  <a:lnTo>
                                    <a:pt x="32665" y="32652"/>
                                  </a:lnTo>
                                  <a:lnTo>
                                    <a:pt x="36772" y="26551"/>
                                  </a:lnTo>
                                  <a:lnTo>
                                    <a:pt x="38282" y="19092"/>
                                  </a:lnTo>
                                  <a:lnTo>
                                    <a:pt x="36772" y="11689"/>
                                  </a:lnTo>
                                  <a:lnTo>
                                    <a:pt x="32665" y="5617"/>
                                  </a:lnTo>
                                  <a:lnTo>
                                    <a:pt x="26593" y="1509"/>
                                  </a:lnTo>
                                  <a:lnTo>
                                    <a:pt x="1919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4" name="Graphic 214"/>
                          <wps:cNvSpPr/>
                          <wps:spPr>
                            <a:xfrm>
                              <a:off x="177411" y="1081702"/>
                              <a:ext cx="38735" cy="387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8735" h="38735">
                                  <a:moveTo>
                                    <a:pt x="0" y="19092"/>
                                  </a:moveTo>
                                  <a:lnTo>
                                    <a:pt x="1511" y="11689"/>
                                  </a:lnTo>
                                  <a:lnTo>
                                    <a:pt x="5629" y="5617"/>
                                  </a:lnTo>
                                  <a:lnTo>
                                    <a:pt x="11730" y="1509"/>
                                  </a:lnTo>
                                  <a:lnTo>
                                    <a:pt x="19190" y="0"/>
                                  </a:lnTo>
                                  <a:lnTo>
                                    <a:pt x="26593" y="1509"/>
                                  </a:lnTo>
                                  <a:lnTo>
                                    <a:pt x="32665" y="5617"/>
                                  </a:lnTo>
                                  <a:lnTo>
                                    <a:pt x="36772" y="11689"/>
                                  </a:lnTo>
                                  <a:lnTo>
                                    <a:pt x="38282" y="19092"/>
                                  </a:lnTo>
                                  <a:lnTo>
                                    <a:pt x="36772" y="26551"/>
                                  </a:lnTo>
                                  <a:lnTo>
                                    <a:pt x="32665" y="32652"/>
                                  </a:lnTo>
                                  <a:lnTo>
                                    <a:pt x="26593" y="36771"/>
                                  </a:lnTo>
                                  <a:lnTo>
                                    <a:pt x="19190" y="38282"/>
                                  </a:lnTo>
                                  <a:lnTo>
                                    <a:pt x="11730" y="36771"/>
                                  </a:lnTo>
                                  <a:lnTo>
                                    <a:pt x="5629" y="32652"/>
                                  </a:lnTo>
                                  <a:lnTo>
                                    <a:pt x="1511" y="26551"/>
                                  </a:lnTo>
                                  <a:lnTo>
                                    <a:pt x="0" y="19092"/>
                                  </a:lnTo>
                                </a:path>
                              </a:pathLst>
                            </a:custGeom>
                            <a:ln w="6951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5" name="Graphic 215"/>
                          <wps:cNvSpPr/>
                          <wps:spPr>
                            <a:xfrm>
                              <a:off x="191168" y="1187200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0" y="5238"/>
                                  </a:moveTo>
                                  <a:lnTo>
                                    <a:pt x="1534" y="1534"/>
                                  </a:lnTo>
                                  <a:lnTo>
                                    <a:pt x="5238" y="0"/>
                                  </a:lnTo>
                                  <a:lnTo>
                                    <a:pt x="8942" y="1534"/>
                                  </a:lnTo>
                                  <a:lnTo>
                                    <a:pt x="10476" y="5238"/>
                                  </a:lnTo>
                                  <a:lnTo>
                                    <a:pt x="8942" y="8942"/>
                                  </a:lnTo>
                                  <a:lnTo>
                                    <a:pt x="5238" y="10476"/>
                                  </a:lnTo>
                                  <a:lnTo>
                                    <a:pt x="1534" y="8942"/>
                                  </a:lnTo>
                                  <a:lnTo>
                                    <a:pt x="0" y="52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6" name="Graphic 216"/>
                          <wps:cNvSpPr/>
                          <wps:spPr>
                            <a:xfrm>
                              <a:off x="196406" y="1192438"/>
                              <a:ext cx="1270" cy="1123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12395">
                                  <a:moveTo>
                                    <a:pt x="0" y="0"/>
                                  </a:moveTo>
                                  <a:lnTo>
                                    <a:pt x="0" y="111812"/>
                                  </a:lnTo>
                                </a:path>
                              </a:pathLst>
                            </a:custGeom>
                            <a:ln w="10476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7" name="Graphic 217"/>
                          <wps:cNvSpPr/>
                          <wps:spPr>
                            <a:xfrm>
                              <a:off x="191160" y="1128263"/>
                              <a:ext cx="10795" cy="1816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81610">
                                  <a:moveTo>
                                    <a:pt x="10477" y="175996"/>
                                  </a:moveTo>
                                  <a:lnTo>
                                    <a:pt x="8940" y="172288"/>
                                  </a:lnTo>
                                  <a:lnTo>
                                    <a:pt x="5245" y="170751"/>
                                  </a:lnTo>
                                  <a:lnTo>
                                    <a:pt x="1536" y="172288"/>
                                  </a:lnTo>
                                  <a:lnTo>
                                    <a:pt x="0" y="175996"/>
                                  </a:lnTo>
                                  <a:lnTo>
                                    <a:pt x="1536" y="179692"/>
                                  </a:lnTo>
                                  <a:lnTo>
                                    <a:pt x="5245" y="181229"/>
                                  </a:lnTo>
                                  <a:lnTo>
                                    <a:pt x="8940" y="179692"/>
                                  </a:lnTo>
                                  <a:lnTo>
                                    <a:pt x="10477" y="175996"/>
                                  </a:lnTo>
                                  <a:close/>
                                </a:path>
                                <a:path w="10795" h="181610">
                                  <a:moveTo>
                                    <a:pt x="10477" y="5245"/>
                                  </a:moveTo>
                                  <a:lnTo>
                                    <a:pt x="8940" y="1536"/>
                                  </a:lnTo>
                                  <a:lnTo>
                                    <a:pt x="5245" y="0"/>
                                  </a:lnTo>
                                  <a:lnTo>
                                    <a:pt x="1536" y="1536"/>
                                  </a:lnTo>
                                  <a:lnTo>
                                    <a:pt x="0" y="5245"/>
                                  </a:lnTo>
                                  <a:lnTo>
                                    <a:pt x="1536" y="8940"/>
                                  </a:lnTo>
                                  <a:lnTo>
                                    <a:pt x="5245" y="10477"/>
                                  </a:lnTo>
                                  <a:lnTo>
                                    <a:pt x="8940" y="8940"/>
                                  </a:lnTo>
                                  <a:lnTo>
                                    <a:pt x="10477" y="52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8" name="Graphic 218"/>
                          <wps:cNvSpPr/>
                          <wps:spPr>
                            <a:xfrm>
                              <a:off x="196406" y="1133496"/>
                              <a:ext cx="1270" cy="11366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13664">
                                  <a:moveTo>
                                    <a:pt x="0" y="0"/>
                                  </a:moveTo>
                                  <a:lnTo>
                                    <a:pt x="0" y="113476"/>
                                  </a:lnTo>
                                </a:path>
                              </a:pathLst>
                            </a:custGeom>
                            <a:ln w="10476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9" name="Graphic 219"/>
                          <wps:cNvSpPr/>
                          <wps:spPr>
                            <a:xfrm>
                              <a:off x="191160" y="1036619"/>
                              <a:ext cx="10795" cy="2159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215900">
                                  <a:moveTo>
                                    <a:pt x="10477" y="210362"/>
                                  </a:moveTo>
                                  <a:lnTo>
                                    <a:pt x="8940" y="206654"/>
                                  </a:lnTo>
                                  <a:lnTo>
                                    <a:pt x="5245" y="205117"/>
                                  </a:lnTo>
                                  <a:lnTo>
                                    <a:pt x="1536" y="206654"/>
                                  </a:lnTo>
                                  <a:lnTo>
                                    <a:pt x="0" y="210362"/>
                                  </a:lnTo>
                                  <a:lnTo>
                                    <a:pt x="1536" y="214058"/>
                                  </a:lnTo>
                                  <a:lnTo>
                                    <a:pt x="5245" y="215595"/>
                                  </a:lnTo>
                                  <a:lnTo>
                                    <a:pt x="8940" y="214058"/>
                                  </a:lnTo>
                                  <a:lnTo>
                                    <a:pt x="10477" y="210362"/>
                                  </a:lnTo>
                                  <a:close/>
                                </a:path>
                                <a:path w="10795" h="215900">
                                  <a:moveTo>
                                    <a:pt x="10668" y="5245"/>
                                  </a:moveTo>
                                  <a:lnTo>
                                    <a:pt x="9144" y="1536"/>
                                  </a:lnTo>
                                  <a:lnTo>
                                    <a:pt x="5435" y="0"/>
                                  </a:lnTo>
                                  <a:lnTo>
                                    <a:pt x="1727" y="1536"/>
                                  </a:lnTo>
                                  <a:lnTo>
                                    <a:pt x="203" y="5245"/>
                                  </a:lnTo>
                                  <a:lnTo>
                                    <a:pt x="1727" y="8940"/>
                                  </a:lnTo>
                                  <a:lnTo>
                                    <a:pt x="5435" y="10477"/>
                                  </a:lnTo>
                                  <a:lnTo>
                                    <a:pt x="9144" y="8940"/>
                                  </a:lnTo>
                                  <a:lnTo>
                                    <a:pt x="10668" y="52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0" name="Graphic 220"/>
                          <wps:cNvSpPr/>
                          <wps:spPr>
                            <a:xfrm>
                              <a:off x="196602" y="1041853"/>
                              <a:ext cx="1270" cy="11683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16839">
                                  <a:moveTo>
                                    <a:pt x="0" y="0"/>
                                  </a:moveTo>
                                  <a:lnTo>
                                    <a:pt x="0" y="116316"/>
                                  </a:lnTo>
                                </a:path>
                              </a:pathLst>
                            </a:custGeom>
                            <a:ln w="10476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1" name="Graphic 221"/>
                          <wps:cNvSpPr/>
                          <wps:spPr>
                            <a:xfrm>
                              <a:off x="191363" y="1152931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0" y="5238"/>
                                  </a:moveTo>
                                  <a:lnTo>
                                    <a:pt x="1534" y="1534"/>
                                  </a:lnTo>
                                  <a:lnTo>
                                    <a:pt x="5238" y="0"/>
                                  </a:lnTo>
                                  <a:lnTo>
                                    <a:pt x="8942" y="1534"/>
                                  </a:lnTo>
                                  <a:lnTo>
                                    <a:pt x="10476" y="5238"/>
                                  </a:lnTo>
                                  <a:lnTo>
                                    <a:pt x="8942" y="8942"/>
                                  </a:lnTo>
                                  <a:lnTo>
                                    <a:pt x="5238" y="10476"/>
                                  </a:lnTo>
                                  <a:lnTo>
                                    <a:pt x="1534" y="8942"/>
                                  </a:lnTo>
                                  <a:lnTo>
                                    <a:pt x="0" y="52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2" name="Graphic 222"/>
                          <wps:cNvSpPr/>
                          <wps:spPr>
                            <a:xfrm>
                              <a:off x="87237" y="1094039"/>
                              <a:ext cx="227965" cy="1581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7965" h="158115">
                                  <a:moveTo>
                                    <a:pt x="226268" y="157927"/>
                                  </a:moveTo>
                                  <a:lnTo>
                                    <a:pt x="226268" y="144416"/>
                                  </a:lnTo>
                                </a:path>
                                <a:path w="227965" h="158115">
                                  <a:moveTo>
                                    <a:pt x="226268" y="151172"/>
                                  </a:moveTo>
                                  <a:lnTo>
                                    <a:pt x="0" y="151172"/>
                                  </a:lnTo>
                                </a:path>
                                <a:path w="227965" h="158115">
                                  <a:moveTo>
                                    <a:pt x="0" y="157927"/>
                                  </a:moveTo>
                                  <a:lnTo>
                                    <a:pt x="0" y="144416"/>
                                  </a:lnTo>
                                </a:path>
                                <a:path w="227965" h="158115">
                                  <a:moveTo>
                                    <a:pt x="226072" y="101140"/>
                                  </a:moveTo>
                                  <a:lnTo>
                                    <a:pt x="226072" y="87530"/>
                                  </a:lnTo>
                                </a:path>
                                <a:path w="227965" h="158115">
                                  <a:moveTo>
                                    <a:pt x="226072" y="94286"/>
                                  </a:moveTo>
                                  <a:lnTo>
                                    <a:pt x="0" y="94286"/>
                                  </a:lnTo>
                                </a:path>
                                <a:path w="227965" h="158115">
                                  <a:moveTo>
                                    <a:pt x="0" y="101140"/>
                                  </a:moveTo>
                                  <a:lnTo>
                                    <a:pt x="0" y="87530"/>
                                  </a:lnTo>
                                </a:path>
                                <a:path w="227965" h="158115">
                                  <a:moveTo>
                                    <a:pt x="227541" y="13511"/>
                                  </a:moveTo>
                                  <a:lnTo>
                                    <a:pt x="227541" y="0"/>
                                  </a:lnTo>
                                </a:path>
                                <a:path w="227965" h="158115">
                                  <a:moveTo>
                                    <a:pt x="227541" y="6755"/>
                                  </a:moveTo>
                                  <a:lnTo>
                                    <a:pt x="0" y="6755"/>
                                  </a:lnTo>
                                </a:path>
                                <a:path w="227965" h="158115">
                                  <a:moveTo>
                                    <a:pt x="0" y="13511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10476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3" name="Graphic 223"/>
                          <wps:cNvSpPr/>
                          <wps:spPr>
                            <a:xfrm>
                              <a:off x="26827" y="270131"/>
                              <a:ext cx="1330325" cy="120269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30325" h="1202690">
                                  <a:moveTo>
                                    <a:pt x="0" y="1202425"/>
                                  </a:moveTo>
                                  <a:lnTo>
                                    <a:pt x="1330294" y="0"/>
                                  </a:lnTo>
                                </a:path>
                              </a:pathLst>
                            </a:custGeom>
                            <a:ln w="10476">
                              <a:solidFill>
                                <a:srgbClr val="000000"/>
                              </a:solidFill>
                              <a:prstDash val="dash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4" name="Graphic 224"/>
                          <wps:cNvSpPr/>
                          <wps:spPr>
                            <a:xfrm>
                              <a:off x="1166198" y="99378"/>
                              <a:ext cx="38735" cy="387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8735" h="38735">
                                  <a:moveTo>
                                    <a:pt x="19190" y="0"/>
                                  </a:moveTo>
                                  <a:lnTo>
                                    <a:pt x="11730" y="1511"/>
                                  </a:lnTo>
                                  <a:lnTo>
                                    <a:pt x="5629" y="5629"/>
                                  </a:lnTo>
                                  <a:lnTo>
                                    <a:pt x="1511" y="11730"/>
                                  </a:lnTo>
                                  <a:lnTo>
                                    <a:pt x="0" y="19190"/>
                                  </a:lnTo>
                                  <a:lnTo>
                                    <a:pt x="1511" y="26593"/>
                                  </a:lnTo>
                                  <a:lnTo>
                                    <a:pt x="5629" y="32665"/>
                                  </a:lnTo>
                                  <a:lnTo>
                                    <a:pt x="11730" y="36772"/>
                                  </a:lnTo>
                                  <a:lnTo>
                                    <a:pt x="19190" y="38282"/>
                                  </a:lnTo>
                                  <a:lnTo>
                                    <a:pt x="26593" y="36772"/>
                                  </a:lnTo>
                                  <a:lnTo>
                                    <a:pt x="32665" y="32665"/>
                                  </a:lnTo>
                                  <a:lnTo>
                                    <a:pt x="36772" y="26593"/>
                                  </a:lnTo>
                                  <a:lnTo>
                                    <a:pt x="38282" y="19190"/>
                                  </a:lnTo>
                                  <a:lnTo>
                                    <a:pt x="36772" y="11730"/>
                                  </a:lnTo>
                                  <a:lnTo>
                                    <a:pt x="32665" y="5629"/>
                                  </a:lnTo>
                                  <a:lnTo>
                                    <a:pt x="26593" y="1511"/>
                                  </a:lnTo>
                                  <a:lnTo>
                                    <a:pt x="1919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5" name="Graphic 225"/>
                          <wps:cNvSpPr/>
                          <wps:spPr>
                            <a:xfrm>
                              <a:off x="1166198" y="99378"/>
                              <a:ext cx="38735" cy="387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8735" h="38735">
                                  <a:moveTo>
                                    <a:pt x="0" y="19190"/>
                                  </a:moveTo>
                                  <a:lnTo>
                                    <a:pt x="1511" y="11730"/>
                                  </a:lnTo>
                                  <a:lnTo>
                                    <a:pt x="5629" y="5629"/>
                                  </a:lnTo>
                                  <a:lnTo>
                                    <a:pt x="11730" y="1511"/>
                                  </a:lnTo>
                                  <a:lnTo>
                                    <a:pt x="19190" y="0"/>
                                  </a:lnTo>
                                  <a:lnTo>
                                    <a:pt x="26593" y="1511"/>
                                  </a:lnTo>
                                  <a:lnTo>
                                    <a:pt x="32665" y="5629"/>
                                  </a:lnTo>
                                  <a:lnTo>
                                    <a:pt x="36772" y="11730"/>
                                  </a:lnTo>
                                  <a:lnTo>
                                    <a:pt x="38282" y="19190"/>
                                  </a:lnTo>
                                  <a:lnTo>
                                    <a:pt x="36772" y="26593"/>
                                  </a:lnTo>
                                  <a:lnTo>
                                    <a:pt x="32665" y="32665"/>
                                  </a:lnTo>
                                  <a:lnTo>
                                    <a:pt x="26593" y="36772"/>
                                  </a:lnTo>
                                  <a:lnTo>
                                    <a:pt x="19190" y="38282"/>
                                  </a:lnTo>
                                  <a:lnTo>
                                    <a:pt x="11730" y="36772"/>
                                  </a:lnTo>
                                  <a:lnTo>
                                    <a:pt x="5629" y="32665"/>
                                  </a:lnTo>
                                  <a:lnTo>
                                    <a:pt x="1511" y="26593"/>
                                  </a:lnTo>
                                  <a:lnTo>
                                    <a:pt x="0" y="19190"/>
                                  </a:lnTo>
                                </a:path>
                              </a:pathLst>
                            </a:custGeom>
                            <a:ln w="6951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6" name="Graphic 226"/>
                          <wps:cNvSpPr/>
                          <wps:spPr>
                            <a:xfrm>
                              <a:off x="1092277" y="19875"/>
                              <a:ext cx="204470" cy="1917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04470" h="191770">
                                  <a:moveTo>
                                    <a:pt x="93013" y="0"/>
                                  </a:moveTo>
                                  <a:lnTo>
                                    <a:pt x="93111" y="0"/>
                                  </a:lnTo>
                                </a:path>
                                <a:path w="204470" h="191770">
                                  <a:moveTo>
                                    <a:pt x="93111" y="0"/>
                                  </a:moveTo>
                                  <a:lnTo>
                                    <a:pt x="93111" y="191217"/>
                                  </a:lnTo>
                                </a:path>
                                <a:path w="204470" h="191770">
                                  <a:moveTo>
                                    <a:pt x="93013" y="191217"/>
                                  </a:moveTo>
                                  <a:lnTo>
                                    <a:pt x="93111" y="191217"/>
                                  </a:lnTo>
                                </a:path>
                                <a:path w="204470" h="191770">
                                  <a:moveTo>
                                    <a:pt x="204336" y="105448"/>
                                  </a:moveTo>
                                  <a:lnTo>
                                    <a:pt x="204336" y="91936"/>
                                  </a:lnTo>
                                </a:path>
                                <a:path w="204470" h="191770">
                                  <a:moveTo>
                                    <a:pt x="204336" y="98692"/>
                                  </a:moveTo>
                                  <a:lnTo>
                                    <a:pt x="0" y="98692"/>
                                  </a:lnTo>
                                </a:path>
                                <a:path w="204470" h="191770">
                                  <a:moveTo>
                                    <a:pt x="0" y="105448"/>
                                  </a:moveTo>
                                  <a:lnTo>
                                    <a:pt x="0" y="91936"/>
                                  </a:lnTo>
                                </a:path>
                              </a:pathLst>
                            </a:custGeom>
                            <a:ln w="10476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7" name="Graphic 227"/>
                          <wps:cNvSpPr/>
                          <wps:spPr>
                            <a:xfrm>
                              <a:off x="87237" y="0"/>
                              <a:ext cx="1209675" cy="14516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9675" h="1451610">
                                  <a:moveTo>
                                    <a:pt x="1209376" y="0"/>
                                  </a:moveTo>
                                  <a:lnTo>
                                    <a:pt x="1132909" y="85670"/>
                                  </a:lnTo>
                                  <a:lnTo>
                                    <a:pt x="1010424" y="221568"/>
                                  </a:lnTo>
                                  <a:lnTo>
                                    <a:pt x="918585" y="322121"/>
                                  </a:lnTo>
                                  <a:lnTo>
                                    <a:pt x="826746" y="421108"/>
                                  </a:lnTo>
                                  <a:lnTo>
                                    <a:pt x="765455" y="485924"/>
                                  </a:lnTo>
                                  <a:lnTo>
                                    <a:pt x="704262" y="549369"/>
                                  </a:lnTo>
                                  <a:lnTo>
                                    <a:pt x="658342" y="595974"/>
                                  </a:lnTo>
                                  <a:lnTo>
                                    <a:pt x="627697" y="626522"/>
                                  </a:lnTo>
                                  <a:lnTo>
                                    <a:pt x="566503" y="685953"/>
                                  </a:lnTo>
                                  <a:lnTo>
                                    <a:pt x="520486" y="729229"/>
                                  </a:lnTo>
                                  <a:lnTo>
                                    <a:pt x="489938" y="757231"/>
                                  </a:lnTo>
                                  <a:lnTo>
                                    <a:pt x="444019" y="798255"/>
                                  </a:lnTo>
                                  <a:lnTo>
                                    <a:pt x="398099" y="838006"/>
                                  </a:lnTo>
                                  <a:lnTo>
                                    <a:pt x="367453" y="863854"/>
                                  </a:lnTo>
                                  <a:lnTo>
                                    <a:pt x="336808" y="889115"/>
                                  </a:lnTo>
                                  <a:lnTo>
                                    <a:pt x="290888" y="926222"/>
                                  </a:lnTo>
                                  <a:lnTo>
                                    <a:pt x="244969" y="962253"/>
                                  </a:lnTo>
                                  <a:lnTo>
                                    <a:pt x="183775" y="1009249"/>
                                  </a:lnTo>
                                  <a:lnTo>
                                    <a:pt x="137856" y="1043616"/>
                                  </a:lnTo>
                                  <a:lnTo>
                                    <a:pt x="61291" y="1099816"/>
                                  </a:lnTo>
                                  <a:lnTo>
                                    <a:pt x="0" y="1143875"/>
                                  </a:lnTo>
                                  <a:lnTo>
                                    <a:pt x="0" y="1451604"/>
                                  </a:lnTo>
                                  <a:lnTo>
                                    <a:pt x="30645" y="1418021"/>
                                  </a:lnTo>
                                  <a:lnTo>
                                    <a:pt x="107210" y="1334994"/>
                                  </a:lnTo>
                                  <a:lnTo>
                                    <a:pt x="168404" y="1269493"/>
                                  </a:lnTo>
                                  <a:lnTo>
                                    <a:pt x="214323" y="1221125"/>
                                  </a:lnTo>
                                  <a:lnTo>
                                    <a:pt x="260243" y="1173443"/>
                                  </a:lnTo>
                                  <a:lnTo>
                                    <a:pt x="290888" y="1142112"/>
                                  </a:lnTo>
                                  <a:lnTo>
                                    <a:pt x="336808" y="1095997"/>
                                  </a:lnTo>
                                  <a:lnTo>
                                    <a:pt x="382727" y="1050861"/>
                                  </a:lnTo>
                                  <a:lnTo>
                                    <a:pt x="428647" y="1006997"/>
                                  </a:lnTo>
                                  <a:lnTo>
                                    <a:pt x="474566" y="964309"/>
                                  </a:lnTo>
                                  <a:lnTo>
                                    <a:pt x="520486" y="922991"/>
                                  </a:lnTo>
                                  <a:lnTo>
                                    <a:pt x="551131" y="896164"/>
                                  </a:lnTo>
                                  <a:lnTo>
                                    <a:pt x="597051" y="857000"/>
                                  </a:lnTo>
                                  <a:lnTo>
                                    <a:pt x="642970" y="819011"/>
                                  </a:lnTo>
                                  <a:lnTo>
                                    <a:pt x="688890" y="782002"/>
                                  </a:lnTo>
                                  <a:lnTo>
                                    <a:pt x="734809" y="745971"/>
                                  </a:lnTo>
                                  <a:lnTo>
                                    <a:pt x="780827" y="710724"/>
                                  </a:lnTo>
                                  <a:lnTo>
                                    <a:pt x="842020" y="664804"/>
                                  </a:lnTo>
                                  <a:lnTo>
                                    <a:pt x="933859" y="597638"/>
                                  </a:lnTo>
                                  <a:lnTo>
                                    <a:pt x="995053" y="553775"/>
                                  </a:lnTo>
                                  <a:lnTo>
                                    <a:pt x="1117537" y="467517"/>
                                  </a:lnTo>
                                  <a:lnTo>
                                    <a:pt x="1209376" y="403778"/>
                                  </a:lnTo>
                                  <a:lnTo>
                                    <a:pt x="120937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99999">
                                <a:alpha val="399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8" name="Graphic 228"/>
                          <wps:cNvSpPr/>
                          <wps:spPr>
                            <a:xfrm>
                              <a:off x="87237" y="201889"/>
                              <a:ext cx="1209675" cy="10960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9675" h="1096010">
                                  <a:moveTo>
                                    <a:pt x="0" y="1095801"/>
                                  </a:moveTo>
                                  <a:lnTo>
                                    <a:pt x="15371" y="1081996"/>
                                  </a:lnTo>
                                  <a:lnTo>
                                    <a:pt x="30645" y="1068093"/>
                                  </a:lnTo>
                                  <a:lnTo>
                                    <a:pt x="45919" y="1054190"/>
                                  </a:lnTo>
                                  <a:lnTo>
                                    <a:pt x="61291" y="1040385"/>
                                  </a:lnTo>
                                  <a:lnTo>
                                    <a:pt x="76565" y="1026481"/>
                                  </a:lnTo>
                                  <a:lnTo>
                                    <a:pt x="91936" y="1012578"/>
                                  </a:lnTo>
                                  <a:lnTo>
                                    <a:pt x="107210" y="998773"/>
                                  </a:lnTo>
                                  <a:lnTo>
                                    <a:pt x="122484" y="984870"/>
                                  </a:lnTo>
                                  <a:lnTo>
                                    <a:pt x="137856" y="970967"/>
                                  </a:lnTo>
                                  <a:lnTo>
                                    <a:pt x="153130" y="957162"/>
                                  </a:lnTo>
                                  <a:lnTo>
                                    <a:pt x="168404" y="943258"/>
                                  </a:lnTo>
                                  <a:lnTo>
                                    <a:pt x="183775" y="929355"/>
                                  </a:lnTo>
                                  <a:lnTo>
                                    <a:pt x="199049" y="915550"/>
                                  </a:lnTo>
                                  <a:lnTo>
                                    <a:pt x="214323" y="901647"/>
                                  </a:lnTo>
                                  <a:lnTo>
                                    <a:pt x="229695" y="887744"/>
                                  </a:lnTo>
                                  <a:lnTo>
                                    <a:pt x="244969" y="873939"/>
                                  </a:lnTo>
                                  <a:lnTo>
                                    <a:pt x="260243" y="860036"/>
                                  </a:lnTo>
                                  <a:lnTo>
                                    <a:pt x="275614" y="846132"/>
                                  </a:lnTo>
                                  <a:lnTo>
                                    <a:pt x="290888" y="832229"/>
                                  </a:lnTo>
                                  <a:lnTo>
                                    <a:pt x="306162" y="818424"/>
                                  </a:lnTo>
                                  <a:lnTo>
                                    <a:pt x="321534" y="804521"/>
                                  </a:lnTo>
                                  <a:lnTo>
                                    <a:pt x="336808" y="790618"/>
                                  </a:lnTo>
                                  <a:lnTo>
                                    <a:pt x="352180" y="776813"/>
                                  </a:lnTo>
                                  <a:lnTo>
                                    <a:pt x="367453" y="762909"/>
                                  </a:lnTo>
                                  <a:lnTo>
                                    <a:pt x="382727" y="749006"/>
                                  </a:lnTo>
                                  <a:lnTo>
                                    <a:pt x="398099" y="735201"/>
                                  </a:lnTo>
                                  <a:lnTo>
                                    <a:pt x="413373" y="721298"/>
                                  </a:lnTo>
                                  <a:lnTo>
                                    <a:pt x="428647" y="707395"/>
                                  </a:lnTo>
                                  <a:lnTo>
                                    <a:pt x="444019" y="693590"/>
                                  </a:lnTo>
                                  <a:lnTo>
                                    <a:pt x="459292" y="679686"/>
                                  </a:lnTo>
                                  <a:lnTo>
                                    <a:pt x="474566" y="665783"/>
                                  </a:lnTo>
                                  <a:lnTo>
                                    <a:pt x="489938" y="651978"/>
                                  </a:lnTo>
                                  <a:lnTo>
                                    <a:pt x="505212" y="638075"/>
                                  </a:lnTo>
                                  <a:lnTo>
                                    <a:pt x="520486" y="624172"/>
                                  </a:lnTo>
                                  <a:lnTo>
                                    <a:pt x="535858" y="610367"/>
                                  </a:lnTo>
                                  <a:lnTo>
                                    <a:pt x="551131" y="596463"/>
                                  </a:lnTo>
                                  <a:lnTo>
                                    <a:pt x="566503" y="582560"/>
                                  </a:lnTo>
                                  <a:lnTo>
                                    <a:pt x="581777" y="568755"/>
                                  </a:lnTo>
                                  <a:lnTo>
                                    <a:pt x="597051" y="554852"/>
                                  </a:lnTo>
                                  <a:lnTo>
                                    <a:pt x="612423" y="540949"/>
                                  </a:lnTo>
                                  <a:lnTo>
                                    <a:pt x="627697" y="527144"/>
                                  </a:lnTo>
                                  <a:lnTo>
                                    <a:pt x="642970" y="513240"/>
                                  </a:lnTo>
                                  <a:lnTo>
                                    <a:pt x="658342" y="499337"/>
                                  </a:lnTo>
                                  <a:lnTo>
                                    <a:pt x="673616" y="485532"/>
                                  </a:lnTo>
                                  <a:lnTo>
                                    <a:pt x="688890" y="471629"/>
                                  </a:lnTo>
                                  <a:lnTo>
                                    <a:pt x="704262" y="457726"/>
                                  </a:lnTo>
                                  <a:lnTo>
                                    <a:pt x="719536" y="443921"/>
                                  </a:lnTo>
                                  <a:lnTo>
                                    <a:pt x="734809" y="430018"/>
                                  </a:lnTo>
                                  <a:lnTo>
                                    <a:pt x="750181" y="416114"/>
                                  </a:lnTo>
                                  <a:lnTo>
                                    <a:pt x="765455" y="402309"/>
                                  </a:lnTo>
                                  <a:lnTo>
                                    <a:pt x="780827" y="388406"/>
                                  </a:lnTo>
                                  <a:lnTo>
                                    <a:pt x="796101" y="374503"/>
                                  </a:lnTo>
                                  <a:lnTo>
                                    <a:pt x="811375" y="360698"/>
                                  </a:lnTo>
                                  <a:lnTo>
                                    <a:pt x="826746" y="346795"/>
                                  </a:lnTo>
                                  <a:lnTo>
                                    <a:pt x="842020" y="332891"/>
                                  </a:lnTo>
                                  <a:lnTo>
                                    <a:pt x="857294" y="319086"/>
                                  </a:lnTo>
                                  <a:lnTo>
                                    <a:pt x="872666" y="305183"/>
                                  </a:lnTo>
                                  <a:lnTo>
                                    <a:pt x="887940" y="291280"/>
                                  </a:lnTo>
                                  <a:lnTo>
                                    <a:pt x="903214" y="277475"/>
                                  </a:lnTo>
                                  <a:lnTo>
                                    <a:pt x="918585" y="263572"/>
                                  </a:lnTo>
                                  <a:lnTo>
                                    <a:pt x="933859" y="249668"/>
                                  </a:lnTo>
                                  <a:lnTo>
                                    <a:pt x="949133" y="235863"/>
                                  </a:lnTo>
                                  <a:lnTo>
                                    <a:pt x="964505" y="221960"/>
                                  </a:lnTo>
                                  <a:lnTo>
                                    <a:pt x="979779" y="208057"/>
                                  </a:lnTo>
                                  <a:lnTo>
                                    <a:pt x="995053" y="194252"/>
                                  </a:lnTo>
                                  <a:lnTo>
                                    <a:pt x="1010424" y="180349"/>
                                  </a:lnTo>
                                  <a:lnTo>
                                    <a:pt x="1025698" y="166445"/>
                                  </a:lnTo>
                                  <a:lnTo>
                                    <a:pt x="1041070" y="152640"/>
                                  </a:lnTo>
                                  <a:lnTo>
                                    <a:pt x="1056344" y="138737"/>
                                  </a:lnTo>
                                  <a:lnTo>
                                    <a:pt x="1071618" y="124834"/>
                                  </a:lnTo>
                                  <a:lnTo>
                                    <a:pt x="1086989" y="111029"/>
                                  </a:lnTo>
                                  <a:lnTo>
                                    <a:pt x="1102263" y="97126"/>
                                  </a:lnTo>
                                  <a:lnTo>
                                    <a:pt x="1117537" y="83222"/>
                                  </a:lnTo>
                                  <a:lnTo>
                                    <a:pt x="1132909" y="69417"/>
                                  </a:lnTo>
                                  <a:lnTo>
                                    <a:pt x="1148183" y="55514"/>
                                  </a:lnTo>
                                  <a:lnTo>
                                    <a:pt x="1163457" y="41611"/>
                                  </a:lnTo>
                                  <a:lnTo>
                                    <a:pt x="1178828" y="27806"/>
                                  </a:lnTo>
                                  <a:lnTo>
                                    <a:pt x="1194102" y="13903"/>
                                  </a:lnTo>
                                  <a:lnTo>
                                    <a:pt x="1209376" y="0"/>
                                  </a:lnTo>
                                </a:path>
                              </a:pathLst>
                            </a:custGeom>
                            <a:ln w="20854">
                              <a:solidFill>
                                <a:srgbClr val="785EF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9" name="Graphic 229"/>
                          <wps:cNvSpPr/>
                          <wps:spPr>
                            <a:xfrm>
                              <a:off x="0" y="292063"/>
                              <a:ext cx="27305" cy="114173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7305" h="1141730">
                                  <a:moveTo>
                                    <a:pt x="0" y="1141231"/>
                                  </a:moveTo>
                                  <a:lnTo>
                                    <a:pt x="26827" y="1141231"/>
                                  </a:lnTo>
                                </a:path>
                                <a:path w="27305" h="1141730">
                                  <a:moveTo>
                                    <a:pt x="0" y="760853"/>
                                  </a:moveTo>
                                  <a:lnTo>
                                    <a:pt x="26827" y="760853"/>
                                  </a:lnTo>
                                </a:path>
                                <a:path w="27305" h="1141730">
                                  <a:moveTo>
                                    <a:pt x="0" y="380377"/>
                                  </a:moveTo>
                                  <a:lnTo>
                                    <a:pt x="26827" y="380377"/>
                                  </a:lnTo>
                                </a:path>
                                <a:path w="27305" h="1141730">
                                  <a:moveTo>
                                    <a:pt x="0" y="0"/>
                                  </a:moveTo>
                                  <a:lnTo>
                                    <a:pt x="26827" y="0"/>
                                  </a:lnTo>
                                </a:path>
                              </a:pathLst>
                            </a:custGeom>
                            <a:ln w="10476">
                              <a:solidFill>
                                <a:srgbClr val="333333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328D6FAA" id="Group 182" o:spid="_x0000_s1026" style="position:absolute;margin-left:388.3pt;margin-top:8.35pt;width:107.3pt;height:116.4pt;z-index:-17413632;mso-wrap-distance-left:0;mso-wrap-distance-right:0;mso-position-horizontal-relative:page" coordsize="13627,147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">
                  <v:shape id="Graphic 183" o:spid="_x0000_s1027" style="position:absolute;left:10656;top:5526;width:387;height:388;visibility:visible;mso-wrap-style:square;v-text-anchor:top" coordsize="38735,38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" path="m19092,l11689,1511,5617,5629,1509,11730,,19190r1509,7403l5617,32665r6072,4107l19092,38282r7459,-1510l32652,32665r4119,-6072l38282,19190,36771,11730,32652,5629,26551,1511,19092,xe" fillcolor="black" stroked="f">
                    <v:path arrowok="t"/>
                  </v:shape>
                  <v:shape id="Graphic 184" o:spid="_x0000_s1028" style="position:absolute;left:10656;top:5526;width:387;height:388;visibility:visible;mso-wrap-style:square;v-text-anchor:top" coordsize="38735,38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" path="m,19190l1509,11730,5617,5629,11689,1511,19092,r7459,1511l32652,5629r4119,6101l38282,19190r-1511,7403l32652,32665r-6101,4107l19092,38282,11689,36772,5617,32665,1509,26593,,19190e" filled="f" strokeweight=".19308mm">
                    <v:path arrowok="t"/>
                  </v:shape>
                  <v:shape id="Graphic 185" o:spid="_x0000_s1029" style="position:absolute;left:10794;top:4870;width:108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" path="m,5238l1534,1534,5238,,8942,1534r1534,3704l8942,8942,5238,10476,1534,8942,,5238xe" fillcolor="black" stroked="f">
                    <v:path arrowok="t"/>
                  </v:shape>
                  <v:shape id="Graphic 186" o:spid="_x0000_s1030" style="position:absolute;left:10847;top:4922;width:13;height:1607;visibility:visible;mso-wrap-style:square;v-text-anchor:top" coordsize="1270,160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" path="m,l,160473e" filled="f" strokeweight=".291mm">
                    <v:path arrowok="t"/>
                  </v:shape>
                  <v:shape id="Graphic 187" o:spid="_x0000_s1031" style="position:absolute;left:10794;top:6475;width:108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" path="m,5238l1534,1534,5238,,8942,1534r1534,3704l8942,8942,5238,10476,1534,8942,,5238xe" fillcolor="black" stroked="f">
                    <v:path arrowok="t"/>
                  </v:shape>
                  <v:shape id="Graphic 188" o:spid="_x0000_s1032" style="position:absolute;left:10560;top:3981;width:387;height:388;visibility:visible;mso-wrap-style:square;v-text-anchor:top" coordsize="38735,38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" path="m19092,l11689,1511,5617,5629,1509,11730,,19190r1509,7403l5617,32665r6072,4107l19092,38282r7459,-1510l32652,32665r4119,-6072l38282,19190,36771,11730,32652,5629,26551,1511,19092,xe" fillcolor="black" stroked="f">
                    <v:path arrowok="t"/>
                  </v:shape>
                  <v:shape id="Graphic 189" o:spid="_x0000_s1033" style="position:absolute;left:10560;top:3981;width:387;height:388;visibility:visible;mso-wrap-style:square;v-text-anchor:top" coordsize="38735,38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" path="m,19190l1509,11730,5617,5629,11689,1511,19092,r7459,1511l32652,5629r4119,6101l38282,19190r-1511,7403l32652,32665r-6101,4107l19092,38282,11689,36772,5617,32665,1509,26593,,19190e" filled="f" strokeweight=".19308mm">
                    <v:path arrowok="t"/>
                  </v:shape>
                  <v:shape id="Graphic 190" o:spid="_x0000_s1034" style="position:absolute;left:10699;top:3239;width:107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" path="m,5238l1534,1534,5238,,8942,1534r1534,3704l8942,8942,5238,10476,1534,8942,,5238xe" fillcolor="black" stroked="f">
                    <v:path arrowok="t"/>
                  </v:shape>
                  <v:shape id="Graphic 191" o:spid="_x0000_s1035" style="position:absolute;left:10751;top:3291;width:13;height:1804;visibility:visible;mso-wrap-style:square;v-text-anchor:top" coordsize="1270,180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" path="m,l,179957e" filled="f" strokeweight=".291mm">
                    <v:path arrowok="t"/>
                  </v:shape>
                  <v:shape id="Graphic 192" o:spid="_x0000_s1036" style="position:absolute;left:10699;top:5038;width:107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" path="m,5238l1534,1534,5238,,8942,1534r1534,3704l8942,8942,5238,10476,1534,8942,,5238xe" fillcolor="black" stroked="f">
                    <v:path arrowok="t"/>
                  </v:shape>
                  <v:shape id="Graphic 193" o:spid="_x0000_s1037" style="position:absolute;left:9972;top:4105;width:1701;height:1683;visibility:visible;mso-wrap-style:square;v-text-anchor:top" coordsize="170180,168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" path="m170068,168110r,-13512em170068,161354r-161550,em8518,168110r,-13512em163802,13609l163802,em163802,6853l,6853em,13609l,e" filled="f" strokeweight=".291mm">
                    <v:path arrowok="t"/>
                  </v:shape>
                  <v:shape id="Graphic 194" o:spid="_x0000_s1038" style="position:absolute;left:3926;top:10966;width:387;height:388;visibility:visible;mso-wrap-style:square;v-text-anchor:top" coordsize="38735,38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" path="m19092,l11689,1511,5617,5629,1509,11730,,19190r1509,7403l5617,32665r6072,4107l19092,38282r7459,-1510l32652,32665r4119,-6072l38282,19190,36771,11730,32652,5629,26551,1511,19092,xe" fillcolor="black" stroked="f">
                    <v:path arrowok="t"/>
                  </v:shape>
                  <v:shape id="Graphic 195" o:spid="_x0000_s1039" style="position:absolute;left:3926;top:10966;width:387;height:388;visibility:visible;mso-wrap-style:square;v-text-anchor:top" coordsize="38735,38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" path="m,19190l1509,11730,5617,5629,11689,1511,19092,r7459,1511l32652,5629r4119,6101l38282,19190r-1511,7403l32652,32665r-6101,4107l19092,38282,11689,36772,5617,32665,1509,26593,,19190e" filled="f" strokeweight=".19308mm">
                    <v:path arrowok="t"/>
                  </v:shape>
                  <v:shape id="Graphic 196" o:spid="_x0000_s1040" style="position:absolute;left:3925;top:10363;width:387;height:388;visibility:visible;mso-wrap-style:square;v-text-anchor:top" coordsize="38735,38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" path="m19190,l11730,1509,5629,5617,1511,11689,,19092r1511,7459l5629,32652r6101,4119l19190,38282r7403,-1511l32665,32652r4107,-6101l38282,19092,36772,11689,32665,5617,26593,1509,19190,xe" fillcolor="black" stroked="f">
                    <v:path arrowok="t"/>
                  </v:shape>
                  <v:shape id="Graphic 197" o:spid="_x0000_s1041" style="position:absolute;left:3925;top:10363;width:387;height:388;visibility:visible;mso-wrap-style:square;v-text-anchor:top" coordsize="38735,38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" path="m,19092l1511,11689,5629,5617,11730,1509,19190,r7403,1509l32665,5617r4107,6072l38282,19092r-1510,7459l32665,32652r-6072,4119l19190,38282,11730,36771,5629,32652,1511,26551,,19092e" filled="f" strokeweight=".19308mm">
                    <v:path arrowok="t"/>
                  </v:shape>
                  <v:shape id="Graphic 198" o:spid="_x0000_s1042" style="position:absolute;left:4064;top:10485;width:108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" path="m,5238l1534,1534,5238,,8942,1534r1534,3704l8942,8942,5238,10476,1534,8942,,5238xe" fillcolor="black" stroked="f">
                    <v:path arrowok="t"/>
                  </v:shape>
                  <v:shape id="Graphic 199" o:spid="_x0000_s1043" style="position:absolute;left:4117;top:10537;width:12;height:1264;visibility:visible;mso-wrap-style:square;v-text-anchor:top" coordsize="1270,126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" path="m,l,126107e" filled="f" strokeweight=".291mm">
                    <v:path arrowok="t"/>
                  </v:shape>
                  <v:shape id="Graphic 200" o:spid="_x0000_s1044" style="position:absolute;left:4064;top:9912;width:108;height:1944;visibility:visible;mso-wrap-style:square;v-text-anchor:top" coordsize="10795,194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" path="m10477,188620l8940,184912,5245,183375r-3709,1537l,188620r1536,3696l5245,193852r3695,-1536l10477,188620xem10477,5232l8940,1524,5245,,1536,1524,,5232,1536,8940r3709,1537l8940,8940,10477,5232xe" fillcolor="black" stroked="f">
                    <v:path arrowok="t"/>
                  </v:shape>
                  <v:shape id="Graphic 201" o:spid="_x0000_s1045" style="position:absolute;left:4117;top:9965;width:12;height:1124;visibility:visible;mso-wrap-style:square;v-text-anchor:top" coordsize="1270,112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" path="m,l,112008e" filled="f" strokeweight=".291mm">
                    <v:path arrowok="t"/>
                  </v:shape>
                  <v:shape id="Graphic 202" o:spid="_x0000_s1046" style="position:absolute;left:4064;top:11032;width:108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" path="m,5238l1534,1534,5238,,8942,1534r1534,3704l8942,8942,5238,10476,1534,8942,,5238xe" fillcolor="black" stroked="f">
                    <v:path arrowok="t"/>
                  </v:shape>
                  <v:shape id="Graphic 203" o:spid="_x0000_s1047" style="position:absolute;left:3962;top:8710;width:387;height:387;visibility:visible;mso-wrap-style:square;v-text-anchor:top" coordsize="38735,38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" path="m19092,l11689,1509,5617,5617,1509,11689,,19092r1509,7459l5617,32652r6072,4119l19092,38282r7459,-1511l32652,32652r4119,-6101l38282,19092,36771,11689,32652,5617,26551,1509,19092,xe" fillcolor="black" stroked="f">
                    <v:path arrowok="t"/>
                  </v:shape>
                  <v:shape id="Graphic 204" o:spid="_x0000_s1048" style="position:absolute;left:3962;top:8710;width:387;height:387;visibility:visible;mso-wrap-style:square;v-text-anchor:top" coordsize="38735,38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" path="m,19092l1509,11689,5617,5617,11689,1509,19092,r7459,1509l32652,5617r4119,6072l38282,19092r-1511,7459l32652,32652r-6101,4119l19092,38282,11689,36771,5617,32652,1509,26551,,19092e" filled="f" strokeweight=".19308mm">
                    <v:path arrowok="t"/>
                  </v:shape>
                  <v:shape id="Graphic 205" o:spid="_x0000_s1049" style="position:absolute;left:4100;top:8145;width:108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" path="m,5238l1534,1534,5238,,8942,1534r1534,3704l8942,8942,5238,10476,1534,8942,,5238xe" fillcolor="black" stroked="f">
                    <v:path arrowok="t"/>
                  </v:shape>
                  <v:shape id="Graphic 206" o:spid="_x0000_s1050" style="position:absolute;left:4153;top:8197;width:13;height:1372;visibility:visible;mso-wrap-style:square;v-text-anchor:top" coordsize="127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" path="m,l,136877e" filled="f" strokeweight=".291mm">
                    <v:path arrowok="t"/>
                  </v:shape>
                  <v:shape id="Graphic 207" o:spid="_x0000_s1051" style="position:absolute;left:4100;top:9514;width:108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" path="m,5238l1534,1534,5238,,8942,1534r1534,3704l8942,8942,5238,10476,1534,8942,,5238xe" fillcolor="black" stroked="f">
                    <v:path arrowok="t"/>
                  </v:shape>
                  <v:shape id="Graphic 208" o:spid="_x0000_s1052" style="position:absolute;left:3007;top:8833;width:2362;height:2394;visibility:visible;mso-wrap-style:square;v-text-anchor:top" coordsize="236220,239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" path="m226856,239290r,-13511em226856,232534l,232534em,239290l,225779em227737,178880r,-13512em227737,172124r-226758,em979,178880r,-13512em235863,13511l235863,em235863,6755l881,6755em881,13511l881,e" filled="f" strokeweight=".291mm">
                    <v:path arrowok="t"/>
                  </v:shape>
                  <v:shape id="Graphic 209" o:spid="_x0000_s1053" style="position:absolute;left:1772;top:12261;width:387;height:387;visibility:visible;mso-wrap-style:square;v-text-anchor:top" coordsize="38735,38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" path="m19190,l11730,1509,5629,5617,1511,11689,,19092r1511,7459l5629,32652r6101,4119l19190,38282r7403,-1511l32665,32652r4107,-6101l38282,19092,36772,11689,32665,5617,26593,1509,19190,xe" fillcolor="black" stroked="f">
                    <v:path arrowok="t"/>
                  </v:shape>
                  <v:shape id="Graphic 210" o:spid="_x0000_s1054" style="position:absolute;left:1772;top:12261;width:387;height:387;visibility:visible;mso-wrap-style:square;v-text-anchor:top" coordsize="38735,38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" path="m,19092l1511,11689,5629,5617,11730,1509,19190,r7403,1509l32665,5617r4107,6072l38282,19092r-1510,7459l32665,32652r-6072,4119l19190,38282,11730,36771,5629,32652,1511,26551,,19092e" filled="f" strokeweight=".19308mm">
                    <v:path arrowok="t"/>
                  </v:shape>
                  <v:shape id="Graphic 211" o:spid="_x0000_s1055" style="position:absolute;left:1772;top:11692;width:387;height:387;visibility:visible;mso-wrap-style:square;v-text-anchor:top" coordsize="38735,38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" path="m19190,l11730,1509,5629,5617,1511,11689,,19092r1511,7459l5629,32652r6101,4119l19190,38282r7403,-1511l32665,32652r4107,-6101l38282,19092,36772,11689,32665,5617,26593,1509,19190,xe" fillcolor="black" stroked="f">
                    <v:path arrowok="t"/>
                  </v:shape>
                  <v:shape id="Graphic 212" o:spid="_x0000_s1056" style="position:absolute;left:1772;top:11692;width:387;height:387;visibility:visible;mso-wrap-style:square;v-text-anchor:top" coordsize="38735,38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" path="m,19092l1511,11689,5629,5617,11730,1509,19190,r7403,1509l32665,5617r4107,6072l38282,19092r-1510,7459l32665,32652r-6072,4119l19190,38282,11730,36771,5629,32652,1511,26551,,19092e" filled="f" strokeweight=".19308mm">
                    <v:path arrowok="t"/>
                  </v:shape>
                  <v:shape id="Graphic 213" o:spid="_x0000_s1057" style="position:absolute;left:1774;top:10817;width:387;height:387;visibility:visible;mso-wrap-style:square;v-text-anchor:top" coordsize="38735,38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" path="m19190,l11730,1509,5629,5617,1511,11689,,19092r1511,7459l5629,32652r6101,4119l19190,38282r7403,-1511l32665,32652r4107,-6101l38282,19092,36772,11689,32665,5617,26593,1509,19190,xe" fillcolor="black" stroked="f">
                    <v:path arrowok="t"/>
                  </v:shape>
                  <v:shape id="Graphic 214" o:spid="_x0000_s1058" style="position:absolute;left:1774;top:10817;width:387;height:387;visibility:visible;mso-wrap-style:square;v-text-anchor:top" coordsize="38735,38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" path="m,19092l1511,11689,5629,5617,11730,1509,19190,r7403,1509l32665,5617r4107,6072l38282,19092r-1510,7459l32665,32652r-6072,4119l19190,38282,11730,36771,5629,32652,1511,26551,,19092e" filled="f" strokeweight=".19308mm">
                    <v:path arrowok="t"/>
                  </v:shape>
                  <v:shape id="Graphic 215" o:spid="_x0000_s1059" style="position:absolute;left:1911;top:11872;width:108;height:107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" path="m,5238l1534,1534,5238,,8942,1534r1534,3704l8942,8942,5238,10476,1534,8942,,5238xe" fillcolor="black" stroked="f">
                    <v:path arrowok="t"/>
                  </v:shape>
                  <v:shape id="Graphic 216" o:spid="_x0000_s1060" style="position:absolute;left:1964;top:11924;width:12;height:1124;visibility:visible;mso-wrap-style:square;v-text-anchor:top" coordsize="1270,112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" path="m,l,111812e" filled="f" strokeweight=".291mm">
                    <v:path arrowok="t"/>
                  </v:shape>
                  <v:shape id="Graphic 217" o:spid="_x0000_s1061" style="position:absolute;left:1911;top:11282;width:108;height:1816;visibility:visible;mso-wrap-style:square;v-text-anchor:top" coordsize="10795,18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" path="m10477,175996l8940,172288,5245,170751r-3709,1537l,175996r1536,3696l5245,181229r3695,-1537l10477,175996xem10477,5245l8940,1536,5245,,1536,1536,,5245,1536,8940r3709,1537l8940,8940,10477,5245xe" fillcolor="black" stroked="f">
                    <v:path arrowok="t"/>
                  </v:shape>
                  <v:shape id="Graphic 218" o:spid="_x0000_s1062" style="position:absolute;left:1964;top:11334;width:12;height:1137;visibility:visible;mso-wrap-style:square;v-text-anchor:top" coordsize="1270,113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" path="m,l,113476e" filled="f" strokeweight=".291mm">
                    <v:path arrowok="t"/>
                  </v:shape>
                  <v:shape id="Graphic 219" o:spid="_x0000_s1063" style="position:absolute;left:1911;top:10366;width:108;height:2159;visibility:visible;mso-wrap-style:square;v-text-anchor:top" coordsize="10795,215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" path="m10477,210362l8940,206654,5245,205117r-3709,1537l,210362r1536,3696l5245,215595r3695,-1537l10477,210362xem10668,5245l9144,1536,5435,,1727,1536,203,5245,1727,8940r3708,1537l9144,8940,10668,5245xe" fillcolor="black" stroked="f">
                    <v:path arrowok="t"/>
                  </v:shape>
                  <v:shape id="Graphic 220" o:spid="_x0000_s1064" style="position:absolute;left:1966;top:10418;width:12;height:1168;visibility:visible;mso-wrap-style:square;v-text-anchor:top" coordsize="1270,1168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" path="m,l,116316e" filled="f" strokeweight=".291mm">
                    <v:path arrowok="t"/>
                  </v:shape>
                  <v:shape id="Graphic 221" o:spid="_x0000_s1065" style="position:absolute;left:1913;top:11529;width:108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" path="m,5238l1534,1534,5238,,8942,1534r1534,3704l8942,8942,5238,10476,1534,8942,,5238xe" fillcolor="black" stroked="f">
                    <v:path arrowok="t"/>
                  </v:shape>
                  <v:shape id="Graphic 222" o:spid="_x0000_s1066" style="position:absolute;left:872;top:10940;width:2280;height:1581;visibility:visible;mso-wrap-style:square;v-text-anchor:top" coordsize="227965,158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" path="m226268,157927r,-13511em226268,151172l,151172em,157927l,144416em226072,101140r,-13610em226072,94286l,94286em,101140l,87530em227541,13511l227541,em227541,6755l,6755em,13511l,e" filled="f" strokeweight=".291mm">
                    <v:path arrowok="t"/>
                  </v:shape>
                  <v:shape id="Graphic 223" o:spid="_x0000_s1067" style="position:absolute;left:268;top:2701;width:13303;height:12027;visibility:visible;mso-wrap-style:square;v-text-anchor:top" coordsize="1330325,1202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" path="m,1202425l1330294,e" filled="f" strokeweight=".291mm">
                    <v:stroke dashstyle="dash"/>
                    <v:path arrowok="t"/>
                  </v:shape>
                  <v:shape id="Graphic 224" o:spid="_x0000_s1068" style="position:absolute;left:11661;top:993;width:388;height:388;visibility:visible;mso-wrap-style:square;v-text-anchor:top" coordsize="38735,38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" path="m19190,l11730,1511,5629,5629,1511,11730,,19190r1511,7403l5629,32665r6101,4107l19190,38282r7403,-1510l32665,32665r4107,-6072l38282,19190,36772,11730,32665,5629,26593,1511,19190,xe" fillcolor="black" stroked="f">
                    <v:path arrowok="t"/>
                  </v:shape>
                  <v:shape id="Graphic 225" o:spid="_x0000_s1069" style="position:absolute;left:11661;top:993;width:388;height:388;visibility:visible;mso-wrap-style:square;v-text-anchor:top" coordsize="38735,38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" path="m,19190l1511,11730,5629,5629,11730,1511,19190,r7403,1511l32665,5629r4107,6101l38282,19190r-1510,7403l32665,32665r-6072,4107l19190,38282,11730,36772,5629,32665,1511,26593,,19190e" filled="f" strokeweight=".19308mm">
                    <v:path arrowok="t"/>
                  </v:shape>
                  <v:shape id="Graphic 226" o:spid="_x0000_s1070" style="position:absolute;left:10922;top:198;width:2045;height:1918;visibility:visible;mso-wrap-style:square;v-text-anchor:top" coordsize="204470,191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" path="m93013,r98,em93111,r,191217em93013,191217r98,em204336,105448r,-13512em204336,98692l,98692em,105448l,91936e" filled="f" strokeweight=".291mm">
                    <v:path arrowok="t"/>
                  </v:shape>
                  <v:shape id="Graphic 227" o:spid="_x0000_s1071" style="position:absolute;left:872;width:12097;height:14516;visibility:visible;mso-wrap-style:square;v-text-anchor:top" coordsize="1209675,145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" path="m1209376,r-76467,85670l1010424,221568,918585,322121r-91839,98987l765455,485924r-61193,63445l658342,595974r-30645,30548l566503,685953r-46017,43276l489938,757231r-45919,41024l398099,838006r-30646,25848l336808,889115r-45920,37107l244969,962253r-61194,46996l137856,1043616r-76565,56200l,1143875r,307729l30645,1418021r76565,-83027l168404,1269493r45919,-48368l260243,1173443r30645,-31331l336808,1095997r45919,-45136l428647,1006997r45919,-42688l520486,922991r30645,-26827l597051,857000r45919,-37989l688890,782002r45919,-36031l780827,710724r61193,-45920l933859,597638r61194,-43863l1117537,467517r91839,-63739l1209376,xe" fillcolor="#999" stroked="f">
                    <v:fill opacity="26214f"/>
                    <v:path arrowok="t"/>
                  </v:shape>
                  <v:shape id="Graphic 228" o:spid="_x0000_s1072" style="position:absolute;left:872;top:2018;width:12097;height:10960;visibility:visible;mso-wrap-style:square;v-text-anchor:top" coordsize="1209675,1096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" path="m,1095801r15371,-13805l30645,1068093r15274,-13903l61291,1040385r15274,-13904l91936,1012578r15274,-13805l122484,984870r15372,-13903l153130,957162r15274,-13904l183775,929355r15274,-13805l214323,901647r15372,-13903l244969,873939r15274,-13903l275614,846132r15274,-13903l306162,818424r15372,-13903l336808,790618r15372,-13805l367453,762909r15274,-13903l398099,735201r15274,-13903l428647,707395r15372,-13805l459292,679686r15274,-13903l489938,651978r15274,-13903l520486,624172r15372,-13805l551131,596463r15372,-13903l581777,568755r15274,-13903l612423,540949r15274,-13805l642970,513240r15372,-13903l673616,485532r15274,-13903l704262,457726r15274,-13805l734809,430018r15372,-13904l765455,402309r15372,-13903l796101,374503r15274,-13805l826746,346795r15274,-13904l857294,319086r15372,-13903l887940,291280r15274,-13805l918585,263572r15274,-13904l949133,235863r15372,-13903l979779,208057r15274,-13805l1010424,180349r15274,-13904l1041070,152640r15274,-13903l1071618,124834r15371,-13805l1102263,97126r15274,-13904l1132909,69417r15274,-13903l1163457,41611r15371,-13805l1194102,13903,1209376,e" filled="f" strokecolor="#785ef0" strokeweight=".57928mm">
                    <v:path arrowok="t"/>
                  </v:shape>
                  <v:shape id="Graphic 229" o:spid="_x0000_s1073" style="position:absolute;top:2920;width:273;height:11417;visibility:visible;mso-wrap-style:square;v-text-anchor:top" coordsize="27305,1141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" path="m,1141231r26827,em,760853r26827,em,380377r26827,em,l26827,e" filled="f" strokecolor="#333" strokeweight=".291mm">
                    <v:path arrowok="t"/>
                  </v:shape>
                  <w10:wrap anchorx="page"/>
                </v:group>
              </w:pict>
            </mc:Fallback>
          </mc:AlternateContent>
        </w:r>
      </w:ins>
      <w:r w:rsidR="001E0CFE">
        <w:rPr>
          <w:rFonts w:ascii="Arial" w:hAnsi="Arial"/>
          <w:i/>
          <w:w w:val="110"/>
          <w:sz w:val="10"/>
        </w:rPr>
        <w:t>y</w:t>
      </w:r>
      <w:r w:rsidR="001E0CFE">
        <w:rPr>
          <w:rFonts w:ascii="Arial" w:hAnsi="Arial"/>
          <w:i/>
          <w:spacing w:val="-8"/>
          <w:w w:val="110"/>
          <w:sz w:val="10"/>
        </w:rPr>
        <w:t xml:space="preserve"> </w:t>
      </w:r>
      <w:r w:rsidR="001E0CFE">
        <w:rPr>
          <w:rFonts w:ascii="Arial" w:hAnsi="Arial"/>
          <w:w w:val="110"/>
          <w:sz w:val="10"/>
        </w:rPr>
        <w:t>=</w:t>
      </w:r>
      <w:r w:rsidR="001E0CFE">
        <w:rPr>
          <w:rFonts w:ascii="Arial" w:hAnsi="Arial"/>
          <w:spacing w:val="-5"/>
          <w:w w:val="110"/>
          <w:sz w:val="10"/>
        </w:rPr>
        <w:t xml:space="preserve"> </w:t>
      </w:r>
      <w:r w:rsidR="001E0CFE">
        <w:rPr>
          <w:rFonts w:ascii="Arial" w:hAnsi="Arial"/>
          <w:w w:val="110"/>
          <w:sz w:val="10"/>
        </w:rPr>
        <w:t>0.0225</w:t>
      </w:r>
      <w:r w:rsidR="001E0CFE">
        <w:rPr>
          <w:rFonts w:ascii="Arial" w:hAnsi="Arial"/>
          <w:spacing w:val="-11"/>
          <w:w w:val="110"/>
          <w:sz w:val="10"/>
        </w:rPr>
        <w:t xml:space="preserve"> </w:t>
      </w:r>
      <w:r w:rsidR="001E0CFE">
        <w:rPr>
          <w:rFonts w:ascii="Symbol" w:hAnsi="Symbol"/>
          <w:w w:val="110"/>
          <w:sz w:val="10"/>
        </w:rPr>
        <w:t></w:t>
      </w:r>
      <w:r w:rsidR="001E0CFE">
        <w:rPr>
          <w:rFonts w:ascii="Times New Roman" w:hAnsi="Times New Roman"/>
          <w:spacing w:val="-7"/>
          <w:w w:val="110"/>
          <w:sz w:val="10"/>
        </w:rPr>
        <w:t xml:space="preserve"> </w:t>
      </w:r>
      <w:r w:rsidR="001E0CFE">
        <w:rPr>
          <w:rFonts w:ascii="Arial" w:hAnsi="Arial"/>
          <w:w w:val="110"/>
          <w:sz w:val="10"/>
        </w:rPr>
        <w:t>0.753</w:t>
      </w:r>
      <w:r w:rsidR="001E0CFE">
        <w:rPr>
          <w:rFonts w:ascii="Arial" w:hAnsi="Arial"/>
          <w:spacing w:val="-5"/>
          <w:w w:val="110"/>
          <w:sz w:val="10"/>
        </w:rPr>
        <w:t xml:space="preserve"> </w:t>
      </w:r>
      <w:r w:rsidR="001E0CFE">
        <w:rPr>
          <w:rFonts w:ascii="Arial" w:hAnsi="Arial"/>
          <w:i/>
          <w:w w:val="110"/>
          <w:sz w:val="10"/>
        </w:rPr>
        <w:t>x</w:t>
      </w:r>
      <w:r w:rsidR="001E0CFE">
        <w:rPr>
          <w:rFonts w:ascii="Arial" w:hAnsi="Arial"/>
          <w:w w:val="110"/>
          <w:sz w:val="10"/>
        </w:rPr>
        <w:t>,</w:t>
      </w:r>
      <w:r w:rsidR="001E0CFE">
        <w:rPr>
          <w:rFonts w:ascii="Arial" w:hAnsi="Arial"/>
          <w:spacing w:val="-5"/>
          <w:w w:val="110"/>
          <w:sz w:val="10"/>
        </w:rPr>
        <w:t xml:space="preserve"> </w:t>
      </w:r>
      <w:r w:rsidR="001E0CFE">
        <w:rPr>
          <w:rFonts w:ascii="Arial" w:hAnsi="Arial"/>
          <w:i/>
          <w:w w:val="110"/>
          <w:sz w:val="10"/>
        </w:rPr>
        <w:t>R</w:t>
      </w:r>
      <w:r w:rsidR="001E0CFE">
        <w:rPr>
          <w:rFonts w:ascii="Arial" w:hAnsi="Arial"/>
          <w:i/>
          <w:spacing w:val="-20"/>
          <w:w w:val="110"/>
          <w:sz w:val="10"/>
        </w:rPr>
        <w:t xml:space="preserve"> </w:t>
      </w:r>
      <w:r w:rsidR="001E0CFE">
        <w:rPr>
          <w:rFonts w:ascii="Arial" w:hAnsi="Arial"/>
          <w:w w:val="110"/>
          <w:sz w:val="10"/>
          <w:vertAlign w:val="superscript"/>
        </w:rPr>
        <w:t>2</w:t>
      </w:r>
      <w:r w:rsidR="001E0CFE">
        <w:rPr>
          <w:rFonts w:ascii="Arial" w:hAnsi="Arial"/>
          <w:spacing w:val="-5"/>
          <w:w w:val="110"/>
          <w:sz w:val="10"/>
        </w:rPr>
        <w:t xml:space="preserve"> </w:t>
      </w:r>
      <w:r w:rsidR="001E0CFE">
        <w:rPr>
          <w:rFonts w:ascii="Arial" w:hAnsi="Arial"/>
          <w:w w:val="110"/>
          <w:sz w:val="10"/>
        </w:rPr>
        <w:t>=</w:t>
      </w:r>
      <w:r w:rsidR="001E0CFE">
        <w:rPr>
          <w:rFonts w:ascii="Arial" w:hAnsi="Arial"/>
          <w:spacing w:val="-5"/>
          <w:w w:val="110"/>
          <w:sz w:val="10"/>
        </w:rPr>
        <w:t xml:space="preserve"> </w:t>
      </w:r>
      <w:r w:rsidR="001E0CFE">
        <w:rPr>
          <w:rFonts w:ascii="Arial" w:hAnsi="Arial"/>
          <w:spacing w:val="-2"/>
          <w:w w:val="110"/>
          <w:sz w:val="10"/>
        </w:rPr>
        <w:t>0.8844</w:t>
      </w:r>
      <w:r w:rsidR="001E0CFE">
        <w:rPr>
          <w:rFonts w:ascii="Arial" w:hAnsi="Arial"/>
          <w:sz w:val="10"/>
        </w:rPr>
        <w:tab/>
      </w:r>
      <w:r w:rsidR="001E0CFE">
        <w:rPr>
          <w:rFonts w:ascii="Arial" w:hAnsi="Arial"/>
          <w:i/>
          <w:w w:val="110"/>
          <w:sz w:val="10"/>
        </w:rPr>
        <w:t>y</w:t>
      </w:r>
      <w:r w:rsidR="001E0CFE">
        <w:rPr>
          <w:rFonts w:ascii="Arial" w:hAnsi="Arial"/>
          <w:i/>
          <w:spacing w:val="-8"/>
          <w:w w:val="110"/>
          <w:sz w:val="10"/>
        </w:rPr>
        <w:t xml:space="preserve"> </w:t>
      </w:r>
      <w:r w:rsidR="001E0CFE">
        <w:rPr>
          <w:rFonts w:ascii="Arial" w:hAnsi="Arial"/>
          <w:w w:val="110"/>
          <w:sz w:val="10"/>
        </w:rPr>
        <w:t>=</w:t>
      </w:r>
      <w:r w:rsidR="001E0CFE">
        <w:rPr>
          <w:rFonts w:ascii="Arial" w:hAnsi="Arial"/>
          <w:spacing w:val="-5"/>
          <w:w w:val="110"/>
          <w:sz w:val="10"/>
        </w:rPr>
        <w:t xml:space="preserve"> </w:t>
      </w:r>
      <w:r w:rsidR="001E0CFE">
        <w:rPr>
          <w:rFonts w:ascii="Arial" w:hAnsi="Arial"/>
          <w:w w:val="110"/>
          <w:sz w:val="10"/>
        </w:rPr>
        <w:t>0.00808</w:t>
      </w:r>
      <w:r w:rsidR="001E0CFE">
        <w:rPr>
          <w:rFonts w:ascii="Arial" w:hAnsi="Arial"/>
          <w:spacing w:val="-11"/>
          <w:w w:val="110"/>
          <w:sz w:val="10"/>
        </w:rPr>
        <w:t xml:space="preserve"> </w:t>
      </w:r>
      <w:r w:rsidR="001E0CFE">
        <w:rPr>
          <w:rFonts w:ascii="Symbol" w:hAnsi="Symbol"/>
          <w:w w:val="110"/>
          <w:sz w:val="10"/>
        </w:rPr>
        <w:t></w:t>
      </w:r>
      <w:r w:rsidR="001E0CFE">
        <w:rPr>
          <w:rFonts w:ascii="Times New Roman" w:hAnsi="Times New Roman"/>
          <w:spacing w:val="-7"/>
          <w:w w:val="110"/>
          <w:sz w:val="10"/>
        </w:rPr>
        <w:t xml:space="preserve"> </w:t>
      </w:r>
      <w:r w:rsidR="001E0CFE">
        <w:rPr>
          <w:rFonts w:ascii="Arial" w:hAnsi="Arial"/>
          <w:w w:val="110"/>
          <w:sz w:val="10"/>
        </w:rPr>
        <w:t>1.48</w:t>
      </w:r>
      <w:r w:rsidR="001E0CFE">
        <w:rPr>
          <w:rFonts w:ascii="Arial" w:hAnsi="Arial"/>
          <w:spacing w:val="-5"/>
          <w:w w:val="110"/>
          <w:sz w:val="10"/>
        </w:rPr>
        <w:t xml:space="preserve"> </w:t>
      </w:r>
      <w:r w:rsidR="001E0CFE">
        <w:rPr>
          <w:rFonts w:ascii="Arial" w:hAnsi="Arial"/>
          <w:i/>
          <w:w w:val="110"/>
          <w:sz w:val="10"/>
        </w:rPr>
        <w:t>x</w:t>
      </w:r>
      <w:r w:rsidR="001E0CFE">
        <w:rPr>
          <w:rFonts w:ascii="Arial" w:hAnsi="Arial"/>
          <w:w w:val="110"/>
          <w:sz w:val="10"/>
        </w:rPr>
        <w:t>,</w:t>
      </w:r>
      <w:r w:rsidR="001E0CFE">
        <w:rPr>
          <w:rFonts w:ascii="Arial" w:hAnsi="Arial"/>
          <w:spacing w:val="-5"/>
          <w:w w:val="110"/>
          <w:sz w:val="10"/>
        </w:rPr>
        <w:t xml:space="preserve"> </w:t>
      </w:r>
      <w:r w:rsidR="001E0CFE">
        <w:rPr>
          <w:rFonts w:ascii="Arial" w:hAnsi="Arial"/>
          <w:i/>
          <w:w w:val="110"/>
          <w:sz w:val="10"/>
        </w:rPr>
        <w:t>R</w:t>
      </w:r>
      <w:r w:rsidR="001E0CFE">
        <w:rPr>
          <w:rFonts w:ascii="Arial" w:hAnsi="Arial"/>
          <w:i/>
          <w:spacing w:val="-20"/>
          <w:w w:val="110"/>
          <w:sz w:val="10"/>
        </w:rPr>
        <w:t xml:space="preserve"> </w:t>
      </w:r>
      <w:r w:rsidR="001E0CFE">
        <w:rPr>
          <w:rFonts w:ascii="Arial" w:hAnsi="Arial"/>
          <w:w w:val="110"/>
          <w:sz w:val="10"/>
          <w:vertAlign w:val="superscript"/>
        </w:rPr>
        <w:t>2</w:t>
      </w:r>
      <w:r w:rsidR="001E0CFE">
        <w:rPr>
          <w:rFonts w:ascii="Arial" w:hAnsi="Arial"/>
          <w:spacing w:val="-5"/>
          <w:w w:val="110"/>
          <w:sz w:val="10"/>
        </w:rPr>
        <w:t xml:space="preserve"> </w:t>
      </w:r>
      <w:r w:rsidR="001E0CFE">
        <w:rPr>
          <w:rFonts w:ascii="Arial" w:hAnsi="Arial"/>
          <w:w w:val="110"/>
          <w:sz w:val="10"/>
        </w:rPr>
        <w:t>=</w:t>
      </w:r>
      <w:r w:rsidR="001E0CFE">
        <w:rPr>
          <w:rFonts w:ascii="Arial" w:hAnsi="Arial"/>
          <w:spacing w:val="-5"/>
          <w:w w:val="110"/>
          <w:sz w:val="10"/>
        </w:rPr>
        <w:t xml:space="preserve"> </w:t>
      </w:r>
      <w:r w:rsidR="001E0CFE">
        <w:rPr>
          <w:rFonts w:ascii="Arial" w:hAnsi="Arial"/>
          <w:spacing w:val="-2"/>
          <w:w w:val="110"/>
          <w:sz w:val="10"/>
        </w:rPr>
        <w:t>0.9221</w:t>
      </w:r>
      <w:r w:rsidR="001E0CFE">
        <w:rPr>
          <w:rFonts w:ascii="Arial" w:hAnsi="Arial"/>
          <w:sz w:val="10"/>
        </w:rPr>
        <w:tab/>
      </w:r>
      <w:r w:rsidR="001E0CFE">
        <w:rPr>
          <w:rFonts w:ascii="Arial" w:hAnsi="Arial"/>
          <w:i/>
          <w:w w:val="110"/>
          <w:sz w:val="10"/>
        </w:rPr>
        <w:t>y</w:t>
      </w:r>
      <w:r w:rsidR="001E0CFE">
        <w:rPr>
          <w:rFonts w:ascii="Arial" w:hAnsi="Arial"/>
          <w:i/>
          <w:spacing w:val="-6"/>
          <w:w w:val="110"/>
          <w:sz w:val="10"/>
        </w:rPr>
        <w:t xml:space="preserve"> </w:t>
      </w:r>
      <w:r w:rsidR="001E0CFE">
        <w:rPr>
          <w:rFonts w:ascii="Arial" w:hAnsi="Arial"/>
          <w:w w:val="110"/>
          <w:sz w:val="10"/>
        </w:rPr>
        <w:t>=</w:t>
      </w:r>
      <w:r w:rsidR="001E0CFE">
        <w:rPr>
          <w:rFonts w:ascii="Arial" w:hAnsi="Arial"/>
          <w:spacing w:val="-4"/>
          <w:w w:val="110"/>
          <w:sz w:val="10"/>
        </w:rPr>
        <w:t xml:space="preserve"> </w:t>
      </w:r>
      <w:r w:rsidR="001E0CFE">
        <w:rPr>
          <w:rFonts w:ascii="Arial" w:hAnsi="Arial"/>
          <w:w w:val="110"/>
          <w:sz w:val="10"/>
        </w:rPr>
        <w:t>0.0158</w:t>
      </w:r>
      <w:r w:rsidR="001E0CFE">
        <w:rPr>
          <w:rFonts w:ascii="Arial" w:hAnsi="Arial"/>
          <w:spacing w:val="-11"/>
          <w:w w:val="110"/>
          <w:sz w:val="10"/>
        </w:rPr>
        <w:t xml:space="preserve"> </w:t>
      </w:r>
      <w:r w:rsidR="001E0CFE">
        <w:rPr>
          <w:rFonts w:ascii="Symbol" w:hAnsi="Symbol"/>
          <w:w w:val="110"/>
          <w:sz w:val="10"/>
        </w:rPr>
        <w:t></w:t>
      </w:r>
      <w:r w:rsidR="001E0CFE">
        <w:rPr>
          <w:rFonts w:ascii="Times New Roman" w:hAnsi="Times New Roman"/>
          <w:spacing w:val="-7"/>
          <w:w w:val="110"/>
          <w:sz w:val="10"/>
        </w:rPr>
        <w:t xml:space="preserve"> </w:t>
      </w:r>
      <w:r w:rsidR="001E0CFE">
        <w:rPr>
          <w:rFonts w:ascii="Arial" w:hAnsi="Arial"/>
          <w:w w:val="110"/>
          <w:sz w:val="10"/>
        </w:rPr>
        <w:t>1</w:t>
      </w:r>
      <w:r w:rsidR="001E0CFE">
        <w:rPr>
          <w:rFonts w:ascii="Arial" w:hAnsi="Arial"/>
          <w:spacing w:val="-4"/>
          <w:w w:val="110"/>
          <w:sz w:val="10"/>
        </w:rPr>
        <w:t xml:space="preserve"> </w:t>
      </w:r>
      <w:r w:rsidR="001E0CFE">
        <w:rPr>
          <w:rFonts w:ascii="Arial" w:hAnsi="Arial"/>
          <w:i/>
          <w:w w:val="110"/>
          <w:sz w:val="10"/>
        </w:rPr>
        <w:t>x</w:t>
      </w:r>
      <w:r w:rsidR="001E0CFE">
        <w:rPr>
          <w:rFonts w:ascii="Arial" w:hAnsi="Arial"/>
          <w:w w:val="110"/>
          <w:sz w:val="10"/>
        </w:rPr>
        <w:t>,</w:t>
      </w:r>
      <w:r w:rsidR="001E0CFE">
        <w:rPr>
          <w:rFonts w:ascii="Arial" w:hAnsi="Arial"/>
          <w:spacing w:val="-5"/>
          <w:w w:val="110"/>
          <w:sz w:val="10"/>
        </w:rPr>
        <w:t xml:space="preserve"> </w:t>
      </w:r>
      <w:r w:rsidR="001E0CFE">
        <w:rPr>
          <w:rFonts w:ascii="Arial" w:hAnsi="Arial"/>
          <w:i/>
          <w:w w:val="110"/>
          <w:sz w:val="10"/>
        </w:rPr>
        <w:t>R</w:t>
      </w:r>
      <w:r w:rsidR="001E0CFE">
        <w:rPr>
          <w:rFonts w:ascii="Arial" w:hAnsi="Arial"/>
          <w:i/>
          <w:spacing w:val="-19"/>
          <w:w w:val="110"/>
          <w:sz w:val="10"/>
        </w:rPr>
        <w:t xml:space="preserve"> </w:t>
      </w:r>
      <w:r w:rsidR="001E0CFE">
        <w:rPr>
          <w:rFonts w:ascii="Arial" w:hAnsi="Arial"/>
          <w:w w:val="110"/>
          <w:sz w:val="10"/>
          <w:vertAlign w:val="superscript"/>
        </w:rPr>
        <w:t>2</w:t>
      </w:r>
      <w:r w:rsidR="001E0CFE">
        <w:rPr>
          <w:rFonts w:ascii="Arial" w:hAnsi="Arial"/>
          <w:spacing w:val="-5"/>
          <w:w w:val="110"/>
          <w:sz w:val="10"/>
        </w:rPr>
        <w:t xml:space="preserve"> </w:t>
      </w:r>
      <w:r w:rsidR="001E0CFE">
        <w:rPr>
          <w:rFonts w:ascii="Arial" w:hAnsi="Arial"/>
          <w:w w:val="110"/>
          <w:sz w:val="10"/>
        </w:rPr>
        <w:t>=</w:t>
      </w:r>
      <w:r w:rsidR="001E0CFE">
        <w:rPr>
          <w:rFonts w:ascii="Arial" w:hAnsi="Arial"/>
          <w:spacing w:val="-4"/>
          <w:w w:val="110"/>
          <w:sz w:val="10"/>
        </w:rPr>
        <w:t xml:space="preserve"> </w:t>
      </w:r>
      <w:r w:rsidR="001E0CFE">
        <w:rPr>
          <w:rFonts w:ascii="Arial" w:hAnsi="Arial"/>
          <w:spacing w:val="-2"/>
          <w:w w:val="110"/>
          <w:sz w:val="10"/>
        </w:rPr>
        <w:t>0.9157</w:t>
      </w:r>
    </w:p>
    <w:p w14:paraId="1083D5F7" w14:textId="77777777" w:rsidR="00470D98" w:rsidRDefault="00470D98">
      <w:pPr>
        <w:pStyle w:val="BodyText"/>
        <w:ind w:left="0"/>
        <w:rPr>
          <w:rFonts w:ascii="Arial"/>
          <w:sz w:val="19"/>
        </w:rPr>
      </w:pPr>
    </w:p>
    <w:p w14:paraId="2CB41E34" w14:textId="77777777" w:rsidR="00470D98" w:rsidRDefault="00470D98">
      <w:pPr>
        <w:rPr>
          <w:rFonts w:ascii="Arial"/>
          <w:sz w:val="19"/>
        </w:rPr>
        <w:sectPr w:rsidR="00470D98">
          <w:pgSz w:w="12240" w:h="15840"/>
          <w:pgMar w:top="1820" w:right="1720" w:bottom="2000" w:left="1600" w:header="0" w:footer="1818" w:gutter="0"/>
          <w:cols w:space="720"/>
        </w:sectPr>
      </w:pPr>
    </w:p>
    <w:p w14:paraId="14F77095" w14:textId="77777777" w:rsidR="00470D98" w:rsidRDefault="001E0CFE">
      <w:pPr>
        <w:spacing w:before="93"/>
        <w:ind w:right="38"/>
        <w:jc w:val="right"/>
        <w:rPr>
          <w:rFonts w:ascii="Times New Roman"/>
          <w:sz w:val="14"/>
        </w:rPr>
      </w:pPr>
      <w:r>
        <w:rPr>
          <w:rFonts w:ascii="Times New Roman"/>
          <w:color w:val="4D4D4D"/>
          <w:spacing w:val="-4"/>
          <w:sz w:val="14"/>
        </w:rPr>
        <w:t>0.15</w:t>
      </w:r>
    </w:p>
    <w:p w14:paraId="73A6C6BD" w14:textId="77777777" w:rsidR="00470D98" w:rsidRDefault="001E0CFE">
      <w:pPr>
        <w:spacing w:before="102"/>
        <w:ind w:right="38"/>
        <w:jc w:val="right"/>
        <w:rPr>
          <w:rFonts w:ascii="Times New Roman"/>
          <w:sz w:val="14"/>
        </w:rPr>
      </w:pPr>
      <w:r>
        <w:br w:type="column"/>
      </w:r>
      <w:r>
        <w:rPr>
          <w:rFonts w:ascii="Times New Roman"/>
          <w:color w:val="4D4D4D"/>
          <w:spacing w:val="-4"/>
          <w:sz w:val="14"/>
        </w:rPr>
        <w:t>0.15</w:t>
      </w:r>
    </w:p>
    <w:p w14:paraId="60232CDB" w14:textId="77777777" w:rsidR="00470D98" w:rsidRDefault="001E0CFE">
      <w:pPr>
        <w:spacing w:before="109"/>
        <w:ind w:left="893"/>
        <w:rPr>
          <w:rFonts w:ascii="Times New Roman"/>
          <w:sz w:val="14"/>
        </w:rPr>
      </w:pPr>
      <w:r>
        <w:br w:type="column"/>
      </w:r>
      <w:r>
        <w:rPr>
          <w:rFonts w:ascii="Times New Roman"/>
          <w:color w:val="4D4D4D"/>
          <w:spacing w:val="-4"/>
          <w:sz w:val="14"/>
        </w:rPr>
        <w:t>0.15</w:t>
      </w:r>
    </w:p>
    <w:p w14:paraId="407CB27D" w14:textId="77777777" w:rsidR="00470D98" w:rsidRDefault="00470D98">
      <w:pPr>
        <w:rPr>
          <w:rFonts w:ascii="Times New Roman"/>
          <w:sz w:val="14"/>
        </w:rPr>
        <w:sectPr w:rsidR="00470D98">
          <w:type w:val="continuous"/>
          <w:pgSz w:w="12240" w:h="15840"/>
          <w:pgMar w:top="1820" w:right="1720" w:bottom="280" w:left="1600" w:header="0" w:footer="1818" w:gutter="0"/>
          <w:cols w:num="3" w:space="720" w:equalWidth="0">
            <w:col w:w="1176" w:space="1322"/>
            <w:col w:w="1176" w:space="1322"/>
            <w:col w:w="3924"/>
          </w:cols>
        </w:sectPr>
      </w:pPr>
    </w:p>
    <w:p w14:paraId="0AD83297" w14:textId="77777777" w:rsidR="00470D98" w:rsidRDefault="00470D98">
      <w:pPr>
        <w:pStyle w:val="BodyText"/>
        <w:spacing w:before="1"/>
        <w:ind w:left="0"/>
        <w:rPr>
          <w:rFonts w:ascii="Times New Roman"/>
          <w:sz w:val="27"/>
        </w:rPr>
      </w:pPr>
    </w:p>
    <w:p w14:paraId="231981C8" w14:textId="77777777" w:rsidR="00470D98" w:rsidRDefault="00470D98">
      <w:pPr>
        <w:rPr>
          <w:rFonts w:ascii="Times New Roman"/>
          <w:sz w:val="27"/>
        </w:rPr>
        <w:sectPr w:rsidR="00470D98">
          <w:type w:val="continuous"/>
          <w:pgSz w:w="12240" w:h="15840"/>
          <w:pgMar w:top="1820" w:right="1720" w:bottom="280" w:left="1600" w:header="0" w:footer="1818" w:gutter="0"/>
          <w:cols w:space="720"/>
        </w:sectPr>
      </w:pPr>
    </w:p>
    <w:p w14:paraId="24948E9B" w14:textId="77777777" w:rsidR="00470D98" w:rsidRDefault="00470D98">
      <w:pPr>
        <w:pStyle w:val="BodyText"/>
        <w:spacing w:before="6"/>
        <w:ind w:left="0"/>
        <w:rPr>
          <w:rFonts w:ascii="Times New Roman"/>
          <w:sz w:val="11"/>
        </w:rPr>
      </w:pPr>
    </w:p>
    <w:p w14:paraId="722F8594" w14:textId="54E35FE8" w:rsidR="00470D98" w:rsidRDefault="00133F83">
      <w:pPr>
        <w:ind w:right="38"/>
        <w:jc w:val="right"/>
        <w:rPr>
          <w:rFonts w:ascii="Times New Roman"/>
          <w:sz w:val="14"/>
        </w:rPr>
      </w:pPr>
      <w:del w:id="2218" w:author="Hughes, Anna E" w:date="2023-08-09T15:29:00Z">
        <w:r>
          <w:rPr>
            <w:noProof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487682560" behindDoc="0" locked="0" layoutInCell="1" allowOverlap="1" wp14:anchorId="31E33B0C" wp14:editId="755D072F">
                  <wp:simplePos x="0" y="0"/>
                  <wp:positionH relativeFrom="page">
                    <wp:posOffset>1424305</wp:posOffset>
                  </wp:positionH>
                  <wp:positionV relativeFrom="paragraph">
                    <wp:posOffset>27305</wp:posOffset>
                  </wp:positionV>
                  <wp:extent cx="144780" cy="151130"/>
                  <wp:effectExtent l="0" t="0" r="0" b="0"/>
                  <wp:wrapNone/>
                  <wp:docPr id="771" name="docshape18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44780" cy="151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30F72D" w14:textId="77777777" w:rsidR="00087420" w:rsidRDefault="001644E6">
                              <w:pPr>
                                <w:spacing w:before="12"/>
                                <w:ind w:left="20"/>
                                <w:rPr>
                                  <w:del w:id="2219" w:author="Hughes, Anna E" w:date="2023-08-09T15:29:00Z"/>
                                  <w:rFonts w:ascii="Times New Roman"/>
                                  <w:sz w:val="17"/>
                                </w:rPr>
                              </w:pPr>
                              <w:del w:id="2220" w:author="Hughes, Anna E" w:date="2023-08-09T15:29:00Z">
                                <w:r>
                                  <w:rPr>
                                    <w:rFonts w:ascii="Times New Roman"/>
                                    <w:spacing w:val="-5"/>
                                    <w:sz w:val="17"/>
                                  </w:rPr>
                                  <w:delText>De</w:delText>
                                </w:r>
                              </w:del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w14:anchorId="31E33B0C" id="docshape188" o:spid="_x0000_s1040" type="#_x0000_t202" style="position:absolute;left:0;text-align:left;margin-left:112.15pt;margin-top:2.15pt;width:11.4pt;height:11.9pt;z-index:487682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" filled="f" stroked="f">
                  <v:textbox style="layout-flow:vertical;mso-layout-flow-alt:bottom-to-top" inset="0,0,0,0">
                    <w:txbxContent>
                      <w:p w14:paraId="1A30F72D" w14:textId="77777777" w:rsidR="00087420" w:rsidRDefault="001644E6">
                        <w:pPr>
                          <w:spacing w:before="12"/>
                          <w:ind w:left="20"/>
                          <w:rPr>
                            <w:del w:id="2221" w:author="Hughes, Anna E" w:date="2023-08-09T15:29:00Z"/>
                            <w:rFonts w:ascii="Times New Roman"/>
                            <w:sz w:val="17"/>
                          </w:rPr>
                        </w:pPr>
                        <w:del w:id="2222" w:author="Hughes, Anna E" w:date="2023-08-09T15:29:00Z">
                          <w:r>
                            <w:rPr>
                              <w:rFonts w:ascii="Times New Roman"/>
                              <w:spacing w:val="-5"/>
                              <w:sz w:val="17"/>
                            </w:rPr>
                            <w:delText>De</w:delText>
                          </w:r>
                        </w:del>
                      </w:p>
                    </w:txbxContent>
                  </v:textbox>
                  <w10:wrap anchorx="page"/>
                </v:shape>
              </w:pict>
            </mc:Fallback>
          </mc:AlternateContent>
        </w:r>
      </w:del>
      <w:ins w:id="2223" w:author="Hughes, Anna E" w:date="2023-08-09T15:29:00Z">
        <w:r w:rsidR="001E0CFE">
          <w:rPr>
            <w:noProof/>
            <w:lang w:val="en-GB" w:eastAsia="en-GB"/>
          </w:rPr>
          <mc:AlternateContent>
            <mc:Choice Requires="wps">
              <w:drawing>
                <wp:anchor distT="0" distB="0" distL="0" distR="0" simplePos="0" relativeHeight="15747584" behindDoc="0" locked="0" layoutInCell="1" allowOverlap="1">
                  <wp:simplePos x="0" y="0"/>
                  <wp:positionH relativeFrom="page">
                    <wp:posOffset>1424105</wp:posOffset>
                  </wp:positionH>
                  <wp:positionV relativeFrom="paragraph">
                    <wp:posOffset>27449</wp:posOffset>
                  </wp:positionV>
                  <wp:extent cx="144780" cy="151130"/>
                  <wp:effectExtent l="0" t="0" r="0" b="0"/>
                  <wp:wrapNone/>
                  <wp:docPr id="230" name="Textbox 23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/>
                        </wps:cNvSpPr>
                        <wps:spPr>
                          <a:xfrm>
                            <a:off x="0" y="0"/>
                            <a:ext cx="144780" cy="1511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2002E48" w14:textId="77777777" w:rsidR="00470D98" w:rsidRDefault="001E0CFE">
                              <w:pPr>
                                <w:spacing w:before="12"/>
                                <w:ind w:left="20"/>
                                <w:rPr>
                                  <w:ins w:id="2224" w:author="Hughes, Anna E" w:date="2023-08-09T15:29:00Z"/>
                                  <w:rFonts w:ascii="Times New Roman"/>
                                  <w:sz w:val="17"/>
                                </w:rPr>
                              </w:pPr>
                              <w:ins w:id="2225" w:author="Hughes, Anna E" w:date="2023-08-09T15:29:00Z">
                                <w:r>
                                  <w:rPr>
                                    <w:rFonts w:ascii="Times New Roman"/>
                                    <w:spacing w:val="-5"/>
                                    <w:sz w:val="17"/>
                                  </w:rPr>
                                  <w:t>De</w:t>
                                </w:r>
                              </w:ins>
                            </w:p>
                          </w:txbxContent>
                        </wps:txbx>
                        <wps:bodyPr vert="vert270" wrap="square" lIns="0" tIns="0" rIns="0" bIns="0" rtlCol="0"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id="Textbox 230" o:spid="_x0000_s1041" type="#_x0000_t202" style="position:absolute;left:0;text-align:left;margin-left:112.15pt;margin-top:2.15pt;width:11.4pt;height:11.9pt;z-index:15747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" filled="f" stroked="f">
                  <v:path arrowok="t"/>
                  <v:textbox style="layout-flow:vertical;mso-layout-flow-alt:bottom-to-top" inset="0,0,0,0">
                    <w:txbxContent>
                      <w:p w14:paraId="32002E48" w14:textId="77777777" w:rsidR="00470D98" w:rsidRDefault="001E0CFE">
                        <w:pPr>
                          <w:spacing w:before="12"/>
                          <w:ind w:left="20"/>
                          <w:rPr>
                            <w:ins w:id="2226" w:author="Hughes, Anna E" w:date="2023-08-09T15:29:00Z"/>
                            <w:rFonts w:ascii="Times New Roman"/>
                            <w:sz w:val="17"/>
                          </w:rPr>
                        </w:pPr>
                        <w:ins w:id="2227" w:author="Hughes, Anna E" w:date="2023-08-09T15:29:00Z">
                          <w:r>
                            <w:rPr>
                              <w:rFonts w:ascii="Times New Roman"/>
                              <w:spacing w:val="-5"/>
                              <w:sz w:val="17"/>
                            </w:rPr>
                            <w:t>De</w:t>
                          </w:r>
                        </w:ins>
                      </w:p>
                    </w:txbxContent>
                  </v:textbox>
                  <w10:wrap anchorx="page"/>
                </v:shape>
              </w:pict>
            </mc:Fallback>
          </mc:AlternateContent>
        </w:r>
      </w:ins>
      <w:r w:rsidR="001E0CFE">
        <w:rPr>
          <w:rFonts w:ascii="Times New Roman"/>
          <w:color w:val="4D4D4D"/>
          <w:spacing w:val="-4"/>
          <w:sz w:val="14"/>
        </w:rPr>
        <w:t>0.10</w:t>
      </w:r>
    </w:p>
    <w:p w14:paraId="24248497" w14:textId="77777777" w:rsidR="00470D98" w:rsidRDefault="001E0CFE">
      <w:pPr>
        <w:spacing w:before="93"/>
        <w:ind w:right="38"/>
        <w:jc w:val="right"/>
        <w:rPr>
          <w:rFonts w:ascii="Times New Roman"/>
          <w:sz w:val="14"/>
        </w:rPr>
      </w:pPr>
      <w:r>
        <w:br w:type="column"/>
      </w:r>
      <w:r>
        <w:rPr>
          <w:rFonts w:ascii="Times New Roman"/>
          <w:color w:val="4D4D4D"/>
          <w:spacing w:val="-4"/>
          <w:sz w:val="14"/>
        </w:rPr>
        <w:t>0.10</w:t>
      </w:r>
    </w:p>
    <w:p w14:paraId="27FF5838" w14:textId="77777777" w:rsidR="00470D98" w:rsidRDefault="001E0CFE">
      <w:pPr>
        <w:rPr>
          <w:rFonts w:ascii="Times New Roman"/>
          <w:sz w:val="11"/>
        </w:rPr>
      </w:pPr>
      <w:r>
        <w:br w:type="column"/>
      </w:r>
    </w:p>
    <w:p w14:paraId="09E81B23" w14:textId="77777777" w:rsidR="00470D98" w:rsidRDefault="001E0CFE">
      <w:pPr>
        <w:ind w:left="893"/>
        <w:rPr>
          <w:rFonts w:ascii="Times New Roman"/>
          <w:sz w:val="14"/>
        </w:rPr>
      </w:pPr>
      <w:r>
        <w:rPr>
          <w:rFonts w:ascii="Times New Roman"/>
          <w:color w:val="4D4D4D"/>
          <w:spacing w:val="-4"/>
          <w:sz w:val="14"/>
        </w:rPr>
        <w:t>0.10</w:t>
      </w:r>
    </w:p>
    <w:p w14:paraId="2865C96F" w14:textId="77777777" w:rsidR="00470D98" w:rsidRDefault="00470D98">
      <w:pPr>
        <w:rPr>
          <w:rFonts w:ascii="Times New Roman"/>
          <w:sz w:val="14"/>
        </w:rPr>
        <w:sectPr w:rsidR="00470D98">
          <w:type w:val="continuous"/>
          <w:pgSz w:w="12240" w:h="15840"/>
          <w:pgMar w:top="1820" w:right="1720" w:bottom="280" w:left="1600" w:header="0" w:footer="1818" w:gutter="0"/>
          <w:cols w:num="3" w:space="720" w:equalWidth="0">
            <w:col w:w="1176" w:space="1322"/>
            <w:col w:w="1176" w:space="1322"/>
            <w:col w:w="3924"/>
          </w:cols>
        </w:sectPr>
      </w:pPr>
    </w:p>
    <w:p w14:paraId="63ED783F" w14:textId="77777777" w:rsidR="00470D98" w:rsidRDefault="00470D98">
      <w:pPr>
        <w:pStyle w:val="BodyText"/>
        <w:spacing w:before="4"/>
        <w:ind w:left="0"/>
        <w:rPr>
          <w:rFonts w:ascii="Times New Roman"/>
        </w:rPr>
      </w:pPr>
    </w:p>
    <w:p w14:paraId="282AE952" w14:textId="77777777" w:rsidR="00470D98" w:rsidRDefault="00470D98">
      <w:pPr>
        <w:rPr>
          <w:rFonts w:ascii="Times New Roman"/>
        </w:rPr>
        <w:sectPr w:rsidR="00470D98">
          <w:type w:val="continuous"/>
          <w:pgSz w:w="12240" w:h="15840"/>
          <w:pgMar w:top="1820" w:right="1720" w:bottom="280" w:left="1600" w:header="0" w:footer="1818" w:gutter="0"/>
          <w:cols w:space="720"/>
        </w:sectPr>
      </w:pPr>
    </w:p>
    <w:p w14:paraId="1145BFDD" w14:textId="77777777" w:rsidR="00470D98" w:rsidRDefault="00470D98">
      <w:pPr>
        <w:pStyle w:val="BodyText"/>
        <w:spacing w:before="8"/>
        <w:ind w:left="0"/>
        <w:rPr>
          <w:rFonts w:ascii="Times New Roman"/>
          <w:sz w:val="15"/>
        </w:rPr>
      </w:pPr>
    </w:p>
    <w:p w14:paraId="3BDE494B" w14:textId="77777777" w:rsidR="00470D98" w:rsidRDefault="001E0CFE">
      <w:pPr>
        <w:ind w:right="38"/>
        <w:jc w:val="right"/>
        <w:rPr>
          <w:rFonts w:ascii="Times New Roman"/>
          <w:sz w:val="14"/>
        </w:rPr>
      </w:pPr>
      <w:r>
        <w:rPr>
          <w:rFonts w:ascii="Times New Roman"/>
          <w:color w:val="4D4D4D"/>
          <w:spacing w:val="-4"/>
          <w:sz w:val="14"/>
        </w:rPr>
        <w:t>0.05</w:t>
      </w:r>
    </w:p>
    <w:p w14:paraId="59AE8B13" w14:textId="77777777" w:rsidR="00470D98" w:rsidRDefault="001E0CFE">
      <w:pPr>
        <w:spacing w:before="93"/>
        <w:ind w:right="38"/>
        <w:jc w:val="right"/>
        <w:rPr>
          <w:rFonts w:ascii="Times New Roman"/>
          <w:sz w:val="14"/>
        </w:rPr>
      </w:pPr>
      <w:r>
        <w:br w:type="column"/>
      </w:r>
      <w:r>
        <w:rPr>
          <w:rFonts w:ascii="Times New Roman"/>
          <w:color w:val="4D4D4D"/>
          <w:spacing w:val="-4"/>
          <w:sz w:val="14"/>
        </w:rPr>
        <w:t>0.05</w:t>
      </w:r>
    </w:p>
    <w:p w14:paraId="181A4706" w14:textId="77777777" w:rsidR="00470D98" w:rsidRDefault="001E0CFE">
      <w:pPr>
        <w:spacing w:before="2"/>
        <w:rPr>
          <w:rFonts w:ascii="Times New Roman"/>
          <w:sz w:val="13"/>
        </w:rPr>
      </w:pPr>
      <w:r>
        <w:br w:type="column"/>
      </w:r>
    </w:p>
    <w:p w14:paraId="432372F8" w14:textId="77777777" w:rsidR="00470D98" w:rsidRDefault="001E0CFE">
      <w:pPr>
        <w:ind w:left="893"/>
        <w:rPr>
          <w:rFonts w:ascii="Times New Roman"/>
          <w:sz w:val="14"/>
        </w:rPr>
      </w:pPr>
      <w:r>
        <w:rPr>
          <w:rFonts w:ascii="Times New Roman"/>
          <w:color w:val="4D4D4D"/>
          <w:spacing w:val="-4"/>
          <w:sz w:val="14"/>
        </w:rPr>
        <w:t>0.05</w:t>
      </w:r>
    </w:p>
    <w:p w14:paraId="41FE5A01" w14:textId="77777777" w:rsidR="00470D98" w:rsidRDefault="00470D98">
      <w:pPr>
        <w:rPr>
          <w:rFonts w:ascii="Times New Roman"/>
          <w:sz w:val="14"/>
        </w:rPr>
        <w:sectPr w:rsidR="00470D98">
          <w:type w:val="continuous"/>
          <w:pgSz w:w="12240" w:h="15840"/>
          <w:pgMar w:top="1820" w:right="1720" w:bottom="280" w:left="1600" w:header="0" w:footer="1818" w:gutter="0"/>
          <w:cols w:num="3" w:space="720" w:equalWidth="0">
            <w:col w:w="1176" w:space="1322"/>
            <w:col w:w="1176" w:space="1322"/>
            <w:col w:w="3924"/>
          </w:cols>
        </w:sectPr>
      </w:pPr>
    </w:p>
    <w:p w14:paraId="55CF9DE5" w14:textId="77777777" w:rsidR="00470D98" w:rsidRDefault="00470D98">
      <w:pPr>
        <w:pStyle w:val="BodyText"/>
        <w:spacing w:before="2"/>
        <w:ind w:left="0"/>
        <w:rPr>
          <w:rFonts w:ascii="Times New Roman"/>
          <w:sz w:val="20"/>
        </w:rPr>
      </w:pPr>
    </w:p>
    <w:p w14:paraId="18E9499D" w14:textId="77777777" w:rsidR="00470D98" w:rsidRDefault="00470D98">
      <w:pPr>
        <w:rPr>
          <w:rFonts w:ascii="Times New Roman"/>
          <w:sz w:val="20"/>
        </w:rPr>
        <w:sectPr w:rsidR="00470D98">
          <w:type w:val="continuous"/>
          <w:pgSz w:w="12240" w:h="15840"/>
          <w:pgMar w:top="1820" w:right="1720" w:bottom="280" w:left="1600" w:header="0" w:footer="1818" w:gutter="0"/>
          <w:cols w:space="720"/>
        </w:sectPr>
      </w:pPr>
    </w:p>
    <w:p w14:paraId="48B9C355" w14:textId="77777777" w:rsidR="00470D98" w:rsidRDefault="00470D98">
      <w:pPr>
        <w:pStyle w:val="BodyText"/>
        <w:spacing w:before="10"/>
        <w:ind w:left="0"/>
        <w:rPr>
          <w:rFonts w:ascii="Times New Roman"/>
          <w:sz w:val="19"/>
        </w:rPr>
      </w:pPr>
    </w:p>
    <w:p w14:paraId="19876FAB" w14:textId="77777777" w:rsidR="00470D98" w:rsidRDefault="001E0CFE">
      <w:pPr>
        <w:ind w:right="38"/>
        <w:jc w:val="right"/>
        <w:rPr>
          <w:rFonts w:ascii="Times New Roman"/>
          <w:sz w:val="14"/>
        </w:rPr>
      </w:pPr>
      <w:r>
        <w:rPr>
          <w:rFonts w:ascii="Times New Roman"/>
          <w:color w:val="4D4D4D"/>
          <w:spacing w:val="-4"/>
          <w:sz w:val="14"/>
        </w:rPr>
        <w:t>0.00</w:t>
      </w:r>
    </w:p>
    <w:p w14:paraId="7BD3BA26" w14:textId="77777777" w:rsidR="00470D98" w:rsidRDefault="001E0CFE">
      <w:pPr>
        <w:spacing w:before="93"/>
        <w:ind w:right="38"/>
        <w:jc w:val="right"/>
        <w:rPr>
          <w:rFonts w:ascii="Times New Roman"/>
          <w:sz w:val="14"/>
        </w:rPr>
      </w:pPr>
      <w:r>
        <w:br w:type="column"/>
      </w:r>
      <w:r>
        <w:rPr>
          <w:rFonts w:ascii="Times New Roman"/>
          <w:color w:val="4D4D4D"/>
          <w:spacing w:val="-4"/>
          <w:sz w:val="14"/>
        </w:rPr>
        <w:t>0.00</w:t>
      </w:r>
    </w:p>
    <w:p w14:paraId="04994B81" w14:textId="77777777" w:rsidR="00470D98" w:rsidRDefault="001E0CFE">
      <w:pPr>
        <w:spacing w:before="5"/>
        <w:rPr>
          <w:rFonts w:ascii="Times New Roman"/>
          <w:sz w:val="15"/>
        </w:rPr>
      </w:pPr>
      <w:r>
        <w:br w:type="column"/>
      </w:r>
    </w:p>
    <w:p w14:paraId="07F2458B" w14:textId="0CE98F63" w:rsidR="00470D98" w:rsidRDefault="00133F83">
      <w:pPr>
        <w:ind w:left="893"/>
        <w:rPr>
          <w:rFonts w:ascii="Times New Roman"/>
          <w:sz w:val="14"/>
        </w:rPr>
      </w:pPr>
      <w:del w:id="2228" w:author="Hughes, Anna E" w:date="2023-08-09T15:29:00Z">
        <w:r>
          <w:rPr>
            <w:noProof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487684608" behindDoc="0" locked="0" layoutInCell="1" allowOverlap="1" wp14:anchorId="772E7F6F" wp14:editId="4DDBC78D">
                  <wp:simplePos x="0" y="0"/>
                  <wp:positionH relativeFrom="page">
                    <wp:posOffset>4288155</wp:posOffset>
                  </wp:positionH>
                  <wp:positionV relativeFrom="paragraph">
                    <wp:posOffset>171450</wp:posOffset>
                  </wp:positionV>
                  <wp:extent cx="0" cy="0"/>
                  <wp:effectExtent l="0" t="0" r="0" b="0"/>
                  <wp:wrapNone/>
                  <wp:docPr id="772" name="Line 3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37E04271" id="Line 313" o:spid="_x0000_s1026" style="position:absolute;z-index:1574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37.65pt,13.5pt" to="337.65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" strokecolor="#333" strokeweight=".291mm">
                  <w10:wrap anchorx="page"/>
                </v:line>
              </w:pict>
            </mc:Fallback>
          </mc:AlternateContent>
        </w:r>
        <w:r>
          <w:rPr>
            <w:noProof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487685632" behindDoc="0" locked="0" layoutInCell="1" allowOverlap="1" wp14:anchorId="03833A60" wp14:editId="5C6339A8">
                  <wp:simplePos x="0" y="0"/>
                  <wp:positionH relativeFrom="page">
                    <wp:posOffset>4580890</wp:posOffset>
                  </wp:positionH>
                  <wp:positionV relativeFrom="paragraph">
                    <wp:posOffset>171450</wp:posOffset>
                  </wp:positionV>
                  <wp:extent cx="0" cy="0"/>
                  <wp:effectExtent l="0" t="0" r="0" b="0"/>
                  <wp:wrapNone/>
                  <wp:docPr id="773" name="Line 3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29A4B421" id="Line 312" o:spid="_x0000_s1026" style="position:absolute;z-index:1574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0.7pt,13.5pt" to="360.7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" strokecolor="#333" strokeweight=".291mm">
                  <w10:wrap anchorx="page"/>
                </v:line>
              </w:pict>
            </mc:Fallback>
          </mc:AlternateContent>
        </w:r>
        <w:r>
          <w:rPr>
            <w:noProof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487686656" behindDoc="0" locked="0" layoutInCell="1" allowOverlap="1" wp14:anchorId="65A7D87E" wp14:editId="73293A47">
                  <wp:simplePos x="0" y="0"/>
                  <wp:positionH relativeFrom="page">
                    <wp:posOffset>5001895</wp:posOffset>
                  </wp:positionH>
                  <wp:positionV relativeFrom="paragraph">
                    <wp:posOffset>171450</wp:posOffset>
                  </wp:positionV>
                  <wp:extent cx="0" cy="0"/>
                  <wp:effectExtent l="0" t="0" r="0" b="0"/>
                  <wp:wrapNone/>
                  <wp:docPr id="774" name="Line 3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2C8B74DF" id="Line 311" o:spid="_x0000_s1026" style="position:absolute;z-index:1574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93.85pt,13.5pt" to="393.85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" strokecolor="#333" strokeweight=".291mm">
                  <w10:wrap anchorx="page"/>
                </v:line>
              </w:pict>
            </mc:Fallback>
          </mc:AlternateContent>
        </w:r>
        <w:r>
          <w:rPr>
            <w:noProof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487687680" behindDoc="0" locked="0" layoutInCell="1" allowOverlap="1" wp14:anchorId="0FADB433" wp14:editId="15E6CC7D">
                  <wp:simplePos x="0" y="0"/>
                  <wp:positionH relativeFrom="page">
                    <wp:posOffset>5422900</wp:posOffset>
                  </wp:positionH>
                  <wp:positionV relativeFrom="paragraph">
                    <wp:posOffset>171450</wp:posOffset>
                  </wp:positionV>
                  <wp:extent cx="0" cy="0"/>
                  <wp:effectExtent l="0" t="0" r="0" b="0"/>
                  <wp:wrapNone/>
                  <wp:docPr id="775" name="Line 3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4D092D88" id="Line 310" o:spid="_x0000_s1026" style="position:absolute;z-index:1574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27pt,13.5pt" to="427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" strokecolor="#333" strokeweight=".291mm">
                  <w10:wrap anchorx="page"/>
                </v:line>
              </w:pict>
            </mc:Fallback>
          </mc:AlternateContent>
        </w:r>
        <w:r>
          <w:rPr>
            <w:noProof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487688704" behindDoc="0" locked="0" layoutInCell="1" allowOverlap="1" wp14:anchorId="523FA795" wp14:editId="6F0CE69A">
                  <wp:simplePos x="0" y="0"/>
                  <wp:positionH relativeFrom="page">
                    <wp:posOffset>5843905</wp:posOffset>
                  </wp:positionH>
                  <wp:positionV relativeFrom="paragraph">
                    <wp:posOffset>171450</wp:posOffset>
                  </wp:positionV>
                  <wp:extent cx="0" cy="0"/>
                  <wp:effectExtent l="0" t="0" r="0" b="0"/>
                  <wp:wrapNone/>
                  <wp:docPr id="776" name="Line 30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1ED877F4" id="Line 309" o:spid="_x0000_s1026" style="position:absolute;z-index:1574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60.15pt,13.5pt" to="460.15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" strokecolor="#333" strokeweight=".291mm">
                  <w10:wrap anchorx="page"/>
                </v:line>
              </w:pict>
            </mc:Fallback>
          </mc:AlternateContent>
        </w:r>
        <w:r>
          <w:rPr>
            <w:noProof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487689728" behindDoc="0" locked="0" layoutInCell="1" allowOverlap="1" wp14:anchorId="5CF79C3A" wp14:editId="223147B2">
                  <wp:simplePos x="0" y="0"/>
                  <wp:positionH relativeFrom="page">
                    <wp:posOffset>6264275</wp:posOffset>
                  </wp:positionH>
                  <wp:positionV relativeFrom="paragraph">
                    <wp:posOffset>171450</wp:posOffset>
                  </wp:positionV>
                  <wp:extent cx="0" cy="0"/>
                  <wp:effectExtent l="0" t="0" r="0" b="0"/>
                  <wp:wrapNone/>
                  <wp:docPr id="777" name="Line 30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28D6157D" id="Line 308" o:spid="_x0000_s1026" style="position:absolute;z-index:1574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93.25pt,13.5pt" to="493.25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" strokecolor="#333" strokeweight=".291mm">
                  <w10:wrap anchorx="page"/>
                </v:line>
              </w:pict>
            </mc:Fallback>
          </mc:AlternateContent>
        </w:r>
      </w:del>
      <w:ins w:id="2229" w:author="Hughes, Anna E" w:date="2023-08-09T15:29:00Z">
        <w:r w:rsidR="001E0CFE">
          <w:rPr>
            <w:noProof/>
            <w:lang w:val="en-GB" w:eastAsia="en-GB"/>
          </w:rPr>
          <mc:AlternateContent>
            <mc:Choice Requires="wps">
              <w:drawing>
                <wp:anchor distT="0" distB="0" distL="0" distR="0" simplePos="0" relativeHeight="15744512" behindDoc="0" locked="0" layoutInCell="1" allowOverlap="1">
                  <wp:simplePos x="0" y="0"/>
                  <wp:positionH relativeFrom="page">
                    <wp:posOffset>4288437</wp:posOffset>
                  </wp:positionH>
                  <wp:positionV relativeFrom="paragraph">
                    <wp:posOffset>144679</wp:posOffset>
                  </wp:positionV>
                  <wp:extent cx="1270" cy="27305"/>
                  <wp:effectExtent l="0" t="0" r="0" b="0"/>
                  <wp:wrapNone/>
                  <wp:docPr id="231" name="Graphic 23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>
                          <a:xfrm>
                            <a:off x="0" y="0"/>
                            <a:ext cx="12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7305">
                                <a:moveTo>
                                  <a:pt x="0" y="268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476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74BCB06E" id="Graphic 231" o:spid="_x0000_s1026" style="position:absolute;margin-left:337.65pt;margin-top:11.4pt;width:.1pt;height:2.15pt;z-index:15744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27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" path="m,26827l,e" filled="f" strokecolor="#333" strokeweight=".291mm">
                  <v:path arrowok="t"/>
                  <w10:wrap anchorx="page"/>
                </v:shape>
              </w:pict>
            </mc:Fallback>
          </mc:AlternateContent>
        </w:r>
        <w:r w:rsidR="001E0CFE">
          <w:rPr>
            <w:noProof/>
            <w:lang w:val="en-GB" w:eastAsia="en-GB"/>
          </w:rPr>
          <mc:AlternateContent>
            <mc:Choice Requires="wps">
              <w:drawing>
                <wp:anchor distT="0" distB="0" distL="0" distR="0" simplePos="0" relativeHeight="15745024" behindDoc="0" locked="0" layoutInCell="1" allowOverlap="1">
                  <wp:simplePos x="0" y="0"/>
                  <wp:positionH relativeFrom="page">
                    <wp:posOffset>4581186</wp:posOffset>
                  </wp:positionH>
                  <wp:positionV relativeFrom="paragraph">
                    <wp:posOffset>144679</wp:posOffset>
                  </wp:positionV>
                  <wp:extent cx="1270" cy="27305"/>
                  <wp:effectExtent l="0" t="0" r="0" b="0"/>
                  <wp:wrapNone/>
                  <wp:docPr id="232" name="Graphic 2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>
                          <a:xfrm>
                            <a:off x="0" y="0"/>
                            <a:ext cx="12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7305">
                                <a:moveTo>
                                  <a:pt x="0" y="268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476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54B08535" id="Graphic 232" o:spid="_x0000_s1026" style="position:absolute;margin-left:360.7pt;margin-top:11.4pt;width:.1pt;height:2.15pt;z-index:15745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27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" path="m,26827l,e" filled="f" strokecolor="#333" strokeweight=".291mm">
                  <v:path arrowok="t"/>
                  <w10:wrap anchorx="page"/>
                </v:shape>
              </w:pict>
            </mc:Fallback>
          </mc:AlternateContent>
        </w:r>
        <w:r w:rsidR="001E0CFE">
          <w:rPr>
            <w:noProof/>
            <w:lang w:val="en-GB" w:eastAsia="en-GB"/>
          </w:rPr>
          <mc:AlternateContent>
            <mc:Choice Requires="wps">
              <w:drawing>
                <wp:anchor distT="0" distB="0" distL="0" distR="0" simplePos="0" relativeHeight="15745536" behindDoc="0" locked="0" layoutInCell="1" allowOverlap="1">
                  <wp:simplePos x="0" y="0"/>
                  <wp:positionH relativeFrom="page">
                    <wp:posOffset>5002001</wp:posOffset>
                  </wp:positionH>
                  <wp:positionV relativeFrom="paragraph">
                    <wp:posOffset>144679</wp:posOffset>
                  </wp:positionV>
                  <wp:extent cx="1270" cy="27305"/>
                  <wp:effectExtent l="0" t="0" r="0" b="0"/>
                  <wp:wrapNone/>
                  <wp:docPr id="233" name="Graphic 2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>
                          <a:xfrm>
                            <a:off x="0" y="0"/>
                            <a:ext cx="12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7305">
                                <a:moveTo>
                                  <a:pt x="0" y="268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476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40843EDF" id="Graphic 233" o:spid="_x0000_s1026" style="position:absolute;margin-left:393.85pt;margin-top:11.4pt;width:.1pt;height:2.15pt;z-index:15745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27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" path="m,26827l,e" filled="f" strokecolor="#333" strokeweight=".291mm">
                  <v:path arrowok="t"/>
                  <w10:wrap anchorx="page"/>
                </v:shape>
              </w:pict>
            </mc:Fallback>
          </mc:AlternateContent>
        </w:r>
        <w:r w:rsidR="001E0CFE">
          <w:rPr>
            <w:noProof/>
            <w:lang w:val="en-GB" w:eastAsia="en-GB"/>
          </w:rPr>
          <mc:AlternateContent>
            <mc:Choice Requires="wps">
              <w:drawing>
                <wp:anchor distT="0" distB="0" distL="0" distR="0" simplePos="0" relativeHeight="15746048" behindDoc="0" locked="0" layoutInCell="1" allowOverlap="1">
                  <wp:simplePos x="0" y="0"/>
                  <wp:positionH relativeFrom="page">
                    <wp:posOffset>5422815</wp:posOffset>
                  </wp:positionH>
                  <wp:positionV relativeFrom="paragraph">
                    <wp:posOffset>144679</wp:posOffset>
                  </wp:positionV>
                  <wp:extent cx="1270" cy="27305"/>
                  <wp:effectExtent l="0" t="0" r="0" b="0"/>
                  <wp:wrapNone/>
                  <wp:docPr id="234" name="Graphic 23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>
                          <a:xfrm>
                            <a:off x="0" y="0"/>
                            <a:ext cx="12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7305">
                                <a:moveTo>
                                  <a:pt x="0" y="268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476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1F79255C" id="Graphic 234" o:spid="_x0000_s1026" style="position:absolute;margin-left:427pt;margin-top:11.4pt;width:.1pt;height:2.15pt;z-index:15746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27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" path="m,26827l,e" filled="f" strokecolor="#333" strokeweight=".291mm">
                  <v:path arrowok="t"/>
                  <w10:wrap anchorx="page"/>
                </v:shape>
              </w:pict>
            </mc:Fallback>
          </mc:AlternateContent>
        </w:r>
        <w:r w:rsidR="001E0CFE">
          <w:rPr>
            <w:noProof/>
            <w:lang w:val="en-GB" w:eastAsia="en-GB"/>
          </w:rPr>
          <mc:AlternateContent>
            <mc:Choice Requires="wps">
              <w:drawing>
                <wp:anchor distT="0" distB="0" distL="0" distR="0" simplePos="0" relativeHeight="15746560" behindDoc="0" locked="0" layoutInCell="1" allowOverlap="1">
                  <wp:simplePos x="0" y="0"/>
                  <wp:positionH relativeFrom="page">
                    <wp:posOffset>5843728</wp:posOffset>
                  </wp:positionH>
                  <wp:positionV relativeFrom="paragraph">
                    <wp:posOffset>144679</wp:posOffset>
                  </wp:positionV>
                  <wp:extent cx="1270" cy="27305"/>
                  <wp:effectExtent l="0" t="0" r="0" b="0"/>
                  <wp:wrapNone/>
                  <wp:docPr id="235" name="Graphic 23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>
                          <a:xfrm>
                            <a:off x="0" y="0"/>
                            <a:ext cx="12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7305">
                                <a:moveTo>
                                  <a:pt x="0" y="268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476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7D6223E5" id="Graphic 235" o:spid="_x0000_s1026" style="position:absolute;margin-left:460.15pt;margin-top:11.4pt;width:.1pt;height:2.15pt;z-index:15746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27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" path="m,26827l,e" filled="f" strokecolor="#333" strokeweight=".291mm">
                  <v:path arrowok="t"/>
                  <w10:wrap anchorx="page"/>
                </v:shape>
              </w:pict>
            </mc:Fallback>
          </mc:AlternateContent>
        </w:r>
        <w:r w:rsidR="001E0CFE">
          <w:rPr>
            <w:noProof/>
            <w:lang w:val="en-GB" w:eastAsia="en-GB"/>
          </w:rPr>
          <mc:AlternateContent>
            <mc:Choice Requires="wps">
              <w:drawing>
                <wp:anchor distT="0" distB="0" distL="0" distR="0" simplePos="0" relativeHeight="15747072" behindDoc="0" locked="0" layoutInCell="1" allowOverlap="1">
                  <wp:simplePos x="0" y="0"/>
                  <wp:positionH relativeFrom="page">
                    <wp:posOffset>6264542</wp:posOffset>
                  </wp:positionH>
                  <wp:positionV relativeFrom="paragraph">
                    <wp:posOffset>144679</wp:posOffset>
                  </wp:positionV>
                  <wp:extent cx="1270" cy="27305"/>
                  <wp:effectExtent l="0" t="0" r="0" b="0"/>
                  <wp:wrapNone/>
                  <wp:docPr id="236" name="Graphic 23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>
                          <a:xfrm>
                            <a:off x="0" y="0"/>
                            <a:ext cx="12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7305">
                                <a:moveTo>
                                  <a:pt x="0" y="268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476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72D458B1" id="Graphic 236" o:spid="_x0000_s1026" style="position:absolute;margin-left:493.25pt;margin-top:11.4pt;width:.1pt;height:2.15pt;z-index:15747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27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" path="m,26827l,e" filled="f" strokecolor="#333" strokeweight=".291mm">
                  <v:path arrowok="t"/>
                  <w10:wrap anchorx="page"/>
                </v:shape>
              </w:pict>
            </mc:Fallback>
          </mc:AlternateContent>
        </w:r>
      </w:ins>
      <w:r w:rsidR="001E0CFE">
        <w:rPr>
          <w:rFonts w:ascii="Times New Roman"/>
          <w:color w:val="4D4D4D"/>
          <w:spacing w:val="-4"/>
          <w:sz w:val="14"/>
        </w:rPr>
        <w:t>0.00</w:t>
      </w:r>
    </w:p>
    <w:p w14:paraId="7462A961" w14:textId="77777777" w:rsidR="00470D98" w:rsidRDefault="00470D98">
      <w:pPr>
        <w:rPr>
          <w:rFonts w:ascii="Times New Roman"/>
          <w:sz w:val="14"/>
        </w:rPr>
        <w:sectPr w:rsidR="00470D98">
          <w:type w:val="continuous"/>
          <w:pgSz w:w="12240" w:h="15840"/>
          <w:pgMar w:top="1820" w:right="1720" w:bottom="280" w:left="1600" w:header="0" w:footer="1818" w:gutter="0"/>
          <w:cols w:num="3" w:space="720" w:equalWidth="0">
            <w:col w:w="1176" w:space="1322"/>
            <w:col w:w="1176" w:space="1322"/>
            <w:col w:w="3924"/>
          </w:cols>
        </w:sectPr>
      </w:pPr>
    </w:p>
    <w:p w14:paraId="0808DDCF" w14:textId="57983D59" w:rsidR="00470D98" w:rsidRDefault="00133F83">
      <w:pPr>
        <w:tabs>
          <w:tab w:val="left" w:pos="1718"/>
          <w:tab w:val="left" w:pos="2275"/>
          <w:tab w:val="left" w:pos="2832"/>
          <w:tab w:val="left" w:pos="3614"/>
          <w:tab w:val="left" w:pos="6155"/>
          <w:tab w:val="left" w:pos="6818"/>
          <w:tab w:val="left" w:pos="7481"/>
          <w:tab w:val="right" w:pos="8386"/>
        </w:tabs>
        <w:spacing w:before="53" w:line="159" w:lineRule="exact"/>
        <w:ind w:left="1162"/>
        <w:rPr>
          <w:rFonts w:ascii="Times New Roman"/>
          <w:sz w:val="14"/>
        </w:rPr>
      </w:pPr>
      <w:del w:id="2230" w:author="Hughes, Anna E" w:date="2023-08-09T15:29:00Z">
        <w:r>
          <w:rPr>
            <w:noProof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487691776" behindDoc="0" locked="0" layoutInCell="1" allowOverlap="1" wp14:anchorId="06765654" wp14:editId="04DA8393">
                  <wp:simplePos x="0" y="0"/>
                  <wp:positionH relativeFrom="page">
                    <wp:posOffset>3409950</wp:posOffset>
                  </wp:positionH>
                  <wp:positionV relativeFrom="paragraph">
                    <wp:posOffset>36830</wp:posOffset>
                  </wp:positionV>
                  <wp:extent cx="0" cy="0"/>
                  <wp:effectExtent l="0" t="0" r="0" b="0"/>
                  <wp:wrapNone/>
                  <wp:docPr id="778" name="Line 30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7AAAE6FA" id="Line 307" o:spid="_x0000_s1026" style="position:absolute;z-index:1574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68.5pt,2.9pt" to="268.5pt,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" strokecolor="#333" strokeweight=".291mm">
                  <w10:wrap anchorx="page"/>
                </v:line>
              </w:pict>
            </mc:Fallback>
          </mc:AlternateContent>
        </w:r>
        <w:r>
          <w:rPr>
            <w:noProof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487692800" behindDoc="0" locked="0" layoutInCell="1" allowOverlap="1" wp14:anchorId="4DF65493" wp14:editId="7E1771C0">
                  <wp:simplePos x="0" y="0"/>
                  <wp:positionH relativeFrom="page">
                    <wp:posOffset>3702685</wp:posOffset>
                  </wp:positionH>
                  <wp:positionV relativeFrom="paragraph">
                    <wp:posOffset>36830</wp:posOffset>
                  </wp:positionV>
                  <wp:extent cx="0" cy="0"/>
                  <wp:effectExtent l="0" t="0" r="0" b="0"/>
                  <wp:wrapNone/>
                  <wp:docPr id="779" name="Line 30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691578AD" id="Line 306" o:spid="_x0000_s1026" style="position:absolute;z-index:1574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91.55pt,2.9pt" to="291.55pt,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" strokecolor="#333" strokeweight=".291mm">
                  <w10:wrap anchorx="page"/>
                </v:line>
              </w:pict>
            </mc:Fallback>
          </mc:AlternateContent>
        </w:r>
        <w:r>
          <w:rPr>
            <w:noProof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487693824" behindDoc="0" locked="0" layoutInCell="1" allowOverlap="1" wp14:anchorId="6473D799" wp14:editId="4B22E45E">
                  <wp:simplePos x="0" y="0"/>
                  <wp:positionH relativeFrom="page">
                    <wp:posOffset>3995420</wp:posOffset>
                  </wp:positionH>
                  <wp:positionV relativeFrom="paragraph">
                    <wp:posOffset>36830</wp:posOffset>
                  </wp:positionV>
                  <wp:extent cx="0" cy="0"/>
                  <wp:effectExtent l="0" t="0" r="0" b="0"/>
                  <wp:wrapNone/>
                  <wp:docPr id="780" name="Line 30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58A3236C" id="Line 305" o:spid="_x0000_s1026" style="position:absolute;z-index:1574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14.6pt,2.9pt" to="314.6pt,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" strokecolor="#333" strokeweight=".291mm">
                  <w10:wrap anchorx="page"/>
                </v:line>
              </w:pict>
            </mc:Fallback>
          </mc:AlternateContent>
        </w:r>
      </w:del>
      <w:ins w:id="2231" w:author="Hughes, Anna E" w:date="2023-08-09T15:29:00Z">
        <w:r w:rsidR="001E0CFE">
          <w:rPr>
            <w:noProof/>
            <w:lang w:val="en-GB" w:eastAsia="en-GB"/>
          </w:rPr>
          <mc:AlternateContent>
            <mc:Choice Requires="wps">
              <w:drawing>
                <wp:anchor distT="0" distB="0" distL="0" distR="0" simplePos="0" relativeHeight="15742976" behindDoc="0" locked="0" layoutInCell="1" allowOverlap="1">
                  <wp:simplePos x="0" y="0"/>
                  <wp:positionH relativeFrom="page">
                    <wp:posOffset>3410092</wp:posOffset>
                  </wp:positionH>
                  <wp:positionV relativeFrom="paragraph">
                    <wp:posOffset>10028</wp:posOffset>
                  </wp:positionV>
                  <wp:extent cx="1270" cy="27305"/>
                  <wp:effectExtent l="0" t="0" r="0" b="0"/>
                  <wp:wrapNone/>
                  <wp:docPr id="237" name="Graphic 23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>
                          <a:xfrm>
                            <a:off x="0" y="0"/>
                            <a:ext cx="12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7305">
                                <a:moveTo>
                                  <a:pt x="0" y="268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476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2F145D21" id="Graphic 237" o:spid="_x0000_s1026" style="position:absolute;margin-left:268.5pt;margin-top:.8pt;width:.1pt;height:2.15pt;z-index:15742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27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" path="m,26827l,e" filled="f" strokecolor="#333" strokeweight=".291mm">
                  <v:path arrowok="t"/>
                  <w10:wrap anchorx="page"/>
                </v:shape>
              </w:pict>
            </mc:Fallback>
          </mc:AlternateContent>
        </w:r>
        <w:r w:rsidR="001E0CFE">
          <w:rPr>
            <w:noProof/>
            <w:lang w:val="en-GB" w:eastAsia="en-GB"/>
          </w:rPr>
          <mc:AlternateContent>
            <mc:Choice Requires="wps">
              <w:drawing>
                <wp:anchor distT="0" distB="0" distL="0" distR="0" simplePos="0" relativeHeight="15743488" behindDoc="0" locked="0" layoutInCell="1" allowOverlap="1">
                  <wp:simplePos x="0" y="0"/>
                  <wp:positionH relativeFrom="page">
                    <wp:posOffset>3702841</wp:posOffset>
                  </wp:positionH>
                  <wp:positionV relativeFrom="paragraph">
                    <wp:posOffset>10028</wp:posOffset>
                  </wp:positionV>
                  <wp:extent cx="1270" cy="27305"/>
                  <wp:effectExtent l="0" t="0" r="0" b="0"/>
                  <wp:wrapNone/>
                  <wp:docPr id="238" name="Graphic 23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>
                          <a:xfrm>
                            <a:off x="0" y="0"/>
                            <a:ext cx="12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7305">
                                <a:moveTo>
                                  <a:pt x="0" y="268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476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5586CECC" id="Graphic 238" o:spid="_x0000_s1026" style="position:absolute;margin-left:291.55pt;margin-top:.8pt;width:.1pt;height:2.15pt;z-index:15743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27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" path="m,26827l,e" filled="f" strokecolor="#333" strokeweight=".291mm">
                  <v:path arrowok="t"/>
                  <w10:wrap anchorx="page"/>
                </v:shape>
              </w:pict>
            </mc:Fallback>
          </mc:AlternateContent>
        </w:r>
        <w:r w:rsidR="001E0CFE">
          <w:rPr>
            <w:noProof/>
            <w:lang w:val="en-GB" w:eastAsia="en-GB"/>
          </w:rPr>
          <mc:AlternateContent>
            <mc:Choice Requires="wps">
              <w:drawing>
                <wp:anchor distT="0" distB="0" distL="0" distR="0" simplePos="0" relativeHeight="15744000" behindDoc="0" locked="0" layoutInCell="1" allowOverlap="1">
                  <wp:simplePos x="0" y="0"/>
                  <wp:positionH relativeFrom="page">
                    <wp:posOffset>3995590</wp:posOffset>
                  </wp:positionH>
                  <wp:positionV relativeFrom="paragraph">
                    <wp:posOffset>10028</wp:posOffset>
                  </wp:positionV>
                  <wp:extent cx="1270" cy="27305"/>
                  <wp:effectExtent l="0" t="0" r="0" b="0"/>
                  <wp:wrapNone/>
                  <wp:docPr id="239" name="Graphic 23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>
                          <a:xfrm>
                            <a:off x="0" y="0"/>
                            <a:ext cx="12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7305">
                                <a:moveTo>
                                  <a:pt x="0" y="268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476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0BCC5B97" id="Graphic 239" o:spid="_x0000_s1026" style="position:absolute;margin-left:314.6pt;margin-top:.8pt;width:.1pt;height:2.15pt;z-index:15744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27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" path="m,26827l,e" filled="f" strokecolor="#333" strokeweight=".291mm">
                  <v:path arrowok="t"/>
                  <w10:wrap anchorx="page"/>
                </v:shape>
              </w:pict>
            </mc:Fallback>
          </mc:AlternateContent>
        </w:r>
      </w:ins>
      <w:r w:rsidR="001E0CFE">
        <w:rPr>
          <w:rFonts w:ascii="Times New Roman"/>
          <w:color w:val="4D4D4D"/>
          <w:spacing w:val="-4"/>
          <w:sz w:val="14"/>
        </w:rPr>
        <w:t>0.00</w:t>
      </w:r>
      <w:r w:rsidR="001E0CFE">
        <w:rPr>
          <w:rFonts w:ascii="Times New Roman"/>
          <w:color w:val="4D4D4D"/>
          <w:sz w:val="14"/>
        </w:rPr>
        <w:tab/>
      </w:r>
      <w:r w:rsidR="001E0CFE">
        <w:rPr>
          <w:rFonts w:ascii="Times New Roman"/>
          <w:color w:val="4D4D4D"/>
          <w:spacing w:val="-4"/>
          <w:sz w:val="14"/>
        </w:rPr>
        <w:t>0.05</w:t>
      </w:r>
      <w:r w:rsidR="001E0CFE">
        <w:rPr>
          <w:rFonts w:ascii="Times New Roman"/>
          <w:color w:val="4D4D4D"/>
          <w:sz w:val="14"/>
        </w:rPr>
        <w:tab/>
      </w:r>
      <w:r w:rsidR="001E0CFE">
        <w:rPr>
          <w:rFonts w:ascii="Times New Roman"/>
          <w:color w:val="4D4D4D"/>
          <w:spacing w:val="-4"/>
          <w:sz w:val="14"/>
        </w:rPr>
        <w:t>0.10</w:t>
      </w:r>
      <w:r w:rsidR="001E0CFE">
        <w:rPr>
          <w:rFonts w:ascii="Times New Roman"/>
          <w:color w:val="4D4D4D"/>
          <w:sz w:val="14"/>
        </w:rPr>
        <w:tab/>
      </w:r>
      <w:r w:rsidR="001E0CFE">
        <w:rPr>
          <w:rFonts w:ascii="Times New Roman"/>
          <w:color w:val="4D4D4D"/>
          <w:spacing w:val="-4"/>
          <w:sz w:val="14"/>
        </w:rPr>
        <w:t>0.15</w:t>
      </w:r>
      <w:r w:rsidR="001E0CFE">
        <w:rPr>
          <w:rFonts w:ascii="Times New Roman"/>
          <w:color w:val="4D4D4D"/>
          <w:sz w:val="14"/>
        </w:rPr>
        <w:tab/>
        <w:t>0.000</w:t>
      </w:r>
      <w:r w:rsidR="001E0CFE">
        <w:rPr>
          <w:rFonts w:ascii="Times New Roman"/>
          <w:color w:val="4D4D4D"/>
          <w:spacing w:val="37"/>
          <w:sz w:val="14"/>
        </w:rPr>
        <w:t xml:space="preserve">  </w:t>
      </w:r>
      <w:r w:rsidR="001E0CFE">
        <w:rPr>
          <w:rFonts w:ascii="Times New Roman"/>
          <w:color w:val="4D4D4D"/>
          <w:sz w:val="14"/>
        </w:rPr>
        <w:t>0.025</w:t>
      </w:r>
      <w:r w:rsidR="001E0CFE">
        <w:rPr>
          <w:rFonts w:ascii="Times New Roman"/>
          <w:color w:val="4D4D4D"/>
          <w:spacing w:val="37"/>
          <w:sz w:val="14"/>
        </w:rPr>
        <w:t xml:space="preserve">  </w:t>
      </w:r>
      <w:r w:rsidR="001E0CFE">
        <w:rPr>
          <w:rFonts w:ascii="Times New Roman"/>
          <w:color w:val="4D4D4D"/>
          <w:sz w:val="14"/>
        </w:rPr>
        <w:t>0.050</w:t>
      </w:r>
      <w:r w:rsidR="001E0CFE">
        <w:rPr>
          <w:rFonts w:ascii="Times New Roman"/>
          <w:color w:val="4D4D4D"/>
          <w:spacing w:val="38"/>
          <w:sz w:val="14"/>
        </w:rPr>
        <w:t xml:space="preserve">  </w:t>
      </w:r>
      <w:r w:rsidR="001E0CFE">
        <w:rPr>
          <w:rFonts w:ascii="Times New Roman"/>
          <w:color w:val="4D4D4D"/>
          <w:sz w:val="14"/>
        </w:rPr>
        <w:t>0.075</w:t>
      </w:r>
      <w:r w:rsidR="001E0CFE">
        <w:rPr>
          <w:rFonts w:ascii="Times New Roman"/>
          <w:color w:val="4D4D4D"/>
          <w:spacing w:val="37"/>
          <w:sz w:val="14"/>
        </w:rPr>
        <w:t xml:space="preserve">  </w:t>
      </w:r>
      <w:r w:rsidR="001E0CFE">
        <w:rPr>
          <w:rFonts w:ascii="Times New Roman"/>
          <w:color w:val="4D4D4D"/>
          <w:spacing w:val="-2"/>
          <w:sz w:val="14"/>
        </w:rPr>
        <w:t>0.100</w:t>
      </w:r>
      <w:r w:rsidR="001E0CFE">
        <w:rPr>
          <w:rFonts w:ascii="Times New Roman"/>
          <w:color w:val="4D4D4D"/>
          <w:sz w:val="14"/>
        </w:rPr>
        <w:tab/>
      </w:r>
      <w:r w:rsidR="001E0CFE">
        <w:rPr>
          <w:rFonts w:ascii="Times New Roman"/>
          <w:color w:val="4D4D4D"/>
          <w:spacing w:val="-4"/>
          <w:sz w:val="14"/>
        </w:rPr>
        <w:t>0.00</w:t>
      </w:r>
      <w:r w:rsidR="001E0CFE">
        <w:rPr>
          <w:rFonts w:ascii="Times New Roman"/>
          <w:color w:val="4D4D4D"/>
          <w:sz w:val="14"/>
        </w:rPr>
        <w:tab/>
      </w:r>
      <w:r w:rsidR="001E0CFE">
        <w:rPr>
          <w:rFonts w:ascii="Times New Roman"/>
          <w:color w:val="4D4D4D"/>
          <w:spacing w:val="-4"/>
          <w:sz w:val="14"/>
        </w:rPr>
        <w:t>0.05</w:t>
      </w:r>
      <w:r w:rsidR="001E0CFE">
        <w:rPr>
          <w:rFonts w:ascii="Times New Roman"/>
          <w:color w:val="4D4D4D"/>
          <w:sz w:val="14"/>
        </w:rPr>
        <w:tab/>
      </w:r>
      <w:r w:rsidR="001E0CFE">
        <w:rPr>
          <w:rFonts w:ascii="Times New Roman"/>
          <w:color w:val="4D4D4D"/>
          <w:spacing w:val="-4"/>
          <w:sz w:val="14"/>
        </w:rPr>
        <w:t>0.10</w:t>
      </w:r>
      <w:r w:rsidR="001E0CFE">
        <w:rPr>
          <w:rFonts w:ascii="Times New Roman"/>
          <w:color w:val="4D4D4D"/>
          <w:sz w:val="14"/>
        </w:rPr>
        <w:tab/>
      </w:r>
      <w:r w:rsidR="001E0CFE">
        <w:rPr>
          <w:rFonts w:ascii="Times New Roman"/>
          <w:color w:val="4D4D4D"/>
          <w:spacing w:val="-4"/>
          <w:sz w:val="14"/>
        </w:rPr>
        <w:t>0.15</w:t>
      </w:r>
    </w:p>
    <w:p w14:paraId="57321382" w14:textId="77777777" w:rsidR="00470D98" w:rsidRDefault="001E0CFE">
      <w:pPr>
        <w:spacing w:line="193" w:lineRule="exact"/>
        <w:ind w:left="890" w:right="295"/>
        <w:jc w:val="center"/>
        <w:rPr>
          <w:rFonts w:ascii="Times New Roman"/>
          <w:sz w:val="17"/>
        </w:rPr>
      </w:pPr>
      <w:r>
        <w:rPr>
          <w:rFonts w:ascii="Times New Roman"/>
          <w:spacing w:val="-5"/>
          <w:sz w:val="17"/>
        </w:rPr>
        <w:t>Dp</w:t>
      </w:r>
    </w:p>
    <w:p w14:paraId="37233CBE" w14:textId="77777777" w:rsidR="00470D98" w:rsidRDefault="001E0CFE">
      <w:pPr>
        <w:spacing w:before="322" w:line="244" w:lineRule="auto"/>
        <w:ind w:left="617" w:right="447"/>
        <w:rPr>
          <w:sz w:val="20"/>
        </w:rPr>
        <w:pPrChange w:id="2232" w:author="Hughes, Anna E" w:date="2023-08-09T15:29:00Z">
          <w:pPr>
            <w:spacing w:before="322" w:line="244" w:lineRule="auto"/>
            <w:ind w:left="617" w:right="293"/>
          </w:pPr>
        </w:pPrChange>
      </w:pPr>
      <w:r>
        <w:rPr>
          <w:spacing w:val="-2"/>
          <w:sz w:val="20"/>
        </w:rPr>
        <w:t>Figure 4:</w:t>
      </w:r>
      <w:r>
        <w:rPr>
          <w:spacing w:val="19"/>
          <w:sz w:val="20"/>
        </w:rPr>
        <w:t xml:space="preserve"> </w:t>
      </w:r>
      <w:bookmarkStart w:id="2233" w:name="_bookmark17"/>
      <w:bookmarkEnd w:id="2233"/>
      <w:r>
        <w:rPr>
          <w:spacing w:val="-2"/>
          <w:sz w:val="20"/>
        </w:rPr>
        <w:t xml:space="preserve">Predicting </w:t>
      </w:r>
      <w:r>
        <w:rPr>
          <w:rFonts w:ascii="Times New Roman"/>
          <w:i/>
          <w:spacing w:val="-2"/>
          <w:sz w:val="20"/>
        </w:rPr>
        <w:t>D</w:t>
      </w:r>
      <w:r>
        <w:rPr>
          <w:rFonts w:ascii="Times New Roman"/>
          <w:i/>
          <w:spacing w:val="-2"/>
          <w:sz w:val="20"/>
          <w:vertAlign w:val="subscript"/>
        </w:rPr>
        <w:t>c</w:t>
      </w:r>
      <w:r>
        <w:rPr>
          <w:rFonts w:ascii="Verdana"/>
          <w:i/>
          <w:spacing w:val="-2"/>
          <w:sz w:val="20"/>
          <w:vertAlign w:val="subscript"/>
        </w:rPr>
        <w:t>,</w:t>
      </w:r>
      <w:r>
        <w:rPr>
          <w:rFonts w:ascii="Times New Roman"/>
          <w:i/>
          <w:spacing w:val="-2"/>
          <w:sz w:val="20"/>
          <w:vertAlign w:val="subscript"/>
        </w:rPr>
        <w:t>s</w:t>
      </w:r>
      <w:r>
        <w:rPr>
          <w:rFonts w:ascii="Times New Roman"/>
          <w:i/>
          <w:spacing w:val="-2"/>
          <w:sz w:val="20"/>
        </w:rPr>
        <w:t xml:space="preserve"> </w:t>
      </w:r>
      <w:r>
        <w:rPr>
          <w:spacing w:val="-2"/>
          <w:sz w:val="20"/>
        </w:rPr>
        <w:t xml:space="preserve">from </w:t>
      </w:r>
      <w:r>
        <w:rPr>
          <w:rFonts w:ascii="Times New Roman"/>
          <w:i/>
          <w:spacing w:val="-2"/>
          <w:sz w:val="20"/>
        </w:rPr>
        <w:t>D</w:t>
      </w:r>
      <w:r>
        <w:rPr>
          <w:rFonts w:ascii="Times New Roman"/>
          <w:i/>
          <w:spacing w:val="-2"/>
          <w:sz w:val="20"/>
          <w:vertAlign w:val="subscript"/>
        </w:rPr>
        <w:t>c</w:t>
      </w:r>
      <w:r>
        <w:rPr>
          <w:rFonts w:ascii="Times New Roman"/>
          <w:i/>
          <w:spacing w:val="-2"/>
          <w:sz w:val="20"/>
        </w:rPr>
        <w:t xml:space="preserve"> </w:t>
      </w:r>
      <w:r>
        <w:rPr>
          <w:spacing w:val="-2"/>
          <w:sz w:val="20"/>
        </w:rPr>
        <w:t xml:space="preserve">and </w:t>
      </w:r>
      <w:r>
        <w:rPr>
          <w:rFonts w:ascii="Times New Roman"/>
          <w:i/>
          <w:spacing w:val="-2"/>
          <w:sz w:val="20"/>
        </w:rPr>
        <w:t>D</w:t>
      </w:r>
      <w:r>
        <w:rPr>
          <w:rFonts w:ascii="Times New Roman"/>
          <w:i/>
          <w:spacing w:val="-2"/>
          <w:sz w:val="20"/>
          <w:vertAlign w:val="subscript"/>
        </w:rPr>
        <w:t>s</w:t>
      </w:r>
      <w:r>
        <w:rPr>
          <w:spacing w:val="-2"/>
          <w:sz w:val="20"/>
        </w:rPr>
        <w:t>.</w:t>
      </w:r>
      <w:r>
        <w:rPr>
          <w:spacing w:val="28"/>
          <w:sz w:val="20"/>
        </w:rPr>
        <w:t xml:space="preserve"> </w:t>
      </w:r>
      <w:r>
        <w:rPr>
          <w:spacing w:val="-2"/>
          <w:sz w:val="20"/>
        </w:rPr>
        <w:t xml:space="preserve">The </w:t>
      </w:r>
      <w:r>
        <w:rPr>
          <w:rFonts w:ascii="Times New Roman"/>
          <w:i/>
          <w:spacing w:val="-2"/>
          <w:sz w:val="20"/>
        </w:rPr>
        <w:t>x</w:t>
      </w:r>
      <w:r>
        <w:rPr>
          <w:spacing w:val="-2"/>
          <w:sz w:val="20"/>
        </w:rPr>
        <w:t xml:space="preserve">-axis shows our predictions, </w:t>
      </w:r>
      <w:r>
        <w:rPr>
          <w:rFonts w:ascii="Times New Roman"/>
          <w:i/>
          <w:spacing w:val="-2"/>
          <w:sz w:val="20"/>
        </w:rPr>
        <w:t>D</w:t>
      </w:r>
      <w:r>
        <w:rPr>
          <w:rFonts w:ascii="Times New Roman"/>
          <w:i/>
          <w:spacing w:val="-2"/>
          <w:sz w:val="20"/>
          <w:vertAlign w:val="subscript"/>
        </w:rPr>
        <w:t>p</w:t>
      </w:r>
      <w:r>
        <w:rPr>
          <w:spacing w:val="-2"/>
          <w:sz w:val="20"/>
        </w:rPr>
        <w:t xml:space="preserve">, using the best </w:t>
      </w:r>
      <w:r>
        <w:rPr>
          <w:spacing w:val="-4"/>
          <w:sz w:val="20"/>
        </w:rPr>
        <w:t>feature, collinear contrast, and orthogonal contrast models.</w:t>
      </w:r>
    </w:p>
    <w:p w14:paraId="5DDE08AF" w14:textId="77777777" w:rsidR="00470D98" w:rsidRDefault="00470D98">
      <w:pPr>
        <w:pStyle w:val="BodyText"/>
        <w:spacing w:before="0"/>
        <w:ind w:left="0"/>
        <w:rPr>
          <w:sz w:val="28"/>
        </w:rPr>
      </w:pPr>
    </w:p>
    <w:p w14:paraId="29FFFC3D" w14:textId="149FD78C" w:rsidR="00470D98" w:rsidRDefault="001644E6">
      <w:pPr>
        <w:spacing w:before="192"/>
        <w:ind w:left="227"/>
        <w:rPr>
          <w:rFonts w:ascii="Times New Roman"/>
          <w:i/>
          <w:sz w:val="24"/>
        </w:rPr>
      </w:pPr>
      <w:del w:id="2234" w:author="Hughes, Anna E" w:date="2023-08-09T15:29:00Z">
        <w:r>
          <w:rPr>
            <w:rFonts w:ascii="Trebuchet MS"/>
            <w:sz w:val="12"/>
          </w:rPr>
          <w:delText>501</w:delText>
        </w:r>
      </w:del>
      <w:ins w:id="2235" w:author="Hughes, Anna E" w:date="2023-08-09T15:29:00Z">
        <w:r w:rsidR="001E0CFE">
          <w:rPr>
            <w:rFonts w:ascii="Trebuchet MS"/>
            <w:sz w:val="12"/>
          </w:rPr>
          <w:t>499</w:t>
        </w:r>
      </w:ins>
      <w:r w:rsidR="001E0CFE">
        <w:rPr>
          <w:rFonts w:ascii="Trebuchet MS"/>
          <w:spacing w:val="146"/>
          <w:sz w:val="12"/>
        </w:rPr>
        <w:t xml:space="preserve"> </w:t>
      </w:r>
      <w:bookmarkStart w:id="2236" w:name="Hypothesis_4:_Reaction_Time_Predictions"/>
      <w:bookmarkEnd w:id="2236"/>
      <w:r w:rsidR="001E0CFE">
        <w:rPr>
          <w:rFonts w:ascii="Times New Roman"/>
          <w:i/>
          <w:sz w:val="24"/>
        </w:rPr>
        <w:t>5.4.</w:t>
      </w:r>
      <w:r w:rsidR="001E0CFE">
        <w:rPr>
          <w:rFonts w:ascii="Times New Roman"/>
          <w:i/>
          <w:spacing w:val="50"/>
          <w:sz w:val="24"/>
        </w:rPr>
        <w:t xml:space="preserve"> </w:t>
      </w:r>
      <w:r w:rsidR="001E0CFE">
        <w:rPr>
          <w:rFonts w:ascii="Times New Roman"/>
          <w:i/>
          <w:sz w:val="24"/>
        </w:rPr>
        <w:t>Hypothesis</w:t>
      </w:r>
      <w:r w:rsidR="001E0CFE">
        <w:rPr>
          <w:rFonts w:ascii="Times New Roman"/>
          <w:i/>
          <w:spacing w:val="-5"/>
          <w:sz w:val="24"/>
        </w:rPr>
        <w:t xml:space="preserve"> </w:t>
      </w:r>
      <w:r w:rsidR="001E0CFE">
        <w:rPr>
          <w:rFonts w:ascii="Times New Roman"/>
          <w:i/>
          <w:sz w:val="24"/>
        </w:rPr>
        <w:t>4:</w:t>
      </w:r>
      <w:r w:rsidR="001E0CFE">
        <w:rPr>
          <w:rFonts w:ascii="Times New Roman"/>
          <w:i/>
          <w:spacing w:val="8"/>
          <w:sz w:val="24"/>
        </w:rPr>
        <w:t xml:space="preserve"> </w:t>
      </w:r>
      <w:r w:rsidR="001E0CFE">
        <w:rPr>
          <w:rFonts w:ascii="Times New Roman"/>
          <w:i/>
          <w:sz w:val="24"/>
        </w:rPr>
        <w:t>Reaction</w:t>
      </w:r>
      <w:r w:rsidR="001E0CFE">
        <w:rPr>
          <w:rFonts w:ascii="Times New Roman"/>
          <w:i/>
          <w:spacing w:val="-6"/>
          <w:sz w:val="24"/>
        </w:rPr>
        <w:t xml:space="preserve"> </w:t>
      </w:r>
      <w:r w:rsidR="001E0CFE">
        <w:rPr>
          <w:rFonts w:ascii="Times New Roman"/>
          <w:i/>
          <w:sz w:val="24"/>
        </w:rPr>
        <w:t>Time</w:t>
      </w:r>
      <w:r w:rsidR="001E0CFE">
        <w:rPr>
          <w:rFonts w:ascii="Times New Roman"/>
          <w:i/>
          <w:spacing w:val="-5"/>
          <w:sz w:val="24"/>
        </w:rPr>
        <w:t xml:space="preserve"> </w:t>
      </w:r>
      <w:r w:rsidR="001E0CFE">
        <w:rPr>
          <w:rFonts w:ascii="Times New Roman"/>
          <w:i/>
          <w:spacing w:val="-2"/>
          <w:sz w:val="24"/>
        </w:rPr>
        <w:t>Predictions</w:t>
      </w:r>
    </w:p>
    <w:p w14:paraId="5C7C81C1" w14:textId="531CD0D4" w:rsidR="00470D98" w:rsidRDefault="001644E6">
      <w:pPr>
        <w:pStyle w:val="BodyText"/>
        <w:tabs>
          <w:tab w:val="left" w:pos="968"/>
        </w:tabs>
        <w:spacing w:before="45"/>
      </w:pPr>
      <w:del w:id="2237" w:author="Hughes, Anna E" w:date="2023-08-09T15:29:00Z">
        <w:r>
          <w:rPr>
            <w:rFonts w:ascii="Trebuchet MS"/>
            <w:spacing w:val="-5"/>
            <w:sz w:val="12"/>
          </w:rPr>
          <w:delText>502</w:delText>
        </w:r>
      </w:del>
      <w:ins w:id="2238" w:author="Hughes, Anna E" w:date="2023-08-09T15:29:00Z">
        <w:r w:rsidR="001E0CFE">
          <w:rPr>
            <w:rFonts w:ascii="Trebuchet MS"/>
            <w:spacing w:val="-5"/>
            <w:sz w:val="12"/>
          </w:rPr>
          <w:t>500</w:t>
        </w:r>
      </w:ins>
      <w:r w:rsidR="001E0CFE">
        <w:rPr>
          <w:rFonts w:ascii="Trebuchet MS"/>
          <w:sz w:val="12"/>
        </w:rPr>
        <w:tab/>
      </w:r>
      <w:r w:rsidR="001E0CFE">
        <w:rPr>
          <w:spacing w:val="-6"/>
        </w:rPr>
        <w:t>Upon</w:t>
      </w:r>
      <w:r w:rsidR="001E0CFE">
        <w:rPr>
          <w:spacing w:val="7"/>
        </w:rPr>
        <w:t xml:space="preserve"> </w:t>
      </w:r>
      <w:r w:rsidR="001E0CFE">
        <w:rPr>
          <w:spacing w:val="-6"/>
        </w:rPr>
        <w:t>reflection,</w:t>
      </w:r>
      <w:r w:rsidR="001E0CFE">
        <w:rPr>
          <w:spacing w:val="11"/>
        </w:rPr>
        <w:t xml:space="preserve"> </w:t>
      </w:r>
      <w:r w:rsidR="001E0CFE">
        <w:rPr>
          <w:spacing w:val="-6"/>
        </w:rPr>
        <w:t>the</w:t>
      </w:r>
      <w:r w:rsidR="001E0CFE">
        <w:rPr>
          <w:spacing w:val="7"/>
        </w:rPr>
        <w:t xml:space="preserve"> </w:t>
      </w:r>
      <w:r w:rsidR="001E0CFE">
        <w:rPr>
          <w:spacing w:val="-6"/>
        </w:rPr>
        <w:t>approach</w:t>
      </w:r>
      <w:r w:rsidR="001E0CFE">
        <w:rPr>
          <w:spacing w:val="8"/>
        </w:rPr>
        <w:t xml:space="preserve"> </w:t>
      </w:r>
      <w:r w:rsidR="001E0CFE">
        <w:rPr>
          <w:spacing w:val="-6"/>
        </w:rPr>
        <w:t>to</w:t>
      </w:r>
      <w:r w:rsidR="001E0CFE">
        <w:rPr>
          <w:spacing w:val="7"/>
        </w:rPr>
        <w:t xml:space="preserve"> </w:t>
      </w:r>
      <w:r w:rsidR="001E0CFE">
        <w:rPr>
          <w:spacing w:val="-6"/>
        </w:rPr>
        <w:t>model</w:t>
      </w:r>
      <w:r w:rsidR="001E0CFE">
        <w:rPr>
          <w:spacing w:val="7"/>
        </w:rPr>
        <w:t xml:space="preserve"> </w:t>
      </w:r>
      <w:r w:rsidR="001E0CFE">
        <w:rPr>
          <w:spacing w:val="-6"/>
        </w:rPr>
        <w:t>comparison</w:t>
      </w:r>
      <w:r w:rsidR="001E0CFE">
        <w:rPr>
          <w:spacing w:val="7"/>
        </w:rPr>
        <w:t xml:space="preserve"> </w:t>
      </w:r>
      <w:r w:rsidR="001E0CFE">
        <w:rPr>
          <w:spacing w:val="-6"/>
        </w:rPr>
        <w:t>we</w:t>
      </w:r>
      <w:r w:rsidR="001E0CFE">
        <w:rPr>
          <w:spacing w:val="7"/>
        </w:rPr>
        <w:t xml:space="preserve"> </w:t>
      </w:r>
      <w:r w:rsidR="001E0CFE">
        <w:rPr>
          <w:spacing w:val="-6"/>
        </w:rPr>
        <w:t>outlined</w:t>
      </w:r>
      <w:r w:rsidR="001E0CFE">
        <w:rPr>
          <w:spacing w:val="7"/>
        </w:rPr>
        <w:t xml:space="preserve"> </w:t>
      </w:r>
      <w:r w:rsidR="001E0CFE">
        <w:rPr>
          <w:spacing w:val="-6"/>
        </w:rPr>
        <w:t>in</w:t>
      </w:r>
      <w:r w:rsidR="001E0CFE">
        <w:rPr>
          <w:spacing w:val="8"/>
        </w:rPr>
        <w:t xml:space="preserve"> </w:t>
      </w:r>
      <w:r w:rsidR="001E0CFE">
        <w:rPr>
          <w:spacing w:val="-6"/>
        </w:rPr>
        <w:t>our</w:t>
      </w:r>
      <w:r w:rsidR="001E0CFE">
        <w:rPr>
          <w:spacing w:val="7"/>
        </w:rPr>
        <w:t xml:space="preserve"> </w:t>
      </w:r>
      <w:r w:rsidR="001E0CFE">
        <w:rPr>
          <w:spacing w:val="-6"/>
        </w:rPr>
        <w:t>reg-</w:t>
      </w:r>
    </w:p>
    <w:p w14:paraId="2F8AC1E6" w14:textId="13842CFC" w:rsidR="00470D98" w:rsidRDefault="001644E6">
      <w:pPr>
        <w:pStyle w:val="BodyText"/>
        <w:spacing w:before="8"/>
      </w:pPr>
      <w:del w:id="2239" w:author="Hughes, Anna E" w:date="2023-08-09T15:29:00Z">
        <w:r>
          <w:rPr>
            <w:rFonts w:ascii="Trebuchet MS"/>
            <w:spacing w:val="-2"/>
            <w:sz w:val="12"/>
          </w:rPr>
          <w:delText>503</w:delText>
        </w:r>
      </w:del>
      <w:ins w:id="2240" w:author="Hughes, Anna E" w:date="2023-08-09T15:29:00Z">
        <w:r w:rsidR="001E0CFE">
          <w:rPr>
            <w:rFonts w:ascii="Trebuchet MS"/>
            <w:spacing w:val="-2"/>
            <w:sz w:val="12"/>
          </w:rPr>
          <w:t>501</w:t>
        </w:r>
      </w:ins>
      <w:r w:rsidR="001E0CFE">
        <w:rPr>
          <w:rFonts w:ascii="Trebuchet MS"/>
          <w:spacing w:val="77"/>
          <w:w w:val="150"/>
          <w:sz w:val="12"/>
        </w:rPr>
        <w:t xml:space="preserve"> </w:t>
      </w:r>
      <w:r w:rsidR="001E0CFE">
        <w:rPr>
          <w:spacing w:val="-2"/>
        </w:rPr>
        <w:t>istered</w:t>
      </w:r>
      <w:r w:rsidR="001E0CFE">
        <w:rPr>
          <w:spacing w:val="-1"/>
        </w:rPr>
        <w:t xml:space="preserve"> </w:t>
      </w:r>
      <w:r w:rsidR="001E0CFE">
        <w:rPr>
          <w:spacing w:val="-2"/>
        </w:rPr>
        <w:t>analysis</w:t>
      </w:r>
      <w:r w:rsidR="001E0CFE">
        <w:rPr>
          <w:spacing w:val="-1"/>
        </w:rPr>
        <w:t xml:space="preserve"> </w:t>
      </w:r>
      <w:r w:rsidR="001E0CFE">
        <w:rPr>
          <w:spacing w:val="-2"/>
        </w:rPr>
        <w:t>was</w:t>
      </w:r>
      <w:r w:rsidR="001E0CFE">
        <w:rPr>
          <w:spacing w:val="-1"/>
        </w:rPr>
        <w:t xml:space="preserve"> </w:t>
      </w:r>
      <w:r w:rsidR="001E0CFE">
        <w:rPr>
          <w:spacing w:val="-2"/>
        </w:rPr>
        <w:t>limited</w:t>
      </w:r>
      <w:r w:rsidR="001E0CFE">
        <w:t xml:space="preserve"> </w:t>
      </w:r>
      <w:r w:rsidR="001E0CFE">
        <w:rPr>
          <w:spacing w:val="-2"/>
        </w:rPr>
        <w:t>in</w:t>
      </w:r>
      <w:r w:rsidR="001E0CFE">
        <w:rPr>
          <w:spacing w:val="-1"/>
        </w:rPr>
        <w:t xml:space="preserve"> </w:t>
      </w:r>
      <w:r w:rsidR="001E0CFE">
        <w:rPr>
          <w:spacing w:val="-2"/>
        </w:rPr>
        <w:t>a</w:t>
      </w:r>
      <w:r w:rsidR="001E0CFE">
        <w:rPr>
          <w:spacing w:val="-1"/>
        </w:rPr>
        <w:t xml:space="preserve"> </w:t>
      </w:r>
      <w:r w:rsidR="001E0CFE">
        <w:rPr>
          <w:spacing w:val="-2"/>
        </w:rPr>
        <w:t>number</w:t>
      </w:r>
      <w:r w:rsidR="001E0CFE">
        <w:rPr>
          <w:spacing w:val="-1"/>
        </w:rPr>
        <w:t xml:space="preserve"> </w:t>
      </w:r>
      <w:r w:rsidR="001E0CFE">
        <w:rPr>
          <w:spacing w:val="-2"/>
        </w:rPr>
        <w:t>of</w:t>
      </w:r>
      <w:r w:rsidR="001E0CFE">
        <w:rPr>
          <w:spacing w:val="-1"/>
        </w:rPr>
        <w:t xml:space="preserve"> </w:t>
      </w:r>
      <w:r w:rsidR="001E0CFE">
        <w:rPr>
          <w:spacing w:val="-2"/>
        </w:rPr>
        <w:t>ways.</w:t>
      </w:r>
      <w:r w:rsidR="001E0CFE">
        <w:rPr>
          <w:spacing w:val="32"/>
        </w:rPr>
        <w:t xml:space="preserve"> </w:t>
      </w:r>
      <w:r w:rsidR="001E0CFE">
        <w:rPr>
          <w:spacing w:val="-2"/>
        </w:rPr>
        <w:t>Our</w:t>
      </w:r>
      <w:r w:rsidR="001E0CFE">
        <w:rPr>
          <w:spacing w:val="-1"/>
        </w:rPr>
        <w:t xml:space="preserve"> </w:t>
      </w:r>
      <w:r w:rsidR="001E0CFE">
        <w:rPr>
          <w:spacing w:val="-2"/>
        </w:rPr>
        <w:t>original</w:t>
      </w:r>
      <w:r w:rsidR="001E0CFE">
        <w:rPr>
          <w:spacing w:val="-1"/>
        </w:rPr>
        <w:t xml:space="preserve"> </w:t>
      </w:r>
      <w:r w:rsidR="001E0CFE">
        <w:rPr>
          <w:spacing w:val="-2"/>
        </w:rPr>
        <w:t>plan</w:t>
      </w:r>
      <w:r w:rsidR="001E0CFE">
        <w:rPr>
          <w:spacing w:val="-1"/>
        </w:rPr>
        <w:t xml:space="preserve"> </w:t>
      </w:r>
      <w:r w:rsidR="001E0CFE">
        <w:rPr>
          <w:spacing w:val="-2"/>
        </w:rPr>
        <w:t>was</w:t>
      </w:r>
      <w:r w:rsidR="001E0CFE">
        <w:rPr>
          <w:spacing w:val="-1"/>
        </w:rPr>
        <w:t xml:space="preserve"> </w:t>
      </w:r>
      <w:r w:rsidR="001E0CFE">
        <w:rPr>
          <w:spacing w:val="-2"/>
        </w:rPr>
        <w:t>to</w:t>
      </w:r>
      <w:r w:rsidR="001E0CFE">
        <w:rPr>
          <w:spacing w:val="-1"/>
        </w:rPr>
        <w:t xml:space="preserve"> </w:t>
      </w:r>
      <w:r w:rsidR="001E0CFE">
        <w:rPr>
          <w:spacing w:val="-5"/>
        </w:rPr>
        <w:t>use</w:t>
      </w:r>
    </w:p>
    <w:p w14:paraId="793D66E6" w14:textId="77777777" w:rsidR="00470D98" w:rsidRDefault="00470D98">
      <w:pPr>
        <w:sectPr w:rsidR="00470D98">
          <w:type w:val="continuous"/>
          <w:pgSz w:w="12240" w:h="15840"/>
          <w:pgMar w:top="1820" w:right="1720" w:bottom="280" w:left="1600" w:header="0" w:footer="1818" w:gutter="0"/>
          <w:cols w:space="720"/>
        </w:sectPr>
      </w:pPr>
    </w:p>
    <w:p w14:paraId="43A1774C" w14:textId="77777777" w:rsidR="00470D98" w:rsidRDefault="00470D98">
      <w:pPr>
        <w:pStyle w:val="BodyText"/>
        <w:spacing w:before="0"/>
        <w:ind w:left="0"/>
        <w:rPr>
          <w:sz w:val="20"/>
        </w:rPr>
      </w:pPr>
    </w:p>
    <w:p w14:paraId="246A6E43" w14:textId="77777777" w:rsidR="00470D98" w:rsidRDefault="00470D98">
      <w:pPr>
        <w:pStyle w:val="BodyText"/>
        <w:spacing w:before="0"/>
        <w:ind w:left="0"/>
        <w:rPr>
          <w:sz w:val="20"/>
        </w:rPr>
      </w:pPr>
    </w:p>
    <w:p w14:paraId="2214B70A" w14:textId="50BE7C76" w:rsidR="00470D98" w:rsidRDefault="001644E6">
      <w:pPr>
        <w:pStyle w:val="BodyText"/>
        <w:spacing w:before="238"/>
      </w:pPr>
      <w:del w:id="2241" w:author="Hughes, Anna E" w:date="2023-08-09T15:29:00Z">
        <w:r>
          <w:rPr>
            <w:rFonts w:ascii="Trebuchet MS"/>
            <w:spacing w:val="-6"/>
            <w:sz w:val="12"/>
          </w:rPr>
          <w:delText>504</w:delText>
        </w:r>
      </w:del>
      <w:ins w:id="2242" w:author="Hughes, Anna E" w:date="2023-08-09T15:29:00Z">
        <w:r w:rsidR="001E0CFE">
          <w:rPr>
            <w:rFonts w:ascii="Trebuchet MS"/>
            <w:spacing w:val="-6"/>
            <w:sz w:val="12"/>
          </w:rPr>
          <w:t>502</w:t>
        </w:r>
      </w:ins>
      <w:r w:rsidR="001E0CFE">
        <w:rPr>
          <w:rFonts w:ascii="Trebuchet MS"/>
          <w:spacing w:val="39"/>
          <w:sz w:val="12"/>
        </w:rPr>
        <w:t xml:space="preserve">  </w:t>
      </w:r>
      <w:r w:rsidR="001E0CFE">
        <w:rPr>
          <w:spacing w:val="-6"/>
        </w:rPr>
        <w:t>the</w:t>
      </w:r>
      <w:r w:rsidR="001E0CFE">
        <w:rPr>
          <w:spacing w:val="11"/>
        </w:rPr>
        <w:t xml:space="preserve"> </w:t>
      </w:r>
      <w:r w:rsidR="001E0CFE">
        <w:rPr>
          <w:spacing w:val="-6"/>
        </w:rPr>
        <w:t>posterior</w:t>
      </w:r>
      <w:r w:rsidR="001E0CFE">
        <w:rPr>
          <w:spacing w:val="11"/>
        </w:rPr>
        <w:t xml:space="preserve"> </w:t>
      </w:r>
      <w:r w:rsidR="001E0CFE">
        <w:rPr>
          <w:spacing w:val="-6"/>
        </w:rPr>
        <w:t>predictions</w:t>
      </w:r>
      <w:r w:rsidR="001E0CFE">
        <w:rPr>
          <w:spacing w:val="11"/>
        </w:rPr>
        <w:t xml:space="preserve"> </w:t>
      </w:r>
      <w:r w:rsidR="001E0CFE">
        <w:rPr>
          <w:spacing w:val="-6"/>
        </w:rPr>
        <w:t>from</w:t>
      </w:r>
      <w:r w:rsidR="001E0CFE">
        <w:rPr>
          <w:spacing w:val="10"/>
        </w:rPr>
        <w:t xml:space="preserve"> </w:t>
      </w:r>
      <w:r w:rsidR="001E0CFE">
        <w:rPr>
          <w:spacing w:val="-6"/>
        </w:rPr>
        <w:t>a</w:t>
      </w:r>
      <w:r w:rsidR="001E0CFE">
        <w:rPr>
          <w:spacing w:val="11"/>
        </w:rPr>
        <w:t xml:space="preserve"> </w:t>
      </w:r>
      <w:r w:rsidR="001E0CFE">
        <w:rPr>
          <w:spacing w:val="-6"/>
        </w:rPr>
        <w:t>model</w:t>
      </w:r>
      <w:r w:rsidR="001E0CFE">
        <w:rPr>
          <w:spacing w:val="11"/>
        </w:rPr>
        <w:t xml:space="preserve"> </w:t>
      </w:r>
      <w:r w:rsidR="001E0CFE">
        <w:rPr>
          <w:spacing w:val="-6"/>
        </w:rPr>
        <w:t>trained</w:t>
      </w:r>
      <w:r w:rsidR="001E0CFE">
        <w:rPr>
          <w:spacing w:val="11"/>
        </w:rPr>
        <w:t xml:space="preserve"> </w:t>
      </w:r>
      <w:r w:rsidR="001E0CFE">
        <w:rPr>
          <w:spacing w:val="-6"/>
        </w:rPr>
        <w:t>on</w:t>
      </w:r>
      <w:r w:rsidR="001E0CFE">
        <w:rPr>
          <w:spacing w:val="11"/>
        </w:rPr>
        <w:t xml:space="preserve"> </w:t>
      </w:r>
      <w:r w:rsidR="001E0CFE">
        <w:rPr>
          <w:spacing w:val="-6"/>
        </w:rPr>
        <w:t>the</w:t>
      </w:r>
      <w:r w:rsidR="001E0CFE">
        <w:rPr>
          <w:spacing w:val="11"/>
        </w:rPr>
        <w:t xml:space="preserve"> </w:t>
      </w:r>
      <w:r w:rsidR="001E0CFE">
        <w:rPr>
          <w:spacing w:val="-6"/>
        </w:rPr>
        <w:t>single-feature</w:t>
      </w:r>
      <w:r w:rsidR="001E0CFE">
        <w:rPr>
          <w:spacing w:val="11"/>
        </w:rPr>
        <w:t xml:space="preserve"> </w:t>
      </w:r>
      <w:r w:rsidR="001E0CFE">
        <w:rPr>
          <w:spacing w:val="-6"/>
        </w:rPr>
        <w:t>data</w:t>
      </w:r>
      <w:r w:rsidR="001E0CFE">
        <w:rPr>
          <w:spacing w:val="11"/>
        </w:rPr>
        <w:t xml:space="preserve"> </w:t>
      </w:r>
      <w:r w:rsidR="001E0CFE">
        <w:rPr>
          <w:spacing w:val="-6"/>
        </w:rPr>
        <w:t>to</w:t>
      </w:r>
      <w:r w:rsidR="001E0CFE">
        <w:rPr>
          <w:spacing w:val="11"/>
        </w:rPr>
        <w:t xml:space="preserve"> </w:t>
      </w:r>
      <w:r w:rsidR="001E0CFE">
        <w:rPr>
          <w:spacing w:val="-6"/>
        </w:rPr>
        <w:t>act</w:t>
      </w:r>
    </w:p>
    <w:p w14:paraId="0FBEC50A" w14:textId="36B9AE8F" w:rsidR="00470D98" w:rsidRDefault="001644E6">
      <w:pPr>
        <w:pStyle w:val="BodyText"/>
      </w:pPr>
      <w:del w:id="2243" w:author="Hughes, Anna E" w:date="2023-08-09T15:29:00Z">
        <w:r>
          <w:rPr>
            <w:rFonts w:ascii="Trebuchet MS"/>
            <w:spacing w:val="-4"/>
            <w:sz w:val="12"/>
          </w:rPr>
          <w:delText>505</w:delText>
        </w:r>
      </w:del>
      <w:ins w:id="2244" w:author="Hughes, Anna E" w:date="2023-08-09T15:29:00Z">
        <w:r w:rsidR="001E0CFE">
          <w:rPr>
            <w:rFonts w:ascii="Trebuchet MS"/>
            <w:spacing w:val="-4"/>
            <w:sz w:val="12"/>
          </w:rPr>
          <w:t>503</w:t>
        </w:r>
      </w:ins>
      <w:r w:rsidR="001E0CFE">
        <w:rPr>
          <w:rFonts w:ascii="Trebuchet MS"/>
          <w:spacing w:val="37"/>
          <w:sz w:val="12"/>
        </w:rPr>
        <w:t xml:space="preserve">  </w:t>
      </w:r>
      <w:r w:rsidR="001E0CFE">
        <w:rPr>
          <w:spacing w:val="-4"/>
        </w:rPr>
        <w:t>as</w:t>
      </w:r>
      <w:r w:rsidR="001E0CFE">
        <w:rPr>
          <w:spacing w:val="4"/>
        </w:rPr>
        <w:t xml:space="preserve"> </w:t>
      </w:r>
      <w:r w:rsidR="001E0CFE">
        <w:rPr>
          <w:spacing w:val="-4"/>
        </w:rPr>
        <w:t>a</w:t>
      </w:r>
      <w:r w:rsidR="001E0CFE">
        <w:rPr>
          <w:spacing w:val="5"/>
        </w:rPr>
        <w:t xml:space="preserve"> </w:t>
      </w:r>
      <w:r w:rsidR="001E0CFE">
        <w:rPr>
          <w:spacing w:val="-4"/>
        </w:rPr>
        <w:t>prior</w:t>
      </w:r>
      <w:r w:rsidR="001E0CFE">
        <w:rPr>
          <w:spacing w:val="4"/>
        </w:rPr>
        <w:t xml:space="preserve"> </w:t>
      </w:r>
      <w:r w:rsidR="001E0CFE">
        <w:rPr>
          <w:spacing w:val="-4"/>
        </w:rPr>
        <w:t>for</w:t>
      </w:r>
      <w:r w:rsidR="001E0CFE">
        <w:rPr>
          <w:spacing w:val="5"/>
        </w:rPr>
        <w:t xml:space="preserve"> </w:t>
      </w:r>
      <w:r w:rsidR="001E0CFE">
        <w:rPr>
          <w:spacing w:val="-4"/>
        </w:rPr>
        <w:t>the</w:t>
      </w:r>
      <w:r w:rsidR="001E0CFE">
        <w:rPr>
          <w:spacing w:val="5"/>
        </w:rPr>
        <w:t xml:space="preserve"> </w:t>
      </w:r>
      <w:r w:rsidR="001E0CFE">
        <w:rPr>
          <w:spacing w:val="-4"/>
        </w:rPr>
        <w:t>double-feature</w:t>
      </w:r>
      <w:r w:rsidR="001E0CFE">
        <w:rPr>
          <w:spacing w:val="4"/>
        </w:rPr>
        <w:t xml:space="preserve"> </w:t>
      </w:r>
      <w:r w:rsidR="001E0CFE">
        <w:rPr>
          <w:spacing w:val="-4"/>
        </w:rPr>
        <w:t>data.</w:t>
      </w:r>
      <w:r w:rsidR="001E0CFE">
        <w:rPr>
          <w:spacing w:val="43"/>
        </w:rPr>
        <w:t xml:space="preserve"> </w:t>
      </w:r>
      <w:r w:rsidR="001E0CFE">
        <w:rPr>
          <w:spacing w:val="-4"/>
        </w:rPr>
        <w:t>While</w:t>
      </w:r>
      <w:r w:rsidR="001E0CFE">
        <w:rPr>
          <w:spacing w:val="4"/>
        </w:rPr>
        <w:t xml:space="preserve"> </w:t>
      </w:r>
      <w:r w:rsidR="001E0CFE">
        <w:rPr>
          <w:spacing w:val="-4"/>
        </w:rPr>
        <w:t>we</w:t>
      </w:r>
      <w:r w:rsidR="001E0CFE">
        <w:rPr>
          <w:spacing w:val="5"/>
        </w:rPr>
        <w:t xml:space="preserve"> </w:t>
      </w:r>
      <w:r w:rsidR="001E0CFE">
        <w:rPr>
          <w:spacing w:val="-4"/>
        </w:rPr>
        <w:t>initially</w:t>
      </w:r>
      <w:r w:rsidR="001E0CFE">
        <w:rPr>
          <w:spacing w:val="5"/>
        </w:rPr>
        <w:t xml:space="preserve"> </w:t>
      </w:r>
      <w:r w:rsidR="001E0CFE">
        <w:rPr>
          <w:spacing w:val="-4"/>
        </w:rPr>
        <w:t>thought</w:t>
      </w:r>
      <w:r w:rsidR="001E0CFE">
        <w:rPr>
          <w:spacing w:val="4"/>
        </w:rPr>
        <w:t xml:space="preserve"> </w:t>
      </w:r>
      <w:r w:rsidR="001E0CFE">
        <w:rPr>
          <w:spacing w:val="-4"/>
        </w:rPr>
        <w:t>this</w:t>
      </w:r>
      <w:r w:rsidR="001E0CFE">
        <w:rPr>
          <w:spacing w:val="5"/>
        </w:rPr>
        <w:t xml:space="preserve"> </w:t>
      </w:r>
      <w:r w:rsidR="001E0CFE">
        <w:rPr>
          <w:spacing w:val="-4"/>
        </w:rPr>
        <w:t>would</w:t>
      </w:r>
      <w:r w:rsidR="001E0CFE">
        <w:rPr>
          <w:spacing w:val="5"/>
        </w:rPr>
        <w:t xml:space="preserve"> </w:t>
      </w:r>
      <w:r w:rsidR="001E0CFE">
        <w:rPr>
          <w:spacing w:val="-5"/>
        </w:rPr>
        <w:t>be</w:t>
      </w:r>
    </w:p>
    <w:p w14:paraId="2499D246" w14:textId="0C6A68D0" w:rsidR="00470D98" w:rsidRDefault="001644E6">
      <w:pPr>
        <w:pStyle w:val="BodyText"/>
        <w:spacing w:before="8"/>
      </w:pPr>
      <w:del w:id="2245" w:author="Hughes, Anna E" w:date="2023-08-09T15:29:00Z">
        <w:r>
          <w:rPr>
            <w:rFonts w:ascii="Trebuchet MS"/>
            <w:spacing w:val="-6"/>
            <w:sz w:val="12"/>
          </w:rPr>
          <w:delText>506</w:delText>
        </w:r>
      </w:del>
      <w:ins w:id="2246" w:author="Hughes, Anna E" w:date="2023-08-09T15:29:00Z">
        <w:r w:rsidR="001E0CFE">
          <w:rPr>
            <w:rFonts w:ascii="Trebuchet MS"/>
            <w:spacing w:val="-6"/>
            <w:sz w:val="12"/>
          </w:rPr>
          <w:t>504</w:t>
        </w:r>
      </w:ins>
      <w:r w:rsidR="001E0CFE">
        <w:rPr>
          <w:rFonts w:ascii="Trebuchet MS"/>
          <w:spacing w:val="32"/>
          <w:sz w:val="12"/>
        </w:rPr>
        <w:t xml:space="preserve">  </w:t>
      </w:r>
      <w:r w:rsidR="001E0CFE">
        <w:rPr>
          <w:spacing w:val="-6"/>
        </w:rPr>
        <w:t>an</w:t>
      </w:r>
      <w:r w:rsidR="001E0CFE">
        <w:rPr>
          <w:spacing w:val="-3"/>
        </w:rPr>
        <w:t xml:space="preserve"> </w:t>
      </w:r>
      <w:r w:rsidR="001E0CFE">
        <w:rPr>
          <w:spacing w:val="-6"/>
        </w:rPr>
        <w:t>elegant</w:t>
      </w:r>
      <w:r w:rsidR="001E0CFE">
        <w:rPr>
          <w:spacing w:val="-2"/>
        </w:rPr>
        <w:t xml:space="preserve"> </w:t>
      </w:r>
      <w:r w:rsidR="001E0CFE">
        <w:rPr>
          <w:spacing w:val="-6"/>
        </w:rPr>
        <w:t>approach,</w:t>
      </w:r>
      <w:r w:rsidR="001E0CFE">
        <w:t xml:space="preserve"> </w:t>
      </w:r>
      <w:r w:rsidR="001E0CFE">
        <w:rPr>
          <w:spacing w:val="-6"/>
        </w:rPr>
        <w:t>there</w:t>
      </w:r>
      <w:r w:rsidR="001E0CFE">
        <w:rPr>
          <w:spacing w:val="-3"/>
        </w:rPr>
        <w:t xml:space="preserve"> </w:t>
      </w:r>
      <w:r w:rsidR="001E0CFE">
        <w:rPr>
          <w:spacing w:val="-6"/>
        </w:rPr>
        <w:t>are</w:t>
      </w:r>
      <w:r w:rsidR="001E0CFE">
        <w:rPr>
          <w:spacing w:val="-2"/>
        </w:rPr>
        <w:t xml:space="preserve"> </w:t>
      </w:r>
      <w:r w:rsidR="001E0CFE">
        <w:rPr>
          <w:spacing w:val="-6"/>
        </w:rPr>
        <w:t>a</w:t>
      </w:r>
      <w:r w:rsidR="001E0CFE">
        <w:rPr>
          <w:spacing w:val="-3"/>
        </w:rPr>
        <w:t xml:space="preserve"> </w:t>
      </w:r>
      <w:r w:rsidR="001E0CFE">
        <w:rPr>
          <w:spacing w:val="-6"/>
        </w:rPr>
        <w:t>large</w:t>
      </w:r>
      <w:r w:rsidR="001E0CFE">
        <w:rPr>
          <w:spacing w:val="-2"/>
        </w:rPr>
        <w:t xml:space="preserve"> </w:t>
      </w:r>
      <w:r w:rsidR="001E0CFE">
        <w:rPr>
          <w:spacing w:val="-6"/>
        </w:rPr>
        <w:t>number</w:t>
      </w:r>
      <w:r w:rsidR="001E0CFE">
        <w:rPr>
          <w:spacing w:val="-3"/>
        </w:rPr>
        <w:t xml:space="preserve"> </w:t>
      </w:r>
      <w:r w:rsidR="001E0CFE">
        <w:rPr>
          <w:spacing w:val="-6"/>
        </w:rPr>
        <w:t>of</w:t>
      </w:r>
      <w:r w:rsidR="001E0CFE">
        <w:rPr>
          <w:spacing w:val="-2"/>
        </w:rPr>
        <w:t xml:space="preserve"> </w:t>
      </w:r>
      <w:r w:rsidR="001E0CFE">
        <w:rPr>
          <w:spacing w:val="-6"/>
        </w:rPr>
        <w:t>parameters</w:t>
      </w:r>
      <w:r w:rsidR="001E0CFE">
        <w:rPr>
          <w:spacing w:val="-3"/>
        </w:rPr>
        <w:t xml:space="preserve"> </w:t>
      </w:r>
      <w:r w:rsidR="001E0CFE">
        <w:rPr>
          <w:spacing w:val="-6"/>
        </w:rPr>
        <w:t>that</w:t>
      </w:r>
      <w:r w:rsidR="001E0CFE">
        <w:rPr>
          <w:spacing w:val="-2"/>
        </w:rPr>
        <w:t xml:space="preserve"> </w:t>
      </w:r>
      <w:r w:rsidR="001E0CFE">
        <w:rPr>
          <w:spacing w:val="-6"/>
        </w:rPr>
        <w:t>are</w:t>
      </w:r>
      <w:r w:rsidR="001E0CFE">
        <w:rPr>
          <w:spacing w:val="-3"/>
        </w:rPr>
        <w:t xml:space="preserve"> </w:t>
      </w:r>
      <w:r w:rsidR="001E0CFE">
        <w:rPr>
          <w:spacing w:val="-6"/>
        </w:rPr>
        <w:t>outside</w:t>
      </w:r>
      <w:r w:rsidR="001E0CFE">
        <w:rPr>
          <w:spacing w:val="-2"/>
        </w:rPr>
        <w:t xml:space="preserve"> </w:t>
      </w:r>
      <w:r w:rsidR="001E0CFE">
        <w:rPr>
          <w:spacing w:val="-6"/>
        </w:rPr>
        <w:t>the</w:t>
      </w:r>
    </w:p>
    <w:p w14:paraId="3C247F67" w14:textId="6943A444" w:rsidR="00470D98" w:rsidRDefault="001644E6">
      <w:pPr>
        <w:pStyle w:val="BodyText"/>
        <w:spacing w:line="279" w:lineRule="exact"/>
      </w:pPr>
      <w:del w:id="2247" w:author="Hughes, Anna E" w:date="2023-08-09T15:29:00Z">
        <w:r>
          <w:rPr>
            <w:rFonts w:ascii="Trebuchet MS"/>
            <w:spacing w:val="-4"/>
            <w:sz w:val="12"/>
          </w:rPr>
          <w:delText>507</w:delText>
        </w:r>
      </w:del>
      <w:ins w:id="2248" w:author="Hughes, Anna E" w:date="2023-08-09T15:29:00Z">
        <w:r w:rsidR="001E0CFE">
          <w:rPr>
            <w:rFonts w:ascii="Trebuchet MS"/>
            <w:spacing w:val="-4"/>
            <w:sz w:val="12"/>
          </w:rPr>
          <w:t>505</w:t>
        </w:r>
      </w:ins>
      <w:r w:rsidR="001E0CFE">
        <w:rPr>
          <w:rFonts w:ascii="Trebuchet MS"/>
          <w:spacing w:val="32"/>
          <w:sz w:val="12"/>
        </w:rPr>
        <w:t xml:space="preserve">  </w:t>
      </w:r>
      <w:r w:rsidR="001E0CFE">
        <w:rPr>
          <w:spacing w:val="-4"/>
        </w:rPr>
        <w:t>main</w:t>
      </w:r>
      <w:r w:rsidR="001E0CFE">
        <w:rPr>
          <w:spacing w:val="1"/>
        </w:rPr>
        <w:t xml:space="preserve"> </w:t>
      </w:r>
      <w:r w:rsidR="001E0CFE">
        <w:rPr>
          <w:spacing w:val="-4"/>
        </w:rPr>
        <w:t>focus</w:t>
      </w:r>
      <w:r w:rsidR="001E0CFE">
        <w:t xml:space="preserve"> </w:t>
      </w:r>
      <w:r w:rsidR="001E0CFE">
        <w:rPr>
          <w:spacing w:val="-4"/>
        </w:rPr>
        <w:t>of</w:t>
      </w:r>
      <w:r w:rsidR="001E0CFE">
        <w:t xml:space="preserve"> </w:t>
      </w:r>
      <w:r w:rsidR="001E0CFE">
        <w:rPr>
          <w:spacing w:val="-4"/>
        </w:rPr>
        <w:t>this</w:t>
      </w:r>
      <w:r w:rsidR="001E0CFE">
        <w:t xml:space="preserve"> </w:t>
      </w:r>
      <w:r w:rsidR="001E0CFE">
        <w:rPr>
          <w:spacing w:val="-4"/>
        </w:rPr>
        <w:t>paper</w:t>
      </w:r>
      <w:r w:rsidR="001E0CFE">
        <w:t xml:space="preserve"> </w:t>
      </w:r>
      <w:r w:rsidR="001E0CFE">
        <w:rPr>
          <w:spacing w:val="-4"/>
        </w:rPr>
        <w:t>yet</w:t>
      </w:r>
      <w:r w:rsidR="001E0CFE">
        <w:rPr>
          <w:spacing w:val="1"/>
        </w:rPr>
        <w:t xml:space="preserve"> </w:t>
      </w:r>
      <w:r w:rsidR="001E0CFE">
        <w:rPr>
          <w:spacing w:val="-4"/>
        </w:rPr>
        <w:t>still</w:t>
      </w:r>
      <w:r w:rsidR="001E0CFE">
        <w:t xml:space="preserve"> </w:t>
      </w:r>
      <w:r w:rsidR="001E0CFE">
        <w:rPr>
          <w:spacing w:val="-4"/>
        </w:rPr>
        <w:t>require</w:t>
      </w:r>
      <w:r w:rsidR="001E0CFE">
        <w:t xml:space="preserve"> </w:t>
      </w:r>
      <w:r w:rsidR="001E0CFE">
        <w:rPr>
          <w:spacing w:val="-4"/>
        </w:rPr>
        <w:t>priors</w:t>
      </w:r>
      <w:r w:rsidR="001E0CFE">
        <w:t xml:space="preserve"> </w:t>
      </w:r>
      <w:r w:rsidR="001E0CFE">
        <w:rPr>
          <w:spacing w:val="-4"/>
        </w:rPr>
        <w:t>(intercepts,</w:t>
      </w:r>
      <w:r w:rsidR="001E0CFE">
        <w:rPr>
          <w:spacing w:val="2"/>
        </w:rPr>
        <w:t xml:space="preserve"> </w:t>
      </w:r>
      <w:r w:rsidR="001E0CFE">
        <w:rPr>
          <w:spacing w:val="-4"/>
        </w:rPr>
        <w:t>group</w:t>
      </w:r>
      <w:r w:rsidR="001E0CFE">
        <w:t xml:space="preserve"> </w:t>
      </w:r>
      <w:r w:rsidR="001E0CFE">
        <w:rPr>
          <w:spacing w:val="-4"/>
        </w:rPr>
        <w:t>level</w:t>
      </w:r>
      <w:r w:rsidR="001E0CFE">
        <w:rPr>
          <w:spacing w:val="1"/>
        </w:rPr>
        <w:t xml:space="preserve"> </w:t>
      </w:r>
      <w:r w:rsidR="001E0CFE">
        <w:rPr>
          <w:spacing w:val="-4"/>
        </w:rPr>
        <w:t>variance</w:t>
      </w:r>
    </w:p>
    <w:p w14:paraId="5F386031" w14:textId="6301A117" w:rsidR="00470D98" w:rsidRDefault="001644E6">
      <w:pPr>
        <w:pStyle w:val="BodyText"/>
        <w:spacing w:before="0" w:line="292" w:lineRule="exact"/>
      </w:pPr>
      <w:del w:id="2249" w:author="Hughes, Anna E" w:date="2023-08-09T15:29:00Z">
        <w:r>
          <w:rPr>
            <w:rFonts w:ascii="Trebuchet MS"/>
            <w:spacing w:val="-6"/>
            <w:sz w:val="12"/>
          </w:rPr>
          <w:delText>508</w:delText>
        </w:r>
      </w:del>
      <w:ins w:id="2250" w:author="Hughes, Anna E" w:date="2023-08-09T15:29:00Z">
        <w:r w:rsidR="001E0CFE">
          <w:rPr>
            <w:rFonts w:ascii="Trebuchet MS"/>
            <w:spacing w:val="-6"/>
            <w:sz w:val="12"/>
          </w:rPr>
          <w:t>506</w:t>
        </w:r>
      </w:ins>
      <w:r w:rsidR="001E0CFE">
        <w:rPr>
          <w:rFonts w:ascii="Trebuchet MS"/>
          <w:spacing w:val="40"/>
          <w:sz w:val="12"/>
        </w:rPr>
        <w:t xml:space="preserve">  </w:t>
      </w:r>
      <w:r w:rsidR="001E0CFE">
        <w:rPr>
          <w:spacing w:val="-6"/>
        </w:rPr>
        <w:t>and</w:t>
      </w:r>
      <w:r w:rsidR="001E0CFE">
        <w:rPr>
          <w:spacing w:val="6"/>
        </w:rPr>
        <w:t xml:space="preserve"> </w:t>
      </w:r>
      <w:r w:rsidR="001E0CFE">
        <w:rPr>
          <w:spacing w:val="-6"/>
        </w:rPr>
        <w:t>residual</w:t>
      </w:r>
      <w:r w:rsidR="001E0CFE">
        <w:rPr>
          <w:spacing w:val="5"/>
        </w:rPr>
        <w:t xml:space="preserve"> </w:t>
      </w:r>
      <w:r w:rsidR="001E0CFE">
        <w:rPr>
          <w:spacing w:val="-6"/>
        </w:rPr>
        <w:t>variance).</w:t>
      </w:r>
      <w:r w:rsidR="001E0CFE">
        <w:rPr>
          <w:spacing w:val="39"/>
        </w:rPr>
        <w:t xml:space="preserve"> </w:t>
      </w:r>
      <w:r w:rsidR="001E0CFE">
        <w:rPr>
          <w:spacing w:val="-6"/>
        </w:rPr>
        <w:t>Furthermore,</w:t>
      </w:r>
      <w:r w:rsidR="001E0CFE">
        <w:rPr>
          <w:spacing w:val="7"/>
        </w:rPr>
        <w:t xml:space="preserve"> </w:t>
      </w:r>
      <w:r w:rsidR="001E0CFE">
        <w:rPr>
          <w:spacing w:val="-6"/>
        </w:rPr>
        <w:t>while</w:t>
      </w:r>
      <w:r w:rsidR="001E0CFE">
        <w:rPr>
          <w:spacing w:val="5"/>
        </w:rPr>
        <w:t xml:space="preserve"> </w:t>
      </w:r>
      <w:r w:rsidR="001E0CFE">
        <w:rPr>
          <w:spacing w:val="-6"/>
        </w:rPr>
        <w:t>the</w:t>
      </w:r>
      <w:r w:rsidR="001E0CFE">
        <w:rPr>
          <w:spacing w:val="5"/>
        </w:rPr>
        <w:t xml:space="preserve"> </w:t>
      </w:r>
      <w:r w:rsidR="001E0CFE">
        <w:rPr>
          <w:spacing w:val="-6"/>
        </w:rPr>
        <w:t>methods</w:t>
      </w:r>
      <w:r w:rsidR="001E0CFE">
        <w:rPr>
          <w:spacing w:val="4"/>
        </w:rPr>
        <w:t xml:space="preserve"> </w:t>
      </w:r>
      <w:r w:rsidR="001E0CFE">
        <w:rPr>
          <w:spacing w:val="-6"/>
        </w:rPr>
        <w:t>for</w:t>
      </w:r>
      <w:r w:rsidR="001E0CFE">
        <w:rPr>
          <w:spacing w:val="5"/>
        </w:rPr>
        <w:t xml:space="preserve"> </w:t>
      </w:r>
      <w:r w:rsidR="001E0CFE">
        <w:rPr>
          <w:spacing w:val="-6"/>
        </w:rPr>
        <w:t>estimating</w:t>
      </w:r>
      <w:r w:rsidR="001E0CFE">
        <w:rPr>
          <w:spacing w:val="4"/>
        </w:rPr>
        <w:t xml:space="preserve"> </w:t>
      </w:r>
      <w:r w:rsidR="001E0CFE">
        <w:rPr>
          <w:rFonts w:ascii="Times New Roman"/>
          <w:i/>
          <w:spacing w:val="-6"/>
        </w:rPr>
        <w:t>D</w:t>
      </w:r>
      <w:r w:rsidR="001E0CFE">
        <w:rPr>
          <w:rFonts w:ascii="Times New Roman"/>
          <w:i/>
          <w:spacing w:val="-6"/>
          <w:vertAlign w:val="subscript"/>
        </w:rPr>
        <w:t>c</w:t>
      </w:r>
      <w:r w:rsidR="001E0CFE">
        <w:rPr>
          <w:rFonts w:ascii="Verdana"/>
          <w:i/>
          <w:spacing w:val="-6"/>
          <w:vertAlign w:val="subscript"/>
        </w:rPr>
        <w:t>,</w:t>
      </w:r>
      <w:r w:rsidR="001E0CFE">
        <w:rPr>
          <w:rFonts w:ascii="Times New Roman"/>
          <w:i/>
          <w:spacing w:val="-6"/>
          <w:vertAlign w:val="subscript"/>
        </w:rPr>
        <w:t>s</w:t>
      </w:r>
      <w:r w:rsidR="001E0CFE">
        <w:rPr>
          <w:rFonts w:ascii="Times New Roman"/>
          <w:i/>
          <w:spacing w:val="6"/>
        </w:rPr>
        <w:t xml:space="preserve"> </w:t>
      </w:r>
      <w:r w:rsidR="001E0CFE">
        <w:rPr>
          <w:spacing w:val="-6"/>
        </w:rPr>
        <w:t>pre-</w:t>
      </w:r>
    </w:p>
    <w:p w14:paraId="10CF2679" w14:textId="508DC7C5" w:rsidR="00470D98" w:rsidRDefault="001644E6">
      <w:pPr>
        <w:pStyle w:val="BodyText"/>
        <w:spacing w:before="8"/>
      </w:pPr>
      <w:del w:id="2251" w:author="Hughes, Anna E" w:date="2023-08-09T15:29:00Z">
        <w:r>
          <w:rPr>
            <w:rFonts w:ascii="Trebuchet MS"/>
            <w:spacing w:val="-2"/>
            <w:sz w:val="12"/>
          </w:rPr>
          <w:delText>509</w:delText>
        </w:r>
      </w:del>
      <w:ins w:id="2252" w:author="Hughes, Anna E" w:date="2023-08-09T15:29:00Z">
        <w:r w:rsidR="001E0CFE">
          <w:rPr>
            <w:rFonts w:ascii="Trebuchet MS"/>
            <w:spacing w:val="-2"/>
            <w:sz w:val="12"/>
          </w:rPr>
          <w:t>507</w:t>
        </w:r>
      </w:ins>
      <w:r w:rsidR="001E0CFE">
        <w:rPr>
          <w:rFonts w:ascii="Trebuchet MS"/>
          <w:spacing w:val="32"/>
          <w:sz w:val="12"/>
        </w:rPr>
        <w:t xml:space="preserve">  </w:t>
      </w:r>
      <w:r w:rsidR="001E0CFE">
        <w:rPr>
          <w:spacing w:val="-2"/>
        </w:rPr>
        <w:t>sented</w:t>
      </w:r>
      <w:r w:rsidR="001E0CFE">
        <w:rPr>
          <w:spacing w:val="10"/>
        </w:rPr>
        <w:t xml:space="preserve"> </w:t>
      </w:r>
      <w:r w:rsidR="001E0CFE">
        <w:rPr>
          <w:spacing w:val="-2"/>
        </w:rPr>
        <w:t>above</w:t>
      </w:r>
      <w:r w:rsidR="001E0CFE">
        <w:rPr>
          <w:spacing w:val="9"/>
        </w:rPr>
        <w:t xml:space="preserve"> </w:t>
      </w:r>
      <w:r w:rsidR="001E0CFE">
        <w:rPr>
          <w:spacing w:val="-2"/>
        </w:rPr>
        <w:t>give</w:t>
      </w:r>
      <w:r w:rsidR="001E0CFE">
        <w:rPr>
          <w:spacing w:val="9"/>
        </w:rPr>
        <w:t xml:space="preserve"> </w:t>
      </w:r>
      <w:r w:rsidR="001E0CFE">
        <w:rPr>
          <w:spacing w:val="-2"/>
        </w:rPr>
        <w:t>good</w:t>
      </w:r>
      <w:r w:rsidR="001E0CFE">
        <w:rPr>
          <w:spacing w:val="10"/>
        </w:rPr>
        <w:t xml:space="preserve"> </w:t>
      </w:r>
      <w:r w:rsidR="001E0CFE">
        <w:rPr>
          <w:spacing w:val="-2"/>
        </w:rPr>
        <w:t>predictions</w:t>
      </w:r>
      <w:r w:rsidR="001E0CFE">
        <w:rPr>
          <w:spacing w:val="9"/>
        </w:rPr>
        <w:t xml:space="preserve"> </w:t>
      </w:r>
      <w:r w:rsidR="001E0CFE">
        <w:rPr>
          <w:spacing w:val="-2"/>
        </w:rPr>
        <w:t>in</w:t>
      </w:r>
      <w:r w:rsidR="001E0CFE">
        <w:rPr>
          <w:spacing w:val="10"/>
        </w:rPr>
        <w:t xml:space="preserve"> </w:t>
      </w:r>
      <w:r w:rsidR="001E0CFE">
        <w:rPr>
          <w:spacing w:val="-2"/>
        </w:rPr>
        <w:t>terms</w:t>
      </w:r>
      <w:r w:rsidR="001E0CFE">
        <w:rPr>
          <w:spacing w:val="10"/>
        </w:rPr>
        <w:t xml:space="preserve"> </w:t>
      </w:r>
      <w:r w:rsidR="001E0CFE">
        <w:rPr>
          <w:spacing w:val="-2"/>
        </w:rPr>
        <w:t>of</w:t>
      </w:r>
      <w:r w:rsidR="001E0CFE">
        <w:rPr>
          <w:spacing w:val="9"/>
        </w:rPr>
        <w:t xml:space="preserve"> </w:t>
      </w:r>
      <w:r w:rsidR="001E0CFE">
        <w:rPr>
          <w:spacing w:val="-2"/>
        </w:rPr>
        <w:t>the</w:t>
      </w:r>
      <w:r w:rsidR="001E0CFE">
        <w:rPr>
          <w:spacing w:val="10"/>
        </w:rPr>
        <w:t xml:space="preserve"> </w:t>
      </w:r>
      <w:r w:rsidR="001E0CFE">
        <w:rPr>
          <w:spacing w:val="-2"/>
        </w:rPr>
        <w:t>mean</w:t>
      </w:r>
      <w:r w:rsidR="001E0CFE">
        <w:rPr>
          <w:spacing w:val="10"/>
        </w:rPr>
        <w:t xml:space="preserve"> </w:t>
      </w:r>
      <w:r w:rsidR="001E0CFE">
        <w:rPr>
          <w:spacing w:val="-2"/>
        </w:rPr>
        <w:t>value,</w:t>
      </w:r>
      <w:r w:rsidR="001E0CFE">
        <w:rPr>
          <w:spacing w:val="15"/>
        </w:rPr>
        <w:t xml:space="preserve"> </w:t>
      </w:r>
      <w:r w:rsidR="001E0CFE">
        <w:rPr>
          <w:spacing w:val="-2"/>
        </w:rPr>
        <w:t>it</w:t>
      </w:r>
      <w:r w:rsidR="001E0CFE">
        <w:rPr>
          <w:spacing w:val="10"/>
        </w:rPr>
        <w:t xml:space="preserve"> </w:t>
      </w:r>
      <w:r w:rsidR="001E0CFE">
        <w:rPr>
          <w:spacing w:val="-2"/>
        </w:rPr>
        <w:t>is</w:t>
      </w:r>
      <w:r w:rsidR="001E0CFE">
        <w:rPr>
          <w:spacing w:val="9"/>
        </w:rPr>
        <w:t xml:space="preserve"> </w:t>
      </w:r>
      <w:r w:rsidR="001E0CFE">
        <w:rPr>
          <w:spacing w:val="-2"/>
        </w:rPr>
        <w:t>not</w:t>
      </w:r>
      <w:r w:rsidR="001E0CFE">
        <w:rPr>
          <w:spacing w:val="9"/>
        </w:rPr>
        <w:t xml:space="preserve"> </w:t>
      </w:r>
      <w:r w:rsidR="001E0CFE">
        <w:rPr>
          <w:spacing w:val="-2"/>
        </w:rPr>
        <w:t>clear</w:t>
      </w:r>
    </w:p>
    <w:p w14:paraId="7603AE4B" w14:textId="6A35B74A" w:rsidR="00470D98" w:rsidRDefault="001644E6">
      <w:pPr>
        <w:pStyle w:val="BodyText"/>
        <w:spacing w:before="8"/>
      </w:pPr>
      <w:del w:id="2253" w:author="Hughes, Anna E" w:date="2023-08-09T15:29:00Z">
        <w:r>
          <w:rPr>
            <w:rFonts w:ascii="Trebuchet MS"/>
            <w:spacing w:val="-4"/>
            <w:sz w:val="12"/>
          </w:rPr>
          <w:delText>510</w:delText>
        </w:r>
      </w:del>
      <w:ins w:id="2254" w:author="Hughes, Anna E" w:date="2023-08-09T15:29:00Z">
        <w:r w:rsidR="001E0CFE">
          <w:rPr>
            <w:rFonts w:ascii="Trebuchet MS"/>
            <w:spacing w:val="-4"/>
            <w:sz w:val="12"/>
          </w:rPr>
          <w:t>508</w:t>
        </w:r>
      </w:ins>
      <w:r w:rsidR="001E0CFE">
        <w:rPr>
          <w:rFonts w:ascii="Trebuchet MS"/>
          <w:spacing w:val="32"/>
          <w:sz w:val="12"/>
        </w:rPr>
        <w:t xml:space="preserve">  </w:t>
      </w:r>
      <w:r w:rsidR="001E0CFE">
        <w:rPr>
          <w:spacing w:val="-4"/>
        </w:rPr>
        <w:t>that</w:t>
      </w:r>
      <w:r w:rsidR="001E0CFE">
        <w:rPr>
          <w:spacing w:val="1"/>
        </w:rPr>
        <w:t xml:space="preserve"> </w:t>
      </w:r>
      <w:r w:rsidR="001E0CFE">
        <w:rPr>
          <w:spacing w:val="-4"/>
        </w:rPr>
        <w:t>the</w:t>
      </w:r>
      <w:r w:rsidR="001E0CFE">
        <w:rPr>
          <w:spacing w:val="-1"/>
        </w:rPr>
        <w:t xml:space="preserve"> </w:t>
      </w:r>
      <w:r w:rsidR="001E0CFE">
        <w:rPr>
          <w:spacing w:val="-4"/>
        </w:rPr>
        <w:t>standard</w:t>
      </w:r>
      <w:r w:rsidR="001E0CFE">
        <w:t xml:space="preserve"> </w:t>
      </w:r>
      <w:r w:rsidR="001E0CFE">
        <w:rPr>
          <w:spacing w:val="-4"/>
        </w:rPr>
        <w:t>deviation</w:t>
      </w:r>
      <w:r w:rsidR="001E0CFE">
        <w:t xml:space="preserve"> </w:t>
      </w:r>
      <w:r w:rsidR="001E0CFE">
        <w:rPr>
          <w:spacing w:val="-4"/>
        </w:rPr>
        <w:t>for</w:t>
      </w:r>
      <w:r w:rsidR="001E0CFE">
        <w:t xml:space="preserve"> </w:t>
      </w:r>
      <w:r w:rsidR="001E0CFE">
        <w:rPr>
          <w:spacing w:val="-4"/>
        </w:rPr>
        <w:t>these</w:t>
      </w:r>
      <w:r w:rsidR="001E0CFE">
        <w:t xml:space="preserve"> </w:t>
      </w:r>
      <w:r w:rsidR="001E0CFE">
        <w:rPr>
          <w:spacing w:val="-4"/>
        </w:rPr>
        <w:t>distributions</w:t>
      </w:r>
      <w:r w:rsidR="001E0CFE">
        <w:rPr>
          <w:spacing w:val="-1"/>
        </w:rPr>
        <w:t xml:space="preserve"> </w:t>
      </w:r>
      <w:r w:rsidR="001E0CFE">
        <w:rPr>
          <w:spacing w:val="-4"/>
        </w:rPr>
        <w:t>will</w:t>
      </w:r>
      <w:r w:rsidR="001E0CFE">
        <w:t xml:space="preserve"> </w:t>
      </w:r>
      <w:r w:rsidR="001E0CFE">
        <w:rPr>
          <w:spacing w:val="-4"/>
        </w:rPr>
        <w:t>be</w:t>
      </w:r>
      <w:r w:rsidR="001E0CFE">
        <w:t xml:space="preserve"> </w:t>
      </w:r>
      <w:r w:rsidR="001E0CFE">
        <w:rPr>
          <w:spacing w:val="-4"/>
        </w:rPr>
        <w:t>accurate.</w:t>
      </w:r>
      <w:r w:rsidR="001E0CFE">
        <w:rPr>
          <w:spacing w:val="32"/>
        </w:rPr>
        <w:t xml:space="preserve"> </w:t>
      </w:r>
      <w:r w:rsidR="001E0CFE">
        <w:rPr>
          <w:spacing w:val="-4"/>
        </w:rPr>
        <w:t>As</w:t>
      </w:r>
      <w:r w:rsidR="001E0CFE">
        <w:t xml:space="preserve"> </w:t>
      </w:r>
      <w:r w:rsidR="001E0CFE">
        <w:rPr>
          <w:spacing w:val="-4"/>
        </w:rPr>
        <w:t>such,</w:t>
      </w:r>
      <w:r w:rsidR="001E0CFE">
        <w:rPr>
          <w:spacing w:val="2"/>
        </w:rPr>
        <w:t xml:space="preserve"> </w:t>
      </w:r>
      <w:r w:rsidR="001E0CFE">
        <w:rPr>
          <w:spacing w:val="-5"/>
        </w:rPr>
        <w:t>we</w:t>
      </w:r>
    </w:p>
    <w:p w14:paraId="0642783F" w14:textId="29C59336" w:rsidR="00470D98" w:rsidRDefault="001644E6">
      <w:pPr>
        <w:pStyle w:val="BodyText"/>
      </w:pPr>
      <w:del w:id="2255" w:author="Hughes, Anna E" w:date="2023-08-09T15:29:00Z">
        <w:r>
          <w:rPr>
            <w:rFonts w:ascii="Trebuchet MS"/>
            <w:spacing w:val="-6"/>
            <w:sz w:val="12"/>
          </w:rPr>
          <w:delText>511</w:delText>
        </w:r>
      </w:del>
      <w:ins w:id="2256" w:author="Hughes, Anna E" w:date="2023-08-09T15:29:00Z">
        <w:r w:rsidR="001E0CFE">
          <w:rPr>
            <w:rFonts w:ascii="Trebuchet MS"/>
            <w:spacing w:val="-6"/>
            <w:sz w:val="12"/>
          </w:rPr>
          <w:t>509</w:t>
        </w:r>
      </w:ins>
      <w:r w:rsidR="001E0CFE">
        <w:rPr>
          <w:rFonts w:ascii="Trebuchet MS"/>
          <w:spacing w:val="74"/>
          <w:w w:val="150"/>
          <w:sz w:val="12"/>
        </w:rPr>
        <w:t xml:space="preserve"> </w:t>
      </w:r>
      <w:r w:rsidR="001E0CFE">
        <w:rPr>
          <w:spacing w:val="-6"/>
        </w:rPr>
        <w:t>have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developed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a</w:t>
      </w:r>
      <w:r w:rsidR="001E0CFE">
        <w:rPr>
          <w:spacing w:val="-8"/>
        </w:rPr>
        <w:t xml:space="preserve"> </w:t>
      </w:r>
      <w:r w:rsidR="001E0CFE">
        <w:rPr>
          <w:spacing w:val="-6"/>
        </w:rPr>
        <w:t>new,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simpler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method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for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this</w:t>
      </w:r>
      <w:r w:rsidR="001E0CFE">
        <w:rPr>
          <w:spacing w:val="-8"/>
        </w:rPr>
        <w:t xml:space="preserve"> </w:t>
      </w:r>
      <w:r w:rsidR="001E0CFE">
        <w:rPr>
          <w:spacing w:val="-6"/>
        </w:rPr>
        <w:t>final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comparison.</w:t>
      </w:r>
      <w:r w:rsidR="001E0CFE">
        <w:rPr>
          <w:spacing w:val="-2"/>
        </w:rPr>
        <w:t xml:space="preserve"> </w:t>
      </w:r>
      <w:r w:rsidR="001E0CFE">
        <w:rPr>
          <w:spacing w:val="-6"/>
        </w:rPr>
        <w:t>To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maintain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full</w:t>
      </w:r>
    </w:p>
    <w:p w14:paraId="3F0BCC3F" w14:textId="1BAD45BA" w:rsidR="00470D98" w:rsidRDefault="001644E6">
      <w:pPr>
        <w:pStyle w:val="BodyText"/>
        <w:spacing w:before="8"/>
      </w:pPr>
      <w:del w:id="2257" w:author="Hughes, Anna E" w:date="2023-08-09T15:29:00Z">
        <w:r>
          <w:rPr>
            <w:rFonts w:ascii="Trebuchet MS"/>
            <w:w w:val="90"/>
            <w:sz w:val="12"/>
          </w:rPr>
          <w:delText>512</w:delText>
        </w:r>
      </w:del>
      <w:ins w:id="2258" w:author="Hughes, Anna E" w:date="2023-08-09T15:29:00Z">
        <w:r w:rsidR="001E0CFE">
          <w:rPr>
            <w:rFonts w:ascii="Trebuchet MS"/>
            <w:w w:val="90"/>
            <w:sz w:val="12"/>
          </w:rPr>
          <w:t>510</w:t>
        </w:r>
      </w:ins>
      <w:r w:rsidR="001E0CFE">
        <w:rPr>
          <w:rFonts w:ascii="Trebuchet MS"/>
          <w:spacing w:val="58"/>
          <w:sz w:val="12"/>
        </w:rPr>
        <w:t xml:space="preserve">  </w:t>
      </w:r>
      <w:r w:rsidR="001E0CFE">
        <w:rPr>
          <w:w w:val="90"/>
        </w:rPr>
        <w:t>transparency,</w:t>
      </w:r>
      <w:r w:rsidR="001E0CFE">
        <w:rPr>
          <w:spacing w:val="3"/>
        </w:rPr>
        <w:t xml:space="preserve"> </w:t>
      </w:r>
      <w:r w:rsidR="001E0CFE">
        <w:rPr>
          <w:w w:val="90"/>
        </w:rPr>
        <w:t>we</w:t>
      </w:r>
      <w:r w:rsidR="001E0CFE">
        <w:rPr>
          <w:spacing w:val="3"/>
        </w:rPr>
        <w:t xml:space="preserve"> </w:t>
      </w:r>
      <w:r w:rsidR="001E0CFE">
        <w:rPr>
          <w:w w:val="90"/>
        </w:rPr>
        <w:t>present</w:t>
      </w:r>
      <w:r w:rsidR="001E0CFE">
        <w:rPr>
          <w:spacing w:val="4"/>
        </w:rPr>
        <w:t xml:space="preserve"> </w:t>
      </w:r>
      <w:r w:rsidR="001E0CFE">
        <w:rPr>
          <w:w w:val="90"/>
        </w:rPr>
        <w:t>both</w:t>
      </w:r>
      <w:r w:rsidR="001E0CFE">
        <w:rPr>
          <w:spacing w:val="3"/>
        </w:rPr>
        <w:t xml:space="preserve"> </w:t>
      </w:r>
      <w:r w:rsidR="001E0CFE">
        <w:rPr>
          <w:w w:val="90"/>
        </w:rPr>
        <w:t>methods</w:t>
      </w:r>
      <w:r w:rsidR="001E0CFE">
        <w:rPr>
          <w:spacing w:val="3"/>
        </w:rPr>
        <w:t xml:space="preserve"> </w:t>
      </w:r>
      <w:r w:rsidR="001E0CFE">
        <w:rPr>
          <w:spacing w:val="-2"/>
          <w:w w:val="90"/>
        </w:rPr>
        <w:t>here.</w:t>
      </w:r>
    </w:p>
    <w:p w14:paraId="42A7720A" w14:textId="6158B281" w:rsidR="00470D98" w:rsidRDefault="001644E6">
      <w:pPr>
        <w:spacing w:before="250"/>
        <w:ind w:left="227"/>
        <w:rPr>
          <w:rFonts w:ascii="Times New Roman"/>
          <w:i/>
          <w:sz w:val="24"/>
        </w:rPr>
      </w:pPr>
      <w:del w:id="2259" w:author="Hughes, Anna E" w:date="2023-08-09T15:29:00Z">
        <w:r>
          <w:rPr>
            <w:rFonts w:ascii="Trebuchet MS"/>
            <w:sz w:val="12"/>
          </w:rPr>
          <w:delText>513</w:delText>
        </w:r>
      </w:del>
      <w:ins w:id="2260" w:author="Hughes, Anna E" w:date="2023-08-09T15:29:00Z">
        <w:r w:rsidR="001E0CFE">
          <w:rPr>
            <w:rFonts w:ascii="Trebuchet MS"/>
            <w:sz w:val="12"/>
          </w:rPr>
          <w:t>511</w:t>
        </w:r>
      </w:ins>
      <w:r w:rsidR="001E0CFE">
        <w:rPr>
          <w:rFonts w:ascii="Trebuchet MS"/>
          <w:spacing w:val="143"/>
          <w:sz w:val="12"/>
        </w:rPr>
        <w:t xml:space="preserve"> </w:t>
      </w:r>
      <w:bookmarkStart w:id="2261" w:name="Registered_Method"/>
      <w:bookmarkEnd w:id="2261"/>
      <w:r w:rsidR="001E0CFE">
        <w:rPr>
          <w:rFonts w:ascii="Times New Roman"/>
          <w:i/>
          <w:sz w:val="24"/>
        </w:rPr>
        <w:t>5.4.1.</w:t>
      </w:r>
      <w:r w:rsidR="001E0CFE">
        <w:rPr>
          <w:rFonts w:ascii="Times New Roman"/>
          <w:i/>
          <w:spacing w:val="48"/>
          <w:sz w:val="24"/>
        </w:rPr>
        <w:t xml:space="preserve"> </w:t>
      </w:r>
      <w:r w:rsidR="001E0CFE">
        <w:rPr>
          <w:rFonts w:ascii="Times New Roman"/>
          <w:i/>
          <w:sz w:val="24"/>
        </w:rPr>
        <w:t>Registered</w:t>
      </w:r>
      <w:r w:rsidR="001E0CFE">
        <w:rPr>
          <w:rFonts w:ascii="Times New Roman"/>
          <w:i/>
          <w:spacing w:val="-6"/>
          <w:sz w:val="24"/>
        </w:rPr>
        <w:t xml:space="preserve"> </w:t>
      </w:r>
      <w:r w:rsidR="001E0CFE">
        <w:rPr>
          <w:rFonts w:ascii="Times New Roman"/>
          <w:i/>
          <w:spacing w:val="-2"/>
          <w:sz w:val="24"/>
        </w:rPr>
        <w:t>Method</w:t>
      </w:r>
    </w:p>
    <w:p w14:paraId="2CCECBB7" w14:textId="22C4F913" w:rsidR="00470D98" w:rsidRDefault="001644E6">
      <w:pPr>
        <w:pStyle w:val="BodyText"/>
        <w:tabs>
          <w:tab w:val="left" w:pos="968"/>
        </w:tabs>
        <w:spacing w:before="29"/>
      </w:pPr>
      <w:del w:id="2262" w:author="Hughes, Anna E" w:date="2023-08-09T15:29:00Z">
        <w:r>
          <w:rPr>
            <w:rFonts w:ascii="Trebuchet MS"/>
            <w:spacing w:val="-5"/>
            <w:sz w:val="12"/>
          </w:rPr>
          <w:delText>514</w:delText>
        </w:r>
      </w:del>
      <w:ins w:id="2263" w:author="Hughes, Anna E" w:date="2023-08-09T15:29:00Z">
        <w:r w:rsidR="001E0CFE">
          <w:rPr>
            <w:rFonts w:ascii="Trebuchet MS"/>
            <w:spacing w:val="-5"/>
            <w:sz w:val="12"/>
          </w:rPr>
          <w:t>512</w:t>
        </w:r>
      </w:ins>
      <w:r w:rsidR="001E0CFE">
        <w:rPr>
          <w:rFonts w:ascii="Trebuchet MS"/>
          <w:sz w:val="12"/>
        </w:rPr>
        <w:tab/>
      </w:r>
      <w:r w:rsidR="001E0CFE">
        <w:rPr>
          <w:w w:val="90"/>
        </w:rPr>
        <w:t>Our</w:t>
      </w:r>
      <w:r w:rsidR="001E0CFE">
        <w:rPr>
          <w:spacing w:val="3"/>
        </w:rPr>
        <w:t xml:space="preserve"> </w:t>
      </w:r>
      <w:r w:rsidR="001E0CFE">
        <w:rPr>
          <w:w w:val="90"/>
        </w:rPr>
        <w:t>final</w:t>
      </w:r>
      <w:r w:rsidR="001E0CFE">
        <w:rPr>
          <w:spacing w:val="3"/>
        </w:rPr>
        <w:t xml:space="preserve"> </w:t>
      </w:r>
      <w:r w:rsidR="001E0CFE">
        <w:rPr>
          <w:w w:val="90"/>
        </w:rPr>
        <w:t>hypothesis</w:t>
      </w:r>
      <w:r w:rsidR="001E0CFE">
        <w:rPr>
          <w:spacing w:val="3"/>
        </w:rPr>
        <w:t xml:space="preserve"> </w:t>
      </w:r>
      <w:r w:rsidR="001E0CFE">
        <w:rPr>
          <w:w w:val="90"/>
        </w:rPr>
        <w:t>concerns</w:t>
      </w:r>
      <w:r w:rsidR="001E0CFE">
        <w:rPr>
          <w:spacing w:val="3"/>
        </w:rPr>
        <w:t xml:space="preserve"> </w:t>
      </w:r>
      <w:r w:rsidR="001E0CFE">
        <w:rPr>
          <w:w w:val="90"/>
        </w:rPr>
        <w:t>how</w:t>
      </w:r>
      <w:r w:rsidR="001E0CFE">
        <w:rPr>
          <w:spacing w:val="3"/>
        </w:rPr>
        <w:t xml:space="preserve"> </w:t>
      </w:r>
      <w:r w:rsidR="001E0CFE">
        <w:rPr>
          <w:w w:val="90"/>
        </w:rPr>
        <w:t>well</w:t>
      </w:r>
      <w:r w:rsidR="001E0CFE">
        <w:rPr>
          <w:spacing w:val="3"/>
        </w:rPr>
        <w:t xml:space="preserve"> </w:t>
      </w:r>
      <w:r w:rsidR="001E0CFE">
        <w:rPr>
          <w:w w:val="90"/>
        </w:rPr>
        <w:t>the</w:t>
      </w:r>
      <w:r w:rsidR="001E0CFE">
        <w:rPr>
          <w:spacing w:val="3"/>
        </w:rPr>
        <w:t xml:space="preserve"> </w:t>
      </w:r>
      <w:r w:rsidR="001E0CFE">
        <w:rPr>
          <w:w w:val="90"/>
        </w:rPr>
        <w:t>different</w:t>
      </w:r>
      <w:r w:rsidR="001E0CFE">
        <w:rPr>
          <w:spacing w:val="3"/>
        </w:rPr>
        <w:t xml:space="preserve"> </w:t>
      </w:r>
      <w:r w:rsidR="001E0CFE">
        <w:rPr>
          <w:w w:val="90"/>
        </w:rPr>
        <w:t>feature</w:t>
      </w:r>
      <w:r w:rsidR="001E0CFE">
        <w:rPr>
          <w:spacing w:val="3"/>
        </w:rPr>
        <w:t xml:space="preserve"> </w:t>
      </w:r>
      <w:r w:rsidR="001E0CFE">
        <w:rPr>
          <w:w w:val="90"/>
        </w:rPr>
        <w:t>combination</w:t>
      </w:r>
      <w:r w:rsidR="001E0CFE">
        <w:rPr>
          <w:spacing w:val="3"/>
        </w:rPr>
        <w:t xml:space="preserve"> </w:t>
      </w:r>
      <w:r w:rsidR="001E0CFE">
        <w:rPr>
          <w:spacing w:val="-4"/>
          <w:w w:val="90"/>
        </w:rPr>
        <w:t>mod-</w:t>
      </w:r>
    </w:p>
    <w:p w14:paraId="1469FC68" w14:textId="79940B31" w:rsidR="00470D98" w:rsidRDefault="001644E6">
      <w:pPr>
        <w:pStyle w:val="BodyText"/>
        <w:spacing w:before="8"/>
      </w:pPr>
      <w:del w:id="2264" w:author="Hughes, Anna E" w:date="2023-08-09T15:29:00Z">
        <w:r>
          <w:rPr>
            <w:rFonts w:ascii="Trebuchet MS"/>
            <w:w w:val="90"/>
            <w:sz w:val="12"/>
          </w:rPr>
          <w:delText>515</w:delText>
        </w:r>
      </w:del>
      <w:ins w:id="2265" w:author="Hughes, Anna E" w:date="2023-08-09T15:29:00Z">
        <w:r w:rsidR="001E0CFE">
          <w:rPr>
            <w:rFonts w:ascii="Trebuchet MS"/>
            <w:w w:val="90"/>
            <w:sz w:val="12"/>
          </w:rPr>
          <w:t>513</w:t>
        </w:r>
      </w:ins>
      <w:r w:rsidR="001E0CFE">
        <w:rPr>
          <w:rFonts w:ascii="Trebuchet MS"/>
          <w:spacing w:val="76"/>
          <w:sz w:val="12"/>
        </w:rPr>
        <w:t xml:space="preserve">  </w:t>
      </w:r>
      <w:r w:rsidR="001E0CFE">
        <w:rPr>
          <w:w w:val="90"/>
        </w:rPr>
        <w:t>els</w:t>
      </w:r>
      <w:r w:rsidR="001E0CFE">
        <w:rPr>
          <w:spacing w:val="7"/>
        </w:rPr>
        <w:t xml:space="preserve"> </w:t>
      </w:r>
      <w:r w:rsidR="001E0CFE">
        <w:rPr>
          <w:w w:val="90"/>
        </w:rPr>
        <w:t>perform</w:t>
      </w:r>
      <w:r w:rsidR="001E0CFE">
        <w:rPr>
          <w:spacing w:val="7"/>
        </w:rPr>
        <w:t xml:space="preserve"> </w:t>
      </w:r>
      <w:r w:rsidR="001E0CFE">
        <w:rPr>
          <w:w w:val="90"/>
        </w:rPr>
        <w:t>when</w:t>
      </w:r>
      <w:r w:rsidR="001E0CFE">
        <w:rPr>
          <w:spacing w:val="6"/>
        </w:rPr>
        <w:t xml:space="preserve"> </w:t>
      </w:r>
      <w:r w:rsidR="001E0CFE">
        <w:rPr>
          <w:w w:val="90"/>
        </w:rPr>
        <w:t>predicting</w:t>
      </w:r>
      <w:r w:rsidR="001E0CFE">
        <w:rPr>
          <w:spacing w:val="6"/>
        </w:rPr>
        <w:t xml:space="preserve"> </w:t>
      </w:r>
      <w:r w:rsidR="001E0CFE">
        <w:rPr>
          <w:w w:val="90"/>
        </w:rPr>
        <w:t>reaction</w:t>
      </w:r>
      <w:r w:rsidR="001E0CFE">
        <w:rPr>
          <w:spacing w:val="7"/>
        </w:rPr>
        <w:t xml:space="preserve"> </w:t>
      </w:r>
      <w:r w:rsidR="001E0CFE">
        <w:rPr>
          <w:w w:val="90"/>
        </w:rPr>
        <w:t>times.</w:t>
      </w:r>
      <w:r w:rsidR="001E0CFE">
        <w:rPr>
          <w:spacing w:val="28"/>
        </w:rPr>
        <w:t xml:space="preserve"> </w:t>
      </w:r>
      <w:r w:rsidR="001E0CFE">
        <w:rPr>
          <w:w w:val="90"/>
        </w:rPr>
        <w:t>We</w:t>
      </w:r>
      <w:r w:rsidR="001E0CFE">
        <w:rPr>
          <w:spacing w:val="6"/>
        </w:rPr>
        <w:t xml:space="preserve"> </w:t>
      </w:r>
      <w:r w:rsidR="001E0CFE">
        <w:rPr>
          <w:w w:val="90"/>
        </w:rPr>
        <w:t>find</w:t>
      </w:r>
      <w:r w:rsidR="001E0CFE">
        <w:rPr>
          <w:spacing w:val="6"/>
        </w:rPr>
        <w:t xml:space="preserve"> </w:t>
      </w:r>
      <w:r w:rsidR="001E0CFE">
        <w:rPr>
          <w:w w:val="90"/>
        </w:rPr>
        <w:t>very</w:t>
      </w:r>
      <w:r w:rsidR="001E0CFE">
        <w:rPr>
          <w:spacing w:val="6"/>
        </w:rPr>
        <w:t xml:space="preserve"> </w:t>
      </w:r>
      <w:r w:rsidR="001E0CFE">
        <w:rPr>
          <w:w w:val="90"/>
        </w:rPr>
        <w:t>little</w:t>
      </w:r>
      <w:r w:rsidR="001E0CFE">
        <w:rPr>
          <w:spacing w:val="7"/>
        </w:rPr>
        <w:t xml:space="preserve"> </w:t>
      </w:r>
      <w:r w:rsidR="001E0CFE">
        <w:rPr>
          <w:w w:val="90"/>
        </w:rPr>
        <w:t>difference</w:t>
      </w:r>
      <w:r w:rsidR="001E0CFE">
        <w:rPr>
          <w:spacing w:val="6"/>
        </w:rPr>
        <w:t xml:space="preserve"> </w:t>
      </w:r>
      <w:r w:rsidR="001E0CFE">
        <w:rPr>
          <w:spacing w:val="-2"/>
          <w:w w:val="90"/>
        </w:rPr>
        <w:t>between</w:t>
      </w:r>
    </w:p>
    <w:p w14:paraId="4104DBDA" w14:textId="3F7E46F8" w:rsidR="00470D98" w:rsidRDefault="001644E6">
      <w:pPr>
        <w:pStyle w:val="BodyText"/>
      </w:pPr>
      <w:del w:id="2266" w:author="Hughes, Anna E" w:date="2023-08-09T15:29:00Z">
        <w:r>
          <w:rPr>
            <w:rFonts w:ascii="Trebuchet MS"/>
            <w:spacing w:val="-4"/>
            <w:sz w:val="12"/>
          </w:rPr>
          <w:delText>516</w:delText>
        </w:r>
      </w:del>
      <w:ins w:id="2267" w:author="Hughes, Anna E" w:date="2023-08-09T15:29:00Z">
        <w:r w:rsidR="001E0CFE">
          <w:rPr>
            <w:rFonts w:ascii="Trebuchet MS"/>
            <w:spacing w:val="-4"/>
            <w:sz w:val="12"/>
          </w:rPr>
          <w:t>514</w:t>
        </w:r>
      </w:ins>
      <w:r w:rsidR="001E0CFE">
        <w:rPr>
          <w:rFonts w:ascii="Trebuchet MS"/>
          <w:spacing w:val="38"/>
          <w:sz w:val="12"/>
        </w:rPr>
        <w:t xml:space="preserve">  </w:t>
      </w:r>
      <w:r w:rsidR="001E0CFE">
        <w:rPr>
          <w:spacing w:val="-4"/>
        </w:rPr>
        <w:t>the</w:t>
      </w:r>
      <w:r w:rsidR="001E0CFE">
        <w:rPr>
          <w:spacing w:val="-1"/>
        </w:rPr>
        <w:t xml:space="preserve"> </w:t>
      </w:r>
      <w:r w:rsidR="001E0CFE">
        <w:rPr>
          <w:spacing w:val="-4"/>
        </w:rPr>
        <w:t>three</w:t>
      </w:r>
      <w:r w:rsidR="001E0CFE">
        <w:rPr>
          <w:spacing w:val="-2"/>
        </w:rPr>
        <w:t xml:space="preserve"> </w:t>
      </w:r>
      <w:r w:rsidR="001E0CFE">
        <w:rPr>
          <w:spacing w:val="-4"/>
        </w:rPr>
        <w:t>methods</w:t>
      </w:r>
      <w:r w:rsidR="001E0CFE">
        <w:rPr>
          <w:spacing w:val="-2"/>
        </w:rPr>
        <w:t xml:space="preserve"> </w:t>
      </w:r>
      <w:r w:rsidR="001E0CFE">
        <w:rPr>
          <w:spacing w:val="-4"/>
        </w:rPr>
        <w:t>in</w:t>
      </w:r>
      <w:r w:rsidR="001E0CFE">
        <w:rPr>
          <w:spacing w:val="-2"/>
        </w:rPr>
        <w:t xml:space="preserve"> </w:t>
      </w:r>
      <w:r w:rsidR="001E0CFE">
        <w:rPr>
          <w:spacing w:val="-4"/>
        </w:rPr>
        <w:t>terms</w:t>
      </w:r>
      <w:r w:rsidR="001E0CFE">
        <w:rPr>
          <w:spacing w:val="-2"/>
        </w:rPr>
        <w:t xml:space="preserve"> </w:t>
      </w:r>
      <w:r w:rsidR="001E0CFE">
        <w:rPr>
          <w:spacing w:val="-4"/>
        </w:rPr>
        <w:t>of</w:t>
      </w:r>
      <w:r w:rsidR="001E0CFE">
        <w:rPr>
          <w:spacing w:val="-1"/>
        </w:rPr>
        <w:t xml:space="preserve"> </w:t>
      </w:r>
      <w:r w:rsidR="001E0CFE">
        <w:rPr>
          <w:spacing w:val="-4"/>
        </w:rPr>
        <w:t>LOO</w:t>
      </w:r>
      <w:r w:rsidR="001E0CFE">
        <w:rPr>
          <w:spacing w:val="-2"/>
        </w:rPr>
        <w:t xml:space="preserve"> </w:t>
      </w:r>
      <w:r w:rsidR="001E0CFE">
        <w:rPr>
          <w:spacing w:val="-4"/>
        </w:rPr>
        <w:t>model</w:t>
      </w:r>
      <w:r w:rsidR="001E0CFE">
        <w:rPr>
          <w:spacing w:val="-2"/>
        </w:rPr>
        <w:t xml:space="preserve"> </w:t>
      </w:r>
      <w:r w:rsidR="001E0CFE">
        <w:rPr>
          <w:spacing w:val="-4"/>
        </w:rPr>
        <w:t>weights:</w:t>
      </w:r>
      <w:r w:rsidR="001E0CFE">
        <w:rPr>
          <w:spacing w:val="15"/>
        </w:rPr>
        <w:t xml:space="preserve"> </w:t>
      </w:r>
      <w:r w:rsidR="001E0CFE">
        <w:rPr>
          <w:spacing w:val="-4"/>
        </w:rPr>
        <w:t>0.318</w:t>
      </w:r>
      <w:r w:rsidR="001E0CFE">
        <w:rPr>
          <w:spacing w:val="-2"/>
        </w:rPr>
        <w:t xml:space="preserve"> </w:t>
      </w:r>
      <w:r w:rsidR="001E0CFE">
        <w:rPr>
          <w:spacing w:val="-4"/>
        </w:rPr>
        <w:t>for</w:t>
      </w:r>
      <w:r w:rsidR="001E0CFE">
        <w:rPr>
          <w:spacing w:val="-2"/>
        </w:rPr>
        <w:t xml:space="preserve"> </w:t>
      </w:r>
      <w:r w:rsidR="001E0CFE">
        <w:rPr>
          <w:spacing w:val="-4"/>
        </w:rPr>
        <w:t>best</w:t>
      </w:r>
      <w:r w:rsidR="001E0CFE">
        <w:rPr>
          <w:spacing w:val="-2"/>
        </w:rPr>
        <w:t xml:space="preserve"> </w:t>
      </w:r>
      <w:r w:rsidR="001E0CFE">
        <w:rPr>
          <w:spacing w:val="-4"/>
        </w:rPr>
        <w:t>feature,</w:t>
      </w:r>
      <w:r w:rsidR="001E0CFE">
        <w:t xml:space="preserve"> </w:t>
      </w:r>
      <w:r w:rsidR="001E0CFE">
        <w:rPr>
          <w:spacing w:val="-4"/>
        </w:rPr>
        <w:t>0.346</w:t>
      </w:r>
    </w:p>
    <w:p w14:paraId="72730B44" w14:textId="6A756EC9" w:rsidR="00470D98" w:rsidRDefault="001644E6">
      <w:pPr>
        <w:pStyle w:val="BodyText"/>
        <w:spacing w:before="8"/>
      </w:pPr>
      <w:del w:id="2268" w:author="Hughes, Anna E" w:date="2023-08-09T15:29:00Z">
        <w:r>
          <w:rPr>
            <w:rFonts w:ascii="Trebuchet MS"/>
            <w:spacing w:val="-4"/>
            <w:sz w:val="12"/>
          </w:rPr>
          <w:delText>517</w:delText>
        </w:r>
      </w:del>
      <w:ins w:id="2269" w:author="Hughes, Anna E" w:date="2023-08-09T15:29:00Z">
        <w:r w:rsidR="001E0CFE">
          <w:rPr>
            <w:rFonts w:ascii="Trebuchet MS"/>
            <w:spacing w:val="-4"/>
            <w:sz w:val="12"/>
          </w:rPr>
          <w:t>515</w:t>
        </w:r>
      </w:ins>
      <w:r w:rsidR="001E0CFE">
        <w:rPr>
          <w:rFonts w:ascii="Trebuchet MS"/>
          <w:spacing w:val="34"/>
          <w:sz w:val="12"/>
        </w:rPr>
        <w:t xml:space="preserve">  </w:t>
      </w:r>
      <w:r w:rsidR="001E0CFE">
        <w:rPr>
          <w:spacing w:val="-4"/>
        </w:rPr>
        <w:t>for</w:t>
      </w:r>
      <w:r w:rsidR="001E0CFE">
        <w:rPr>
          <w:spacing w:val="-3"/>
        </w:rPr>
        <w:t xml:space="preserve"> </w:t>
      </w:r>
      <w:r w:rsidR="001E0CFE">
        <w:rPr>
          <w:spacing w:val="-4"/>
        </w:rPr>
        <w:t>collinear and 0.336</w:t>
      </w:r>
      <w:r w:rsidR="001E0CFE">
        <w:rPr>
          <w:spacing w:val="-3"/>
        </w:rPr>
        <w:t xml:space="preserve"> </w:t>
      </w:r>
      <w:r w:rsidR="001E0CFE">
        <w:rPr>
          <w:spacing w:val="-4"/>
        </w:rPr>
        <w:t>for orthogonal contrast.</w:t>
      </w:r>
      <w:r w:rsidR="001E0CFE">
        <w:rPr>
          <w:spacing w:val="20"/>
        </w:rPr>
        <w:t xml:space="preserve"> </w:t>
      </w:r>
      <w:r w:rsidR="001E0CFE">
        <w:rPr>
          <w:spacing w:val="-4"/>
        </w:rPr>
        <w:t>Thus,</w:t>
      </w:r>
      <w:r w:rsidR="001E0CFE">
        <w:rPr>
          <w:spacing w:val="-2"/>
        </w:rPr>
        <w:t xml:space="preserve"> </w:t>
      </w:r>
      <w:r w:rsidR="001E0CFE">
        <w:rPr>
          <w:spacing w:val="-4"/>
        </w:rPr>
        <w:t>according to this</w:t>
      </w:r>
      <w:r w:rsidR="001E0CFE">
        <w:rPr>
          <w:spacing w:val="-3"/>
        </w:rPr>
        <w:t xml:space="preserve"> </w:t>
      </w:r>
      <w:r w:rsidR="001E0CFE">
        <w:rPr>
          <w:spacing w:val="-4"/>
        </w:rPr>
        <w:t>analysis,</w:t>
      </w:r>
    </w:p>
    <w:p w14:paraId="42841E13" w14:textId="3627F4EE" w:rsidR="00470D98" w:rsidRDefault="001644E6">
      <w:pPr>
        <w:pStyle w:val="BodyText"/>
      </w:pPr>
      <w:del w:id="2270" w:author="Hughes, Anna E" w:date="2023-08-09T15:29:00Z">
        <w:r>
          <w:rPr>
            <w:rFonts w:ascii="Trebuchet MS"/>
            <w:spacing w:val="-6"/>
            <w:sz w:val="12"/>
          </w:rPr>
          <w:delText>518</w:delText>
        </w:r>
      </w:del>
      <w:ins w:id="2271" w:author="Hughes, Anna E" w:date="2023-08-09T15:29:00Z">
        <w:r w:rsidR="001E0CFE">
          <w:rPr>
            <w:rFonts w:ascii="Trebuchet MS"/>
            <w:spacing w:val="-6"/>
            <w:sz w:val="12"/>
          </w:rPr>
          <w:t>516</w:t>
        </w:r>
      </w:ins>
      <w:r w:rsidR="001E0CFE">
        <w:rPr>
          <w:rFonts w:ascii="Trebuchet MS"/>
          <w:spacing w:val="45"/>
          <w:sz w:val="12"/>
        </w:rPr>
        <w:t xml:space="preserve">  </w:t>
      </w:r>
      <w:r w:rsidR="001E0CFE">
        <w:rPr>
          <w:spacing w:val="-6"/>
        </w:rPr>
        <w:t>we</w:t>
      </w:r>
      <w:r w:rsidR="001E0CFE">
        <w:rPr>
          <w:spacing w:val="-3"/>
        </w:rPr>
        <w:t xml:space="preserve"> </w:t>
      </w:r>
      <w:r w:rsidR="001E0CFE">
        <w:rPr>
          <w:spacing w:val="-6"/>
        </w:rPr>
        <w:t>find</w:t>
      </w:r>
      <w:r w:rsidR="001E0CFE">
        <w:rPr>
          <w:spacing w:val="-3"/>
        </w:rPr>
        <w:t xml:space="preserve"> </w:t>
      </w:r>
      <w:r w:rsidR="001E0CFE">
        <w:rPr>
          <w:spacing w:val="-6"/>
        </w:rPr>
        <w:t>no</w:t>
      </w:r>
      <w:r w:rsidR="001E0CFE">
        <w:rPr>
          <w:spacing w:val="-4"/>
        </w:rPr>
        <w:t xml:space="preserve"> </w:t>
      </w:r>
      <w:r w:rsidR="001E0CFE">
        <w:rPr>
          <w:spacing w:val="-6"/>
        </w:rPr>
        <w:t>conclusive</w:t>
      </w:r>
      <w:r w:rsidR="001E0CFE">
        <w:rPr>
          <w:spacing w:val="-3"/>
        </w:rPr>
        <w:t xml:space="preserve"> </w:t>
      </w:r>
      <w:r w:rsidR="001E0CFE">
        <w:rPr>
          <w:spacing w:val="-6"/>
        </w:rPr>
        <w:t>answer</w:t>
      </w:r>
      <w:r w:rsidR="001E0CFE">
        <w:rPr>
          <w:spacing w:val="-4"/>
        </w:rPr>
        <w:t xml:space="preserve"> </w:t>
      </w:r>
      <w:r w:rsidR="001E0CFE">
        <w:rPr>
          <w:spacing w:val="-6"/>
        </w:rPr>
        <w:t>to</w:t>
      </w:r>
      <w:r w:rsidR="001E0CFE">
        <w:rPr>
          <w:spacing w:val="-3"/>
        </w:rPr>
        <w:t xml:space="preserve"> </w:t>
      </w:r>
      <w:r w:rsidR="001E0CFE">
        <w:rPr>
          <w:spacing w:val="-6"/>
        </w:rPr>
        <w:t>hypothesis</w:t>
      </w:r>
      <w:r w:rsidR="001E0CFE">
        <w:rPr>
          <w:spacing w:val="-4"/>
        </w:rPr>
        <w:t xml:space="preserve"> </w:t>
      </w:r>
      <w:r w:rsidR="001E0CFE">
        <w:rPr>
          <w:spacing w:val="-6"/>
        </w:rPr>
        <w:t>4:</w:t>
      </w:r>
      <w:r w:rsidR="001E0CFE">
        <w:rPr>
          <w:spacing w:val="9"/>
        </w:rPr>
        <w:t xml:space="preserve"> </w:t>
      </w:r>
      <w:r w:rsidR="001E0CFE">
        <w:rPr>
          <w:spacing w:val="-6"/>
        </w:rPr>
        <w:t>all</w:t>
      </w:r>
      <w:r w:rsidR="001E0CFE">
        <w:rPr>
          <w:spacing w:val="-4"/>
        </w:rPr>
        <w:t xml:space="preserve"> </w:t>
      </w:r>
      <w:r w:rsidR="001E0CFE">
        <w:rPr>
          <w:spacing w:val="-6"/>
        </w:rPr>
        <w:t>models</w:t>
      </w:r>
      <w:r w:rsidR="001E0CFE">
        <w:rPr>
          <w:spacing w:val="-3"/>
        </w:rPr>
        <w:t xml:space="preserve"> </w:t>
      </w:r>
      <w:r w:rsidR="001E0CFE">
        <w:rPr>
          <w:spacing w:val="-6"/>
        </w:rPr>
        <w:t>give</w:t>
      </w:r>
      <w:r w:rsidR="001E0CFE">
        <w:rPr>
          <w:spacing w:val="-4"/>
        </w:rPr>
        <w:t xml:space="preserve"> </w:t>
      </w:r>
      <w:r w:rsidR="001E0CFE">
        <w:rPr>
          <w:spacing w:val="-6"/>
        </w:rPr>
        <w:t>similar</w:t>
      </w:r>
      <w:r w:rsidR="001E0CFE">
        <w:rPr>
          <w:spacing w:val="-3"/>
        </w:rPr>
        <w:t xml:space="preserve"> </w:t>
      </w:r>
      <w:r w:rsidR="001E0CFE">
        <w:rPr>
          <w:spacing w:val="-6"/>
        </w:rPr>
        <w:t>predictions</w:t>
      </w:r>
    </w:p>
    <w:p w14:paraId="618287CE" w14:textId="35EC151F" w:rsidR="00470D98" w:rsidRDefault="001644E6">
      <w:pPr>
        <w:pStyle w:val="BodyText"/>
        <w:spacing w:before="8"/>
      </w:pPr>
      <w:del w:id="2272" w:author="Hughes, Anna E" w:date="2023-08-09T15:29:00Z">
        <w:r>
          <w:rPr>
            <w:rFonts w:ascii="Trebuchet MS"/>
            <w:spacing w:val="-2"/>
            <w:sz w:val="12"/>
          </w:rPr>
          <w:delText>519</w:delText>
        </w:r>
      </w:del>
      <w:ins w:id="2273" w:author="Hughes, Anna E" w:date="2023-08-09T15:29:00Z">
        <w:r w:rsidR="001E0CFE">
          <w:rPr>
            <w:rFonts w:ascii="Trebuchet MS"/>
            <w:spacing w:val="-2"/>
            <w:sz w:val="12"/>
          </w:rPr>
          <w:t>517</w:t>
        </w:r>
      </w:ins>
      <w:r w:rsidR="001E0CFE">
        <w:rPr>
          <w:rFonts w:ascii="Trebuchet MS"/>
          <w:spacing w:val="77"/>
          <w:w w:val="150"/>
          <w:sz w:val="12"/>
        </w:rPr>
        <w:t xml:space="preserve"> </w:t>
      </w:r>
      <w:r w:rsidR="001E0CFE">
        <w:rPr>
          <w:spacing w:val="-2"/>
        </w:rPr>
        <w:t>at</w:t>
      </w:r>
      <w:r w:rsidR="001E0CFE">
        <w:rPr>
          <w:spacing w:val="-11"/>
        </w:rPr>
        <w:t xml:space="preserve"> </w:t>
      </w:r>
      <w:r w:rsidR="001E0CFE">
        <w:rPr>
          <w:spacing w:val="-2"/>
        </w:rPr>
        <w:t>the</w:t>
      </w:r>
      <w:r w:rsidR="001E0CFE">
        <w:rPr>
          <w:spacing w:val="-11"/>
        </w:rPr>
        <w:t xml:space="preserve"> </w:t>
      </w:r>
      <w:r w:rsidR="001E0CFE">
        <w:rPr>
          <w:spacing w:val="-2"/>
        </w:rPr>
        <w:t>trial-by-trial</w:t>
      </w:r>
      <w:r w:rsidR="001E0CFE">
        <w:rPr>
          <w:spacing w:val="-11"/>
        </w:rPr>
        <w:t xml:space="preserve"> </w:t>
      </w:r>
      <w:r w:rsidR="001E0CFE">
        <w:rPr>
          <w:spacing w:val="-2"/>
        </w:rPr>
        <w:t>RT</w:t>
      </w:r>
      <w:r w:rsidR="001E0CFE">
        <w:rPr>
          <w:spacing w:val="-12"/>
        </w:rPr>
        <w:t xml:space="preserve"> </w:t>
      </w:r>
      <w:r w:rsidR="001E0CFE">
        <w:rPr>
          <w:spacing w:val="-2"/>
        </w:rPr>
        <w:t>level.</w:t>
      </w:r>
    </w:p>
    <w:p w14:paraId="67A0DFEC" w14:textId="3CF304C1" w:rsidR="00470D98" w:rsidRDefault="001644E6">
      <w:pPr>
        <w:spacing w:before="251"/>
        <w:ind w:left="227"/>
        <w:rPr>
          <w:rFonts w:ascii="Times New Roman"/>
          <w:i/>
          <w:sz w:val="24"/>
        </w:rPr>
      </w:pPr>
      <w:del w:id="2274" w:author="Hughes, Anna E" w:date="2023-08-09T15:29:00Z">
        <w:r>
          <w:rPr>
            <w:rFonts w:ascii="Trebuchet MS"/>
            <w:sz w:val="12"/>
          </w:rPr>
          <w:delText>520</w:delText>
        </w:r>
      </w:del>
      <w:ins w:id="2275" w:author="Hughes, Anna E" w:date="2023-08-09T15:29:00Z">
        <w:r w:rsidR="001E0CFE">
          <w:rPr>
            <w:rFonts w:ascii="Trebuchet MS"/>
            <w:sz w:val="12"/>
          </w:rPr>
          <w:t>518</w:t>
        </w:r>
      </w:ins>
      <w:r w:rsidR="001E0CFE">
        <w:rPr>
          <w:rFonts w:ascii="Trebuchet MS"/>
          <w:spacing w:val="154"/>
          <w:sz w:val="12"/>
        </w:rPr>
        <w:t xml:space="preserve"> </w:t>
      </w:r>
      <w:bookmarkStart w:id="2276" w:name="Updated_Method"/>
      <w:bookmarkEnd w:id="2276"/>
      <w:r w:rsidR="001E0CFE">
        <w:rPr>
          <w:rFonts w:ascii="Times New Roman"/>
          <w:i/>
          <w:sz w:val="24"/>
        </w:rPr>
        <w:t>5.4.2.</w:t>
      </w:r>
      <w:r w:rsidR="001E0CFE">
        <w:rPr>
          <w:rFonts w:ascii="Times New Roman"/>
          <w:i/>
          <w:spacing w:val="55"/>
          <w:sz w:val="24"/>
        </w:rPr>
        <w:t xml:space="preserve"> </w:t>
      </w:r>
      <w:r w:rsidR="001E0CFE">
        <w:rPr>
          <w:rFonts w:ascii="Times New Roman"/>
          <w:i/>
          <w:sz w:val="24"/>
        </w:rPr>
        <w:t>Updated</w:t>
      </w:r>
      <w:r w:rsidR="001E0CFE">
        <w:rPr>
          <w:rFonts w:ascii="Times New Roman"/>
          <w:i/>
          <w:spacing w:val="-3"/>
          <w:sz w:val="24"/>
        </w:rPr>
        <w:t xml:space="preserve"> </w:t>
      </w:r>
      <w:r w:rsidR="001E0CFE">
        <w:rPr>
          <w:rFonts w:ascii="Times New Roman"/>
          <w:i/>
          <w:spacing w:val="-2"/>
          <w:sz w:val="24"/>
        </w:rPr>
        <w:t>Method</w:t>
      </w:r>
    </w:p>
    <w:p w14:paraId="21BB44C4" w14:textId="520A2652" w:rsidR="00470D98" w:rsidRDefault="001644E6">
      <w:pPr>
        <w:pStyle w:val="BodyText"/>
        <w:tabs>
          <w:tab w:val="left" w:pos="968"/>
        </w:tabs>
        <w:spacing w:before="16"/>
      </w:pPr>
      <w:del w:id="2277" w:author="Hughes, Anna E" w:date="2023-08-09T15:29:00Z">
        <w:r>
          <w:rPr>
            <w:rFonts w:ascii="Trebuchet MS"/>
            <w:spacing w:val="-5"/>
            <w:sz w:val="12"/>
          </w:rPr>
          <w:delText>521</w:delText>
        </w:r>
      </w:del>
      <w:ins w:id="2278" w:author="Hughes, Anna E" w:date="2023-08-09T15:29:00Z">
        <w:r w:rsidR="001E0CFE">
          <w:rPr>
            <w:rFonts w:ascii="Trebuchet MS"/>
            <w:spacing w:val="-5"/>
            <w:sz w:val="12"/>
          </w:rPr>
          <w:t>519</w:t>
        </w:r>
      </w:ins>
      <w:r w:rsidR="001E0CFE">
        <w:rPr>
          <w:rFonts w:ascii="Trebuchet MS"/>
          <w:sz w:val="12"/>
        </w:rPr>
        <w:tab/>
      </w:r>
      <w:r w:rsidR="001E0CFE">
        <w:rPr>
          <w:spacing w:val="-6"/>
        </w:rPr>
        <w:t>Our</w:t>
      </w:r>
      <w:r w:rsidR="001E0CFE">
        <w:rPr>
          <w:spacing w:val="-5"/>
        </w:rPr>
        <w:t xml:space="preserve"> </w:t>
      </w:r>
      <w:r w:rsidR="001E0CFE">
        <w:rPr>
          <w:spacing w:val="-6"/>
        </w:rPr>
        <w:t>new</w:t>
      </w:r>
      <w:r w:rsidR="001E0CFE">
        <w:rPr>
          <w:spacing w:val="-4"/>
        </w:rPr>
        <w:t xml:space="preserve"> </w:t>
      </w:r>
      <w:r w:rsidR="001E0CFE">
        <w:rPr>
          <w:spacing w:val="-6"/>
        </w:rPr>
        <w:t>method</w:t>
      </w:r>
      <w:r w:rsidR="001E0CFE">
        <w:rPr>
          <w:spacing w:val="5"/>
        </w:rPr>
        <w:t xml:space="preserve"> </w:t>
      </w:r>
      <w:r w:rsidR="001E0CFE">
        <w:rPr>
          <w:spacing w:val="-6"/>
        </w:rPr>
        <w:t>for</w:t>
      </w:r>
      <w:r w:rsidR="001E0CFE">
        <w:rPr>
          <w:spacing w:val="3"/>
        </w:rPr>
        <w:t xml:space="preserve"> </w:t>
      </w:r>
      <w:r w:rsidR="001E0CFE">
        <w:rPr>
          <w:spacing w:val="-6"/>
        </w:rPr>
        <w:t>exploring</w:t>
      </w:r>
      <w:r w:rsidR="001E0CFE">
        <w:rPr>
          <w:spacing w:val="5"/>
        </w:rPr>
        <w:t xml:space="preserve"> </w:t>
      </w:r>
      <w:r w:rsidR="001E0CFE">
        <w:rPr>
          <w:spacing w:val="-6"/>
        </w:rPr>
        <w:t>this</w:t>
      </w:r>
      <w:r w:rsidR="001E0CFE">
        <w:rPr>
          <w:spacing w:val="4"/>
        </w:rPr>
        <w:t xml:space="preserve"> </w:t>
      </w:r>
      <w:r w:rsidR="001E0CFE">
        <w:rPr>
          <w:spacing w:val="-6"/>
        </w:rPr>
        <w:t>hypothesis</w:t>
      </w:r>
      <w:r w:rsidR="001E0CFE">
        <w:rPr>
          <w:spacing w:val="5"/>
        </w:rPr>
        <w:t xml:space="preserve"> </w:t>
      </w:r>
      <w:r w:rsidR="001E0CFE">
        <w:rPr>
          <w:spacing w:val="-6"/>
        </w:rPr>
        <w:t>involves</w:t>
      </w:r>
      <w:r w:rsidR="001E0CFE">
        <w:rPr>
          <w:spacing w:val="5"/>
        </w:rPr>
        <w:t xml:space="preserve"> </w:t>
      </w:r>
      <w:r w:rsidR="001E0CFE">
        <w:rPr>
          <w:spacing w:val="-6"/>
        </w:rPr>
        <w:t>taking</w:t>
      </w:r>
      <w:r w:rsidR="001E0CFE">
        <w:rPr>
          <w:spacing w:val="3"/>
        </w:rPr>
        <w:t xml:space="preserve"> </w:t>
      </w:r>
      <w:r w:rsidR="001E0CFE">
        <w:rPr>
          <w:rFonts w:ascii="Times New Roman"/>
          <w:i/>
          <w:spacing w:val="-6"/>
        </w:rPr>
        <w:t>n</w:t>
      </w:r>
      <w:r w:rsidR="001E0CFE">
        <w:rPr>
          <w:rFonts w:ascii="Times New Roman"/>
          <w:i/>
          <w:spacing w:val="-9"/>
        </w:rPr>
        <w:t xml:space="preserve"> </w:t>
      </w:r>
      <w:r w:rsidR="001E0CFE">
        <w:rPr>
          <w:rFonts w:ascii="Tahoma"/>
          <w:spacing w:val="-6"/>
        </w:rPr>
        <w:t>=</w:t>
      </w:r>
      <w:r w:rsidR="001E0CFE">
        <w:rPr>
          <w:rFonts w:ascii="Tahoma"/>
          <w:spacing w:val="-15"/>
        </w:rPr>
        <w:t xml:space="preserve"> </w:t>
      </w:r>
      <w:r w:rsidR="001E0CFE">
        <w:rPr>
          <w:spacing w:val="-6"/>
        </w:rPr>
        <w:t>100</w:t>
      </w:r>
      <w:r w:rsidR="001E0CFE">
        <w:rPr>
          <w:spacing w:val="5"/>
        </w:rPr>
        <w:t xml:space="preserve"> </w:t>
      </w:r>
      <w:r w:rsidR="001E0CFE">
        <w:rPr>
          <w:spacing w:val="-6"/>
        </w:rPr>
        <w:t>sam-</w:t>
      </w:r>
    </w:p>
    <w:p w14:paraId="2849D97D" w14:textId="6A6CF932" w:rsidR="00470D98" w:rsidRDefault="001644E6">
      <w:pPr>
        <w:pStyle w:val="BodyText"/>
        <w:spacing w:before="8"/>
      </w:pPr>
      <w:del w:id="2279" w:author="Hughes, Anna E" w:date="2023-08-09T15:29:00Z">
        <w:r>
          <w:rPr>
            <w:rFonts w:ascii="Trebuchet MS"/>
            <w:spacing w:val="-4"/>
            <w:sz w:val="12"/>
          </w:rPr>
          <w:delText>522</w:delText>
        </w:r>
      </w:del>
      <w:ins w:id="2280" w:author="Hughes, Anna E" w:date="2023-08-09T15:29:00Z">
        <w:r w:rsidR="001E0CFE">
          <w:rPr>
            <w:rFonts w:ascii="Trebuchet MS"/>
            <w:spacing w:val="-4"/>
            <w:sz w:val="12"/>
          </w:rPr>
          <w:t>520</w:t>
        </w:r>
      </w:ins>
      <w:r w:rsidR="001E0CFE">
        <w:rPr>
          <w:rFonts w:ascii="Trebuchet MS"/>
          <w:spacing w:val="34"/>
          <w:sz w:val="12"/>
        </w:rPr>
        <w:t xml:space="preserve">  </w:t>
      </w:r>
      <w:r w:rsidR="001E0CFE">
        <w:rPr>
          <w:spacing w:val="-4"/>
        </w:rPr>
        <w:t>ples</w:t>
      </w:r>
      <w:r w:rsidR="001E0CFE">
        <w:rPr>
          <w:spacing w:val="-3"/>
        </w:rPr>
        <w:t xml:space="preserve"> </w:t>
      </w:r>
      <w:r w:rsidR="001E0CFE">
        <w:rPr>
          <w:spacing w:val="-4"/>
        </w:rPr>
        <w:t>of the</w:t>
      </w:r>
      <w:r w:rsidR="001E0CFE">
        <w:rPr>
          <w:spacing w:val="-3"/>
        </w:rPr>
        <w:t xml:space="preserve"> </w:t>
      </w:r>
      <w:r w:rsidR="001E0CFE">
        <w:rPr>
          <w:spacing w:val="-4"/>
        </w:rPr>
        <w:t>fixed</w:t>
      </w:r>
      <w:r w:rsidR="001E0CFE">
        <w:rPr>
          <w:spacing w:val="-3"/>
        </w:rPr>
        <w:t xml:space="preserve"> </w:t>
      </w:r>
      <w:r w:rsidR="001E0CFE">
        <w:rPr>
          <w:spacing w:val="-4"/>
        </w:rPr>
        <w:t>effects</w:t>
      </w:r>
      <w:r w:rsidR="001E0CFE">
        <w:rPr>
          <w:spacing w:val="-3"/>
        </w:rPr>
        <w:t xml:space="preserve"> </w:t>
      </w:r>
      <w:r w:rsidR="001E0CFE">
        <w:rPr>
          <w:spacing w:val="-4"/>
        </w:rPr>
        <w:t>from</w:t>
      </w:r>
      <w:r w:rsidR="001E0CFE">
        <w:rPr>
          <w:spacing w:val="-3"/>
        </w:rPr>
        <w:t xml:space="preserve"> </w:t>
      </w:r>
      <w:r w:rsidR="001E0CFE">
        <w:rPr>
          <w:spacing w:val="-4"/>
        </w:rPr>
        <w:t>both the model</w:t>
      </w:r>
      <w:r w:rsidR="001E0CFE">
        <w:rPr>
          <w:spacing w:val="-3"/>
        </w:rPr>
        <w:t xml:space="preserve"> </w:t>
      </w:r>
      <w:r w:rsidR="001E0CFE">
        <w:rPr>
          <w:spacing w:val="-4"/>
        </w:rPr>
        <w:t>fitted</w:t>
      </w:r>
      <w:r w:rsidR="001E0CFE">
        <w:rPr>
          <w:spacing w:val="-3"/>
        </w:rPr>
        <w:t xml:space="preserve"> </w:t>
      </w:r>
      <w:r w:rsidR="001E0CFE">
        <w:rPr>
          <w:spacing w:val="-4"/>
        </w:rPr>
        <w:t>to</w:t>
      </w:r>
      <w:r w:rsidR="001E0CFE">
        <w:rPr>
          <w:spacing w:val="-3"/>
        </w:rPr>
        <w:t xml:space="preserve"> </w:t>
      </w:r>
      <w:r w:rsidR="001E0CFE">
        <w:rPr>
          <w:spacing w:val="-4"/>
        </w:rPr>
        <w:t>the single-feature</w:t>
      </w:r>
      <w:r w:rsidR="001E0CFE">
        <w:rPr>
          <w:spacing w:val="-3"/>
        </w:rPr>
        <w:t xml:space="preserve"> </w:t>
      </w:r>
      <w:r w:rsidR="001E0CFE">
        <w:rPr>
          <w:spacing w:val="-4"/>
        </w:rPr>
        <w:t>data</w:t>
      </w:r>
      <w:r w:rsidR="001E0CFE">
        <w:rPr>
          <w:spacing w:val="-3"/>
        </w:rPr>
        <w:t xml:space="preserve"> </w:t>
      </w:r>
      <w:r w:rsidR="001E0CFE">
        <w:rPr>
          <w:spacing w:val="-5"/>
        </w:rPr>
        <w:t>and</w:t>
      </w:r>
    </w:p>
    <w:p w14:paraId="3429526C" w14:textId="71A0D218" w:rsidR="00470D98" w:rsidRDefault="001644E6">
      <w:pPr>
        <w:pStyle w:val="BodyText"/>
      </w:pPr>
      <w:del w:id="2281" w:author="Hughes, Anna E" w:date="2023-08-09T15:29:00Z">
        <w:r>
          <w:rPr>
            <w:rFonts w:ascii="Trebuchet MS"/>
            <w:spacing w:val="-4"/>
            <w:sz w:val="12"/>
          </w:rPr>
          <w:delText>523</w:delText>
        </w:r>
      </w:del>
      <w:ins w:id="2282" w:author="Hughes, Anna E" w:date="2023-08-09T15:29:00Z">
        <w:r w:rsidR="001E0CFE">
          <w:rPr>
            <w:rFonts w:ascii="Trebuchet MS"/>
            <w:spacing w:val="-4"/>
            <w:sz w:val="12"/>
          </w:rPr>
          <w:t>521</w:t>
        </w:r>
      </w:ins>
      <w:r w:rsidR="001E0CFE">
        <w:rPr>
          <w:rFonts w:ascii="Trebuchet MS"/>
          <w:spacing w:val="36"/>
          <w:sz w:val="12"/>
        </w:rPr>
        <w:t xml:space="preserve">  </w:t>
      </w:r>
      <w:r w:rsidR="001E0CFE">
        <w:rPr>
          <w:spacing w:val="-4"/>
        </w:rPr>
        <w:t>the</w:t>
      </w:r>
      <w:r w:rsidR="001E0CFE">
        <w:rPr>
          <w:spacing w:val="10"/>
        </w:rPr>
        <w:t xml:space="preserve"> </w:t>
      </w:r>
      <w:r w:rsidR="001E0CFE">
        <w:rPr>
          <w:spacing w:val="-4"/>
        </w:rPr>
        <w:t>model</w:t>
      </w:r>
      <w:r w:rsidR="001E0CFE">
        <w:rPr>
          <w:spacing w:val="9"/>
        </w:rPr>
        <w:t xml:space="preserve"> </w:t>
      </w:r>
      <w:r w:rsidR="001E0CFE">
        <w:rPr>
          <w:spacing w:val="-4"/>
        </w:rPr>
        <w:t>fitted</w:t>
      </w:r>
      <w:r w:rsidR="001E0CFE">
        <w:rPr>
          <w:spacing w:val="9"/>
        </w:rPr>
        <w:t xml:space="preserve"> </w:t>
      </w:r>
      <w:r w:rsidR="001E0CFE">
        <w:rPr>
          <w:spacing w:val="-4"/>
        </w:rPr>
        <w:t>to</w:t>
      </w:r>
      <w:r w:rsidR="001E0CFE">
        <w:rPr>
          <w:spacing w:val="10"/>
        </w:rPr>
        <w:t xml:space="preserve"> </w:t>
      </w:r>
      <w:r w:rsidR="001E0CFE">
        <w:rPr>
          <w:spacing w:val="-4"/>
        </w:rPr>
        <w:t>the</w:t>
      </w:r>
      <w:r w:rsidR="001E0CFE">
        <w:rPr>
          <w:spacing w:val="9"/>
        </w:rPr>
        <w:t xml:space="preserve"> </w:t>
      </w:r>
      <w:r w:rsidR="001E0CFE">
        <w:rPr>
          <w:spacing w:val="-4"/>
        </w:rPr>
        <w:t>double-feature</w:t>
      </w:r>
      <w:r w:rsidR="001E0CFE">
        <w:rPr>
          <w:spacing w:val="9"/>
        </w:rPr>
        <w:t xml:space="preserve"> </w:t>
      </w:r>
      <w:r w:rsidR="001E0CFE">
        <w:rPr>
          <w:spacing w:val="-4"/>
        </w:rPr>
        <w:t>data.</w:t>
      </w:r>
      <w:r w:rsidR="001E0CFE">
        <w:rPr>
          <w:spacing w:val="59"/>
        </w:rPr>
        <w:t xml:space="preserve"> </w:t>
      </w:r>
      <w:r w:rsidR="001E0CFE">
        <w:rPr>
          <w:spacing w:val="-4"/>
        </w:rPr>
        <w:t>Each</w:t>
      </w:r>
      <w:r w:rsidR="001E0CFE">
        <w:rPr>
          <w:spacing w:val="9"/>
        </w:rPr>
        <w:t xml:space="preserve"> </w:t>
      </w:r>
      <w:r w:rsidR="001E0CFE">
        <w:rPr>
          <w:spacing w:val="-4"/>
        </w:rPr>
        <w:t>of</w:t>
      </w:r>
      <w:r w:rsidR="001E0CFE">
        <w:rPr>
          <w:spacing w:val="9"/>
        </w:rPr>
        <w:t xml:space="preserve"> </w:t>
      </w:r>
      <w:r w:rsidR="001E0CFE">
        <w:rPr>
          <w:spacing w:val="-4"/>
        </w:rPr>
        <w:t>these</w:t>
      </w:r>
      <w:r w:rsidR="001E0CFE">
        <w:rPr>
          <w:spacing w:val="9"/>
        </w:rPr>
        <w:t xml:space="preserve"> </w:t>
      </w:r>
      <w:r w:rsidR="001E0CFE">
        <w:rPr>
          <w:spacing w:val="-4"/>
        </w:rPr>
        <w:t>samples</w:t>
      </w:r>
      <w:r w:rsidR="001E0CFE">
        <w:rPr>
          <w:spacing w:val="10"/>
        </w:rPr>
        <w:t xml:space="preserve"> </w:t>
      </w:r>
      <w:r w:rsidR="001E0CFE">
        <w:rPr>
          <w:spacing w:val="-4"/>
        </w:rPr>
        <w:t>includes</w:t>
      </w:r>
      <w:r w:rsidR="001E0CFE">
        <w:rPr>
          <w:spacing w:val="9"/>
        </w:rPr>
        <w:t xml:space="preserve"> </w:t>
      </w:r>
      <w:r w:rsidR="001E0CFE">
        <w:rPr>
          <w:spacing w:val="-5"/>
        </w:rPr>
        <w:t>an</w:t>
      </w:r>
    </w:p>
    <w:p w14:paraId="304BD40C" w14:textId="41A8E83E" w:rsidR="00470D98" w:rsidRDefault="001644E6">
      <w:pPr>
        <w:pStyle w:val="BodyText"/>
        <w:spacing w:before="8" w:line="291" w:lineRule="exact"/>
      </w:pPr>
      <w:del w:id="2283" w:author="Hughes, Anna E" w:date="2023-08-09T15:29:00Z">
        <w:r>
          <w:rPr>
            <w:rFonts w:ascii="Trebuchet MS" w:hAnsi="Trebuchet MS"/>
            <w:spacing w:val="-4"/>
            <w:sz w:val="12"/>
          </w:rPr>
          <w:delText>524</w:delText>
        </w:r>
      </w:del>
      <w:ins w:id="2284" w:author="Hughes, Anna E" w:date="2023-08-09T15:29:00Z">
        <w:r w:rsidR="001E0CFE">
          <w:rPr>
            <w:rFonts w:ascii="Trebuchet MS" w:hAnsi="Trebuchet MS"/>
            <w:spacing w:val="-4"/>
            <w:sz w:val="12"/>
          </w:rPr>
          <w:t>522</w:t>
        </w:r>
      </w:ins>
      <w:r w:rsidR="001E0CFE">
        <w:rPr>
          <w:rFonts w:ascii="Trebuchet MS" w:hAnsi="Trebuchet MS"/>
          <w:spacing w:val="31"/>
          <w:sz w:val="12"/>
        </w:rPr>
        <w:t xml:space="preserve">  </w:t>
      </w:r>
      <w:r w:rsidR="001E0CFE">
        <w:rPr>
          <w:spacing w:val="-4"/>
        </w:rPr>
        <w:t>intercept</w:t>
      </w:r>
      <w:r w:rsidR="001E0CFE">
        <w:rPr>
          <w:spacing w:val="3"/>
        </w:rPr>
        <w:t xml:space="preserve"> </w:t>
      </w:r>
      <w:r w:rsidR="001E0CFE">
        <w:rPr>
          <w:spacing w:val="-4"/>
        </w:rPr>
        <w:t>(</w:t>
      </w:r>
      <w:r w:rsidR="001E0CFE">
        <w:rPr>
          <w:rFonts w:ascii="Times New Roman" w:hAnsi="Times New Roman"/>
          <w:i/>
          <w:spacing w:val="-4"/>
        </w:rPr>
        <w:t>a</w:t>
      </w:r>
      <w:r w:rsidR="001E0CFE">
        <w:rPr>
          <w:spacing w:val="-4"/>
        </w:rPr>
        <w:t>),</w:t>
      </w:r>
      <w:r w:rsidR="001E0CFE">
        <w:rPr>
          <w:spacing w:val="5"/>
        </w:rPr>
        <w:t xml:space="preserve"> </w:t>
      </w:r>
      <w:r w:rsidR="001E0CFE">
        <w:rPr>
          <w:spacing w:val="-4"/>
        </w:rPr>
        <w:t>slope</w:t>
      </w:r>
      <w:r w:rsidR="001E0CFE">
        <w:rPr>
          <w:spacing w:val="2"/>
        </w:rPr>
        <w:t xml:space="preserve"> </w:t>
      </w:r>
      <w:r w:rsidR="001E0CFE">
        <w:rPr>
          <w:spacing w:val="-4"/>
        </w:rPr>
        <w:t>(</w:t>
      </w:r>
      <w:r w:rsidR="001E0CFE">
        <w:rPr>
          <w:rFonts w:ascii="Times New Roman" w:hAnsi="Times New Roman"/>
          <w:i/>
          <w:spacing w:val="-4"/>
        </w:rPr>
        <w:t>D</w:t>
      </w:r>
      <w:r w:rsidR="001E0CFE">
        <w:rPr>
          <w:spacing w:val="-4"/>
        </w:rPr>
        <w:t>),</w:t>
      </w:r>
      <w:r w:rsidR="001E0CFE">
        <w:rPr>
          <w:spacing w:val="5"/>
        </w:rPr>
        <w:t xml:space="preserve"> </w:t>
      </w:r>
      <w:r w:rsidR="001E0CFE">
        <w:rPr>
          <w:spacing w:val="-4"/>
        </w:rPr>
        <w:t>non-decision</w:t>
      </w:r>
      <w:r w:rsidR="001E0CFE">
        <w:rPr>
          <w:spacing w:val="2"/>
        </w:rPr>
        <w:t xml:space="preserve"> </w:t>
      </w:r>
      <w:r w:rsidR="001E0CFE">
        <w:rPr>
          <w:spacing w:val="-4"/>
        </w:rPr>
        <w:t>time</w:t>
      </w:r>
      <w:r w:rsidR="001E0CFE">
        <w:rPr>
          <w:spacing w:val="2"/>
        </w:rPr>
        <w:t xml:space="preserve"> </w:t>
      </w:r>
      <w:r w:rsidR="001E0CFE">
        <w:rPr>
          <w:spacing w:val="-4"/>
        </w:rPr>
        <w:t>(ndt),</w:t>
      </w:r>
      <w:r w:rsidR="001E0CFE">
        <w:rPr>
          <w:spacing w:val="5"/>
        </w:rPr>
        <w:t xml:space="preserve"> </w:t>
      </w:r>
      <w:r w:rsidR="001E0CFE">
        <w:rPr>
          <w:spacing w:val="-4"/>
        </w:rPr>
        <w:t>and</w:t>
      </w:r>
      <w:r w:rsidR="001E0CFE">
        <w:rPr>
          <w:spacing w:val="2"/>
        </w:rPr>
        <w:t xml:space="preserve"> </w:t>
      </w:r>
      <w:r w:rsidR="001E0CFE">
        <w:rPr>
          <w:spacing w:val="-4"/>
        </w:rPr>
        <w:t>residual</w:t>
      </w:r>
      <w:r w:rsidR="001E0CFE">
        <w:rPr>
          <w:spacing w:val="2"/>
        </w:rPr>
        <w:t xml:space="preserve"> </w:t>
      </w:r>
      <w:r w:rsidR="001E0CFE">
        <w:rPr>
          <w:spacing w:val="-4"/>
        </w:rPr>
        <w:t>variance</w:t>
      </w:r>
      <w:r w:rsidR="001E0CFE">
        <w:rPr>
          <w:spacing w:val="2"/>
        </w:rPr>
        <w:t xml:space="preserve"> </w:t>
      </w:r>
      <w:r w:rsidR="001E0CFE">
        <w:rPr>
          <w:spacing w:val="-4"/>
        </w:rPr>
        <w:t>(</w:t>
      </w:r>
      <w:r w:rsidR="001E0CFE">
        <w:rPr>
          <w:rFonts w:ascii="Calibri" w:hAnsi="Calibri"/>
          <w:i/>
          <w:spacing w:val="-4"/>
        </w:rPr>
        <w:t>σ</w:t>
      </w:r>
      <w:r w:rsidR="001E0CFE">
        <w:rPr>
          <w:rFonts w:ascii="Calibri" w:hAnsi="Calibri"/>
          <w:i/>
          <w:spacing w:val="-29"/>
        </w:rPr>
        <w:t xml:space="preserve"> </w:t>
      </w:r>
      <w:r w:rsidR="001E0CFE">
        <w:rPr>
          <w:spacing w:val="-4"/>
        </w:rPr>
        <w:t>).</w:t>
      </w:r>
      <w:r w:rsidR="001E0CFE">
        <w:rPr>
          <w:spacing w:val="37"/>
        </w:rPr>
        <w:t xml:space="preserve"> </w:t>
      </w:r>
      <w:r w:rsidR="001E0CFE">
        <w:rPr>
          <w:spacing w:val="-5"/>
        </w:rPr>
        <w:t>We</w:t>
      </w:r>
    </w:p>
    <w:p w14:paraId="6812AFE4" w14:textId="07E26061" w:rsidR="00470D98" w:rsidRDefault="001644E6">
      <w:pPr>
        <w:pStyle w:val="BodyText"/>
        <w:spacing w:before="0" w:line="280" w:lineRule="exact"/>
      </w:pPr>
      <w:del w:id="2285" w:author="Hughes, Anna E" w:date="2023-08-09T15:29:00Z">
        <w:r>
          <w:rPr>
            <w:rFonts w:ascii="Trebuchet MS"/>
            <w:spacing w:val="-8"/>
            <w:sz w:val="12"/>
          </w:rPr>
          <w:delText>525</w:delText>
        </w:r>
      </w:del>
      <w:ins w:id="2286" w:author="Hughes, Anna E" w:date="2023-08-09T15:29:00Z">
        <w:r w:rsidR="001E0CFE">
          <w:rPr>
            <w:rFonts w:ascii="Trebuchet MS"/>
            <w:spacing w:val="-8"/>
            <w:sz w:val="12"/>
          </w:rPr>
          <w:t>523</w:t>
        </w:r>
      </w:ins>
      <w:r w:rsidR="001E0CFE">
        <w:rPr>
          <w:rFonts w:ascii="Trebuchet MS"/>
          <w:spacing w:val="44"/>
          <w:sz w:val="12"/>
        </w:rPr>
        <w:t xml:space="preserve">  </w:t>
      </w:r>
      <w:r w:rsidR="001E0CFE">
        <w:rPr>
          <w:spacing w:val="-8"/>
        </w:rPr>
        <w:t>then</w:t>
      </w:r>
      <w:r w:rsidR="001E0CFE">
        <w:rPr>
          <w:spacing w:val="-1"/>
        </w:rPr>
        <w:t xml:space="preserve"> </w:t>
      </w:r>
      <w:r w:rsidR="001E0CFE">
        <w:rPr>
          <w:spacing w:val="-8"/>
        </w:rPr>
        <w:t>take</w:t>
      </w:r>
      <w:r w:rsidR="001E0CFE">
        <w:rPr>
          <w:spacing w:val="-2"/>
        </w:rPr>
        <w:t xml:space="preserve"> </w:t>
      </w:r>
      <w:r w:rsidR="001E0CFE">
        <w:rPr>
          <w:spacing w:val="-8"/>
        </w:rPr>
        <w:t>the</w:t>
      </w:r>
      <w:r w:rsidR="001E0CFE">
        <w:rPr>
          <w:spacing w:val="-2"/>
        </w:rPr>
        <w:t xml:space="preserve"> </w:t>
      </w:r>
      <w:r w:rsidR="001E0CFE">
        <w:rPr>
          <w:spacing w:val="-8"/>
        </w:rPr>
        <w:t>parameters</w:t>
      </w:r>
      <w:r w:rsidR="001E0CFE">
        <w:rPr>
          <w:spacing w:val="-2"/>
        </w:rPr>
        <w:t xml:space="preserve"> </w:t>
      </w:r>
      <w:r w:rsidR="001E0CFE">
        <w:rPr>
          <w:spacing w:val="-8"/>
        </w:rPr>
        <w:t>from</w:t>
      </w:r>
      <w:r w:rsidR="001E0CFE">
        <w:rPr>
          <w:spacing w:val="-1"/>
        </w:rPr>
        <w:t xml:space="preserve"> </w:t>
      </w:r>
      <w:r w:rsidR="001E0CFE">
        <w:rPr>
          <w:spacing w:val="-8"/>
        </w:rPr>
        <w:t>the</w:t>
      </w:r>
      <w:r w:rsidR="001E0CFE">
        <w:rPr>
          <w:spacing w:val="-2"/>
        </w:rPr>
        <w:t xml:space="preserve"> </w:t>
      </w:r>
      <w:r w:rsidR="001E0CFE">
        <w:rPr>
          <w:spacing w:val="-8"/>
        </w:rPr>
        <w:t>double-feature</w:t>
      </w:r>
      <w:r w:rsidR="001E0CFE">
        <w:rPr>
          <w:spacing w:val="-2"/>
        </w:rPr>
        <w:t xml:space="preserve"> </w:t>
      </w:r>
      <w:r w:rsidR="001E0CFE">
        <w:rPr>
          <w:spacing w:val="-8"/>
        </w:rPr>
        <w:t>model,</w:t>
      </w:r>
      <w:r w:rsidR="001E0CFE">
        <w:rPr>
          <w:spacing w:val="-1"/>
        </w:rPr>
        <w:t xml:space="preserve"> </w:t>
      </w:r>
      <w:r w:rsidR="001E0CFE">
        <w:rPr>
          <w:spacing w:val="-8"/>
        </w:rPr>
        <w:t>but</w:t>
      </w:r>
      <w:r w:rsidR="001E0CFE">
        <w:rPr>
          <w:spacing w:val="-2"/>
        </w:rPr>
        <w:t xml:space="preserve"> </w:t>
      </w:r>
      <w:r w:rsidR="001E0CFE">
        <w:rPr>
          <w:spacing w:val="-8"/>
        </w:rPr>
        <w:t>replace</w:t>
      </w:r>
      <w:r w:rsidR="001E0CFE">
        <w:rPr>
          <w:spacing w:val="-2"/>
        </w:rPr>
        <w:t xml:space="preserve"> </w:t>
      </w:r>
      <w:r w:rsidR="001E0CFE">
        <w:rPr>
          <w:spacing w:val="-8"/>
        </w:rPr>
        <w:t>the</w:t>
      </w:r>
      <w:r w:rsidR="001E0CFE">
        <w:rPr>
          <w:spacing w:val="-2"/>
        </w:rPr>
        <w:t xml:space="preserve"> </w:t>
      </w:r>
      <w:r w:rsidR="001E0CFE">
        <w:rPr>
          <w:rFonts w:ascii="Times New Roman"/>
          <w:i/>
          <w:spacing w:val="-8"/>
        </w:rPr>
        <w:t>D</w:t>
      </w:r>
      <w:r w:rsidR="001E0CFE">
        <w:rPr>
          <w:rFonts w:ascii="Times New Roman"/>
          <w:i/>
          <w:spacing w:val="-7"/>
        </w:rPr>
        <w:t xml:space="preserve"> </w:t>
      </w:r>
      <w:r w:rsidR="001E0CFE">
        <w:rPr>
          <w:spacing w:val="-8"/>
        </w:rPr>
        <w:t>values</w:t>
      </w:r>
    </w:p>
    <w:p w14:paraId="2FF2AE5F" w14:textId="12981227" w:rsidR="00470D98" w:rsidRDefault="001644E6">
      <w:pPr>
        <w:pStyle w:val="BodyText"/>
        <w:spacing w:line="279" w:lineRule="exact"/>
      </w:pPr>
      <w:del w:id="2287" w:author="Hughes, Anna E" w:date="2023-08-09T15:29:00Z">
        <w:r>
          <w:rPr>
            <w:rFonts w:ascii="Trebuchet MS"/>
            <w:spacing w:val="-4"/>
            <w:sz w:val="12"/>
          </w:rPr>
          <w:delText>526</w:delText>
        </w:r>
      </w:del>
      <w:ins w:id="2288" w:author="Hughes, Anna E" w:date="2023-08-09T15:29:00Z">
        <w:r w:rsidR="001E0CFE">
          <w:rPr>
            <w:rFonts w:ascii="Trebuchet MS"/>
            <w:spacing w:val="-4"/>
            <w:sz w:val="12"/>
          </w:rPr>
          <w:t>524</w:t>
        </w:r>
      </w:ins>
      <w:r w:rsidR="001E0CFE">
        <w:rPr>
          <w:rFonts w:ascii="Trebuchet MS"/>
          <w:spacing w:val="32"/>
          <w:sz w:val="12"/>
        </w:rPr>
        <w:t xml:space="preserve">  </w:t>
      </w:r>
      <w:r w:rsidR="001E0CFE">
        <w:rPr>
          <w:spacing w:val="-4"/>
        </w:rPr>
        <w:t>with</w:t>
      </w:r>
      <w:r w:rsidR="001E0CFE">
        <w:rPr>
          <w:spacing w:val="-3"/>
        </w:rPr>
        <w:t xml:space="preserve"> </w:t>
      </w:r>
      <w:r w:rsidR="001E0CFE">
        <w:rPr>
          <w:spacing w:val="-4"/>
        </w:rPr>
        <w:t>our</w:t>
      </w:r>
      <w:r w:rsidR="001E0CFE">
        <w:rPr>
          <w:spacing w:val="-5"/>
        </w:rPr>
        <w:t xml:space="preserve"> </w:t>
      </w:r>
      <w:r w:rsidR="001E0CFE">
        <w:rPr>
          <w:spacing w:val="-4"/>
        </w:rPr>
        <w:t xml:space="preserve">predicted </w:t>
      </w:r>
      <w:r w:rsidR="001E0CFE">
        <w:rPr>
          <w:rFonts w:ascii="Times New Roman"/>
          <w:i/>
          <w:spacing w:val="-4"/>
        </w:rPr>
        <w:t>D</w:t>
      </w:r>
      <w:r w:rsidR="001E0CFE">
        <w:rPr>
          <w:rFonts w:ascii="Times New Roman"/>
          <w:i/>
          <w:spacing w:val="-11"/>
        </w:rPr>
        <w:t xml:space="preserve"> </w:t>
      </w:r>
      <w:r w:rsidR="001E0CFE">
        <w:rPr>
          <w:spacing w:val="-4"/>
        </w:rPr>
        <w:t>using the single-feature</w:t>
      </w:r>
      <w:r w:rsidR="001E0CFE">
        <w:rPr>
          <w:spacing w:val="-5"/>
        </w:rPr>
        <w:t xml:space="preserve"> </w:t>
      </w:r>
      <w:r w:rsidR="001E0CFE">
        <w:rPr>
          <w:spacing w:val="-4"/>
        </w:rPr>
        <w:t>model.</w:t>
      </w:r>
      <w:r w:rsidR="001E0CFE">
        <w:rPr>
          <w:spacing w:val="19"/>
        </w:rPr>
        <w:t xml:space="preserve"> </w:t>
      </w:r>
      <w:r w:rsidR="001E0CFE">
        <w:rPr>
          <w:spacing w:val="-4"/>
        </w:rPr>
        <w:t>Finally</w:t>
      </w:r>
      <w:r w:rsidR="001E0CFE">
        <w:rPr>
          <w:spacing w:val="-5"/>
        </w:rPr>
        <w:t xml:space="preserve"> </w:t>
      </w:r>
      <w:r w:rsidR="001E0CFE">
        <w:rPr>
          <w:spacing w:val="-4"/>
        </w:rPr>
        <w:t>the predicted mean</w:t>
      </w:r>
    </w:p>
    <w:p w14:paraId="0C18459C" w14:textId="6EFD1C62" w:rsidR="00470D98" w:rsidRDefault="001644E6">
      <w:pPr>
        <w:pStyle w:val="BodyText"/>
        <w:spacing w:before="0" w:line="291" w:lineRule="exact"/>
      </w:pPr>
      <w:del w:id="2289" w:author="Hughes, Anna E" w:date="2023-08-09T15:29:00Z">
        <w:r>
          <w:rPr>
            <w:rFonts w:ascii="Trebuchet MS"/>
            <w:spacing w:val="-4"/>
            <w:sz w:val="12"/>
          </w:rPr>
          <w:delText>527</w:delText>
        </w:r>
      </w:del>
      <w:ins w:id="2290" w:author="Hughes, Anna E" w:date="2023-08-09T15:29:00Z">
        <w:r w:rsidR="001E0CFE">
          <w:rPr>
            <w:rFonts w:ascii="Trebuchet MS"/>
            <w:spacing w:val="-4"/>
            <w:sz w:val="12"/>
          </w:rPr>
          <w:t>525</w:t>
        </w:r>
      </w:ins>
      <w:r w:rsidR="001E0CFE">
        <w:rPr>
          <w:rFonts w:ascii="Trebuchet MS"/>
          <w:spacing w:val="39"/>
          <w:sz w:val="12"/>
        </w:rPr>
        <w:t xml:space="preserve">  </w:t>
      </w:r>
      <w:r w:rsidR="001E0CFE">
        <w:rPr>
          <w:spacing w:val="-4"/>
        </w:rPr>
        <w:t>log</w:t>
      </w:r>
      <w:r w:rsidR="001E0CFE">
        <w:rPr>
          <w:rFonts w:ascii="Tahoma"/>
          <w:spacing w:val="-4"/>
        </w:rPr>
        <w:t>(</w:t>
      </w:r>
      <w:r w:rsidR="001E0CFE">
        <w:rPr>
          <w:rFonts w:ascii="Times New Roman"/>
          <w:i/>
          <w:spacing w:val="-4"/>
        </w:rPr>
        <w:t>rt</w:t>
      </w:r>
      <w:r w:rsidR="001E0CFE">
        <w:rPr>
          <w:rFonts w:ascii="Tahoma"/>
          <w:spacing w:val="-4"/>
        </w:rPr>
        <w:t>)</w:t>
      </w:r>
      <w:r w:rsidR="001E0CFE">
        <w:rPr>
          <w:rFonts w:ascii="Tahoma"/>
          <w:spacing w:val="-15"/>
        </w:rPr>
        <w:t xml:space="preserve"> </w:t>
      </w:r>
      <w:r w:rsidR="001E0CFE">
        <w:rPr>
          <w:spacing w:val="-4"/>
        </w:rPr>
        <w:t>is</w:t>
      </w:r>
      <w:r w:rsidR="001E0CFE">
        <w:rPr>
          <w:spacing w:val="7"/>
        </w:rPr>
        <w:t xml:space="preserve"> </w:t>
      </w:r>
      <w:r w:rsidR="001E0CFE">
        <w:rPr>
          <w:spacing w:val="-4"/>
        </w:rPr>
        <w:t>calculated</w:t>
      </w:r>
      <w:r w:rsidR="001E0CFE">
        <w:rPr>
          <w:spacing w:val="6"/>
        </w:rPr>
        <w:t xml:space="preserve"> </w:t>
      </w:r>
      <w:r w:rsidR="001E0CFE">
        <w:rPr>
          <w:spacing w:val="-4"/>
        </w:rPr>
        <w:t>for</w:t>
      </w:r>
      <w:r w:rsidR="001E0CFE">
        <w:rPr>
          <w:spacing w:val="7"/>
        </w:rPr>
        <w:t xml:space="preserve"> </w:t>
      </w:r>
      <w:r w:rsidR="001E0CFE">
        <w:rPr>
          <w:spacing w:val="-4"/>
        </w:rPr>
        <w:t>each</w:t>
      </w:r>
      <w:r w:rsidR="001E0CFE">
        <w:rPr>
          <w:spacing w:val="6"/>
        </w:rPr>
        <w:t xml:space="preserve"> </w:t>
      </w:r>
      <w:r w:rsidR="001E0CFE">
        <w:rPr>
          <w:spacing w:val="-4"/>
        </w:rPr>
        <w:t>feature</w:t>
      </w:r>
      <w:r w:rsidR="001E0CFE">
        <w:rPr>
          <w:spacing w:val="7"/>
        </w:rPr>
        <w:t xml:space="preserve"> </w:t>
      </w:r>
      <w:r w:rsidR="001E0CFE">
        <w:rPr>
          <w:spacing w:val="-4"/>
        </w:rPr>
        <w:t>and</w:t>
      </w:r>
      <w:r w:rsidR="001E0CFE">
        <w:rPr>
          <w:spacing w:val="7"/>
        </w:rPr>
        <w:t xml:space="preserve"> </w:t>
      </w:r>
      <w:r w:rsidR="001E0CFE">
        <w:rPr>
          <w:spacing w:val="-4"/>
        </w:rPr>
        <w:t>number</w:t>
      </w:r>
      <w:r w:rsidR="001E0CFE">
        <w:rPr>
          <w:spacing w:val="6"/>
        </w:rPr>
        <w:t xml:space="preserve"> </w:t>
      </w:r>
      <w:r w:rsidR="001E0CFE">
        <w:rPr>
          <w:spacing w:val="-4"/>
        </w:rPr>
        <w:t>of</w:t>
      </w:r>
      <w:r w:rsidR="001E0CFE">
        <w:rPr>
          <w:spacing w:val="7"/>
        </w:rPr>
        <w:t xml:space="preserve"> </w:t>
      </w:r>
      <w:r w:rsidR="001E0CFE">
        <w:rPr>
          <w:spacing w:val="-4"/>
        </w:rPr>
        <w:t>distractors.</w:t>
      </w:r>
      <w:r w:rsidR="001E0CFE">
        <w:rPr>
          <w:spacing w:val="45"/>
        </w:rPr>
        <w:t xml:space="preserve"> </w:t>
      </w:r>
      <w:r w:rsidR="001E0CFE">
        <w:rPr>
          <w:spacing w:val="-4"/>
        </w:rPr>
        <w:t>These</w:t>
      </w:r>
      <w:r w:rsidR="001E0CFE">
        <w:rPr>
          <w:spacing w:val="6"/>
        </w:rPr>
        <w:t xml:space="preserve"> </w:t>
      </w:r>
      <w:r w:rsidR="001E0CFE">
        <w:rPr>
          <w:spacing w:val="-4"/>
        </w:rPr>
        <w:t>are</w:t>
      </w:r>
      <w:r w:rsidR="001E0CFE">
        <w:rPr>
          <w:spacing w:val="7"/>
        </w:rPr>
        <w:t xml:space="preserve"> </w:t>
      </w:r>
      <w:r w:rsidR="001E0CFE">
        <w:rPr>
          <w:spacing w:val="-4"/>
        </w:rPr>
        <w:t>then</w:t>
      </w:r>
    </w:p>
    <w:p w14:paraId="1A333602" w14:textId="7F36E0F8" w:rsidR="00470D98" w:rsidRDefault="001644E6">
      <w:pPr>
        <w:pStyle w:val="BodyText"/>
        <w:spacing w:before="8"/>
      </w:pPr>
      <w:del w:id="2291" w:author="Hughes, Anna E" w:date="2023-08-09T15:29:00Z">
        <w:r>
          <w:rPr>
            <w:rFonts w:ascii="Trebuchet MS"/>
            <w:spacing w:val="-8"/>
            <w:sz w:val="12"/>
          </w:rPr>
          <w:delText>528</w:delText>
        </w:r>
      </w:del>
      <w:ins w:id="2292" w:author="Hughes, Anna E" w:date="2023-08-09T15:29:00Z">
        <w:r w:rsidR="001E0CFE">
          <w:rPr>
            <w:rFonts w:ascii="Trebuchet MS"/>
            <w:spacing w:val="-8"/>
            <w:sz w:val="12"/>
          </w:rPr>
          <w:t>526</w:t>
        </w:r>
      </w:ins>
      <w:r w:rsidR="001E0CFE">
        <w:rPr>
          <w:rFonts w:ascii="Trebuchet MS"/>
          <w:spacing w:val="46"/>
          <w:sz w:val="12"/>
        </w:rPr>
        <w:t xml:space="preserve">  </w:t>
      </w:r>
      <w:r w:rsidR="001E0CFE">
        <w:rPr>
          <w:spacing w:val="-8"/>
        </w:rPr>
        <w:t>compared</w:t>
      </w:r>
      <w:r w:rsidR="001E0CFE">
        <w:rPr>
          <w:spacing w:val="-2"/>
        </w:rPr>
        <w:t xml:space="preserve"> </w:t>
      </w:r>
      <w:r w:rsidR="001E0CFE">
        <w:rPr>
          <w:spacing w:val="-8"/>
        </w:rPr>
        <w:t>to</w:t>
      </w:r>
      <w:r w:rsidR="001E0CFE">
        <w:rPr>
          <w:spacing w:val="-4"/>
        </w:rPr>
        <w:t xml:space="preserve"> </w:t>
      </w:r>
      <w:r w:rsidR="001E0CFE">
        <w:rPr>
          <w:spacing w:val="-8"/>
        </w:rPr>
        <w:t>the</w:t>
      </w:r>
      <w:r w:rsidR="001E0CFE">
        <w:rPr>
          <w:spacing w:val="-3"/>
        </w:rPr>
        <w:t xml:space="preserve"> </w:t>
      </w:r>
      <w:r w:rsidR="001E0CFE">
        <w:rPr>
          <w:spacing w:val="-8"/>
        </w:rPr>
        <w:t>empirical</w:t>
      </w:r>
      <w:r w:rsidR="001E0CFE">
        <w:rPr>
          <w:spacing w:val="-4"/>
        </w:rPr>
        <w:t xml:space="preserve"> </w:t>
      </w:r>
      <w:r w:rsidR="001E0CFE">
        <w:rPr>
          <w:spacing w:val="-8"/>
        </w:rPr>
        <w:t>reaction</w:t>
      </w:r>
      <w:r w:rsidR="001E0CFE">
        <w:rPr>
          <w:spacing w:val="-4"/>
        </w:rPr>
        <w:t xml:space="preserve"> </w:t>
      </w:r>
      <w:r w:rsidR="001E0CFE">
        <w:rPr>
          <w:spacing w:val="-8"/>
        </w:rPr>
        <w:t>times</w:t>
      </w:r>
      <w:r w:rsidR="001E0CFE">
        <w:rPr>
          <w:spacing w:val="-3"/>
        </w:rPr>
        <w:t xml:space="preserve"> </w:t>
      </w:r>
      <w:r w:rsidR="001E0CFE">
        <w:rPr>
          <w:spacing w:val="-8"/>
        </w:rPr>
        <w:t>and</w:t>
      </w:r>
      <w:r w:rsidR="001E0CFE">
        <w:rPr>
          <w:spacing w:val="-4"/>
        </w:rPr>
        <w:t xml:space="preserve"> </w:t>
      </w:r>
      <w:r w:rsidR="001E0CFE">
        <w:rPr>
          <w:spacing w:val="-8"/>
        </w:rPr>
        <w:t>we</w:t>
      </w:r>
      <w:r w:rsidR="001E0CFE">
        <w:rPr>
          <w:spacing w:val="-3"/>
        </w:rPr>
        <w:t xml:space="preserve"> </w:t>
      </w:r>
      <w:r w:rsidR="001E0CFE">
        <w:rPr>
          <w:spacing w:val="-8"/>
        </w:rPr>
        <w:t>compute</w:t>
      </w:r>
      <w:r w:rsidR="001E0CFE">
        <w:rPr>
          <w:spacing w:val="-4"/>
        </w:rPr>
        <w:t xml:space="preserve"> </w:t>
      </w:r>
      <w:r w:rsidR="001E0CFE">
        <w:rPr>
          <w:spacing w:val="-8"/>
        </w:rPr>
        <w:t>the</w:t>
      </w:r>
      <w:r w:rsidR="001E0CFE">
        <w:rPr>
          <w:spacing w:val="-3"/>
        </w:rPr>
        <w:t xml:space="preserve"> </w:t>
      </w:r>
      <w:r w:rsidR="001E0CFE">
        <w:rPr>
          <w:spacing w:val="-8"/>
        </w:rPr>
        <w:t>absolute</w:t>
      </w:r>
      <w:r w:rsidR="001E0CFE">
        <w:rPr>
          <w:spacing w:val="-4"/>
        </w:rPr>
        <w:t xml:space="preserve"> </w:t>
      </w:r>
      <w:r w:rsidR="001E0CFE">
        <w:rPr>
          <w:spacing w:val="-8"/>
        </w:rPr>
        <w:t>error.</w:t>
      </w:r>
    </w:p>
    <w:p w14:paraId="39ABB761" w14:textId="77619695" w:rsidR="00470D98" w:rsidRDefault="001644E6">
      <w:pPr>
        <w:pStyle w:val="BodyText"/>
        <w:tabs>
          <w:tab w:val="left" w:pos="968"/>
        </w:tabs>
        <w:spacing w:line="279" w:lineRule="exact"/>
      </w:pPr>
      <w:del w:id="2293" w:author="Hughes, Anna E" w:date="2023-08-09T15:29:00Z">
        <w:r>
          <w:rPr>
            <w:rFonts w:ascii="Trebuchet MS"/>
            <w:spacing w:val="-5"/>
            <w:sz w:val="12"/>
          </w:rPr>
          <w:delText>529</w:delText>
        </w:r>
      </w:del>
      <w:ins w:id="2294" w:author="Hughes, Anna E" w:date="2023-08-09T15:29:00Z">
        <w:r w:rsidR="001E0CFE">
          <w:rPr>
            <w:rFonts w:ascii="Trebuchet MS"/>
            <w:spacing w:val="-5"/>
            <w:sz w:val="12"/>
          </w:rPr>
          <w:t>527</w:t>
        </w:r>
      </w:ins>
      <w:r w:rsidR="001E0CFE">
        <w:rPr>
          <w:rFonts w:ascii="Trebuchet MS"/>
          <w:sz w:val="12"/>
        </w:rPr>
        <w:tab/>
      </w:r>
      <w:r w:rsidR="001E0CFE">
        <w:rPr>
          <w:spacing w:val="-6"/>
        </w:rPr>
        <w:t>We can</w:t>
      </w:r>
      <w:r w:rsidR="001E0CFE">
        <w:rPr>
          <w:spacing w:val="-5"/>
        </w:rPr>
        <w:t xml:space="preserve"> </w:t>
      </w:r>
      <w:r w:rsidR="001E0CFE">
        <w:rPr>
          <w:spacing w:val="-6"/>
        </w:rPr>
        <w:t>also calculate</w:t>
      </w:r>
      <w:r w:rsidR="001E0CFE">
        <w:rPr>
          <w:spacing w:val="-5"/>
        </w:rPr>
        <w:t xml:space="preserve"> </w:t>
      </w:r>
      <w:r w:rsidR="001E0CFE">
        <w:rPr>
          <w:spacing w:val="-6"/>
        </w:rPr>
        <w:t>an upper-bound</w:t>
      </w:r>
      <w:r w:rsidR="001E0CFE">
        <w:rPr>
          <w:spacing w:val="-5"/>
        </w:rPr>
        <w:t xml:space="preserve"> </w:t>
      </w:r>
      <w:r w:rsidR="001E0CFE">
        <w:rPr>
          <w:spacing w:val="-6"/>
        </w:rPr>
        <w:t>by</w:t>
      </w:r>
      <w:r w:rsidR="001E0CFE">
        <w:rPr>
          <w:spacing w:val="-5"/>
        </w:rPr>
        <w:t xml:space="preserve"> </w:t>
      </w:r>
      <w:r w:rsidR="001E0CFE">
        <w:rPr>
          <w:spacing w:val="-6"/>
        </w:rPr>
        <w:t>carrying out</w:t>
      </w:r>
      <w:r w:rsidR="001E0CFE">
        <w:rPr>
          <w:spacing w:val="-5"/>
        </w:rPr>
        <w:t xml:space="preserve"> </w:t>
      </w:r>
      <w:r w:rsidR="001E0CFE">
        <w:rPr>
          <w:spacing w:val="-6"/>
        </w:rPr>
        <w:t>the above</w:t>
      </w:r>
      <w:r w:rsidR="001E0CFE">
        <w:rPr>
          <w:spacing w:val="-5"/>
        </w:rPr>
        <w:t xml:space="preserve"> </w:t>
      </w:r>
      <w:r w:rsidR="001E0CFE">
        <w:rPr>
          <w:spacing w:val="-6"/>
        </w:rPr>
        <w:t>process,</w:t>
      </w:r>
      <w:r w:rsidR="001E0CFE">
        <w:rPr>
          <w:spacing w:val="-4"/>
        </w:rPr>
        <w:t xml:space="preserve"> </w:t>
      </w:r>
      <w:r w:rsidR="001E0CFE">
        <w:rPr>
          <w:spacing w:val="-6"/>
        </w:rPr>
        <w:t>but</w:t>
      </w:r>
    </w:p>
    <w:p w14:paraId="0BA6D71D" w14:textId="75DAC225" w:rsidR="00470D98" w:rsidRDefault="001644E6">
      <w:pPr>
        <w:pStyle w:val="BodyText"/>
        <w:spacing w:before="0" w:line="292" w:lineRule="exact"/>
      </w:pPr>
      <w:del w:id="2295" w:author="Hughes, Anna E" w:date="2023-08-09T15:29:00Z">
        <w:r>
          <w:rPr>
            <w:rFonts w:ascii="Trebuchet MS" w:hAnsi="Trebuchet MS"/>
            <w:spacing w:val="-4"/>
            <w:sz w:val="12"/>
          </w:rPr>
          <w:delText>530</w:delText>
        </w:r>
      </w:del>
      <w:ins w:id="2296" w:author="Hughes, Anna E" w:date="2023-08-09T15:29:00Z">
        <w:r w:rsidR="001E0CFE">
          <w:rPr>
            <w:rFonts w:ascii="Trebuchet MS" w:hAnsi="Trebuchet MS"/>
            <w:spacing w:val="-4"/>
            <w:sz w:val="12"/>
          </w:rPr>
          <w:t>528</w:t>
        </w:r>
      </w:ins>
      <w:r w:rsidR="001E0CFE">
        <w:rPr>
          <w:rFonts w:ascii="Trebuchet MS" w:hAnsi="Trebuchet MS"/>
          <w:spacing w:val="78"/>
          <w:w w:val="150"/>
          <w:sz w:val="12"/>
        </w:rPr>
        <w:t xml:space="preserve"> </w:t>
      </w:r>
      <w:r w:rsidR="001E0CFE">
        <w:rPr>
          <w:spacing w:val="-4"/>
        </w:rPr>
        <w:t>without</w:t>
      </w:r>
      <w:r w:rsidR="001E0CFE">
        <w:rPr>
          <w:spacing w:val="-9"/>
        </w:rPr>
        <w:t xml:space="preserve"> </w:t>
      </w:r>
      <w:r w:rsidR="001E0CFE">
        <w:rPr>
          <w:spacing w:val="-4"/>
        </w:rPr>
        <w:t>replacing</w:t>
      </w:r>
      <w:r w:rsidR="001E0CFE">
        <w:rPr>
          <w:spacing w:val="-9"/>
        </w:rPr>
        <w:t xml:space="preserve"> </w:t>
      </w:r>
      <w:r w:rsidR="001E0CFE">
        <w:rPr>
          <w:spacing w:val="-4"/>
        </w:rPr>
        <w:t>the</w:t>
      </w:r>
      <w:r w:rsidR="001E0CFE">
        <w:rPr>
          <w:spacing w:val="-9"/>
        </w:rPr>
        <w:t xml:space="preserve"> </w:t>
      </w:r>
      <w:r w:rsidR="001E0CFE">
        <w:rPr>
          <w:spacing w:val="-4"/>
        </w:rPr>
        <w:t>fitted</w:t>
      </w:r>
      <w:r w:rsidR="001E0CFE">
        <w:rPr>
          <w:spacing w:val="-9"/>
        </w:rPr>
        <w:t xml:space="preserve"> </w:t>
      </w:r>
      <w:r w:rsidR="001E0CFE">
        <w:rPr>
          <w:rFonts w:ascii="Times New Roman" w:hAnsi="Times New Roman"/>
          <w:i/>
          <w:spacing w:val="-4"/>
        </w:rPr>
        <w:t>D</w:t>
      </w:r>
      <w:r w:rsidR="001E0CFE">
        <w:rPr>
          <w:rFonts w:ascii="Times New Roman" w:hAnsi="Times New Roman"/>
          <w:i/>
          <w:spacing w:val="-4"/>
          <w:vertAlign w:val="subscript"/>
        </w:rPr>
        <w:t>c</w:t>
      </w:r>
      <w:r w:rsidR="001E0CFE">
        <w:rPr>
          <w:rFonts w:ascii="Verdana" w:hAnsi="Verdana"/>
          <w:i/>
          <w:spacing w:val="-4"/>
          <w:vertAlign w:val="subscript"/>
        </w:rPr>
        <w:t>,</w:t>
      </w:r>
      <w:r w:rsidR="001E0CFE">
        <w:rPr>
          <w:rFonts w:ascii="Times New Roman" w:hAnsi="Times New Roman"/>
          <w:i/>
          <w:spacing w:val="-4"/>
          <w:vertAlign w:val="subscript"/>
        </w:rPr>
        <w:t>s</w:t>
      </w:r>
      <w:r w:rsidR="001E0CFE">
        <w:rPr>
          <w:rFonts w:ascii="Times New Roman" w:hAnsi="Times New Roman"/>
          <w:i/>
          <w:spacing w:val="-9"/>
        </w:rPr>
        <w:t xml:space="preserve"> </w:t>
      </w:r>
      <w:r w:rsidR="001E0CFE">
        <w:rPr>
          <w:spacing w:val="-4"/>
        </w:rPr>
        <w:t>with</w:t>
      </w:r>
      <w:r w:rsidR="001E0CFE">
        <w:rPr>
          <w:spacing w:val="-9"/>
        </w:rPr>
        <w:t xml:space="preserve"> </w:t>
      </w:r>
      <w:r w:rsidR="001E0CFE">
        <w:rPr>
          <w:spacing w:val="-4"/>
        </w:rPr>
        <w:t>the</w:t>
      </w:r>
      <w:r w:rsidR="001E0CFE">
        <w:rPr>
          <w:spacing w:val="-9"/>
        </w:rPr>
        <w:t xml:space="preserve"> </w:t>
      </w:r>
      <w:r w:rsidR="001E0CFE">
        <w:rPr>
          <w:spacing w:val="-4"/>
        </w:rPr>
        <w:t>predicted.</w:t>
      </w:r>
      <w:r w:rsidR="001E0CFE">
        <w:rPr>
          <w:spacing w:val="9"/>
        </w:rPr>
        <w:t xml:space="preserve"> </w:t>
      </w:r>
      <w:r w:rsidR="001E0CFE">
        <w:rPr>
          <w:spacing w:val="-4"/>
        </w:rPr>
        <w:t>This</w:t>
      </w:r>
      <w:r w:rsidR="001E0CFE">
        <w:rPr>
          <w:spacing w:val="-9"/>
        </w:rPr>
        <w:t xml:space="preserve"> </w:t>
      </w:r>
      <w:r w:rsidR="001E0CFE">
        <w:rPr>
          <w:spacing w:val="-4"/>
        </w:rPr>
        <w:t>allows</w:t>
      </w:r>
      <w:r w:rsidR="001E0CFE">
        <w:rPr>
          <w:spacing w:val="-9"/>
        </w:rPr>
        <w:t xml:space="preserve"> </w:t>
      </w:r>
      <w:r w:rsidR="001E0CFE">
        <w:rPr>
          <w:spacing w:val="-4"/>
        </w:rPr>
        <w:t>us</w:t>
      </w:r>
      <w:r w:rsidR="001E0CFE">
        <w:rPr>
          <w:spacing w:val="-9"/>
        </w:rPr>
        <w:t xml:space="preserve"> </w:t>
      </w:r>
      <w:r w:rsidR="001E0CFE">
        <w:rPr>
          <w:spacing w:val="-4"/>
        </w:rPr>
        <w:t>to</w:t>
      </w:r>
      <w:r w:rsidR="001E0CFE">
        <w:rPr>
          <w:spacing w:val="-8"/>
        </w:rPr>
        <w:t xml:space="preserve"> </w:t>
      </w:r>
      <w:r w:rsidR="001E0CFE">
        <w:rPr>
          <w:spacing w:val="-4"/>
        </w:rPr>
        <w:t>report</w:t>
      </w:r>
      <w:r w:rsidR="001E0CFE">
        <w:rPr>
          <w:spacing w:val="-9"/>
        </w:rPr>
        <w:t xml:space="preserve"> </w:t>
      </w:r>
      <w:r w:rsidR="001E0CFE">
        <w:rPr>
          <w:spacing w:val="-4"/>
        </w:rPr>
        <w:t>‘rel-</w:t>
      </w:r>
    </w:p>
    <w:p w14:paraId="1A9722F8" w14:textId="6456F48F" w:rsidR="00470D98" w:rsidRDefault="001644E6">
      <w:pPr>
        <w:pStyle w:val="BodyText"/>
        <w:spacing w:before="8"/>
      </w:pPr>
      <w:del w:id="2297" w:author="Hughes, Anna E" w:date="2023-08-09T15:29:00Z">
        <w:r>
          <w:rPr>
            <w:rFonts w:ascii="Trebuchet MS" w:hAnsi="Trebuchet MS"/>
            <w:spacing w:val="-4"/>
            <w:sz w:val="12"/>
          </w:rPr>
          <w:delText>531</w:delText>
        </w:r>
      </w:del>
      <w:ins w:id="2298" w:author="Hughes, Anna E" w:date="2023-08-09T15:29:00Z">
        <w:r w:rsidR="001E0CFE">
          <w:rPr>
            <w:rFonts w:ascii="Trebuchet MS" w:hAnsi="Trebuchet MS"/>
            <w:spacing w:val="-4"/>
            <w:sz w:val="12"/>
          </w:rPr>
          <w:t>529</w:t>
        </w:r>
      </w:ins>
      <w:r w:rsidR="001E0CFE">
        <w:rPr>
          <w:rFonts w:ascii="Trebuchet MS" w:hAnsi="Trebuchet MS"/>
          <w:spacing w:val="35"/>
          <w:sz w:val="12"/>
        </w:rPr>
        <w:t xml:space="preserve">  </w:t>
      </w:r>
      <w:r w:rsidR="001E0CFE">
        <w:rPr>
          <w:spacing w:val="-4"/>
        </w:rPr>
        <w:t>ative</w:t>
      </w:r>
      <w:r w:rsidR="001E0CFE">
        <w:rPr>
          <w:spacing w:val="6"/>
        </w:rPr>
        <w:t xml:space="preserve"> </w:t>
      </w:r>
      <w:r w:rsidR="001E0CFE">
        <w:rPr>
          <w:spacing w:val="-4"/>
        </w:rPr>
        <w:t>absolute</w:t>
      </w:r>
      <w:r w:rsidR="001E0CFE">
        <w:rPr>
          <w:spacing w:val="4"/>
        </w:rPr>
        <w:t xml:space="preserve"> </w:t>
      </w:r>
      <w:r w:rsidR="001E0CFE">
        <w:rPr>
          <w:spacing w:val="-4"/>
        </w:rPr>
        <w:t>error’.</w:t>
      </w:r>
      <w:r w:rsidR="001E0CFE">
        <w:rPr>
          <w:spacing w:val="45"/>
        </w:rPr>
        <w:t xml:space="preserve"> </w:t>
      </w:r>
      <w:r w:rsidR="001E0CFE">
        <w:rPr>
          <w:spacing w:val="-4"/>
        </w:rPr>
        <w:t>As</w:t>
      </w:r>
      <w:r w:rsidR="001E0CFE">
        <w:rPr>
          <w:spacing w:val="4"/>
        </w:rPr>
        <w:t xml:space="preserve"> </w:t>
      </w:r>
      <w:r w:rsidR="001E0CFE">
        <w:rPr>
          <w:spacing w:val="-4"/>
        </w:rPr>
        <w:t>all</w:t>
      </w:r>
      <w:r w:rsidR="001E0CFE">
        <w:rPr>
          <w:spacing w:val="5"/>
        </w:rPr>
        <w:t xml:space="preserve"> </w:t>
      </w:r>
      <w:r w:rsidR="001E0CFE">
        <w:rPr>
          <w:spacing w:val="-4"/>
        </w:rPr>
        <w:t>of</w:t>
      </w:r>
      <w:r w:rsidR="001E0CFE">
        <w:rPr>
          <w:spacing w:val="4"/>
        </w:rPr>
        <w:t xml:space="preserve"> </w:t>
      </w:r>
      <w:r w:rsidR="001E0CFE">
        <w:rPr>
          <w:spacing w:val="-4"/>
        </w:rPr>
        <w:t>the</w:t>
      </w:r>
      <w:r w:rsidR="001E0CFE">
        <w:rPr>
          <w:spacing w:val="4"/>
        </w:rPr>
        <w:t xml:space="preserve"> </w:t>
      </w:r>
      <w:r w:rsidR="001E0CFE">
        <w:rPr>
          <w:spacing w:val="-4"/>
        </w:rPr>
        <w:t>methods</w:t>
      </w:r>
      <w:r w:rsidR="001E0CFE">
        <w:rPr>
          <w:spacing w:val="5"/>
        </w:rPr>
        <w:t xml:space="preserve"> </w:t>
      </w:r>
      <w:r w:rsidR="001E0CFE">
        <w:rPr>
          <w:spacing w:val="-4"/>
        </w:rPr>
        <w:t>under</w:t>
      </w:r>
      <w:r w:rsidR="001E0CFE">
        <w:rPr>
          <w:spacing w:val="4"/>
        </w:rPr>
        <w:t xml:space="preserve"> </w:t>
      </w:r>
      <w:r w:rsidR="001E0CFE">
        <w:rPr>
          <w:spacing w:val="-4"/>
        </w:rPr>
        <w:t>consideration</w:t>
      </w:r>
      <w:r w:rsidR="001E0CFE">
        <w:rPr>
          <w:spacing w:val="5"/>
        </w:rPr>
        <w:t xml:space="preserve"> </w:t>
      </w:r>
      <w:r w:rsidR="001E0CFE">
        <w:rPr>
          <w:spacing w:val="-4"/>
        </w:rPr>
        <w:t>make</w:t>
      </w:r>
      <w:r w:rsidR="001E0CFE">
        <w:rPr>
          <w:spacing w:val="4"/>
        </w:rPr>
        <w:t xml:space="preserve"> </w:t>
      </w:r>
      <w:r w:rsidR="001E0CFE">
        <w:rPr>
          <w:spacing w:val="-4"/>
        </w:rPr>
        <w:t>identical</w:t>
      </w:r>
    </w:p>
    <w:p w14:paraId="332536BF" w14:textId="76F0FA2C" w:rsidR="00470D98" w:rsidRDefault="001644E6">
      <w:pPr>
        <w:pStyle w:val="BodyText"/>
      </w:pPr>
      <w:del w:id="2299" w:author="Hughes, Anna E" w:date="2023-08-09T15:29:00Z">
        <w:r>
          <w:rPr>
            <w:rFonts w:ascii="Trebuchet MS"/>
            <w:w w:val="90"/>
            <w:sz w:val="12"/>
          </w:rPr>
          <w:delText>532</w:delText>
        </w:r>
      </w:del>
      <w:ins w:id="2300" w:author="Hughes, Anna E" w:date="2023-08-09T15:29:00Z">
        <w:r w:rsidR="001E0CFE">
          <w:rPr>
            <w:rFonts w:ascii="Trebuchet MS"/>
            <w:w w:val="90"/>
            <w:sz w:val="12"/>
          </w:rPr>
          <w:t>530</w:t>
        </w:r>
      </w:ins>
      <w:r w:rsidR="001E0CFE">
        <w:rPr>
          <w:rFonts w:ascii="Trebuchet MS"/>
          <w:spacing w:val="66"/>
          <w:sz w:val="12"/>
        </w:rPr>
        <w:t xml:space="preserve">  </w:t>
      </w:r>
      <w:r w:rsidR="001E0CFE">
        <w:rPr>
          <w:w w:val="90"/>
        </w:rPr>
        <w:t>predictions</w:t>
      </w:r>
      <w:r w:rsidR="001E0CFE">
        <w:rPr>
          <w:spacing w:val="8"/>
        </w:rPr>
        <w:t xml:space="preserve"> </w:t>
      </w:r>
      <w:r w:rsidR="001E0CFE">
        <w:rPr>
          <w:w w:val="90"/>
        </w:rPr>
        <w:t>for</w:t>
      </w:r>
      <w:r w:rsidR="001E0CFE">
        <w:rPr>
          <w:spacing w:val="8"/>
        </w:rPr>
        <w:t xml:space="preserve"> </w:t>
      </w:r>
      <w:r w:rsidR="001E0CFE">
        <w:rPr>
          <w:w w:val="90"/>
        </w:rPr>
        <w:t>trials</w:t>
      </w:r>
      <w:r w:rsidR="001E0CFE">
        <w:rPr>
          <w:spacing w:val="8"/>
        </w:rPr>
        <w:t xml:space="preserve"> </w:t>
      </w:r>
      <w:r w:rsidR="001E0CFE">
        <w:rPr>
          <w:w w:val="90"/>
        </w:rPr>
        <w:t>with</w:t>
      </w:r>
      <w:r w:rsidR="001E0CFE">
        <w:rPr>
          <w:spacing w:val="8"/>
        </w:rPr>
        <w:t xml:space="preserve"> </w:t>
      </w:r>
      <w:r w:rsidR="001E0CFE">
        <w:rPr>
          <w:w w:val="90"/>
        </w:rPr>
        <w:t>no</w:t>
      </w:r>
      <w:r w:rsidR="001E0CFE">
        <w:rPr>
          <w:spacing w:val="8"/>
        </w:rPr>
        <w:t xml:space="preserve"> </w:t>
      </w:r>
      <w:r w:rsidR="001E0CFE">
        <w:rPr>
          <w:w w:val="90"/>
        </w:rPr>
        <w:t>distractors,</w:t>
      </w:r>
      <w:r w:rsidR="001E0CFE">
        <w:rPr>
          <w:spacing w:val="8"/>
        </w:rPr>
        <w:t xml:space="preserve"> </w:t>
      </w:r>
      <w:r w:rsidR="001E0CFE">
        <w:rPr>
          <w:w w:val="90"/>
        </w:rPr>
        <w:t>these</w:t>
      </w:r>
      <w:r w:rsidR="001E0CFE">
        <w:rPr>
          <w:spacing w:val="8"/>
        </w:rPr>
        <w:t xml:space="preserve"> </w:t>
      </w:r>
      <w:r w:rsidR="001E0CFE">
        <w:rPr>
          <w:w w:val="90"/>
        </w:rPr>
        <w:t>are</w:t>
      </w:r>
      <w:r w:rsidR="001E0CFE">
        <w:rPr>
          <w:spacing w:val="9"/>
        </w:rPr>
        <w:t xml:space="preserve"> </w:t>
      </w:r>
      <w:r w:rsidR="001E0CFE">
        <w:rPr>
          <w:w w:val="90"/>
        </w:rPr>
        <w:t>omitted</w:t>
      </w:r>
      <w:r w:rsidR="001E0CFE">
        <w:rPr>
          <w:spacing w:val="8"/>
        </w:rPr>
        <w:t xml:space="preserve"> </w:t>
      </w:r>
      <w:r w:rsidR="001E0CFE">
        <w:rPr>
          <w:w w:val="90"/>
        </w:rPr>
        <w:t>from</w:t>
      </w:r>
      <w:r w:rsidR="001E0CFE">
        <w:rPr>
          <w:spacing w:val="8"/>
        </w:rPr>
        <w:t xml:space="preserve"> </w:t>
      </w:r>
      <w:r w:rsidR="001E0CFE">
        <w:rPr>
          <w:w w:val="90"/>
        </w:rPr>
        <w:t>this</w:t>
      </w:r>
      <w:r w:rsidR="001E0CFE">
        <w:rPr>
          <w:spacing w:val="8"/>
        </w:rPr>
        <w:t xml:space="preserve"> </w:t>
      </w:r>
      <w:r w:rsidR="001E0CFE">
        <w:rPr>
          <w:spacing w:val="-2"/>
          <w:w w:val="90"/>
        </w:rPr>
        <w:t>calculation.</w:t>
      </w:r>
    </w:p>
    <w:p w14:paraId="35B20F22" w14:textId="15BA5D3A" w:rsidR="00470D98" w:rsidRDefault="001644E6">
      <w:pPr>
        <w:pStyle w:val="BodyText"/>
        <w:tabs>
          <w:tab w:val="left" w:pos="968"/>
        </w:tabs>
        <w:spacing w:before="8"/>
      </w:pPr>
      <w:del w:id="2301" w:author="Hughes, Anna E" w:date="2023-08-09T15:29:00Z">
        <w:r>
          <w:rPr>
            <w:rFonts w:ascii="Trebuchet MS"/>
            <w:spacing w:val="-5"/>
            <w:sz w:val="12"/>
          </w:rPr>
          <w:delText>533</w:delText>
        </w:r>
      </w:del>
      <w:ins w:id="2302" w:author="Hughes, Anna E" w:date="2023-08-09T15:29:00Z">
        <w:r w:rsidR="001E0CFE">
          <w:rPr>
            <w:rFonts w:ascii="Trebuchet MS"/>
            <w:spacing w:val="-5"/>
            <w:sz w:val="12"/>
          </w:rPr>
          <w:t>531</w:t>
        </w:r>
      </w:ins>
      <w:r w:rsidR="001E0CFE">
        <w:rPr>
          <w:rFonts w:ascii="Trebuchet MS"/>
          <w:sz w:val="12"/>
        </w:rPr>
        <w:tab/>
      </w:r>
      <w:r w:rsidR="001E0CFE">
        <w:rPr>
          <w:w w:val="90"/>
        </w:rPr>
        <w:t>The</w:t>
      </w:r>
      <w:r w:rsidR="001E0CFE">
        <w:rPr>
          <w:spacing w:val="10"/>
        </w:rPr>
        <w:t xml:space="preserve"> </w:t>
      </w:r>
      <w:r w:rsidR="001E0CFE">
        <w:rPr>
          <w:w w:val="90"/>
        </w:rPr>
        <w:t>results</w:t>
      </w:r>
      <w:r w:rsidR="001E0CFE">
        <w:rPr>
          <w:spacing w:val="10"/>
        </w:rPr>
        <w:t xml:space="preserve"> </w:t>
      </w:r>
      <w:r w:rsidR="001E0CFE">
        <w:rPr>
          <w:w w:val="90"/>
        </w:rPr>
        <w:t>of</w:t>
      </w:r>
      <w:r w:rsidR="001E0CFE">
        <w:rPr>
          <w:spacing w:val="10"/>
        </w:rPr>
        <w:t xml:space="preserve"> </w:t>
      </w:r>
      <w:r w:rsidR="001E0CFE">
        <w:rPr>
          <w:w w:val="90"/>
        </w:rPr>
        <w:t>this</w:t>
      </w:r>
      <w:r w:rsidR="001E0CFE">
        <w:rPr>
          <w:spacing w:val="10"/>
        </w:rPr>
        <w:t xml:space="preserve"> </w:t>
      </w:r>
      <w:r w:rsidR="001E0CFE">
        <w:rPr>
          <w:w w:val="90"/>
        </w:rPr>
        <w:t>procedure</w:t>
      </w:r>
      <w:r w:rsidR="001E0CFE">
        <w:rPr>
          <w:spacing w:val="10"/>
        </w:rPr>
        <w:t xml:space="preserve"> </w:t>
      </w:r>
      <w:r w:rsidR="001E0CFE">
        <w:rPr>
          <w:w w:val="90"/>
        </w:rPr>
        <w:t>are</w:t>
      </w:r>
      <w:r w:rsidR="001E0CFE">
        <w:rPr>
          <w:spacing w:val="10"/>
        </w:rPr>
        <w:t xml:space="preserve"> </w:t>
      </w:r>
      <w:r w:rsidR="001E0CFE">
        <w:rPr>
          <w:w w:val="90"/>
        </w:rPr>
        <w:t>in-line</w:t>
      </w:r>
      <w:r w:rsidR="001E0CFE">
        <w:rPr>
          <w:spacing w:val="10"/>
        </w:rPr>
        <w:t xml:space="preserve"> </w:t>
      </w:r>
      <w:r w:rsidR="001E0CFE">
        <w:rPr>
          <w:w w:val="90"/>
        </w:rPr>
        <w:t>with</w:t>
      </w:r>
      <w:r w:rsidR="001E0CFE">
        <w:rPr>
          <w:spacing w:val="10"/>
        </w:rPr>
        <w:t xml:space="preserve"> </w:t>
      </w:r>
      <w:r w:rsidR="001E0CFE">
        <w:rPr>
          <w:w w:val="90"/>
        </w:rPr>
        <w:t>the</w:t>
      </w:r>
      <w:r w:rsidR="001E0CFE">
        <w:rPr>
          <w:spacing w:val="10"/>
        </w:rPr>
        <w:t xml:space="preserve"> </w:t>
      </w:r>
      <w:r w:rsidR="001E0CFE">
        <w:rPr>
          <w:w w:val="90"/>
        </w:rPr>
        <w:t>registered</w:t>
      </w:r>
      <w:r w:rsidR="001E0CFE">
        <w:rPr>
          <w:spacing w:val="10"/>
        </w:rPr>
        <w:t xml:space="preserve"> </w:t>
      </w:r>
      <w:r w:rsidR="001E0CFE">
        <w:rPr>
          <w:w w:val="90"/>
        </w:rPr>
        <w:t>analysis</w:t>
      </w:r>
      <w:r w:rsidR="001E0CFE">
        <w:rPr>
          <w:spacing w:val="10"/>
        </w:rPr>
        <w:t xml:space="preserve"> </w:t>
      </w:r>
      <w:r w:rsidR="001E0CFE">
        <w:rPr>
          <w:spacing w:val="-2"/>
          <w:w w:val="90"/>
        </w:rPr>
        <w:t>presented</w:t>
      </w:r>
    </w:p>
    <w:p w14:paraId="0AFB6BB7" w14:textId="29973BA2" w:rsidR="00470D98" w:rsidRDefault="001644E6">
      <w:pPr>
        <w:pStyle w:val="BodyText"/>
      </w:pPr>
      <w:del w:id="2303" w:author="Hughes, Anna E" w:date="2023-08-09T15:29:00Z">
        <w:r>
          <w:rPr>
            <w:rFonts w:ascii="Trebuchet MS"/>
            <w:spacing w:val="-6"/>
            <w:sz w:val="12"/>
          </w:rPr>
          <w:delText>534</w:delText>
        </w:r>
      </w:del>
      <w:ins w:id="2304" w:author="Hughes, Anna E" w:date="2023-08-09T15:29:00Z">
        <w:r w:rsidR="001E0CFE">
          <w:rPr>
            <w:rFonts w:ascii="Trebuchet MS"/>
            <w:spacing w:val="-6"/>
            <w:sz w:val="12"/>
          </w:rPr>
          <w:t>532</w:t>
        </w:r>
      </w:ins>
      <w:r w:rsidR="001E0CFE">
        <w:rPr>
          <w:rFonts w:ascii="Trebuchet MS"/>
          <w:spacing w:val="40"/>
          <w:sz w:val="12"/>
        </w:rPr>
        <w:t xml:space="preserve">  </w:t>
      </w:r>
      <w:r w:rsidR="001E0CFE">
        <w:rPr>
          <w:spacing w:val="-6"/>
        </w:rPr>
        <w:t>above:</w:t>
      </w:r>
      <w:r w:rsidR="001E0CFE">
        <w:rPr>
          <w:spacing w:val="17"/>
        </w:rPr>
        <w:t xml:space="preserve"> </w:t>
      </w:r>
      <w:r w:rsidR="001E0CFE">
        <w:rPr>
          <w:spacing w:val="-6"/>
        </w:rPr>
        <w:t>all</w:t>
      </w:r>
      <w:r w:rsidR="001E0CFE">
        <w:t xml:space="preserve"> </w:t>
      </w:r>
      <w:r w:rsidR="001E0CFE">
        <w:rPr>
          <w:spacing w:val="-6"/>
        </w:rPr>
        <w:t>three</w:t>
      </w:r>
      <w:r w:rsidR="001E0CFE">
        <w:rPr>
          <w:spacing w:val="1"/>
        </w:rPr>
        <w:t xml:space="preserve"> </w:t>
      </w:r>
      <w:r w:rsidR="001E0CFE">
        <w:rPr>
          <w:spacing w:val="-6"/>
        </w:rPr>
        <w:t>methods</w:t>
      </w:r>
      <w:r w:rsidR="001E0CFE">
        <w:t xml:space="preserve"> </w:t>
      </w:r>
      <w:r w:rsidR="001E0CFE">
        <w:rPr>
          <w:spacing w:val="-6"/>
        </w:rPr>
        <w:t>perform</w:t>
      </w:r>
      <w:r w:rsidR="001E0CFE">
        <w:t xml:space="preserve"> </w:t>
      </w:r>
      <w:r w:rsidR="001E0CFE">
        <w:rPr>
          <w:spacing w:val="-6"/>
        </w:rPr>
        <w:t>well</w:t>
      </w:r>
      <w:r w:rsidR="001E0CFE">
        <w:t xml:space="preserve"> </w:t>
      </w:r>
      <w:r w:rsidR="001E0CFE">
        <w:rPr>
          <w:spacing w:val="-6"/>
        </w:rPr>
        <w:t>relative</w:t>
      </w:r>
      <w:r w:rsidR="001E0CFE">
        <w:rPr>
          <w:spacing w:val="1"/>
        </w:rPr>
        <w:t xml:space="preserve"> </w:t>
      </w:r>
      <w:r w:rsidR="001E0CFE">
        <w:rPr>
          <w:spacing w:val="-6"/>
        </w:rPr>
        <w:t>to</w:t>
      </w:r>
      <w:r w:rsidR="001E0CFE">
        <w:t xml:space="preserve"> </w:t>
      </w:r>
      <w:r w:rsidR="001E0CFE">
        <w:rPr>
          <w:spacing w:val="-6"/>
        </w:rPr>
        <w:t>our</w:t>
      </w:r>
      <w:r w:rsidR="001E0CFE">
        <w:t xml:space="preserve"> </w:t>
      </w:r>
      <w:r w:rsidR="001E0CFE">
        <w:rPr>
          <w:spacing w:val="-6"/>
        </w:rPr>
        <w:t>baseline</w:t>
      </w:r>
      <w:r w:rsidR="001E0CFE">
        <w:t xml:space="preserve"> </w:t>
      </w:r>
      <w:r w:rsidR="001E0CFE">
        <w:rPr>
          <w:spacing w:val="-6"/>
        </w:rPr>
        <w:t>(see</w:t>
      </w:r>
      <w:r w:rsidR="001E0CFE">
        <w:t xml:space="preserve"> </w:t>
      </w:r>
      <w:r w:rsidR="001E0CFE">
        <w:rPr>
          <w:spacing w:val="-6"/>
        </w:rPr>
        <w:t>Table</w:t>
      </w:r>
      <w:r w:rsidR="001E0CFE">
        <w:rPr>
          <w:spacing w:val="1"/>
        </w:rPr>
        <w:t xml:space="preserve"> </w:t>
      </w:r>
      <w:hyperlink w:anchor="_bookmark18" w:history="1">
        <w:r w:rsidR="001E0CFE">
          <w:rPr>
            <w:spacing w:val="-6"/>
          </w:rPr>
          <w:t>4),</w:t>
        </w:r>
      </w:hyperlink>
      <w:r w:rsidR="001E0CFE">
        <w:rPr>
          <w:spacing w:val="1"/>
        </w:rPr>
        <w:t xml:space="preserve"> </w:t>
      </w:r>
      <w:r w:rsidR="001E0CFE">
        <w:rPr>
          <w:spacing w:val="-6"/>
        </w:rPr>
        <w:t>and</w:t>
      </w:r>
    </w:p>
    <w:p w14:paraId="6A5FEF38" w14:textId="29D78D38" w:rsidR="00470D98" w:rsidRDefault="001644E6">
      <w:pPr>
        <w:pStyle w:val="BodyText"/>
        <w:spacing w:before="8"/>
      </w:pPr>
      <w:del w:id="2305" w:author="Hughes, Anna E" w:date="2023-08-09T15:29:00Z">
        <w:r>
          <w:rPr>
            <w:rFonts w:ascii="Trebuchet MS"/>
            <w:spacing w:val="-4"/>
            <w:sz w:val="12"/>
          </w:rPr>
          <w:delText>535</w:delText>
        </w:r>
      </w:del>
      <w:ins w:id="2306" w:author="Hughes, Anna E" w:date="2023-08-09T15:29:00Z">
        <w:r w:rsidR="001E0CFE">
          <w:rPr>
            <w:rFonts w:ascii="Trebuchet MS"/>
            <w:spacing w:val="-4"/>
            <w:sz w:val="12"/>
          </w:rPr>
          <w:t>533</w:t>
        </w:r>
      </w:ins>
      <w:r w:rsidR="001E0CFE">
        <w:rPr>
          <w:rFonts w:ascii="Trebuchet MS"/>
          <w:spacing w:val="38"/>
          <w:sz w:val="12"/>
        </w:rPr>
        <w:t xml:space="preserve">  </w:t>
      </w:r>
      <w:r w:rsidR="001E0CFE">
        <w:rPr>
          <w:spacing w:val="-4"/>
        </w:rPr>
        <w:t>thus</w:t>
      </w:r>
      <w:r w:rsidR="001E0CFE">
        <w:rPr>
          <w:spacing w:val="7"/>
        </w:rPr>
        <w:t xml:space="preserve"> </w:t>
      </w:r>
      <w:r w:rsidR="001E0CFE">
        <w:rPr>
          <w:spacing w:val="-4"/>
        </w:rPr>
        <w:t>we</w:t>
      </w:r>
      <w:r w:rsidR="001E0CFE">
        <w:rPr>
          <w:spacing w:val="9"/>
        </w:rPr>
        <w:t xml:space="preserve"> </w:t>
      </w:r>
      <w:r w:rsidR="001E0CFE">
        <w:rPr>
          <w:spacing w:val="-4"/>
        </w:rPr>
        <w:t>cannot</w:t>
      </w:r>
      <w:r w:rsidR="001E0CFE">
        <w:rPr>
          <w:spacing w:val="7"/>
        </w:rPr>
        <w:t xml:space="preserve"> </w:t>
      </w:r>
      <w:r w:rsidR="001E0CFE">
        <w:rPr>
          <w:spacing w:val="-4"/>
        </w:rPr>
        <w:t>make</w:t>
      </w:r>
      <w:r w:rsidR="001E0CFE">
        <w:rPr>
          <w:spacing w:val="8"/>
        </w:rPr>
        <w:t xml:space="preserve"> </w:t>
      </w:r>
      <w:r w:rsidR="001E0CFE">
        <w:rPr>
          <w:spacing w:val="-4"/>
        </w:rPr>
        <w:t>any</w:t>
      </w:r>
      <w:r w:rsidR="001E0CFE">
        <w:rPr>
          <w:spacing w:val="9"/>
        </w:rPr>
        <w:t xml:space="preserve"> </w:t>
      </w:r>
      <w:r w:rsidR="001E0CFE">
        <w:rPr>
          <w:spacing w:val="-4"/>
        </w:rPr>
        <w:t>strong</w:t>
      </w:r>
      <w:r w:rsidR="001E0CFE">
        <w:rPr>
          <w:spacing w:val="7"/>
        </w:rPr>
        <w:t xml:space="preserve"> </w:t>
      </w:r>
      <w:r w:rsidR="001E0CFE">
        <w:rPr>
          <w:spacing w:val="-4"/>
        </w:rPr>
        <w:t>conclusions</w:t>
      </w:r>
      <w:r w:rsidR="001E0CFE">
        <w:rPr>
          <w:spacing w:val="8"/>
        </w:rPr>
        <w:t xml:space="preserve"> </w:t>
      </w:r>
      <w:r w:rsidR="001E0CFE">
        <w:rPr>
          <w:spacing w:val="-4"/>
        </w:rPr>
        <w:t>related</w:t>
      </w:r>
      <w:r w:rsidR="001E0CFE">
        <w:rPr>
          <w:spacing w:val="8"/>
        </w:rPr>
        <w:t xml:space="preserve"> </w:t>
      </w:r>
      <w:r w:rsidR="001E0CFE">
        <w:rPr>
          <w:spacing w:val="-4"/>
        </w:rPr>
        <w:t>to</w:t>
      </w:r>
      <w:r w:rsidR="001E0CFE">
        <w:rPr>
          <w:spacing w:val="8"/>
        </w:rPr>
        <w:t xml:space="preserve"> </w:t>
      </w:r>
      <w:r w:rsidR="001E0CFE">
        <w:rPr>
          <w:spacing w:val="-4"/>
        </w:rPr>
        <w:t>hypothesis</w:t>
      </w:r>
      <w:r w:rsidR="001E0CFE">
        <w:rPr>
          <w:spacing w:val="8"/>
        </w:rPr>
        <w:t xml:space="preserve"> </w:t>
      </w:r>
      <w:r w:rsidR="001E0CFE">
        <w:rPr>
          <w:spacing w:val="-4"/>
        </w:rPr>
        <w:t>4.</w:t>
      </w:r>
      <w:r w:rsidR="001E0CFE">
        <w:rPr>
          <w:spacing w:val="53"/>
        </w:rPr>
        <w:t xml:space="preserve"> </w:t>
      </w:r>
      <w:r w:rsidR="001E0CFE">
        <w:rPr>
          <w:spacing w:val="-4"/>
        </w:rPr>
        <w:t>All</w:t>
      </w:r>
      <w:r w:rsidR="001E0CFE">
        <w:rPr>
          <w:spacing w:val="8"/>
        </w:rPr>
        <w:t xml:space="preserve"> </w:t>
      </w:r>
      <w:r w:rsidR="001E0CFE">
        <w:rPr>
          <w:spacing w:val="-4"/>
        </w:rPr>
        <w:t>three</w:t>
      </w:r>
    </w:p>
    <w:p w14:paraId="7D6929D5" w14:textId="4D516F3D" w:rsidR="00470D98" w:rsidRDefault="001644E6">
      <w:pPr>
        <w:pStyle w:val="BodyText"/>
      </w:pPr>
      <w:del w:id="2307" w:author="Hughes, Anna E" w:date="2023-08-09T15:29:00Z">
        <w:r>
          <w:rPr>
            <w:rFonts w:ascii="Trebuchet MS"/>
            <w:spacing w:val="-4"/>
            <w:sz w:val="12"/>
          </w:rPr>
          <w:delText>536</w:delText>
        </w:r>
      </w:del>
      <w:ins w:id="2308" w:author="Hughes, Anna E" w:date="2023-08-09T15:29:00Z">
        <w:r w:rsidR="001E0CFE">
          <w:rPr>
            <w:rFonts w:ascii="Trebuchet MS"/>
            <w:spacing w:val="-4"/>
            <w:sz w:val="12"/>
          </w:rPr>
          <w:t>534</w:t>
        </w:r>
      </w:ins>
      <w:r w:rsidR="001E0CFE">
        <w:rPr>
          <w:rFonts w:ascii="Trebuchet MS"/>
          <w:spacing w:val="31"/>
          <w:sz w:val="12"/>
        </w:rPr>
        <w:t xml:space="preserve">  </w:t>
      </w:r>
      <w:r w:rsidR="001E0CFE">
        <w:rPr>
          <w:spacing w:val="-4"/>
        </w:rPr>
        <w:t>contrast</w:t>
      </w:r>
      <w:r w:rsidR="001E0CFE">
        <w:rPr>
          <w:spacing w:val="-3"/>
        </w:rPr>
        <w:t xml:space="preserve"> </w:t>
      </w:r>
      <w:r w:rsidR="001E0CFE">
        <w:rPr>
          <w:spacing w:val="-4"/>
        </w:rPr>
        <w:t>combination methods do a good job of</w:t>
      </w:r>
      <w:r w:rsidR="001E0CFE">
        <w:rPr>
          <w:spacing w:val="-3"/>
        </w:rPr>
        <w:t xml:space="preserve"> </w:t>
      </w:r>
      <w:r w:rsidR="001E0CFE">
        <w:rPr>
          <w:spacing w:val="-4"/>
        </w:rPr>
        <w:t>accounting for the reaction time</w:t>
      </w:r>
    </w:p>
    <w:p w14:paraId="4676BF33" w14:textId="48256574" w:rsidR="00470D98" w:rsidRDefault="001644E6">
      <w:pPr>
        <w:spacing w:before="8"/>
        <w:ind w:left="227"/>
        <w:rPr>
          <w:sz w:val="24"/>
        </w:rPr>
      </w:pPr>
      <w:del w:id="2309" w:author="Hughes, Anna E" w:date="2023-08-09T15:29:00Z">
        <w:r>
          <w:rPr>
            <w:rFonts w:ascii="Trebuchet MS"/>
            <w:sz w:val="12"/>
          </w:rPr>
          <w:delText>537</w:delText>
        </w:r>
      </w:del>
      <w:ins w:id="2310" w:author="Hughes, Anna E" w:date="2023-08-09T15:29:00Z">
        <w:r w:rsidR="001E0CFE">
          <w:rPr>
            <w:rFonts w:ascii="Trebuchet MS"/>
            <w:sz w:val="12"/>
          </w:rPr>
          <w:t>535</w:t>
        </w:r>
      </w:ins>
      <w:r w:rsidR="001E0CFE">
        <w:rPr>
          <w:rFonts w:ascii="Trebuchet MS"/>
          <w:spacing w:val="42"/>
          <w:sz w:val="12"/>
        </w:rPr>
        <w:t xml:space="preserve">  </w:t>
      </w:r>
      <w:r w:rsidR="001E0CFE">
        <w:rPr>
          <w:sz w:val="24"/>
        </w:rPr>
        <w:t>data</w:t>
      </w:r>
      <w:r w:rsidR="001E0CFE">
        <w:rPr>
          <w:spacing w:val="-6"/>
          <w:sz w:val="24"/>
        </w:rPr>
        <w:t xml:space="preserve"> </w:t>
      </w:r>
      <w:r w:rsidR="001E0CFE">
        <w:rPr>
          <w:spacing w:val="-2"/>
          <w:sz w:val="24"/>
        </w:rPr>
        <w:t>collected.</w:t>
      </w:r>
    </w:p>
    <w:p w14:paraId="5491D3E1" w14:textId="77777777" w:rsidR="00470D98" w:rsidRDefault="00470D98">
      <w:pPr>
        <w:rPr>
          <w:sz w:val="24"/>
        </w:rPr>
        <w:sectPr w:rsidR="00470D98">
          <w:pgSz w:w="12240" w:h="15840"/>
          <w:pgMar w:top="1820" w:right="1720" w:bottom="2000" w:left="1600" w:header="0" w:footer="1818" w:gutter="0"/>
          <w:cols w:space="720"/>
        </w:sectPr>
      </w:pPr>
    </w:p>
    <w:p w14:paraId="797A3C19" w14:textId="77777777" w:rsidR="00470D98" w:rsidRDefault="00470D98">
      <w:pPr>
        <w:pStyle w:val="BodyText"/>
        <w:spacing w:before="0"/>
        <w:ind w:left="0"/>
        <w:rPr>
          <w:sz w:val="20"/>
        </w:rPr>
      </w:pPr>
    </w:p>
    <w:p w14:paraId="6160715C" w14:textId="77777777" w:rsidR="00470D98" w:rsidRDefault="00470D98">
      <w:pPr>
        <w:pStyle w:val="BodyText"/>
        <w:spacing w:before="0"/>
        <w:ind w:left="0"/>
        <w:rPr>
          <w:sz w:val="20"/>
        </w:rPr>
      </w:pPr>
    </w:p>
    <w:p w14:paraId="4BE9AE03" w14:textId="77777777" w:rsidR="00470D98" w:rsidRDefault="00470D98">
      <w:pPr>
        <w:pStyle w:val="BodyText"/>
        <w:spacing w:before="4"/>
        <w:ind w:left="0"/>
        <w:rPr>
          <w:sz w:val="19"/>
        </w:rPr>
      </w:pPr>
    </w:p>
    <w:tbl>
      <w:tblPr>
        <w:tblW w:w="0" w:type="auto"/>
        <w:tblInd w:w="238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52"/>
        <w:gridCol w:w="817"/>
        <w:gridCol w:w="1013"/>
        <w:gridCol w:w="823"/>
        <w:gridCol w:w="244"/>
      </w:tblGrid>
      <w:tr w:rsidR="00470D98" w14:paraId="4B0EED54" w14:textId="77777777">
        <w:trPr>
          <w:trHeight w:val="286"/>
        </w:trPr>
        <w:tc>
          <w:tcPr>
            <w:tcW w:w="135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C58FE4" w14:textId="77777777" w:rsidR="00470D98" w:rsidRDefault="001E0CFE">
            <w:pPr>
              <w:pStyle w:val="TableParagraph"/>
              <w:spacing w:line="255" w:lineRule="exact"/>
              <w:ind w:left="70" w:right="70"/>
              <w:rPr>
                <w:sz w:val="24"/>
              </w:rPr>
              <w:pPrChange w:id="2311" w:author="Hughes, Anna E" w:date="2023-08-09T15:29:00Z">
                <w:pPr>
                  <w:pStyle w:val="TableParagraph"/>
                  <w:spacing w:line="255" w:lineRule="exact"/>
                  <w:ind w:left="69" w:right="71"/>
                  <w:jc w:val="center"/>
                </w:pPr>
              </w:pPrChange>
            </w:pPr>
            <w:r>
              <w:rPr>
                <w:spacing w:val="-2"/>
                <w:sz w:val="24"/>
              </w:rPr>
              <w:t>metric</w:t>
            </w:r>
          </w:p>
        </w:tc>
        <w:tc>
          <w:tcPr>
            <w:tcW w:w="265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2DFFC2" w14:textId="77777777" w:rsidR="00470D98" w:rsidRDefault="001E0CFE">
            <w:pPr>
              <w:pStyle w:val="TableParagraph"/>
              <w:spacing w:line="255" w:lineRule="exact"/>
              <w:ind w:left="845" w:right="851"/>
              <w:rPr>
                <w:sz w:val="24"/>
              </w:rPr>
              <w:pPrChange w:id="2312" w:author="Hughes, Anna E" w:date="2023-08-09T15:29:00Z">
                <w:pPr>
                  <w:pStyle w:val="TableParagraph"/>
                  <w:spacing w:line="255" w:lineRule="exact"/>
                  <w:ind w:left="845" w:right="851"/>
                  <w:jc w:val="center"/>
                </w:pPr>
              </w:pPrChange>
            </w:pPr>
            <w:r>
              <w:rPr>
                <w:spacing w:val="-9"/>
                <w:sz w:val="24"/>
              </w:rPr>
              <w:t>abs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error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BB99ED3" w14:textId="77777777" w:rsidR="00470D98" w:rsidRDefault="00470D98" w:rsidP="004906C0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</w:tr>
      <w:tr w:rsidR="00470D98" w14:paraId="7D3C6DED" w14:textId="77777777">
        <w:trPr>
          <w:trHeight w:val="268"/>
        </w:trPr>
        <w:tc>
          <w:tcPr>
            <w:tcW w:w="1352" w:type="dxa"/>
            <w:tcBorders>
              <w:top w:val="single" w:sz="4" w:space="0" w:color="000000"/>
              <w:right w:val="single" w:sz="4" w:space="0" w:color="000000"/>
            </w:tcBorders>
          </w:tcPr>
          <w:p w14:paraId="16B37FEB" w14:textId="77777777" w:rsidR="00470D98" w:rsidRDefault="00470D98" w:rsidP="004906C0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</w:tcBorders>
          </w:tcPr>
          <w:p w14:paraId="7F3F0A06" w14:textId="77777777" w:rsidR="00470D98" w:rsidRDefault="001E0CFE" w:rsidP="004906C0">
            <w:pPr>
              <w:pStyle w:val="TableParagraph"/>
              <w:spacing w:line="249" w:lineRule="exact"/>
              <w:ind w:left="118"/>
              <w:jc w:val="left"/>
              <w:rPr>
                <w:sz w:val="24"/>
              </w:rPr>
            </w:pPr>
            <w:r>
              <w:rPr>
                <w:spacing w:val="-4"/>
                <w:sz w:val="24"/>
              </w:rPr>
              <w:t>lower</w:t>
            </w:r>
          </w:p>
        </w:tc>
        <w:tc>
          <w:tcPr>
            <w:tcW w:w="1013" w:type="dxa"/>
            <w:tcBorders>
              <w:top w:val="single" w:sz="4" w:space="0" w:color="000000"/>
            </w:tcBorders>
          </w:tcPr>
          <w:p w14:paraId="3070761A" w14:textId="77777777" w:rsidR="00470D98" w:rsidRDefault="001E0CFE">
            <w:pPr>
              <w:pStyle w:val="TableParagraph"/>
              <w:spacing w:line="249" w:lineRule="exact"/>
              <w:ind w:left="108" w:right="108"/>
              <w:rPr>
                <w:sz w:val="24"/>
              </w:rPr>
              <w:pPrChange w:id="2313" w:author="Hughes, Anna E" w:date="2023-08-09T15:29:00Z">
                <w:pPr>
                  <w:pStyle w:val="TableParagraph"/>
                  <w:spacing w:line="249" w:lineRule="exact"/>
                  <w:ind w:left="108" w:right="108"/>
                  <w:jc w:val="center"/>
                </w:pPr>
              </w:pPrChange>
            </w:pPr>
            <w:r>
              <w:rPr>
                <w:spacing w:val="-2"/>
                <w:sz w:val="24"/>
              </w:rPr>
              <w:t>median</w:t>
            </w:r>
          </w:p>
        </w:tc>
        <w:tc>
          <w:tcPr>
            <w:tcW w:w="823" w:type="dxa"/>
            <w:tcBorders>
              <w:top w:val="single" w:sz="4" w:space="0" w:color="000000"/>
              <w:right w:val="single" w:sz="4" w:space="0" w:color="000000"/>
            </w:tcBorders>
          </w:tcPr>
          <w:p w14:paraId="656F88E7" w14:textId="77777777" w:rsidR="00470D98" w:rsidRDefault="001E0CFE">
            <w:pPr>
              <w:pStyle w:val="TableParagraph"/>
              <w:spacing w:line="249" w:lineRule="exact"/>
              <w:ind w:left="102" w:right="70"/>
              <w:rPr>
                <w:sz w:val="24"/>
              </w:rPr>
              <w:pPrChange w:id="2314" w:author="Hughes, Anna E" w:date="2023-08-09T15:29:00Z">
                <w:pPr>
                  <w:pStyle w:val="TableParagraph"/>
                  <w:spacing w:line="249" w:lineRule="exact"/>
                  <w:ind w:left="99" w:right="72"/>
                  <w:jc w:val="center"/>
                </w:pPr>
              </w:pPrChange>
            </w:pPr>
            <w:r>
              <w:rPr>
                <w:spacing w:val="-2"/>
                <w:sz w:val="24"/>
              </w:rPr>
              <w:t>upper</w:t>
            </w:r>
          </w:p>
        </w:tc>
        <w:tc>
          <w:tcPr>
            <w:tcW w:w="244" w:type="dxa"/>
            <w:vMerge w:val="restart"/>
            <w:tcBorders>
              <w:top w:val="single" w:sz="4" w:space="0" w:color="000000"/>
              <w:left w:val="single" w:sz="4" w:space="0" w:color="000000"/>
            </w:tcBorders>
          </w:tcPr>
          <w:p w14:paraId="02E3EE5F" w14:textId="77777777" w:rsidR="00470D98" w:rsidRDefault="00470D98" w:rsidP="004906C0">
            <w:pPr>
              <w:pStyle w:val="TableParagraph"/>
              <w:jc w:val="left"/>
              <w:rPr>
                <w:rFonts w:ascii="Times New Roman"/>
              </w:rPr>
            </w:pPr>
          </w:p>
        </w:tc>
      </w:tr>
      <w:tr w:rsidR="00470D98" w14:paraId="5EAF0FC1" w14:textId="77777777">
        <w:trPr>
          <w:trHeight w:val="288"/>
        </w:trPr>
        <w:tc>
          <w:tcPr>
            <w:tcW w:w="1352" w:type="dxa"/>
            <w:tcBorders>
              <w:right w:val="single" w:sz="4" w:space="0" w:color="000000"/>
            </w:tcBorders>
          </w:tcPr>
          <w:p w14:paraId="12521EE1" w14:textId="77777777" w:rsidR="00470D98" w:rsidRDefault="001E0CFE">
            <w:pPr>
              <w:pStyle w:val="TableParagraph"/>
              <w:spacing w:line="269" w:lineRule="exact"/>
              <w:ind w:left="70" w:right="70"/>
              <w:rPr>
                <w:sz w:val="24"/>
              </w:rPr>
              <w:pPrChange w:id="2315" w:author="Hughes, Anna E" w:date="2023-08-09T15:29:00Z">
                <w:pPr>
                  <w:pStyle w:val="TableParagraph"/>
                  <w:spacing w:line="269" w:lineRule="exact"/>
                  <w:ind w:left="69" w:right="71"/>
                  <w:jc w:val="center"/>
                </w:pPr>
              </w:pPrChange>
            </w:pPr>
            <w:r>
              <w:rPr>
                <w:spacing w:val="-2"/>
                <w:sz w:val="24"/>
              </w:rPr>
              <w:t>orthogonal</w:t>
            </w:r>
          </w:p>
        </w:tc>
        <w:tc>
          <w:tcPr>
            <w:tcW w:w="817" w:type="dxa"/>
            <w:tcBorders>
              <w:left w:val="single" w:sz="4" w:space="0" w:color="000000"/>
            </w:tcBorders>
          </w:tcPr>
          <w:p w14:paraId="73775901" w14:textId="77777777" w:rsidR="00470D98" w:rsidRDefault="001E0CFE" w:rsidP="004906C0">
            <w:pPr>
              <w:pStyle w:val="TableParagraph"/>
              <w:spacing w:line="269" w:lineRule="exact"/>
              <w:ind w:left="118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0.994</w:t>
            </w:r>
          </w:p>
        </w:tc>
        <w:tc>
          <w:tcPr>
            <w:tcW w:w="1013" w:type="dxa"/>
          </w:tcPr>
          <w:p w14:paraId="449E6F34" w14:textId="77777777" w:rsidR="00470D98" w:rsidRDefault="001E0CFE">
            <w:pPr>
              <w:pStyle w:val="TableParagraph"/>
              <w:spacing w:line="269" w:lineRule="exact"/>
              <w:ind w:left="108" w:right="108"/>
              <w:rPr>
                <w:sz w:val="24"/>
              </w:rPr>
              <w:pPrChange w:id="2316" w:author="Hughes, Anna E" w:date="2023-08-09T15:29:00Z">
                <w:pPr>
                  <w:pStyle w:val="TableParagraph"/>
                  <w:spacing w:line="269" w:lineRule="exact"/>
                  <w:ind w:left="108" w:right="108"/>
                  <w:jc w:val="center"/>
                </w:pPr>
              </w:pPrChange>
            </w:pPr>
            <w:r>
              <w:rPr>
                <w:spacing w:val="-4"/>
                <w:sz w:val="24"/>
              </w:rPr>
              <w:t>1.00</w:t>
            </w:r>
          </w:p>
        </w:tc>
        <w:tc>
          <w:tcPr>
            <w:tcW w:w="823" w:type="dxa"/>
            <w:tcBorders>
              <w:right w:val="single" w:sz="4" w:space="0" w:color="000000"/>
            </w:tcBorders>
          </w:tcPr>
          <w:p w14:paraId="0D1CF0D7" w14:textId="77777777" w:rsidR="00470D98" w:rsidRDefault="001E0CFE">
            <w:pPr>
              <w:pStyle w:val="TableParagraph"/>
              <w:spacing w:line="269" w:lineRule="exact"/>
              <w:ind w:left="102" w:right="70"/>
              <w:rPr>
                <w:sz w:val="24"/>
              </w:rPr>
              <w:pPrChange w:id="2317" w:author="Hughes, Anna E" w:date="2023-08-09T15:29:00Z">
                <w:pPr>
                  <w:pStyle w:val="TableParagraph"/>
                  <w:spacing w:line="269" w:lineRule="exact"/>
                  <w:ind w:left="99" w:right="72"/>
                  <w:jc w:val="center"/>
                </w:pPr>
              </w:pPrChange>
            </w:pPr>
            <w:r>
              <w:rPr>
                <w:spacing w:val="-4"/>
                <w:sz w:val="24"/>
              </w:rPr>
              <w:t>1.02</w:t>
            </w:r>
          </w:p>
        </w:tc>
        <w:tc>
          <w:tcPr>
            <w:tcW w:w="244" w:type="dxa"/>
            <w:vMerge/>
            <w:tcBorders>
              <w:top w:val="nil"/>
              <w:left w:val="single" w:sz="4" w:space="0" w:color="000000"/>
            </w:tcBorders>
          </w:tcPr>
          <w:p w14:paraId="2A501E81" w14:textId="77777777" w:rsidR="00470D98" w:rsidRDefault="00470D98">
            <w:pPr>
              <w:rPr>
                <w:sz w:val="2"/>
                <w:szCs w:val="2"/>
              </w:rPr>
            </w:pPr>
          </w:p>
        </w:tc>
      </w:tr>
      <w:tr w:rsidR="00470D98" w14:paraId="137B7DE0" w14:textId="77777777">
        <w:trPr>
          <w:trHeight w:val="288"/>
        </w:trPr>
        <w:tc>
          <w:tcPr>
            <w:tcW w:w="1352" w:type="dxa"/>
            <w:tcBorders>
              <w:right w:val="single" w:sz="4" w:space="0" w:color="000000"/>
            </w:tcBorders>
          </w:tcPr>
          <w:p w14:paraId="7CFC5798" w14:textId="77777777" w:rsidR="00470D98" w:rsidRDefault="001E0CFE">
            <w:pPr>
              <w:pStyle w:val="TableParagraph"/>
              <w:spacing w:line="269" w:lineRule="exact"/>
              <w:ind w:left="70" w:right="70"/>
              <w:rPr>
                <w:sz w:val="24"/>
              </w:rPr>
              <w:pPrChange w:id="2318" w:author="Hughes, Anna E" w:date="2023-08-09T15:29:00Z">
                <w:pPr>
                  <w:pStyle w:val="TableParagraph"/>
                  <w:spacing w:line="269" w:lineRule="exact"/>
                  <w:ind w:left="69" w:right="71"/>
                  <w:jc w:val="center"/>
                </w:pPr>
              </w:pPrChange>
            </w:pPr>
            <w:r>
              <w:rPr>
                <w:spacing w:val="-2"/>
                <w:sz w:val="24"/>
              </w:rPr>
              <w:t>collinear</w:t>
            </w:r>
          </w:p>
        </w:tc>
        <w:tc>
          <w:tcPr>
            <w:tcW w:w="817" w:type="dxa"/>
            <w:tcBorders>
              <w:left w:val="single" w:sz="4" w:space="0" w:color="000000"/>
            </w:tcBorders>
          </w:tcPr>
          <w:p w14:paraId="77B9656A" w14:textId="77777777" w:rsidR="00470D98" w:rsidRDefault="001E0CFE" w:rsidP="004906C0">
            <w:pPr>
              <w:pStyle w:val="TableParagraph"/>
              <w:spacing w:line="269" w:lineRule="exact"/>
              <w:ind w:left="118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0.990</w:t>
            </w:r>
          </w:p>
        </w:tc>
        <w:tc>
          <w:tcPr>
            <w:tcW w:w="1013" w:type="dxa"/>
          </w:tcPr>
          <w:p w14:paraId="1E7495CF" w14:textId="77777777" w:rsidR="00470D98" w:rsidRDefault="001E0CFE">
            <w:pPr>
              <w:pStyle w:val="TableParagraph"/>
              <w:spacing w:line="269" w:lineRule="exact"/>
              <w:ind w:left="108" w:right="108"/>
              <w:rPr>
                <w:sz w:val="24"/>
              </w:rPr>
              <w:pPrChange w:id="2319" w:author="Hughes, Anna E" w:date="2023-08-09T15:29:00Z">
                <w:pPr>
                  <w:pStyle w:val="TableParagraph"/>
                  <w:spacing w:line="269" w:lineRule="exact"/>
                  <w:ind w:left="108" w:right="108"/>
                  <w:jc w:val="center"/>
                </w:pPr>
              </w:pPrChange>
            </w:pPr>
            <w:r>
              <w:rPr>
                <w:spacing w:val="-4"/>
                <w:sz w:val="24"/>
              </w:rPr>
              <w:t>1.01</w:t>
            </w:r>
          </w:p>
        </w:tc>
        <w:tc>
          <w:tcPr>
            <w:tcW w:w="823" w:type="dxa"/>
            <w:tcBorders>
              <w:right w:val="single" w:sz="4" w:space="0" w:color="000000"/>
            </w:tcBorders>
          </w:tcPr>
          <w:p w14:paraId="79A3FB3D" w14:textId="77777777" w:rsidR="00470D98" w:rsidRDefault="001E0CFE">
            <w:pPr>
              <w:pStyle w:val="TableParagraph"/>
              <w:spacing w:line="269" w:lineRule="exact"/>
              <w:ind w:left="102" w:right="70"/>
              <w:rPr>
                <w:sz w:val="24"/>
              </w:rPr>
              <w:pPrChange w:id="2320" w:author="Hughes, Anna E" w:date="2023-08-09T15:29:00Z">
                <w:pPr>
                  <w:pStyle w:val="TableParagraph"/>
                  <w:spacing w:line="269" w:lineRule="exact"/>
                  <w:ind w:left="99" w:right="72"/>
                  <w:jc w:val="center"/>
                </w:pPr>
              </w:pPrChange>
            </w:pPr>
            <w:r>
              <w:rPr>
                <w:spacing w:val="-4"/>
                <w:sz w:val="24"/>
              </w:rPr>
              <w:t>1.05</w:t>
            </w:r>
          </w:p>
        </w:tc>
        <w:tc>
          <w:tcPr>
            <w:tcW w:w="244" w:type="dxa"/>
            <w:vMerge/>
            <w:tcBorders>
              <w:top w:val="nil"/>
              <w:left w:val="single" w:sz="4" w:space="0" w:color="000000"/>
            </w:tcBorders>
          </w:tcPr>
          <w:p w14:paraId="22EA5995" w14:textId="77777777" w:rsidR="00470D98" w:rsidRDefault="00470D98">
            <w:pPr>
              <w:rPr>
                <w:sz w:val="2"/>
                <w:szCs w:val="2"/>
              </w:rPr>
            </w:pPr>
          </w:p>
        </w:tc>
      </w:tr>
      <w:tr w:rsidR="00470D98" w14:paraId="66A147F6" w14:textId="77777777">
        <w:trPr>
          <w:trHeight w:val="307"/>
        </w:trPr>
        <w:tc>
          <w:tcPr>
            <w:tcW w:w="1352" w:type="dxa"/>
            <w:tcBorders>
              <w:right w:val="single" w:sz="4" w:space="0" w:color="000000"/>
            </w:tcBorders>
          </w:tcPr>
          <w:p w14:paraId="0398BE90" w14:textId="77777777" w:rsidR="00470D98" w:rsidRDefault="001E0CFE">
            <w:pPr>
              <w:pStyle w:val="TableParagraph"/>
              <w:spacing w:line="275" w:lineRule="exact"/>
              <w:ind w:left="70" w:right="70"/>
              <w:rPr>
                <w:sz w:val="24"/>
              </w:rPr>
              <w:pPrChange w:id="2321" w:author="Hughes, Anna E" w:date="2023-08-09T15:29:00Z">
                <w:pPr>
                  <w:pStyle w:val="TableParagraph"/>
                  <w:spacing w:line="275" w:lineRule="exact"/>
                  <w:ind w:left="69" w:right="71"/>
                  <w:jc w:val="center"/>
                </w:pPr>
              </w:pPrChange>
            </w:pPr>
            <w:r>
              <w:rPr>
                <w:w w:val="90"/>
                <w:sz w:val="24"/>
              </w:rPr>
              <w:t>best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feature</w:t>
            </w:r>
          </w:p>
        </w:tc>
        <w:tc>
          <w:tcPr>
            <w:tcW w:w="817" w:type="dxa"/>
            <w:tcBorders>
              <w:left w:val="single" w:sz="4" w:space="0" w:color="000000"/>
            </w:tcBorders>
          </w:tcPr>
          <w:p w14:paraId="15D35908" w14:textId="77777777" w:rsidR="00470D98" w:rsidRDefault="001E0CFE" w:rsidP="004906C0">
            <w:pPr>
              <w:pStyle w:val="TableParagraph"/>
              <w:spacing w:line="275" w:lineRule="exact"/>
              <w:ind w:left="118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0.999</w:t>
            </w:r>
          </w:p>
        </w:tc>
        <w:tc>
          <w:tcPr>
            <w:tcW w:w="1013" w:type="dxa"/>
          </w:tcPr>
          <w:p w14:paraId="680B3CA7" w14:textId="77777777" w:rsidR="00470D98" w:rsidRDefault="001E0CFE">
            <w:pPr>
              <w:pStyle w:val="TableParagraph"/>
              <w:spacing w:line="275" w:lineRule="exact"/>
              <w:ind w:left="108" w:right="108"/>
              <w:rPr>
                <w:sz w:val="24"/>
              </w:rPr>
              <w:pPrChange w:id="2322" w:author="Hughes, Anna E" w:date="2023-08-09T15:29:00Z">
                <w:pPr>
                  <w:pStyle w:val="TableParagraph"/>
                  <w:spacing w:line="275" w:lineRule="exact"/>
                  <w:ind w:left="108" w:right="108"/>
                  <w:jc w:val="center"/>
                </w:pPr>
              </w:pPrChange>
            </w:pPr>
            <w:r>
              <w:rPr>
                <w:spacing w:val="-4"/>
                <w:sz w:val="24"/>
              </w:rPr>
              <w:t>1.01</w:t>
            </w:r>
          </w:p>
        </w:tc>
        <w:tc>
          <w:tcPr>
            <w:tcW w:w="823" w:type="dxa"/>
            <w:tcBorders>
              <w:right w:val="single" w:sz="4" w:space="0" w:color="000000"/>
            </w:tcBorders>
          </w:tcPr>
          <w:p w14:paraId="1222CE14" w14:textId="77777777" w:rsidR="00470D98" w:rsidRDefault="001E0CFE">
            <w:pPr>
              <w:pStyle w:val="TableParagraph"/>
              <w:spacing w:line="275" w:lineRule="exact"/>
              <w:ind w:left="102" w:right="70"/>
              <w:rPr>
                <w:sz w:val="24"/>
              </w:rPr>
              <w:pPrChange w:id="2323" w:author="Hughes, Anna E" w:date="2023-08-09T15:29:00Z">
                <w:pPr>
                  <w:pStyle w:val="TableParagraph"/>
                  <w:spacing w:line="275" w:lineRule="exact"/>
                  <w:ind w:left="99" w:right="72"/>
                  <w:jc w:val="center"/>
                </w:pPr>
              </w:pPrChange>
            </w:pPr>
            <w:r>
              <w:rPr>
                <w:spacing w:val="-4"/>
                <w:sz w:val="24"/>
              </w:rPr>
              <w:t>1.02</w:t>
            </w:r>
          </w:p>
        </w:tc>
        <w:tc>
          <w:tcPr>
            <w:tcW w:w="244" w:type="dxa"/>
            <w:vMerge/>
            <w:tcBorders>
              <w:top w:val="nil"/>
              <w:left w:val="single" w:sz="4" w:space="0" w:color="000000"/>
            </w:tcBorders>
          </w:tcPr>
          <w:p w14:paraId="5C488EF6" w14:textId="77777777" w:rsidR="00470D98" w:rsidRDefault="00470D98">
            <w:pPr>
              <w:rPr>
                <w:sz w:val="2"/>
                <w:szCs w:val="2"/>
              </w:rPr>
            </w:pPr>
          </w:p>
        </w:tc>
      </w:tr>
    </w:tbl>
    <w:p w14:paraId="545284FA" w14:textId="77777777" w:rsidR="00470D98" w:rsidRDefault="00470D98">
      <w:pPr>
        <w:pStyle w:val="BodyText"/>
        <w:spacing w:before="4"/>
        <w:ind w:left="0"/>
        <w:rPr>
          <w:sz w:val="6"/>
        </w:rPr>
      </w:pPr>
    </w:p>
    <w:p w14:paraId="7CC45823" w14:textId="77777777" w:rsidR="00470D98" w:rsidRDefault="001E0CFE">
      <w:pPr>
        <w:spacing w:before="94" w:line="244" w:lineRule="auto"/>
        <w:ind w:left="617" w:right="530"/>
        <w:jc w:val="both"/>
        <w:rPr>
          <w:sz w:val="20"/>
        </w:rPr>
      </w:pPr>
      <w:r>
        <w:rPr>
          <w:spacing w:val="-2"/>
          <w:sz w:val="20"/>
        </w:rPr>
        <w:t>Table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4:</w:t>
      </w:r>
      <w:r>
        <w:rPr>
          <w:spacing w:val="7"/>
          <w:sz w:val="20"/>
        </w:rPr>
        <w:t xml:space="preserve"> </w:t>
      </w:r>
      <w:bookmarkStart w:id="2324" w:name="_bookmark18"/>
      <w:bookmarkEnd w:id="2324"/>
      <w:r>
        <w:rPr>
          <w:spacing w:val="-2"/>
          <w:sz w:val="20"/>
        </w:rPr>
        <w:t>How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well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can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we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predict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RTs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using</w:t>
      </w:r>
      <w:r>
        <w:rPr>
          <w:spacing w:val="-8"/>
          <w:sz w:val="20"/>
        </w:rPr>
        <w:t xml:space="preserve"> </w:t>
      </w:r>
      <w:r>
        <w:rPr>
          <w:rFonts w:ascii="Times New Roman"/>
          <w:i/>
          <w:spacing w:val="-2"/>
          <w:sz w:val="20"/>
        </w:rPr>
        <w:t>D</w:t>
      </w:r>
      <w:r>
        <w:rPr>
          <w:rFonts w:ascii="Times New Roman"/>
          <w:i/>
          <w:spacing w:val="-2"/>
          <w:sz w:val="20"/>
          <w:vertAlign w:val="subscript"/>
        </w:rPr>
        <w:t>p</w:t>
      </w:r>
      <w:r>
        <w:rPr>
          <w:rFonts w:ascii="Times New Roman"/>
          <w:i/>
          <w:spacing w:val="-8"/>
          <w:sz w:val="20"/>
        </w:rPr>
        <w:t xml:space="preserve"> </w:t>
      </w:r>
      <w:r>
        <w:rPr>
          <w:spacing w:val="-2"/>
          <w:sz w:val="20"/>
        </w:rPr>
        <w:t>(collinear,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best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feature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or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orthogonal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 xml:space="preserve">contrast) </w:t>
      </w:r>
      <w:r>
        <w:rPr>
          <w:spacing w:val="-4"/>
          <w:sz w:val="20"/>
        </w:rPr>
        <w:t>comped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 xml:space="preserve">to using </w:t>
      </w:r>
      <w:r>
        <w:rPr>
          <w:rFonts w:ascii="Times New Roman"/>
          <w:i/>
          <w:spacing w:val="-4"/>
          <w:sz w:val="20"/>
        </w:rPr>
        <w:t>D</w:t>
      </w:r>
      <w:r>
        <w:rPr>
          <w:rFonts w:ascii="Times New Roman"/>
          <w:i/>
          <w:spacing w:val="-4"/>
          <w:sz w:val="20"/>
          <w:vertAlign w:val="subscript"/>
        </w:rPr>
        <w:t>e</w:t>
      </w:r>
      <w:r>
        <w:rPr>
          <w:spacing w:val="-4"/>
          <w:sz w:val="20"/>
        </w:rPr>
        <w:t>?</w:t>
      </w:r>
      <w:r>
        <w:rPr>
          <w:spacing w:val="14"/>
          <w:sz w:val="20"/>
        </w:rPr>
        <w:t xml:space="preserve"> </w:t>
      </w:r>
      <w:r>
        <w:rPr>
          <w:spacing w:val="-4"/>
          <w:sz w:val="20"/>
        </w:rPr>
        <w:t xml:space="preserve">A value of 1 means that our estimates of </w:t>
      </w:r>
      <w:r>
        <w:rPr>
          <w:rFonts w:ascii="Times New Roman"/>
          <w:i/>
          <w:spacing w:val="-4"/>
          <w:sz w:val="20"/>
        </w:rPr>
        <w:t>D</w:t>
      </w:r>
      <w:r>
        <w:rPr>
          <w:rFonts w:ascii="Times New Roman"/>
          <w:i/>
          <w:spacing w:val="-9"/>
          <w:sz w:val="20"/>
        </w:rPr>
        <w:t xml:space="preserve"> </w:t>
      </w:r>
      <w:r>
        <w:rPr>
          <w:spacing w:val="-4"/>
          <w:sz w:val="20"/>
        </w:rPr>
        <w:t>derived from the single-feature</w:t>
      </w:r>
      <w:r>
        <w:rPr>
          <w:sz w:val="20"/>
        </w:rPr>
        <w:t xml:space="preserve"> </w:t>
      </w:r>
      <w:r>
        <w:rPr>
          <w:w w:val="90"/>
          <w:sz w:val="20"/>
        </w:rPr>
        <w:t>trials</w:t>
      </w:r>
      <w:r>
        <w:rPr>
          <w:spacing w:val="8"/>
          <w:sz w:val="20"/>
        </w:rPr>
        <w:t xml:space="preserve"> </w:t>
      </w:r>
      <w:r>
        <w:rPr>
          <w:w w:val="90"/>
          <w:sz w:val="20"/>
        </w:rPr>
        <w:t>does</w:t>
      </w:r>
      <w:r>
        <w:rPr>
          <w:spacing w:val="9"/>
          <w:sz w:val="20"/>
        </w:rPr>
        <w:t xml:space="preserve"> </w:t>
      </w:r>
      <w:r>
        <w:rPr>
          <w:w w:val="90"/>
          <w:sz w:val="20"/>
        </w:rPr>
        <w:t>an</w:t>
      </w:r>
      <w:r>
        <w:rPr>
          <w:spacing w:val="8"/>
          <w:sz w:val="20"/>
        </w:rPr>
        <w:t xml:space="preserve"> </w:t>
      </w:r>
      <w:r>
        <w:rPr>
          <w:w w:val="90"/>
          <w:sz w:val="20"/>
        </w:rPr>
        <w:t>equally</w:t>
      </w:r>
      <w:r>
        <w:rPr>
          <w:spacing w:val="9"/>
          <w:sz w:val="20"/>
        </w:rPr>
        <w:t xml:space="preserve"> </w:t>
      </w:r>
      <w:r>
        <w:rPr>
          <w:w w:val="90"/>
          <w:sz w:val="20"/>
        </w:rPr>
        <w:t>good</w:t>
      </w:r>
      <w:r>
        <w:rPr>
          <w:spacing w:val="8"/>
          <w:sz w:val="20"/>
        </w:rPr>
        <w:t xml:space="preserve"> </w:t>
      </w:r>
      <w:r>
        <w:rPr>
          <w:w w:val="90"/>
          <w:sz w:val="20"/>
        </w:rPr>
        <w:t>job</w:t>
      </w:r>
      <w:r>
        <w:rPr>
          <w:spacing w:val="8"/>
          <w:sz w:val="20"/>
        </w:rPr>
        <w:t xml:space="preserve"> </w:t>
      </w:r>
      <w:r>
        <w:rPr>
          <w:w w:val="90"/>
          <w:sz w:val="20"/>
        </w:rPr>
        <w:t>at</w:t>
      </w:r>
      <w:r>
        <w:rPr>
          <w:spacing w:val="9"/>
          <w:sz w:val="20"/>
        </w:rPr>
        <w:t xml:space="preserve"> </w:t>
      </w:r>
      <w:r>
        <w:rPr>
          <w:w w:val="90"/>
          <w:sz w:val="20"/>
        </w:rPr>
        <w:t>predicting</w:t>
      </w:r>
      <w:r>
        <w:rPr>
          <w:spacing w:val="8"/>
          <w:sz w:val="20"/>
        </w:rPr>
        <w:t xml:space="preserve"> </w:t>
      </w:r>
      <w:r>
        <w:rPr>
          <w:w w:val="90"/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w w:val="90"/>
          <w:sz w:val="20"/>
        </w:rPr>
        <w:t>double-feature</w:t>
      </w:r>
      <w:r>
        <w:rPr>
          <w:spacing w:val="8"/>
          <w:sz w:val="20"/>
        </w:rPr>
        <w:t xml:space="preserve"> </w:t>
      </w:r>
      <w:r>
        <w:rPr>
          <w:w w:val="90"/>
          <w:sz w:val="20"/>
        </w:rPr>
        <w:t>trials</w:t>
      </w:r>
      <w:r>
        <w:rPr>
          <w:spacing w:val="9"/>
          <w:sz w:val="20"/>
        </w:rPr>
        <w:t xml:space="preserve"> </w:t>
      </w:r>
      <w:r>
        <w:rPr>
          <w:w w:val="90"/>
          <w:sz w:val="20"/>
        </w:rPr>
        <w:t>as</w:t>
      </w:r>
      <w:r>
        <w:rPr>
          <w:spacing w:val="8"/>
          <w:sz w:val="20"/>
        </w:rPr>
        <w:t xml:space="preserve"> </w:t>
      </w:r>
      <w:r>
        <w:rPr>
          <w:w w:val="90"/>
          <w:sz w:val="20"/>
        </w:rPr>
        <w:t>using</w:t>
      </w:r>
      <w:r>
        <w:rPr>
          <w:spacing w:val="9"/>
          <w:sz w:val="20"/>
        </w:rPr>
        <w:t xml:space="preserve"> </w:t>
      </w:r>
      <w:r>
        <w:rPr>
          <w:w w:val="90"/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rFonts w:ascii="Times New Roman"/>
          <w:i/>
          <w:w w:val="90"/>
          <w:sz w:val="20"/>
        </w:rPr>
        <w:t>D</w:t>
      </w:r>
      <w:r>
        <w:rPr>
          <w:rFonts w:ascii="Times New Roman"/>
          <w:i/>
          <w:spacing w:val="3"/>
          <w:sz w:val="20"/>
        </w:rPr>
        <w:t xml:space="preserve"> </w:t>
      </w:r>
      <w:r>
        <w:rPr>
          <w:w w:val="90"/>
          <w:sz w:val="20"/>
        </w:rPr>
        <w:t>fit</w:t>
      </w:r>
      <w:r>
        <w:rPr>
          <w:spacing w:val="8"/>
          <w:sz w:val="20"/>
        </w:rPr>
        <w:t xml:space="preserve"> </w:t>
      </w:r>
      <w:r>
        <w:rPr>
          <w:w w:val="90"/>
          <w:sz w:val="20"/>
        </w:rPr>
        <w:t>to</w:t>
      </w:r>
      <w:r>
        <w:rPr>
          <w:spacing w:val="9"/>
          <w:sz w:val="20"/>
        </w:rPr>
        <w:t xml:space="preserve"> </w:t>
      </w:r>
      <w:r>
        <w:rPr>
          <w:w w:val="90"/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pacing w:val="-2"/>
          <w:w w:val="90"/>
          <w:sz w:val="20"/>
        </w:rPr>
        <w:t>data.</w:t>
      </w:r>
    </w:p>
    <w:p w14:paraId="13763772" w14:textId="77777777" w:rsidR="00470D98" w:rsidRDefault="00470D98">
      <w:pPr>
        <w:pStyle w:val="BodyText"/>
        <w:spacing w:before="9"/>
        <w:ind w:left="0"/>
        <w:rPr>
          <w:sz w:val="25"/>
        </w:rPr>
      </w:pPr>
    </w:p>
    <w:p w14:paraId="3939C64A" w14:textId="5DB1FB5D" w:rsidR="00470D98" w:rsidRDefault="001644E6">
      <w:pPr>
        <w:pStyle w:val="Heading1"/>
      </w:pPr>
      <w:del w:id="2325" w:author="Hughes, Anna E" w:date="2023-08-09T15:29:00Z">
        <w:r>
          <w:rPr>
            <w:rFonts w:ascii="Trebuchet MS"/>
            <w:b w:val="0"/>
            <w:sz w:val="12"/>
          </w:rPr>
          <w:delText>538</w:delText>
        </w:r>
      </w:del>
      <w:ins w:id="2326" w:author="Hughes, Anna E" w:date="2023-08-09T15:29:00Z">
        <w:r w:rsidR="001E0CFE">
          <w:rPr>
            <w:rFonts w:ascii="Trebuchet MS"/>
            <w:b w:val="0"/>
            <w:sz w:val="12"/>
          </w:rPr>
          <w:t>536</w:t>
        </w:r>
      </w:ins>
      <w:r w:rsidR="001E0CFE">
        <w:rPr>
          <w:rFonts w:ascii="Trebuchet MS"/>
          <w:b w:val="0"/>
          <w:spacing w:val="156"/>
          <w:sz w:val="12"/>
        </w:rPr>
        <w:t xml:space="preserve"> </w:t>
      </w:r>
      <w:bookmarkStart w:id="2327" w:name="Planned_Explorations"/>
      <w:bookmarkEnd w:id="2327"/>
      <w:r w:rsidR="001E0CFE">
        <w:t>6.</w:t>
      </w:r>
      <w:r w:rsidR="001E0CFE">
        <w:rPr>
          <w:spacing w:val="56"/>
        </w:rPr>
        <w:t xml:space="preserve"> </w:t>
      </w:r>
      <w:r w:rsidR="001E0CFE">
        <w:t>Planned</w:t>
      </w:r>
      <w:r w:rsidR="001E0CFE">
        <w:rPr>
          <w:spacing w:val="-3"/>
        </w:rPr>
        <w:t xml:space="preserve"> </w:t>
      </w:r>
      <w:r w:rsidR="001E0CFE">
        <w:rPr>
          <w:spacing w:val="-2"/>
        </w:rPr>
        <w:t>Explorations</w:t>
      </w:r>
    </w:p>
    <w:p w14:paraId="7878CF5C" w14:textId="10051207" w:rsidR="00470D98" w:rsidRDefault="001644E6">
      <w:pPr>
        <w:pStyle w:val="BodyText"/>
        <w:tabs>
          <w:tab w:val="left" w:pos="968"/>
        </w:tabs>
        <w:spacing w:before="189"/>
      </w:pPr>
      <w:del w:id="2328" w:author="Hughes, Anna E" w:date="2023-08-09T15:29:00Z">
        <w:r>
          <w:rPr>
            <w:rFonts w:ascii="Trebuchet MS"/>
            <w:spacing w:val="-5"/>
            <w:sz w:val="12"/>
          </w:rPr>
          <w:delText>539</w:delText>
        </w:r>
      </w:del>
      <w:ins w:id="2329" w:author="Hughes, Anna E" w:date="2023-08-09T15:29:00Z">
        <w:r w:rsidR="001E0CFE">
          <w:rPr>
            <w:rFonts w:ascii="Trebuchet MS"/>
            <w:spacing w:val="-5"/>
            <w:sz w:val="12"/>
          </w:rPr>
          <w:t>537</w:t>
        </w:r>
      </w:ins>
      <w:r w:rsidR="001E0CFE">
        <w:rPr>
          <w:rFonts w:ascii="Trebuchet MS"/>
          <w:sz w:val="12"/>
        </w:rPr>
        <w:tab/>
      </w:r>
      <w:r w:rsidR="001E0CFE">
        <w:rPr>
          <w:w w:val="90"/>
        </w:rPr>
        <w:t>Our</w:t>
      </w:r>
      <w:r w:rsidR="001E0CFE">
        <w:rPr>
          <w:spacing w:val="16"/>
        </w:rPr>
        <w:t xml:space="preserve"> </w:t>
      </w:r>
      <w:r w:rsidR="001E0CFE">
        <w:rPr>
          <w:w w:val="90"/>
        </w:rPr>
        <w:t>interpretation</w:t>
      </w:r>
      <w:r w:rsidR="001E0CFE">
        <w:rPr>
          <w:spacing w:val="17"/>
        </w:rPr>
        <w:t xml:space="preserve"> </w:t>
      </w:r>
      <w:r w:rsidR="001E0CFE">
        <w:rPr>
          <w:w w:val="90"/>
        </w:rPr>
        <w:t>of</w:t>
      </w:r>
      <w:r w:rsidR="001E0CFE">
        <w:rPr>
          <w:spacing w:val="17"/>
        </w:rPr>
        <w:t xml:space="preserve"> </w:t>
      </w:r>
      <w:r w:rsidR="001E0CFE">
        <w:rPr>
          <w:w w:val="90"/>
        </w:rPr>
        <w:t>the</w:t>
      </w:r>
      <w:r w:rsidR="001E0CFE">
        <w:rPr>
          <w:spacing w:val="17"/>
        </w:rPr>
        <w:t xml:space="preserve"> </w:t>
      </w:r>
      <w:r w:rsidR="001E0CFE">
        <w:rPr>
          <w:w w:val="90"/>
        </w:rPr>
        <w:t>null/neutral</w:t>
      </w:r>
      <w:r w:rsidR="001E0CFE">
        <w:rPr>
          <w:spacing w:val="17"/>
        </w:rPr>
        <w:t xml:space="preserve"> </w:t>
      </w:r>
      <w:r w:rsidR="001E0CFE">
        <w:rPr>
          <w:w w:val="90"/>
        </w:rPr>
        <w:t>results</w:t>
      </w:r>
      <w:r w:rsidR="001E0CFE">
        <w:rPr>
          <w:spacing w:val="17"/>
        </w:rPr>
        <w:t xml:space="preserve"> </w:t>
      </w:r>
      <w:r w:rsidR="001E0CFE">
        <w:rPr>
          <w:w w:val="90"/>
        </w:rPr>
        <w:t>for</w:t>
      </w:r>
      <w:r w:rsidR="001E0CFE">
        <w:rPr>
          <w:spacing w:val="16"/>
        </w:rPr>
        <w:t xml:space="preserve"> </w:t>
      </w:r>
      <w:r w:rsidR="001E0CFE">
        <w:rPr>
          <w:w w:val="90"/>
        </w:rPr>
        <w:t>Hypothesis</w:t>
      </w:r>
      <w:r w:rsidR="001E0CFE">
        <w:rPr>
          <w:spacing w:val="17"/>
        </w:rPr>
        <w:t xml:space="preserve"> </w:t>
      </w:r>
      <w:r w:rsidR="001E0CFE">
        <w:rPr>
          <w:w w:val="90"/>
        </w:rPr>
        <w:t>4</w:t>
      </w:r>
      <w:r w:rsidR="001E0CFE">
        <w:rPr>
          <w:spacing w:val="17"/>
        </w:rPr>
        <w:t xml:space="preserve"> </w:t>
      </w:r>
      <w:r w:rsidR="001E0CFE">
        <w:rPr>
          <w:w w:val="90"/>
        </w:rPr>
        <w:t>(the</w:t>
      </w:r>
      <w:r w:rsidR="001E0CFE">
        <w:rPr>
          <w:spacing w:val="17"/>
        </w:rPr>
        <w:t xml:space="preserve"> </w:t>
      </w:r>
      <w:r w:rsidR="001E0CFE">
        <w:rPr>
          <w:spacing w:val="-2"/>
          <w:w w:val="90"/>
        </w:rPr>
        <w:t>prediction</w:t>
      </w:r>
    </w:p>
    <w:p w14:paraId="4DB7EB64" w14:textId="2D9157F5" w:rsidR="00470D98" w:rsidRDefault="001644E6">
      <w:pPr>
        <w:pStyle w:val="BodyText"/>
      </w:pPr>
      <w:del w:id="2330" w:author="Hughes, Anna E" w:date="2023-08-09T15:29:00Z">
        <w:r>
          <w:rPr>
            <w:rFonts w:ascii="Trebuchet MS"/>
            <w:spacing w:val="-4"/>
            <w:sz w:val="12"/>
          </w:rPr>
          <w:delText>540</w:delText>
        </w:r>
      </w:del>
      <w:ins w:id="2331" w:author="Hughes, Anna E" w:date="2023-08-09T15:29:00Z">
        <w:r w:rsidR="001E0CFE">
          <w:rPr>
            <w:rFonts w:ascii="Trebuchet MS"/>
            <w:spacing w:val="-4"/>
            <w:sz w:val="12"/>
          </w:rPr>
          <w:t>538</w:t>
        </w:r>
      </w:ins>
      <w:r w:rsidR="001E0CFE">
        <w:rPr>
          <w:rFonts w:ascii="Trebuchet MS"/>
          <w:spacing w:val="34"/>
          <w:sz w:val="12"/>
        </w:rPr>
        <w:t xml:space="preserve">  </w:t>
      </w:r>
      <w:r w:rsidR="001E0CFE">
        <w:rPr>
          <w:spacing w:val="-4"/>
        </w:rPr>
        <w:t>of</w:t>
      </w:r>
      <w:r w:rsidR="001E0CFE">
        <w:rPr>
          <w:spacing w:val="11"/>
        </w:rPr>
        <w:t xml:space="preserve"> </w:t>
      </w:r>
      <w:r w:rsidR="001E0CFE">
        <w:rPr>
          <w:spacing w:val="-4"/>
        </w:rPr>
        <w:t>reaction</w:t>
      </w:r>
      <w:r w:rsidR="001E0CFE">
        <w:rPr>
          <w:spacing w:val="11"/>
        </w:rPr>
        <w:t xml:space="preserve"> </w:t>
      </w:r>
      <w:r w:rsidR="001E0CFE">
        <w:rPr>
          <w:spacing w:val="-4"/>
        </w:rPr>
        <w:t>times)</w:t>
      </w:r>
      <w:r w:rsidR="001E0CFE">
        <w:rPr>
          <w:spacing w:val="11"/>
        </w:rPr>
        <w:t xml:space="preserve"> </w:t>
      </w:r>
      <w:r w:rsidR="001E0CFE">
        <w:rPr>
          <w:spacing w:val="-4"/>
        </w:rPr>
        <w:t>is</w:t>
      </w:r>
      <w:r w:rsidR="001E0CFE">
        <w:rPr>
          <w:spacing w:val="11"/>
        </w:rPr>
        <w:t xml:space="preserve"> </w:t>
      </w:r>
      <w:r w:rsidR="001E0CFE">
        <w:rPr>
          <w:spacing w:val="-4"/>
        </w:rPr>
        <w:t>that</w:t>
      </w:r>
      <w:r w:rsidR="001E0CFE">
        <w:rPr>
          <w:spacing w:val="11"/>
        </w:rPr>
        <w:t xml:space="preserve"> </w:t>
      </w:r>
      <w:r w:rsidR="001E0CFE">
        <w:rPr>
          <w:spacing w:val="-4"/>
        </w:rPr>
        <w:t>the</w:t>
      </w:r>
      <w:r w:rsidR="001E0CFE">
        <w:rPr>
          <w:spacing w:val="11"/>
        </w:rPr>
        <w:t xml:space="preserve"> </w:t>
      </w:r>
      <w:r w:rsidR="001E0CFE">
        <w:rPr>
          <w:spacing w:val="-4"/>
        </w:rPr>
        <w:t>differences</w:t>
      </w:r>
      <w:r w:rsidR="001E0CFE">
        <w:rPr>
          <w:spacing w:val="11"/>
        </w:rPr>
        <w:t xml:space="preserve"> </w:t>
      </w:r>
      <w:r w:rsidR="001E0CFE">
        <w:rPr>
          <w:spacing w:val="-4"/>
        </w:rPr>
        <w:t>in</w:t>
      </w:r>
      <w:r w:rsidR="001E0CFE">
        <w:rPr>
          <w:spacing w:val="11"/>
        </w:rPr>
        <w:t xml:space="preserve"> </w:t>
      </w:r>
      <w:r w:rsidR="001E0CFE">
        <w:rPr>
          <w:spacing w:val="-4"/>
        </w:rPr>
        <w:t>predictions</w:t>
      </w:r>
      <w:r w:rsidR="001E0CFE">
        <w:rPr>
          <w:spacing w:val="11"/>
        </w:rPr>
        <w:t xml:space="preserve"> </w:t>
      </w:r>
      <w:r w:rsidR="001E0CFE">
        <w:rPr>
          <w:spacing w:val="-4"/>
        </w:rPr>
        <w:t>from</w:t>
      </w:r>
      <w:r w:rsidR="001E0CFE">
        <w:rPr>
          <w:spacing w:val="11"/>
        </w:rPr>
        <w:t xml:space="preserve"> </w:t>
      </w:r>
      <w:r w:rsidR="001E0CFE">
        <w:rPr>
          <w:spacing w:val="-4"/>
        </w:rPr>
        <w:t>the</w:t>
      </w:r>
      <w:r w:rsidR="001E0CFE">
        <w:rPr>
          <w:spacing w:val="11"/>
        </w:rPr>
        <w:t xml:space="preserve"> </w:t>
      </w:r>
      <w:r w:rsidR="001E0CFE">
        <w:rPr>
          <w:spacing w:val="-4"/>
        </w:rPr>
        <w:t>three</w:t>
      </w:r>
      <w:r w:rsidR="001E0CFE">
        <w:rPr>
          <w:spacing w:val="11"/>
        </w:rPr>
        <w:t xml:space="preserve"> </w:t>
      </w:r>
      <w:r w:rsidR="001E0CFE">
        <w:rPr>
          <w:spacing w:val="-4"/>
        </w:rPr>
        <w:t>contrast</w:t>
      </w:r>
    </w:p>
    <w:p w14:paraId="23CE359E" w14:textId="3BE81B6F" w:rsidR="00470D98" w:rsidRDefault="001644E6">
      <w:pPr>
        <w:pStyle w:val="BodyText"/>
        <w:spacing w:before="8"/>
      </w:pPr>
      <w:del w:id="2332" w:author="Hughes, Anna E" w:date="2023-08-09T15:29:00Z">
        <w:r>
          <w:rPr>
            <w:rFonts w:ascii="Trebuchet MS"/>
            <w:spacing w:val="-6"/>
            <w:sz w:val="12"/>
          </w:rPr>
          <w:delText>541</w:delText>
        </w:r>
      </w:del>
      <w:ins w:id="2333" w:author="Hughes, Anna E" w:date="2023-08-09T15:29:00Z">
        <w:r w:rsidR="001E0CFE">
          <w:rPr>
            <w:rFonts w:ascii="Trebuchet MS"/>
            <w:spacing w:val="-6"/>
            <w:sz w:val="12"/>
          </w:rPr>
          <w:t>539</w:t>
        </w:r>
      </w:ins>
      <w:r w:rsidR="001E0CFE">
        <w:rPr>
          <w:rFonts w:ascii="Trebuchet MS"/>
          <w:spacing w:val="39"/>
          <w:sz w:val="12"/>
        </w:rPr>
        <w:t xml:space="preserve">  </w:t>
      </w:r>
      <w:r w:rsidR="001E0CFE">
        <w:rPr>
          <w:spacing w:val="-6"/>
        </w:rPr>
        <w:t>combination</w:t>
      </w:r>
      <w:r w:rsidR="001E0CFE">
        <w:rPr>
          <w:spacing w:val="4"/>
        </w:rPr>
        <w:t xml:space="preserve"> </w:t>
      </w:r>
      <w:r w:rsidR="001E0CFE">
        <w:rPr>
          <w:spacing w:val="-6"/>
        </w:rPr>
        <w:t>methods</w:t>
      </w:r>
      <w:r w:rsidR="001E0CFE">
        <w:rPr>
          <w:spacing w:val="2"/>
        </w:rPr>
        <w:t xml:space="preserve"> </w:t>
      </w:r>
      <w:r w:rsidR="001E0CFE">
        <w:rPr>
          <w:spacing w:val="-6"/>
        </w:rPr>
        <w:t>are</w:t>
      </w:r>
      <w:r w:rsidR="001E0CFE">
        <w:rPr>
          <w:spacing w:val="2"/>
        </w:rPr>
        <w:t xml:space="preserve"> </w:t>
      </w:r>
      <w:r w:rsidR="001E0CFE">
        <w:rPr>
          <w:spacing w:val="-6"/>
        </w:rPr>
        <w:t>small</w:t>
      </w:r>
      <w:r w:rsidR="001E0CFE">
        <w:rPr>
          <w:spacing w:val="2"/>
        </w:rPr>
        <w:t xml:space="preserve"> </w:t>
      </w:r>
      <w:r w:rsidR="001E0CFE">
        <w:rPr>
          <w:spacing w:val="-6"/>
        </w:rPr>
        <w:t>relative</w:t>
      </w:r>
      <w:r w:rsidR="001E0CFE">
        <w:rPr>
          <w:spacing w:val="3"/>
        </w:rPr>
        <w:t xml:space="preserve"> </w:t>
      </w:r>
      <w:r w:rsidR="001E0CFE">
        <w:rPr>
          <w:spacing w:val="-6"/>
        </w:rPr>
        <w:t>to</w:t>
      </w:r>
      <w:r w:rsidR="001E0CFE">
        <w:rPr>
          <w:spacing w:val="2"/>
        </w:rPr>
        <w:t xml:space="preserve"> </w:t>
      </w:r>
      <w:r w:rsidR="001E0CFE">
        <w:rPr>
          <w:spacing w:val="-6"/>
        </w:rPr>
        <w:t>the</w:t>
      </w:r>
      <w:r w:rsidR="001E0CFE">
        <w:rPr>
          <w:spacing w:val="2"/>
        </w:rPr>
        <w:t xml:space="preserve"> </w:t>
      </w:r>
      <w:r w:rsidR="001E0CFE">
        <w:rPr>
          <w:spacing w:val="-6"/>
        </w:rPr>
        <w:t>(i)</w:t>
      </w:r>
      <w:r w:rsidR="001E0CFE">
        <w:rPr>
          <w:spacing w:val="3"/>
        </w:rPr>
        <w:t xml:space="preserve"> </w:t>
      </w:r>
      <w:r w:rsidR="001E0CFE">
        <w:rPr>
          <w:spacing w:val="-6"/>
        </w:rPr>
        <w:t>individual</w:t>
      </w:r>
      <w:r w:rsidR="001E0CFE">
        <w:rPr>
          <w:spacing w:val="2"/>
        </w:rPr>
        <w:t xml:space="preserve"> </w:t>
      </w:r>
      <w:r w:rsidR="001E0CFE">
        <w:rPr>
          <w:spacing w:val="-6"/>
        </w:rPr>
        <w:t>differences</w:t>
      </w:r>
      <w:r w:rsidR="001E0CFE">
        <w:rPr>
          <w:spacing w:val="2"/>
        </w:rPr>
        <w:t xml:space="preserve"> </w:t>
      </w:r>
      <w:r w:rsidR="001E0CFE">
        <w:rPr>
          <w:spacing w:val="-6"/>
        </w:rPr>
        <w:t>between</w:t>
      </w:r>
    </w:p>
    <w:p w14:paraId="38EBC385" w14:textId="52714B76" w:rsidR="00470D98" w:rsidRDefault="001644E6">
      <w:pPr>
        <w:pStyle w:val="BodyText"/>
      </w:pPr>
      <w:del w:id="2334" w:author="Hughes, Anna E" w:date="2023-08-09T15:29:00Z">
        <w:r>
          <w:rPr>
            <w:rFonts w:ascii="Trebuchet MS"/>
            <w:spacing w:val="-6"/>
            <w:sz w:val="12"/>
          </w:rPr>
          <w:delText>542</w:delText>
        </w:r>
      </w:del>
      <w:ins w:id="2335" w:author="Hughes, Anna E" w:date="2023-08-09T15:29:00Z">
        <w:r w:rsidR="001E0CFE">
          <w:rPr>
            <w:rFonts w:ascii="Trebuchet MS"/>
            <w:spacing w:val="-6"/>
            <w:sz w:val="12"/>
          </w:rPr>
          <w:t>540</w:t>
        </w:r>
      </w:ins>
      <w:r w:rsidR="001E0CFE">
        <w:rPr>
          <w:rFonts w:ascii="Trebuchet MS"/>
          <w:spacing w:val="74"/>
          <w:w w:val="150"/>
          <w:sz w:val="12"/>
        </w:rPr>
        <w:t xml:space="preserve"> </w:t>
      </w:r>
      <w:r w:rsidR="001E0CFE">
        <w:rPr>
          <w:spacing w:val="-6"/>
        </w:rPr>
        <w:t>participants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and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(ii)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trial-to-trial</w:t>
      </w:r>
      <w:r w:rsidR="001E0CFE">
        <w:rPr>
          <w:spacing w:val="-8"/>
        </w:rPr>
        <w:t xml:space="preserve"> </w:t>
      </w:r>
      <w:r w:rsidR="001E0CFE">
        <w:rPr>
          <w:spacing w:val="-6"/>
        </w:rPr>
        <w:t>variability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due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to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target</w:t>
      </w:r>
      <w:r w:rsidR="001E0CFE">
        <w:rPr>
          <w:spacing w:val="-8"/>
        </w:rPr>
        <w:t xml:space="preserve"> </w:t>
      </w:r>
      <w:r w:rsidR="001E0CFE">
        <w:rPr>
          <w:spacing w:val="-6"/>
        </w:rPr>
        <w:t>eccentricity.</w:t>
      </w:r>
      <w:r w:rsidR="001E0CFE">
        <w:rPr>
          <w:spacing w:val="3"/>
        </w:rPr>
        <w:t xml:space="preserve"> </w:t>
      </w:r>
      <w:r w:rsidR="001E0CFE">
        <w:rPr>
          <w:spacing w:val="-6"/>
        </w:rPr>
        <w:t>Thus,</w:t>
      </w:r>
      <w:r w:rsidR="001E0CFE">
        <w:rPr>
          <w:spacing w:val="-8"/>
        </w:rPr>
        <w:t xml:space="preserve"> </w:t>
      </w:r>
      <w:r w:rsidR="001E0CFE">
        <w:rPr>
          <w:spacing w:val="-6"/>
        </w:rPr>
        <w:t>in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our</w:t>
      </w:r>
    </w:p>
    <w:p w14:paraId="47B885FB" w14:textId="5F68DB69" w:rsidR="00470D98" w:rsidRDefault="001644E6">
      <w:pPr>
        <w:pStyle w:val="BodyText"/>
        <w:spacing w:before="8"/>
      </w:pPr>
      <w:del w:id="2336" w:author="Hughes, Anna E" w:date="2023-08-09T15:29:00Z">
        <w:r>
          <w:rPr>
            <w:rFonts w:ascii="Trebuchet MS"/>
            <w:spacing w:val="-6"/>
            <w:sz w:val="12"/>
          </w:rPr>
          <w:delText>543</w:delText>
        </w:r>
      </w:del>
      <w:ins w:id="2337" w:author="Hughes, Anna E" w:date="2023-08-09T15:29:00Z">
        <w:r w:rsidR="001E0CFE">
          <w:rPr>
            <w:rFonts w:ascii="Trebuchet MS"/>
            <w:spacing w:val="-6"/>
            <w:sz w:val="12"/>
          </w:rPr>
          <w:t>541</w:t>
        </w:r>
      </w:ins>
      <w:r w:rsidR="001E0CFE">
        <w:rPr>
          <w:rFonts w:ascii="Trebuchet MS"/>
          <w:spacing w:val="41"/>
          <w:sz w:val="12"/>
        </w:rPr>
        <w:t xml:space="preserve">  </w:t>
      </w:r>
      <w:r w:rsidR="001E0CFE">
        <w:rPr>
          <w:spacing w:val="-6"/>
        </w:rPr>
        <w:t>exploratory</w:t>
      </w:r>
      <w:r w:rsidR="001E0CFE">
        <w:rPr>
          <w:spacing w:val="11"/>
        </w:rPr>
        <w:t xml:space="preserve"> </w:t>
      </w:r>
      <w:r w:rsidR="001E0CFE">
        <w:rPr>
          <w:spacing w:val="-6"/>
        </w:rPr>
        <w:t>analysis,</w:t>
      </w:r>
      <w:r w:rsidR="001E0CFE">
        <w:rPr>
          <w:spacing w:val="16"/>
        </w:rPr>
        <w:t xml:space="preserve"> </w:t>
      </w:r>
      <w:r w:rsidR="001E0CFE">
        <w:rPr>
          <w:spacing w:val="-6"/>
        </w:rPr>
        <w:t>we</w:t>
      </w:r>
      <w:r w:rsidR="001E0CFE">
        <w:rPr>
          <w:spacing w:val="11"/>
        </w:rPr>
        <w:t xml:space="preserve"> </w:t>
      </w:r>
      <w:r w:rsidR="001E0CFE">
        <w:rPr>
          <w:spacing w:val="-6"/>
        </w:rPr>
        <w:t>investigate</w:t>
      </w:r>
      <w:r w:rsidR="001E0CFE">
        <w:rPr>
          <w:spacing w:val="11"/>
        </w:rPr>
        <w:t xml:space="preserve"> </w:t>
      </w:r>
      <w:r w:rsidR="001E0CFE">
        <w:rPr>
          <w:spacing w:val="-6"/>
        </w:rPr>
        <w:t>how</w:t>
      </w:r>
      <w:r w:rsidR="001E0CFE">
        <w:rPr>
          <w:spacing w:val="12"/>
        </w:rPr>
        <w:t xml:space="preserve"> </w:t>
      </w:r>
      <w:r w:rsidR="001E0CFE">
        <w:rPr>
          <w:spacing w:val="-6"/>
        </w:rPr>
        <w:t>incorporating</w:t>
      </w:r>
      <w:r w:rsidR="001E0CFE">
        <w:rPr>
          <w:spacing w:val="11"/>
        </w:rPr>
        <w:t xml:space="preserve"> </w:t>
      </w:r>
      <w:r w:rsidR="001E0CFE">
        <w:rPr>
          <w:spacing w:val="-6"/>
        </w:rPr>
        <w:t>these</w:t>
      </w:r>
      <w:r w:rsidR="001E0CFE">
        <w:rPr>
          <w:spacing w:val="11"/>
        </w:rPr>
        <w:t xml:space="preserve"> </w:t>
      </w:r>
      <w:r w:rsidR="001E0CFE">
        <w:rPr>
          <w:spacing w:val="-6"/>
        </w:rPr>
        <w:t>factors</w:t>
      </w:r>
      <w:r w:rsidR="001E0CFE">
        <w:rPr>
          <w:spacing w:val="11"/>
        </w:rPr>
        <w:t xml:space="preserve"> </w:t>
      </w:r>
      <w:r w:rsidR="001E0CFE">
        <w:rPr>
          <w:spacing w:val="-6"/>
        </w:rPr>
        <w:t>affects</w:t>
      </w:r>
      <w:r w:rsidR="001E0CFE">
        <w:rPr>
          <w:spacing w:val="11"/>
        </w:rPr>
        <w:t xml:space="preserve"> </w:t>
      </w:r>
      <w:r w:rsidR="001E0CFE">
        <w:rPr>
          <w:spacing w:val="-6"/>
        </w:rPr>
        <w:t>our</w:t>
      </w:r>
    </w:p>
    <w:p w14:paraId="0CF8BEA9" w14:textId="54B63A69" w:rsidR="00470D98" w:rsidRDefault="001644E6">
      <w:pPr>
        <w:spacing w:before="7"/>
        <w:ind w:left="227"/>
        <w:rPr>
          <w:sz w:val="24"/>
        </w:rPr>
      </w:pPr>
      <w:del w:id="2338" w:author="Hughes, Anna E" w:date="2023-08-09T15:29:00Z">
        <w:r>
          <w:rPr>
            <w:rFonts w:ascii="Trebuchet MS"/>
            <w:sz w:val="12"/>
          </w:rPr>
          <w:delText>544</w:delText>
        </w:r>
      </w:del>
      <w:ins w:id="2339" w:author="Hughes, Anna E" w:date="2023-08-09T15:29:00Z">
        <w:r w:rsidR="001E0CFE">
          <w:rPr>
            <w:rFonts w:ascii="Trebuchet MS"/>
            <w:sz w:val="12"/>
          </w:rPr>
          <w:t>542</w:t>
        </w:r>
      </w:ins>
      <w:r w:rsidR="001E0CFE">
        <w:rPr>
          <w:rFonts w:ascii="Trebuchet MS"/>
          <w:spacing w:val="62"/>
          <w:sz w:val="12"/>
        </w:rPr>
        <w:t xml:space="preserve">  </w:t>
      </w:r>
      <w:r w:rsidR="001E0CFE">
        <w:rPr>
          <w:spacing w:val="-2"/>
          <w:sz w:val="24"/>
        </w:rPr>
        <w:t>conclusions.</w:t>
      </w:r>
    </w:p>
    <w:p w14:paraId="3DB71005" w14:textId="6DEBC43B" w:rsidR="00470D98" w:rsidRDefault="001644E6">
      <w:pPr>
        <w:spacing w:before="251"/>
        <w:ind w:left="227"/>
        <w:rPr>
          <w:rFonts w:ascii="Times New Roman"/>
          <w:i/>
          <w:sz w:val="24"/>
        </w:rPr>
      </w:pPr>
      <w:del w:id="2340" w:author="Hughes, Anna E" w:date="2023-08-09T15:29:00Z">
        <w:r>
          <w:rPr>
            <w:rFonts w:ascii="Trebuchet MS"/>
            <w:sz w:val="12"/>
          </w:rPr>
          <w:delText>545</w:delText>
        </w:r>
      </w:del>
      <w:ins w:id="2341" w:author="Hughes, Anna E" w:date="2023-08-09T15:29:00Z">
        <w:r w:rsidR="001E0CFE">
          <w:rPr>
            <w:rFonts w:ascii="Trebuchet MS"/>
            <w:sz w:val="12"/>
          </w:rPr>
          <w:t>543</w:t>
        </w:r>
      </w:ins>
      <w:r w:rsidR="001E0CFE">
        <w:rPr>
          <w:rFonts w:ascii="Trebuchet MS"/>
          <w:spacing w:val="154"/>
          <w:sz w:val="12"/>
        </w:rPr>
        <w:t xml:space="preserve"> </w:t>
      </w:r>
      <w:r w:rsidR="001E0CFE">
        <w:rPr>
          <w:rFonts w:ascii="Times New Roman"/>
          <w:i/>
          <w:sz w:val="24"/>
        </w:rPr>
        <w:t>6.1.</w:t>
      </w:r>
      <w:r w:rsidR="001E0CFE">
        <w:rPr>
          <w:rFonts w:ascii="Times New Roman"/>
          <w:i/>
          <w:spacing w:val="55"/>
          <w:sz w:val="24"/>
        </w:rPr>
        <w:t xml:space="preserve"> </w:t>
      </w:r>
      <w:r w:rsidR="001E0CFE">
        <w:rPr>
          <w:rFonts w:ascii="Times New Roman"/>
          <w:i/>
          <w:sz w:val="24"/>
        </w:rPr>
        <w:t>Individual</w:t>
      </w:r>
      <w:r w:rsidR="001E0CFE">
        <w:rPr>
          <w:rFonts w:ascii="Times New Roman"/>
          <w:i/>
          <w:spacing w:val="-3"/>
          <w:sz w:val="24"/>
        </w:rPr>
        <w:t xml:space="preserve"> </w:t>
      </w:r>
      <w:r w:rsidR="001E0CFE">
        <w:rPr>
          <w:rFonts w:ascii="Times New Roman"/>
          <w:i/>
          <w:spacing w:val="-2"/>
          <w:sz w:val="24"/>
        </w:rPr>
        <w:t>Differences</w:t>
      </w:r>
    </w:p>
    <w:p w14:paraId="32EE5341" w14:textId="08D3EF77" w:rsidR="00470D98" w:rsidRDefault="001644E6">
      <w:pPr>
        <w:pStyle w:val="BodyText"/>
        <w:tabs>
          <w:tab w:val="left" w:pos="968"/>
        </w:tabs>
        <w:spacing w:before="69"/>
      </w:pPr>
      <w:del w:id="2342" w:author="Hughes, Anna E" w:date="2023-08-09T15:29:00Z">
        <w:r>
          <w:rPr>
            <w:rFonts w:ascii="Trebuchet MS"/>
            <w:spacing w:val="-5"/>
            <w:sz w:val="12"/>
          </w:rPr>
          <w:delText>546</w:delText>
        </w:r>
      </w:del>
      <w:ins w:id="2343" w:author="Hughes, Anna E" w:date="2023-08-09T15:29:00Z">
        <w:r w:rsidR="001E0CFE">
          <w:rPr>
            <w:rFonts w:ascii="Trebuchet MS"/>
            <w:spacing w:val="-5"/>
            <w:sz w:val="12"/>
          </w:rPr>
          <w:t>544</w:t>
        </w:r>
      </w:ins>
      <w:r w:rsidR="001E0CFE">
        <w:rPr>
          <w:rFonts w:ascii="Trebuchet MS"/>
          <w:sz w:val="12"/>
        </w:rPr>
        <w:tab/>
      </w:r>
      <w:r w:rsidR="001E0CFE">
        <w:rPr>
          <w:spacing w:val="-4"/>
        </w:rPr>
        <w:t>We</w:t>
      </w:r>
      <w:r w:rsidR="001E0CFE">
        <w:rPr>
          <w:spacing w:val="-1"/>
        </w:rPr>
        <w:t xml:space="preserve"> </w:t>
      </w:r>
      <w:r w:rsidR="001E0CFE">
        <w:rPr>
          <w:spacing w:val="-4"/>
        </w:rPr>
        <w:t>start</w:t>
      </w:r>
      <w:r w:rsidR="001E0CFE">
        <w:t xml:space="preserve"> </w:t>
      </w:r>
      <w:r w:rsidR="001E0CFE">
        <w:rPr>
          <w:spacing w:val="-4"/>
        </w:rPr>
        <w:t>this</w:t>
      </w:r>
      <w:r w:rsidR="001E0CFE">
        <w:rPr>
          <w:spacing w:val="-1"/>
        </w:rPr>
        <w:t xml:space="preserve"> </w:t>
      </w:r>
      <w:r w:rsidR="001E0CFE">
        <w:rPr>
          <w:spacing w:val="-4"/>
        </w:rPr>
        <w:t>exploratory</w:t>
      </w:r>
      <w:r w:rsidR="001E0CFE">
        <w:t xml:space="preserve"> </w:t>
      </w:r>
      <w:r w:rsidR="001E0CFE">
        <w:rPr>
          <w:spacing w:val="-4"/>
        </w:rPr>
        <w:t>analysis</w:t>
      </w:r>
      <w:r w:rsidR="001E0CFE">
        <w:rPr>
          <w:spacing w:val="-1"/>
        </w:rPr>
        <w:t xml:space="preserve"> </w:t>
      </w:r>
      <w:r w:rsidR="001E0CFE">
        <w:rPr>
          <w:spacing w:val="-4"/>
        </w:rPr>
        <w:t>looking</w:t>
      </w:r>
      <w:r w:rsidR="001E0CFE">
        <w:t xml:space="preserve"> </w:t>
      </w:r>
      <w:r w:rsidR="001E0CFE">
        <w:rPr>
          <w:spacing w:val="-4"/>
        </w:rPr>
        <w:t>at</w:t>
      </w:r>
      <w:r w:rsidR="001E0CFE">
        <w:rPr>
          <w:spacing w:val="-1"/>
        </w:rPr>
        <w:t xml:space="preserve"> </w:t>
      </w:r>
      <w:r w:rsidR="001E0CFE">
        <w:rPr>
          <w:spacing w:val="-4"/>
        </w:rPr>
        <w:t>how</w:t>
      </w:r>
      <w:r w:rsidR="001E0CFE">
        <w:t xml:space="preserve"> </w:t>
      </w:r>
      <w:r w:rsidR="001E0CFE">
        <w:rPr>
          <w:spacing w:val="-4"/>
        </w:rPr>
        <w:t>the</w:t>
      </w:r>
      <w:r w:rsidR="001E0CFE">
        <w:rPr>
          <w:spacing w:val="-1"/>
        </w:rPr>
        <w:t xml:space="preserve"> </w:t>
      </w:r>
      <w:r w:rsidR="001E0CFE">
        <w:rPr>
          <w:rFonts w:ascii="Times New Roman"/>
          <w:i/>
          <w:spacing w:val="-4"/>
        </w:rPr>
        <w:t>D</w:t>
      </w:r>
      <w:r w:rsidR="001E0CFE">
        <w:rPr>
          <w:rFonts w:ascii="Times New Roman"/>
          <w:i/>
          <w:spacing w:val="-4"/>
          <w:vertAlign w:val="subscript"/>
        </w:rPr>
        <w:t>c</w:t>
      </w:r>
      <w:r w:rsidR="001E0CFE">
        <w:rPr>
          <w:rFonts w:ascii="Times New Roman"/>
          <w:i/>
        </w:rPr>
        <w:t xml:space="preserve"> </w:t>
      </w:r>
      <w:r w:rsidR="001E0CFE">
        <w:rPr>
          <w:spacing w:val="-4"/>
        </w:rPr>
        <w:t>and</w:t>
      </w:r>
      <w:r w:rsidR="001E0CFE">
        <w:rPr>
          <w:spacing w:val="-1"/>
        </w:rPr>
        <w:t xml:space="preserve"> </w:t>
      </w:r>
      <w:r w:rsidR="001E0CFE">
        <w:rPr>
          <w:rFonts w:ascii="Times New Roman"/>
          <w:i/>
          <w:spacing w:val="-4"/>
        </w:rPr>
        <w:t>D</w:t>
      </w:r>
      <w:r w:rsidR="001E0CFE">
        <w:rPr>
          <w:rFonts w:ascii="Times New Roman"/>
          <w:i/>
          <w:spacing w:val="-4"/>
          <w:vertAlign w:val="subscript"/>
        </w:rPr>
        <w:t>s</w:t>
      </w:r>
      <w:r w:rsidR="001E0CFE">
        <w:rPr>
          <w:rFonts w:ascii="Times New Roman"/>
          <w:i/>
        </w:rPr>
        <w:t xml:space="preserve"> </w:t>
      </w:r>
      <w:r w:rsidR="001E0CFE">
        <w:rPr>
          <w:spacing w:val="-4"/>
        </w:rPr>
        <w:t>values</w:t>
      </w:r>
      <w:r w:rsidR="001E0CFE">
        <w:rPr>
          <w:spacing w:val="-1"/>
        </w:rPr>
        <w:t xml:space="preserve"> </w:t>
      </w:r>
      <w:r w:rsidR="001E0CFE">
        <w:rPr>
          <w:spacing w:val="-4"/>
        </w:rPr>
        <w:t>vary</w:t>
      </w:r>
    </w:p>
    <w:p w14:paraId="7BFCAA5E" w14:textId="45966E97" w:rsidR="00470D98" w:rsidRDefault="001644E6">
      <w:pPr>
        <w:pStyle w:val="BodyText"/>
      </w:pPr>
      <w:del w:id="2344" w:author="Hughes, Anna E" w:date="2023-08-09T15:29:00Z">
        <w:r>
          <w:rPr>
            <w:rFonts w:ascii="Trebuchet MS"/>
            <w:spacing w:val="-4"/>
            <w:sz w:val="12"/>
          </w:rPr>
          <w:delText>547</w:delText>
        </w:r>
      </w:del>
      <w:ins w:id="2345" w:author="Hughes, Anna E" w:date="2023-08-09T15:29:00Z">
        <w:r w:rsidR="001E0CFE">
          <w:rPr>
            <w:rFonts w:ascii="Trebuchet MS"/>
            <w:spacing w:val="-4"/>
            <w:sz w:val="12"/>
          </w:rPr>
          <w:t>545</w:t>
        </w:r>
      </w:ins>
      <w:r w:rsidR="001E0CFE">
        <w:rPr>
          <w:rFonts w:ascii="Trebuchet MS"/>
          <w:spacing w:val="32"/>
          <w:sz w:val="12"/>
        </w:rPr>
        <w:t xml:space="preserve">  </w:t>
      </w:r>
      <w:r w:rsidR="001E0CFE">
        <w:rPr>
          <w:spacing w:val="-4"/>
        </w:rPr>
        <w:t>from</w:t>
      </w:r>
      <w:r w:rsidR="001E0CFE">
        <w:rPr>
          <w:spacing w:val="-7"/>
        </w:rPr>
        <w:t xml:space="preserve"> </w:t>
      </w:r>
      <w:r w:rsidR="001E0CFE">
        <w:rPr>
          <w:spacing w:val="-4"/>
        </w:rPr>
        <w:t>participant</w:t>
      </w:r>
      <w:r w:rsidR="001E0CFE">
        <w:rPr>
          <w:spacing w:val="-8"/>
        </w:rPr>
        <w:t xml:space="preserve"> </w:t>
      </w:r>
      <w:r w:rsidR="001E0CFE">
        <w:rPr>
          <w:spacing w:val="-4"/>
        </w:rPr>
        <w:t>to</w:t>
      </w:r>
      <w:r w:rsidR="001E0CFE">
        <w:rPr>
          <w:spacing w:val="-8"/>
        </w:rPr>
        <w:t xml:space="preserve"> </w:t>
      </w:r>
      <w:r w:rsidR="001E0CFE">
        <w:rPr>
          <w:spacing w:val="-4"/>
        </w:rPr>
        <w:t>participant.</w:t>
      </w:r>
      <w:r w:rsidR="001E0CFE">
        <w:rPr>
          <w:spacing w:val="10"/>
        </w:rPr>
        <w:t xml:space="preserve"> </w:t>
      </w:r>
      <w:r w:rsidR="001E0CFE">
        <w:rPr>
          <w:spacing w:val="-4"/>
        </w:rPr>
        <w:t>From</w:t>
      </w:r>
      <w:r w:rsidR="001E0CFE">
        <w:rPr>
          <w:spacing w:val="-8"/>
        </w:rPr>
        <w:t xml:space="preserve"> </w:t>
      </w:r>
      <w:r w:rsidR="001E0CFE">
        <w:rPr>
          <w:spacing w:val="-4"/>
        </w:rPr>
        <w:t>Figure</w:t>
      </w:r>
      <w:r w:rsidR="001E0CFE">
        <w:rPr>
          <w:spacing w:val="-8"/>
        </w:rPr>
        <w:t xml:space="preserve"> </w:t>
      </w:r>
      <w:hyperlink w:anchor="_bookmark19" w:history="1">
        <w:r w:rsidR="001E0CFE">
          <w:rPr>
            <w:spacing w:val="-4"/>
          </w:rPr>
          <w:t>5</w:t>
        </w:r>
      </w:hyperlink>
      <w:r w:rsidR="001E0CFE">
        <w:rPr>
          <w:spacing w:val="-8"/>
        </w:rPr>
        <w:t xml:space="preserve"> </w:t>
      </w:r>
      <w:r w:rsidR="001E0CFE">
        <w:rPr>
          <w:spacing w:val="-4"/>
        </w:rPr>
        <w:t>(</w:t>
      </w:r>
      <w:r w:rsidR="001E0CFE">
        <w:rPr>
          <w:rFonts w:ascii="Times New Roman"/>
          <w:i/>
          <w:spacing w:val="-4"/>
        </w:rPr>
        <w:t>left</w:t>
      </w:r>
      <w:r w:rsidR="001E0CFE">
        <w:rPr>
          <w:spacing w:val="-4"/>
        </w:rPr>
        <w:t>)</w:t>
      </w:r>
      <w:r w:rsidR="001E0CFE">
        <w:rPr>
          <w:spacing w:val="-8"/>
        </w:rPr>
        <w:t xml:space="preserve"> </w:t>
      </w:r>
      <w:r w:rsidR="001E0CFE">
        <w:rPr>
          <w:spacing w:val="-4"/>
        </w:rPr>
        <w:t>we</w:t>
      </w:r>
      <w:r w:rsidR="001E0CFE">
        <w:rPr>
          <w:spacing w:val="-7"/>
        </w:rPr>
        <w:t xml:space="preserve"> </w:t>
      </w:r>
      <w:r w:rsidR="001E0CFE">
        <w:rPr>
          <w:spacing w:val="-4"/>
        </w:rPr>
        <w:t>can</w:t>
      </w:r>
      <w:r w:rsidR="001E0CFE">
        <w:rPr>
          <w:spacing w:val="-8"/>
        </w:rPr>
        <w:t xml:space="preserve"> </w:t>
      </w:r>
      <w:r w:rsidR="001E0CFE">
        <w:rPr>
          <w:spacing w:val="-4"/>
        </w:rPr>
        <w:t>see</w:t>
      </w:r>
      <w:r w:rsidR="001E0CFE">
        <w:rPr>
          <w:spacing w:val="-8"/>
        </w:rPr>
        <w:t xml:space="preserve"> </w:t>
      </w:r>
      <w:r w:rsidR="001E0CFE">
        <w:rPr>
          <w:spacing w:val="-4"/>
        </w:rPr>
        <w:t>that</w:t>
      </w:r>
      <w:r w:rsidR="001E0CFE">
        <w:rPr>
          <w:spacing w:val="-8"/>
        </w:rPr>
        <w:t xml:space="preserve"> </w:t>
      </w:r>
      <w:r w:rsidR="001E0CFE">
        <w:rPr>
          <w:spacing w:val="-4"/>
        </w:rPr>
        <w:t>there</w:t>
      </w:r>
      <w:r w:rsidR="001E0CFE">
        <w:rPr>
          <w:spacing w:val="-8"/>
        </w:rPr>
        <w:t xml:space="preserve"> </w:t>
      </w:r>
      <w:r w:rsidR="001E0CFE">
        <w:rPr>
          <w:spacing w:val="-4"/>
        </w:rPr>
        <w:t>is</w:t>
      </w:r>
      <w:r w:rsidR="001E0CFE">
        <w:rPr>
          <w:spacing w:val="-8"/>
        </w:rPr>
        <w:t xml:space="preserve"> </w:t>
      </w:r>
      <w:r w:rsidR="001E0CFE">
        <w:rPr>
          <w:spacing w:val="-4"/>
        </w:rPr>
        <w:t>con-</w:t>
      </w:r>
    </w:p>
    <w:p w14:paraId="2720DC79" w14:textId="371D5FD6" w:rsidR="00470D98" w:rsidRDefault="001644E6">
      <w:pPr>
        <w:pStyle w:val="BodyText"/>
        <w:spacing w:before="8"/>
      </w:pPr>
      <w:del w:id="2346" w:author="Hughes, Anna E" w:date="2023-08-09T15:29:00Z">
        <w:r>
          <w:rPr>
            <w:rFonts w:ascii="Trebuchet MS"/>
            <w:spacing w:val="-4"/>
            <w:sz w:val="12"/>
          </w:rPr>
          <w:delText>548</w:delText>
        </w:r>
      </w:del>
      <w:ins w:id="2347" w:author="Hughes, Anna E" w:date="2023-08-09T15:29:00Z">
        <w:r w:rsidR="001E0CFE">
          <w:rPr>
            <w:rFonts w:ascii="Trebuchet MS"/>
            <w:spacing w:val="-4"/>
            <w:sz w:val="12"/>
          </w:rPr>
          <w:t>546</w:t>
        </w:r>
      </w:ins>
      <w:r w:rsidR="001E0CFE">
        <w:rPr>
          <w:rFonts w:ascii="Trebuchet MS"/>
          <w:spacing w:val="79"/>
          <w:w w:val="150"/>
          <w:sz w:val="12"/>
        </w:rPr>
        <w:t xml:space="preserve"> </w:t>
      </w:r>
      <w:r w:rsidR="001E0CFE">
        <w:rPr>
          <w:spacing w:val="-4"/>
        </w:rPr>
        <w:t>siderable</w:t>
      </w:r>
      <w:r w:rsidR="001E0CFE">
        <w:rPr>
          <w:spacing w:val="2"/>
        </w:rPr>
        <w:t xml:space="preserve"> </w:t>
      </w:r>
      <w:r w:rsidR="001E0CFE">
        <w:rPr>
          <w:spacing w:val="-4"/>
        </w:rPr>
        <w:t>variation</w:t>
      </w:r>
      <w:r w:rsidR="001E0CFE">
        <w:rPr>
          <w:spacing w:val="2"/>
        </w:rPr>
        <w:t xml:space="preserve"> </w:t>
      </w:r>
      <w:r w:rsidR="001E0CFE">
        <w:rPr>
          <w:spacing w:val="-4"/>
        </w:rPr>
        <w:t>between</w:t>
      </w:r>
      <w:r w:rsidR="001E0CFE">
        <w:rPr>
          <w:spacing w:val="2"/>
        </w:rPr>
        <w:t xml:space="preserve"> </w:t>
      </w:r>
      <w:r w:rsidR="001E0CFE">
        <w:rPr>
          <w:spacing w:val="-4"/>
        </w:rPr>
        <w:t>observers</w:t>
      </w:r>
      <w:r w:rsidR="001E0CFE">
        <w:rPr>
          <w:spacing w:val="1"/>
        </w:rPr>
        <w:t xml:space="preserve"> </w:t>
      </w:r>
      <w:r w:rsidR="001E0CFE">
        <w:rPr>
          <w:spacing w:val="-4"/>
        </w:rPr>
        <w:t>-</w:t>
      </w:r>
      <w:r w:rsidR="001E0CFE">
        <w:rPr>
          <w:spacing w:val="2"/>
        </w:rPr>
        <w:t xml:space="preserve"> </w:t>
      </w:r>
      <w:r w:rsidR="001E0CFE">
        <w:rPr>
          <w:spacing w:val="-4"/>
        </w:rPr>
        <w:t>in</w:t>
      </w:r>
      <w:r w:rsidR="001E0CFE">
        <w:rPr>
          <w:spacing w:val="2"/>
        </w:rPr>
        <w:t xml:space="preserve"> </w:t>
      </w:r>
      <w:r w:rsidR="001E0CFE">
        <w:rPr>
          <w:spacing w:val="-4"/>
        </w:rPr>
        <w:t>fact,</w:t>
      </w:r>
      <w:r w:rsidR="001E0CFE">
        <w:rPr>
          <w:spacing w:val="5"/>
        </w:rPr>
        <w:t xml:space="preserve"> </w:t>
      </w:r>
      <w:r w:rsidR="001E0CFE">
        <w:rPr>
          <w:spacing w:val="-4"/>
        </w:rPr>
        <w:t>the</w:t>
      </w:r>
      <w:r w:rsidR="001E0CFE">
        <w:rPr>
          <w:spacing w:val="2"/>
        </w:rPr>
        <w:t xml:space="preserve"> </w:t>
      </w:r>
      <w:r w:rsidR="001E0CFE">
        <w:rPr>
          <w:spacing w:val="-4"/>
        </w:rPr>
        <w:t>variation</w:t>
      </w:r>
      <w:r w:rsidR="001E0CFE">
        <w:rPr>
          <w:spacing w:val="2"/>
        </w:rPr>
        <w:t xml:space="preserve"> </w:t>
      </w:r>
      <w:r w:rsidR="001E0CFE">
        <w:rPr>
          <w:spacing w:val="-4"/>
        </w:rPr>
        <w:t>from</w:t>
      </w:r>
      <w:r w:rsidR="001E0CFE">
        <w:rPr>
          <w:spacing w:val="1"/>
        </w:rPr>
        <w:t xml:space="preserve"> </w:t>
      </w:r>
      <w:r w:rsidR="001E0CFE">
        <w:rPr>
          <w:spacing w:val="-4"/>
        </w:rPr>
        <w:t>one</w:t>
      </w:r>
      <w:r w:rsidR="001E0CFE">
        <w:rPr>
          <w:spacing w:val="2"/>
        </w:rPr>
        <w:t xml:space="preserve"> </w:t>
      </w:r>
      <w:r w:rsidR="001E0CFE">
        <w:rPr>
          <w:spacing w:val="-4"/>
        </w:rPr>
        <w:t>observer</w:t>
      </w:r>
    </w:p>
    <w:p w14:paraId="32B6DF68" w14:textId="7CF26B6E" w:rsidR="00470D98" w:rsidRDefault="001644E6">
      <w:pPr>
        <w:pStyle w:val="BodyText"/>
      </w:pPr>
      <w:del w:id="2348" w:author="Hughes, Anna E" w:date="2023-08-09T15:29:00Z">
        <w:r>
          <w:rPr>
            <w:rFonts w:ascii="Trebuchet MS"/>
            <w:spacing w:val="-4"/>
            <w:sz w:val="12"/>
          </w:rPr>
          <w:delText>549</w:delText>
        </w:r>
      </w:del>
      <w:ins w:id="2349" w:author="Hughes, Anna E" w:date="2023-08-09T15:29:00Z">
        <w:r w:rsidR="001E0CFE">
          <w:rPr>
            <w:rFonts w:ascii="Trebuchet MS"/>
            <w:spacing w:val="-4"/>
            <w:sz w:val="12"/>
          </w:rPr>
          <w:t>547</w:t>
        </w:r>
      </w:ins>
      <w:r w:rsidR="001E0CFE">
        <w:rPr>
          <w:rFonts w:ascii="Trebuchet MS"/>
          <w:spacing w:val="31"/>
          <w:sz w:val="12"/>
        </w:rPr>
        <w:t xml:space="preserve">  </w:t>
      </w:r>
      <w:r w:rsidR="001E0CFE">
        <w:rPr>
          <w:spacing w:val="-4"/>
        </w:rPr>
        <w:t>to</w:t>
      </w:r>
      <w:r w:rsidR="001E0CFE">
        <w:rPr>
          <w:spacing w:val="1"/>
        </w:rPr>
        <w:t xml:space="preserve"> </w:t>
      </w:r>
      <w:r w:rsidR="001E0CFE">
        <w:rPr>
          <w:spacing w:val="-4"/>
        </w:rPr>
        <w:t>the</w:t>
      </w:r>
      <w:r w:rsidR="001E0CFE">
        <w:rPr>
          <w:spacing w:val="1"/>
        </w:rPr>
        <w:t xml:space="preserve"> </w:t>
      </w:r>
      <w:r w:rsidR="001E0CFE">
        <w:rPr>
          <w:spacing w:val="-4"/>
        </w:rPr>
        <w:t>next</w:t>
      </w:r>
      <w:r w:rsidR="001E0CFE">
        <w:rPr>
          <w:spacing w:val="1"/>
        </w:rPr>
        <w:t xml:space="preserve"> </w:t>
      </w:r>
      <w:r w:rsidR="001E0CFE">
        <w:rPr>
          <w:spacing w:val="-4"/>
        </w:rPr>
        <w:t>is</w:t>
      </w:r>
      <w:r w:rsidR="001E0CFE">
        <w:t xml:space="preserve"> </w:t>
      </w:r>
      <w:r w:rsidR="001E0CFE">
        <w:rPr>
          <w:spacing w:val="-4"/>
        </w:rPr>
        <w:t>often</w:t>
      </w:r>
      <w:r w:rsidR="001E0CFE">
        <w:rPr>
          <w:spacing w:val="2"/>
        </w:rPr>
        <w:t xml:space="preserve"> </w:t>
      </w:r>
      <w:r w:rsidR="001E0CFE">
        <w:rPr>
          <w:spacing w:val="-4"/>
        </w:rPr>
        <w:t>larger</w:t>
      </w:r>
      <w:r w:rsidR="001E0CFE">
        <w:t xml:space="preserve"> </w:t>
      </w:r>
      <w:r w:rsidR="001E0CFE">
        <w:rPr>
          <w:spacing w:val="-4"/>
        </w:rPr>
        <w:t>than</w:t>
      </w:r>
      <w:r w:rsidR="001E0CFE">
        <w:rPr>
          <w:spacing w:val="1"/>
        </w:rPr>
        <w:t xml:space="preserve"> </w:t>
      </w:r>
      <w:r w:rsidR="001E0CFE">
        <w:rPr>
          <w:spacing w:val="-4"/>
        </w:rPr>
        <w:t>the</w:t>
      </w:r>
      <w:r w:rsidR="001E0CFE">
        <w:rPr>
          <w:spacing w:val="2"/>
        </w:rPr>
        <w:t xml:space="preserve"> </w:t>
      </w:r>
      <w:r w:rsidR="001E0CFE">
        <w:rPr>
          <w:spacing w:val="-4"/>
        </w:rPr>
        <w:t>variation</w:t>
      </w:r>
      <w:r w:rsidR="001E0CFE">
        <w:t xml:space="preserve"> </w:t>
      </w:r>
      <w:r w:rsidR="001E0CFE">
        <w:rPr>
          <w:spacing w:val="-4"/>
        </w:rPr>
        <w:t>across</w:t>
      </w:r>
      <w:r w:rsidR="001E0CFE">
        <w:rPr>
          <w:spacing w:val="1"/>
        </w:rPr>
        <w:t xml:space="preserve"> </w:t>
      </w:r>
      <w:r w:rsidR="001E0CFE">
        <w:rPr>
          <w:spacing w:val="-4"/>
        </w:rPr>
        <w:t>features.</w:t>
      </w:r>
      <w:r w:rsidR="001E0CFE">
        <w:rPr>
          <w:spacing w:val="39"/>
        </w:rPr>
        <w:t xml:space="preserve"> </w:t>
      </w:r>
      <w:r w:rsidR="001E0CFE">
        <w:rPr>
          <w:spacing w:val="-4"/>
        </w:rPr>
        <w:t>To</w:t>
      </w:r>
      <w:r w:rsidR="001E0CFE">
        <w:rPr>
          <w:spacing w:val="2"/>
        </w:rPr>
        <w:t xml:space="preserve"> </w:t>
      </w:r>
      <w:r w:rsidR="001E0CFE">
        <w:rPr>
          <w:spacing w:val="-4"/>
        </w:rPr>
        <w:t>investigate</w:t>
      </w:r>
      <w:r w:rsidR="001E0CFE">
        <w:t xml:space="preserve"> </w:t>
      </w:r>
      <w:r w:rsidR="001E0CFE">
        <w:rPr>
          <w:spacing w:val="-4"/>
        </w:rPr>
        <w:t>this</w:t>
      </w:r>
    </w:p>
    <w:p w14:paraId="2CA55D44" w14:textId="7B10613B" w:rsidR="00470D98" w:rsidRDefault="001644E6">
      <w:pPr>
        <w:pStyle w:val="BodyText"/>
        <w:spacing w:before="8"/>
      </w:pPr>
      <w:del w:id="2350" w:author="Hughes, Anna E" w:date="2023-08-09T15:29:00Z">
        <w:r>
          <w:rPr>
            <w:rFonts w:ascii="Trebuchet MS"/>
            <w:w w:val="90"/>
            <w:sz w:val="12"/>
          </w:rPr>
          <w:delText>550</w:delText>
        </w:r>
      </w:del>
      <w:ins w:id="2351" w:author="Hughes, Anna E" w:date="2023-08-09T15:29:00Z">
        <w:r w:rsidR="001E0CFE">
          <w:rPr>
            <w:rFonts w:ascii="Trebuchet MS"/>
            <w:w w:val="90"/>
            <w:sz w:val="12"/>
          </w:rPr>
          <w:t>548</w:t>
        </w:r>
      </w:ins>
      <w:r w:rsidR="001E0CFE">
        <w:rPr>
          <w:rFonts w:ascii="Trebuchet MS"/>
          <w:spacing w:val="72"/>
          <w:sz w:val="12"/>
        </w:rPr>
        <w:t xml:space="preserve">  </w:t>
      </w:r>
      <w:r w:rsidR="001E0CFE">
        <w:rPr>
          <w:w w:val="90"/>
        </w:rPr>
        <w:t>further</w:t>
      </w:r>
      <w:r w:rsidR="001E0CFE">
        <w:rPr>
          <w:spacing w:val="8"/>
        </w:rPr>
        <w:t xml:space="preserve"> </w:t>
      </w:r>
      <w:r w:rsidR="001E0CFE">
        <w:rPr>
          <w:w w:val="90"/>
        </w:rPr>
        <w:t>we</w:t>
      </w:r>
      <w:r w:rsidR="001E0CFE">
        <w:rPr>
          <w:spacing w:val="8"/>
        </w:rPr>
        <w:t xml:space="preserve"> </w:t>
      </w:r>
      <w:r w:rsidR="001E0CFE">
        <w:rPr>
          <w:w w:val="90"/>
        </w:rPr>
        <w:t>calculated</w:t>
      </w:r>
      <w:r w:rsidR="001E0CFE">
        <w:rPr>
          <w:spacing w:val="8"/>
        </w:rPr>
        <w:t xml:space="preserve"> </w:t>
      </w:r>
      <w:r w:rsidR="001E0CFE">
        <w:rPr>
          <w:w w:val="90"/>
        </w:rPr>
        <w:t>the</w:t>
      </w:r>
      <w:r w:rsidR="001E0CFE">
        <w:rPr>
          <w:spacing w:val="8"/>
        </w:rPr>
        <w:t xml:space="preserve"> </w:t>
      </w:r>
      <w:r w:rsidR="001E0CFE">
        <w:rPr>
          <w:w w:val="90"/>
        </w:rPr>
        <w:t>correlations</w:t>
      </w:r>
      <w:r w:rsidR="001E0CFE">
        <w:rPr>
          <w:spacing w:val="8"/>
        </w:rPr>
        <w:t xml:space="preserve"> </w:t>
      </w:r>
      <w:r w:rsidR="001E0CFE">
        <w:rPr>
          <w:w w:val="90"/>
        </w:rPr>
        <w:t>between</w:t>
      </w:r>
      <w:r w:rsidR="001E0CFE">
        <w:rPr>
          <w:spacing w:val="8"/>
        </w:rPr>
        <w:t xml:space="preserve"> </w:t>
      </w:r>
      <w:r w:rsidR="001E0CFE">
        <w:rPr>
          <w:w w:val="90"/>
        </w:rPr>
        <w:t>each</w:t>
      </w:r>
      <w:r w:rsidR="001E0CFE">
        <w:rPr>
          <w:spacing w:val="8"/>
        </w:rPr>
        <w:t xml:space="preserve"> </w:t>
      </w:r>
      <w:r w:rsidR="001E0CFE">
        <w:rPr>
          <w:w w:val="90"/>
        </w:rPr>
        <w:t>of</w:t>
      </w:r>
      <w:r w:rsidR="001E0CFE">
        <w:rPr>
          <w:spacing w:val="9"/>
        </w:rPr>
        <w:t xml:space="preserve"> </w:t>
      </w:r>
      <w:r w:rsidR="001E0CFE">
        <w:rPr>
          <w:w w:val="90"/>
        </w:rPr>
        <w:t>the</w:t>
      </w:r>
      <w:r w:rsidR="001E0CFE">
        <w:rPr>
          <w:spacing w:val="8"/>
        </w:rPr>
        <w:t xml:space="preserve"> </w:t>
      </w:r>
      <w:r w:rsidR="001E0CFE">
        <w:rPr>
          <w:w w:val="90"/>
        </w:rPr>
        <w:t>features,</w:t>
      </w:r>
      <w:r w:rsidR="001E0CFE">
        <w:rPr>
          <w:spacing w:val="9"/>
        </w:rPr>
        <w:t xml:space="preserve"> </w:t>
      </w:r>
      <w:r w:rsidR="001E0CFE">
        <w:rPr>
          <w:w w:val="90"/>
        </w:rPr>
        <w:t>by</w:t>
      </w:r>
      <w:r w:rsidR="001E0CFE">
        <w:rPr>
          <w:spacing w:val="8"/>
        </w:rPr>
        <w:t xml:space="preserve"> </w:t>
      </w:r>
      <w:r w:rsidR="001E0CFE">
        <w:rPr>
          <w:spacing w:val="-2"/>
          <w:w w:val="90"/>
        </w:rPr>
        <w:t>calculating</w:t>
      </w:r>
    </w:p>
    <w:p w14:paraId="5EF7D44A" w14:textId="3E6F0174" w:rsidR="00470D98" w:rsidRDefault="001644E6">
      <w:pPr>
        <w:pStyle w:val="BodyText"/>
      </w:pPr>
      <w:del w:id="2352" w:author="Hughes, Anna E" w:date="2023-08-09T15:29:00Z">
        <w:r>
          <w:rPr>
            <w:rFonts w:ascii="Trebuchet MS" w:hAnsi="Trebuchet MS"/>
            <w:spacing w:val="-8"/>
            <w:sz w:val="12"/>
          </w:rPr>
          <w:delText>551</w:delText>
        </w:r>
      </w:del>
      <w:ins w:id="2353" w:author="Hughes, Anna E" w:date="2023-08-09T15:29:00Z">
        <w:r w:rsidR="001E0CFE">
          <w:rPr>
            <w:rFonts w:ascii="Trebuchet MS" w:hAnsi="Trebuchet MS"/>
            <w:spacing w:val="-8"/>
            <w:sz w:val="12"/>
          </w:rPr>
          <w:t>549</w:t>
        </w:r>
      </w:ins>
      <w:r w:rsidR="001E0CFE">
        <w:rPr>
          <w:rFonts w:ascii="Trebuchet MS" w:hAnsi="Trebuchet MS"/>
          <w:spacing w:val="57"/>
          <w:sz w:val="12"/>
        </w:rPr>
        <w:t xml:space="preserve">  </w:t>
      </w:r>
      <w:r w:rsidR="001E0CFE">
        <w:rPr>
          <w:spacing w:val="-8"/>
        </w:rPr>
        <w:t>Pearson’s</w:t>
      </w:r>
      <w:r w:rsidR="001E0CFE">
        <w:rPr>
          <w:spacing w:val="-4"/>
        </w:rPr>
        <w:t xml:space="preserve"> </w:t>
      </w:r>
      <w:r w:rsidR="001E0CFE">
        <w:rPr>
          <w:rFonts w:ascii="Times New Roman" w:hAnsi="Times New Roman"/>
          <w:i/>
          <w:spacing w:val="-8"/>
        </w:rPr>
        <w:t>r</w:t>
      </w:r>
      <w:r w:rsidR="001E0CFE">
        <w:rPr>
          <w:rFonts w:ascii="Times New Roman" w:hAnsi="Times New Roman"/>
          <w:i/>
          <w:spacing w:val="-5"/>
        </w:rPr>
        <w:t xml:space="preserve"> </w:t>
      </w:r>
      <w:r w:rsidR="001E0CFE">
        <w:rPr>
          <w:spacing w:val="-8"/>
        </w:rPr>
        <w:t>for</w:t>
      </w:r>
      <w:r w:rsidR="001E0CFE">
        <w:rPr>
          <w:spacing w:val="-4"/>
        </w:rPr>
        <w:t xml:space="preserve"> </w:t>
      </w:r>
      <w:r w:rsidR="001E0CFE">
        <w:rPr>
          <w:spacing w:val="-8"/>
        </w:rPr>
        <w:t>each</w:t>
      </w:r>
      <w:r w:rsidR="001E0CFE">
        <w:rPr>
          <w:spacing w:val="-3"/>
        </w:rPr>
        <w:t xml:space="preserve"> </w:t>
      </w:r>
      <w:r w:rsidR="001E0CFE">
        <w:rPr>
          <w:spacing w:val="-8"/>
        </w:rPr>
        <w:t>sample</w:t>
      </w:r>
      <w:r w:rsidR="001E0CFE">
        <w:rPr>
          <w:spacing w:val="-3"/>
        </w:rPr>
        <w:t xml:space="preserve"> </w:t>
      </w:r>
      <w:r w:rsidR="001E0CFE">
        <w:rPr>
          <w:spacing w:val="-8"/>
        </w:rPr>
        <w:t>from</w:t>
      </w:r>
      <w:r w:rsidR="001E0CFE">
        <w:rPr>
          <w:spacing w:val="-4"/>
        </w:rPr>
        <w:t xml:space="preserve"> </w:t>
      </w:r>
      <w:r w:rsidR="001E0CFE">
        <w:rPr>
          <w:spacing w:val="-8"/>
        </w:rPr>
        <w:t>our</w:t>
      </w:r>
      <w:r w:rsidR="001E0CFE">
        <w:rPr>
          <w:spacing w:val="-4"/>
        </w:rPr>
        <w:t xml:space="preserve"> </w:t>
      </w:r>
      <w:r w:rsidR="001E0CFE">
        <w:rPr>
          <w:spacing w:val="-8"/>
        </w:rPr>
        <w:t>posterior,</w:t>
      </w:r>
      <w:r w:rsidR="001E0CFE">
        <w:rPr>
          <w:spacing w:val="-2"/>
        </w:rPr>
        <w:t xml:space="preserve"> </w:t>
      </w:r>
      <w:r w:rsidR="001E0CFE">
        <w:rPr>
          <w:spacing w:val="-8"/>
        </w:rPr>
        <w:t>which</w:t>
      </w:r>
      <w:r w:rsidR="001E0CFE">
        <w:rPr>
          <w:spacing w:val="-4"/>
        </w:rPr>
        <w:t xml:space="preserve"> </w:t>
      </w:r>
      <w:r w:rsidR="001E0CFE">
        <w:rPr>
          <w:spacing w:val="-8"/>
        </w:rPr>
        <w:t>gives</w:t>
      </w:r>
      <w:r w:rsidR="001E0CFE">
        <w:rPr>
          <w:spacing w:val="-4"/>
        </w:rPr>
        <w:t xml:space="preserve"> </w:t>
      </w:r>
      <w:r w:rsidR="001E0CFE">
        <w:rPr>
          <w:spacing w:val="-8"/>
        </w:rPr>
        <w:t>us</w:t>
      </w:r>
      <w:r w:rsidR="001E0CFE">
        <w:rPr>
          <w:spacing w:val="-3"/>
        </w:rPr>
        <w:t xml:space="preserve"> </w:t>
      </w:r>
      <w:r w:rsidR="001E0CFE">
        <w:rPr>
          <w:spacing w:val="-8"/>
        </w:rPr>
        <w:t>a</w:t>
      </w:r>
      <w:r w:rsidR="001E0CFE">
        <w:rPr>
          <w:spacing w:val="-4"/>
        </w:rPr>
        <w:t xml:space="preserve"> </w:t>
      </w:r>
      <w:r w:rsidR="001E0CFE">
        <w:rPr>
          <w:spacing w:val="-8"/>
        </w:rPr>
        <w:t>full</w:t>
      </w:r>
      <w:r w:rsidR="001E0CFE">
        <w:rPr>
          <w:spacing w:val="-4"/>
        </w:rPr>
        <w:t xml:space="preserve"> </w:t>
      </w:r>
      <w:r w:rsidR="001E0CFE">
        <w:rPr>
          <w:spacing w:val="-8"/>
        </w:rPr>
        <w:t>posterior</w:t>
      </w:r>
      <w:r w:rsidR="001E0CFE">
        <w:rPr>
          <w:spacing w:val="-4"/>
        </w:rPr>
        <w:t xml:space="preserve"> </w:t>
      </w:r>
      <w:r w:rsidR="001E0CFE">
        <w:rPr>
          <w:spacing w:val="-8"/>
        </w:rPr>
        <w:t>dis-</w:t>
      </w:r>
    </w:p>
    <w:p w14:paraId="64980BDF" w14:textId="4397A412" w:rsidR="00470D98" w:rsidRDefault="001644E6">
      <w:pPr>
        <w:pStyle w:val="BodyText"/>
        <w:spacing w:before="8" w:line="247" w:lineRule="exact"/>
        <w:rPr>
          <w:rFonts w:ascii="Times New Roman"/>
          <w:i/>
        </w:rPr>
      </w:pPr>
      <w:del w:id="2354" w:author="Hughes, Anna E" w:date="2023-08-09T15:29:00Z">
        <w:r>
          <w:rPr>
            <w:rFonts w:ascii="Trebuchet MS"/>
            <w:spacing w:val="-8"/>
            <w:sz w:val="12"/>
          </w:rPr>
          <w:delText>552</w:delText>
        </w:r>
      </w:del>
      <w:ins w:id="2355" w:author="Hughes, Anna E" w:date="2023-08-09T15:29:00Z">
        <w:r w:rsidR="001E0CFE">
          <w:rPr>
            <w:rFonts w:ascii="Trebuchet MS"/>
            <w:spacing w:val="-8"/>
            <w:sz w:val="12"/>
          </w:rPr>
          <w:t>550</w:t>
        </w:r>
      </w:ins>
      <w:r w:rsidR="001E0CFE">
        <w:rPr>
          <w:rFonts w:ascii="Trebuchet MS"/>
          <w:spacing w:val="54"/>
          <w:sz w:val="12"/>
        </w:rPr>
        <w:t xml:space="preserve">  </w:t>
      </w:r>
      <w:r w:rsidR="001E0CFE">
        <w:rPr>
          <w:spacing w:val="-8"/>
        </w:rPr>
        <w:t>tribution</w:t>
      </w:r>
      <w:r w:rsidR="001E0CFE">
        <w:rPr>
          <w:spacing w:val="-4"/>
        </w:rPr>
        <w:t xml:space="preserve"> </w:t>
      </w:r>
      <w:r w:rsidR="001E0CFE">
        <w:rPr>
          <w:spacing w:val="-8"/>
        </w:rPr>
        <w:t>for</w:t>
      </w:r>
      <w:r w:rsidR="001E0CFE">
        <w:rPr>
          <w:spacing w:val="-4"/>
        </w:rPr>
        <w:t xml:space="preserve"> </w:t>
      </w:r>
      <w:r w:rsidR="001E0CFE">
        <w:rPr>
          <w:spacing w:val="-8"/>
        </w:rPr>
        <w:t>the</w:t>
      </w:r>
      <w:r w:rsidR="001E0CFE">
        <w:rPr>
          <w:spacing w:val="-5"/>
        </w:rPr>
        <w:t xml:space="preserve"> </w:t>
      </w:r>
      <w:r w:rsidR="001E0CFE">
        <w:rPr>
          <w:spacing w:val="-8"/>
        </w:rPr>
        <w:t>correlations.</w:t>
      </w:r>
      <w:r w:rsidR="001E0CFE">
        <w:rPr>
          <w:spacing w:val="13"/>
        </w:rPr>
        <w:t xml:space="preserve"> </w:t>
      </w:r>
      <w:r w:rsidR="001E0CFE">
        <w:rPr>
          <w:spacing w:val="-8"/>
        </w:rPr>
        <w:t>We</w:t>
      </w:r>
      <w:r w:rsidR="001E0CFE">
        <w:rPr>
          <w:spacing w:val="-4"/>
        </w:rPr>
        <w:t xml:space="preserve"> </w:t>
      </w:r>
      <w:r w:rsidR="001E0CFE">
        <w:rPr>
          <w:spacing w:val="-8"/>
        </w:rPr>
        <w:t>can</w:t>
      </w:r>
      <w:r w:rsidR="001E0CFE">
        <w:rPr>
          <w:spacing w:val="-5"/>
        </w:rPr>
        <w:t xml:space="preserve"> </w:t>
      </w:r>
      <w:r w:rsidR="001E0CFE">
        <w:rPr>
          <w:spacing w:val="-8"/>
        </w:rPr>
        <w:t>see</w:t>
      </w:r>
      <w:r w:rsidR="001E0CFE">
        <w:rPr>
          <w:spacing w:val="-4"/>
        </w:rPr>
        <w:t xml:space="preserve"> </w:t>
      </w:r>
      <w:r w:rsidR="001E0CFE">
        <w:rPr>
          <w:spacing w:val="-8"/>
        </w:rPr>
        <w:t>in</w:t>
      </w:r>
      <w:r w:rsidR="001E0CFE">
        <w:rPr>
          <w:spacing w:val="-5"/>
        </w:rPr>
        <w:t xml:space="preserve"> </w:t>
      </w:r>
      <w:r w:rsidR="001E0CFE">
        <w:rPr>
          <w:spacing w:val="-8"/>
        </w:rPr>
        <w:t>Figure</w:t>
      </w:r>
      <w:r w:rsidR="001E0CFE">
        <w:rPr>
          <w:spacing w:val="-4"/>
        </w:rPr>
        <w:t xml:space="preserve"> </w:t>
      </w:r>
      <w:hyperlink w:anchor="_bookmark19" w:history="1">
        <w:r w:rsidR="001E0CFE">
          <w:rPr>
            <w:spacing w:val="-8"/>
          </w:rPr>
          <w:t>5</w:t>
        </w:r>
      </w:hyperlink>
      <w:r w:rsidR="001E0CFE">
        <w:rPr>
          <w:spacing w:val="-5"/>
        </w:rPr>
        <w:t xml:space="preserve"> </w:t>
      </w:r>
      <w:r w:rsidR="001E0CFE">
        <w:rPr>
          <w:spacing w:val="-8"/>
        </w:rPr>
        <w:t>(</w:t>
      </w:r>
      <w:r w:rsidR="001E0CFE">
        <w:rPr>
          <w:rFonts w:ascii="Times New Roman"/>
          <w:i/>
          <w:spacing w:val="-8"/>
        </w:rPr>
        <w:t>right</w:t>
      </w:r>
      <w:r w:rsidR="001E0CFE">
        <w:rPr>
          <w:spacing w:val="-8"/>
        </w:rPr>
        <w:t>)</w:t>
      </w:r>
      <w:r w:rsidR="001E0CFE">
        <w:rPr>
          <w:spacing w:val="-4"/>
        </w:rPr>
        <w:t xml:space="preserve"> </w:t>
      </w:r>
      <w:r w:rsidR="001E0CFE">
        <w:rPr>
          <w:spacing w:val="-8"/>
        </w:rPr>
        <w:t>that</w:t>
      </w:r>
      <w:r w:rsidR="001E0CFE">
        <w:rPr>
          <w:spacing w:val="-5"/>
        </w:rPr>
        <w:t xml:space="preserve"> </w:t>
      </w:r>
      <w:r w:rsidR="001E0CFE">
        <w:rPr>
          <w:spacing w:val="-8"/>
        </w:rPr>
        <w:t>while</w:t>
      </w:r>
      <w:r w:rsidR="001E0CFE">
        <w:rPr>
          <w:spacing w:val="-4"/>
        </w:rPr>
        <w:t xml:space="preserve"> </w:t>
      </w:r>
      <w:r w:rsidR="001E0CFE">
        <w:rPr>
          <w:spacing w:val="-8"/>
        </w:rPr>
        <w:t>both</w:t>
      </w:r>
      <w:r w:rsidR="001E0CFE">
        <w:rPr>
          <w:spacing w:val="-5"/>
        </w:rPr>
        <w:t xml:space="preserve"> </w:t>
      </w:r>
      <w:r w:rsidR="001E0CFE">
        <w:rPr>
          <w:spacing w:val="-8"/>
        </w:rPr>
        <w:t>the</w:t>
      </w:r>
      <w:r w:rsidR="001E0CFE">
        <w:rPr>
          <w:spacing w:val="-4"/>
        </w:rPr>
        <w:t xml:space="preserve"> </w:t>
      </w:r>
      <w:r w:rsidR="001E0CFE">
        <w:rPr>
          <w:rFonts w:ascii="Times New Roman"/>
          <w:i/>
          <w:spacing w:val="-8"/>
        </w:rPr>
        <w:t>D</w:t>
      </w:r>
      <w:r w:rsidR="001E0CFE">
        <w:rPr>
          <w:rFonts w:ascii="Times New Roman"/>
          <w:i/>
          <w:spacing w:val="-8"/>
          <w:vertAlign w:val="subscript"/>
        </w:rPr>
        <w:t>c</w:t>
      </w:r>
    </w:p>
    <w:p w14:paraId="380C66EB" w14:textId="2B7E13B7" w:rsidR="00470D98" w:rsidRDefault="001644E6">
      <w:pPr>
        <w:pStyle w:val="BodyText"/>
        <w:spacing w:before="0" w:line="351" w:lineRule="exact"/>
      </w:pPr>
      <w:del w:id="2356" w:author="Hughes, Anna E" w:date="2023-08-09T15:29:00Z">
        <w:r>
          <w:rPr>
            <w:rFonts w:ascii="Trebuchet MS" w:hAnsi="Trebuchet MS"/>
            <w:w w:val="90"/>
            <w:sz w:val="12"/>
          </w:rPr>
          <w:delText>553</w:delText>
        </w:r>
      </w:del>
      <w:ins w:id="2357" w:author="Hughes, Anna E" w:date="2023-08-09T15:29:00Z">
        <w:r w:rsidR="001E0CFE">
          <w:rPr>
            <w:rFonts w:ascii="Trebuchet MS" w:hAnsi="Trebuchet MS"/>
            <w:w w:val="90"/>
            <w:sz w:val="12"/>
          </w:rPr>
          <w:t>551</w:t>
        </w:r>
      </w:ins>
      <w:r w:rsidR="001E0CFE">
        <w:rPr>
          <w:rFonts w:ascii="Trebuchet MS" w:hAnsi="Trebuchet MS"/>
          <w:spacing w:val="69"/>
          <w:sz w:val="12"/>
        </w:rPr>
        <w:t xml:space="preserve">  </w:t>
      </w:r>
      <w:r w:rsidR="001E0CFE">
        <w:rPr>
          <w:w w:val="90"/>
        </w:rPr>
        <w:t>and</w:t>
      </w:r>
      <w:r w:rsidR="001E0CFE">
        <w:t xml:space="preserve"> </w:t>
      </w:r>
      <w:r w:rsidR="001E0CFE">
        <w:rPr>
          <w:rFonts w:ascii="Times New Roman" w:hAnsi="Times New Roman"/>
          <w:i/>
          <w:w w:val="90"/>
        </w:rPr>
        <w:t>D</w:t>
      </w:r>
      <w:r w:rsidR="001E0CFE">
        <w:rPr>
          <w:rFonts w:ascii="Times New Roman" w:hAnsi="Times New Roman"/>
          <w:i/>
          <w:w w:val="90"/>
          <w:vertAlign w:val="subscript"/>
        </w:rPr>
        <w:t>s</w:t>
      </w:r>
      <w:r w:rsidR="001E0CFE">
        <w:rPr>
          <w:rFonts w:ascii="Times New Roman" w:hAnsi="Times New Roman"/>
          <w:i/>
          <w:spacing w:val="4"/>
        </w:rPr>
        <w:t xml:space="preserve"> </w:t>
      </w:r>
      <w:r w:rsidR="001E0CFE">
        <w:rPr>
          <w:w w:val="90"/>
        </w:rPr>
        <w:t>are</w:t>
      </w:r>
      <w:r w:rsidR="001E0CFE">
        <w:t xml:space="preserve"> </w:t>
      </w:r>
      <w:r w:rsidR="001E0CFE">
        <w:rPr>
          <w:w w:val="90"/>
        </w:rPr>
        <w:t>correlated</w:t>
      </w:r>
      <w:r w:rsidR="001E0CFE">
        <w:t xml:space="preserve"> </w:t>
      </w:r>
      <w:r w:rsidR="001E0CFE">
        <w:rPr>
          <w:w w:val="90"/>
        </w:rPr>
        <w:t>within</w:t>
      </w:r>
      <w:r w:rsidR="001E0CFE">
        <w:t xml:space="preserve"> </w:t>
      </w:r>
      <w:r w:rsidR="001E0CFE">
        <w:rPr>
          <w:w w:val="90"/>
        </w:rPr>
        <w:t>feature</w:t>
      </w:r>
      <w:r w:rsidR="001E0CFE">
        <w:t xml:space="preserve"> </w:t>
      </w:r>
      <w:r w:rsidR="001E0CFE">
        <w:rPr>
          <w:w w:val="90"/>
        </w:rPr>
        <w:t>classes</w:t>
      </w:r>
      <w:r w:rsidR="001E0CFE">
        <w:rPr>
          <w:spacing w:val="1"/>
        </w:rPr>
        <w:t xml:space="preserve"> </w:t>
      </w:r>
      <w:r w:rsidR="001E0CFE">
        <w:rPr>
          <w:w w:val="90"/>
        </w:rPr>
        <w:t>(</w:t>
      </w:r>
      <w:r w:rsidR="001E0CFE">
        <w:rPr>
          <w:rFonts w:ascii="Meiryo UI" w:hAnsi="Meiryo UI"/>
          <w:i/>
          <w:w w:val="90"/>
        </w:rPr>
        <w:t>∼</w:t>
      </w:r>
      <w:r w:rsidR="001E0CFE">
        <w:rPr>
          <w:rFonts w:ascii="Meiryo UI" w:hAnsi="Meiryo UI"/>
          <w:i/>
          <w:spacing w:val="-26"/>
          <w:w w:val="90"/>
        </w:rPr>
        <w:t xml:space="preserve"> </w:t>
      </w:r>
      <w:r w:rsidR="001E0CFE">
        <w:rPr>
          <w:w w:val="90"/>
        </w:rPr>
        <w:t>0</w:t>
      </w:r>
      <w:r w:rsidR="001E0CFE">
        <w:rPr>
          <w:rFonts w:ascii="Verdana" w:hAnsi="Verdana"/>
          <w:i/>
          <w:w w:val="90"/>
        </w:rPr>
        <w:t>.</w:t>
      </w:r>
      <w:r w:rsidR="001E0CFE">
        <w:rPr>
          <w:w w:val="90"/>
        </w:rPr>
        <w:t>75),</w:t>
      </w:r>
      <w:r w:rsidR="001E0CFE">
        <w:rPr>
          <w:spacing w:val="2"/>
        </w:rPr>
        <w:t xml:space="preserve"> </w:t>
      </w:r>
      <w:r w:rsidR="001E0CFE">
        <w:rPr>
          <w:w w:val="90"/>
        </w:rPr>
        <w:t>there</w:t>
      </w:r>
      <w:r w:rsidR="001E0CFE">
        <w:t xml:space="preserve"> </w:t>
      </w:r>
      <w:r w:rsidR="001E0CFE">
        <w:rPr>
          <w:w w:val="90"/>
        </w:rPr>
        <w:t>is</w:t>
      </w:r>
      <w:r w:rsidR="001E0CFE">
        <w:t xml:space="preserve"> </w:t>
      </w:r>
      <w:r w:rsidR="001E0CFE">
        <w:rPr>
          <w:w w:val="90"/>
        </w:rPr>
        <w:t>no</w:t>
      </w:r>
      <w:r w:rsidR="001E0CFE">
        <w:t xml:space="preserve"> </w:t>
      </w:r>
      <w:r w:rsidR="001E0CFE">
        <w:rPr>
          <w:w w:val="90"/>
        </w:rPr>
        <w:t>correlation</w:t>
      </w:r>
      <w:r w:rsidR="001E0CFE">
        <w:t xml:space="preserve"> </w:t>
      </w:r>
      <w:r w:rsidR="001E0CFE">
        <w:rPr>
          <w:w w:val="90"/>
        </w:rPr>
        <w:t>of</w:t>
      </w:r>
      <w:r w:rsidR="001E0CFE">
        <w:rPr>
          <w:spacing w:val="1"/>
        </w:rPr>
        <w:t xml:space="preserve"> </w:t>
      </w:r>
      <w:r w:rsidR="001E0CFE">
        <w:rPr>
          <w:spacing w:val="-5"/>
          <w:w w:val="90"/>
        </w:rPr>
        <w:t>any</w:t>
      </w:r>
    </w:p>
    <w:p w14:paraId="4ED51758" w14:textId="1EC730C5" w:rsidR="00470D98" w:rsidRDefault="001644E6">
      <w:pPr>
        <w:pStyle w:val="BodyText"/>
        <w:spacing w:before="0" w:line="261" w:lineRule="exact"/>
      </w:pPr>
      <w:del w:id="2358" w:author="Hughes, Anna E" w:date="2023-08-09T15:29:00Z">
        <w:r>
          <w:rPr>
            <w:rFonts w:ascii="Trebuchet MS"/>
            <w:spacing w:val="-4"/>
            <w:sz w:val="12"/>
          </w:rPr>
          <w:delText>554</w:delText>
        </w:r>
      </w:del>
      <w:ins w:id="2359" w:author="Hughes, Anna E" w:date="2023-08-09T15:29:00Z">
        <w:r w:rsidR="001E0CFE">
          <w:rPr>
            <w:rFonts w:ascii="Trebuchet MS"/>
            <w:spacing w:val="-4"/>
            <w:sz w:val="12"/>
          </w:rPr>
          <w:t>552</w:t>
        </w:r>
      </w:ins>
      <w:r w:rsidR="001E0CFE">
        <w:rPr>
          <w:rFonts w:ascii="Trebuchet MS"/>
          <w:spacing w:val="36"/>
          <w:sz w:val="12"/>
        </w:rPr>
        <w:t xml:space="preserve">  </w:t>
      </w:r>
      <w:r w:rsidR="001E0CFE">
        <w:rPr>
          <w:spacing w:val="-4"/>
        </w:rPr>
        <w:t>of</w:t>
      </w:r>
      <w:r w:rsidR="001E0CFE">
        <w:t xml:space="preserve"> </w:t>
      </w:r>
      <w:r w:rsidR="001E0CFE">
        <w:rPr>
          <w:spacing w:val="-4"/>
        </w:rPr>
        <w:t>the</w:t>
      </w:r>
      <w:r w:rsidR="001E0CFE">
        <w:rPr>
          <w:spacing w:val="-1"/>
        </w:rPr>
        <w:t xml:space="preserve"> </w:t>
      </w:r>
      <w:r w:rsidR="001E0CFE">
        <w:rPr>
          <w:spacing w:val="-4"/>
        </w:rPr>
        <w:t>colour</w:t>
      </w:r>
      <w:r w:rsidR="001E0CFE">
        <w:t xml:space="preserve"> </w:t>
      </w:r>
      <w:r w:rsidR="001E0CFE">
        <w:rPr>
          <w:spacing w:val="-4"/>
        </w:rPr>
        <w:t>features</w:t>
      </w:r>
      <w:r w:rsidR="001E0CFE">
        <w:rPr>
          <w:spacing w:val="-1"/>
        </w:rPr>
        <w:t xml:space="preserve"> </w:t>
      </w:r>
      <w:r w:rsidR="001E0CFE">
        <w:rPr>
          <w:spacing w:val="-4"/>
        </w:rPr>
        <w:t>with</w:t>
      </w:r>
      <w:r w:rsidR="001E0CFE">
        <w:t xml:space="preserve"> </w:t>
      </w:r>
      <w:r w:rsidR="001E0CFE">
        <w:rPr>
          <w:spacing w:val="-4"/>
        </w:rPr>
        <w:t>any</w:t>
      </w:r>
      <w:r w:rsidR="001E0CFE">
        <w:rPr>
          <w:spacing w:val="-1"/>
        </w:rPr>
        <w:t xml:space="preserve"> </w:t>
      </w:r>
      <w:r w:rsidR="001E0CFE">
        <w:rPr>
          <w:spacing w:val="-4"/>
        </w:rPr>
        <w:t>of</w:t>
      </w:r>
      <w:r w:rsidR="001E0CFE">
        <w:t xml:space="preserve"> </w:t>
      </w:r>
      <w:r w:rsidR="001E0CFE">
        <w:rPr>
          <w:spacing w:val="-4"/>
        </w:rPr>
        <w:t>the</w:t>
      </w:r>
      <w:r w:rsidR="001E0CFE">
        <w:t xml:space="preserve"> </w:t>
      </w:r>
      <w:r w:rsidR="001E0CFE">
        <w:rPr>
          <w:spacing w:val="-4"/>
        </w:rPr>
        <w:t>shape</w:t>
      </w:r>
      <w:r w:rsidR="001E0CFE">
        <w:rPr>
          <w:spacing w:val="-1"/>
        </w:rPr>
        <w:t xml:space="preserve"> </w:t>
      </w:r>
      <w:r w:rsidR="001E0CFE">
        <w:rPr>
          <w:spacing w:val="-4"/>
        </w:rPr>
        <w:t>features.</w:t>
      </w:r>
      <w:r w:rsidR="001E0CFE">
        <w:rPr>
          <w:spacing w:val="26"/>
        </w:rPr>
        <w:t xml:space="preserve"> </w:t>
      </w:r>
      <w:r w:rsidR="001E0CFE">
        <w:rPr>
          <w:spacing w:val="-4"/>
        </w:rPr>
        <w:t>The</w:t>
      </w:r>
      <w:r w:rsidR="001E0CFE">
        <w:t xml:space="preserve"> </w:t>
      </w:r>
      <w:r w:rsidR="001E0CFE">
        <w:rPr>
          <w:spacing w:val="-4"/>
        </w:rPr>
        <w:t>individual</w:t>
      </w:r>
      <w:r w:rsidR="001E0CFE">
        <w:rPr>
          <w:spacing w:val="-1"/>
        </w:rPr>
        <w:t xml:space="preserve"> </w:t>
      </w:r>
      <w:r w:rsidR="001E0CFE">
        <w:rPr>
          <w:spacing w:val="-4"/>
        </w:rPr>
        <w:t>differences</w:t>
      </w:r>
    </w:p>
    <w:p w14:paraId="5FED59DE" w14:textId="5AA6AE83" w:rsidR="00470D98" w:rsidRDefault="001644E6">
      <w:pPr>
        <w:spacing w:before="8"/>
        <w:ind w:left="227"/>
        <w:rPr>
          <w:sz w:val="24"/>
        </w:rPr>
      </w:pPr>
      <w:del w:id="2360" w:author="Hughes, Anna E" w:date="2023-08-09T15:29:00Z">
        <w:r>
          <w:rPr>
            <w:rFonts w:ascii="Trebuchet MS"/>
            <w:spacing w:val="-6"/>
            <w:sz w:val="12"/>
          </w:rPr>
          <w:delText>555</w:delText>
        </w:r>
      </w:del>
      <w:ins w:id="2361" w:author="Hughes, Anna E" w:date="2023-08-09T15:29:00Z">
        <w:r w:rsidR="001E0CFE">
          <w:rPr>
            <w:rFonts w:ascii="Trebuchet MS"/>
            <w:spacing w:val="-6"/>
            <w:sz w:val="12"/>
          </w:rPr>
          <w:t>553</w:t>
        </w:r>
      </w:ins>
      <w:r w:rsidR="001E0CFE">
        <w:rPr>
          <w:rFonts w:ascii="Trebuchet MS"/>
          <w:spacing w:val="44"/>
          <w:sz w:val="12"/>
        </w:rPr>
        <w:t xml:space="preserve">  </w:t>
      </w:r>
      <w:r w:rsidR="001E0CFE">
        <w:rPr>
          <w:spacing w:val="-6"/>
          <w:sz w:val="24"/>
        </w:rPr>
        <w:t>for</w:t>
      </w:r>
      <w:r w:rsidR="001E0CFE">
        <w:rPr>
          <w:spacing w:val="-4"/>
          <w:sz w:val="24"/>
        </w:rPr>
        <w:t xml:space="preserve"> </w:t>
      </w:r>
      <w:r w:rsidR="001E0CFE">
        <w:rPr>
          <w:spacing w:val="-6"/>
          <w:sz w:val="24"/>
        </w:rPr>
        <w:t xml:space="preserve">the </w:t>
      </w:r>
      <w:r w:rsidR="001E0CFE">
        <w:rPr>
          <w:rFonts w:ascii="Times New Roman"/>
          <w:i/>
          <w:spacing w:val="-6"/>
          <w:sz w:val="24"/>
        </w:rPr>
        <w:t>double-feature</w:t>
      </w:r>
      <w:r w:rsidR="001E0CFE">
        <w:rPr>
          <w:rFonts w:ascii="Times New Roman"/>
          <w:i/>
          <w:spacing w:val="-9"/>
          <w:sz w:val="24"/>
        </w:rPr>
        <w:t xml:space="preserve"> </w:t>
      </w:r>
      <w:r w:rsidR="001E0CFE">
        <w:rPr>
          <w:spacing w:val="-6"/>
          <w:sz w:val="24"/>
        </w:rPr>
        <w:t>conditions</w:t>
      </w:r>
      <w:r w:rsidR="001E0CFE">
        <w:rPr>
          <w:spacing w:val="-5"/>
          <w:sz w:val="24"/>
        </w:rPr>
        <w:t xml:space="preserve"> </w:t>
      </w:r>
      <w:r w:rsidR="001E0CFE">
        <w:rPr>
          <w:spacing w:val="-6"/>
          <w:sz w:val="24"/>
        </w:rPr>
        <w:t>are</w:t>
      </w:r>
      <w:r w:rsidR="001E0CFE">
        <w:rPr>
          <w:spacing w:val="-5"/>
          <w:sz w:val="24"/>
        </w:rPr>
        <w:t xml:space="preserve"> </w:t>
      </w:r>
      <w:r w:rsidR="001E0CFE">
        <w:rPr>
          <w:spacing w:val="-6"/>
          <w:sz w:val="24"/>
        </w:rPr>
        <w:t>much</w:t>
      </w:r>
      <w:r w:rsidR="001E0CFE">
        <w:rPr>
          <w:spacing w:val="-5"/>
          <w:sz w:val="24"/>
        </w:rPr>
        <w:t xml:space="preserve"> </w:t>
      </w:r>
      <w:r w:rsidR="001E0CFE">
        <w:rPr>
          <w:spacing w:val="-6"/>
          <w:sz w:val="24"/>
        </w:rPr>
        <w:t>less</w:t>
      </w:r>
      <w:r w:rsidR="001E0CFE">
        <w:rPr>
          <w:spacing w:val="-5"/>
          <w:sz w:val="24"/>
        </w:rPr>
        <w:t xml:space="preserve"> </w:t>
      </w:r>
      <w:r w:rsidR="001E0CFE">
        <w:rPr>
          <w:spacing w:val="-6"/>
          <w:sz w:val="24"/>
        </w:rPr>
        <w:t>pronounced -</w:t>
      </w:r>
      <w:r w:rsidR="001E0CFE">
        <w:rPr>
          <w:spacing w:val="-4"/>
          <w:sz w:val="24"/>
        </w:rPr>
        <w:t xml:space="preserve"> </w:t>
      </w:r>
      <w:r w:rsidR="001E0CFE">
        <w:rPr>
          <w:spacing w:val="-6"/>
          <w:sz w:val="24"/>
        </w:rPr>
        <w:t>these conditions</w:t>
      </w:r>
      <w:r w:rsidR="001E0CFE">
        <w:rPr>
          <w:spacing w:val="-5"/>
          <w:sz w:val="24"/>
        </w:rPr>
        <w:t xml:space="preserve"> </w:t>
      </w:r>
      <w:r w:rsidR="001E0CFE">
        <w:rPr>
          <w:spacing w:val="-6"/>
          <w:sz w:val="24"/>
        </w:rPr>
        <w:t>are</w:t>
      </w:r>
    </w:p>
    <w:p w14:paraId="2F9D7DC1" w14:textId="4781B33A" w:rsidR="00470D98" w:rsidRDefault="001644E6">
      <w:pPr>
        <w:pStyle w:val="BodyText"/>
      </w:pPr>
      <w:del w:id="2362" w:author="Hughes, Anna E" w:date="2023-08-09T15:29:00Z">
        <w:r>
          <w:rPr>
            <w:rFonts w:ascii="Trebuchet MS"/>
            <w:spacing w:val="-4"/>
            <w:sz w:val="12"/>
          </w:rPr>
          <w:delText>556</w:delText>
        </w:r>
      </w:del>
      <w:ins w:id="2363" w:author="Hughes, Anna E" w:date="2023-08-09T15:29:00Z">
        <w:r w:rsidR="001E0CFE">
          <w:rPr>
            <w:rFonts w:ascii="Trebuchet MS"/>
            <w:spacing w:val="-4"/>
            <w:sz w:val="12"/>
          </w:rPr>
          <w:t>554</w:t>
        </w:r>
      </w:ins>
      <w:r w:rsidR="001E0CFE">
        <w:rPr>
          <w:rFonts w:ascii="Trebuchet MS"/>
          <w:spacing w:val="34"/>
          <w:sz w:val="12"/>
        </w:rPr>
        <w:t xml:space="preserve">  </w:t>
      </w:r>
      <w:r w:rsidR="001E0CFE">
        <w:rPr>
          <w:spacing w:val="-4"/>
        </w:rPr>
        <w:t>easy</w:t>
      </w:r>
      <w:r w:rsidR="001E0CFE">
        <w:rPr>
          <w:spacing w:val="-1"/>
        </w:rPr>
        <w:t xml:space="preserve"> </w:t>
      </w:r>
      <w:r w:rsidR="001E0CFE">
        <w:rPr>
          <w:spacing w:val="-4"/>
        </w:rPr>
        <w:t>and</w:t>
      </w:r>
      <w:r w:rsidR="001E0CFE">
        <w:rPr>
          <w:spacing w:val="-1"/>
        </w:rPr>
        <w:t xml:space="preserve"> </w:t>
      </w:r>
      <w:r w:rsidR="001E0CFE">
        <w:rPr>
          <w:spacing w:val="-4"/>
        </w:rPr>
        <w:t>the</w:t>
      </w:r>
      <w:r w:rsidR="001E0CFE">
        <w:rPr>
          <w:spacing w:val="-1"/>
        </w:rPr>
        <w:t xml:space="preserve"> </w:t>
      </w:r>
      <w:r w:rsidR="001E0CFE">
        <w:rPr>
          <w:spacing w:val="-4"/>
        </w:rPr>
        <w:t>search</w:t>
      </w:r>
      <w:r w:rsidR="001E0CFE">
        <w:rPr>
          <w:spacing w:val="-1"/>
        </w:rPr>
        <w:t xml:space="preserve"> </w:t>
      </w:r>
      <w:r w:rsidR="001E0CFE">
        <w:rPr>
          <w:spacing w:val="-4"/>
        </w:rPr>
        <w:t>slopes</w:t>
      </w:r>
      <w:r w:rsidR="001E0CFE">
        <w:rPr>
          <w:spacing w:val="-1"/>
        </w:rPr>
        <w:t xml:space="preserve"> </w:t>
      </w:r>
      <w:r w:rsidR="001E0CFE">
        <w:rPr>
          <w:spacing w:val="-4"/>
        </w:rPr>
        <w:t>are</w:t>
      </w:r>
      <w:r w:rsidR="001E0CFE">
        <w:rPr>
          <w:spacing w:val="-1"/>
        </w:rPr>
        <w:t xml:space="preserve"> </w:t>
      </w:r>
      <w:r w:rsidR="001E0CFE">
        <w:rPr>
          <w:spacing w:val="-4"/>
        </w:rPr>
        <w:t>quite</w:t>
      </w:r>
      <w:r w:rsidR="001E0CFE">
        <w:rPr>
          <w:spacing w:val="-1"/>
        </w:rPr>
        <w:t xml:space="preserve"> </w:t>
      </w:r>
      <w:r w:rsidR="001E0CFE">
        <w:rPr>
          <w:spacing w:val="-4"/>
        </w:rPr>
        <w:t>close</w:t>
      </w:r>
      <w:r w:rsidR="001E0CFE">
        <w:rPr>
          <w:spacing w:val="-1"/>
        </w:rPr>
        <w:t xml:space="preserve"> </w:t>
      </w:r>
      <w:r w:rsidR="001E0CFE">
        <w:rPr>
          <w:spacing w:val="-4"/>
        </w:rPr>
        <w:t>to</w:t>
      </w:r>
      <w:r w:rsidR="001E0CFE">
        <w:rPr>
          <w:spacing w:val="-1"/>
        </w:rPr>
        <w:t xml:space="preserve"> </w:t>
      </w:r>
      <w:r w:rsidR="001E0CFE">
        <w:rPr>
          <w:spacing w:val="-4"/>
        </w:rPr>
        <w:t>flat.</w:t>
      </w:r>
      <w:r w:rsidR="001E0CFE">
        <w:rPr>
          <w:spacing w:val="27"/>
        </w:rPr>
        <w:t xml:space="preserve"> </w:t>
      </w:r>
      <w:r w:rsidR="001E0CFE">
        <w:rPr>
          <w:spacing w:val="-4"/>
        </w:rPr>
        <w:t>Hence,</w:t>
      </w:r>
      <w:r w:rsidR="001E0CFE">
        <w:rPr>
          <w:spacing w:val="1"/>
        </w:rPr>
        <w:t xml:space="preserve"> </w:t>
      </w:r>
      <w:r w:rsidR="001E0CFE">
        <w:rPr>
          <w:spacing w:val="-4"/>
        </w:rPr>
        <w:t>the</w:t>
      </w:r>
      <w:r w:rsidR="001E0CFE">
        <w:rPr>
          <w:spacing w:val="-1"/>
        </w:rPr>
        <w:t xml:space="preserve"> </w:t>
      </w:r>
      <w:r w:rsidR="001E0CFE">
        <w:rPr>
          <w:spacing w:val="-4"/>
        </w:rPr>
        <w:t>correlations</w:t>
      </w:r>
      <w:r w:rsidR="001E0CFE">
        <w:rPr>
          <w:spacing w:val="-1"/>
        </w:rPr>
        <w:t xml:space="preserve"> </w:t>
      </w:r>
      <w:r w:rsidR="001E0CFE">
        <w:rPr>
          <w:spacing w:val="-4"/>
        </w:rPr>
        <w:t>are</w:t>
      </w:r>
      <w:r w:rsidR="001E0CFE">
        <w:rPr>
          <w:spacing w:val="-1"/>
        </w:rPr>
        <w:t xml:space="preserve"> </w:t>
      </w:r>
      <w:r w:rsidR="001E0CFE">
        <w:rPr>
          <w:spacing w:val="-5"/>
        </w:rPr>
        <w:t>all</w:t>
      </w:r>
    </w:p>
    <w:p w14:paraId="47EE225D" w14:textId="55C59787" w:rsidR="00470D98" w:rsidRDefault="001644E6">
      <w:pPr>
        <w:pStyle w:val="BodyText"/>
        <w:spacing w:before="8"/>
      </w:pPr>
      <w:del w:id="2364" w:author="Hughes, Anna E" w:date="2023-08-09T15:29:00Z">
        <w:r>
          <w:rPr>
            <w:rFonts w:ascii="Trebuchet MS"/>
            <w:spacing w:val="-6"/>
            <w:sz w:val="12"/>
          </w:rPr>
          <w:delText>557</w:delText>
        </w:r>
      </w:del>
      <w:ins w:id="2365" w:author="Hughes, Anna E" w:date="2023-08-09T15:29:00Z">
        <w:r w:rsidR="001E0CFE">
          <w:rPr>
            <w:rFonts w:ascii="Trebuchet MS"/>
            <w:spacing w:val="-6"/>
            <w:sz w:val="12"/>
          </w:rPr>
          <w:t>555</w:t>
        </w:r>
      </w:ins>
      <w:r w:rsidR="001E0CFE">
        <w:rPr>
          <w:rFonts w:ascii="Trebuchet MS"/>
          <w:spacing w:val="78"/>
          <w:w w:val="150"/>
          <w:sz w:val="12"/>
        </w:rPr>
        <w:t xml:space="preserve"> </w:t>
      </w:r>
      <w:r w:rsidR="001E0CFE">
        <w:rPr>
          <w:spacing w:val="-6"/>
        </w:rPr>
        <w:t>much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weaker,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presumably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due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to</w:t>
      </w:r>
      <w:r w:rsidR="001E0CFE">
        <w:rPr>
          <w:spacing w:val="-8"/>
        </w:rPr>
        <w:t xml:space="preserve"> </w:t>
      </w:r>
      <w:r w:rsidR="001E0CFE">
        <w:rPr>
          <w:spacing w:val="-6"/>
        </w:rPr>
        <w:t>range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restriction.</w:t>
      </w:r>
    </w:p>
    <w:p w14:paraId="15A92E0B" w14:textId="1852FF9F" w:rsidR="00470D98" w:rsidRDefault="001644E6">
      <w:pPr>
        <w:pStyle w:val="BodyText"/>
        <w:tabs>
          <w:tab w:val="left" w:pos="968"/>
        </w:tabs>
      </w:pPr>
      <w:del w:id="2366" w:author="Hughes, Anna E" w:date="2023-08-09T15:29:00Z">
        <w:r>
          <w:rPr>
            <w:rFonts w:ascii="Trebuchet MS"/>
            <w:spacing w:val="-5"/>
            <w:sz w:val="12"/>
          </w:rPr>
          <w:delText>558</w:delText>
        </w:r>
      </w:del>
      <w:ins w:id="2367" w:author="Hughes, Anna E" w:date="2023-08-09T15:29:00Z">
        <w:r w:rsidR="001E0CFE">
          <w:rPr>
            <w:rFonts w:ascii="Trebuchet MS"/>
            <w:spacing w:val="-5"/>
            <w:sz w:val="12"/>
          </w:rPr>
          <w:t>556</w:t>
        </w:r>
      </w:ins>
      <w:r w:rsidR="001E0CFE">
        <w:rPr>
          <w:rFonts w:ascii="Trebuchet MS"/>
          <w:sz w:val="12"/>
        </w:rPr>
        <w:tab/>
      </w:r>
      <w:r w:rsidR="001E0CFE">
        <w:rPr>
          <w:w w:val="90"/>
        </w:rPr>
        <w:t>Given</w:t>
      </w:r>
      <w:r w:rsidR="001E0CFE">
        <w:rPr>
          <w:spacing w:val="8"/>
        </w:rPr>
        <w:t xml:space="preserve"> </w:t>
      </w:r>
      <w:r w:rsidR="001E0CFE">
        <w:rPr>
          <w:w w:val="90"/>
        </w:rPr>
        <w:t>these</w:t>
      </w:r>
      <w:r w:rsidR="001E0CFE">
        <w:rPr>
          <w:spacing w:val="9"/>
        </w:rPr>
        <w:t xml:space="preserve"> </w:t>
      </w:r>
      <w:r w:rsidR="001E0CFE">
        <w:rPr>
          <w:w w:val="90"/>
        </w:rPr>
        <w:t>results,</w:t>
      </w:r>
      <w:r w:rsidR="001E0CFE">
        <w:rPr>
          <w:spacing w:val="9"/>
        </w:rPr>
        <w:t xml:space="preserve"> </w:t>
      </w:r>
      <w:r w:rsidR="001E0CFE">
        <w:rPr>
          <w:w w:val="90"/>
        </w:rPr>
        <w:t>it</w:t>
      </w:r>
      <w:r w:rsidR="001E0CFE">
        <w:rPr>
          <w:spacing w:val="9"/>
        </w:rPr>
        <w:t xml:space="preserve"> </w:t>
      </w:r>
      <w:r w:rsidR="001E0CFE">
        <w:rPr>
          <w:w w:val="90"/>
        </w:rPr>
        <w:t>is</w:t>
      </w:r>
      <w:r w:rsidR="001E0CFE">
        <w:rPr>
          <w:spacing w:val="9"/>
        </w:rPr>
        <w:t xml:space="preserve"> </w:t>
      </w:r>
      <w:r w:rsidR="001E0CFE">
        <w:rPr>
          <w:w w:val="90"/>
        </w:rPr>
        <w:t>perhaps</w:t>
      </w:r>
      <w:r w:rsidR="001E0CFE">
        <w:rPr>
          <w:spacing w:val="8"/>
        </w:rPr>
        <w:t xml:space="preserve"> </w:t>
      </w:r>
      <w:r w:rsidR="001E0CFE">
        <w:rPr>
          <w:w w:val="90"/>
        </w:rPr>
        <w:t>unsurprising</w:t>
      </w:r>
      <w:r w:rsidR="001E0CFE">
        <w:rPr>
          <w:spacing w:val="10"/>
        </w:rPr>
        <w:t xml:space="preserve"> </w:t>
      </w:r>
      <w:r w:rsidR="001E0CFE">
        <w:rPr>
          <w:w w:val="90"/>
        </w:rPr>
        <w:t>that</w:t>
      </w:r>
      <w:r w:rsidR="001E0CFE">
        <w:rPr>
          <w:spacing w:val="8"/>
        </w:rPr>
        <w:t xml:space="preserve"> </w:t>
      </w:r>
      <w:r w:rsidR="001E0CFE">
        <w:rPr>
          <w:w w:val="90"/>
        </w:rPr>
        <w:t>our</w:t>
      </w:r>
      <w:r w:rsidR="001E0CFE">
        <w:rPr>
          <w:spacing w:val="8"/>
        </w:rPr>
        <w:t xml:space="preserve"> </w:t>
      </w:r>
      <w:r w:rsidR="001E0CFE">
        <w:rPr>
          <w:w w:val="90"/>
        </w:rPr>
        <w:t>analysis</w:t>
      </w:r>
      <w:r w:rsidR="001E0CFE">
        <w:rPr>
          <w:spacing w:val="9"/>
        </w:rPr>
        <w:t xml:space="preserve"> </w:t>
      </w:r>
      <w:r w:rsidR="001E0CFE">
        <w:rPr>
          <w:w w:val="90"/>
        </w:rPr>
        <w:t>for</w:t>
      </w:r>
      <w:r w:rsidR="001E0CFE">
        <w:rPr>
          <w:spacing w:val="9"/>
        </w:rPr>
        <w:t xml:space="preserve"> </w:t>
      </w:r>
      <w:r w:rsidR="001E0CFE">
        <w:rPr>
          <w:spacing w:val="-2"/>
          <w:w w:val="90"/>
        </w:rPr>
        <w:t>Hypothesis</w:t>
      </w:r>
    </w:p>
    <w:p w14:paraId="165810D3" w14:textId="4325279D" w:rsidR="00470D98" w:rsidRDefault="001644E6">
      <w:pPr>
        <w:pStyle w:val="BodyText"/>
        <w:spacing w:before="8"/>
      </w:pPr>
      <w:del w:id="2368" w:author="Hughes, Anna E" w:date="2023-08-09T15:29:00Z">
        <w:r>
          <w:rPr>
            <w:rFonts w:ascii="Trebuchet MS"/>
            <w:w w:val="90"/>
            <w:sz w:val="12"/>
          </w:rPr>
          <w:delText>559</w:delText>
        </w:r>
      </w:del>
      <w:ins w:id="2369" w:author="Hughes, Anna E" w:date="2023-08-09T15:29:00Z">
        <w:r w:rsidR="001E0CFE">
          <w:rPr>
            <w:rFonts w:ascii="Trebuchet MS"/>
            <w:w w:val="90"/>
            <w:sz w:val="12"/>
          </w:rPr>
          <w:t>557</w:t>
        </w:r>
      </w:ins>
      <w:r w:rsidR="001E0CFE">
        <w:rPr>
          <w:rFonts w:ascii="Trebuchet MS"/>
          <w:spacing w:val="69"/>
          <w:sz w:val="12"/>
        </w:rPr>
        <w:t xml:space="preserve">  </w:t>
      </w:r>
      <w:r w:rsidR="001E0CFE">
        <w:rPr>
          <w:w w:val="90"/>
        </w:rPr>
        <w:t>4</w:t>
      </w:r>
      <w:r w:rsidR="001E0CFE">
        <w:rPr>
          <w:spacing w:val="-2"/>
        </w:rPr>
        <w:t xml:space="preserve"> </w:t>
      </w:r>
      <w:r w:rsidR="001E0CFE">
        <w:rPr>
          <w:w w:val="90"/>
        </w:rPr>
        <w:t>leads</w:t>
      </w:r>
      <w:r w:rsidR="001E0CFE">
        <w:rPr>
          <w:spacing w:val="-2"/>
        </w:rPr>
        <w:t xml:space="preserve"> </w:t>
      </w:r>
      <w:r w:rsidR="001E0CFE">
        <w:rPr>
          <w:w w:val="90"/>
        </w:rPr>
        <w:t>to</w:t>
      </w:r>
      <w:r w:rsidR="001E0CFE">
        <w:rPr>
          <w:spacing w:val="-3"/>
        </w:rPr>
        <w:t xml:space="preserve"> </w:t>
      </w:r>
      <w:r w:rsidR="001E0CFE">
        <w:rPr>
          <w:w w:val="90"/>
        </w:rPr>
        <w:t>an</w:t>
      </w:r>
      <w:r w:rsidR="001E0CFE">
        <w:rPr>
          <w:spacing w:val="-3"/>
        </w:rPr>
        <w:t xml:space="preserve"> </w:t>
      </w:r>
      <w:r w:rsidR="001E0CFE">
        <w:rPr>
          <w:w w:val="90"/>
        </w:rPr>
        <w:t>inconclusive</w:t>
      </w:r>
      <w:r w:rsidR="001E0CFE">
        <w:rPr>
          <w:spacing w:val="-3"/>
        </w:rPr>
        <w:t xml:space="preserve"> </w:t>
      </w:r>
      <w:r w:rsidR="001E0CFE">
        <w:rPr>
          <w:w w:val="90"/>
        </w:rPr>
        <w:t>result</w:t>
      </w:r>
      <w:r w:rsidR="001E0CFE">
        <w:rPr>
          <w:spacing w:val="-3"/>
        </w:rPr>
        <w:t xml:space="preserve"> </w:t>
      </w:r>
      <w:r w:rsidR="001E0CFE">
        <w:rPr>
          <w:w w:val="90"/>
        </w:rPr>
        <w:t>for</w:t>
      </w:r>
      <w:r w:rsidR="001E0CFE">
        <w:rPr>
          <w:spacing w:val="-2"/>
        </w:rPr>
        <w:t xml:space="preserve"> </w:t>
      </w:r>
      <w:r w:rsidR="001E0CFE">
        <w:rPr>
          <w:w w:val="90"/>
        </w:rPr>
        <w:t>distinguishing</w:t>
      </w:r>
      <w:r w:rsidR="001E0CFE">
        <w:rPr>
          <w:spacing w:val="-3"/>
        </w:rPr>
        <w:t xml:space="preserve"> </w:t>
      </w:r>
      <w:r w:rsidR="001E0CFE">
        <w:rPr>
          <w:w w:val="90"/>
        </w:rPr>
        <w:t>between</w:t>
      </w:r>
      <w:r w:rsidR="001E0CFE">
        <w:rPr>
          <w:spacing w:val="-3"/>
        </w:rPr>
        <w:t xml:space="preserve"> </w:t>
      </w:r>
      <w:r w:rsidR="001E0CFE">
        <w:rPr>
          <w:w w:val="90"/>
        </w:rPr>
        <w:t>the</w:t>
      </w:r>
      <w:r w:rsidR="001E0CFE">
        <w:rPr>
          <w:spacing w:val="-3"/>
        </w:rPr>
        <w:t xml:space="preserve"> </w:t>
      </w:r>
      <w:r w:rsidR="001E0CFE">
        <w:rPr>
          <w:w w:val="90"/>
        </w:rPr>
        <w:t>three</w:t>
      </w:r>
      <w:r w:rsidR="001E0CFE">
        <w:rPr>
          <w:spacing w:val="-2"/>
        </w:rPr>
        <w:t xml:space="preserve"> </w:t>
      </w:r>
      <w:r w:rsidR="001E0CFE">
        <w:rPr>
          <w:w w:val="90"/>
        </w:rPr>
        <w:t>contrast</w:t>
      </w:r>
      <w:r w:rsidR="001E0CFE">
        <w:rPr>
          <w:spacing w:val="-3"/>
        </w:rPr>
        <w:t xml:space="preserve"> </w:t>
      </w:r>
      <w:r w:rsidR="001E0CFE">
        <w:rPr>
          <w:spacing w:val="-4"/>
          <w:w w:val="90"/>
        </w:rPr>
        <w:t>com-</w:t>
      </w:r>
    </w:p>
    <w:p w14:paraId="4B8A244D" w14:textId="036D9C5D" w:rsidR="00470D98" w:rsidRDefault="001644E6">
      <w:pPr>
        <w:pStyle w:val="BodyText"/>
      </w:pPr>
      <w:del w:id="2370" w:author="Hughes, Anna E" w:date="2023-08-09T15:29:00Z">
        <w:r>
          <w:rPr>
            <w:rFonts w:ascii="Trebuchet MS"/>
            <w:spacing w:val="-6"/>
            <w:sz w:val="12"/>
          </w:rPr>
          <w:delText>560</w:delText>
        </w:r>
      </w:del>
      <w:ins w:id="2371" w:author="Hughes, Anna E" w:date="2023-08-09T15:29:00Z">
        <w:r w:rsidR="001E0CFE">
          <w:rPr>
            <w:rFonts w:ascii="Trebuchet MS"/>
            <w:spacing w:val="-6"/>
            <w:sz w:val="12"/>
          </w:rPr>
          <w:t>558</w:t>
        </w:r>
      </w:ins>
      <w:r w:rsidR="001E0CFE">
        <w:rPr>
          <w:rFonts w:ascii="Trebuchet MS"/>
          <w:spacing w:val="37"/>
          <w:sz w:val="12"/>
        </w:rPr>
        <w:t xml:space="preserve">  </w:t>
      </w:r>
      <w:r w:rsidR="001E0CFE">
        <w:rPr>
          <w:spacing w:val="-6"/>
        </w:rPr>
        <w:t>bination</w:t>
      </w:r>
      <w:r w:rsidR="001E0CFE">
        <w:rPr>
          <w:spacing w:val="-4"/>
        </w:rPr>
        <w:t xml:space="preserve"> </w:t>
      </w:r>
      <w:r w:rsidR="001E0CFE">
        <w:rPr>
          <w:spacing w:val="-6"/>
        </w:rPr>
        <w:t>methods.</w:t>
      </w:r>
      <w:r w:rsidR="001E0CFE">
        <w:rPr>
          <w:spacing w:val="14"/>
        </w:rPr>
        <w:t xml:space="preserve"> </w:t>
      </w:r>
      <w:r w:rsidR="001E0CFE">
        <w:rPr>
          <w:spacing w:val="-6"/>
        </w:rPr>
        <w:t>Perhaps</w:t>
      </w:r>
      <w:r w:rsidR="001E0CFE">
        <w:rPr>
          <w:spacing w:val="-5"/>
        </w:rPr>
        <w:t xml:space="preserve"> </w:t>
      </w:r>
      <w:r w:rsidR="001E0CFE">
        <w:rPr>
          <w:spacing w:val="-6"/>
        </w:rPr>
        <w:t>taking</w:t>
      </w:r>
      <w:r w:rsidR="001E0CFE">
        <w:rPr>
          <w:spacing w:val="-4"/>
        </w:rPr>
        <w:t xml:space="preserve"> </w:t>
      </w:r>
      <w:r w:rsidR="001E0CFE">
        <w:rPr>
          <w:spacing w:val="-6"/>
        </w:rPr>
        <w:t>these</w:t>
      </w:r>
      <w:r w:rsidR="001E0CFE">
        <w:rPr>
          <w:spacing w:val="-5"/>
        </w:rPr>
        <w:t xml:space="preserve"> </w:t>
      </w:r>
      <w:r w:rsidR="001E0CFE">
        <w:rPr>
          <w:spacing w:val="-6"/>
        </w:rPr>
        <w:t>individual</w:t>
      </w:r>
      <w:r w:rsidR="001E0CFE">
        <w:rPr>
          <w:spacing w:val="-5"/>
        </w:rPr>
        <w:t xml:space="preserve"> </w:t>
      </w:r>
      <w:r w:rsidR="001E0CFE">
        <w:rPr>
          <w:spacing w:val="-6"/>
        </w:rPr>
        <w:t>differences</w:t>
      </w:r>
      <w:r w:rsidR="001E0CFE">
        <w:rPr>
          <w:spacing w:val="-4"/>
        </w:rPr>
        <w:t xml:space="preserve"> </w:t>
      </w:r>
      <w:r w:rsidR="001E0CFE">
        <w:rPr>
          <w:spacing w:val="-6"/>
        </w:rPr>
        <w:t>into</w:t>
      </w:r>
      <w:r w:rsidR="001E0CFE">
        <w:rPr>
          <w:spacing w:val="-5"/>
        </w:rPr>
        <w:t xml:space="preserve"> </w:t>
      </w:r>
      <w:r w:rsidR="001E0CFE">
        <w:rPr>
          <w:spacing w:val="-6"/>
        </w:rPr>
        <w:t>account</w:t>
      </w:r>
      <w:r w:rsidR="001E0CFE">
        <w:rPr>
          <w:spacing w:val="-5"/>
        </w:rPr>
        <w:t xml:space="preserve"> </w:t>
      </w:r>
      <w:r w:rsidR="001E0CFE">
        <w:rPr>
          <w:spacing w:val="-6"/>
        </w:rPr>
        <w:t>when</w:t>
      </w:r>
    </w:p>
    <w:p w14:paraId="0D9F79EA" w14:textId="1F144599" w:rsidR="00470D98" w:rsidRDefault="001644E6">
      <w:pPr>
        <w:pStyle w:val="BodyText"/>
        <w:spacing w:before="8"/>
      </w:pPr>
      <w:del w:id="2372" w:author="Hughes, Anna E" w:date="2023-08-09T15:29:00Z">
        <w:r>
          <w:rPr>
            <w:rFonts w:ascii="Trebuchet MS"/>
            <w:spacing w:val="-4"/>
            <w:sz w:val="12"/>
          </w:rPr>
          <w:delText>561</w:delText>
        </w:r>
      </w:del>
      <w:ins w:id="2373" w:author="Hughes, Anna E" w:date="2023-08-09T15:29:00Z">
        <w:r w:rsidR="001E0CFE">
          <w:rPr>
            <w:rFonts w:ascii="Trebuchet MS"/>
            <w:spacing w:val="-4"/>
            <w:sz w:val="12"/>
          </w:rPr>
          <w:t>559</w:t>
        </w:r>
      </w:ins>
      <w:r w:rsidR="001E0CFE">
        <w:rPr>
          <w:rFonts w:ascii="Trebuchet MS"/>
          <w:spacing w:val="79"/>
          <w:w w:val="150"/>
          <w:sz w:val="12"/>
        </w:rPr>
        <w:t xml:space="preserve"> </w:t>
      </w:r>
      <w:r w:rsidR="001E0CFE">
        <w:rPr>
          <w:spacing w:val="-4"/>
        </w:rPr>
        <w:t>we</w:t>
      </w:r>
      <w:r w:rsidR="001E0CFE">
        <w:rPr>
          <w:spacing w:val="2"/>
        </w:rPr>
        <w:t xml:space="preserve"> </w:t>
      </w:r>
      <w:r w:rsidR="001E0CFE">
        <w:rPr>
          <w:spacing w:val="-4"/>
        </w:rPr>
        <w:t>predict</w:t>
      </w:r>
      <w:r w:rsidR="001E0CFE">
        <w:rPr>
          <w:spacing w:val="2"/>
        </w:rPr>
        <w:t xml:space="preserve"> </w:t>
      </w:r>
      <w:r w:rsidR="001E0CFE">
        <w:rPr>
          <w:spacing w:val="-4"/>
        </w:rPr>
        <w:t>reaction</w:t>
      </w:r>
      <w:r w:rsidR="001E0CFE">
        <w:rPr>
          <w:spacing w:val="2"/>
        </w:rPr>
        <w:t xml:space="preserve"> </w:t>
      </w:r>
      <w:r w:rsidR="001E0CFE">
        <w:rPr>
          <w:spacing w:val="-4"/>
        </w:rPr>
        <w:t>times</w:t>
      </w:r>
      <w:r w:rsidR="001E0CFE">
        <w:rPr>
          <w:spacing w:val="2"/>
        </w:rPr>
        <w:t xml:space="preserve"> </w:t>
      </w:r>
      <w:r w:rsidR="001E0CFE">
        <w:rPr>
          <w:spacing w:val="-4"/>
        </w:rPr>
        <w:t>will</w:t>
      </w:r>
      <w:r w:rsidR="001E0CFE">
        <w:rPr>
          <w:spacing w:val="3"/>
        </w:rPr>
        <w:t xml:space="preserve"> </w:t>
      </w:r>
      <w:r w:rsidR="001E0CFE">
        <w:rPr>
          <w:spacing w:val="-4"/>
        </w:rPr>
        <w:t>lead</w:t>
      </w:r>
      <w:r w:rsidR="001E0CFE">
        <w:rPr>
          <w:spacing w:val="2"/>
        </w:rPr>
        <w:t xml:space="preserve"> </w:t>
      </w:r>
      <w:r w:rsidR="001E0CFE">
        <w:rPr>
          <w:spacing w:val="-4"/>
        </w:rPr>
        <w:t>to</w:t>
      </w:r>
      <w:r w:rsidR="001E0CFE">
        <w:rPr>
          <w:spacing w:val="2"/>
        </w:rPr>
        <w:t xml:space="preserve"> </w:t>
      </w:r>
      <w:r w:rsidR="001E0CFE">
        <w:rPr>
          <w:spacing w:val="-4"/>
        </w:rPr>
        <w:t>improved</w:t>
      </w:r>
      <w:r w:rsidR="001E0CFE">
        <w:rPr>
          <w:spacing w:val="2"/>
        </w:rPr>
        <w:t xml:space="preserve"> </w:t>
      </w:r>
      <w:r w:rsidR="001E0CFE">
        <w:rPr>
          <w:spacing w:val="-4"/>
        </w:rPr>
        <w:t>power</w:t>
      </w:r>
      <w:r w:rsidR="001E0CFE">
        <w:rPr>
          <w:spacing w:val="2"/>
        </w:rPr>
        <w:t xml:space="preserve"> </w:t>
      </w:r>
      <w:r w:rsidR="001E0CFE">
        <w:rPr>
          <w:spacing w:val="-4"/>
        </w:rPr>
        <w:t>to</w:t>
      </w:r>
      <w:r w:rsidR="001E0CFE">
        <w:rPr>
          <w:spacing w:val="3"/>
        </w:rPr>
        <w:t xml:space="preserve"> </w:t>
      </w:r>
      <w:r w:rsidR="001E0CFE">
        <w:rPr>
          <w:spacing w:val="-4"/>
        </w:rPr>
        <w:t>discriminate</w:t>
      </w:r>
      <w:r w:rsidR="001E0CFE">
        <w:rPr>
          <w:spacing w:val="2"/>
        </w:rPr>
        <w:t xml:space="preserve"> </w:t>
      </w:r>
      <w:r w:rsidR="001E0CFE">
        <w:rPr>
          <w:spacing w:val="-4"/>
        </w:rPr>
        <w:t>between</w:t>
      </w:r>
    </w:p>
    <w:p w14:paraId="3A14B49D" w14:textId="67BEBFB1" w:rsidR="00470D98" w:rsidRDefault="001644E6">
      <w:pPr>
        <w:pStyle w:val="BodyText"/>
      </w:pPr>
      <w:del w:id="2374" w:author="Hughes, Anna E" w:date="2023-08-09T15:29:00Z">
        <w:r>
          <w:rPr>
            <w:rFonts w:ascii="Trebuchet MS"/>
            <w:spacing w:val="-2"/>
            <w:sz w:val="12"/>
          </w:rPr>
          <w:delText>562</w:delText>
        </w:r>
      </w:del>
      <w:ins w:id="2375" w:author="Hughes, Anna E" w:date="2023-08-09T15:29:00Z">
        <w:r w:rsidR="001E0CFE">
          <w:rPr>
            <w:rFonts w:ascii="Trebuchet MS"/>
            <w:spacing w:val="-2"/>
            <w:sz w:val="12"/>
          </w:rPr>
          <w:t>560</w:t>
        </w:r>
      </w:ins>
      <w:r w:rsidR="001E0CFE">
        <w:rPr>
          <w:rFonts w:ascii="Trebuchet MS"/>
          <w:spacing w:val="35"/>
          <w:sz w:val="12"/>
        </w:rPr>
        <w:t xml:space="preserve">  </w:t>
      </w:r>
      <w:r w:rsidR="001E0CFE">
        <w:rPr>
          <w:spacing w:val="-2"/>
        </w:rPr>
        <w:t>the</w:t>
      </w:r>
      <w:r w:rsidR="001E0CFE">
        <w:rPr>
          <w:spacing w:val="12"/>
        </w:rPr>
        <w:t xml:space="preserve"> </w:t>
      </w:r>
      <w:r w:rsidR="001E0CFE">
        <w:rPr>
          <w:spacing w:val="-2"/>
        </w:rPr>
        <w:t>models.</w:t>
      </w:r>
      <w:r w:rsidR="001E0CFE">
        <w:rPr>
          <w:spacing w:val="64"/>
        </w:rPr>
        <w:t xml:space="preserve"> </w:t>
      </w:r>
      <w:r w:rsidR="001E0CFE">
        <w:rPr>
          <w:spacing w:val="-2"/>
        </w:rPr>
        <w:t>However,</w:t>
      </w:r>
      <w:r w:rsidR="001E0CFE">
        <w:rPr>
          <w:spacing w:val="16"/>
        </w:rPr>
        <w:t xml:space="preserve"> </w:t>
      </w:r>
      <w:r w:rsidR="001E0CFE">
        <w:rPr>
          <w:spacing w:val="-2"/>
        </w:rPr>
        <w:t>before</w:t>
      </w:r>
      <w:r w:rsidR="001E0CFE">
        <w:rPr>
          <w:spacing w:val="11"/>
        </w:rPr>
        <w:t xml:space="preserve"> </w:t>
      </w:r>
      <w:r w:rsidR="001E0CFE">
        <w:rPr>
          <w:spacing w:val="-2"/>
        </w:rPr>
        <w:t>we</w:t>
      </w:r>
      <w:r w:rsidR="001E0CFE">
        <w:rPr>
          <w:spacing w:val="11"/>
        </w:rPr>
        <w:t xml:space="preserve"> </w:t>
      </w:r>
      <w:r w:rsidR="001E0CFE">
        <w:rPr>
          <w:spacing w:val="-2"/>
        </w:rPr>
        <w:t>do</w:t>
      </w:r>
      <w:r w:rsidR="001E0CFE">
        <w:rPr>
          <w:spacing w:val="11"/>
        </w:rPr>
        <w:t xml:space="preserve"> </w:t>
      </w:r>
      <w:r w:rsidR="001E0CFE">
        <w:rPr>
          <w:spacing w:val="-2"/>
        </w:rPr>
        <w:t>so,</w:t>
      </w:r>
      <w:r w:rsidR="001E0CFE">
        <w:rPr>
          <w:spacing w:val="16"/>
        </w:rPr>
        <w:t xml:space="preserve"> </w:t>
      </w:r>
      <w:r w:rsidR="001E0CFE">
        <w:rPr>
          <w:spacing w:val="-2"/>
        </w:rPr>
        <w:t>we</w:t>
      </w:r>
      <w:r w:rsidR="001E0CFE">
        <w:rPr>
          <w:spacing w:val="11"/>
        </w:rPr>
        <w:t xml:space="preserve"> </w:t>
      </w:r>
      <w:r w:rsidR="001E0CFE">
        <w:rPr>
          <w:spacing w:val="-2"/>
        </w:rPr>
        <w:t>will</w:t>
      </w:r>
      <w:r w:rsidR="001E0CFE">
        <w:rPr>
          <w:spacing w:val="11"/>
        </w:rPr>
        <w:t xml:space="preserve"> </w:t>
      </w:r>
      <w:r w:rsidR="001E0CFE">
        <w:rPr>
          <w:spacing w:val="-2"/>
        </w:rPr>
        <w:t>also</w:t>
      </w:r>
      <w:r w:rsidR="001E0CFE">
        <w:rPr>
          <w:spacing w:val="11"/>
        </w:rPr>
        <w:t xml:space="preserve"> </w:t>
      </w:r>
      <w:r w:rsidR="001E0CFE">
        <w:rPr>
          <w:spacing w:val="-2"/>
        </w:rPr>
        <w:t>investigate</w:t>
      </w:r>
      <w:r w:rsidR="001E0CFE">
        <w:rPr>
          <w:spacing w:val="10"/>
        </w:rPr>
        <w:t xml:space="preserve"> </w:t>
      </w:r>
      <w:r w:rsidR="001E0CFE">
        <w:rPr>
          <w:spacing w:val="-2"/>
        </w:rPr>
        <w:t>incorporating</w:t>
      </w:r>
    </w:p>
    <w:p w14:paraId="4761C420" w14:textId="1BCCE396" w:rsidR="00470D98" w:rsidRDefault="001644E6">
      <w:pPr>
        <w:pStyle w:val="BodyText"/>
        <w:spacing w:before="8"/>
      </w:pPr>
      <w:del w:id="2376" w:author="Hughes, Anna E" w:date="2023-08-09T15:29:00Z">
        <w:r>
          <w:rPr>
            <w:rFonts w:ascii="Trebuchet MS"/>
            <w:spacing w:val="-6"/>
            <w:sz w:val="12"/>
          </w:rPr>
          <w:delText>563</w:delText>
        </w:r>
      </w:del>
      <w:ins w:id="2377" w:author="Hughes, Anna E" w:date="2023-08-09T15:29:00Z">
        <w:r w:rsidR="001E0CFE">
          <w:rPr>
            <w:rFonts w:ascii="Trebuchet MS"/>
            <w:spacing w:val="-6"/>
            <w:sz w:val="12"/>
          </w:rPr>
          <w:t>561</w:t>
        </w:r>
      </w:ins>
      <w:r w:rsidR="001E0CFE">
        <w:rPr>
          <w:rFonts w:ascii="Trebuchet MS"/>
          <w:spacing w:val="75"/>
          <w:w w:val="150"/>
          <w:sz w:val="12"/>
        </w:rPr>
        <w:t xml:space="preserve"> </w:t>
      </w:r>
      <w:r w:rsidR="001E0CFE">
        <w:rPr>
          <w:spacing w:val="-6"/>
        </w:rPr>
        <w:t>information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about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target</w:t>
      </w:r>
      <w:r w:rsidR="001E0CFE">
        <w:rPr>
          <w:spacing w:val="-8"/>
        </w:rPr>
        <w:t xml:space="preserve"> </w:t>
      </w:r>
      <w:r w:rsidR="001E0CFE">
        <w:rPr>
          <w:spacing w:val="-6"/>
        </w:rPr>
        <w:t>eccentricity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into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the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model.</w:t>
      </w:r>
    </w:p>
    <w:p w14:paraId="0CADD858" w14:textId="77777777" w:rsidR="00470D98" w:rsidRDefault="00470D98">
      <w:pPr>
        <w:sectPr w:rsidR="00470D98">
          <w:pgSz w:w="12240" w:h="15840"/>
          <w:pgMar w:top="1820" w:right="1720" w:bottom="2000" w:left="1600" w:header="0" w:footer="1818" w:gutter="0"/>
          <w:cols w:space="720"/>
        </w:sectPr>
      </w:pPr>
    </w:p>
    <w:p w14:paraId="04515DD9" w14:textId="77777777" w:rsidR="00470D98" w:rsidRDefault="00470D98">
      <w:pPr>
        <w:pStyle w:val="BodyText"/>
        <w:spacing w:before="0"/>
        <w:ind w:left="0"/>
        <w:rPr>
          <w:sz w:val="20"/>
        </w:rPr>
      </w:pPr>
    </w:p>
    <w:p w14:paraId="4089F1F3" w14:textId="77777777" w:rsidR="00470D98" w:rsidRDefault="00470D98">
      <w:pPr>
        <w:pStyle w:val="BodyText"/>
        <w:spacing w:before="0"/>
        <w:ind w:left="0"/>
        <w:rPr>
          <w:sz w:val="20"/>
        </w:rPr>
      </w:pPr>
    </w:p>
    <w:p w14:paraId="0713BFE3" w14:textId="77777777" w:rsidR="00470D98" w:rsidRDefault="00470D98">
      <w:pPr>
        <w:pStyle w:val="BodyText"/>
        <w:spacing w:before="6"/>
        <w:ind w:left="0"/>
        <w:rPr>
          <w:sz w:val="29"/>
        </w:rPr>
      </w:pPr>
    </w:p>
    <w:p w14:paraId="1BB51B51" w14:textId="77777777" w:rsidR="00470D98" w:rsidRDefault="00470D98">
      <w:pPr>
        <w:rPr>
          <w:sz w:val="29"/>
        </w:rPr>
        <w:sectPr w:rsidR="00470D98">
          <w:pgSz w:w="12240" w:h="15840"/>
          <w:pgMar w:top="1820" w:right="1720" w:bottom="2000" w:left="1600" w:header="0" w:footer="1818" w:gutter="0"/>
          <w:cols w:space="720"/>
        </w:sectPr>
      </w:pPr>
    </w:p>
    <w:p w14:paraId="0DE5C094" w14:textId="77777777" w:rsidR="00470D98" w:rsidRDefault="00470D98">
      <w:pPr>
        <w:pStyle w:val="BodyText"/>
        <w:spacing w:before="0"/>
        <w:ind w:left="0"/>
        <w:rPr>
          <w:sz w:val="14"/>
        </w:rPr>
      </w:pPr>
    </w:p>
    <w:p w14:paraId="4219B28D" w14:textId="77777777" w:rsidR="00470D98" w:rsidRDefault="00470D98">
      <w:pPr>
        <w:pStyle w:val="BodyText"/>
        <w:spacing w:before="0"/>
        <w:ind w:left="0"/>
        <w:rPr>
          <w:sz w:val="14"/>
        </w:rPr>
      </w:pPr>
    </w:p>
    <w:p w14:paraId="6EE39B52" w14:textId="77777777" w:rsidR="00470D98" w:rsidRDefault="00470D98">
      <w:pPr>
        <w:pStyle w:val="BodyText"/>
        <w:spacing w:before="6"/>
        <w:ind w:left="0"/>
        <w:rPr>
          <w:sz w:val="18"/>
        </w:rPr>
      </w:pPr>
    </w:p>
    <w:p w14:paraId="2CCA794C" w14:textId="7460D319" w:rsidR="00470D98" w:rsidRDefault="001644E6">
      <w:pPr>
        <w:spacing w:before="1" w:line="285" w:lineRule="auto"/>
        <w:ind w:left="977" w:firstLine="177"/>
        <w:jc w:val="both"/>
        <w:rPr>
          <w:rFonts w:ascii="Times New Roman"/>
          <w:sz w:val="14"/>
        </w:rPr>
      </w:pPr>
      <w:del w:id="2378" w:author="Hughes, Anna E" w:date="2023-08-09T15:29:00Z">
        <w:r>
          <w:rPr>
            <w:noProof/>
            <w:lang w:val="en-GB" w:eastAsia="en-GB"/>
          </w:rPr>
          <w:drawing>
            <wp:anchor distT="0" distB="0" distL="0" distR="0" simplePos="0" relativeHeight="487695872" behindDoc="0" locked="0" layoutInCell="1" allowOverlap="1" wp14:anchorId="418F61DD" wp14:editId="34AA37D3">
              <wp:simplePos x="0" y="0"/>
              <wp:positionH relativeFrom="page">
                <wp:posOffset>2074657</wp:posOffset>
              </wp:positionH>
              <wp:positionV relativeFrom="paragraph">
                <wp:posOffset>-156295</wp:posOffset>
              </wp:positionV>
              <wp:extent cx="1740578" cy="823912"/>
              <wp:effectExtent l="0" t="0" r="0" b="0"/>
              <wp:wrapNone/>
              <wp:docPr id="785" name="image9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6" name="image9.png"/>
                      <pic:cNvPicPr/>
                    </pic:nvPicPr>
                    <pic:blipFill>
                      <a:blip r:embed="rId28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740578" cy="82391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 w:rsidR="00133F83">
          <w:rPr>
            <w:noProof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487696896" behindDoc="0" locked="0" layoutInCell="1" allowOverlap="1" wp14:anchorId="012C59A5" wp14:editId="1D77C711">
                  <wp:simplePos x="0" y="0"/>
                  <wp:positionH relativeFrom="page">
                    <wp:posOffset>1966595</wp:posOffset>
                  </wp:positionH>
                  <wp:positionV relativeFrom="paragraph">
                    <wp:posOffset>297815</wp:posOffset>
                  </wp:positionV>
                  <wp:extent cx="26670" cy="0"/>
                  <wp:effectExtent l="0" t="0" r="0" b="0"/>
                  <wp:wrapNone/>
                  <wp:docPr id="781" name="Line 30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26670" cy="0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2B212B79" id="Line 304" o:spid="_x0000_s1026" style="position:absolute;z-index:1575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54.85pt,23.45pt" to="156.95pt,2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" strokecolor="#333" strokeweight=".291mm">
                  <w10:wrap anchorx="page"/>
                </v:line>
              </w:pict>
            </mc:Fallback>
          </mc:AlternateContent>
        </w:r>
        <w:r w:rsidR="00133F83">
          <w:rPr>
            <w:noProof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487697920" behindDoc="0" locked="0" layoutInCell="1" allowOverlap="1" wp14:anchorId="171C8C87" wp14:editId="3D47E29C">
                  <wp:simplePos x="0" y="0"/>
                  <wp:positionH relativeFrom="page">
                    <wp:posOffset>1966595</wp:posOffset>
                  </wp:positionH>
                  <wp:positionV relativeFrom="paragraph">
                    <wp:posOffset>175895</wp:posOffset>
                  </wp:positionV>
                  <wp:extent cx="26670" cy="0"/>
                  <wp:effectExtent l="0" t="0" r="0" b="0"/>
                  <wp:wrapNone/>
                  <wp:docPr id="782" name="Line 30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26670" cy="0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3DA9ECB6" id="Line 303" o:spid="_x0000_s1026" style="position:absolute;z-index:1575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54.85pt,13.85pt" to="156.95pt,1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" strokecolor="#333" strokeweight=".291mm">
                  <w10:wrap anchorx="page"/>
                </v:line>
              </w:pict>
            </mc:Fallback>
          </mc:AlternateContent>
        </w:r>
        <w:r w:rsidR="00133F83">
          <w:rPr>
            <w:noProof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487698944" behindDoc="0" locked="0" layoutInCell="1" allowOverlap="1" wp14:anchorId="09CD486A" wp14:editId="235FBC1D">
                  <wp:simplePos x="0" y="0"/>
                  <wp:positionH relativeFrom="page">
                    <wp:posOffset>1966595</wp:posOffset>
                  </wp:positionH>
                  <wp:positionV relativeFrom="paragraph">
                    <wp:posOffset>54610</wp:posOffset>
                  </wp:positionV>
                  <wp:extent cx="26670" cy="0"/>
                  <wp:effectExtent l="0" t="0" r="0" b="0"/>
                  <wp:wrapNone/>
                  <wp:docPr id="783" name="Line 30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26670" cy="0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701959A5" id="Line 302" o:spid="_x0000_s1026" style="position:absolute;z-index:1575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54.85pt,4.3pt" to="156.95pt,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" strokecolor="#333" strokeweight=".291mm">
                  <w10:wrap anchorx="page"/>
                </v:line>
              </w:pict>
            </mc:Fallback>
          </mc:AlternateContent>
        </w:r>
        <w:r w:rsidR="00133F83">
          <w:rPr>
            <w:noProof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487699968" behindDoc="0" locked="0" layoutInCell="1" allowOverlap="1" wp14:anchorId="2AC06174" wp14:editId="31676C78">
                  <wp:simplePos x="0" y="0"/>
                  <wp:positionH relativeFrom="page">
                    <wp:posOffset>1477645</wp:posOffset>
                  </wp:positionH>
                  <wp:positionV relativeFrom="paragraph">
                    <wp:posOffset>129540</wp:posOffset>
                  </wp:positionV>
                  <wp:extent cx="144780" cy="324485"/>
                  <wp:effectExtent l="0" t="0" r="0" b="0"/>
                  <wp:wrapNone/>
                  <wp:docPr id="784" name="docshape18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44780" cy="324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43B5C1" w14:textId="77777777" w:rsidR="00087420" w:rsidRDefault="001644E6">
                              <w:pPr>
                                <w:spacing w:before="12"/>
                                <w:ind w:left="20"/>
                                <w:rPr>
                                  <w:del w:id="2379" w:author="Hughes, Anna E" w:date="2023-08-09T15:29:00Z"/>
                                  <w:rFonts w:ascii="Times New Roman"/>
                                  <w:sz w:val="17"/>
                                </w:rPr>
                              </w:pPr>
                              <w:del w:id="2380" w:author="Hughes, Anna E" w:date="2023-08-09T15:29:00Z">
                                <w:r>
                                  <w:rPr>
                                    <w:rFonts w:ascii="Times New Roman"/>
                                    <w:spacing w:val="-2"/>
                                    <w:sz w:val="17"/>
                                  </w:rPr>
                                  <w:delText>feature</w:delText>
                                </w:r>
                              </w:del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w14:anchorId="2AC06174" id="docshape189" o:spid="_x0000_s1042" type="#_x0000_t202" style="position:absolute;left:0;text-align:left;margin-left:116.35pt;margin-top:10.2pt;width:11.4pt;height:25.55pt;z-index:487699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" filled="f" stroked="f">
                  <v:textbox style="layout-flow:vertical;mso-layout-flow-alt:bottom-to-top" inset="0,0,0,0">
                    <w:txbxContent>
                      <w:p w14:paraId="1E43B5C1" w14:textId="77777777" w:rsidR="00087420" w:rsidRDefault="001644E6">
                        <w:pPr>
                          <w:spacing w:before="12"/>
                          <w:ind w:left="20"/>
                          <w:rPr>
                            <w:del w:id="2381" w:author="Hughes, Anna E" w:date="2023-08-09T15:29:00Z"/>
                            <w:rFonts w:ascii="Times New Roman"/>
                            <w:sz w:val="17"/>
                          </w:rPr>
                        </w:pPr>
                        <w:del w:id="2382" w:author="Hughes, Anna E" w:date="2023-08-09T15:29:00Z">
                          <w:r>
                            <w:rPr>
                              <w:rFonts w:ascii="Times New Roman"/>
                              <w:spacing w:val="-2"/>
                              <w:sz w:val="17"/>
                            </w:rPr>
                            <w:delText>feature</w:delText>
                          </w:r>
                        </w:del>
                      </w:p>
                    </w:txbxContent>
                  </v:textbox>
                  <w10:wrap anchorx="page"/>
                </v:shape>
              </w:pict>
            </mc:Fallback>
          </mc:AlternateContent>
        </w:r>
      </w:del>
      <w:ins w:id="2383" w:author="Hughes, Anna E" w:date="2023-08-09T15:29:00Z">
        <w:r w:rsidR="001E0CFE">
          <w:rPr>
            <w:noProof/>
            <w:lang w:val="en-GB" w:eastAsia="en-GB"/>
          </w:rPr>
          <w:drawing>
            <wp:anchor distT="0" distB="0" distL="0" distR="0" simplePos="0" relativeHeight="15752704" behindDoc="0" locked="0" layoutInCell="1" allowOverlap="1">
              <wp:simplePos x="0" y="0"/>
              <wp:positionH relativeFrom="page">
                <wp:posOffset>2074657</wp:posOffset>
              </wp:positionH>
              <wp:positionV relativeFrom="paragraph">
                <wp:posOffset>-156295</wp:posOffset>
              </wp:positionV>
              <wp:extent cx="1740578" cy="823912"/>
              <wp:effectExtent l="0" t="0" r="0" b="0"/>
              <wp:wrapNone/>
              <wp:docPr id="240" name="Image 2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40" name="Image 240"/>
                      <pic:cNvPicPr/>
                    </pic:nvPicPr>
                    <pic:blipFill>
                      <a:blip r:embed="rId28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740578" cy="82391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 w:rsidR="001E0CFE">
          <w:rPr>
            <w:noProof/>
            <w:lang w:val="en-GB" w:eastAsia="en-GB"/>
          </w:rPr>
          <mc:AlternateContent>
            <mc:Choice Requires="wps">
              <w:drawing>
                <wp:anchor distT="0" distB="0" distL="0" distR="0" simplePos="0" relativeHeight="15754752" behindDoc="0" locked="0" layoutInCell="1" allowOverlap="1">
                  <wp:simplePos x="0" y="0"/>
                  <wp:positionH relativeFrom="page">
                    <wp:posOffset>1966614</wp:posOffset>
                  </wp:positionH>
                  <wp:positionV relativeFrom="paragraph">
                    <wp:posOffset>297563</wp:posOffset>
                  </wp:positionV>
                  <wp:extent cx="27305" cy="1270"/>
                  <wp:effectExtent l="0" t="0" r="0" b="0"/>
                  <wp:wrapNone/>
                  <wp:docPr id="241" name="Graphic 24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>
                          <a:xfrm>
                            <a:off x="0" y="0"/>
                            <a:ext cx="27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>
                                <a:moveTo>
                                  <a:pt x="0" y="0"/>
                                </a:moveTo>
                                <a:lnTo>
                                  <a:pt x="26827" y="0"/>
                                </a:lnTo>
                              </a:path>
                            </a:pathLst>
                          </a:custGeom>
                          <a:ln w="10476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1796FE4F" id="Graphic 241" o:spid="_x0000_s1026" style="position:absolute;margin-left:154.85pt;margin-top:23.45pt;width:2.15pt;height:.1pt;z-index:15754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0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" path="m,l26827,e" filled="f" strokecolor="#333" strokeweight=".291mm">
                  <v:path arrowok="t"/>
                  <w10:wrap anchorx="page"/>
                </v:shape>
              </w:pict>
            </mc:Fallback>
          </mc:AlternateContent>
        </w:r>
        <w:r w:rsidR="001E0CFE">
          <w:rPr>
            <w:noProof/>
            <w:lang w:val="en-GB" w:eastAsia="en-GB"/>
          </w:rPr>
          <mc:AlternateContent>
            <mc:Choice Requires="wps">
              <w:drawing>
                <wp:anchor distT="0" distB="0" distL="0" distR="0" simplePos="0" relativeHeight="15755264" behindDoc="0" locked="0" layoutInCell="1" allowOverlap="1">
                  <wp:simplePos x="0" y="0"/>
                  <wp:positionH relativeFrom="page">
                    <wp:posOffset>1966614</wp:posOffset>
                  </wp:positionH>
                  <wp:positionV relativeFrom="paragraph">
                    <wp:posOffset>176058</wp:posOffset>
                  </wp:positionV>
                  <wp:extent cx="27305" cy="1270"/>
                  <wp:effectExtent l="0" t="0" r="0" b="0"/>
                  <wp:wrapNone/>
                  <wp:docPr id="242" name="Graphic 2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>
                          <a:xfrm>
                            <a:off x="0" y="0"/>
                            <a:ext cx="27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>
                                <a:moveTo>
                                  <a:pt x="0" y="0"/>
                                </a:moveTo>
                                <a:lnTo>
                                  <a:pt x="26827" y="0"/>
                                </a:lnTo>
                              </a:path>
                            </a:pathLst>
                          </a:custGeom>
                          <a:ln w="10476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3986AB38" id="Graphic 242" o:spid="_x0000_s1026" style="position:absolute;margin-left:154.85pt;margin-top:13.85pt;width:2.15pt;height:.1pt;z-index:15755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0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" path="m,l26827,e" filled="f" strokecolor="#333" strokeweight=".291mm">
                  <v:path arrowok="t"/>
                  <w10:wrap anchorx="page"/>
                </v:shape>
              </w:pict>
            </mc:Fallback>
          </mc:AlternateContent>
        </w:r>
        <w:r w:rsidR="001E0CFE">
          <w:rPr>
            <w:noProof/>
            <w:lang w:val="en-GB" w:eastAsia="en-GB"/>
          </w:rPr>
          <mc:AlternateContent>
            <mc:Choice Requires="wps">
              <w:drawing>
                <wp:anchor distT="0" distB="0" distL="0" distR="0" simplePos="0" relativeHeight="15755776" behindDoc="0" locked="0" layoutInCell="1" allowOverlap="1">
                  <wp:simplePos x="0" y="0"/>
                  <wp:positionH relativeFrom="page">
                    <wp:posOffset>1966614</wp:posOffset>
                  </wp:positionH>
                  <wp:positionV relativeFrom="paragraph">
                    <wp:posOffset>54454</wp:posOffset>
                  </wp:positionV>
                  <wp:extent cx="27305" cy="1270"/>
                  <wp:effectExtent l="0" t="0" r="0" b="0"/>
                  <wp:wrapNone/>
                  <wp:docPr id="243" name="Graphic 24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>
                          <a:xfrm>
                            <a:off x="0" y="0"/>
                            <a:ext cx="27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>
                                <a:moveTo>
                                  <a:pt x="0" y="0"/>
                                </a:moveTo>
                                <a:lnTo>
                                  <a:pt x="26827" y="0"/>
                                </a:lnTo>
                              </a:path>
                            </a:pathLst>
                          </a:custGeom>
                          <a:ln w="10476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5BDFB6DA" id="Graphic 243" o:spid="_x0000_s1026" style="position:absolute;margin-left:154.85pt;margin-top:4.3pt;width:2.15pt;height:.1pt;z-index:15755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0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" path="m,l26827,e" filled="f" strokecolor="#333" strokeweight=".291mm">
                  <v:path arrowok="t"/>
                  <w10:wrap anchorx="page"/>
                </v:shape>
              </w:pict>
            </mc:Fallback>
          </mc:AlternateContent>
        </w:r>
        <w:r w:rsidR="001E0CFE">
          <w:rPr>
            <w:noProof/>
            <w:lang w:val="en-GB" w:eastAsia="en-GB"/>
          </w:rPr>
          <mc:AlternateContent>
            <mc:Choice Requires="wps">
              <w:drawing>
                <wp:anchor distT="0" distB="0" distL="0" distR="0" simplePos="0" relativeHeight="15763968" behindDoc="0" locked="0" layoutInCell="1" allowOverlap="1">
                  <wp:simplePos x="0" y="0"/>
                  <wp:positionH relativeFrom="page">
                    <wp:posOffset>1477759</wp:posOffset>
                  </wp:positionH>
                  <wp:positionV relativeFrom="paragraph">
                    <wp:posOffset>129782</wp:posOffset>
                  </wp:positionV>
                  <wp:extent cx="144780" cy="324485"/>
                  <wp:effectExtent l="0" t="0" r="0" b="0"/>
                  <wp:wrapNone/>
                  <wp:docPr id="244" name="Textbox 24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/>
                        </wps:cNvSpPr>
                        <wps:spPr>
                          <a:xfrm>
                            <a:off x="0" y="0"/>
                            <a:ext cx="144780" cy="3244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7B1445E" w14:textId="77777777" w:rsidR="00470D98" w:rsidRDefault="001E0CFE">
                              <w:pPr>
                                <w:spacing w:before="12"/>
                                <w:ind w:left="20"/>
                                <w:rPr>
                                  <w:ins w:id="2384" w:author="Hughes, Anna E" w:date="2023-08-09T15:29:00Z"/>
                                  <w:rFonts w:ascii="Times New Roman"/>
                                  <w:sz w:val="17"/>
                                </w:rPr>
                              </w:pPr>
                              <w:ins w:id="2385" w:author="Hughes, Anna E" w:date="2023-08-09T15:29:00Z">
                                <w:r>
                                  <w:rPr>
                                    <w:rFonts w:ascii="Times New Roman"/>
                                    <w:spacing w:val="-2"/>
                                    <w:sz w:val="17"/>
                                  </w:rPr>
                                  <w:t>feature</w:t>
                                </w:r>
                              </w:ins>
                            </w:p>
                          </w:txbxContent>
                        </wps:txbx>
                        <wps:bodyPr vert="vert270" wrap="square" lIns="0" tIns="0" rIns="0" bIns="0" rtlCol="0"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id="Textbox 244" o:spid="_x0000_s1043" type="#_x0000_t202" style="position:absolute;left:0;text-align:left;margin-left:116.35pt;margin-top:10.2pt;width:11.4pt;height:25.55pt;z-index:15763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" filled="f" stroked="f">
                  <v:path arrowok="t"/>
                  <v:textbox style="layout-flow:vertical;mso-layout-flow-alt:bottom-to-top" inset="0,0,0,0">
                    <w:txbxContent>
                      <w:p w14:paraId="27B1445E" w14:textId="77777777" w:rsidR="00470D98" w:rsidRDefault="001E0CFE">
                        <w:pPr>
                          <w:spacing w:before="12"/>
                          <w:ind w:left="20"/>
                          <w:rPr>
                            <w:ins w:id="2386" w:author="Hughes, Anna E" w:date="2023-08-09T15:29:00Z"/>
                            <w:rFonts w:ascii="Times New Roman"/>
                            <w:sz w:val="17"/>
                          </w:rPr>
                        </w:pPr>
                        <w:ins w:id="2387" w:author="Hughes, Anna E" w:date="2023-08-09T15:29:00Z">
                          <w:r>
                            <w:rPr>
                              <w:rFonts w:ascii="Times New Roman"/>
                              <w:spacing w:val="-2"/>
                              <w:sz w:val="17"/>
                            </w:rPr>
                            <w:t>feature</w:t>
                          </w:r>
                        </w:ins>
                      </w:p>
                    </w:txbxContent>
                  </v:textbox>
                  <w10:wrap anchorx="page"/>
                </v:shape>
              </w:pict>
            </mc:Fallback>
          </mc:AlternateContent>
        </w:r>
      </w:ins>
      <w:r w:rsidR="001E0CFE">
        <w:rPr>
          <w:rFonts w:ascii="Times New Roman"/>
          <w:color w:val="4D4D4D"/>
          <w:spacing w:val="-2"/>
          <w:sz w:val="14"/>
        </w:rPr>
        <w:t>circle</w:t>
      </w:r>
      <w:r w:rsidR="001E0CFE">
        <w:rPr>
          <w:rFonts w:ascii="Times New Roman"/>
          <w:color w:val="4D4D4D"/>
          <w:spacing w:val="40"/>
          <w:sz w:val="14"/>
        </w:rPr>
        <w:t xml:space="preserve"> </w:t>
      </w:r>
      <w:r w:rsidR="001E0CFE">
        <w:rPr>
          <w:rFonts w:ascii="Times New Roman"/>
          <w:color w:val="4D4D4D"/>
          <w:spacing w:val="-2"/>
          <w:sz w:val="14"/>
        </w:rPr>
        <w:t>triangle</w:t>
      </w:r>
      <w:r w:rsidR="001E0CFE">
        <w:rPr>
          <w:rFonts w:ascii="Times New Roman"/>
          <w:color w:val="4D4D4D"/>
          <w:spacing w:val="40"/>
          <w:sz w:val="14"/>
        </w:rPr>
        <w:t xml:space="preserve"> </w:t>
      </w:r>
      <w:r w:rsidR="001E0CFE">
        <w:rPr>
          <w:rFonts w:ascii="Times New Roman"/>
          <w:color w:val="4D4D4D"/>
          <w:spacing w:val="-2"/>
          <w:sz w:val="14"/>
        </w:rPr>
        <w:t>diamond</w:t>
      </w:r>
    </w:p>
    <w:p w14:paraId="6E9C30A6" w14:textId="67B8FC73" w:rsidR="00470D98" w:rsidRDefault="00133F83">
      <w:pPr>
        <w:spacing w:line="285" w:lineRule="auto"/>
        <w:ind w:left="1085" w:firstLine="130"/>
        <w:jc w:val="both"/>
        <w:rPr>
          <w:rFonts w:ascii="Times New Roman"/>
          <w:sz w:val="14"/>
        </w:rPr>
      </w:pPr>
      <w:del w:id="2388" w:author="Hughes, Anna E" w:date="2023-08-09T15:29:00Z">
        <w:r>
          <w:rPr>
            <w:noProof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487702016" behindDoc="0" locked="0" layoutInCell="1" allowOverlap="1" wp14:anchorId="3EB9C535" wp14:editId="77CF5EA3">
                  <wp:simplePos x="0" y="0"/>
                  <wp:positionH relativeFrom="page">
                    <wp:posOffset>1966595</wp:posOffset>
                  </wp:positionH>
                  <wp:positionV relativeFrom="paragraph">
                    <wp:posOffset>296545</wp:posOffset>
                  </wp:positionV>
                  <wp:extent cx="26670" cy="0"/>
                  <wp:effectExtent l="0" t="0" r="0" b="0"/>
                  <wp:wrapNone/>
                  <wp:docPr id="786" name="Line 30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26670" cy="0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32E373C3" id="Line 300" o:spid="_x0000_s1026" style="position:absolute;z-index:1575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54.85pt,23.35pt" to="156.95pt,2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" strokecolor="#333" strokeweight=".291mm">
                  <w10:wrap anchorx="page"/>
                </v:line>
              </w:pict>
            </mc:Fallback>
          </mc:AlternateContent>
        </w:r>
        <w:r>
          <w:rPr>
            <w:noProof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487703040" behindDoc="0" locked="0" layoutInCell="1" allowOverlap="1" wp14:anchorId="696E91FE" wp14:editId="51E3A400">
                  <wp:simplePos x="0" y="0"/>
                  <wp:positionH relativeFrom="page">
                    <wp:posOffset>1966595</wp:posOffset>
                  </wp:positionH>
                  <wp:positionV relativeFrom="paragraph">
                    <wp:posOffset>175260</wp:posOffset>
                  </wp:positionV>
                  <wp:extent cx="26670" cy="0"/>
                  <wp:effectExtent l="0" t="0" r="0" b="0"/>
                  <wp:wrapNone/>
                  <wp:docPr id="787" name="Line 29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26670" cy="0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677809C4" id="Line 299" o:spid="_x0000_s1026" style="position:absolute;z-index:1575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54.85pt,13.8pt" to="156.95pt,1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" strokecolor="#333" strokeweight=".291mm">
                  <w10:wrap anchorx="page"/>
                </v:line>
              </w:pict>
            </mc:Fallback>
          </mc:AlternateContent>
        </w:r>
        <w:r>
          <w:rPr>
            <w:noProof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487704064" behindDoc="0" locked="0" layoutInCell="1" allowOverlap="1" wp14:anchorId="25176EF7" wp14:editId="0F08C0D7">
                  <wp:simplePos x="0" y="0"/>
                  <wp:positionH relativeFrom="page">
                    <wp:posOffset>1966595</wp:posOffset>
                  </wp:positionH>
                  <wp:positionV relativeFrom="paragraph">
                    <wp:posOffset>53975</wp:posOffset>
                  </wp:positionV>
                  <wp:extent cx="26670" cy="0"/>
                  <wp:effectExtent l="0" t="0" r="0" b="0"/>
                  <wp:wrapNone/>
                  <wp:docPr id="788" name="Line 29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26670" cy="0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5FBE51DB" id="Line 298" o:spid="_x0000_s1026" style="position:absolute;z-index:1575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54.85pt,4.25pt" to="156.95pt,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" strokecolor="#333" strokeweight=".291mm">
                  <w10:wrap anchorx="page"/>
                </v:line>
              </w:pict>
            </mc:Fallback>
          </mc:AlternateContent>
        </w:r>
        <w:r>
          <w:rPr>
            <w:noProof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487705088" behindDoc="0" locked="0" layoutInCell="1" allowOverlap="1" wp14:anchorId="5DDABA0A" wp14:editId="2B200BD8">
                  <wp:simplePos x="0" y="0"/>
                  <wp:positionH relativeFrom="page">
                    <wp:posOffset>5039360</wp:posOffset>
                  </wp:positionH>
                  <wp:positionV relativeFrom="paragraph">
                    <wp:posOffset>396875</wp:posOffset>
                  </wp:positionV>
                  <wp:extent cx="0" cy="0"/>
                  <wp:effectExtent l="0" t="0" r="0" b="0"/>
                  <wp:wrapNone/>
                  <wp:docPr id="789" name="Line 29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19E00946" id="Line 297" o:spid="_x0000_s1026" style="position:absolute;z-index:1576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96.8pt,31.25pt" to="396.8pt,3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" strokecolor="#333" strokeweight=".291mm">
                  <w10:wrap anchorx="page"/>
                </v:line>
              </w:pict>
            </mc:Fallback>
          </mc:AlternateContent>
        </w:r>
        <w:r>
          <w:rPr>
            <w:noProof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487706112" behindDoc="0" locked="0" layoutInCell="1" allowOverlap="1" wp14:anchorId="07731AC4" wp14:editId="65D674A4">
                  <wp:simplePos x="0" y="0"/>
                  <wp:positionH relativeFrom="page">
                    <wp:posOffset>5130165</wp:posOffset>
                  </wp:positionH>
                  <wp:positionV relativeFrom="paragraph">
                    <wp:posOffset>396875</wp:posOffset>
                  </wp:positionV>
                  <wp:extent cx="0" cy="0"/>
                  <wp:effectExtent l="0" t="0" r="0" b="0"/>
                  <wp:wrapNone/>
                  <wp:docPr id="790" name="Line 29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34851268" id="Line 296" o:spid="_x0000_s1026" style="position:absolute;z-index:1576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03.95pt,31.25pt" to="403.95pt,3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" strokecolor="#333" strokeweight=".291mm">
                  <w10:wrap anchorx="page"/>
                </v:line>
              </w:pict>
            </mc:Fallback>
          </mc:AlternateContent>
        </w:r>
        <w:r>
          <w:rPr>
            <w:noProof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487707136" behindDoc="0" locked="0" layoutInCell="1" allowOverlap="1" wp14:anchorId="6F45B48E" wp14:editId="602CAAE3">
                  <wp:simplePos x="0" y="0"/>
                  <wp:positionH relativeFrom="page">
                    <wp:posOffset>5220335</wp:posOffset>
                  </wp:positionH>
                  <wp:positionV relativeFrom="paragraph">
                    <wp:posOffset>396875</wp:posOffset>
                  </wp:positionV>
                  <wp:extent cx="0" cy="0"/>
                  <wp:effectExtent l="0" t="0" r="0" b="0"/>
                  <wp:wrapNone/>
                  <wp:docPr id="791" name="Line 29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1FBD93F5" id="Line 295" o:spid="_x0000_s1026" style="position:absolute;z-index:1576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11.05pt,31.25pt" to="411.05pt,3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" strokecolor="#333" strokeweight=".291mm">
                  <w10:wrap anchorx="page"/>
                </v:line>
              </w:pict>
            </mc:Fallback>
          </mc:AlternateContent>
        </w:r>
        <w:r>
          <w:rPr>
            <w:noProof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487708160" behindDoc="0" locked="0" layoutInCell="1" allowOverlap="1" wp14:anchorId="2CA4B7AF" wp14:editId="462779A8">
                  <wp:simplePos x="0" y="0"/>
                  <wp:positionH relativeFrom="page">
                    <wp:posOffset>5311140</wp:posOffset>
                  </wp:positionH>
                  <wp:positionV relativeFrom="paragraph">
                    <wp:posOffset>396875</wp:posOffset>
                  </wp:positionV>
                  <wp:extent cx="0" cy="0"/>
                  <wp:effectExtent l="0" t="0" r="0" b="0"/>
                  <wp:wrapNone/>
                  <wp:docPr id="792" name="Line 29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7B68A14A" id="Line 294" o:spid="_x0000_s1026" style="position:absolute;z-index:15762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18.2pt,31.25pt" to="418.2pt,3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" strokecolor="#333" strokeweight=".291mm">
                  <w10:wrap anchorx="page"/>
                </v:line>
              </w:pict>
            </mc:Fallback>
          </mc:AlternateContent>
        </w:r>
        <w:r>
          <w:rPr>
            <w:noProof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487709184" behindDoc="0" locked="0" layoutInCell="1" allowOverlap="1" wp14:anchorId="73730E00" wp14:editId="1FED0C64">
                  <wp:simplePos x="0" y="0"/>
                  <wp:positionH relativeFrom="page">
                    <wp:posOffset>5401945</wp:posOffset>
                  </wp:positionH>
                  <wp:positionV relativeFrom="paragraph">
                    <wp:posOffset>396875</wp:posOffset>
                  </wp:positionV>
                  <wp:extent cx="0" cy="0"/>
                  <wp:effectExtent l="0" t="0" r="0" b="0"/>
                  <wp:wrapNone/>
                  <wp:docPr id="793" name="Line 29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5785C206" id="Line 293" o:spid="_x0000_s1026" style="position:absolute;z-index:1576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25.35pt,31.25pt" to="425.35pt,3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" strokecolor="#333" strokeweight=".291mm">
                  <w10:wrap anchorx="page"/>
                </v:line>
              </w:pict>
            </mc:Fallback>
          </mc:AlternateContent>
        </w:r>
        <w:r>
          <w:rPr>
            <w:noProof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487710208" behindDoc="0" locked="0" layoutInCell="1" allowOverlap="1" wp14:anchorId="64010B81" wp14:editId="17233007">
                  <wp:simplePos x="0" y="0"/>
                  <wp:positionH relativeFrom="page">
                    <wp:posOffset>5492750</wp:posOffset>
                  </wp:positionH>
                  <wp:positionV relativeFrom="paragraph">
                    <wp:posOffset>396875</wp:posOffset>
                  </wp:positionV>
                  <wp:extent cx="0" cy="0"/>
                  <wp:effectExtent l="0" t="0" r="0" b="0"/>
                  <wp:wrapNone/>
                  <wp:docPr id="794" name="Line 29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1F61B176" id="Line 292" o:spid="_x0000_s1026" style="position:absolute;z-index:1576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32.5pt,31.25pt" to="432.5pt,3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" strokecolor="#333" strokeweight=".291mm">
                  <w10:wrap anchorx="page"/>
                </v:line>
              </w:pict>
            </mc:Fallback>
          </mc:AlternateContent>
        </w:r>
      </w:del>
      <w:ins w:id="2389" w:author="Hughes, Anna E" w:date="2023-08-09T15:29:00Z">
        <w:r w:rsidR="001E0CFE">
          <w:rPr>
            <w:noProof/>
            <w:lang w:val="en-GB" w:eastAsia="en-GB"/>
          </w:rPr>
          <mc:AlternateContent>
            <mc:Choice Requires="wps">
              <w:drawing>
                <wp:anchor distT="0" distB="0" distL="0" distR="0" simplePos="0" relativeHeight="15753216" behindDoc="0" locked="0" layoutInCell="1" allowOverlap="1">
                  <wp:simplePos x="0" y="0"/>
                  <wp:positionH relativeFrom="page">
                    <wp:posOffset>1966614</wp:posOffset>
                  </wp:positionH>
                  <wp:positionV relativeFrom="paragraph">
                    <wp:posOffset>296830</wp:posOffset>
                  </wp:positionV>
                  <wp:extent cx="27305" cy="1270"/>
                  <wp:effectExtent l="0" t="0" r="0" b="0"/>
                  <wp:wrapNone/>
                  <wp:docPr id="245" name="Graphic 24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>
                          <a:xfrm>
                            <a:off x="0" y="0"/>
                            <a:ext cx="27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>
                                <a:moveTo>
                                  <a:pt x="0" y="0"/>
                                </a:moveTo>
                                <a:lnTo>
                                  <a:pt x="26827" y="0"/>
                                </a:lnTo>
                              </a:path>
                            </a:pathLst>
                          </a:custGeom>
                          <a:ln w="10476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7C12B780" id="Graphic 245" o:spid="_x0000_s1026" style="position:absolute;margin-left:154.85pt;margin-top:23.35pt;width:2.15pt;height:.1pt;z-index:15753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0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" path="m,l26827,e" filled="f" strokecolor="#333" strokeweight=".291mm">
                  <v:path arrowok="t"/>
                  <w10:wrap anchorx="page"/>
                </v:shape>
              </w:pict>
            </mc:Fallback>
          </mc:AlternateContent>
        </w:r>
        <w:r w:rsidR="001E0CFE">
          <w:rPr>
            <w:noProof/>
            <w:lang w:val="en-GB" w:eastAsia="en-GB"/>
          </w:rPr>
          <mc:AlternateContent>
            <mc:Choice Requires="wps">
              <w:drawing>
                <wp:anchor distT="0" distB="0" distL="0" distR="0" simplePos="0" relativeHeight="15753728" behindDoc="0" locked="0" layoutInCell="1" allowOverlap="1">
                  <wp:simplePos x="0" y="0"/>
                  <wp:positionH relativeFrom="page">
                    <wp:posOffset>1966614</wp:posOffset>
                  </wp:positionH>
                  <wp:positionV relativeFrom="paragraph">
                    <wp:posOffset>175324</wp:posOffset>
                  </wp:positionV>
                  <wp:extent cx="27305" cy="1270"/>
                  <wp:effectExtent l="0" t="0" r="0" b="0"/>
                  <wp:wrapNone/>
                  <wp:docPr id="246" name="Graphic 24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>
                          <a:xfrm>
                            <a:off x="0" y="0"/>
                            <a:ext cx="27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>
                                <a:moveTo>
                                  <a:pt x="0" y="0"/>
                                </a:moveTo>
                                <a:lnTo>
                                  <a:pt x="26827" y="0"/>
                                </a:lnTo>
                              </a:path>
                            </a:pathLst>
                          </a:custGeom>
                          <a:ln w="10476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25E8C369" id="Graphic 246" o:spid="_x0000_s1026" style="position:absolute;margin-left:154.85pt;margin-top:13.8pt;width:2.15pt;height:.1pt;z-index:15753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0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" path="m,l26827,e" filled="f" strokecolor="#333" strokeweight=".291mm">
                  <v:path arrowok="t"/>
                  <w10:wrap anchorx="page"/>
                </v:shape>
              </w:pict>
            </mc:Fallback>
          </mc:AlternateContent>
        </w:r>
        <w:r w:rsidR="001E0CFE">
          <w:rPr>
            <w:noProof/>
            <w:lang w:val="en-GB" w:eastAsia="en-GB"/>
          </w:rPr>
          <mc:AlternateContent>
            <mc:Choice Requires="wps">
              <w:drawing>
                <wp:anchor distT="0" distB="0" distL="0" distR="0" simplePos="0" relativeHeight="15754240" behindDoc="0" locked="0" layoutInCell="1" allowOverlap="1">
                  <wp:simplePos x="0" y="0"/>
                  <wp:positionH relativeFrom="page">
                    <wp:posOffset>1966614</wp:posOffset>
                  </wp:positionH>
                  <wp:positionV relativeFrom="paragraph">
                    <wp:posOffset>53819</wp:posOffset>
                  </wp:positionV>
                  <wp:extent cx="27305" cy="1270"/>
                  <wp:effectExtent l="0" t="0" r="0" b="0"/>
                  <wp:wrapNone/>
                  <wp:docPr id="247" name="Graphic 24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>
                          <a:xfrm>
                            <a:off x="0" y="0"/>
                            <a:ext cx="27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>
                                <a:moveTo>
                                  <a:pt x="0" y="0"/>
                                </a:moveTo>
                                <a:lnTo>
                                  <a:pt x="26827" y="0"/>
                                </a:lnTo>
                              </a:path>
                            </a:pathLst>
                          </a:custGeom>
                          <a:ln w="10476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4DD52E47" id="Graphic 247" o:spid="_x0000_s1026" style="position:absolute;margin-left:154.85pt;margin-top:4.25pt;width:2.15pt;height:.1pt;z-index:15754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0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" path="m,l26827,e" filled="f" strokecolor="#333" strokeweight=".291mm">
                  <v:path arrowok="t"/>
                  <w10:wrap anchorx="page"/>
                </v:shape>
              </w:pict>
            </mc:Fallback>
          </mc:AlternateContent>
        </w:r>
        <w:r w:rsidR="001E0CFE">
          <w:rPr>
            <w:noProof/>
            <w:lang w:val="en-GB" w:eastAsia="en-GB"/>
          </w:rPr>
          <mc:AlternateContent>
            <mc:Choice Requires="wps">
              <w:drawing>
                <wp:anchor distT="0" distB="0" distL="0" distR="0" simplePos="0" relativeHeight="15760896" behindDoc="0" locked="0" layoutInCell="1" allowOverlap="1">
                  <wp:simplePos x="0" y="0"/>
                  <wp:positionH relativeFrom="page">
                    <wp:posOffset>5039206</wp:posOffset>
                  </wp:positionH>
                  <wp:positionV relativeFrom="paragraph">
                    <wp:posOffset>369772</wp:posOffset>
                  </wp:positionV>
                  <wp:extent cx="1270" cy="27305"/>
                  <wp:effectExtent l="0" t="0" r="0" b="0"/>
                  <wp:wrapNone/>
                  <wp:docPr id="248" name="Graphic 24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>
                          <a:xfrm>
                            <a:off x="0" y="0"/>
                            <a:ext cx="12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7305">
                                <a:moveTo>
                                  <a:pt x="0" y="268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476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4291408D" id="Graphic 248" o:spid="_x0000_s1026" style="position:absolute;margin-left:396.8pt;margin-top:29.1pt;width:.1pt;height:2.15pt;z-index:15760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27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" path="m,26827l,e" filled="f" strokecolor="#333" strokeweight=".291mm">
                  <v:path arrowok="t"/>
                  <w10:wrap anchorx="page"/>
                </v:shape>
              </w:pict>
            </mc:Fallback>
          </mc:AlternateContent>
        </w:r>
        <w:r w:rsidR="001E0CFE">
          <w:rPr>
            <w:noProof/>
            <w:lang w:val="en-GB" w:eastAsia="en-GB"/>
          </w:rPr>
          <mc:AlternateContent>
            <mc:Choice Requires="wps">
              <w:drawing>
                <wp:anchor distT="0" distB="0" distL="0" distR="0" simplePos="0" relativeHeight="15761408" behindDoc="0" locked="0" layoutInCell="1" allowOverlap="1">
                  <wp:simplePos x="0" y="0"/>
                  <wp:positionH relativeFrom="page">
                    <wp:posOffset>5129870</wp:posOffset>
                  </wp:positionH>
                  <wp:positionV relativeFrom="paragraph">
                    <wp:posOffset>369772</wp:posOffset>
                  </wp:positionV>
                  <wp:extent cx="1270" cy="27305"/>
                  <wp:effectExtent l="0" t="0" r="0" b="0"/>
                  <wp:wrapNone/>
                  <wp:docPr id="249" name="Graphic 24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>
                          <a:xfrm>
                            <a:off x="0" y="0"/>
                            <a:ext cx="12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7305">
                                <a:moveTo>
                                  <a:pt x="0" y="268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476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771A0A1B" id="Graphic 249" o:spid="_x0000_s1026" style="position:absolute;margin-left:403.95pt;margin-top:29.1pt;width:.1pt;height:2.15pt;z-index:15761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27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" path="m,26827l,e" filled="f" strokecolor="#333" strokeweight=".291mm">
                  <v:path arrowok="t"/>
                  <w10:wrap anchorx="page"/>
                </v:shape>
              </w:pict>
            </mc:Fallback>
          </mc:AlternateContent>
        </w:r>
        <w:r w:rsidR="001E0CFE">
          <w:rPr>
            <w:noProof/>
            <w:lang w:val="en-GB" w:eastAsia="en-GB"/>
          </w:rPr>
          <mc:AlternateContent>
            <mc:Choice Requires="wps">
              <w:drawing>
                <wp:anchor distT="0" distB="0" distL="0" distR="0" simplePos="0" relativeHeight="15761920" behindDoc="0" locked="0" layoutInCell="1" allowOverlap="1">
                  <wp:simplePos x="0" y="0"/>
                  <wp:positionH relativeFrom="page">
                    <wp:posOffset>5220534</wp:posOffset>
                  </wp:positionH>
                  <wp:positionV relativeFrom="paragraph">
                    <wp:posOffset>369772</wp:posOffset>
                  </wp:positionV>
                  <wp:extent cx="1270" cy="27305"/>
                  <wp:effectExtent l="0" t="0" r="0" b="0"/>
                  <wp:wrapNone/>
                  <wp:docPr id="250" name="Graphic 25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>
                          <a:xfrm>
                            <a:off x="0" y="0"/>
                            <a:ext cx="12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7305">
                                <a:moveTo>
                                  <a:pt x="0" y="268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476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03CDF047" id="Graphic 250" o:spid="_x0000_s1026" style="position:absolute;margin-left:411.05pt;margin-top:29.1pt;width:.1pt;height:2.15pt;z-index:15761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27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" path="m,26827l,e" filled="f" strokecolor="#333" strokeweight=".291mm">
                  <v:path arrowok="t"/>
                  <w10:wrap anchorx="page"/>
                </v:shape>
              </w:pict>
            </mc:Fallback>
          </mc:AlternateContent>
        </w:r>
        <w:r w:rsidR="001E0CFE">
          <w:rPr>
            <w:noProof/>
            <w:lang w:val="en-GB" w:eastAsia="en-GB"/>
          </w:rPr>
          <mc:AlternateContent>
            <mc:Choice Requires="wps">
              <w:drawing>
                <wp:anchor distT="0" distB="0" distL="0" distR="0" simplePos="0" relativeHeight="15762432" behindDoc="0" locked="0" layoutInCell="1" allowOverlap="1">
                  <wp:simplePos x="0" y="0"/>
                  <wp:positionH relativeFrom="page">
                    <wp:posOffset>5311199</wp:posOffset>
                  </wp:positionH>
                  <wp:positionV relativeFrom="paragraph">
                    <wp:posOffset>369772</wp:posOffset>
                  </wp:positionV>
                  <wp:extent cx="1270" cy="27305"/>
                  <wp:effectExtent l="0" t="0" r="0" b="0"/>
                  <wp:wrapNone/>
                  <wp:docPr id="251" name="Graphic 25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>
                          <a:xfrm>
                            <a:off x="0" y="0"/>
                            <a:ext cx="12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7305">
                                <a:moveTo>
                                  <a:pt x="0" y="268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476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04AC5836" id="Graphic 251" o:spid="_x0000_s1026" style="position:absolute;margin-left:418.2pt;margin-top:29.1pt;width:.1pt;height:2.15pt;z-index:15762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27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" path="m,26827l,e" filled="f" strokecolor="#333" strokeweight=".291mm">
                  <v:path arrowok="t"/>
                  <w10:wrap anchorx="page"/>
                </v:shape>
              </w:pict>
            </mc:Fallback>
          </mc:AlternateContent>
        </w:r>
        <w:r w:rsidR="001E0CFE">
          <w:rPr>
            <w:noProof/>
            <w:lang w:val="en-GB" w:eastAsia="en-GB"/>
          </w:rPr>
          <mc:AlternateContent>
            <mc:Choice Requires="wps">
              <w:drawing>
                <wp:anchor distT="0" distB="0" distL="0" distR="0" simplePos="0" relativeHeight="15762944" behindDoc="0" locked="0" layoutInCell="1" allowOverlap="1">
                  <wp:simplePos x="0" y="0"/>
                  <wp:positionH relativeFrom="page">
                    <wp:posOffset>5401863</wp:posOffset>
                  </wp:positionH>
                  <wp:positionV relativeFrom="paragraph">
                    <wp:posOffset>369772</wp:posOffset>
                  </wp:positionV>
                  <wp:extent cx="1270" cy="27305"/>
                  <wp:effectExtent l="0" t="0" r="0" b="0"/>
                  <wp:wrapNone/>
                  <wp:docPr id="252" name="Graphic 25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>
                          <a:xfrm>
                            <a:off x="0" y="0"/>
                            <a:ext cx="12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7305">
                                <a:moveTo>
                                  <a:pt x="0" y="268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476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4381C0CA" id="Graphic 252" o:spid="_x0000_s1026" style="position:absolute;margin-left:425.35pt;margin-top:29.1pt;width:.1pt;height:2.15pt;z-index:15762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27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" path="m,26827l,e" filled="f" strokecolor="#333" strokeweight=".291mm">
                  <v:path arrowok="t"/>
                  <w10:wrap anchorx="page"/>
                </v:shape>
              </w:pict>
            </mc:Fallback>
          </mc:AlternateContent>
        </w:r>
        <w:r w:rsidR="001E0CFE">
          <w:rPr>
            <w:noProof/>
            <w:lang w:val="en-GB" w:eastAsia="en-GB"/>
          </w:rPr>
          <mc:AlternateContent>
            <mc:Choice Requires="wps">
              <w:drawing>
                <wp:anchor distT="0" distB="0" distL="0" distR="0" simplePos="0" relativeHeight="15763456" behindDoc="0" locked="0" layoutInCell="1" allowOverlap="1">
                  <wp:simplePos x="0" y="0"/>
                  <wp:positionH relativeFrom="page">
                    <wp:posOffset>5492527</wp:posOffset>
                  </wp:positionH>
                  <wp:positionV relativeFrom="paragraph">
                    <wp:posOffset>369772</wp:posOffset>
                  </wp:positionV>
                  <wp:extent cx="1270" cy="27305"/>
                  <wp:effectExtent l="0" t="0" r="0" b="0"/>
                  <wp:wrapNone/>
                  <wp:docPr id="253" name="Graphic 25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>
                          <a:xfrm>
                            <a:off x="0" y="0"/>
                            <a:ext cx="12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7305">
                                <a:moveTo>
                                  <a:pt x="0" y="268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476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3F1B36A4" id="Graphic 253" o:spid="_x0000_s1026" style="position:absolute;margin-left:432.5pt;margin-top:29.1pt;width:.1pt;height:2.15pt;z-index:15763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27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" path="m,26827l,e" filled="f" strokecolor="#333" strokeweight=".291mm">
                  <v:path arrowok="t"/>
                  <w10:wrap anchorx="page"/>
                </v:shape>
              </w:pict>
            </mc:Fallback>
          </mc:AlternateContent>
        </w:r>
      </w:ins>
      <w:r w:rsidR="001E0CFE">
        <w:rPr>
          <w:rFonts w:ascii="Times New Roman"/>
          <w:color w:val="4D4D4D"/>
          <w:spacing w:val="-4"/>
          <w:sz w:val="14"/>
        </w:rPr>
        <w:t>pink</w:t>
      </w:r>
      <w:r w:rsidR="001E0CFE">
        <w:rPr>
          <w:rFonts w:ascii="Times New Roman"/>
          <w:color w:val="4D4D4D"/>
          <w:spacing w:val="40"/>
          <w:sz w:val="14"/>
        </w:rPr>
        <w:t xml:space="preserve"> </w:t>
      </w:r>
      <w:r w:rsidR="001E0CFE">
        <w:rPr>
          <w:rFonts w:ascii="Times New Roman"/>
          <w:color w:val="4D4D4D"/>
          <w:spacing w:val="-2"/>
          <w:sz w:val="14"/>
        </w:rPr>
        <w:t>purple</w:t>
      </w:r>
      <w:r w:rsidR="001E0CFE">
        <w:rPr>
          <w:rFonts w:ascii="Times New Roman"/>
          <w:color w:val="4D4D4D"/>
          <w:spacing w:val="40"/>
          <w:sz w:val="14"/>
        </w:rPr>
        <w:t xml:space="preserve"> </w:t>
      </w:r>
      <w:r w:rsidR="001E0CFE">
        <w:rPr>
          <w:rFonts w:ascii="Times New Roman"/>
          <w:color w:val="4D4D4D"/>
          <w:spacing w:val="-2"/>
          <w:sz w:val="14"/>
        </w:rPr>
        <w:t>orange</w:t>
      </w:r>
    </w:p>
    <w:p w14:paraId="79033A8D" w14:textId="77777777" w:rsidR="00470D98" w:rsidRDefault="001E0CFE">
      <w:pPr>
        <w:rPr>
          <w:rFonts w:ascii="Times New Roman"/>
          <w:sz w:val="20"/>
        </w:rPr>
      </w:pPr>
      <w:r>
        <w:br w:type="column"/>
      </w:r>
    </w:p>
    <w:p w14:paraId="0BEA22F2" w14:textId="77777777" w:rsidR="00470D98" w:rsidRDefault="00470D98">
      <w:pPr>
        <w:pStyle w:val="BodyText"/>
        <w:spacing w:before="0"/>
        <w:ind w:left="0"/>
        <w:rPr>
          <w:rFonts w:ascii="Times New Roman"/>
          <w:sz w:val="20"/>
        </w:rPr>
      </w:pPr>
    </w:p>
    <w:p w14:paraId="304B4ACC" w14:textId="77777777" w:rsidR="00470D98" w:rsidRDefault="00470D98">
      <w:pPr>
        <w:pStyle w:val="BodyText"/>
        <w:spacing w:before="0"/>
        <w:ind w:left="0"/>
        <w:rPr>
          <w:rFonts w:ascii="Times New Roman"/>
          <w:sz w:val="20"/>
        </w:rPr>
      </w:pPr>
    </w:p>
    <w:p w14:paraId="53814661" w14:textId="77777777" w:rsidR="00470D98" w:rsidRDefault="00470D98">
      <w:pPr>
        <w:pStyle w:val="BodyText"/>
        <w:spacing w:before="0"/>
        <w:ind w:left="0"/>
        <w:rPr>
          <w:rFonts w:ascii="Times New Roman"/>
          <w:sz w:val="20"/>
        </w:rPr>
      </w:pPr>
    </w:p>
    <w:p w14:paraId="2175E203" w14:textId="77777777" w:rsidR="00470D98" w:rsidRDefault="00470D98">
      <w:pPr>
        <w:pStyle w:val="BodyText"/>
        <w:spacing w:before="0"/>
        <w:ind w:left="0"/>
        <w:rPr>
          <w:rFonts w:ascii="Times New Roman"/>
          <w:sz w:val="20"/>
        </w:rPr>
      </w:pPr>
    </w:p>
    <w:p w14:paraId="426C60B6" w14:textId="77777777" w:rsidR="00470D98" w:rsidRDefault="00470D98">
      <w:pPr>
        <w:pStyle w:val="BodyText"/>
        <w:spacing w:before="0"/>
        <w:ind w:left="0"/>
        <w:rPr>
          <w:rFonts w:ascii="Times New Roman"/>
          <w:sz w:val="20"/>
        </w:rPr>
      </w:pPr>
    </w:p>
    <w:p w14:paraId="3BF6400E" w14:textId="77777777" w:rsidR="00087420" w:rsidRDefault="00133F83">
      <w:pPr>
        <w:pStyle w:val="BodyText"/>
        <w:spacing w:before="11"/>
        <w:ind w:left="0"/>
        <w:rPr>
          <w:del w:id="2390" w:author="Hughes, Anna E" w:date="2023-08-09T15:29:00Z"/>
          <w:rFonts w:ascii="Times New Roman"/>
          <w:sz w:val="25"/>
        </w:rPr>
      </w:pPr>
      <w:del w:id="2391" w:author="Hughes, Anna E" w:date="2023-08-09T15:29:00Z">
        <w:r>
          <w:rPr>
            <w:noProof/>
            <w:lang w:val="en-GB" w:eastAsia="en-GB"/>
          </w:rPr>
          <mc:AlternateContent>
            <mc:Choice Requires="wps">
              <w:drawing>
                <wp:anchor distT="0" distB="0" distL="0" distR="0" simplePos="0" relativeHeight="487712256" behindDoc="1" locked="0" layoutInCell="1" allowOverlap="1" wp14:anchorId="710425CF" wp14:editId="472B7667">
                  <wp:simplePos x="0" y="0"/>
                  <wp:positionH relativeFrom="page">
                    <wp:posOffset>2477770</wp:posOffset>
                  </wp:positionH>
                  <wp:positionV relativeFrom="paragraph">
                    <wp:posOffset>231775</wp:posOffset>
                  </wp:positionV>
                  <wp:extent cx="0" cy="0"/>
                  <wp:effectExtent l="0" t="0" r="0" b="0"/>
                  <wp:wrapTopAndBottom/>
                  <wp:docPr id="795" name="Line 29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6A42FCA9" id="Line 291" o:spid="_x0000_s1026" style="position:absolute;z-index:-157091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95.1pt,18.25pt" to="195.1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" strokecolor="#333" strokeweight=".291mm">
                  <w10:wrap type="topAndBottom" anchorx="page"/>
                </v:line>
              </w:pict>
            </mc:Fallback>
          </mc:AlternateContent>
        </w:r>
        <w:r>
          <w:rPr>
            <w:noProof/>
            <w:lang w:val="en-GB" w:eastAsia="en-GB"/>
          </w:rPr>
          <mc:AlternateContent>
            <mc:Choice Requires="wps">
              <w:drawing>
                <wp:anchor distT="0" distB="0" distL="0" distR="0" simplePos="0" relativeHeight="487713280" behindDoc="1" locked="0" layoutInCell="1" allowOverlap="1" wp14:anchorId="696A1F2A" wp14:editId="273A6E9E">
                  <wp:simplePos x="0" y="0"/>
                  <wp:positionH relativeFrom="page">
                    <wp:posOffset>3012440</wp:posOffset>
                  </wp:positionH>
                  <wp:positionV relativeFrom="paragraph">
                    <wp:posOffset>231775</wp:posOffset>
                  </wp:positionV>
                  <wp:extent cx="0" cy="0"/>
                  <wp:effectExtent l="0" t="0" r="0" b="0"/>
                  <wp:wrapTopAndBottom/>
                  <wp:docPr id="796" name="Line 29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0D181DEC" id="Line 290" o:spid="_x0000_s1026" style="position:absolute;z-index:-157086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237.2pt,18.25pt" to="237.2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" strokecolor="#333" strokeweight=".291mm">
                  <w10:wrap type="topAndBottom" anchorx="page"/>
                </v:line>
              </w:pict>
            </mc:Fallback>
          </mc:AlternateContent>
        </w:r>
        <w:r>
          <w:rPr>
            <w:noProof/>
            <w:lang w:val="en-GB" w:eastAsia="en-GB"/>
          </w:rPr>
          <mc:AlternateContent>
            <mc:Choice Requires="wps">
              <w:drawing>
                <wp:anchor distT="0" distB="0" distL="0" distR="0" simplePos="0" relativeHeight="487714304" behindDoc="1" locked="0" layoutInCell="1" allowOverlap="1" wp14:anchorId="07B26D82" wp14:editId="631FB9FD">
                  <wp:simplePos x="0" y="0"/>
                  <wp:positionH relativeFrom="page">
                    <wp:posOffset>3546475</wp:posOffset>
                  </wp:positionH>
                  <wp:positionV relativeFrom="paragraph">
                    <wp:posOffset>231775</wp:posOffset>
                  </wp:positionV>
                  <wp:extent cx="0" cy="0"/>
                  <wp:effectExtent l="0" t="0" r="0" b="0"/>
                  <wp:wrapTopAndBottom/>
                  <wp:docPr id="797" name="Line 28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5ABAE65B" id="Line 289" o:spid="_x0000_s1026" style="position:absolute;z-index:-157081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279.25pt,18.25pt" to="279.2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" strokecolor="#333" strokeweight=".291mm">
                  <w10:wrap type="topAndBottom" anchorx="page"/>
                </v:line>
              </w:pict>
            </mc:Fallback>
          </mc:AlternateContent>
        </w:r>
      </w:del>
    </w:p>
    <w:p w14:paraId="52C6F4DE" w14:textId="77777777" w:rsidR="00470D98" w:rsidRDefault="001E0CFE">
      <w:pPr>
        <w:pStyle w:val="BodyText"/>
        <w:spacing w:before="11"/>
        <w:ind w:left="0"/>
        <w:rPr>
          <w:ins w:id="2392" w:author="Hughes, Anna E" w:date="2023-08-09T15:29:00Z"/>
          <w:rFonts w:ascii="Times New Roman"/>
          <w:sz w:val="25"/>
        </w:rPr>
      </w:pPr>
      <w:ins w:id="2393" w:author="Hughes, Anna E" w:date="2023-08-09T15:29:00Z">
        <w:r>
          <w:rPr>
            <w:noProof/>
            <w:lang w:val="en-GB" w:eastAsia="en-GB"/>
          </w:rPr>
          <mc:AlternateContent>
            <mc:Choice Requires="wps">
              <w:drawing>
                <wp:anchor distT="0" distB="0" distL="0" distR="0" simplePos="0" relativeHeight="487607296" behindDoc="1" locked="0" layoutInCell="1" allowOverlap="1">
                  <wp:simplePos x="0" y="0"/>
                  <wp:positionH relativeFrom="page">
                    <wp:posOffset>2477505</wp:posOffset>
                  </wp:positionH>
                  <wp:positionV relativeFrom="paragraph">
                    <wp:posOffset>205012</wp:posOffset>
                  </wp:positionV>
                  <wp:extent cx="1270" cy="27305"/>
                  <wp:effectExtent l="0" t="0" r="0" b="0"/>
                  <wp:wrapTopAndBottom/>
                  <wp:docPr id="254" name="Graphic 25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>
                          <a:xfrm>
                            <a:off x="0" y="0"/>
                            <a:ext cx="12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7305">
                                <a:moveTo>
                                  <a:pt x="0" y="268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476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5C299014" id="Graphic 254" o:spid="_x0000_s1026" style="position:absolute;margin-left:195.1pt;margin-top:16.15pt;width:.1pt;height:2.15pt;z-index:-15709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27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" path="m,26827l,e" filled="f" strokecolor="#333" strokeweight=".291mm">
                  <v:path arrowok="t"/>
                  <w10:wrap type="topAndBottom" anchorx="page"/>
                </v:shape>
              </w:pict>
            </mc:Fallback>
          </mc:AlternateContent>
        </w:r>
        <w:r>
          <w:rPr>
            <w:noProof/>
            <w:lang w:val="en-GB" w:eastAsia="en-GB"/>
          </w:rPr>
          <mc:AlternateContent>
            <mc:Choice Requires="wps">
              <w:drawing>
                <wp:anchor distT="0" distB="0" distL="0" distR="0" simplePos="0" relativeHeight="487607808" behindDoc="1" locked="0" layoutInCell="1" allowOverlap="1">
                  <wp:simplePos x="0" y="0"/>
                  <wp:positionH relativeFrom="page">
                    <wp:posOffset>3012189</wp:posOffset>
                  </wp:positionH>
                  <wp:positionV relativeFrom="paragraph">
                    <wp:posOffset>205012</wp:posOffset>
                  </wp:positionV>
                  <wp:extent cx="1270" cy="27305"/>
                  <wp:effectExtent l="0" t="0" r="0" b="0"/>
                  <wp:wrapTopAndBottom/>
                  <wp:docPr id="255" name="Graphic 25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>
                          <a:xfrm>
                            <a:off x="0" y="0"/>
                            <a:ext cx="12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7305">
                                <a:moveTo>
                                  <a:pt x="0" y="268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476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1018E26B" id="Graphic 255" o:spid="_x0000_s1026" style="position:absolute;margin-left:237.2pt;margin-top:16.15pt;width:.1pt;height:2.15pt;z-index:-15708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27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" path="m,26827l,e" filled="f" strokecolor="#333" strokeweight=".291mm">
                  <v:path arrowok="t"/>
                  <w10:wrap type="topAndBottom" anchorx="page"/>
                </v:shape>
              </w:pict>
            </mc:Fallback>
          </mc:AlternateContent>
        </w:r>
        <w:r>
          <w:rPr>
            <w:noProof/>
            <w:lang w:val="en-GB" w:eastAsia="en-GB"/>
          </w:rPr>
          <mc:AlternateContent>
            <mc:Choice Requires="wps">
              <w:drawing>
                <wp:anchor distT="0" distB="0" distL="0" distR="0" simplePos="0" relativeHeight="487608320" behindDoc="1" locked="0" layoutInCell="1" allowOverlap="1">
                  <wp:simplePos x="0" y="0"/>
                  <wp:positionH relativeFrom="page">
                    <wp:posOffset>3546774</wp:posOffset>
                  </wp:positionH>
                  <wp:positionV relativeFrom="paragraph">
                    <wp:posOffset>205012</wp:posOffset>
                  </wp:positionV>
                  <wp:extent cx="1270" cy="27305"/>
                  <wp:effectExtent l="0" t="0" r="0" b="0"/>
                  <wp:wrapTopAndBottom/>
                  <wp:docPr id="256" name="Graphic 25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>
                          <a:xfrm>
                            <a:off x="0" y="0"/>
                            <a:ext cx="12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7305">
                                <a:moveTo>
                                  <a:pt x="0" y="268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476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1175AF13" id="Graphic 256" o:spid="_x0000_s1026" style="position:absolute;margin-left:279.25pt;margin-top:16.15pt;width:.1pt;height:2.15pt;z-index:-15708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27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" path="m,26827l,e" filled="f" strokecolor="#333" strokeweight=".291mm">
                  <v:path arrowok="t"/>
                  <w10:wrap type="topAndBottom" anchorx="page"/>
                </v:shape>
              </w:pict>
            </mc:Fallback>
          </mc:AlternateContent>
        </w:r>
      </w:ins>
    </w:p>
    <w:p w14:paraId="35ACBED1" w14:textId="77777777" w:rsidR="00470D98" w:rsidRDefault="001E0CFE">
      <w:pPr>
        <w:tabs>
          <w:tab w:val="left" w:pos="1553"/>
          <w:tab w:val="left" w:pos="2395"/>
        </w:tabs>
        <w:ind w:left="711"/>
        <w:rPr>
          <w:rFonts w:ascii="Times New Roman"/>
          <w:sz w:val="14"/>
        </w:rPr>
      </w:pPr>
      <w:r>
        <w:rPr>
          <w:rFonts w:ascii="Times New Roman"/>
          <w:color w:val="4D4D4D"/>
          <w:spacing w:val="-5"/>
          <w:sz w:val="14"/>
        </w:rPr>
        <w:t>0.0</w:t>
      </w:r>
      <w:r>
        <w:rPr>
          <w:rFonts w:ascii="Times New Roman"/>
          <w:color w:val="4D4D4D"/>
          <w:sz w:val="14"/>
        </w:rPr>
        <w:tab/>
      </w:r>
      <w:r>
        <w:rPr>
          <w:rFonts w:ascii="Times New Roman"/>
          <w:color w:val="4D4D4D"/>
          <w:spacing w:val="-5"/>
          <w:sz w:val="14"/>
        </w:rPr>
        <w:t>0.2</w:t>
      </w:r>
      <w:r>
        <w:rPr>
          <w:rFonts w:ascii="Times New Roman"/>
          <w:color w:val="4D4D4D"/>
          <w:sz w:val="14"/>
        </w:rPr>
        <w:tab/>
      </w:r>
      <w:r>
        <w:rPr>
          <w:rFonts w:ascii="Times New Roman"/>
          <w:color w:val="4D4D4D"/>
          <w:spacing w:val="-5"/>
          <w:sz w:val="14"/>
        </w:rPr>
        <w:t>0.4</w:t>
      </w:r>
    </w:p>
    <w:p w14:paraId="3F212D6B" w14:textId="77777777" w:rsidR="00470D98" w:rsidRDefault="00470D98">
      <w:pPr>
        <w:pStyle w:val="BodyText"/>
        <w:spacing w:before="0"/>
        <w:ind w:left="0"/>
        <w:rPr>
          <w:rFonts w:ascii="Times New Roman"/>
          <w:sz w:val="14"/>
        </w:rPr>
      </w:pPr>
    </w:p>
    <w:p w14:paraId="76D8455F" w14:textId="77777777" w:rsidR="00470D98" w:rsidRDefault="00470D98">
      <w:pPr>
        <w:pStyle w:val="BodyText"/>
        <w:spacing w:before="1"/>
        <w:ind w:left="0"/>
        <w:rPr>
          <w:rFonts w:ascii="Times New Roman"/>
          <w:sz w:val="17"/>
        </w:rPr>
      </w:pPr>
    </w:p>
    <w:p w14:paraId="61EA561B" w14:textId="77777777" w:rsidR="00470D98" w:rsidRDefault="001E0CFE">
      <w:pPr>
        <w:ind w:left="1184" w:right="1021"/>
        <w:jc w:val="center"/>
        <w:rPr>
          <w:rFonts w:ascii="Times New Roman"/>
          <w:sz w:val="17"/>
        </w:rPr>
      </w:pPr>
      <w:r>
        <w:rPr>
          <w:rFonts w:ascii="Times New Roman"/>
          <w:sz w:val="17"/>
        </w:rPr>
        <w:t>D</w:t>
      </w:r>
      <w:r>
        <w:rPr>
          <w:rFonts w:ascii="Times New Roman"/>
          <w:sz w:val="17"/>
          <w:vertAlign w:val="subscript"/>
        </w:rPr>
        <w:t>c</w:t>
      </w:r>
      <w:r>
        <w:rPr>
          <w:rFonts w:ascii="Times New Roman"/>
          <w:sz w:val="17"/>
        </w:rPr>
        <w:t xml:space="preserve"> and </w:t>
      </w:r>
      <w:r>
        <w:rPr>
          <w:rFonts w:ascii="Times New Roman"/>
          <w:spacing w:val="-5"/>
          <w:sz w:val="17"/>
        </w:rPr>
        <w:t>D</w:t>
      </w:r>
      <w:r>
        <w:rPr>
          <w:rFonts w:ascii="Times New Roman"/>
          <w:spacing w:val="-5"/>
          <w:sz w:val="17"/>
          <w:vertAlign w:val="subscript"/>
        </w:rPr>
        <w:t>s</w:t>
      </w:r>
    </w:p>
    <w:p w14:paraId="75F628BD" w14:textId="77777777" w:rsidR="00470D98" w:rsidRDefault="001E0CFE">
      <w:pPr>
        <w:spacing w:before="4"/>
        <w:rPr>
          <w:rFonts w:ascii="Times New Roman"/>
          <w:sz w:val="19"/>
        </w:rPr>
      </w:pPr>
      <w:r>
        <w:br w:type="column"/>
      </w:r>
    </w:p>
    <w:p w14:paraId="7F85E02E" w14:textId="77777777" w:rsidR="00470D98" w:rsidRDefault="001E0CFE">
      <w:pPr>
        <w:jc w:val="right"/>
        <w:rPr>
          <w:rFonts w:ascii="Times New Roman"/>
          <w:sz w:val="14"/>
        </w:rPr>
      </w:pPr>
      <w:r>
        <w:rPr>
          <w:rFonts w:ascii="Times New Roman"/>
          <w:color w:val="4D4D4D"/>
          <w:spacing w:val="-5"/>
          <w:sz w:val="14"/>
        </w:rPr>
        <w:t>1.0</w:t>
      </w:r>
    </w:p>
    <w:p w14:paraId="4DF638ED" w14:textId="479F6D02" w:rsidR="00470D98" w:rsidRDefault="00133F83">
      <w:pPr>
        <w:spacing w:before="3"/>
        <w:jc w:val="right"/>
        <w:rPr>
          <w:rFonts w:ascii="Times New Roman"/>
          <w:sz w:val="14"/>
        </w:rPr>
      </w:pPr>
      <w:del w:id="2394" w:author="Hughes, Anna E" w:date="2023-08-09T15:29:00Z">
        <w:r>
          <w:rPr>
            <w:noProof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487716352" behindDoc="0" locked="0" layoutInCell="1" allowOverlap="1" wp14:anchorId="4A25D020" wp14:editId="27AE32C5">
                  <wp:simplePos x="0" y="0"/>
                  <wp:positionH relativeFrom="page">
                    <wp:posOffset>3965575</wp:posOffset>
                  </wp:positionH>
                  <wp:positionV relativeFrom="paragraph">
                    <wp:posOffset>-281305</wp:posOffset>
                  </wp:positionV>
                  <wp:extent cx="144780" cy="1367790"/>
                  <wp:effectExtent l="0" t="0" r="0" b="0"/>
                  <wp:wrapNone/>
                  <wp:docPr id="798" name="docshape19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44780" cy="1367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2F0DBA" w14:textId="77777777" w:rsidR="00087420" w:rsidRDefault="001644E6">
                              <w:pPr>
                                <w:spacing w:before="12"/>
                                <w:ind w:left="20"/>
                                <w:rPr>
                                  <w:del w:id="2395" w:author="Hughes, Anna E" w:date="2023-08-09T15:29:00Z"/>
                                  <w:rFonts w:ascii="Times New Roman"/>
                                  <w:sz w:val="17"/>
                                </w:rPr>
                              </w:pPr>
                              <w:del w:id="2396" w:author="Hughes, Anna E" w:date="2023-08-09T15:29:00Z">
                                <w:r>
                                  <w:rPr>
                                    <w:rFonts w:ascii="Times New Roman"/>
                                    <w:spacing w:val="-2"/>
                                    <w:sz w:val="17"/>
                                  </w:rPr>
                                  <w:delText>Pearson's</w:delText>
                                </w:r>
                                <w:r>
                                  <w:rPr>
                                    <w:rFonts w:ascii="Times New Roman"/>
                                    <w:spacing w:val="7"/>
                                    <w:sz w:val="17"/>
                                  </w:rPr>
                                  <w:delText xml:space="preserve"> </w:delText>
                                </w:r>
                                <w:r>
                                  <w:rPr>
                                    <w:rFonts w:ascii="Times New Roman"/>
                                    <w:spacing w:val="-2"/>
                                    <w:sz w:val="17"/>
                                  </w:rPr>
                                  <w:delText>correlation</w:delText>
                                </w:r>
                                <w:r>
                                  <w:rPr>
                                    <w:rFonts w:ascii="Times New Roman"/>
                                    <w:spacing w:val="7"/>
                                    <w:sz w:val="17"/>
                                  </w:rPr>
                                  <w:delText xml:space="preserve"> </w:delText>
                                </w:r>
                                <w:r>
                                  <w:rPr>
                                    <w:rFonts w:ascii="Times New Roman"/>
                                    <w:spacing w:val="-2"/>
                                    <w:sz w:val="17"/>
                                  </w:rPr>
                                  <w:delText>coefficent</w:delText>
                                </w:r>
                              </w:del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w14:anchorId="4A25D020" id="docshape190" o:spid="_x0000_s1044" type="#_x0000_t202" style="position:absolute;left:0;text-align:left;margin-left:312.25pt;margin-top:-22.15pt;width:11.4pt;height:107.7pt;z-index:487716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" filled="f" stroked="f">
                  <v:textbox style="layout-flow:vertical;mso-layout-flow-alt:bottom-to-top" inset="0,0,0,0">
                    <w:txbxContent>
                      <w:p w14:paraId="532F0DBA" w14:textId="77777777" w:rsidR="00087420" w:rsidRDefault="001644E6">
                        <w:pPr>
                          <w:spacing w:before="12"/>
                          <w:ind w:left="20"/>
                          <w:rPr>
                            <w:del w:id="2397" w:author="Hughes, Anna E" w:date="2023-08-09T15:29:00Z"/>
                            <w:rFonts w:ascii="Times New Roman"/>
                            <w:sz w:val="17"/>
                          </w:rPr>
                        </w:pPr>
                        <w:del w:id="2398" w:author="Hughes, Anna E" w:date="2023-08-09T15:29:00Z">
                          <w:r>
                            <w:rPr>
                              <w:rFonts w:ascii="Times New Roman"/>
                              <w:spacing w:val="-2"/>
                              <w:sz w:val="17"/>
                            </w:rPr>
                            <w:delText>Pearson's</w:delText>
                          </w:r>
                          <w:r>
                            <w:rPr>
                              <w:rFonts w:ascii="Times New Roman"/>
                              <w:spacing w:val="7"/>
                              <w:sz w:val="17"/>
                            </w:rPr>
                            <w:delText xml:space="preserve"> </w:delText>
                          </w:r>
                          <w:r>
                            <w:rPr>
                              <w:rFonts w:ascii="Times New Roman"/>
                              <w:spacing w:val="-2"/>
                              <w:sz w:val="17"/>
                            </w:rPr>
                            <w:delText>correlation</w:delText>
                          </w:r>
                          <w:r>
                            <w:rPr>
                              <w:rFonts w:ascii="Times New Roman"/>
                              <w:spacing w:val="7"/>
                              <w:sz w:val="17"/>
                            </w:rPr>
                            <w:delText xml:space="preserve"> </w:delText>
                          </w:r>
                          <w:r>
                            <w:rPr>
                              <w:rFonts w:ascii="Times New Roman"/>
                              <w:spacing w:val="-2"/>
                              <w:sz w:val="17"/>
                            </w:rPr>
                            <w:delText>coefficent</w:delText>
                          </w:r>
                        </w:del>
                      </w:p>
                    </w:txbxContent>
                  </v:textbox>
                  <w10:wrap anchorx="page"/>
                </v:shape>
              </w:pict>
            </mc:Fallback>
          </mc:AlternateContent>
        </w:r>
      </w:del>
      <w:ins w:id="2399" w:author="Hughes, Anna E" w:date="2023-08-09T15:29:00Z">
        <w:r w:rsidR="001E0CFE">
          <w:rPr>
            <w:noProof/>
            <w:lang w:val="en-GB" w:eastAsia="en-GB"/>
          </w:rPr>
          <mc:AlternateContent>
            <mc:Choice Requires="wps">
              <w:drawing>
                <wp:anchor distT="0" distB="0" distL="0" distR="0" simplePos="0" relativeHeight="15764480" behindDoc="0" locked="0" layoutInCell="1" allowOverlap="1">
                  <wp:simplePos x="0" y="0"/>
                  <wp:positionH relativeFrom="page">
                    <wp:posOffset>3965734</wp:posOffset>
                  </wp:positionH>
                  <wp:positionV relativeFrom="paragraph">
                    <wp:posOffset>-281233</wp:posOffset>
                  </wp:positionV>
                  <wp:extent cx="144780" cy="1367790"/>
                  <wp:effectExtent l="0" t="0" r="0" b="0"/>
                  <wp:wrapNone/>
                  <wp:docPr id="257" name="Textbox 25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/>
                        </wps:cNvSpPr>
                        <wps:spPr>
                          <a:xfrm>
                            <a:off x="0" y="0"/>
                            <a:ext cx="144780" cy="13677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5909859" w14:textId="77777777" w:rsidR="00470D98" w:rsidRDefault="001E0CFE">
                              <w:pPr>
                                <w:spacing w:before="12"/>
                                <w:ind w:left="20"/>
                                <w:rPr>
                                  <w:ins w:id="2400" w:author="Hughes, Anna E" w:date="2023-08-09T15:29:00Z"/>
                                  <w:rFonts w:ascii="Times New Roman"/>
                                  <w:sz w:val="17"/>
                                </w:rPr>
                              </w:pPr>
                              <w:ins w:id="2401" w:author="Hughes, Anna E" w:date="2023-08-09T15:29:00Z">
                                <w:r>
                                  <w:rPr>
                                    <w:rFonts w:ascii="Times New Roman"/>
                                    <w:spacing w:val="-2"/>
                                    <w:sz w:val="17"/>
                                  </w:rPr>
                                  <w:t>Pearson's</w:t>
                                </w:r>
                                <w:r>
                                  <w:rPr>
                                    <w:rFonts w:ascii="Times New Roman"/>
                                    <w:spacing w:val="7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2"/>
                                    <w:sz w:val="17"/>
                                  </w:rPr>
                                  <w:t>correlation</w:t>
                                </w:r>
                                <w:r>
                                  <w:rPr>
                                    <w:rFonts w:ascii="Times New Roman"/>
                                    <w:spacing w:val="7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2"/>
                                    <w:sz w:val="17"/>
                                  </w:rPr>
                                  <w:t>coefficent</w:t>
                                </w:r>
                              </w:ins>
                            </w:p>
                          </w:txbxContent>
                        </wps:txbx>
                        <wps:bodyPr vert="vert270" wrap="square" lIns="0" tIns="0" rIns="0" bIns="0" rtlCol="0"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id="Textbox 257" o:spid="_x0000_s1045" type="#_x0000_t202" style="position:absolute;left:0;text-align:left;margin-left:312.25pt;margin-top:-22.15pt;width:11.4pt;height:107.7pt;z-index:15764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" filled="f" stroked="f">
                  <v:path arrowok="t"/>
                  <v:textbox style="layout-flow:vertical;mso-layout-flow-alt:bottom-to-top" inset="0,0,0,0">
                    <w:txbxContent>
                      <w:p w14:paraId="35909859" w14:textId="77777777" w:rsidR="00470D98" w:rsidRDefault="001E0CFE">
                        <w:pPr>
                          <w:spacing w:before="12"/>
                          <w:ind w:left="20"/>
                          <w:rPr>
                            <w:ins w:id="2402" w:author="Hughes, Anna E" w:date="2023-08-09T15:29:00Z"/>
                            <w:rFonts w:ascii="Times New Roman"/>
                            <w:sz w:val="17"/>
                          </w:rPr>
                        </w:pPr>
                        <w:ins w:id="2403" w:author="Hughes, Anna E" w:date="2023-08-09T15:29:00Z">
                          <w:r>
                            <w:rPr>
                              <w:rFonts w:ascii="Times New Roman"/>
                              <w:spacing w:val="-2"/>
                              <w:sz w:val="17"/>
                            </w:rPr>
                            <w:t>Pearson's</w:t>
                          </w:r>
                          <w:r>
                            <w:rPr>
                              <w:rFonts w:ascii="Times New Roman"/>
                              <w:spacing w:val="7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2"/>
                              <w:sz w:val="17"/>
                            </w:rPr>
                            <w:t>correlation</w:t>
                          </w:r>
                          <w:r>
                            <w:rPr>
                              <w:rFonts w:ascii="Times New Roman"/>
                              <w:spacing w:val="7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2"/>
                              <w:sz w:val="17"/>
                            </w:rPr>
                            <w:t>coefficent</w:t>
                          </w:r>
                        </w:ins>
                      </w:p>
                    </w:txbxContent>
                  </v:textbox>
                  <w10:wrap anchorx="page"/>
                </v:shape>
              </w:pict>
            </mc:Fallback>
          </mc:AlternateContent>
        </w:r>
      </w:ins>
      <w:r w:rsidR="001E0CFE">
        <w:rPr>
          <w:rFonts w:ascii="Times New Roman"/>
          <w:color w:val="4D4D4D"/>
          <w:spacing w:val="-5"/>
          <w:sz w:val="14"/>
        </w:rPr>
        <w:t>0.5</w:t>
      </w:r>
    </w:p>
    <w:p w14:paraId="79F2AB72" w14:textId="77777777" w:rsidR="00470D98" w:rsidRDefault="001E0CFE">
      <w:pPr>
        <w:spacing w:before="4"/>
        <w:jc w:val="right"/>
        <w:rPr>
          <w:rFonts w:ascii="Times New Roman"/>
          <w:sz w:val="14"/>
        </w:rPr>
      </w:pPr>
      <w:r>
        <w:rPr>
          <w:rFonts w:ascii="Times New Roman"/>
          <w:color w:val="4D4D4D"/>
          <w:spacing w:val="-5"/>
          <w:sz w:val="14"/>
        </w:rPr>
        <w:t>0.0</w:t>
      </w:r>
    </w:p>
    <w:p w14:paraId="6DA81BF6" w14:textId="77777777" w:rsidR="00470D98" w:rsidRDefault="001E0CFE">
      <w:pPr>
        <w:spacing w:before="4"/>
        <w:jc w:val="right"/>
        <w:rPr>
          <w:rFonts w:ascii="Times New Roman" w:hAnsi="Times New Roman"/>
          <w:sz w:val="14"/>
        </w:rPr>
      </w:pPr>
      <w:r>
        <w:rPr>
          <w:rFonts w:ascii="Times New Roman" w:hAnsi="Times New Roman"/>
          <w:color w:val="4D4D4D"/>
          <w:spacing w:val="-4"/>
          <w:sz w:val="14"/>
        </w:rPr>
        <w:t>−0.5</w:t>
      </w:r>
    </w:p>
    <w:p w14:paraId="6545ADC4" w14:textId="77777777" w:rsidR="00470D98" w:rsidRDefault="00470D98">
      <w:pPr>
        <w:pStyle w:val="BodyText"/>
        <w:spacing w:before="6"/>
        <w:ind w:left="0"/>
        <w:rPr>
          <w:rFonts w:ascii="Times New Roman"/>
          <w:sz w:val="18"/>
        </w:rPr>
      </w:pPr>
    </w:p>
    <w:p w14:paraId="3D282CB8" w14:textId="77777777" w:rsidR="00470D98" w:rsidRDefault="001E0CFE">
      <w:pPr>
        <w:jc w:val="right"/>
        <w:rPr>
          <w:rFonts w:ascii="Times New Roman"/>
          <w:sz w:val="14"/>
        </w:rPr>
      </w:pPr>
      <w:r>
        <w:rPr>
          <w:rFonts w:ascii="Times New Roman"/>
          <w:color w:val="4D4D4D"/>
          <w:spacing w:val="-5"/>
          <w:sz w:val="14"/>
        </w:rPr>
        <w:t>1.0</w:t>
      </w:r>
    </w:p>
    <w:p w14:paraId="494853A1" w14:textId="60DE6C8E" w:rsidR="00470D98" w:rsidRDefault="00133F83">
      <w:pPr>
        <w:spacing w:before="4"/>
        <w:jc w:val="right"/>
        <w:rPr>
          <w:rFonts w:ascii="Times New Roman"/>
          <w:sz w:val="14"/>
        </w:rPr>
      </w:pPr>
      <w:del w:id="2404" w:author="Hughes, Anna E" w:date="2023-08-09T15:29:00Z">
        <w:r>
          <w:rPr>
            <w:noProof/>
            <w:lang w:val="en-GB" w:eastAsia="en-GB"/>
          </w:rPr>
          <mc:AlternateContent>
            <mc:Choice Requires="wpg">
              <w:drawing>
                <wp:anchor distT="0" distB="0" distL="114300" distR="114300" simplePos="0" relativeHeight="487718400" behindDoc="0" locked="0" layoutInCell="1" allowOverlap="1" wp14:anchorId="4FF77E3E" wp14:editId="64B2F79F">
                  <wp:simplePos x="0" y="0"/>
                  <wp:positionH relativeFrom="page">
                    <wp:posOffset>4305935</wp:posOffset>
                  </wp:positionH>
                  <wp:positionV relativeFrom="paragraph">
                    <wp:posOffset>51435</wp:posOffset>
                  </wp:positionV>
                  <wp:extent cx="625475" cy="262255"/>
                  <wp:effectExtent l="0" t="0" r="0" b="0"/>
                  <wp:wrapNone/>
                  <wp:docPr id="799" name="docshapegroup19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25475" cy="262255"/>
                            <a:chOff x="6781" y="81"/>
                            <a:chExt cx="985" cy="413"/>
                          </a:xfrm>
                        </wpg:grpSpPr>
                        <wps:wsp>
                          <wps:cNvPr id="800" name="docshape192"/>
                          <wps:cNvSpPr>
                            <a:spLocks/>
                          </wps:cNvSpPr>
                          <wps:spPr bwMode="auto">
                            <a:xfrm>
                              <a:off x="7194" y="129"/>
                              <a:ext cx="42" cy="250"/>
                            </a:xfrm>
                            <a:custGeom>
                              <a:avLst/>
                              <a:gdLst>
                                <a:gd name="T0" fmla="+- 0 7195 7195"/>
                                <a:gd name="T1" fmla="*/ T0 w 42"/>
                                <a:gd name="T2" fmla="+- 0 130 130"/>
                                <a:gd name="T3" fmla="*/ 130 h 250"/>
                                <a:gd name="T4" fmla="+- 0 7195 7195"/>
                                <a:gd name="T5" fmla="*/ T4 w 42"/>
                                <a:gd name="T6" fmla="+- 0 130 130"/>
                                <a:gd name="T7" fmla="*/ 130 h 250"/>
                                <a:gd name="T8" fmla="+- 0 7195 7195"/>
                                <a:gd name="T9" fmla="*/ T8 w 42"/>
                                <a:gd name="T10" fmla="+- 0 380 130"/>
                                <a:gd name="T11" fmla="*/ 380 h 250"/>
                                <a:gd name="T12" fmla="+- 0 7195 7195"/>
                                <a:gd name="T13" fmla="*/ T12 w 42"/>
                                <a:gd name="T14" fmla="+- 0 380 130"/>
                                <a:gd name="T15" fmla="*/ 380 h 250"/>
                                <a:gd name="T16" fmla="+- 0 7203 7195"/>
                                <a:gd name="T17" fmla="*/ T16 w 42"/>
                                <a:gd name="T18" fmla="+- 0 315 130"/>
                                <a:gd name="T19" fmla="*/ 315 h 250"/>
                                <a:gd name="T20" fmla="+- 0 7210 7195"/>
                                <a:gd name="T21" fmla="*/ T20 w 42"/>
                                <a:gd name="T22" fmla="+- 0 303 130"/>
                                <a:gd name="T23" fmla="*/ 303 h 250"/>
                                <a:gd name="T24" fmla="+- 0 7233 7195"/>
                                <a:gd name="T25" fmla="*/ T24 w 42"/>
                                <a:gd name="T26" fmla="+- 0 266 130"/>
                                <a:gd name="T27" fmla="*/ 266 h 250"/>
                                <a:gd name="T28" fmla="+- 0 7237 7195"/>
                                <a:gd name="T29" fmla="*/ T28 w 42"/>
                                <a:gd name="T30" fmla="+- 0 238 130"/>
                                <a:gd name="T31" fmla="*/ 238 h 250"/>
                                <a:gd name="T32" fmla="+- 0 7220 7195"/>
                                <a:gd name="T33" fmla="*/ T32 w 42"/>
                                <a:gd name="T34" fmla="+- 0 199 130"/>
                                <a:gd name="T35" fmla="*/ 199 h 250"/>
                                <a:gd name="T36" fmla="+- 0 7210 7195"/>
                                <a:gd name="T37" fmla="*/ T36 w 42"/>
                                <a:gd name="T38" fmla="+- 0 187 130"/>
                                <a:gd name="T39" fmla="*/ 187 h 250"/>
                                <a:gd name="T40" fmla="+- 0 7201 7195"/>
                                <a:gd name="T41" fmla="*/ T40 w 42"/>
                                <a:gd name="T42" fmla="+- 0 174 130"/>
                                <a:gd name="T43" fmla="*/ 174 h 250"/>
                                <a:gd name="T44" fmla="+- 0 7198 7195"/>
                                <a:gd name="T45" fmla="*/ T44 w 42"/>
                                <a:gd name="T46" fmla="+- 0 164 130"/>
                                <a:gd name="T47" fmla="*/ 164 h 250"/>
                                <a:gd name="T48" fmla="+- 0 7195 7195"/>
                                <a:gd name="T49" fmla="*/ T48 w 42"/>
                                <a:gd name="T50" fmla="+- 0 130 130"/>
                                <a:gd name="T51" fmla="*/ 130 h 25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42" h="250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50"/>
                                  </a:lnTo>
                                  <a:lnTo>
                                    <a:pt x="8" y="185"/>
                                  </a:lnTo>
                                  <a:lnTo>
                                    <a:pt x="15" y="173"/>
                                  </a:lnTo>
                                  <a:lnTo>
                                    <a:pt x="38" y="136"/>
                                  </a:lnTo>
                                  <a:lnTo>
                                    <a:pt x="42" y="108"/>
                                  </a:lnTo>
                                  <a:lnTo>
                                    <a:pt x="25" y="69"/>
                                  </a:lnTo>
                                  <a:lnTo>
                                    <a:pt x="15" y="57"/>
                                  </a:lnTo>
                                  <a:lnTo>
                                    <a:pt x="6" y="44"/>
                                  </a:lnTo>
                                  <a:lnTo>
                                    <a:pt x="3" y="3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1" name="Line 2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195" y="341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1253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02" name="Line 28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195" y="276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2927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03" name="docshape193"/>
                          <wps:cNvSpPr>
                            <a:spLocks/>
                          </wps:cNvSpPr>
                          <wps:spPr bwMode="auto">
                            <a:xfrm>
                              <a:off x="7186" y="236"/>
                              <a:ext cx="17" cy="17"/>
                            </a:xfrm>
                            <a:custGeom>
                              <a:avLst/>
                              <a:gdLst>
                                <a:gd name="T0" fmla="+- 0 7199 7186"/>
                                <a:gd name="T1" fmla="*/ T0 w 17"/>
                                <a:gd name="T2" fmla="+- 0 237 237"/>
                                <a:gd name="T3" fmla="*/ 237 h 17"/>
                                <a:gd name="T4" fmla="+- 0 7190 7186"/>
                                <a:gd name="T5" fmla="*/ T4 w 17"/>
                                <a:gd name="T6" fmla="+- 0 237 237"/>
                                <a:gd name="T7" fmla="*/ 237 h 17"/>
                                <a:gd name="T8" fmla="+- 0 7186 7186"/>
                                <a:gd name="T9" fmla="*/ T8 w 17"/>
                                <a:gd name="T10" fmla="+- 0 240 237"/>
                                <a:gd name="T11" fmla="*/ 240 h 17"/>
                                <a:gd name="T12" fmla="+- 0 7186 7186"/>
                                <a:gd name="T13" fmla="*/ T12 w 17"/>
                                <a:gd name="T14" fmla="+- 0 245 237"/>
                                <a:gd name="T15" fmla="*/ 245 h 17"/>
                                <a:gd name="T16" fmla="+- 0 7186 7186"/>
                                <a:gd name="T17" fmla="*/ T16 w 17"/>
                                <a:gd name="T18" fmla="+- 0 249 237"/>
                                <a:gd name="T19" fmla="*/ 249 h 17"/>
                                <a:gd name="T20" fmla="+- 0 7190 7186"/>
                                <a:gd name="T21" fmla="*/ T20 w 17"/>
                                <a:gd name="T22" fmla="+- 0 253 237"/>
                                <a:gd name="T23" fmla="*/ 253 h 17"/>
                                <a:gd name="T24" fmla="+- 0 7199 7186"/>
                                <a:gd name="T25" fmla="*/ T24 w 17"/>
                                <a:gd name="T26" fmla="+- 0 253 237"/>
                                <a:gd name="T27" fmla="*/ 253 h 17"/>
                                <a:gd name="T28" fmla="+- 0 7203 7186"/>
                                <a:gd name="T29" fmla="*/ T28 w 17"/>
                                <a:gd name="T30" fmla="+- 0 249 237"/>
                                <a:gd name="T31" fmla="*/ 249 h 17"/>
                                <a:gd name="T32" fmla="+- 0 7203 7186"/>
                                <a:gd name="T33" fmla="*/ T32 w 17"/>
                                <a:gd name="T34" fmla="+- 0 240 237"/>
                                <a:gd name="T35" fmla="*/ 240 h 17"/>
                                <a:gd name="T36" fmla="+- 0 7199 7186"/>
                                <a:gd name="T37" fmla="*/ T36 w 17"/>
                                <a:gd name="T38" fmla="+- 0 237 237"/>
                                <a:gd name="T39" fmla="*/ 237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3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13" y="16"/>
                                  </a:lnTo>
                                  <a:lnTo>
                                    <a:pt x="17" y="12"/>
                                  </a:lnTo>
                                  <a:lnTo>
                                    <a:pt x="17" y="3"/>
                                  </a:lnTo>
                                  <a:lnTo>
                                    <a:pt x="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4" name="docshape194"/>
                          <wps:cNvSpPr>
                            <a:spLocks/>
                          </wps:cNvSpPr>
                          <wps:spPr bwMode="auto">
                            <a:xfrm>
                              <a:off x="7186" y="236"/>
                              <a:ext cx="17" cy="17"/>
                            </a:xfrm>
                            <a:custGeom>
                              <a:avLst/>
                              <a:gdLst>
                                <a:gd name="T0" fmla="+- 0 7186 7186"/>
                                <a:gd name="T1" fmla="*/ T0 w 17"/>
                                <a:gd name="T2" fmla="+- 0 245 237"/>
                                <a:gd name="T3" fmla="*/ 245 h 17"/>
                                <a:gd name="T4" fmla="+- 0 7186 7186"/>
                                <a:gd name="T5" fmla="*/ T4 w 17"/>
                                <a:gd name="T6" fmla="+- 0 240 237"/>
                                <a:gd name="T7" fmla="*/ 240 h 17"/>
                                <a:gd name="T8" fmla="+- 0 7190 7186"/>
                                <a:gd name="T9" fmla="*/ T8 w 17"/>
                                <a:gd name="T10" fmla="+- 0 237 237"/>
                                <a:gd name="T11" fmla="*/ 237 h 17"/>
                                <a:gd name="T12" fmla="+- 0 7195 7186"/>
                                <a:gd name="T13" fmla="*/ T12 w 17"/>
                                <a:gd name="T14" fmla="+- 0 237 237"/>
                                <a:gd name="T15" fmla="*/ 237 h 17"/>
                                <a:gd name="T16" fmla="+- 0 7199 7186"/>
                                <a:gd name="T17" fmla="*/ T16 w 17"/>
                                <a:gd name="T18" fmla="+- 0 237 237"/>
                                <a:gd name="T19" fmla="*/ 237 h 17"/>
                                <a:gd name="T20" fmla="+- 0 7203 7186"/>
                                <a:gd name="T21" fmla="*/ T20 w 17"/>
                                <a:gd name="T22" fmla="+- 0 240 237"/>
                                <a:gd name="T23" fmla="*/ 240 h 17"/>
                                <a:gd name="T24" fmla="+- 0 7203 7186"/>
                                <a:gd name="T25" fmla="*/ T24 w 17"/>
                                <a:gd name="T26" fmla="+- 0 245 237"/>
                                <a:gd name="T27" fmla="*/ 245 h 17"/>
                                <a:gd name="T28" fmla="+- 0 7203 7186"/>
                                <a:gd name="T29" fmla="*/ T28 w 17"/>
                                <a:gd name="T30" fmla="+- 0 249 237"/>
                                <a:gd name="T31" fmla="*/ 249 h 17"/>
                                <a:gd name="T32" fmla="+- 0 7199 7186"/>
                                <a:gd name="T33" fmla="*/ T32 w 17"/>
                                <a:gd name="T34" fmla="+- 0 253 237"/>
                                <a:gd name="T35" fmla="*/ 253 h 17"/>
                                <a:gd name="T36" fmla="+- 0 7195 7186"/>
                                <a:gd name="T37" fmla="*/ T36 w 17"/>
                                <a:gd name="T38" fmla="+- 0 253 237"/>
                                <a:gd name="T39" fmla="*/ 253 h 17"/>
                                <a:gd name="T40" fmla="+- 0 7190 7186"/>
                                <a:gd name="T41" fmla="*/ T40 w 17"/>
                                <a:gd name="T42" fmla="+- 0 253 237"/>
                                <a:gd name="T43" fmla="*/ 253 h 17"/>
                                <a:gd name="T44" fmla="+- 0 7186 7186"/>
                                <a:gd name="T45" fmla="*/ T44 w 17"/>
                                <a:gd name="T46" fmla="+- 0 249 237"/>
                                <a:gd name="T47" fmla="*/ 249 h 17"/>
                                <a:gd name="T48" fmla="+- 0 7186 7186"/>
                                <a:gd name="T49" fmla="*/ T48 w 17"/>
                                <a:gd name="T50" fmla="+- 0 245 237"/>
                                <a:gd name="T51" fmla="*/ 245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0" y="3"/>
                                  </a:lnTo>
                                  <a:lnTo>
                                    <a:pt x="4" y="0"/>
                                  </a:lnTo>
                                  <a:lnTo>
                                    <a:pt x="9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7" y="3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17" y="12"/>
                                  </a:lnTo>
                                  <a:lnTo>
                                    <a:pt x="13" y="16"/>
                                  </a:lnTo>
                                  <a:lnTo>
                                    <a:pt x="9" y="16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8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5" name="docshape195"/>
                          <wps:cNvSpPr>
                            <a:spLocks/>
                          </wps:cNvSpPr>
                          <wps:spPr bwMode="auto">
                            <a:xfrm>
                              <a:off x="7186" y="236"/>
                              <a:ext cx="17" cy="17"/>
                            </a:xfrm>
                            <a:custGeom>
                              <a:avLst/>
                              <a:gdLst>
                                <a:gd name="T0" fmla="+- 0 7199 7186"/>
                                <a:gd name="T1" fmla="*/ T0 w 17"/>
                                <a:gd name="T2" fmla="+- 0 237 237"/>
                                <a:gd name="T3" fmla="*/ 237 h 17"/>
                                <a:gd name="T4" fmla="+- 0 7190 7186"/>
                                <a:gd name="T5" fmla="*/ T4 w 17"/>
                                <a:gd name="T6" fmla="+- 0 237 237"/>
                                <a:gd name="T7" fmla="*/ 237 h 17"/>
                                <a:gd name="T8" fmla="+- 0 7186 7186"/>
                                <a:gd name="T9" fmla="*/ T8 w 17"/>
                                <a:gd name="T10" fmla="+- 0 240 237"/>
                                <a:gd name="T11" fmla="*/ 240 h 17"/>
                                <a:gd name="T12" fmla="+- 0 7186 7186"/>
                                <a:gd name="T13" fmla="*/ T12 w 17"/>
                                <a:gd name="T14" fmla="+- 0 245 237"/>
                                <a:gd name="T15" fmla="*/ 245 h 17"/>
                                <a:gd name="T16" fmla="+- 0 7186 7186"/>
                                <a:gd name="T17" fmla="*/ T16 w 17"/>
                                <a:gd name="T18" fmla="+- 0 249 237"/>
                                <a:gd name="T19" fmla="*/ 249 h 17"/>
                                <a:gd name="T20" fmla="+- 0 7190 7186"/>
                                <a:gd name="T21" fmla="*/ T20 w 17"/>
                                <a:gd name="T22" fmla="+- 0 253 237"/>
                                <a:gd name="T23" fmla="*/ 253 h 17"/>
                                <a:gd name="T24" fmla="+- 0 7199 7186"/>
                                <a:gd name="T25" fmla="*/ T24 w 17"/>
                                <a:gd name="T26" fmla="+- 0 253 237"/>
                                <a:gd name="T27" fmla="*/ 253 h 17"/>
                                <a:gd name="T28" fmla="+- 0 7203 7186"/>
                                <a:gd name="T29" fmla="*/ T28 w 17"/>
                                <a:gd name="T30" fmla="+- 0 249 237"/>
                                <a:gd name="T31" fmla="*/ 249 h 17"/>
                                <a:gd name="T32" fmla="+- 0 7203 7186"/>
                                <a:gd name="T33" fmla="*/ T32 w 17"/>
                                <a:gd name="T34" fmla="+- 0 240 237"/>
                                <a:gd name="T35" fmla="*/ 240 h 17"/>
                                <a:gd name="T36" fmla="+- 0 7199 7186"/>
                                <a:gd name="T37" fmla="*/ T36 w 17"/>
                                <a:gd name="T38" fmla="+- 0 237 237"/>
                                <a:gd name="T39" fmla="*/ 237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3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13" y="16"/>
                                  </a:lnTo>
                                  <a:lnTo>
                                    <a:pt x="17" y="12"/>
                                  </a:lnTo>
                                  <a:lnTo>
                                    <a:pt x="17" y="3"/>
                                  </a:lnTo>
                                  <a:lnTo>
                                    <a:pt x="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6" name="docshape196"/>
                          <wps:cNvSpPr>
                            <a:spLocks/>
                          </wps:cNvSpPr>
                          <wps:spPr bwMode="auto">
                            <a:xfrm>
                              <a:off x="7186" y="236"/>
                              <a:ext cx="17" cy="17"/>
                            </a:xfrm>
                            <a:custGeom>
                              <a:avLst/>
                              <a:gdLst>
                                <a:gd name="T0" fmla="+- 0 7186 7186"/>
                                <a:gd name="T1" fmla="*/ T0 w 17"/>
                                <a:gd name="T2" fmla="+- 0 245 237"/>
                                <a:gd name="T3" fmla="*/ 245 h 17"/>
                                <a:gd name="T4" fmla="+- 0 7186 7186"/>
                                <a:gd name="T5" fmla="*/ T4 w 17"/>
                                <a:gd name="T6" fmla="+- 0 240 237"/>
                                <a:gd name="T7" fmla="*/ 240 h 17"/>
                                <a:gd name="T8" fmla="+- 0 7190 7186"/>
                                <a:gd name="T9" fmla="*/ T8 w 17"/>
                                <a:gd name="T10" fmla="+- 0 237 237"/>
                                <a:gd name="T11" fmla="*/ 237 h 17"/>
                                <a:gd name="T12" fmla="+- 0 7195 7186"/>
                                <a:gd name="T13" fmla="*/ T12 w 17"/>
                                <a:gd name="T14" fmla="+- 0 237 237"/>
                                <a:gd name="T15" fmla="*/ 237 h 17"/>
                                <a:gd name="T16" fmla="+- 0 7199 7186"/>
                                <a:gd name="T17" fmla="*/ T16 w 17"/>
                                <a:gd name="T18" fmla="+- 0 237 237"/>
                                <a:gd name="T19" fmla="*/ 237 h 17"/>
                                <a:gd name="T20" fmla="+- 0 7203 7186"/>
                                <a:gd name="T21" fmla="*/ T20 w 17"/>
                                <a:gd name="T22" fmla="+- 0 240 237"/>
                                <a:gd name="T23" fmla="*/ 240 h 17"/>
                                <a:gd name="T24" fmla="+- 0 7203 7186"/>
                                <a:gd name="T25" fmla="*/ T24 w 17"/>
                                <a:gd name="T26" fmla="+- 0 245 237"/>
                                <a:gd name="T27" fmla="*/ 245 h 17"/>
                                <a:gd name="T28" fmla="+- 0 7203 7186"/>
                                <a:gd name="T29" fmla="*/ T28 w 17"/>
                                <a:gd name="T30" fmla="+- 0 249 237"/>
                                <a:gd name="T31" fmla="*/ 249 h 17"/>
                                <a:gd name="T32" fmla="+- 0 7199 7186"/>
                                <a:gd name="T33" fmla="*/ T32 w 17"/>
                                <a:gd name="T34" fmla="+- 0 253 237"/>
                                <a:gd name="T35" fmla="*/ 253 h 17"/>
                                <a:gd name="T36" fmla="+- 0 7195 7186"/>
                                <a:gd name="T37" fmla="*/ T36 w 17"/>
                                <a:gd name="T38" fmla="+- 0 253 237"/>
                                <a:gd name="T39" fmla="*/ 253 h 17"/>
                                <a:gd name="T40" fmla="+- 0 7190 7186"/>
                                <a:gd name="T41" fmla="*/ T40 w 17"/>
                                <a:gd name="T42" fmla="+- 0 253 237"/>
                                <a:gd name="T43" fmla="*/ 253 h 17"/>
                                <a:gd name="T44" fmla="+- 0 7186 7186"/>
                                <a:gd name="T45" fmla="*/ T44 w 17"/>
                                <a:gd name="T46" fmla="+- 0 249 237"/>
                                <a:gd name="T47" fmla="*/ 249 h 17"/>
                                <a:gd name="T48" fmla="+- 0 7186 7186"/>
                                <a:gd name="T49" fmla="*/ T48 w 17"/>
                                <a:gd name="T50" fmla="+- 0 245 237"/>
                                <a:gd name="T51" fmla="*/ 245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0" y="3"/>
                                  </a:lnTo>
                                  <a:lnTo>
                                    <a:pt x="4" y="0"/>
                                  </a:lnTo>
                                  <a:lnTo>
                                    <a:pt x="9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7" y="3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17" y="12"/>
                                  </a:lnTo>
                                  <a:lnTo>
                                    <a:pt x="13" y="16"/>
                                  </a:lnTo>
                                  <a:lnTo>
                                    <a:pt x="9" y="16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8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7" name="docshape197"/>
                          <wps:cNvSpPr>
                            <a:spLocks/>
                          </wps:cNvSpPr>
                          <wps:spPr bwMode="auto">
                            <a:xfrm>
                              <a:off x="7051" y="152"/>
                              <a:ext cx="38" cy="270"/>
                            </a:xfrm>
                            <a:custGeom>
                              <a:avLst/>
                              <a:gdLst>
                                <a:gd name="T0" fmla="+- 0 7052 7052"/>
                                <a:gd name="T1" fmla="*/ T0 w 38"/>
                                <a:gd name="T2" fmla="+- 0 153 153"/>
                                <a:gd name="T3" fmla="*/ 153 h 270"/>
                                <a:gd name="T4" fmla="+- 0 7052 7052"/>
                                <a:gd name="T5" fmla="*/ T4 w 38"/>
                                <a:gd name="T6" fmla="+- 0 153 153"/>
                                <a:gd name="T7" fmla="*/ 153 h 270"/>
                                <a:gd name="T8" fmla="+- 0 7052 7052"/>
                                <a:gd name="T9" fmla="*/ T8 w 38"/>
                                <a:gd name="T10" fmla="+- 0 422 153"/>
                                <a:gd name="T11" fmla="*/ 422 h 270"/>
                                <a:gd name="T12" fmla="+- 0 7052 7052"/>
                                <a:gd name="T13" fmla="*/ T12 w 38"/>
                                <a:gd name="T14" fmla="+- 0 422 153"/>
                                <a:gd name="T15" fmla="*/ 422 h 270"/>
                                <a:gd name="T16" fmla="+- 0 7058 7052"/>
                                <a:gd name="T17" fmla="*/ T16 w 38"/>
                                <a:gd name="T18" fmla="+- 0 372 153"/>
                                <a:gd name="T19" fmla="*/ 372 h 270"/>
                                <a:gd name="T20" fmla="+- 0 7086 7052"/>
                                <a:gd name="T21" fmla="*/ T20 w 38"/>
                                <a:gd name="T22" fmla="+- 0 301 153"/>
                                <a:gd name="T23" fmla="*/ 301 h 270"/>
                                <a:gd name="T24" fmla="+- 0 7090 7052"/>
                                <a:gd name="T25" fmla="*/ T24 w 38"/>
                                <a:gd name="T26" fmla="+- 0 268 153"/>
                                <a:gd name="T27" fmla="*/ 268 h 270"/>
                                <a:gd name="T28" fmla="+- 0 7076 7052"/>
                                <a:gd name="T29" fmla="*/ T28 w 38"/>
                                <a:gd name="T30" fmla="+- 0 240 153"/>
                                <a:gd name="T31" fmla="*/ 240 h 270"/>
                                <a:gd name="T32" fmla="+- 0 7067 7052"/>
                                <a:gd name="T33" fmla="*/ T32 w 38"/>
                                <a:gd name="T34" fmla="+- 0 224 153"/>
                                <a:gd name="T35" fmla="*/ 224 h 270"/>
                                <a:gd name="T36" fmla="+- 0 7055 7052"/>
                                <a:gd name="T37" fmla="*/ T36 w 38"/>
                                <a:gd name="T38" fmla="+- 0 185 153"/>
                                <a:gd name="T39" fmla="*/ 185 h 270"/>
                                <a:gd name="T40" fmla="+- 0 7052 7052"/>
                                <a:gd name="T41" fmla="*/ T40 w 38"/>
                                <a:gd name="T42" fmla="+- 0 153 153"/>
                                <a:gd name="T43" fmla="*/ 153 h 27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38" h="270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69"/>
                                  </a:lnTo>
                                  <a:lnTo>
                                    <a:pt x="6" y="219"/>
                                  </a:lnTo>
                                  <a:lnTo>
                                    <a:pt x="34" y="148"/>
                                  </a:lnTo>
                                  <a:lnTo>
                                    <a:pt x="38" y="115"/>
                                  </a:lnTo>
                                  <a:lnTo>
                                    <a:pt x="24" y="87"/>
                                  </a:lnTo>
                                  <a:lnTo>
                                    <a:pt x="15" y="71"/>
                                  </a:lnTo>
                                  <a:lnTo>
                                    <a:pt x="3" y="3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8" name="Line 2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052" y="384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1253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09" name="Line 27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052" y="311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2927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10" name="docshape198"/>
                          <wps:cNvSpPr>
                            <a:spLocks/>
                          </wps:cNvSpPr>
                          <wps:spPr bwMode="auto">
                            <a:xfrm>
                              <a:off x="7043" y="274"/>
                              <a:ext cx="17" cy="17"/>
                            </a:xfrm>
                            <a:custGeom>
                              <a:avLst/>
                              <a:gdLst>
                                <a:gd name="T0" fmla="+- 0 7056 7044"/>
                                <a:gd name="T1" fmla="*/ T0 w 17"/>
                                <a:gd name="T2" fmla="+- 0 274 274"/>
                                <a:gd name="T3" fmla="*/ 274 h 17"/>
                                <a:gd name="T4" fmla="+- 0 7047 7044"/>
                                <a:gd name="T5" fmla="*/ T4 w 17"/>
                                <a:gd name="T6" fmla="+- 0 274 274"/>
                                <a:gd name="T7" fmla="*/ 274 h 17"/>
                                <a:gd name="T8" fmla="+- 0 7044 7044"/>
                                <a:gd name="T9" fmla="*/ T8 w 17"/>
                                <a:gd name="T10" fmla="+- 0 278 274"/>
                                <a:gd name="T11" fmla="*/ 278 h 17"/>
                                <a:gd name="T12" fmla="+- 0 7044 7044"/>
                                <a:gd name="T13" fmla="*/ T12 w 17"/>
                                <a:gd name="T14" fmla="+- 0 283 274"/>
                                <a:gd name="T15" fmla="*/ 283 h 17"/>
                                <a:gd name="T16" fmla="+- 0 7044 7044"/>
                                <a:gd name="T17" fmla="*/ T16 w 17"/>
                                <a:gd name="T18" fmla="+- 0 287 274"/>
                                <a:gd name="T19" fmla="*/ 287 h 17"/>
                                <a:gd name="T20" fmla="+- 0 7047 7044"/>
                                <a:gd name="T21" fmla="*/ T20 w 17"/>
                                <a:gd name="T22" fmla="+- 0 291 274"/>
                                <a:gd name="T23" fmla="*/ 291 h 17"/>
                                <a:gd name="T24" fmla="+- 0 7056 7044"/>
                                <a:gd name="T25" fmla="*/ T24 w 17"/>
                                <a:gd name="T26" fmla="+- 0 291 274"/>
                                <a:gd name="T27" fmla="*/ 291 h 17"/>
                                <a:gd name="T28" fmla="+- 0 7060 7044"/>
                                <a:gd name="T29" fmla="*/ T28 w 17"/>
                                <a:gd name="T30" fmla="+- 0 287 274"/>
                                <a:gd name="T31" fmla="*/ 287 h 17"/>
                                <a:gd name="T32" fmla="+- 0 7060 7044"/>
                                <a:gd name="T33" fmla="*/ T32 w 17"/>
                                <a:gd name="T34" fmla="+- 0 278 274"/>
                                <a:gd name="T35" fmla="*/ 278 h 17"/>
                                <a:gd name="T36" fmla="+- 0 7056 7044"/>
                                <a:gd name="T37" fmla="*/ T36 w 17"/>
                                <a:gd name="T38" fmla="+- 0 274 274"/>
                                <a:gd name="T39" fmla="*/ 274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2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3" y="17"/>
                                  </a:lnTo>
                                  <a:lnTo>
                                    <a:pt x="12" y="17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1" name="docshape199"/>
                          <wps:cNvSpPr>
                            <a:spLocks/>
                          </wps:cNvSpPr>
                          <wps:spPr bwMode="auto">
                            <a:xfrm>
                              <a:off x="7043" y="274"/>
                              <a:ext cx="17" cy="17"/>
                            </a:xfrm>
                            <a:custGeom>
                              <a:avLst/>
                              <a:gdLst>
                                <a:gd name="T0" fmla="+- 0 7044 7044"/>
                                <a:gd name="T1" fmla="*/ T0 w 17"/>
                                <a:gd name="T2" fmla="+- 0 283 274"/>
                                <a:gd name="T3" fmla="*/ 283 h 17"/>
                                <a:gd name="T4" fmla="+- 0 7044 7044"/>
                                <a:gd name="T5" fmla="*/ T4 w 17"/>
                                <a:gd name="T6" fmla="+- 0 278 274"/>
                                <a:gd name="T7" fmla="*/ 278 h 17"/>
                                <a:gd name="T8" fmla="+- 0 7047 7044"/>
                                <a:gd name="T9" fmla="*/ T8 w 17"/>
                                <a:gd name="T10" fmla="+- 0 274 274"/>
                                <a:gd name="T11" fmla="*/ 274 h 17"/>
                                <a:gd name="T12" fmla="+- 0 7052 7044"/>
                                <a:gd name="T13" fmla="*/ T12 w 17"/>
                                <a:gd name="T14" fmla="+- 0 274 274"/>
                                <a:gd name="T15" fmla="*/ 274 h 17"/>
                                <a:gd name="T16" fmla="+- 0 7056 7044"/>
                                <a:gd name="T17" fmla="*/ T16 w 17"/>
                                <a:gd name="T18" fmla="+- 0 274 274"/>
                                <a:gd name="T19" fmla="*/ 274 h 17"/>
                                <a:gd name="T20" fmla="+- 0 7060 7044"/>
                                <a:gd name="T21" fmla="*/ T20 w 17"/>
                                <a:gd name="T22" fmla="+- 0 278 274"/>
                                <a:gd name="T23" fmla="*/ 278 h 17"/>
                                <a:gd name="T24" fmla="+- 0 7060 7044"/>
                                <a:gd name="T25" fmla="*/ T24 w 17"/>
                                <a:gd name="T26" fmla="+- 0 283 274"/>
                                <a:gd name="T27" fmla="*/ 283 h 17"/>
                                <a:gd name="T28" fmla="+- 0 7060 7044"/>
                                <a:gd name="T29" fmla="*/ T28 w 17"/>
                                <a:gd name="T30" fmla="+- 0 287 274"/>
                                <a:gd name="T31" fmla="*/ 287 h 17"/>
                                <a:gd name="T32" fmla="+- 0 7056 7044"/>
                                <a:gd name="T33" fmla="*/ T32 w 17"/>
                                <a:gd name="T34" fmla="+- 0 291 274"/>
                                <a:gd name="T35" fmla="*/ 291 h 17"/>
                                <a:gd name="T36" fmla="+- 0 7052 7044"/>
                                <a:gd name="T37" fmla="*/ T36 w 17"/>
                                <a:gd name="T38" fmla="+- 0 291 274"/>
                                <a:gd name="T39" fmla="*/ 291 h 17"/>
                                <a:gd name="T40" fmla="+- 0 7047 7044"/>
                                <a:gd name="T41" fmla="*/ T40 w 17"/>
                                <a:gd name="T42" fmla="+- 0 291 274"/>
                                <a:gd name="T43" fmla="*/ 291 h 17"/>
                                <a:gd name="T44" fmla="+- 0 7044 7044"/>
                                <a:gd name="T45" fmla="*/ T44 w 17"/>
                                <a:gd name="T46" fmla="+- 0 287 274"/>
                                <a:gd name="T47" fmla="*/ 287 h 17"/>
                                <a:gd name="T48" fmla="+- 0 7044 7044"/>
                                <a:gd name="T49" fmla="*/ T48 w 17"/>
                                <a:gd name="T50" fmla="+- 0 283 274"/>
                                <a:gd name="T51" fmla="*/ 283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9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3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9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2" y="17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3" y="17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9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2" name="docshape200"/>
                          <wps:cNvSpPr>
                            <a:spLocks/>
                          </wps:cNvSpPr>
                          <wps:spPr bwMode="auto">
                            <a:xfrm>
                              <a:off x="7043" y="274"/>
                              <a:ext cx="17" cy="17"/>
                            </a:xfrm>
                            <a:custGeom>
                              <a:avLst/>
                              <a:gdLst>
                                <a:gd name="T0" fmla="+- 0 7056 7044"/>
                                <a:gd name="T1" fmla="*/ T0 w 17"/>
                                <a:gd name="T2" fmla="+- 0 274 274"/>
                                <a:gd name="T3" fmla="*/ 274 h 17"/>
                                <a:gd name="T4" fmla="+- 0 7047 7044"/>
                                <a:gd name="T5" fmla="*/ T4 w 17"/>
                                <a:gd name="T6" fmla="+- 0 274 274"/>
                                <a:gd name="T7" fmla="*/ 274 h 17"/>
                                <a:gd name="T8" fmla="+- 0 7044 7044"/>
                                <a:gd name="T9" fmla="*/ T8 w 17"/>
                                <a:gd name="T10" fmla="+- 0 278 274"/>
                                <a:gd name="T11" fmla="*/ 278 h 17"/>
                                <a:gd name="T12" fmla="+- 0 7044 7044"/>
                                <a:gd name="T13" fmla="*/ T12 w 17"/>
                                <a:gd name="T14" fmla="+- 0 283 274"/>
                                <a:gd name="T15" fmla="*/ 283 h 17"/>
                                <a:gd name="T16" fmla="+- 0 7044 7044"/>
                                <a:gd name="T17" fmla="*/ T16 w 17"/>
                                <a:gd name="T18" fmla="+- 0 287 274"/>
                                <a:gd name="T19" fmla="*/ 287 h 17"/>
                                <a:gd name="T20" fmla="+- 0 7047 7044"/>
                                <a:gd name="T21" fmla="*/ T20 w 17"/>
                                <a:gd name="T22" fmla="+- 0 291 274"/>
                                <a:gd name="T23" fmla="*/ 291 h 17"/>
                                <a:gd name="T24" fmla="+- 0 7056 7044"/>
                                <a:gd name="T25" fmla="*/ T24 w 17"/>
                                <a:gd name="T26" fmla="+- 0 291 274"/>
                                <a:gd name="T27" fmla="*/ 291 h 17"/>
                                <a:gd name="T28" fmla="+- 0 7060 7044"/>
                                <a:gd name="T29" fmla="*/ T28 w 17"/>
                                <a:gd name="T30" fmla="+- 0 287 274"/>
                                <a:gd name="T31" fmla="*/ 287 h 17"/>
                                <a:gd name="T32" fmla="+- 0 7060 7044"/>
                                <a:gd name="T33" fmla="*/ T32 w 17"/>
                                <a:gd name="T34" fmla="+- 0 278 274"/>
                                <a:gd name="T35" fmla="*/ 278 h 17"/>
                                <a:gd name="T36" fmla="+- 0 7056 7044"/>
                                <a:gd name="T37" fmla="*/ T36 w 17"/>
                                <a:gd name="T38" fmla="+- 0 274 274"/>
                                <a:gd name="T39" fmla="*/ 274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2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3" y="17"/>
                                  </a:lnTo>
                                  <a:lnTo>
                                    <a:pt x="12" y="17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3" name="docshape201"/>
                          <wps:cNvSpPr>
                            <a:spLocks/>
                          </wps:cNvSpPr>
                          <wps:spPr bwMode="auto">
                            <a:xfrm>
                              <a:off x="7043" y="274"/>
                              <a:ext cx="17" cy="17"/>
                            </a:xfrm>
                            <a:custGeom>
                              <a:avLst/>
                              <a:gdLst>
                                <a:gd name="T0" fmla="+- 0 7044 7044"/>
                                <a:gd name="T1" fmla="*/ T0 w 17"/>
                                <a:gd name="T2" fmla="+- 0 283 274"/>
                                <a:gd name="T3" fmla="*/ 283 h 17"/>
                                <a:gd name="T4" fmla="+- 0 7044 7044"/>
                                <a:gd name="T5" fmla="*/ T4 w 17"/>
                                <a:gd name="T6" fmla="+- 0 278 274"/>
                                <a:gd name="T7" fmla="*/ 278 h 17"/>
                                <a:gd name="T8" fmla="+- 0 7047 7044"/>
                                <a:gd name="T9" fmla="*/ T8 w 17"/>
                                <a:gd name="T10" fmla="+- 0 274 274"/>
                                <a:gd name="T11" fmla="*/ 274 h 17"/>
                                <a:gd name="T12" fmla="+- 0 7052 7044"/>
                                <a:gd name="T13" fmla="*/ T12 w 17"/>
                                <a:gd name="T14" fmla="+- 0 274 274"/>
                                <a:gd name="T15" fmla="*/ 274 h 17"/>
                                <a:gd name="T16" fmla="+- 0 7056 7044"/>
                                <a:gd name="T17" fmla="*/ T16 w 17"/>
                                <a:gd name="T18" fmla="+- 0 274 274"/>
                                <a:gd name="T19" fmla="*/ 274 h 17"/>
                                <a:gd name="T20" fmla="+- 0 7060 7044"/>
                                <a:gd name="T21" fmla="*/ T20 w 17"/>
                                <a:gd name="T22" fmla="+- 0 278 274"/>
                                <a:gd name="T23" fmla="*/ 278 h 17"/>
                                <a:gd name="T24" fmla="+- 0 7060 7044"/>
                                <a:gd name="T25" fmla="*/ T24 w 17"/>
                                <a:gd name="T26" fmla="+- 0 283 274"/>
                                <a:gd name="T27" fmla="*/ 283 h 17"/>
                                <a:gd name="T28" fmla="+- 0 7060 7044"/>
                                <a:gd name="T29" fmla="*/ T28 w 17"/>
                                <a:gd name="T30" fmla="+- 0 287 274"/>
                                <a:gd name="T31" fmla="*/ 287 h 17"/>
                                <a:gd name="T32" fmla="+- 0 7056 7044"/>
                                <a:gd name="T33" fmla="*/ T32 w 17"/>
                                <a:gd name="T34" fmla="+- 0 291 274"/>
                                <a:gd name="T35" fmla="*/ 291 h 17"/>
                                <a:gd name="T36" fmla="+- 0 7052 7044"/>
                                <a:gd name="T37" fmla="*/ T36 w 17"/>
                                <a:gd name="T38" fmla="+- 0 291 274"/>
                                <a:gd name="T39" fmla="*/ 291 h 17"/>
                                <a:gd name="T40" fmla="+- 0 7047 7044"/>
                                <a:gd name="T41" fmla="*/ T40 w 17"/>
                                <a:gd name="T42" fmla="+- 0 291 274"/>
                                <a:gd name="T43" fmla="*/ 291 h 17"/>
                                <a:gd name="T44" fmla="+- 0 7044 7044"/>
                                <a:gd name="T45" fmla="*/ T44 w 17"/>
                                <a:gd name="T46" fmla="+- 0 287 274"/>
                                <a:gd name="T47" fmla="*/ 287 h 17"/>
                                <a:gd name="T48" fmla="+- 0 7044 7044"/>
                                <a:gd name="T49" fmla="*/ T48 w 17"/>
                                <a:gd name="T50" fmla="+- 0 283 274"/>
                                <a:gd name="T51" fmla="*/ 283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9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3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9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2" y="17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3" y="17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9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4" name="docshape202"/>
                          <wps:cNvSpPr>
                            <a:spLocks/>
                          </wps:cNvSpPr>
                          <wps:spPr bwMode="auto">
                            <a:xfrm>
                              <a:off x="6909" y="166"/>
                              <a:ext cx="35" cy="266"/>
                            </a:xfrm>
                            <a:custGeom>
                              <a:avLst/>
                              <a:gdLst>
                                <a:gd name="T0" fmla="+- 0 6910 6909"/>
                                <a:gd name="T1" fmla="*/ T0 w 35"/>
                                <a:gd name="T2" fmla="+- 0 167 167"/>
                                <a:gd name="T3" fmla="*/ 167 h 266"/>
                                <a:gd name="T4" fmla="+- 0 6909 6909"/>
                                <a:gd name="T5" fmla="*/ T4 w 35"/>
                                <a:gd name="T6" fmla="+- 0 167 167"/>
                                <a:gd name="T7" fmla="*/ 167 h 266"/>
                                <a:gd name="T8" fmla="+- 0 6909 6909"/>
                                <a:gd name="T9" fmla="*/ T8 w 35"/>
                                <a:gd name="T10" fmla="+- 0 432 167"/>
                                <a:gd name="T11" fmla="*/ 432 h 266"/>
                                <a:gd name="T12" fmla="+- 0 6910 6909"/>
                                <a:gd name="T13" fmla="*/ T12 w 35"/>
                                <a:gd name="T14" fmla="+- 0 432 167"/>
                                <a:gd name="T15" fmla="*/ 432 h 266"/>
                                <a:gd name="T16" fmla="+- 0 6921 6909"/>
                                <a:gd name="T17" fmla="*/ T16 w 35"/>
                                <a:gd name="T18" fmla="+- 0 367 167"/>
                                <a:gd name="T19" fmla="*/ 367 h 266"/>
                                <a:gd name="T20" fmla="+- 0 6941 6909"/>
                                <a:gd name="T21" fmla="*/ T20 w 35"/>
                                <a:gd name="T22" fmla="+- 0 325 167"/>
                                <a:gd name="T23" fmla="*/ 325 h 266"/>
                                <a:gd name="T24" fmla="+- 0 6944 6909"/>
                                <a:gd name="T25" fmla="*/ T24 w 35"/>
                                <a:gd name="T26" fmla="+- 0 293 167"/>
                                <a:gd name="T27" fmla="*/ 293 h 266"/>
                                <a:gd name="T28" fmla="+- 0 6941 6909"/>
                                <a:gd name="T29" fmla="*/ T28 w 35"/>
                                <a:gd name="T30" fmla="+- 0 278 167"/>
                                <a:gd name="T31" fmla="*/ 278 h 266"/>
                                <a:gd name="T32" fmla="+- 0 6938 6909"/>
                                <a:gd name="T33" fmla="*/ T32 w 35"/>
                                <a:gd name="T34" fmla="+- 0 269 167"/>
                                <a:gd name="T35" fmla="*/ 269 h 266"/>
                                <a:gd name="T36" fmla="+- 0 6934 6909"/>
                                <a:gd name="T37" fmla="*/ T36 w 35"/>
                                <a:gd name="T38" fmla="+- 0 251 167"/>
                                <a:gd name="T39" fmla="*/ 251 h 266"/>
                                <a:gd name="T40" fmla="+- 0 6913 6909"/>
                                <a:gd name="T41" fmla="*/ T40 w 35"/>
                                <a:gd name="T42" fmla="+- 0 204 167"/>
                                <a:gd name="T43" fmla="*/ 204 h 266"/>
                                <a:gd name="T44" fmla="+- 0 6910 6909"/>
                                <a:gd name="T45" fmla="*/ T44 w 35"/>
                                <a:gd name="T46" fmla="+- 0 167 167"/>
                                <a:gd name="T47" fmla="*/ 167 h 26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35" h="266">
                                  <a:moveTo>
                                    <a:pt x="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65"/>
                                  </a:lnTo>
                                  <a:lnTo>
                                    <a:pt x="1" y="265"/>
                                  </a:lnTo>
                                  <a:lnTo>
                                    <a:pt x="12" y="200"/>
                                  </a:lnTo>
                                  <a:lnTo>
                                    <a:pt x="32" y="158"/>
                                  </a:lnTo>
                                  <a:lnTo>
                                    <a:pt x="35" y="126"/>
                                  </a:lnTo>
                                  <a:lnTo>
                                    <a:pt x="32" y="111"/>
                                  </a:lnTo>
                                  <a:lnTo>
                                    <a:pt x="29" y="102"/>
                                  </a:lnTo>
                                  <a:lnTo>
                                    <a:pt x="25" y="84"/>
                                  </a:lnTo>
                                  <a:lnTo>
                                    <a:pt x="4" y="37"/>
                                  </a:lnTo>
                                  <a:lnTo>
                                    <a:pt x="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5" name="Line 2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909" y="400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1253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16" name="Line 27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909" y="338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2927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17" name="docshape203"/>
                          <wps:cNvSpPr>
                            <a:spLocks/>
                          </wps:cNvSpPr>
                          <wps:spPr bwMode="auto">
                            <a:xfrm>
                              <a:off x="6900" y="288"/>
                              <a:ext cx="17" cy="17"/>
                            </a:xfrm>
                            <a:custGeom>
                              <a:avLst/>
                              <a:gdLst>
                                <a:gd name="T0" fmla="+- 0 6913 6901"/>
                                <a:gd name="T1" fmla="*/ T0 w 17"/>
                                <a:gd name="T2" fmla="+- 0 289 289"/>
                                <a:gd name="T3" fmla="*/ 289 h 17"/>
                                <a:gd name="T4" fmla="+- 0 6905 6901"/>
                                <a:gd name="T5" fmla="*/ T4 w 17"/>
                                <a:gd name="T6" fmla="+- 0 289 289"/>
                                <a:gd name="T7" fmla="*/ 289 h 17"/>
                                <a:gd name="T8" fmla="+- 0 6901 6901"/>
                                <a:gd name="T9" fmla="*/ T8 w 17"/>
                                <a:gd name="T10" fmla="+- 0 293 289"/>
                                <a:gd name="T11" fmla="*/ 293 h 17"/>
                                <a:gd name="T12" fmla="+- 0 6901 6901"/>
                                <a:gd name="T13" fmla="*/ T12 w 17"/>
                                <a:gd name="T14" fmla="+- 0 297 289"/>
                                <a:gd name="T15" fmla="*/ 297 h 17"/>
                                <a:gd name="T16" fmla="+- 0 6901 6901"/>
                                <a:gd name="T17" fmla="*/ T16 w 17"/>
                                <a:gd name="T18" fmla="+- 0 302 289"/>
                                <a:gd name="T19" fmla="*/ 302 h 17"/>
                                <a:gd name="T20" fmla="+- 0 6905 6901"/>
                                <a:gd name="T21" fmla="*/ T20 w 17"/>
                                <a:gd name="T22" fmla="+- 0 305 289"/>
                                <a:gd name="T23" fmla="*/ 305 h 17"/>
                                <a:gd name="T24" fmla="+- 0 6913 6901"/>
                                <a:gd name="T25" fmla="*/ T24 w 17"/>
                                <a:gd name="T26" fmla="+- 0 305 289"/>
                                <a:gd name="T27" fmla="*/ 305 h 17"/>
                                <a:gd name="T28" fmla="+- 0 6917 6901"/>
                                <a:gd name="T29" fmla="*/ T28 w 17"/>
                                <a:gd name="T30" fmla="+- 0 302 289"/>
                                <a:gd name="T31" fmla="*/ 302 h 17"/>
                                <a:gd name="T32" fmla="+- 0 6917 6901"/>
                                <a:gd name="T33" fmla="*/ T32 w 17"/>
                                <a:gd name="T34" fmla="+- 0 293 289"/>
                                <a:gd name="T35" fmla="*/ 293 h 17"/>
                                <a:gd name="T36" fmla="+- 0 6913 6901"/>
                                <a:gd name="T37" fmla="*/ T36 w 17"/>
                                <a:gd name="T38" fmla="+- 0 289 289"/>
                                <a:gd name="T39" fmla="*/ 289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2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12" y="16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8" name="docshape204"/>
                          <wps:cNvSpPr>
                            <a:spLocks/>
                          </wps:cNvSpPr>
                          <wps:spPr bwMode="auto">
                            <a:xfrm>
                              <a:off x="6900" y="288"/>
                              <a:ext cx="17" cy="17"/>
                            </a:xfrm>
                            <a:custGeom>
                              <a:avLst/>
                              <a:gdLst>
                                <a:gd name="T0" fmla="+- 0 6901 6901"/>
                                <a:gd name="T1" fmla="*/ T0 w 17"/>
                                <a:gd name="T2" fmla="+- 0 297 289"/>
                                <a:gd name="T3" fmla="*/ 297 h 17"/>
                                <a:gd name="T4" fmla="+- 0 6901 6901"/>
                                <a:gd name="T5" fmla="*/ T4 w 17"/>
                                <a:gd name="T6" fmla="+- 0 293 289"/>
                                <a:gd name="T7" fmla="*/ 293 h 17"/>
                                <a:gd name="T8" fmla="+- 0 6905 6901"/>
                                <a:gd name="T9" fmla="*/ T8 w 17"/>
                                <a:gd name="T10" fmla="+- 0 289 289"/>
                                <a:gd name="T11" fmla="*/ 289 h 17"/>
                                <a:gd name="T12" fmla="+- 0 6909 6901"/>
                                <a:gd name="T13" fmla="*/ T12 w 17"/>
                                <a:gd name="T14" fmla="+- 0 289 289"/>
                                <a:gd name="T15" fmla="*/ 289 h 17"/>
                                <a:gd name="T16" fmla="+- 0 6913 6901"/>
                                <a:gd name="T17" fmla="*/ T16 w 17"/>
                                <a:gd name="T18" fmla="+- 0 289 289"/>
                                <a:gd name="T19" fmla="*/ 289 h 17"/>
                                <a:gd name="T20" fmla="+- 0 6917 6901"/>
                                <a:gd name="T21" fmla="*/ T20 w 17"/>
                                <a:gd name="T22" fmla="+- 0 293 289"/>
                                <a:gd name="T23" fmla="*/ 293 h 17"/>
                                <a:gd name="T24" fmla="+- 0 6917 6901"/>
                                <a:gd name="T25" fmla="*/ T24 w 17"/>
                                <a:gd name="T26" fmla="+- 0 297 289"/>
                                <a:gd name="T27" fmla="*/ 297 h 17"/>
                                <a:gd name="T28" fmla="+- 0 6917 6901"/>
                                <a:gd name="T29" fmla="*/ T28 w 17"/>
                                <a:gd name="T30" fmla="+- 0 302 289"/>
                                <a:gd name="T31" fmla="*/ 302 h 17"/>
                                <a:gd name="T32" fmla="+- 0 6913 6901"/>
                                <a:gd name="T33" fmla="*/ T32 w 17"/>
                                <a:gd name="T34" fmla="+- 0 305 289"/>
                                <a:gd name="T35" fmla="*/ 305 h 17"/>
                                <a:gd name="T36" fmla="+- 0 6909 6901"/>
                                <a:gd name="T37" fmla="*/ T36 w 17"/>
                                <a:gd name="T38" fmla="+- 0 305 289"/>
                                <a:gd name="T39" fmla="*/ 305 h 17"/>
                                <a:gd name="T40" fmla="+- 0 6905 6901"/>
                                <a:gd name="T41" fmla="*/ T40 w 17"/>
                                <a:gd name="T42" fmla="+- 0 305 289"/>
                                <a:gd name="T43" fmla="*/ 305 h 17"/>
                                <a:gd name="T44" fmla="+- 0 6901 6901"/>
                                <a:gd name="T45" fmla="*/ T44 w 17"/>
                                <a:gd name="T46" fmla="+- 0 302 289"/>
                                <a:gd name="T47" fmla="*/ 302 h 17"/>
                                <a:gd name="T48" fmla="+- 0 6901 6901"/>
                                <a:gd name="T49" fmla="*/ T48 w 17"/>
                                <a:gd name="T50" fmla="+- 0 297 289"/>
                                <a:gd name="T51" fmla="*/ 297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4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2" y="16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8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9" name="docshape205"/>
                          <wps:cNvSpPr>
                            <a:spLocks/>
                          </wps:cNvSpPr>
                          <wps:spPr bwMode="auto">
                            <a:xfrm>
                              <a:off x="6900" y="288"/>
                              <a:ext cx="17" cy="17"/>
                            </a:xfrm>
                            <a:custGeom>
                              <a:avLst/>
                              <a:gdLst>
                                <a:gd name="T0" fmla="+- 0 6913 6901"/>
                                <a:gd name="T1" fmla="*/ T0 w 17"/>
                                <a:gd name="T2" fmla="+- 0 289 289"/>
                                <a:gd name="T3" fmla="*/ 289 h 17"/>
                                <a:gd name="T4" fmla="+- 0 6905 6901"/>
                                <a:gd name="T5" fmla="*/ T4 w 17"/>
                                <a:gd name="T6" fmla="+- 0 289 289"/>
                                <a:gd name="T7" fmla="*/ 289 h 17"/>
                                <a:gd name="T8" fmla="+- 0 6901 6901"/>
                                <a:gd name="T9" fmla="*/ T8 w 17"/>
                                <a:gd name="T10" fmla="+- 0 293 289"/>
                                <a:gd name="T11" fmla="*/ 293 h 17"/>
                                <a:gd name="T12" fmla="+- 0 6901 6901"/>
                                <a:gd name="T13" fmla="*/ T12 w 17"/>
                                <a:gd name="T14" fmla="+- 0 297 289"/>
                                <a:gd name="T15" fmla="*/ 297 h 17"/>
                                <a:gd name="T16" fmla="+- 0 6901 6901"/>
                                <a:gd name="T17" fmla="*/ T16 w 17"/>
                                <a:gd name="T18" fmla="+- 0 302 289"/>
                                <a:gd name="T19" fmla="*/ 302 h 17"/>
                                <a:gd name="T20" fmla="+- 0 6905 6901"/>
                                <a:gd name="T21" fmla="*/ T20 w 17"/>
                                <a:gd name="T22" fmla="+- 0 305 289"/>
                                <a:gd name="T23" fmla="*/ 305 h 17"/>
                                <a:gd name="T24" fmla="+- 0 6913 6901"/>
                                <a:gd name="T25" fmla="*/ T24 w 17"/>
                                <a:gd name="T26" fmla="+- 0 305 289"/>
                                <a:gd name="T27" fmla="*/ 305 h 17"/>
                                <a:gd name="T28" fmla="+- 0 6917 6901"/>
                                <a:gd name="T29" fmla="*/ T28 w 17"/>
                                <a:gd name="T30" fmla="+- 0 302 289"/>
                                <a:gd name="T31" fmla="*/ 302 h 17"/>
                                <a:gd name="T32" fmla="+- 0 6917 6901"/>
                                <a:gd name="T33" fmla="*/ T32 w 17"/>
                                <a:gd name="T34" fmla="+- 0 293 289"/>
                                <a:gd name="T35" fmla="*/ 293 h 17"/>
                                <a:gd name="T36" fmla="+- 0 6913 6901"/>
                                <a:gd name="T37" fmla="*/ T36 w 17"/>
                                <a:gd name="T38" fmla="+- 0 289 289"/>
                                <a:gd name="T39" fmla="*/ 289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2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12" y="16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0" name="docshape206"/>
                          <wps:cNvSpPr>
                            <a:spLocks/>
                          </wps:cNvSpPr>
                          <wps:spPr bwMode="auto">
                            <a:xfrm>
                              <a:off x="6900" y="288"/>
                              <a:ext cx="17" cy="17"/>
                            </a:xfrm>
                            <a:custGeom>
                              <a:avLst/>
                              <a:gdLst>
                                <a:gd name="T0" fmla="+- 0 6901 6901"/>
                                <a:gd name="T1" fmla="*/ T0 w 17"/>
                                <a:gd name="T2" fmla="+- 0 297 289"/>
                                <a:gd name="T3" fmla="*/ 297 h 17"/>
                                <a:gd name="T4" fmla="+- 0 6901 6901"/>
                                <a:gd name="T5" fmla="*/ T4 w 17"/>
                                <a:gd name="T6" fmla="+- 0 293 289"/>
                                <a:gd name="T7" fmla="*/ 293 h 17"/>
                                <a:gd name="T8" fmla="+- 0 6905 6901"/>
                                <a:gd name="T9" fmla="*/ T8 w 17"/>
                                <a:gd name="T10" fmla="+- 0 289 289"/>
                                <a:gd name="T11" fmla="*/ 289 h 17"/>
                                <a:gd name="T12" fmla="+- 0 6909 6901"/>
                                <a:gd name="T13" fmla="*/ T12 w 17"/>
                                <a:gd name="T14" fmla="+- 0 289 289"/>
                                <a:gd name="T15" fmla="*/ 289 h 17"/>
                                <a:gd name="T16" fmla="+- 0 6913 6901"/>
                                <a:gd name="T17" fmla="*/ T16 w 17"/>
                                <a:gd name="T18" fmla="+- 0 289 289"/>
                                <a:gd name="T19" fmla="*/ 289 h 17"/>
                                <a:gd name="T20" fmla="+- 0 6917 6901"/>
                                <a:gd name="T21" fmla="*/ T20 w 17"/>
                                <a:gd name="T22" fmla="+- 0 293 289"/>
                                <a:gd name="T23" fmla="*/ 293 h 17"/>
                                <a:gd name="T24" fmla="+- 0 6917 6901"/>
                                <a:gd name="T25" fmla="*/ T24 w 17"/>
                                <a:gd name="T26" fmla="+- 0 297 289"/>
                                <a:gd name="T27" fmla="*/ 297 h 17"/>
                                <a:gd name="T28" fmla="+- 0 6917 6901"/>
                                <a:gd name="T29" fmla="*/ T28 w 17"/>
                                <a:gd name="T30" fmla="+- 0 302 289"/>
                                <a:gd name="T31" fmla="*/ 302 h 17"/>
                                <a:gd name="T32" fmla="+- 0 6913 6901"/>
                                <a:gd name="T33" fmla="*/ T32 w 17"/>
                                <a:gd name="T34" fmla="+- 0 305 289"/>
                                <a:gd name="T35" fmla="*/ 305 h 17"/>
                                <a:gd name="T36" fmla="+- 0 6909 6901"/>
                                <a:gd name="T37" fmla="*/ T36 w 17"/>
                                <a:gd name="T38" fmla="+- 0 305 289"/>
                                <a:gd name="T39" fmla="*/ 305 h 17"/>
                                <a:gd name="T40" fmla="+- 0 6905 6901"/>
                                <a:gd name="T41" fmla="*/ T40 w 17"/>
                                <a:gd name="T42" fmla="+- 0 305 289"/>
                                <a:gd name="T43" fmla="*/ 305 h 17"/>
                                <a:gd name="T44" fmla="+- 0 6901 6901"/>
                                <a:gd name="T45" fmla="*/ T44 w 17"/>
                                <a:gd name="T46" fmla="+- 0 302 289"/>
                                <a:gd name="T47" fmla="*/ 302 h 17"/>
                                <a:gd name="T48" fmla="+- 0 6901 6901"/>
                                <a:gd name="T49" fmla="*/ T48 w 17"/>
                                <a:gd name="T50" fmla="+- 0 297 289"/>
                                <a:gd name="T51" fmla="*/ 297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4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2" y="16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8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1" name="Line 26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823" y="253"/>
                              <a:ext cx="943" cy="0"/>
                            </a:xfrm>
                            <a:prstGeom prst="line">
                              <a:avLst/>
                            </a:pr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22" name="docshape207"/>
                          <wps:cNvSpPr>
                            <a:spLocks/>
                          </wps:cNvSpPr>
                          <wps:spPr bwMode="auto">
                            <a:xfrm>
                              <a:off x="6781" y="88"/>
                              <a:ext cx="842" cy="405"/>
                            </a:xfrm>
                            <a:custGeom>
                              <a:avLst/>
                              <a:gdLst>
                                <a:gd name="T0" fmla="+- 0 6909 6781"/>
                                <a:gd name="T1" fmla="*/ T0 w 842"/>
                                <a:gd name="T2" fmla="+- 0 493 89"/>
                                <a:gd name="T3" fmla="*/ 493 h 405"/>
                                <a:gd name="T4" fmla="+- 0 6909 6781"/>
                                <a:gd name="T5" fmla="*/ T4 w 842"/>
                                <a:gd name="T6" fmla="+- 0 451 89"/>
                                <a:gd name="T7" fmla="*/ 451 h 405"/>
                                <a:gd name="T8" fmla="+- 0 7052 6781"/>
                                <a:gd name="T9" fmla="*/ T8 w 842"/>
                                <a:gd name="T10" fmla="+- 0 493 89"/>
                                <a:gd name="T11" fmla="*/ 493 h 405"/>
                                <a:gd name="T12" fmla="+- 0 7052 6781"/>
                                <a:gd name="T13" fmla="*/ T12 w 842"/>
                                <a:gd name="T14" fmla="+- 0 451 89"/>
                                <a:gd name="T15" fmla="*/ 451 h 405"/>
                                <a:gd name="T16" fmla="+- 0 7195 6781"/>
                                <a:gd name="T17" fmla="*/ T16 w 842"/>
                                <a:gd name="T18" fmla="+- 0 493 89"/>
                                <a:gd name="T19" fmla="*/ 493 h 405"/>
                                <a:gd name="T20" fmla="+- 0 7195 6781"/>
                                <a:gd name="T21" fmla="*/ T20 w 842"/>
                                <a:gd name="T22" fmla="+- 0 451 89"/>
                                <a:gd name="T23" fmla="*/ 451 h 405"/>
                                <a:gd name="T24" fmla="+- 0 7337 6781"/>
                                <a:gd name="T25" fmla="*/ T24 w 842"/>
                                <a:gd name="T26" fmla="+- 0 493 89"/>
                                <a:gd name="T27" fmla="*/ 493 h 405"/>
                                <a:gd name="T28" fmla="+- 0 7337 6781"/>
                                <a:gd name="T29" fmla="*/ T28 w 842"/>
                                <a:gd name="T30" fmla="+- 0 451 89"/>
                                <a:gd name="T31" fmla="*/ 451 h 405"/>
                                <a:gd name="T32" fmla="+- 0 7480 6781"/>
                                <a:gd name="T33" fmla="*/ T32 w 842"/>
                                <a:gd name="T34" fmla="+- 0 493 89"/>
                                <a:gd name="T35" fmla="*/ 493 h 405"/>
                                <a:gd name="T36" fmla="+- 0 7480 6781"/>
                                <a:gd name="T37" fmla="*/ T36 w 842"/>
                                <a:gd name="T38" fmla="+- 0 451 89"/>
                                <a:gd name="T39" fmla="*/ 451 h 405"/>
                                <a:gd name="T40" fmla="+- 0 7623 6781"/>
                                <a:gd name="T41" fmla="*/ T40 w 842"/>
                                <a:gd name="T42" fmla="+- 0 493 89"/>
                                <a:gd name="T43" fmla="*/ 493 h 405"/>
                                <a:gd name="T44" fmla="+- 0 7623 6781"/>
                                <a:gd name="T45" fmla="*/ T44 w 842"/>
                                <a:gd name="T46" fmla="+- 0 451 89"/>
                                <a:gd name="T47" fmla="*/ 451 h 405"/>
                                <a:gd name="T48" fmla="+- 0 6781 6781"/>
                                <a:gd name="T49" fmla="*/ T48 w 842"/>
                                <a:gd name="T50" fmla="+- 0 418 89"/>
                                <a:gd name="T51" fmla="*/ 418 h 405"/>
                                <a:gd name="T52" fmla="+- 0 6823 6781"/>
                                <a:gd name="T53" fmla="*/ T52 w 842"/>
                                <a:gd name="T54" fmla="+- 0 418 89"/>
                                <a:gd name="T55" fmla="*/ 418 h 405"/>
                                <a:gd name="T56" fmla="+- 0 6781 6781"/>
                                <a:gd name="T57" fmla="*/ T56 w 842"/>
                                <a:gd name="T58" fmla="+- 0 253 89"/>
                                <a:gd name="T59" fmla="*/ 253 h 405"/>
                                <a:gd name="T60" fmla="+- 0 6823 6781"/>
                                <a:gd name="T61" fmla="*/ T60 w 842"/>
                                <a:gd name="T62" fmla="+- 0 253 89"/>
                                <a:gd name="T63" fmla="*/ 253 h 405"/>
                                <a:gd name="T64" fmla="+- 0 6781 6781"/>
                                <a:gd name="T65" fmla="*/ T64 w 842"/>
                                <a:gd name="T66" fmla="+- 0 89 89"/>
                                <a:gd name="T67" fmla="*/ 89 h 405"/>
                                <a:gd name="T68" fmla="+- 0 6823 6781"/>
                                <a:gd name="T69" fmla="*/ T68 w 842"/>
                                <a:gd name="T70" fmla="+- 0 89 89"/>
                                <a:gd name="T71" fmla="*/ 89 h 40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842" h="405">
                                  <a:moveTo>
                                    <a:pt x="128" y="404"/>
                                  </a:moveTo>
                                  <a:lnTo>
                                    <a:pt x="128" y="362"/>
                                  </a:lnTo>
                                  <a:moveTo>
                                    <a:pt x="271" y="404"/>
                                  </a:moveTo>
                                  <a:lnTo>
                                    <a:pt x="271" y="362"/>
                                  </a:lnTo>
                                  <a:moveTo>
                                    <a:pt x="414" y="404"/>
                                  </a:moveTo>
                                  <a:lnTo>
                                    <a:pt x="414" y="362"/>
                                  </a:lnTo>
                                  <a:moveTo>
                                    <a:pt x="556" y="404"/>
                                  </a:moveTo>
                                  <a:lnTo>
                                    <a:pt x="556" y="362"/>
                                  </a:lnTo>
                                  <a:moveTo>
                                    <a:pt x="699" y="404"/>
                                  </a:moveTo>
                                  <a:lnTo>
                                    <a:pt x="699" y="362"/>
                                  </a:lnTo>
                                  <a:moveTo>
                                    <a:pt x="842" y="404"/>
                                  </a:moveTo>
                                  <a:lnTo>
                                    <a:pt x="842" y="362"/>
                                  </a:lnTo>
                                  <a:moveTo>
                                    <a:pt x="0" y="329"/>
                                  </a:moveTo>
                                  <a:lnTo>
                                    <a:pt x="42" y="329"/>
                                  </a:lnTo>
                                  <a:moveTo>
                                    <a:pt x="0" y="164"/>
                                  </a:moveTo>
                                  <a:lnTo>
                                    <a:pt x="42" y="164"/>
                                  </a:lnTo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10476">
                              <a:solidFill>
                                <a:srgbClr val="3333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09DC9C06" id="docshapegroup191" o:spid="_x0000_s1026" style="position:absolute;margin-left:339.05pt;margin-top:4.05pt;width:49.25pt;height:20.65pt;z-index:15756800;mso-position-horizontal-relative:page" coordorigin="6781,81" coordsize="985,4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">
                  <v:shape id="docshape192" o:spid="_x0000_s1027" style="position:absolute;left:7194;top:129;width:42;height:250;visibility:visible;mso-wrap-style:square;v-text-anchor:top" coordsize="42,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" path="m,l,,,250,8,185r7,-12l38,136r4,-28l25,69,15,57,6,44,3,34,,xe" fillcolor="black" stroked="f">
                    <v:fill opacity="32896f"/>
                    <v:path arrowok="t" o:connecttype="custom" o:connectlocs="0,130;0,130;0,380;0,380;8,315;15,303;38,266;42,238;25,199;15,187;6,174;3,164;0,130" o:connectangles="0,0,0,0,0,0,0,0,0,0,0,0,0"/>
                  </v:shape>
                  <v:line id="Line 286" o:spid="_x0000_s1028" style="position:absolute;visibility:visible;mso-wrap-style:square" from="7195,341" to="7195,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" strokeweight=".34811mm"/>
                  <v:line id="Line 285" o:spid="_x0000_s1029" style="position:absolute;visibility:visible;mso-wrap-style:square" from="7195,276" to="7195,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" strokeweight=".81319mm"/>
                  <v:shape id="docshape193" o:spid="_x0000_s1030" style="position:absolute;left:7186;top:23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" path="m13,l4,,,3,,8r,4l4,16r9,l17,12r,-9l13,xe" fillcolor="black" stroked="f">
                    <v:fill opacity="32896f"/>
                    <v:path arrowok="t" o:connecttype="custom" o:connectlocs="13,237;4,237;0,240;0,245;0,249;4,253;13,253;17,249;17,240;13,237" o:connectangles="0,0,0,0,0,0,0,0,0,0"/>
                  </v:shape>
                  <v:shape id="docshape194" o:spid="_x0000_s1031" style="position:absolute;left:7186;top:23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" path="m,8l,3,4,,9,r4,l17,3r,5l17,12r-4,4l9,16r-5,l,12,,8e" filled="f" strokeweight=".28828mm">
                    <v:path arrowok="t" o:connecttype="custom" o:connectlocs="0,245;0,240;4,237;9,237;13,237;17,240;17,245;17,249;13,253;9,253;4,253;0,249;0,245" o:connectangles="0,0,0,0,0,0,0,0,0,0,0,0,0"/>
                  </v:shape>
                  <v:shape id="docshape195" o:spid="_x0000_s1032" style="position:absolute;left:7186;top:23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" path="m13,l4,,,3,,8r,4l4,16r9,l17,12r,-9l13,xe" fillcolor="black" stroked="f">
                    <v:fill opacity="32896f"/>
                    <v:path arrowok="t" o:connecttype="custom" o:connectlocs="13,237;4,237;0,240;0,245;0,249;4,253;13,253;17,249;17,240;13,237" o:connectangles="0,0,0,0,0,0,0,0,0,0"/>
                  </v:shape>
                  <v:shape id="docshape196" o:spid="_x0000_s1033" style="position:absolute;left:7186;top:23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" path="m,8l,3,4,,9,r4,l17,3r,5l17,12r-4,4l9,16r-5,l,12,,8e" filled="f" strokeweight=".28828mm">
                    <v:path arrowok="t" o:connecttype="custom" o:connectlocs="0,245;0,240;4,237;9,237;13,237;17,240;17,245;17,249;13,253;9,253;4,253;0,249;0,245" o:connectangles="0,0,0,0,0,0,0,0,0,0,0,0,0"/>
                  </v:shape>
                  <v:shape id="docshape197" o:spid="_x0000_s1034" style="position:absolute;left:7051;top:152;width:38;height:270;visibility:visible;mso-wrap-style:square;v-text-anchor:top" coordsize="38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" path="m,l,,,269,6,219,34,148r4,-33l24,87,15,71,3,32,,xe" fillcolor="black" stroked="f">
                    <v:fill opacity="32896f"/>
                    <v:path arrowok="t" o:connecttype="custom" o:connectlocs="0,153;0,153;0,422;0,422;6,372;34,301;38,268;24,240;15,224;3,185;0,153" o:connectangles="0,0,0,0,0,0,0,0,0,0,0"/>
                  </v:shape>
                  <v:line id="Line 279" o:spid="_x0000_s1035" style="position:absolute;visibility:visible;mso-wrap-style:square" from="7052,384" to="7052,3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" strokeweight=".34811mm"/>
                  <v:line id="Line 278" o:spid="_x0000_s1036" style="position:absolute;visibility:visible;mso-wrap-style:square" from="7052,311" to="7052,3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" strokeweight=".81319mm"/>
                  <v:shape id="docshape198" o:spid="_x0000_s1037" style="position:absolute;left:7043;top:274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" path="m12,l3,,,4,,9r,4l3,17r9,l16,13r,-9l12,xe" fillcolor="black" stroked="f">
                    <v:fill opacity="32896f"/>
                    <v:path arrowok="t" o:connecttype="custom" o:connectlocs="12,274;3,274;0,278;0,283;0,287;3,291;12,291;16,287;16,278;12,274" o:connectangles="0,0,0,0,0,0,0,0,0,0"/>
                  </v:shape>
                  <v:shape id="docshape199" o:spid="_x0000_s1038" style="position:absolute;left:7043;top:274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" path="m,9l,4,3,,8,r4,l16,4r,5l16,13r-4,4l8,17r-5,l,13,,9e" filled="f" strokeweight=".28828mm">
                    <v:path arrowok="t" o:connecttype="custom" o:connectlocs="0,283;0,278;3,274;8,274;12,274;16,278;16,283;16,287;12,291;8,291;3,291;0,287;0,283" o:connectangles="0,0,0,0,0,0,0,0,0,0,0,0,0"/>
                  </v:shape>
                  <v:shape id="docshape200" o:spid="_x0000_s1039" style="position:absolute;left:7043;top:274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" path="m12,l3,,,4,,9r,4l3,17r9,l16,13r,-9l12,xe" fillcolor="black" stroked="f">
                    <v:fill opacity="32896f"/>
                    <v:path arrowok="t" o:connecttype="custom" o:connectlocs="12,274;3,274;0,278;0,283;0,287;3,291;12,291;16,287;16,278;12,274" o:connectangles="0,0,0,0,0,0,0,0,0,0"/>
                  </v:shape>
                  <v:shape id="docshape201" o:spid="_x0000_s1040" style="position:absolute;left:7043;top:274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" path="m,9l,4,3,,8,r4,l16,4r,5l16,13r-4,4l8,17r-5,l,13,,9e" filled="f" strokeweight=".28828mm">
                    <v:path arrowok="t" o:connecttype="custom" o:connectlocs="0,283;0,278;3,274;8,274;12,274;16,278;16,283;16,287;12,291;8,291;3,291;0,287;0,283" o:connectangles="0,0,0,0,0,0,0,0,0,0,0,0,0"/>
                  </v:shape>
                  <v:shape id="docshape202" o:spid="_x0000_s1041" style="position:absolute;left:6909;top:166;width:35;height:266;visibility:visible;mso-wrap-style:square;v-text-anchor:top" coordsize="35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" path="m1,l,,,265r1,l12,200,32,158r3,-32l32,111r-3,-9l25,84,4,37,1,xe" fillcolor="black" stroked="f">
                    <v:fill opacity="32896f"/>
                    <v:path arrowok="t" o:connecttype="custom" o:connectlocs="1,167;0,167;0,432;1,432;12,367;32,325;35,293;32,278;29,269;25,251;4,204;1,167" o:connectangles="0,0,0,0,0,0,0,0,0,0,0,0"/>
                  </v:shape>
                  <v:line id="Line 272" o:spid="_x0000_s1042" style="position:absolute;visibility:visible;mso-wrap-style:square" from="6909,400" to="6909,4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" strokeweight=".34811mm"/>
                  <v:line id="Line 271" o:spid="_x0000_s1043" style="position:absolute;visibility:visible;mso-wrap-style:square" from="6909,338" to="6909,3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" strokeweight=".81319mm"/>
                  <v:shape id="docshape203" o:spid="_x0000_s1044" style="position:absolute;left:6900;top:288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" path="m12,l4,,,4,,8r,5l4,16r8,l16,13r,-9l12,xe" fillcolor="black" stroked="f">
                    <v:fill opacity="32896f"/>
                    <v:path arrowok="t" o:connecttype="custom" o:connectlocs="12,289;4,289;0,293;0,297;0,302;4,305;12,305;16,302;16,293;12,289" o:connectangles="0,0,0,0,0,0,0,0,0,0"/>
                  </v:shape>
                  <v:shape id="docshape204" o:spid="_x0000_s1045" style="position:absolute;left:6900;top:288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" path="m,8l,4,4,,8,r4,l16,4r,4l16,13r-4,3l8,16r-4,l,13,,8e" filled="f" strokeweight=".28828mm">
                    <v:path arrowok="t" o:connecttype="custom" o:connectlocs="0,297;0,293;4,289;8,289;12,289;16,293;16,297;16,302;12,305;8,305;4,305;0,302;0,297" o:connectangles="0,0,0,0,0,0,0,0,0,0,0,0,0"/>
                  </v:shape>
                  <v:shape id="docshape205" o:spid="_x0000_s1046" style="position:absolute;left:6900;top:288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" path="m12,l4,,,4,,8r,5l4,16r8,l16,13r,-9l12,xe" fillcolor="black" stroked="f">
                    <v:fill opacity="32896f"/>
                    <v:path arrowok="t" o:connecttype="custom" o:connectlocs="12,289;4,289;0,293;0,297;0,302;4,305;12,305;16,302;16,293;12,289" o:connectangles="0,0,0,0,0,0,0,0,0,0"/>
                  </v:shape>
                  <v:shape id="docshape206" o:spid="_x0000_s1047" style="position:absolute;left:6900;top:288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" path="m,8l,4,4,,8,r4,l16,4r,4l16,13r-4,3l8,16r-4,l,13,,8e" filled="f" strokeweight=".28828mm">
                    <v:path arrowok="t" o:connecttype="custom" o:connectlocs="0,297;0,293;4,289;8,289;12,289;16,293;16,297;16,302;12,305;8,305;4,305;0,302;0,297" o:connectangles="0,0,0,0,0,0,0,0,0,0,0,0,0"/>
                  </v:shape>
                  <v:line id="Line 266" o:spid="_x0000_s1048" style="position:absolute;visibility:visible;mso-wrap-style:square" from="6823,253" to="7766,2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" strokeweight=".291mm">
                    <v:stroke dashstyle="dash"/>
                  </v:line>
                  <v:shape id="docshape207" o:spid="_x0000_s1049" style="position:absolute;left:6781;top:88;width:842;height:405;visibility:visible;mso-wrap-style:square;v-text-anchor:top" coordsize="842,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" path="m128,404r,-42m271,404r,-42m414,404r,-42m556,404r,-42m699,404r,-42m842,404r,-42m,329r42,m,164r42,m,l42,e" filled="f" strokecolor="#333" strokeweight=".291mm">
                    <v:path arrowok="t" o:connecttype="custom" o:connectlocs="128,493;128,451;271,493;271,451;414,493;414,451;556,493;556,451;699,493;699,451;842,493;842,451;0,418;42,418;0,253;42,253;0,89;42,89" o:connectangles="0,0,0,0,0,0,0,0,0,0,0,0,0,0,0,0,0,0"/>
                  </v:shape>
                  <w10:wrap anchorx="page"/>
                </v:group>
              </w:pict>
            </mc:Fallback>
          </mc:AlternateContent>
        </w:r>
      </w:del>
      <w:ins w:id="2405" w:author="Hughes, Anna E" w:date="2023-08-09T15:29:00Z">
        <w:r w:rsidR="001E0CFE">
          <w:rPr>
            <w:noProof/>
            <w:lang w:val="en-GB" w:eastAsia="en-GB"/>
          </w:rPr>
          <mc:AlternateContent>
            <mc:Choice Requires="wpg">
              <w:drawing>
                <wp:anchor distT="0" distB="0" distL="0" distR="0" simplePos="0" relativeHeight="15756800" behindDoc="0" locked="0" layoutInCell="1" allowOverlap="1">
                  <wp:simplePos x="0" y="0"/>
                  <wp:positionH relativeFrom="page">
                    <wp:posOffset>4305963</wp:posOffset>
                  </wp:positionH>
                  <wp:positionV relativeFrom="paragraph">
                    <wp:posOffset>51120</wp:posOffset>
                  </wp:positionV>
                  <wp:extent cx="625475" cy="262255"/>
                  <wp:effectExtent l="0" t="0" r="0" b="0"/>
                  <wp:wrapNone/>
                  <wp:docPr id="258" name="Group 25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>
                          <a:xfrm>
                            <a:off x="0" y="0"/>
                            <a:ext cx="625475" cy="262255"/>
                            <a:chOff x="0" y="0"/>
                            <a:chExt cx="625475" cy="262255"/>
                          </a:xfrm>
                        </wpg:grpSpPr>
                        <wps:wsp>
                          <wps:cNvPr id="259" name="Graphic 259"/>
                          <wps:cNvSpPr/>
                          <wps:spPr>
                            <a:xfrm>
                              <a:off x="262592" y="31282"/>
                              <a:ext cx="26670" cy="1587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6670" h="158750">
                                  <a:moveTo>
                                    <a:pt x="293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58711"/>
                                  </a:lnTo>
                                  <a:lnTo>
                                    <a:pt x="195" y="158711"/>
                                  </a:lnTo>
                                  <a:lnTo>
                                    <a:pt x="5287" y="117491"/>
                                  </a:lnTo>
                                  <a:lnTo>
                                    <a:pt x="9497" y="109854"/>
                                  </a:lnTo>
                                  <a:lnTo>
                                    <a:pt x="24281" y="86356"/>
                                  </a:lnTo>
                                  <a:lnTo>
                                    <a:pt x="26631" y="68928"/>
                                  </a:lnTo>
                                  <a:lnTo>
                                    <a:pt x="16350" y="44157"/>
                                  </a:lnTo>
                                  <a:lnTo>
                                    <a:pt x="9497" y="36226"/>
                                  </a:lnTo>
                                  <a:lnTo>
                                    <a:pt x="4210" y="28295"/>
                                  </a:lnTo>
                                  <a:lnTo>
                                    <a:pt x="2056" y="21637"/>
                                  </a:lnTo>
                                  <a:lnTo>
                                    <a:pt x="29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0" name="Graphic 260"/>
                          <wps:cNvSpPr/>
                          <wps:spPr>
                            <a:xfrm>
                              <a:off x="262592" y="58500"/>
                              <a:ext cx="1270" cy="10731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07314">
                                  <a:moveTo>
                                    <a:pt x="0" y="107014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12532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1" name="Graphic 261"/>
                          <wps:cNvSpPr/>
                          <wps:spPr>
                            <a:xfrm>
                              <a:off x="262592" y="88069"/>
                              <a:ext cx="1270" cy="361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6195">
                                  <a:moveTo>
                                    <a:pt x="0" y="35932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2927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2" name="Graphic 262"/>
                          <wps:cNvSpPr/>
                          <wps:spPr>
                            <a:xfrm>
                              <a:off x="257403" y="99231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8028" y="0"/>
                                  </a:moveTo>
                                  <a:lnTo>
                                    <a:pt x="2349" y="0"/>
                                  </a:lnTo>
                                  <a:lnTo>
                                    <a:pt x="0" y="2349"/>
                                  </a:lnTo>
                                  <a:lnTo>
                                    <a:pt x="0" y="5189"/>
                                  </a:lnTo>
                                  <a:lnTo>
                                    <a:pt x="0" y="8028"/>
                                  </a:lnTo>
                                  <a:lnTo>
                                    <a:pt x="2349" y="10378"/>
                                  </a:lnTo>
                                  <a:lnTo>
                                    <a:pt x="8028" y="10378"/>
                                  </a:lnTo>
                                  <a:lnTo>
                                    <a:pt x="10378" y="8028"/>
                                  </a:lnTo>
                                  <a:lnTo>
                                    <a:pt x="10378" y="2349"/>
                                  </a:lnTo>
                                  <a:lnTo>
                                    <a:pt x="80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3" name="Graphic 263"/>
                          <wps:cNvSpPr/>
                          <wps:spPr>
                            <a:xfrm>
                              <a:off x="257403" y="99231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0" y="5189"/>
                                  </a:moveTo>
                                  <a:lnTo>
                                    <a:pt x="0" y="2349"/>
                                  </a:lnTo>
                                  <a:lnTo>
                                    <a:pt x="2349" y="0"/>
                                  </a:lnTo>
                                  <a:lnTo>
                                    <a:pt x="5189" y="0"/>
                                  </a:lnTo>
                                  <a:lnTo>
                                    <a:pt x="8028" y="0"/>
                                  </a:lnTo>
                                  <a:lnTo>
                                    <a:pt x="10378" y="2349"/>
                                  </a:lnTo>
                                  <a:lnTo>
                                    <a:pt x="10378" y="5189"/>
                                  </a:lnTo>
                                  <a:lnTo>
                                    <a:pt x="10378" y="8028"/>
                                  </a:lnTo>
                                  <a:lnTo>
                                    <a:pt x="8028" y="10378"/>
                                  </a:lnTo>
                                  <a:lnTo>
                                    <a:pt x="5189" y="10378"/>
                                  </a:lnTo>
                                  <a:lnTo>
                                    <a:pt x="2349" y="10378"/>
                                  </a:lnTo>
                                  <a:lnTo>
                                    <a:pt x="0" y="8028"/>
                                  </a:lnTo>
                                  <a:lnTo>
                                    <a:pt x="0" y="5189"/>
                                  </a:lnTo>
                                </a:path>
                              </a:pathLst>
                            </a:custGeom>
                            <a:ln w="10378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4" name="Graphic 264"/>
                          <wps:cNvSpPr/>
                          <wps:spPr>
                            <a:xfrm>
                              <a:off x="257403" y="99231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8028" y="0"/>
                                  </a:moveTo>
                                  <a:lnTo>
                                    <a:pt x="2349" y="0"/>
                                  </a:lnTo>
                                  <a:lnTo>
                                    <a:pt x="0" y="2349"/>
                                  </a:lnTo>
                                  <a:lnTo>
                                    <a:pt x="0" y="5189"/>
                                  </a:lnTo>
                                  <a:lnTo>
                                    <a:pt x="0" y="8028"/>
                                  </a:lnTo>
                                  <a:lnTo>
                                    <a:pt x="2349" y="10378"/>
                                  </a:lnTo>
                                  <a:lnTo>
                                    <a:pt x="8028" y="10378"/>
                                  </a:lnTo>
                                  <a:lnTo>
                                    <a:pt x="10378" y="8028"/>
                                  </a:lnTo>
                                  <a:lnTo>
                                    <a:pt x="10378" y="2349"/>
                                  </a:lnTo>
                                  <a:lnTo>
                                    <a:pt x="80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5" name="Graphic 265"/>
                          <wps:cNvSpPr/>
                          <wps:spPr>
                            <a:xfrm>
                              <a:off x="257403" y="99231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0" y="5189"/>
                                  </a:moveTo>
                                  <a:lnTo>
                                    <a:pt x="0" y="2349"/>
                                  </a:lnTo>
                                  <a:lnTo>
                                    <a:pt x="2349" y="0"/>
                                  </a:lnTo>
                                  <a:lnTo>
                                    <a:pt x="5189" y="0"/>
                                  </a:lnTo>
                                  <a:lnTo>
                                    <a:pt x="8028" y="0"/>
                                  </a:lnTo>
                                  <a:lnTo>
                                    <a:pt x="10378" y="2349"/>
                                  </a:lnTo>
                                  <a:lnTo>
                                    <a:pt x="10378" y="5189"/>
                                  </a:lnTo>
                                  <a:lnTo>
                                    <a:pt x="10378" y="8028"/>
                                  </a:lnTo>
                                  <a:lnTo>
                                    <a:pt x="8028" y="10378"/>
                                  </a:lnTo>
                                  <a:lnTo>
                                    <a:pt x="5189" y="10378"/>
                                  </a:lnTo>
                                  <a:lnTo>
                                    <a:pt x="2349" y="10378"/>
                                  </a:lnTo>
                                  <a:lnTo>
                                    <a:pt x="0" y="8028"/>
                                  </a:lnTo>
                                  <a:lnTo>
                                    <a:pt x="0" y="5189"/>
                                  </a:lnTo>
                                </a:path>
                              </a:pathLst>
                            </a:custGeom>
                            <a:ln w="10378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6" name="Graphic 266"/>
                          <wps:cNvSpPr/>
                          <wps:spPr>
                            <a:xfrm>
                              <a:off x="171928" y="45772"/>
                              <a:ext cx="24130" cy="1714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4130" h="171450">
                                  <a:moveTo>
                                    <a:pt x="39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70949"/>
                                  </a:lnTo>
                                  <a:lnTo>
                                    <a:pt x="293" y="170949"/>
                                  </a:lnTo>
                                  <a:lnTo>
                                    <a:pt x="4112" y="139520"/>
                                  </a:lnTo>
                                  <a:lnTo>
                                    <a:pt x="21637" y="93993"/>
                                  </a:lnTo>
                                  <a:lnTo>
                                    <a:pt x="24085" y="73138"/>
                                  </a:lnTo>
                                  <a:lnTo>
                                    <a:pt x="15665" y="55710"/>
                                  </a:lnTo>
                                  <a:lnTo>
                                    <a:pt x="9595" y="45136"/>
                                  </a:lnTo>
                                  <a:lnTo>
                                    <a:pt x="2056" y="20854"/>
                                  </a:lnTo>
                                  <a:lnTo>
                                    <a:pt x="39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7" name="Graphic 267"/>
                          <wps:cNvSpPr/>
                          <wps:spPr>
                            <a:xfrm>
                              <a:off x="171928" y="72306"/>
                              <a:ext cx="1270" cy="1206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20650">
                                  <a:moveTo>
                                    <a:pt x="0" y="120134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12532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8" name="Graphic 268"/>
                          <wps:cNvSpPr/>
                          <wps:spPr>
                            <a:xfrm>
                              <a:off x="171928" y="106280"/>
                              <a:ext cx="1270" cy="40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40640">
                                  <a:moveTo>
                                    <a:pt x="0" y="40044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2927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9" name="Graphic 269"/>
                          <wps:cNvSpPr/>
                          <wps:spPr>
                            <a:xfrm>
                              <a:off x="166739" y="123121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8028" y="0"/>
                                  </a:moveTo>
                                  <a:lnTo>
                                    <a:pt x="2349" y="0"/>
                                  </a:lnTo>
                                  <a:lnTo>
                                    <a:pt x="0" y="2349"/>
                                  </a:lnTo>
                                  <a:lnTo>
                                    <a:pt x="0" y="5189"/>
                                  </a:lnTo>
                                  <a:lnTo>
                                    <a:pt x="0" y="8028"/>
                                  </a:lnTo>
                                  <a:lnTo>
                                    <a:pt x="2349" y="10378"/>
                                  </a:lnTo>
                                  <a:lnTo>
                                    <a:pt x="8028" y="10378"/>
                                  </a:lnTo>
                                  <a:lnTo>
                                    <a:pt x="10378" y="8028"/>
                                  </a:lnTo>
                                  <a:lnTo>
                                    <a:pt x="10378" y="2349"/>
                                  </a:lnTo>
                                  <a:lnTo>
                                    <a:pt x="80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0" name="Graphic 270"/>
                          <wps:cNvSpPr/>
                          <wps:spPr>
                            <a:xfrm>
                              <a:off x="166739" y="123121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0" y="5189"/>
                                  </a:moveTo>
                                  <a:lnTo>
                                    <a:pt x="0" y="2349"/>
                                  </a:lnTo>
                                  <a:lnTo>
                                    <a:pt x="2349" y="0"/>
                                  </a:lnTo>
                                  <a:lnTo>
                                    <a:pt x="5189" y="0"/>
                                  </a:lnTo>
                                  <a:lnTo>
                                    <a:pt x="8028" y="0"/>
                                  </a:lnTo>
                                  <a:lnTo>
                                    <a:pt x="10378" y="2349"/>
                                  </a:lnTo>
                                  <a:lnTo>
                                    <a:pt x="10378" y="5189"/>
                                  </a:lnTo>
                                  <a:lnTo>
                                    <a:pt x="10378" y="8028"/>
                                  </a:lnTo>
                                  <a:lnTo>
                                    <a:pt x="8028" y="10378"/>
                                  </a:lnTo>
                                  <a:lnTo>
                                    <a:pt x="5189" y="10378"/>
                                  </a:lnTo>
                                  <a:lnTo>
                                    <a:pt x="2349" y="10378"/>
                                  </a:lnTo>
                                  <a:lnTo>
                                    <a:pt x="0" y="8028"/>
                                  </a:lnTo>
                                  <a:lnTo>
                                    <a:pt x="0" y="5189"/>
                                  </a:lnTo>
                                </a:path>
                              </a:pathLst>
                            </a:custGeom>
                            <a:ln w="10378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1" name="Graphic 271"/>
                          <wps:cNvSpPr/>
                          <wps:spPr>
                            <a:xfrm>
                              <a:off x="166739" y="123121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8028" y="0"/>
                                  </a:moveTo>
                                  <a:lnTo>
                                    <a:pt x="2349" y="0"/>
                                  </a:lnTo>
                                  <a:lnTo>
                                    <a:pt x="0" y="2349"/>
                                  </a:lnTo>
                                  <a:lnTo>
                                    <a:pt x="0" y="5189"/>
                                  </a:lnTo>
                                  <a:lnTo>
                                    <a:pt x="0" y="8028"/>
                                  </a:lnTo>
                                  <a:lnTo>
                                    <a:pt x="2349" y="10378"/>
                                  </a:lnTo>
                                  <a:lnTo>
                                    <a:pt x="8028" y="10378"/>
                                  </a:lnTo>
                                  <a:lnTo>
                                    <a:pt x="10378" y="8028"/>
                                  </a:lnTo>
                                  <a:lnTo>
                                    <a:pt x="10378" y="2349"/>
                                  </a:lnTo>
                                  <a:lnTo>
                                    <a:pt x="80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2" name="Graphic 272"/>
                          <wps:cNvSpPr/>
                          <wps:spPr>
                            <a:xfrm>
                              <a:off x="166739" y="123121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0" y="5189"/>
                                  </a:moveTo>
                                  <a:lnTo>
                                    <a:pt x="0" y="2349"/>
                                  </a:lnTo>
                                  <a:lnTo>
                                    <a:pt x="2349" y="0"/>
                                  </a:lnTo>
                                  <a:lnTo>
                                    <a:pt x="5189" y="0"/>
                                  </a:lnTo>
                                  <a:lnTo>
                                    <a:pt x="8028" y="0"/>
                                  </a:lnTo>
                                  <a:lnTo>
                                    <a:pt x="10378" y="2349"/>
                                  </a:lnTo>
                                  <a:lnTo>
                                    <a:pt x="10378" y="5189"/>
                                  </a:lnTo>
                                  <a:lnTo>
                                    <a:pt x="10378" y="8028"/>
                                  </a:lnTo>
                                  <a:lnTo>
                                    <a:pt x="8028" y="10378"/>
                                  </a:lnTo>
                                  <a:lnTo>
                                    <a:pt x="5189" y="10378"/>
                                  </a:lnTo>
                                  <a:lnTo>
                                    <a:pt x="2349" y="10378"/>
                                  </a:lnTo>
                                  <a:lnTo>
                                    <a:pt x="0" y="8028"/>
                                  </a:lnTo>
                                  <a:lnTo>
                                    <a:pt x="0" y="5189"/>
                                  </a:lnTo>
                                </a:path>
                              </a:pathLst>
                            </a:custGeom>
                            <a:ln w="10378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3" name="Graphic 273"/>
                          <wps:cNvSpPr/>
                          <wps:spPr>
                            <a:xfrm>
                              <a:off x="81264" y="54780"/>
                              <a:ext cx="22225" cy="1689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25" h="168910">
                                  <a:moveTo>
                                    <a:pt x="489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68502"/>
                                  </a:lnTo>
                                  <a:lnTo>
                                    <a:pt x="391" y="168502"/>
                                  </a:lnTo>
                                  <a:lnTo>
                                    <a:pt x="7636" y="127380"/>
                                  </a:lnTo>
                                  <a:lnTo>
                                    <a:pt x="20267" y="100748"/>
                                  </a:lnTo>
                                  <a:lnTo>
                                    <a:pt x="22127" y="80187"/>
                                  </a:lnTo>
                                  <a:lnTo>
                                    <a:pt x="20071" y="70396"/>
                                  </a:lnTo>
                                  <a:lnTo>
                                    <a:pt x="18309" y="64718"/>
                                  </a:lnTo>
                                  <a:lnTo>
                                    <a:pt x="15763" y="53556"/>
                                  </a:lnTo>
                                  <a:lnTo>
                                    <a:pt x="2643" y="23889"/>
                                  </a:lnTo>
                                  <a:lnTo>
                                    <a:pt x="48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4" name="Graphic 274"/>
                          <wps:cNvSpPr/>
                          <wps:spPr>
                            <a:xfrm>
                              <a:off x="81264" y="79943"/>
                              <a:ext cx="1270" cy="12318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23189">
                                  <a:moveTo>
                                    <a:pt x="0" y="12317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12532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5" name="Graphic 275"/>
                          <wps:cNvSpPr/>
                          <wps:spPr>
                            <a:xfrm>
                              <a:off x="81264" y="119987"/>
                              <a:ext cx="1270" cy="438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43815">
                                  <a:moveTo>
                                    <a:pt x="0" y="43667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2927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6" name="Graphic 276"/>
                          <wps:cNvSpPr/>
                          <wps:spPr>
                            <a:xfrm>
                              <a:off x="76075" y="132324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8028" y="0"/>
                                  </a:moveTo>
                                  <a:lnTo>
                                    <a:pt x="2349" y="0"/>
                                  </a:lnTo>
                                  <a:lnTo>
                                    <a:pt x="0" y="2349"/>
                                  </a:lnTo>
                                  <a:lnTo>
                                    <a:pt x="0" y="5189"/>
                                  </a:lnTo>
                                  <a:lnTo>
                                    <a:pt x="0" y="8028"/>
                                  </a:lnTo>
                                  <a:lnTo>
                                    <a:pt x="2349" y="10378"/>
                                  </a:lnTo>
                                  <a:lnTo>
                                    <a:pt x="8028" y="10378"/>
                                  </a:lnTo>
                                  <a:lnTo>
                                    <a:pt x="10378" y="8028"/>
                                  </a:lnTo>
                                  <a:lnTo>
                                    <a:pt x="10378" y="2349"/>
                                  </a:lnTo>
                                  <a:lnTo>
                                    <a:pt x="80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7" name="Graphic 277"/>
                          <wps:cNvSpPr/>
                          <wps:spPr>
                            <a:xfrm>
                              <a:off x="76075" y="132324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0" y="5189"/>
                                  </a:moveTo>
                                  <a:lnTo>
                                    <a:pt x="0" y="2349"/>
                                  </a:lnTo>
                                  <a:lnTo>
                                    <a:pt x="2349" y="0"/>
                                  </a:lnTo>
                                  <a:lnTo>
                                    <a:pt x="5189" y="0"/>
                                  </a:lnTo>
                                  <a:lnTo>
                                    <a:pt x="8028" y="0"/>
                                  </a:lnTo>
                                  <a:lnTo>
                                    <a:pt x="10378" y="2349"/>
                                  </a:lnTo>
                                  <a:lnTo>
                                    <a:pt x="10378" y="5189"/>
                                  </a:lnTo>
                                  <a:lnTo>
                                    <a:pt x="10378" y="8028"/>
                                  </a:lnTo>
                                  <a:lnTo>
                                    <a:pt x="8028" y="10378"/>
                                  </a:lnTo>
                                  <a:lnTo>
                                    <a:pt x="5189" y="10378"/>
                                  </a:lnTo>
                                  <a:lnTo>
                                    <a:pt x="2349" y="10378"/>
                                  </a:lnTo>
                                  <a:lnTo>
                                    <a:pt x="0" y="8028"/>
                                  </a:lnTo>
                                  <a:lnTo>
                                    <a:pt x="0" y="5189"/>
                                  </a:lnTo>
                                </a:path>
                              </a:pathLst>
                            </a:custGeom>
                            <a:ln w="10378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8" name="Graphic 278"/>
                          <wps:cNvSpPr/>
                          <wps:spPr>
                            <a:xfrm>
                              <a:off x="76075" y="132324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8028" y="0"/>
                                  </a:moveTo>
                                  <a:lnTo>
                                    <a:pt x="2349" y="0"/>
                                  </a:lnTo>
                                  <a:lnTo>
                                    <a:pt x="0" y="2349"/>
                                  </a:lnTo>
                                  <a:lnTo>
                                    <a:pt x="0" y="5189"/>
                                  </a:lnTo>
                                  <a:lnTo>
                                    <a:pt x="0" y="8028"/>
                                  </a:lnTo>
                                  <a:lnTo>
                                    <a:pt x="2349" y="10378"/>
                                  </a:lnTo>
                                  <a:lnTo>
                                    <a:pt x="8028" y="10378"/>
                                  </a:lnTo>
                                  <a:lnTo>
                                    <a:pt x="10378" y="8028"/>
                                  </a:lnTo>
                                  <a:lnTo>
                                    <a:pt x="10378" y="2349"/>
                                  </a:lnTo>
                                  <a:lnTo>
                                    <a:pt x="80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9" name="Graphic 279"/>
                          <wps:cNvSpPr/>
                          <wps:spPr>
                            <a:xfrm>
                              <a:off x="76075" y="132324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0" y="5189"/>
                                  </a:moveTo>
                                  <a:lnTo>
                                    <a:pt x="0" y="2349"/>
                                  </a:lnTo>
                                  <a:lnTo>
                                    <a:pt x="2349" y="0"/>
                                  </a:lnTo>
                                  <a:lnTo>
                                    <a:pt x="5189" y="0"/>
                                  </a:lnTo>
                                  <a:lnTo>
                                    <a:pt x="8028" y="0"/>
                                  </a:lnTo>
                                  <a:lnTo>
                                    <a:pt x="10378" y="2349"/>
                                  </a:lnTo>
                                  <a:lnTo>
                                    <a:pt x="10378" y="5189"/>
                                  </a:lnTo>
                                  <a:lnTo>
                                    <a:pt x="10378" y="8028"/>
                                  </a:lnTo>
                                  <a:lnTo>
                                    <a:pt x="8028" y="10378"/>
                                  </a:lnTo>
                                  <a:lnTo>
                                    <a:pt x="5189" y="10378"/>
                                  </a:lnTo>
                                  <a:lnTo>
                                    <a:pt x="2349" y="10378"/>
                                  </a:lnTo>
                                  <a:lnTo>
                                    <a:pt x="0" y="8028"/>
                                  </a:lnTo>
                                  <a:lnTo>
                                    <a:pt x="0" y="5189"/>
                                  </a:lnTo>
                                </a:path>
                              </a:pathLst>
                            </a:custGeom>
                            <a:ln w="10378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0" name="Graphic 280"/>
                          <wps:cNvSpPr/>
                          <wps:spPr>
                            <a:xfrm>
                              <a:off x="26827" y="109707"/>
                              <a:ext cx="59880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98805">
                                  <a:moveTo>
                                    <a:pt x="0" y="0"/>
                                  </a:moveTo>
                                  <a:lnTo>
                                    <a:pt x="598422" y="0"/>
                                  </a:lnTo>
                                </a:path>
                              </a:pathLst>
                            </a:custGeom>
                            <a:ln w="10476">
                              <a:solidFill>
                                <a:srgbClr val="000000"/>
                              </a:solidFill>
                              <a:prstDash val="dash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1" name="Graphic 281"/>
                          <wps:cNvSpPr/>
                          <wps:spPr>
                            <a:xfrm>
                              <a:off x="0" y="5238"/>
                              <a:ext cx="534670" cy="2571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34670" h="257175">
                                  <a:moveTo>
                                    <a:pt x="81264" y="256816"/>
                                  </a:moveTo>
                                  <a:lnTo>
                                    <a:pt x="81264" y="229989"/>
                                  </a:lnTo>
                                </a:path>
                                <a:path w="534670" h="257175">
                                  <a:moveTo>
                                    <a:pt x="171928" y="256816"/>
                                  </a:moveTo>
                                  <a:lnTo>
                                    <a:pt x="171928" y="229989"/>
                                  </a:lnTo>
                                </a:path>
                                <a:path w="534670" h="257175">
                                  <a:moveTo>
                                    <a:pt x="262592" y="256816"/>
                                  </a:moveTo>
                                  <a:lnTo>
                                    <a:pt x="262592" y="229989"/>
                                  </a:lnTo>
                                </a:path>
                                <a:path w="534670" h="257175">
                                  <a:moveTo>
                                    <a:pt x="353257" y="256816"/>
                                  </a:moveTo>
                                  <a:lnTo>
                                    <a:pt x="353257" y="229989"/>
                                  </a:lnTo>
                                </a:path>
                                <a:path w="534670" h="257175">
                                  <a:moveTo>
                                    <a:pt x="443921" y="256816"/>
                                  </a:moveTo>
                                  <a:lnTo>
                                    <a:pt x="443921" y="229989"/>
                                  </a:lnTo>
                                </a:path>
                                <a:path w="534670" h="257175">
                                  <a:moveTo>
                                    <a:pt x="534585" y="256816"/>
                                  </a:moveTo>
                                  <a:lnTo>
                                    <a:pt x="534585" y="229989"/>
                                  </a:lnTo>
                                </a:path>
                                <a:path w="534670" h="257175">
                                  <a:moveTo>
                                    <a:pt x="0" y="209036"/>
                                  </a:moveTo>
                                  <a:lnTo>
                                    <a:pt x="26827" y="209036"/>
                                  </a:lnTo>
                                </a:path>
                                <a:path w="534670" h="257175">
                                  <a:moveTo>
                                    <a:pt x="0" y="104469"/>
                                  </a:moveTo>
                                  <a:lnTo>
                                    <a:pt x="26827" y="104469"/>
                                  </a:lnTo>
                                </a:path>
                                <a:path w="534670" h="257175">
                                  <a:moveTo>
                                    <a:pt x="0" y="0"/>
                                  </a:moveTo>
                                  <a:lnTo>
                                    <a:pt x="26827" y="0"/>
                                  </a:lnTo>
                                </a:path>
                              </a:pathLst>
                            </a:custGeom>
                            <a:ln w="10476">
                              <a:solidFill>
                                <a:srgbClr val="333333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3158DA5B" id="Group 258" o:spid="_x0000_s1026" style="position:absolute;margin-left:339.05pt;margin-top:4.05pt;width:49.25pt;height:20.65pt;z-index:15756800;mso-wrap-distance-left:0;mso-wrap-distance-right:0;mso-position-horizontal-relative:page" coordsize="6254,26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">
                  <v:shape id="Graphic 259" o:spid="_x0000_s1027" style="position:absolute;left:2625;top:312;width:267;height:1588;visibility:visible;mso-wrap-style:square;v-text-anchor:top" coordsize="2667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" path="m293,l,,,158711r195,l5287,117491r4210,-7637l24281,86356,26631,68928,16350,44157,9497,36226,4210,28295,2056,21637,293,xe" fillcolor="black" stroked="f">
                    <v:fill opacity="32896f"/>
                    <v:path arrowok="t"/>
                  </v:shape>
                  <v:shape id="Graphic 260" o:spid="_x0000_s1028" style="position:absolute;left:2625;top:585;width:13;height:1073;visibility:visible;mso-wrap-style:square;v-text-anchor:top" coordsize="1270,107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" path="m,107014l,e" filled="f" strokeweight=".34811mm">
                    <v:path arrowok="t"/>
                  </v:shape>
                  <v:shape id="Graphic 261" o:spid="_x0000_s1029" style="position:absolute;left:2625;top:880;width:13;height:362;visibility:visible;mso-wrap-style:square;v-text-anchor:top" coordsize="1270,36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" path="m,35932l,e" filled="f" strokeweight=".81317mm">
                    <v:path arrowok="t"/>
                  </v:shape>
                  <v:shape id="Graphic 262" o:spid="_x0000_s1030" style="position:absolute;left:2574;top:992;width:107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" path="m8028,l2349,,,2349,,5189,,8028r2349,2350l8028,10378,10378,8028r,-5679l8028,xe" fillcolor="black" stroked="f">
                    <v:fill opacity="32896f"/>
                    <v:path arrowok="t"/>
                  </v:shape>
                  <v:shape id="Graphic 263" o:spid="_x0000_s1031" style="position:absolute;left:2574;top:992;width:107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" path="m,5189l,2349,2349,,5189,,8028,r2350,2349l10378,5189r,2839l8028,10378r-2839,l2349,10378,,8028,,5189e" filled="f" strokeweight=".28828mm">
                    <v:path arrowok="t"/>
                  </v:shape>
                  <v:shape id="Graphic 264" o:spid="_x0000_s1032" style="position:absolute;left:2574;top:992;width:107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" path="m8028,l2349,,,2349,,5189,,8028r2349,2350l8028,10378,10378,8028r,-5679l8028,xe" fillcolor="black" stroked="f">
                    <v:fill opacity="32896f"/>
                    <v:path arrowok="t"/>
                  </v:shape>
                  <v:shape id="Graphic 265" o:spid="_x0000_s1033" style="position:absolute;left:2574;top:992;width:107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" path="m,5189l,2349,2349,,5189,,8028,r2350,2349l10378,5189r,2839l8028,10378r-2839,l2349,10378,,8028,,5189e" filled="f" strokeweight=".28828mm">
                    <v:path arrowok="t"/>
                  </v:shape>
                  <v:shape id="Graphic 266" o:spid="_x0000_s1034" style="position:absolute;left:1719;top:457;width:241;height:1715;visibility:visible;mso-wrap-style:square;v-text-anchor:top" coordsize="24130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" path="m391,l,,,170949r293,l4112,139520,21637,93993,24085,73138,15665,55710,9595,45136,2056,20854,391,xe" fillcolor="black" stroked="f">
                    <v:fill opacity="32896f"/>
                    <v:path arrowok="t"/>
                  </v:shape>
                  <v:shape id="Graphic 267" o:spid="_x0000_s1035" style="position:absolute;left:1719;top:723;width:12;height:1206;visibility:visible;mso-wrap-style:square;v-text-anchor:top" coordsize="1270,120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" path="m,120134l,e" filled="f" strokeweight=".34811mm">
                    <v:path arrowok="t"/>
                  </v:shape>
                  <v:shape id="Graphic 268" o:spid="_x0000_s1036" style="position:absolute;left:1719;top:1062;width:12;height:407;visibility:visible;mso-wrap-style:square;v-text-anchor:top" coordsize="1270,40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" path="m,40044l,e" filled="f" strokeweight=".81317mm">
                    <v:path arrowok="t"/>
                  </v:shape>
                  <v:shape id="Graphic 269" o:spid="_x0000_s1037" style="position:absolute;left:1667;top:1231;width:108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" path="m8028,l2349,,,2349,,5189,,8028r2349,2350l8028,10378,10378,8028r,-5679l8028,xe" fillcolor="black" stroked="f">
                    <v:fill opacity="32896f"/>
                    <v:path arrowok="t"/>
                  </v:shape>
                  <v:shape id="Graphic 270" o:spid="_x0000_s1038" style="position:absolute;left:1667;top:1231;width:108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" path="m,5189l,2349,2349,,5189,,8028,r2350,2349l10378,5189r,2839l8028,10378r-2839,l2349,10378,,8028,,5189e" filled="f" strokeweight=".28828mm">
                    <v:path arrowok="t"/>
                  </v:shape>
                  <v:shape id="Graphic 271" o:spid="_x0000_s1039" style="position:absolute;left:1667;top:1231;width:108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" path="m8028,l2349,,,2349,,5189,,8028r2349,2350l8028,10378,10378,8028r,-5679l8028,xe" fillcolor="black" stroked="f">
                    <v:fill opacity="32896f"/>
                    <v:path arrowok="t"/>
                  </v:shape>
                  <v:shape id="Graphic 272" o:spid="_x0000_s1040" style="position:absolute;left:1667;top:1231;width:108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" path="m,5189l,2349,2349,,5189,,8028,r2350,2349l10378,5189r,2839l8028,10378r-2839,l2349,10378,,8028,,5189e" filled="f" strokeweight=".28828mm">
                    <v:path arrowok="t"/>
                  </v:shape>
                  <v:shape id="Graphic 273" o:spid="_x0000_s1041" style="position:absolute;left:812;top:547;width:222;height:1689;visibility:visible;mso-wrap-style:square;v-text-anchor:top" coordsize="2222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" path="m489,l,,,168502r391,l7636,127380,20267,100748,22127,80187,20071,70396,18309,64718,15763,53556,2643,23889,489,xe" fillcolor="black" stroked="f">
                    <v:fill opacity="32896f"/>
                    <v:path arrowok="t"/>
                  </v:shape>
                  <v:shape id="Graphic 274" o:spid="_x0000_s1042" style="position:absolute;left:812;top:799;width:13;height:1232;visibility:visible;mso-wrap-style:square;v-text-anchor:top" coordsize="1270,123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" path="m,123170l,e" filled="f" strokeweight=".34811mm">
                    <v:path arrowok="t"/>
                  </v:shape>
                  <v:shape id="Graphic 275" o:spid="_x0000_s1043" style="position:absolute;left:812;top:1199;width:13;height:439;visibility:visible;mso-wrap-style:square;v-text-anchor:top" coordsize="1270,43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" path="m,43667l,e" filled="f" strokeweight=".81317mm">
                    <v:path arrowok="t"/>
                  </v:shape>
                  <v:shape id="Graphic 276" o:spid="_x0000_s1044" style="position:absolute;left:760;top:1323;width:108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" path="m8028,l2349,,,2349,,5189,,8028r2349,2350l8028,10378,10378,8028r,-5679l8028,xe" fillcolor="black" stroked="f">
                    <v:fill opacity="32896f"/>
                    <v:path arrowok="t"/>
                  </v:shape>
                  <v:shape id="Graphic 277" o:spid="_x0000_s1045" style="position:absolute;left:760;top:1323;width:108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" path="m,5189l,2349,2349,,5189,,8028,r2350,2349l10378,5189r,2839l8028,10378r-2839,l2349,10378,,8028,,5189e" filled="f" strokeweight=".28828mm">
                    <v:path arrowok="t"/>
                  </v:shape>
                  <v:shape id="Graphic 278" o:spid="_x0000_s1046" style="position:absolute;left:760;top:1323;width:108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" path="m8028,l2349,,,2349,,5189,,8028r2349,2350l8028,10378,10378,8028r,-5679l8028,xe" fillcolor="black" stroked="f">
                    <v:fill opacity="32896f"/>
                    <v:path arrowok="t"/>
                  </v:shape>
                  <v:shape id="Graphic 279" o:spid="_x0000_s1047" style="position:absolute;left:760;top:1323;width:108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" path="m,5189l,2349,2349,,5189,,8028,r2350,2349l10378,5189r,2839l8028,10378r-2839,l2349,10378,,8028,,5189e" filled="f" strokeweight=".28828mm">
                    <v:path arrowok="t"/>
                  </v:shape>
                  <v:shape id="Graphic 280" o:spid="_x0000_s1048" style="position:absolute;left:268;top:1097;width:5988;height:12;visibility:visible;mso-wrap-style:square;v-text-anchor:top" coordsize="5988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" path="m,l598422,e" filled="f" strokeweight=".291mm">
                    <v:stroke dashstyle="dash"/>
                    <v:path arrowok="t"/>
                  </v:shape>
                  <v:shape id="Graphic 281" o:spid="_x0000_s1049" style="position:absolute;top:52;width:5346;height:2572;visibility:visible;mso-wrap-style:square;v-text-anchor:top" coordsize="534670,25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" path="m81264,256816r,-26827em171928,256816r,-26827em262592,256816r,-26827em353257,256816r,-26827em443921,256816r,-26827em534585,256816r,-26827em,209036r26827,em,104469r26827,em,l26827,e" filled="f" strokecolor="#333" strokeweight=".291mm">
                    <v:path arrowok="t"/>
                  </v:shape>
                  <w10:wrap anchorx="page"/>
                </v:group>
              </w:pict>
            </mc:Fallback>
          </mc:AlternateContent>
        </w:r>
      </w:ins>
      <w:r w:rsidR="001E0CFE">
        <w:rPr>
          <w:rFonts w:ascii="Times New Roman"/>
          <w:color w:val="4D4D4D"/>
          <w:spacing w:val="-5"/>
          <w:sz w:val="14"/>
        </w:rPr>
        <w:t>0.5</w:t>
      </w:r>
    </w:p>
    <w:p w14:paraId="76BD1795" w14:textId="77777777" w:rsidR="00470D98" w:rsidRDefault="001E0CFE">
      <w:pPr>
        <w:spacing w:before="4"/>
        <w:jc w:val="right"/>
        <w:rPr>
          <w:rFonts w:ascii="Times New Roman"/>
          <w:sz w:val="14"/>
        </w:rPr>
      </w:pPr>
      <w:r>
        <w:rPr>
          <w:rFonts w:ascii="Times New Roman"/>
          <w:color w:val="4D4D4D"/>
          <w:spacing w:val="-5"/>
          <w:sz w:val="14"/>
        </w:rPr>
        <w:t>0.0</w:t>
      </w:r>
    </w:p>
    <w:p w14:paraId="4F3EB600" w14:textId="4C46A993" w:rsidR="00470D98" w:rsidRDefault="00133F83">
      <w:pPr>
        <w:spacing w:before="3"/>
        <w:jc w:val="right"/>
        <w:rPr>
          <w:rFonts w:ascii="Times New Roman" w:hAnsi="Times New Roman"/>
          <w:sz w:val="14"/>
        </w:rPr>
      </w:pPr>
      <w:del w:id="2406" w:author="Hughes, Anna E" w:date="2023-08-09T15:29:00Z">
        <w:r>
          <w:rPr>
            <w:noProof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487720448" behindDoc="0" locked="0" layoutInCell="1" allowOverlap="1" wp14:anchorId="4DE442DE" wp14:editId="48E63004">
                  <wp:simplePos x="0" y="0"/>
                  <wp:positionH relativeFrom="page">
                    <wp:posOffset>4354195</wp:posOffset>
                  </wp:positionH>
                  <wp:positionV relativeFrom="paragraph">
                    <wp:posOffset>112395</wp:posOffset>
                  </wp:positionV>
                  <wp:extent cx="576580" cy="334010"/>
                  <wp:effectExtent l="0" t="0" r="0" b="0"/>
                  <wp:wrapNone/>
                  <wp:docPr id="823" name="docshape20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76580" cy="334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D28C91" w14:textId="77777777" w:rsidR="00087420" w:rsidRDefault="001644E6">
                              <w:pPr>
                                <w:spacing w:before="27" w:line="213" w:lineRule="auto"/>
                                <w:ind w:left="20" w:right="18" w:firstLine="239"/>
                                <w:jc w:val="right"/>
                                <w:rPr>
                                  <w:del w:id="2407" w:author="Hughes, Anna E" w:date="2023-08-09T15:29:00Z"/>
                                  <w:rFonts w:ascii="Times New Roman"/>
                                  <w:sz w:val="14"/>
                                </w:rPr>
                              </w:pPr>
                              <w:del w:id="2408" w:author="Hughes, Anna E" w:date="2023-08-09T15:29:00Z">
                                <w:r>
                                  <w:rPr>
                                    <w:rFonts w:ascii="Times New Roman"/>
                                    <w:color w:val="4D4D4D"/>
                                    <w:spacing w:val="-4"/>
                                    <w:sz w:val="14"/>
                                  </w:rPr>
                                  <w:delText>pink</w:delTex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40"/>
                                    <w:sz w:val="14"/>
                                  </w:rPr>
                                  <w:delText xml:space="preserve"> </w:delTex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-2"/>
                                    <w:sz w:val="14"/>
                                  </w:rPr>
                                  <w:delText>purple</w:delTex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40"/>
                                    <w:sz w:val="14"/>
                                  </w:rPr>
                                  <w:delText xml:space="preserve"> </w:delTex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-2"/>
                                    <w:sz w:val="14"/>
                                  </w:rPr>
                                  <w:delText>orange</w:delTex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40"/>
                                    <w:sz w:val="14"/>
                                  </w:rPr>
                                  <w:delText xml:space="preserve"> </w:delTex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-2"/>
                                    <w:sz w:val="14"/>
                                  </w:rPr>
                                  <w:delText>diamond</w:delTex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40"/>
                                    <w:sz w:val="14"/>
                                  </w:rPr>
                                  <w:delText xml:space="preserve"> </w:delTex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-2"/>
                                    <w:sz w:val="14"/>
                                  </w:rPr>
                                  <w:delText>triangle</w:delTex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40"/>
                                    <w:sz w:val="14"/>
                                  </w:rPr>
                                  <w:delText xml:space="preserve"> </w:delTex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-2"/>
                                    <w:sz w:val="14"/>
                                  </w:rPr>
                                  <w:delText>circle</w:delText>
                                </w:r>
                              </w:del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w14:anchorId="4DE442DE" id="docshape208" o:spid="_x0000_s1046" type="#_x0000_t202" style="position:absolute;left:0;text-align:left;margin-left:342.85pt;margin-top:8.85pt;width:45.4pt;height:26.3pt;z-index:487720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" filled="f" stroked="f">
                  <v:textbox style="layout-flow:vertical;mso-layout-flow-alt:bottom-to-top" inset="0,0,0,0">
                    <w:txbxContent>
                      <w:p w14:paraId="40D28C91" w14:textId="77777777" w:rsidR="00087420" w:rsidRDefault="001644E6">
                        <w:pPr>
                          <w:spacing w:before="27" w:line="213" w:lineRule="auto"/>
                          <w:ind w:left="20" w:right="18" w:firstLine="239"/>
                          <w:jc w:val="right"/>
                          <w:rPr>
                            <w:del w:id="2409" w:author="Hughes, Anna E" w:date="2023-08-09T15:29:00Z"/>
                            <w:rFonts w:ascii="Times New Roman"/>
                            <w:sz w:val="14"/>
                          </w:rPr>
                        </w:pPr>
                        <w:del w:id="2410" w:author="Hughes, Anna E" w:date="2023-08-09T15:29:00Z">
                          <w:r>
                            <w:rPr>
                              <w:rFonts w:ascii="Times New Roman"/>
                              <w:color w:val="4D4D4D"/>
                              <w:spacing w:val="-4"/>
                              <w:sz w:val="14"/>
                            </w:rPr>
                            <w:delText>pink</w:delText>
                          </w:r>
                          <w:r>
                            <w:rPr>
                              <w:rFonts w:ascii="Times New Roman"/>
                              <w:color w:val="4D4D4D"/>
                              <w:spacing w:val="40"/>
                              <w:sz w:val="14"/>
                            </w:rPr>
                            <w:delText xml:space="preserve"> </w:delText>
                          </w:r>
                          <w:r>
                            <w:rPr>
                              <w:rFonts w:ascii="Times New Roman"/>
                              <w:color w:val="4D4D4D"/>
                              <w:spacing w:val="-2"/>
                              <w:sz w:val="14"/>
                            </w:rPr>
                            <w:delText>purple</w:delText>
                          </w:r>
                          <w:r>
                            <w:rPr>
                              <w:rFonts w:ascii="Times New Roman"/>
                              <w:color w:val="4D4D4D"/>
                              <w:spacing w:val="40"/>
                              <w:sz w:val="14"/>
                            </w:rPr>
                            <w:delText xml:space="preserve"> </w:delText>
                          </w:r>
                          <w:r>
                            <w:rPr>
                              <w:rFonts w:ascii="Times New Roman"/>
                              <w:color w:val="4D4D4D"/>
                              <w:spacing w:val="-2"/>
                              <w:sz w:val="14"/>
                            </w:rPr>
                            <w:delText>orange</w:delText>
                          </w:r>
                          <w:r>
                            <w:rPr>
                              <w:rFonts w:ascii="Times New Roman"/>
                              <w:color w:val="4D4D4D"/>
                              <w:spacing w:val="40"/>
                              <w:sz w:val="14"/>
                            </w:rPr>
                            <w:delText xml:space="preserve"> </w:delText>
                          </w:r>
                          <w:r>
                            <w:rPr>
                              <w:rFonts w:ascii="Times New Roman"/>
                              <w:color w:val="4D4D4D"/>
                              <w:spacing w:val="-2"/>
                              <w:sz w:val="14"/>
                            </w:rPr>
                            <w:delText>diamond</w:delText>
                          </w:r>
                          <w:r>
                            <w:rPr>
                              <w:rFonts w:ascii="Times New Roman"/>
                              <w:color w:val="4D4D4D"/>
                              <w:spacing w:val="40"/>
                              <w:sz w:val="14"/>
                            </w:rPr>
                            <w:delText xml:space="preserve"> </w:delText>
                          </w:r>
                          <w:r>
                            <w:rPr>
                              <w:rFonts w:ascii="Times New Roman"/>
                              <w:color w:val="4D4D4D"/>
                              <w:spacing w:val="-2"/>
                              <w:sz w:val="14"/>
                            </w:rPr>
                            <w:delText>triangle</w:delText>
                          </w:r>
                          <w:r>
                            <w:rPr>
                              <w:rFonts w:ascii="Times New Roman"/>
                              <w:color w:val="4D4D4D"/>
                              <w:spacing w:val="40"/>
                              <w:sz w:val="14"/>
                            </w:rPr>
                            <w:delText xml:space="preserve"> </w:delText>
                          </w:r>
                          <w:r>
                            <w:rPr>
                              <w:rFonts w:ascii="Times New Roman"/>
                              <w:color w:val="4D4D4D"/>
                              <w:spacing w:val="-2"/>
                              <w:sz w:val="14"/>
                            </w:rPr>
                            <w:delText>circle</w:delText>
                          </w:r>
                        </w:del>
                      </w:p>
                    </w:txbxContent>
                  </v:textbox>
                  <w10:wrap anchorx="page"/>
                </v:shape>
              </w:pict>
            </mc:Fallback>
          </mc:AlternateContent>
        </w:r>
        <w:r>
          <w:rPr>
            <w:noProof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487721472" behindDoc="0" locked="0" layoutInCell="1" allowOverlap="1" wp14:anchorId="41CCDC79" wp14:editId="6B32F1AF">
                  <wp:simplePos x="0" y="0"/>
                  <wp:positionH relativeFrom="page">
                    <wp:posOffset>5006340</wp:posOffset>
                  </wp:positionH>
                  <wp:positionV relativeFrom="paragraph">
                    <wp:posOffset>112395</wp:posOffset>
                  </wp:positionV>
                  <wp:extent cx="576580" cy="334010"/>
                  <wp:effectExtent l="0" t="0" r="0" b="0"/>
                  <wp:wrapNone/>
                  <wp:docPr id="824" name="docshape20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76580" cy="334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2EEB4E" w14:textId="77777777" w:rsidR="00087420" w:rsidRDefault="001644E6">
                              <w:pPr>
                                <w:spacing w:before="27" w:line="213" w:lineRule="auto"/>
                                <w:ind w:left="20" w:right="18" w:firstLine="239"/>
                                <w:jc w:val="right"/>
                                <w:rPr>
                                  <w:del w:id="2411" w:author="Hughes, Anna E" w:date="2023-08-09T15:29:00Z"/>
                                  <w:rFonts w:ascii="Times New Roman"/>
                                  <w:sz w:val="14"/>
                                </w:rPr>
                              </w:pPr>
                              <w:del w:id="2412" w:author="Hughes, Anna E" w:date="2023-08-09T15:29:00Z">
                                <w:r>
                                  <w:rPr>
                                    <w:rFonts w:ascii="Times New Roman"/>
                                    <w:color w:val="4D4D4D"/>
                                    <w:spacing w:val="-4"/>
                                    <w:sz w:val="14"/>
                                  </w:rPr>
                                  <w:delText>pink</w:delTex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40"/>
                                    <w:sz w:val="14"/>
                                  </w:rPr>
                                  <w:delText xml:space="preserve"> </w:delTex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-2"/>
                                    <w:sz w:val="14"/>
                                  </w:rPr>
                                  <w:delText>purple</w:delTex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40"/>
                                    <w:sz w:val="14"/>
                                  </w:rPr>
                                  <w:delText xml:space="preserve"> </w:delTex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-2"/>
                                    <w:sz w:val="14"/>
                                  </w:rPr>
                                  <w:delText>orange</w:delTex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40"/>
                                    <w:sz w:val="14"/>
                                  </w:rPr>
                                  <w:delText xml:space="preserve"> </w:delTex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-2"/>
                                    <w:sz w:val="14"/>
                                  </w:rPr>
                                  <w:delText>diamond</w:delTex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40"/>
                                    <w:sz w:val="14"/>
                                  </w:rPr>
                                  <w:delText xml:space="preserve"> </w:delTex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-2"/>
                                    <w:sz w:val="14"/>
                                  </w:rPr>
                                  <w:delText>triangle</w:delTex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40"/>
                                    <w:sz w:val="14"/>
                                  </w:rPr>
                                  <w:delText xml:space="preserve"> </w:delTex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-2"/>
                                    <w:sz w:val="14"/>
                                  </w:rPr>
                                  <w:delText>circle</w:delText>
                                </w:r>
                              </w:del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w14:anchorId="41CCDC79" id="docshape209" o:spid="_x0000_s1047" type="#_x0000_t202" style="position:absolute;left:0;text-align:left;margin-left:394.2pt;margin-top:8.85pt;width:45.4pt;height:26.3pt;z-index:487721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" filled="f" stroked="f">
                  <v:textbox style="layout-flow:vertical;mso-layout-flow-alt:bottom-to-top" inset="0,0,0,0">
                    <w:txbxContent>
                      <w:p w14:paraId="632EEB4E" w14:textId="77777777" w:rsidR="00087420" w:rsidRDefault="001644E6">
                        <w:pPr>
                          <w:spacing w:before="27" w:line="213" w:lineRule="auto"/>
                          <w:ind w:left="20" w:right="18" w:firstLine="239"/>
                          <w:jc w:val="right"/>
                          <w:rPr>
                            <w:del w:id="2413" w:author="Hughes, Anna E" w:date="2023-08-09T15:29:00Z"/>
                            <w:rFonts w:ascii="Times New Roman"/>
                            <w:sz w:val="14"/>
                          </w:rPr>
                        </w:pPr>
                        <w:del w:id="2414" w:author="Hughes, Anna E" w:date="2023-08-09T15:29:00Z">
                          <w:r>
                            <w:rPr>
                              <w:rFonts w:ascii="Times New Roman"/>
                              <w:color w:val="4D4D4D"/>
                              <w:spacing w:val="-4"/>
                              <w:sz w:val="14"/>
                            </w:rPr>
                            <w:delText>pink</w:delText>
                          </w:r>
                          <w:r>
                            <w:rPr>
                              <w:rFonts w:ascii="Times New Roman"/>
                              <w:color w:val="4D4D4D"/>
                              <w:spacing w:val="40"/>
                              <w:sz w:val="14"/>
                            </w:rPr>
                            <w:delText xml:space="preserve"> </w:delText>
                          </w:r>
                          <w:r>
                            <w:rPr>
                              <w:rFonts w:ascii="Times New Roman"/>
                              <w:color w:val="4D4D4D"/>
                              <w:spacing w:val="-2"/>
                              <w:sz w:val="14"/>
                            </w:rPr>
                            <w:delText>purple</w:delText>
                          </w:r>
                          <w:r>
                            <w:rPr>
                              <w:rFonts w:ascii="Times New Roman"/>
                              <w:color w:val="4D4D4D"/>
                              <w:spacing w:val="40"/>
                              <w:sz w:val="14"/>
                            </w:rPr>
                            <w:delText xml:space="preserve"> </w:delText>
                          </w:r>
                          <w:r>
                            <w:rPr>
                              <w:rFonts w:ascii="Times New Roman"/>
                              <w:color w:val="4D4D4D"/>
                              <w:spacing w:val="-2"/>
                              <w:sz w:val="14"/>
                            </w:rPr>
                            <w:delText>orange</w:delText>
                          </w:r>
                          <w:r>
                            <w:rPr>
                              <w:rFonts w:ascii="Times New Roman"/>
                              <w:color w:val="4D4D4D"/>
                              <w:spacing w:val="40"/>
                              <w:sz w:val="14"/>
                            </w:rPr>
                            <w:delText xml:space="preserve"> </w:delText>
                          </w:r>
                          <w:r>
                            <w:rPr>
                              <w:rFonts w:ascii="Times New Roman"/>
                              <w:color w:val="4D4D4D"/>
                              <w:spacing w:val="-2"/>
                              <w:sz w:val="14"/>
                            </w:rPr>
                            <w:delText>diamond</w:delText>
                          </w:r>
                          <w:r>
                            <w:rPr>
                              <w:rFonts w:ascii="Times New Roman"/>
                              <w:color w:val="4D4D4D"/>
                              <w:spacing w:val="40"/>
                              <w:sz w:val="14"/>
                            </w:rPr>
                            <w:delText xml:space="preserve"> </w:delText>
                          </w:r>
                          <w:r>
                            <w:rPr>
                              <w:rFonts w:ascii="Times New Roman"/>
                              <w:color w:val="4D4D4D"/>
                              <w:spacing w:val="-2"/>
                              <w:sz w:val="14"/>
                            </w:rPr>
                            <w:delText>triangle</w:delText>
                          </w:r>
                          <w:r>
                            <w:rPr>
                              <w:rFonts w:ascii="Times New Roman"/>
                              <w:color w:val="4D4D4D"/>
                              <w:spacing w:val="40"/>
                              <w:sz w:val="14"/>
                            </w:rPr>
                            <w:delText xml:space="preserve"> </w:delText>
                          </w:r>
                          <w:r>
                            <w:rPr>
                              <w:rFonts w:ascii="Times New Roman"/>
                              <w:color w:val="4D4D4D"/>
                              <w:spacing w:val="-2"/>
                              <w:sz w:val="14"/>
                            </w:rPr>
                            <w:delText>circle</w:delText>
                          </w:r>
                        </w:del>
                      </w:p>
                    </w:txbxContent>
                  </v:textbox>
                  <w10:wrap anchorx="page"/>
                </v:shape>
              </w:pict>
            </mc:Fallback>
          </mc:AlternateContent>
        </w:r>
        <w:r>
          <w:rPr>
            <w:noProof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487722496" behindDoc="0" locked="0" layoutInCell="1" allowOverlap="1" wp14:anchorId="1C6EBDB6" wp14:editId="5F70C1C3">
                  <wp:simplePos x="0" y="0"/>
                  <wp:positionH relativeFrom="page">
                    <wp:posOffset>5658485</wp:posOffset>
                  </wp:positionH>
                  <wp:positionV relativeFrom="paragraph">
                    <wp:posOffset>112395</wp:posOffset>
                  </wp:positionV>
                  <wp:extent cx="576580" cy="334010"/>
                  <wp:effectExtent l="0" t="0" r="0" b="0"/>
                  <wp:wrapNone/>
                  <wp:docPr id="825" name="docshape2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76580" cy="334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057B8A" w14:textId="77777777" w:rsidR="00087420" w:rsidRDefault="001644E6">
                              <w:pPr>
                                <w:spacing w:before="27" w:line="213" w:lineRule="auto"/>
                                <w:ind w:left="20" w:right="18" w:firstLine="239"/>
                                <w:jc w:val="right"/>
                                <w:rPr>
                                  <w:del w:id="2415" w:author="Hughes, Anna E" w:date="2023-08-09T15:29:00Z"/>
                                  <w:rFonts w:ascii="Times New Roman"/>
                                  <w:sz w:val="14"/>
                                </w:rPr>
                              </w:pPr>
                              <w:del w:id="2416" w:author="Hughes, Anna E" w:date="2023-08-09T15:29:00Z">
                                <w:r>
                                  <w:rPr>
                                    <w:rFonts w:ascii="Times New Roman"/>
                                    <w:color w:val="4D4D4D"/>
                                    <w:spacing w:val="-4"/>
                                    <w:sz w:val="14"/>
                                  </w:rPr>
                                  <w:delText>pink</w:delTex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40"/>
                                    <w:sz w:val="14"/>
                                  </w:rPr>
                                  <w:delText xml:space="preserve"> </w:delTex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-2"/>
                                    <w:sz w:val="14"/>
                                  </w:rPr>
                                  <w:delText>purple</w:delTex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40"/>
                                    <w:sz w:val="14"/>
                                  </w:rPr>
                                  <w:delText xml:space="preserve"> </w:delTex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-2"/>
                                    <w:sz w:val="14"/>
                                  </w:rPr>
                                  <w:delText>orange</w:delTex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40"/>
                                    <w:sz w:val="14"/>
                                  </w:rPr>
                                  <w:delText xml:space="preserve"> </w:delTex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-2"/>
                                    <w:sz w:val="14"/>
                                  </w:rPr>
                                  <w:delText>diamond</w:delTex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40"/>
                                    <w:sz w:val="14"/>
                                  </w:rPr>
                                  <w:delText xml:space="preserve"> </w:delTex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-2"/>
                                    <w:sz w:val="14"/>
                                  </w:rPr>
                                  <w:delText>triangle</w:delTex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40"/>
                                    <w:sz w:val="14"/>
                                  </w:rPr>
                                  <w:delText xml:space="preserve"> </w:delTex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-2"/>
                                    <w:sz w:val="14"/>
                                  </w:rPr>
                                  <w:delText>circle</w:delText>
                                </w:r>
                              </w:del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w14:anchorId="1C6EBDB6" id="docshape210" o:spid="_x0000_s1048" type="#_x0000_t202" style="position:absolute;left:0;text-align:left;margin-left:445.55pt;margin-top:8.85pt;width:45.4pt;height:26.3pt;z-index:487722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" filled="f" stroked="f">
                  <v:textbox style="layout-flow:vertical;mso-layout-flow-alt:bottom-to-top" inset="0,0,0,0">
                    <w:txbxContent>
                      <w:p w14:paraId="72057B8A" w14:textId="77777777" w:rsidR="00087420" w:rsidRDefault="001644E6">
                        <w:pPr>
                          <w:spacing w:before="27" w:line="213" w:lineRule="auto"/>
                          <w:ind w:left="20" w:right="18" w:firstLine="239"/>
                          <w:jc w:val="right"/>
                          <w:rPr>
                            <w:del w:id="2417" w:author="Hughes, Anna E" w:date="2023-08-09T15:29:00Z"/>
                            <w:rFonts w:ascii="Times New Roman"/>
                            <w:sz w:val="14"/>
                          </w:rPr>
                        </w:pPr>
                        <w:del w:id="2418" w:author="Hughes, Anna E" w:date="2023-08-09T15:29:00Z">
                          <w:r>
                            <w:rPr>
                              <w:rFonts w:ascii="Times New Roman"/>
                              <w:color w:val="4D4D4D"/>
                              <w:spacing w:val="-4"/>
                              <w:sz w:val="14"/>
                            </w:rPr>
                            <w:delText>pink</w:delText>
                          </w:r>
                          <w:r>
                            <w:rPr>
                              <w:rFonts w:ascii="Times New Roman"/>
                              <w:color w:val="4D4D4D"/>
                              <w:spacing w:val="40"/>
                              <w:sz w:val="14"/>
                            </w:rPr>
                            <w:delText xml:space="preserve"> </w:delText>
                          </w:r>
                          <w:r>
                            <w:rPr>
                              <w:rFonts w:ascii="Times New Roman"/>
                              <w:color w:val="4D4D4D"/>
                              <w:spacing w:val="-2"/>
                              <w:sz w:val="14"/>
                            </w:rPr>
                            <w:delText>purple</w:delText>
                          </w:r>
                          <w:r>
                            <w:rPr>
                              <w:rFonts w:ascii="Times New Roman"/>
                              <w:color w:val="4D4D4D"/>
                              <w:spacing w:val="40"/>
                              <w:sz w:val="14"/>
                            </w:rPr>
                            <w:delText xml:space="preserve"> </w:delText>
                          </w:r>
                          <w:r>
                            <w:rPr>
                              <w:rFonts w:ascii="Times New Roman"/>
                              <w:color w:val="4D4D4D"/>
                              <w:spacing w:val="-2"/>
                              <w:sz w:val="14"/>
                            </w:rPr>
                            <w:delText>orange</w:delText>
                          </w:r>
                          <w:r>
                            <w:rPr>
                              <w:rFonts w:ascii="Times New Roman"/>
                              <w:color w:val="4D4D4D"/>
                              <w:spacing w:val="40"/>
                              <w:sz w:val="14"/>
                            </w:rPr>
                            <w:delText xml:space="preserve"> </w:delText>
                          </w:r>
                          <w:r>
                            <w:rPr>
                              <w:rFonts w:ascii="Times New Roman"/>
                              <w:color w:val="4D4D4D"/>
                              <w:spacing w:val="-2"/>
                              <w:sz w:val="14"/>
                            </w:rPr>
                            <w:delText>diamond</w:delText>
                          </w:r>
                          <w:r>
                            <w:rPr>
                              <w:rFonts w:ascii="Times New Roman"/>
                              <w:color w:val="4D4D4D"/>
                              <w:spacing w:val="40"/>
                              <w:sz w:val="14"/>
                            </w:rPr>
                            <w:delText xml:space="preserve"> </w:delText>
                          </w:r>
                          <w:r>
                            <w:rPr>
                              <w:rFonts w:ascii="Times New Roman"/>
                              <w:color w:val="4D4D4D"/>
                              <w:spacing w:val="-2"/>
                              <w:sz w:val="14"/>
                            </w:rPr>
                            <w:delText>triangle</w:delText>
                          </w:r>
                          <w:r>
                            <w:rPr>
                              <w:rFonts w:ascii="Times New Roman"/>
                              <w:color w:val="4D4D4D"/>
                              <w:spacing w:val="40"/>
                              <w:sz w:val="14"/>
                            </w:rPr>
                            <w:delText xml:space="preserve"> </w:delText>
                          </w:r>
                          <w:r>
                            <w:rPr>
                              <w:rFonts w:ascii="Times New Roman"/>
                              <w:color w:val="4D4D4D"/>
                              <w:spacing w:val="-2"/>
                              <w:sz w:val="14"/>
                            </w:rPr>
                            <w:delText>circle</w:delText>
                          </w:r>
                        </w:del>
                      </w:p>
                    </w:txbxContent>
                  </v:textbox>
                  <w10:wrap anchorx="page"/>
                </v:shape>
              </w:pict>
            </mc:Fallback>
          </mc:AlternateContent>
        </w:r>
      </w:del>
      <w:ins w:id="2419" w:author="Hughes, Anna E" w:date="2023-08-09T15:29:00Z">
        <w:r w:rsidR="001E0CFE">
          <w:rPr>
            <w:noProof/>
            <w:lang w:val="en-GB" w:eastAsia="en-GB"/>
          </w:rPr>
          <mc:AlternateContent>
            <mc:Choice Requires="wps">
              <w:drawing>
                <wp:anchor distT="0" distB="0" distL="0" distR="0" simplePos="0" relativeHeight="15764992" behindDoc="0" locked="0" layoutInCell="1" allowOverlap="1">
                  <wp:simplePos x="0" y="0"/>
                  <wp:positionH relativeFrom="page">
                    <wp:posOffset>4354358</wp:posOffset>
                  </wp:positionH>
                  <wp:positionV relativeFrom="paragraph">
                    <wp:posOffset>112225</wp:posOffset>
                  </wp:positionV>
                  <wp:extent cx="576580" cy="334010"/>
                  <wp:effectExtent l="0" t="0" r="0" b="0"/>
                  <wp:wrapNone/>
                  <wp:docPr id="282" name="Textbox 28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/>
                        </wps:cNvSpPr>
                        <wps:spPr>
                          <a:xfrm>
                            <a:off x="0" y="0"/>
                            <a:ext cx="576580" cy="3340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9C19C56" w14:textId="77777777" w:rsidR="00470D98" w:rsidRDefault="001E0CFE">
                              <w:pPr>
                                <w:spacing w:before="27" w:line="213" w:lineRule="auto"/>
                                <w:ind w:left="20" w:right="18" w:firstLine="239"/>
                                <w:jc w:val="right"/>
                                <w:rPr>
                                  <w:ins w:id="2420" w:author="Hughes, Anna E" w:date="2023-08-09T15:29:00Z"/>
                                  <w:rFonts w:ascii="Times New Roman"/>
                                  <w:sz w:val="14"/>
                                </w:rPr>
                              </w:pPr>
                              <w:ins w:id="2421" w:author="Hughes, Anna E" w:date="2023-08-09T15:29:00Z">
                                <w:r>
                                  <w:rPr>
                                    <w:rFonts w:ascii="Times New Roman"/>
                                    <w:color w:val="4D4D4D"/>
                                    <w:spacing w:val="-4"/>
                                    <w:sz w:val="14"/>
                                  </w:rPr>
                                  <w:t>pink</w: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40"/>
                                    <w:sz w:val="1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-2"/>
                                    <w:sz w:val="14"/>
                                  </w:rPr>
                                  <w:t>purple</w: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40"/>
                                    <w:sz w:val="1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-2"/>
                                    <w:sz w:val="14"/>
                                  </w:rPr>
                                  <w:t>orange</w: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40"/>
                                    <w:sz w:val="1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-2"/>
                                    <w:sz w:val="14"/>
                                  </w:rPr>
                                  <w:t>diamond</w: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40"/>
                                    <w:sz w:val="1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-2"/>
                                    <w:sz w:val="14"/>
                                  </w:rPr>
                                  <w:t>triangle</w: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40"/>
                                    <w:sz w:val="1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-2"/>
                                    <w:sz w:val="14"/>
                                  </w:rPr>
                                  <w:t>circle</w:t>
                                </w:r>
                              </w:ins>
                            </w:p>
                          </w:txbxContent>
                        </wps:txbx>
                        <wps:bodyPr vert="vert270" wrap="square" lIns="0" tIns="0" rIns="0" bIns="0" rtlCol="0"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id="Textbox 282" o:spid="_x0000_s1049" type="#_x0000_t202" style="position:absolute;left:0;text-align:left;margin-left:342.85pt;margin-top:8.85pt;width:45.4pt;height:26.3pt;z-index:15764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" filled="f" stroked="f">
                  <v:path arrowok="t"/>
                  <v:textbox style="layout-flow:vertical;mso-layout-flow-alt:bottom-to-top" inset="0,0,0,0">
                    <w:txbxContent>
                      <w:p w14:paraId="09C19C56" w14:textId="77777777" w:rsidR="00470D98" w:rsidRDefault="001E0CFE">
                        <w:pPr>
                          <w:spacing w:before="27" w:line="213" w:lineRule="auto"/>
                          <w:ind w:left="20" w:right="18" w:firstLine="239"/>
                          <w:jc w:val="right"/>
                          <w:rPr>
                            <w:ins w:id="2422" w:author="Hughes, Anna E" w:date="2023-08-09T15:29:00Z"/>
                            <w:rFonts w:ascii="Times New Roman"/>
                            <w:sz w:val="14"/>
                          </w:rPr>
                        </w:pPr>
                        <w:ins w:id="2423" w:author="Hughes, Anna E" w:date="2023-08-09T15:29:00Z">
                          <w:r>
                            <w:rPr>
                              <w:rFonts w:ascii="Times New Roman"/>
                              <w:color w:val="4D4D4D"/>
                              <w:spacing w:val="-4"/>
                              <w:sz w:val="14"/>
                            </w:rPr>
                            <w:t>pink</w:t>
                          </w:r>
                          <w:r>
                            <w:rPr>
                              <w:rFonts w:ascii="Times New Roman"/>
                              <w:color w:val="4D4D4D"/>
                              <w:spacing w:val="40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color w:val="4D4D4D"/>
                              <w:spacing w:val="-2"/>
                              <w:sz w:val="14"/>
                            </w:rPr>
                            <w:t>purple</w:t>
                          </w:r>
                          <w:r>
                            <w:rPr>
                              <w:rFonts w:ascii="Times New Roman"/>
                              <w:color w:val="4D4D4D"/>
                              <w:spacing w:val="40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color w:val="4D4D4D"/>
                              <w:spacing w:val="-2"/>
                              <w:sz w:val="14"/>
                            </w:rPr>
                            <w:t>orange</w:t>
                          </w:r>
                          <w:r>
                            <w:rPr>
                              <w:rFonts w:ascii="Times New Roman"/>
                              <w:color w:val="4D4D4D"/>
                              <w:spacing w:val="40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color w:val="4D4D4D"/>
                              <w:spacing w:val="-2"/>
                              <w:sz w:val="14"/>
                            </w:rPr>
                            <w:t>diamond</w:t>
                          </w:r>
                          <w:r>
                            <w:rPr>
                              <w:rFonts w:ascii="Times New Roman"/>
                              <w:color w:val="4D4D4D"/>
                              <w:spacing w:val="40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color w:val="4D4D4D"/>
                              <w:spacing w:val="-2"/>
                              <w:sz w:val="14"/>
                            </w:rPr>
                            <w:t>triangle</w:t>
                          </w:r>
                          <w:r>
                            <w:rPr>
                              <w:rFonts w:ascii="Times New Roman"/>
                              <w:color w:val="4D4D4D"/>
                              <w:spacing w:val="40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color w:val="4D4D4D"/>
                              <w:spacing w:val="-2"/>
                              <w:sz w:val="14"/>
                            </w:rPr>
                            <w:t>circle</w:t>
                          </w:r>
                        </w:ins>
                      </w:p>
                    </w:txbxContent>
                  </v:textbox>
                  <w10:wrap anchorx="page"/>
                </v:shape>
              </w:pict>
            </mc:Fallback>
          </mc:AlternateContent>
        </w:r>
        <w:r w:rsidR="001E0CFE">
          <w:rPr>
            <w:noProof/>
            <w:lang w:val="en-GB" w:eastAsia="en-GB"/>
          </w:rPr>
          <mc:AlternateContent>
            <mc:Choice Requires="wps">
              <w:drawing>
                <wp:anchor distT="0" distB="0" distL="0" distR="0" simplePos="0" relativeHeight="15765504" behindDoc="0" locked="0" layoutInCell="1" allowOverlap="1">
                  <wp:simplePos x="0" y="0"/>
                  <wp:positionH relativeFrom="page">
                    <wp:posOffset>5006337</wp:posOffset>
                  </wp:positionH>
                  <wp:positionV relativeFrom="paragraph">
                    <wp:posOffset>112225</wp:posOffset>
                  </wp:positionV>
                  <wp:extent cx="576580" cy="334010"/>
                  <wp:effectExtent l="0" t="0" r="0" b="0"/>
                  <wp:wrapNone/>
                  <wp:docPr id="283" name="Textbox 28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/>
                        </wps:cNvSpPr>
                        <wps:spPr>
                          <a:xfrm>
                            <a:off x="0" y="0"/>
                            <a:ext cx="576580" cy="3340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F6B418C" w14:textId="77777777" w:rsidR="00470D98" w:rsidRDefault="001E0CFE">
                              <w:pPr>
                                <w:spacing w:before="27" w:line="213" w:lineRule="auto"/>
                                <w:ind w:left="20" w:right="18" w:firstLine="239"/>
                                <w:jc w:val="right"/>
                                <w:rPr>
                                  <w:ins w:id="2424" w:author="Hughes, Anna E" w:date="2023-08-09T15:29:00Z"/>
                                  <w:rFonts w:ascii="Times New Roman"/>
                                  <w:sz w:val="14"/>
                                </w:rPr>
                              </w:pPr>
                              <w:ins w:id="2425" w:author="Hughes, Anna E" w:date="2023-08-09T15:29:00Z">
                                <w:r>
                                  <w:rPr>
                                    <w:rFonts w:ascii="Times New Roman"/>
                                    <w:color w:val="4D4D4D"/>
                                    <w:spacing w:val="-4"/>
                                    <w:sz w:val="14"/>
                                  </w:rPr>
                                  <w:t>pink</w: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40"/>
                                    <w:sz w:val="1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-2"/>
                                    <w:sz w:val="14"/>
                                  </w:rPr>
                                  <w:t>purple</w: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40"/>
                                    <w:sz w:val="1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-2"/>
                                    <w:sz w:val="14"/>
                                  </w:rPr>
                                  <w:t>orange</w: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40"/>
                                    <w:sz w:val="1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-2"/>
                                    <w:sz w:val="14"/>
                                  </w:rPr>
                                  <w:t>diamond</w: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40"/>
                                    <w:sz w:val="1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-2"/>
                                    <w:sz w:val="14"/>
                                  </w:rPr>
                                  <w:t>triangle</w: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40"/>
                                    <w:sz w:val="1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-2"/>
                                    <w:sz w:val="14"/>
                                  </w:rPr>
                                  <w:t>circle</w:t>
                                </w:r>
                              </w:ins>
                            </w:p>
                          </w:txbxContent>
                        </wps:txbx>
                        <wps:bodyPr vert="vert270" wrap="square" lIns="0" tIns="0" rIns="0" bIns="0" rtlCol="0"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id="Textbox 283" o:spid="_x0000_s1050" type="#_x0000_t202" style="position:absolute;left:0;text-align:left;margin-left:394.2pt;margin-top:8.85pt;width:45.4pt;height:26.3pt;z-index:15765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" filled="f" stroked="f">
                  <v:path arrowok="t"/>
                  <v:textbox style="layout-flow:vertical;mso-layout-flow-alt:bottom-to-top" inset="0,0,0,0">
                    <w:txbxContent>
                      <w:p w14:paraId="3F6B418C" w14:textId="77777777" w:rsidR="00470D98" w:rsidRDefault="001E0CFE">
                        <w:pPr>
                          <w:spacing w:before="27" w:line="213" w:lineRule="auto"/>
                          <w:ind w:left="20" w:right="18" w:firstLine="239"/>
                          <w:jc w:val="right"/>
                          <w:rPr>
                            <w:ins w:id="2426" w:author="Hughes, Anna E" w:date="2023-08-09T15:29:00Z"/>
                            <w:rFonts w:ascii="Times New Roman"/>
                            <w:sz w:val="14"/>
                          </w:rPr>
                        </w:pPr>
                        <w:ins w:id="2427" w:author="Hughes, Anna E" w:date="2023-08-09T15:29:00Z">
                          <w:r>
                            <w:rPr>
                              <w:rFonts w:ascii="Times New Roman"/>
                              <w:color w:val="4D4D4D"/>
                              <w:spacing w:val="-4"/>
                              <w:sz w:val="14"/>
                            </w:rPr>
                            <w:t>pink</w:t>
                          </w:r>
                          <w:r>
                            <w:rPr>
                              <w:rFonts w:ascii="Times New Roman"/>
                              <w:color w:val="4D4D4D"/>
                              <w:spacing w:val="40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color w:val="4D4D4D"/>
                              <w:spacing w:val="-2"/>
                              <w:sz w:val="14"/>
                            </w:rPr>
                            <w:t>purple</w:t>
                          </w:r>
                          <w:r>
                            <w:rPr>
                              <w:rFonts w:ascii="Times New Roman"/>
                              <w:color w:val="4D4D4D"/>
                              <w:spacing w:val="40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color w:val="4D4D4D"/>
                              <w:spacing w:val="-2"/>
                              <w:sz w:val="14"/>
                            </w:rPr>
                            <w:t>orange</w:t>
                          </w:r>
                          <w:r>
                            <w:rPr>
                              <w:rFonts w:ascii="Times New Roman"/>
                              <w:color w:val="4D4D4D"/>
                              <w:spacing w:val="40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color w:val="4D4D4D"/>
                              <w:spacing w:val="-2"/>
                              <w:sz w:val="14"/>
                            </w:rPr>
                            <w:t>diamond</w:t>
                          </w:r>
                          <w:r>
                            <w:rPr>
                              <w:rFonts w:ascii="Times New Roman"/>
                              <w:color w:val="4D4D4D"/>
                              <w:spacing w:val="40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color w:val="4D4D4D"/>
                              <w:spacing w:val="-2"/>
                              <w:sz w:val="14"/>
                            </w:rPr>
                            <w:t>triangle</w:t>
                          </w:r>
                          <w:r>
                            <w:rPr>
                              <w:rFonts w:ascii="Times New Roman"/>
                              <w:color w:val="4D4D4D"/>
                              <w:spacing w:val="40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color w:val="4D4D4D"/>
                              <w:spacing w:val="-2"/>
                              <w:sz w:val="14"/>
                            </w:rPr>
                            <w:t>circle</w:t>
                          </w:r>
                        </w:ins>
                      </w:p>
                    </w:txbxContent>
                  </v:textbox>
                  <w10:wrap anchorx="page"/>
                </v:shape>
              </w:pict>
            </mc:Fallback>
          </mc:AlternateContent>
        </w:r>
        <w:r w:rsidR="001E0CFE">
          <w:rPr>
            <w:noProof/>
            <w:lang w:val="en-GB" w:eastAsia="en-GB"/>
          </w:rPr>
          <mc:AlternateContent>
            <mc:Choice Requires="wps">
              <w:drawing>
                <wp:anchor distT="0" distB="0" distL="0" distR="0" simplePos="0" relativeHeight="15766016" behindDoc="0" locked="0" layoutInCell="1" allowOverlap="1">
                  <wp:simplePos x="0" y="0"/>
                  <wp:positionH relativeFrom="page">
                    <wp:posOffset>5658315</wp:posOffset>
                  </wp:positionH>
                  <wp:positionV relativeFrom="paragraph">
                    <wp:posOffset>112225</wp:posOffset>
                  </wp:positionV>
                  <wp:extent cx="576580" cy="334010"/>
                  <wp:effectExtent l="0" t="0" r="0" b="0"/>
                  <wp:wrapNone/>
                  <wp:docPr id="284" name="Textbox 28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/>
                        </wps:cNvSpPr>
                        <wps:spPr>
                          <a:xfrm>
                            <a:off x="0" y="0"/>
                            <a:ext cx="576580" cy="3340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4AF769C" w14:textId="77777777" w:rsidR="00470D98" w:rsidRDefault="001E0CFE">
                              <w:pPr>
                                <w:spacing w:before="27" w:line="213" w:lineRule="auto"/>
                                <w:ind w:left="20" w:right="18" w:firstLine="239"/>
                                <w:jc w:val="right"/>
                                <w:rPr>
                                  <w:ins w:id="2428" w:author="Hughes, Anna E" w:date="2023-08-09T15:29:00Z"/>
                                  <w:rFonts w:ascii="Times New Roman"/>
                                  <w:sz w:val="14"/>
                                </w:rPr>
                              </w:pPr>
                              <w:ins w:id="2429" w:author="Hughes, Anna E" w:date="2023-08-09T15:29:00Z">
                                <w:r>
                                  <w:rPr>
                                    <w:rFonts w:ascii="Times New Roman"/>
                                    <w:color w:val="4D4D4D"/>
                                    <w:spacing w:val="-4"/>
                                    <w:sz w:val="14"/>
                                  </w:rPr>
                                  <w:t>pink</w: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40"/>
                                    <w:sz w:val="1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-2"/>
                                    <w:sz w:val="14"/>
                                  </w:rPr>
                                  <w:t>purple</w: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40"/>
                                    <w:sz w:val="1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-2"/>
                                    <w:sz w:val="14"/>
                                  </w:rPr>
                                  <w:t>orange</w: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40"/>
                                    <w:sz w:val="1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-2"/>
                                    <w:sz w:val="14"/>
                                  </w:rPr>
                                  <w:t>diamond</w: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40"/>
                                    <w:sz w:val="1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-2"/>
                                    <w:sz w:val="14"/>
                                  </w:rPr>
                                  <w:t>triangle</w: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40"/>
                                    <w:sz w:val="1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-2"/>
                                    <w:sz w:val="14"/>
                                  </w:rPr>
                                  <w:t>circle</w:t>
                                </w:r>
                              </w:ins>
                            </w:p>
                          </w:txbxContent>
                        </wps:txbx>
                        <wps:bodyPr vert="vert270" wrap="square" lIns="0" tIns="0" rIns="0" bIns="0" rtlCol="0"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id="Textbox 284" o:spid="_x0000_s1051" type="#_x0000_t202" style="position:absolute;left:0;text-align:left;margin-left:445.55pt;margin-top:8.85pt;width:45.4pt;height:26.3pt;z-index:15766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" filled="f" stroked="f">
                  <v:path arrowok="t"/>
                  <v:textbox style="layout-flow:vertical;mso-layout-flow-alt:bottom-to-top" inset="0,0,0,0">
                    <w:txbxContent>
                      <w:p w14:paraId="74AF769C" w14:textId="77777777" w:rsidR="00470D98" w:rsidRDefault="001E0CFE">
                        <w:pPr>
                          <w:spacing w:before="27" w:line="213" w:lineRule="auto"/>
                          <w:ind w:left="20" w:right="18" w:firstLine="239"/>
                          <w:jc w:val="right"/>
                          <w:rPr>
                            <w:ins w:id="2430" w:author="Hughes, Anna E" w:date="2023-08-09T15:29:00Z"/>
                            <w:rFonts w:ascii="Times New Roman"/>
                            <w:sz w:val="14"/>
                          </w:rPr>
                        </w:pPr>
                        <w:ins w:id="2431" w:author="Hughes, Anna E" w:date="2023-08-09T15:29:00Z">
                          <w:r>
                            <w:rPr>
                              <w:rFonts w:ascii="Times New Roman"/>
                              <w:color w:val="4D4D4D"/>
                              <w:spacing w:val="-4"/>
                              <w:sz w:val="14"/>
                            </w:rPr>
                            <w:t>pink</w:t>
                          </w:r>
                          <w:r>
                            <w:rPr>
                              <w:rFonts w:ascii="Times New Roman"/>
                              <w:color w:val="4D4D4D"/>
                              <w:spacing w:val="40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color w:val="4D4D4D"/>
                              <w:spacing w:val="-2"/>
                              <w:sz w:val="14"/>
                            </w:rPr>
                            <w:t>purple</w:t>
                          </w:r>
                          <w:r>
                            <w:rPr>
                              <w:rFonts w:ascii="Times New Roman"/>
                              <w:color w:val="4D4D4D"/>
                              <w:spacing w:val="40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color w:val="4D4D4D"/>
                              <w:spacing w:val="-2"/>
                              <w:sz w:val="14"/>
                            </w:rPr>
                            <w:t>orange</w:t>
                          </w:r>
                          <w:r>
                            <w:rPr>
                              <w:rFonts w:ascii="Times New Roman"/>
                              <w:color w:val="4D4D4D"/>
                              <w:spacing w:val="40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color w:val="4D4D4D"/>
                              <w:spacing w:val="-2"/>
                              <w:sz w:val="14"/>
                            </w:rPr>
                            <w:t>diamond</w:t>
                          </w:r>
                          <w:r>
                            <w:rPr>
                              <w:rFonts w:ascii="Times New Roman"/>
                              <w:color w:val="4D4D4D"/>
                              <w:spacing w:val="40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color w:val="4D4D4D"/>
                              <w:spacing w:val="-2"/>
                              <w:sz w:val="14"/>
                            </w:rPr>
                            <w:t>triangle</w:t>
                          </w:r>
                          <w:r>
                            <w:rPr>
                              <w:rFonts w:ascii="Times New Roman"/>
                              <w:color w:val="4D4D4D"/>
                              <w:spacing w:val="40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color w:val="4D4D4D"/>
                              <w:spacing w:val="-2"/>
                              <w:sz w:val="14"/>
                            </w:rPr>
                            <w:t>circle</w:t>
                          </w:r>
                        </w:ins>
                      </w:p>
                    </w:txbxContent>
                  </v:textbox>
                  <w10:wrap anchorx="page"/>
                </v:shape>
              </w:pict>
            </mc:Fallback>
          </mc:AlternateContent>
        </w:r>
      </w:ins>
      <w:r w:rsidR="001E0CFE">
        <w:rPr>
          <w:rFonts w:ascii="Times New Roman" w:hAnsi="Times New Roman"/>
          <w:color w:val="4D4D4D"/>
          <w:spacing w:val="-4"/>
          <w:sz w:val="14"/>
        </w:rPr>
        <w:t>−0.5</w:t>
      </w:r>
    </w:p>
    <w:p w14:paraId="33D8F60B" w14:textId="77777777" w:rsidR="00470D98" w:rsidRDefault="001E0CFE">
      <w:pPr>
        <w:tabs>
          <w:tab w:val="left" w:pos="972"/>
          <w:tab w:val="left" w:pos="1988"/>
        </w:tabs>
        <w:spacing w:before="94"/>
        <w:ind w:right="981"/>
        <w:jc w:val="right"/>
        <w:rPr>
          <w:rFonts w:ascii="Times New Roman"/>
          <w:sz w:val="14"/>
        </w:rPr>
      </w:pPr>
      <w:r>
        <w:br w:type="column"/>
      </w:r>
      <w:r>
        <w:rPr>
          <w:rFonts w:ascii="Times New Roman"/>
          <w:color w:val="1A1A1A"/>
          <w:spacing w:val="-4"/>
          <w:sz w:val="14"/>
        </w:rPr>
        <w:t>pink</w:t>
      </w:r>
      <w:r>
        <w:rPr>
          <w:rFonts w:ascii="Times New Roman"/>
          <w:color w:val="1A1A1A"/>
          <w:sz w:val="14"/>
        </w:rPr>
        <w:tab/>
      </w:r>
      <w:r>
        <w:rPr>
          <w:rFonts w:ascii="Times New Roman"/>
          <w:color w:val="1A1A1A"/>
          <w:spacing w:val="-2"/>
          <w:sz w:val="14"/>
        </w:rPr>
        <w:t>purple</w:t>
      </w:r>
      <w:r>
        <w:rPr>
          <w:rFonts w:ascii="Times New Roman"/>
          <w:color w:val="1A1A1A"/>
          <w:sz w:val="14"/>
        </w:rPr>
        <w:tab/>
      </w:r>
      <w:r>
        <w:rPr>
          <w:rFonts w:ascii="Times New Roman"/>
          <w:color w:val="1A1A1A"/>
          <w:spacing w:val="-2"/>
          <w:sz w:val="14"/>
        </w:rPr>
        <w:t>orange</w:t>
      </w:r>
    </w:p>
    <w:p w14:paraId="2563C7E2" w14:textId="77777777" w:rsidR="00470D98" w:rsidRDefault="00470D98">
      <w:pPr>
        <w:pStyle w:val="BodyText"/>
        <w:ind w:left="0"/>
        <w:rPr>
          <w:rFonts w:ascii="Times New Roman"/>
          <w:sz w:val="3"/>
        </w:rPr>
      </w:pPr>
    </w:p>
    <w:p w14:paraId="03C63D18" w14:textId="77777777" w:rsidR="00087420" w:rsidRDefault="00133F83">
      <w:pPr>
        <w:tabs>
          <w:tab w:val="left" w:pos="1124"/>
        </w:tabs>
        <w:spacing w:line="116" w:lineRule="exact"/>
        <w:ind w:left="-7"/>
        <w:rPr>
          <w:del w:id="2432" w:author="Hughes, Anna E" w:date="2023-08-09T15:29:00Z"/>
          <w:rFonts w:ascii="Times New Roman"/>
          <w:sz w:val="11"/>
        </w:rPr>
      </w:pPr>
      <w:del w:id="2433" w:author="Hughes, Anna E" w:date="2023-08-09T15:29:00Z">
        <w:r>
          <w:rPr>
            <w:rFonts w:ascii="Times New Roman"/>
            <w:noProof/>
            <w:position w:val="8"/>
            <w:sz w:val="2"/>
            <w:lang w:val="en-GB" w:eastAsia="en-GB"/>
          </w:rPr>
          <mc:AlternateContent>
            <mc:Choice Requires="wpg">
              <w:drawing>
                <wp:inline distT="0" distB="0" distL="0" distR="0" wp14:anchorId="3186D4CE" wp14:editId="1C9EA959">
                  <wp:extent cx="27305" cy="10795"/>
                  <wp:effectExtent l="10160" t="2540" r="10160" b="5715"/>
                  <wp:docPr id="826" name="docshapegroup2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27305" cy="10795"/>
                            <a:chOff x="0" y="0"/>
                            <a:chExt cx="43" cy="17"/>
                          </a:xfrm>
                        </wpg:grpSpPr>
                        <wps:wsp>
                          <wps:cNvPr id="827" name="Line 26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8"/>
                              <a:ext cx="42" cy="0"/>
                            </a:xfrm>
                            <a:prstGeom prst="line">
                              <a:avLst/>
                            </a:prstGeom>
                            <a:noFill/>
                            <a:ln w="10476">
                              <a:solidFill>
                                <a:srgbClr val="3333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03503F3A" id="docshapegroup211" o:spid="_x0000_s1026" style="width:2.15pt;height:.85pt;mso-position-horizontal-relative:char;mso-position-vertical-relative:line" coordsize="43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">
                  <v:line id="Line 260" o:spid="_x0000_s1027" style="position:absolute;visibility:visible;mso-wrap-style:square" from="0,8" to="42,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" strokecolor="#333" strokeweight=".291mm"/>
                  <w10:anchorlock/>
                </v:group>
              </w:pict>
            </mc:Fallback>
          </mc:AlternateContent>
        </w:r>
        <w:r w:rsidR="001644E6">
          <w:rPr>
            <w:rFonts w:ascii="Times New Roman"/>
            <w:position w:val="8"/>
            <w:sz w:val="2"/>
          </w:rPr>
          <w:tab/>
        </w:r>
        <w:r>
          <w:rPr>
            <w:rFonts w:ascii="Times New Roman"/>
            <w:noProof/>
            <w:position w:val="-1"/>
            <w:sz w:val="11"/>
            <w:lang w:val="en-GB" w:eastAsia="en-GB"/>
          </w:rPr>
          <mc:AlternateContent>
            <mc:Choice Requires="wpg">
              <w:drawing>
                <wp:inline distT="0" distB="0" distL="0" distR="0" wp14:anchorId="0DD37764" wp14:editId="0497EE11">
                  <wp:extent cx="96520" cy="66675"/>
                  <wp:effectExtent l="4445" t="12065" r="3810" b="6985"/>
                  <wp:docPr id="828" name="docshapegroup2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96520" cy="66675"/>
                            <a:chOff x="0" y="0"/>
                            <a:chExt cx="152" cy="105"/>
                          </a:xfrm>
                        </wpg:grpSpPr>
                        <wps:wsp>
                          <wps:cNvPr id="829" name="docshape213"/>
                          <wps:cNvSpPr>
                            <a:spLocks/>
                          </wps:cNvSpPr>
                          <wps:spPr bwMode="auto">
                            <a:xfrm>
                              <a:off x="23" y="0"/>
                              <a:ext cx="129" cy="105"/>
                            </a:xfrm>
                            <a:custGeom>
                              <a:avLst/>
                              <a:gdLst>
                                <a:gd name="T0" fmla="+- 0 33 23"/>
                                <a:gd name="T1" fmla="*/ T0 w 129"/>
                                <a:gd name="T2" fmla="*/ 0 h 105"/>
                                <a:gd name="T3" fmla="+- 0 23 23"/>
                                <a:gd name="T4" fmla="*/ T3 w 129"/>
                                <a:gd name="T5" fmla="*/ 0 h 105"/>
                                <a:gd name="T6" fmla="+- 0 23 23"/>
                                <a:gd name="T7" fmla="*/ T6 w 129"/>
                                <a:gd name="T8" fmla="*/ 105 h 105"/>
                                <a:gd name="T9" fmla="+- 0 24 23"/>
                                <a:gd name="T10" fmla="*/ T9 w 129"/>
                                <a:gd name="T11" fmla="*/ 105 h 105"/>
                                <a:gd name="T12" fmla="+- 0 24 23"/>
                                <a:gd name="T13" fmla="*/ T12 w 129"/>
                                <a:gd name="T14" fmla="*/ 102 h 105"/>
                                <a:gd name="T15" fmla="+- 0 24 23"/>
                                <a:gd name="T16" fmla="*/ T15 w 129"/>
                                <a:gd name="T17" fmla="*/ 99 h 105"/>
                                <a:gd name="T18" fmla="+- 0 24 23"/>
                                <a:gd name="T19" fmla="*/ T18 w 129"/>
                                <a:gd name="T20" fmla="*/ 99 h 105"/>
                                <a:gd name="T21" fmla="+- 0 24 23"/>
                                <a:gd name="T22" fmla="*/ T21 w 129"/>
                                <a:gd name="T23" fmla="*/ 92 h 105"/>
                                <a:gd name="T24" fmla="+- 0 24 23"/>
                                <a:gd name="T25" fmla="*/ T24 w 129"/>
                                <a:gd name="T26" fmla="*/ 90 h 105"/>
                                <a:gd name="T27" fmla="+- 0 24 23"/>
                                <a:gd name="T28" fmla="*/ T27 w 129"/>
                                <a:gd name="T29" fmla="*/ 87 h 105"/>
                                <a:gd name="T30" fmla="+- 0 24 23"/>
                                <a:gd name="T31" fmla="*/ T30 w 129"/>
                                <a:gd name="T32" fmla="*/ 83 h 105"/>
                                <a:gd name="T33" fmla="+- 0 32 23"/>
                                <a:gd name="T34" fmla="*/ T33 w 129"/>
                                <a:gd name="T35" fmla="*/ 60 h 105"/>
                                <a:gd name="T36" fmla="+- 0 36 23"/>
                                <a:gd name="T37" fmla="*/ T36 w 129"/>
                                <a:gd name="T38" fmla="*/ 57 h 105"/>
                                <a:gd name="T39" fmla="+- 0 42 23"/>
                                <a:gd name="T40" fmla="*/ T39 w 129"/>
                                <a:gd name="T41" fmla="*/ 54 h 105"/>
                                <a:gd name="T42" fmla="+- 0 50 23"/>
                                <a:gd name="T43" fmla="*/ T42 w 129"/>
                                <a:gd name="T44" fmla="*/ 50 h 105"/>
                                <a:gd name="T45" fmla="+- 0 88 23"/>
                                <a:gd name="T46" fmla="*/ T45 w 129"/>
                                <a:gd name="T47" fmla="*/ 37 h 105"/>
                                <a:gd name="T48" fmla="+- 0 132 23"/>
                                <a:gd name="T49" fmla="*/ T48 w 129"/>
                                <a:gd name="T50" fmla="*/ 29 h 105"/>
                                <a:gd name="T51" fmla="+- 0 146 23"/>
                                <a:gd name="T52" fmla="*/ T51 w 129"/>
                                <a:gd name="T53" fmla="*/ 25 h 105"/>
                                <a:gd name="T54" fmla="+- 0 151 23"/>
                                <a:gd name="T55" fmla="*/ T54 w 129"/>
                                <a:gd name="T56" fmla="*/ 23 h 105"/>
                                <a:gd name="T57" fmla="+- 0 152 23"/>
                                <a:gd name="T58" fmla="*/ T57 w 129"/>
                                <a:gd name="T59" fmla="*/ 22 h 105"/>
                                <a:gd name="T60" fmla="+- 0 149 23"/>
                                <a:gd name="T61" fmla="*/ T60 w 129"/>
                                <a:gd name="T62" fmla="*/ 18 h 105"/>
                                <a:gd name="T63" fmla="+- 0 148 23"/>
                                <a:gd name="T64" fmla="*/ T63 w 129"/>
                                <a:gd name="T65" fmla="*/ 16 h 105"/>
                                <a:gd name="T66" fmla="+- 0 143 23"/>
                                <a:gd name="T67" fmla="*/ T66 w 129"/>
                                <a:gd name="T68" fmla="*/ 14 h 105"/>
                                <a:gd name="T69" fmla="+- 0 133 23"/>
                                <a:gd name="T70" fmla="*/ T69 w 129"/>
                                <a:gd name="T71" fmla="*/ 12 h 105"/>
                                <a:gd name="T72" fmla="+- 0 55 23"/>
                                <a:gd name="T73" fmla="*/ T72 w 129"/>
                                <a:gd name="T74" fmla="*/ 4 h 105"/>
                                <a:gd name="T75" fmla="+- 0 36 23"/>
                                <a:gd name="T76" fmla="*/ T75 w 129"/>
                                <a:gd name="T77" fmla="*/ 1 h 105"/>
                                <a:gd name="T78" fmla="+- 0 33 23"/>
                                <a:gd name="T79" fmla="*/ T78 w 129"/>
                                <a:gd name="T80" fmla="*/ 0 h 105"/>
                              </a:gdLst>
                              <a:ahLst/>
                              <a:cxnLst>
                                <a:cxn ang="0">
                                  <a:pos x="T1" y="T2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7" y="T8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3" y="T14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9" y="T20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5" y="T26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1" y="T32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7" y="T38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3" y="T44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9" y="T50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5" y="T56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1" y="T62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7" y="T68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3" y="T74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9" y="T80"/>
                                </a:cxn>
                              </a:cxnLst>
                              <a:rect l="0" t="0" r="r" b="b"/>
                              <a:pathLst>
                                <a:path w="129" h="105">
                                  <a:moveTo>
                                    <a:pt x="1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05"/>
                                  </a:lnTo>
                                  <a:lnTo>
                                    <a:pt x="1" y="105"/>
                                  </a:lnTo>
                                  <a:lnTo>
                                    <a:pt x="1" y="102"/>
                                  </a:lnTo>
                                  <a:lnTo>
                                    <a:pt x="1" y="99"/>
                                  </a:lnTo>
                                  <a:lnTo>
                                    <a:pt x="1" y="92"/>
                                  </a:lnTo>
                                  <a:lnTo>
                                    <a:pt x="1" y="90"/>
                                  </a:lnTo>
                                  <a:lnTo>
                                    <a:pt x="1" y="87"/>
                                  </a:lnTo>
                                  <a:lnTo>
                                    <a:pt x="1" y="83"/>
                                  </a:lnTo>
                                  <a:lnTo>
                                    <a:pt x="9" y="60"/>
                                  </a:lnTo>
                                  <a:lnTo>
                                    <a:pt x="13" y="57"/>
                                  </a:lnTo>
                                  <a:lnTo>
                                    <a:pt x="19" y="54"/>
                                  </a:lnTo>
                                  <a:lnTo>
                                    <a:pt x="27" y="50"/>
                                  </a:lnTo>
                                  <a:lnTo>
                                    <a:pt x="65" y="37"/>
                                  </a:lnTo>
                                  <a:lnTo>
                                    <a:pt x="109" y="29"/>
                                  </a:lnTo>
                                  <a:lnTo>
                                    <a:pt x="123" y="25"/>
                                  </a:lnTo>
                                  <a:lnTo>
                                    <a:pt x="128" y="23"/>
                                  </a:lnTo>
                                  <a:lnTo>
                                    <a:pt x="129" y="22"/>
                                  </a:lnTo>
                                  <a:lnTo>
                                    <a:pt x="126" y="18"/>
                                  </a:lnTo>
                                  <a:lnTo>
                                    <a:pt x="125" y="16"/>
                                  </a:lnTo>
                                  <a:lnTo>
                                    <a:pt x="120" y="14"/>
                                  </a:lnTo>
                                  <a:lnTo>
                                    <a:pt x="110" y="12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13" y="1"/>
                                  </a:lnTo>
                                  <a:lnTo>
                                    <a:pt x="1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64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0" name="Line 25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3" y="61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1253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31" name="Line 25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3" y="30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2927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32" name="docshape214"/>
                          <wps:cNvSpPr>
                            <a:spLocks/>
                          </wps:cNvSpPr>
                          <wps:spPr bwMode="auto">
                            <a:xfrm>
                              <a:off x="14" y="15"/>
                              <a:ext cx="17" cy="17"/>
                            </a:xfrm>
                            <a:custGeom>
                              <a:avLst/>
                              <a:gdLst>
                                <a:gd name="T0" fmla="+- 0 28 15"/>
                                <a:gd name="T1" fmla="*/ T0 w 17"/>
                                <a:gd name="T2" fmla="+- 0 16 16"/>
                                <a:gd name="T3" fmla="*/ 16 h 17"/>
                                <a:gd name="T4" fmla="+- 0 19 15"/>
                                <a:gd name="T5" fmla="*/ T4 w 17"/>
                                <a:gd name="T6" fmla="+- 0 16 16"/>
                                <a:gd name="T7" fmla="*/ 16 h 17"/>
                                <a:gd name="T8" fmla="+- 0 15 15"/>
                                <a:gd name="T9" fmla="*/ T8 w 17"/>
                                <a:gd name="T10" fmla="+- 0 19 16"/>
                                <a:gd name="T11" fmla="*/ 19 h 17"/>
                                <a:gd name="T12" fmla="+- 0 15 15"/>
                                <a:gd name="T13" fmla="*/ T12 w 17"/>
                                <a:gd name="T14" fmla="+- 0 24 16"/>
                                <a:gd name="T15" fmla="*/ 24 h 17"/>
                                <a:gd name="T16" fmla="+- 0 15 15"/>
                                <a:gd name="T17" fmla="*/ T16 w 17"/>
                                <a:gd name="T18" fmla="+- 0 28 16"/>
                                <a:gd name="T19" fmla="*/ 28 h 17"/>
                                <a:gd name="T20" fmla="+- 0 19 15"/>
                                <a:gd name="T21" fmla="*/ T20 w 17"/>
                                <a:gd name="T22" fmla="+- 0 32 16"/>
                                <a:gd name="T23" fmla="*/ 32 h 17"/>
                                <a:gd name="T24" fmla="+- 0 28 15"/>
                                <a:gd name="T25" fmla="*/ T24 w 17"/>
                                <a:gd name="T26" fmla="+- 0 32 16"/>
                                <a:gd name="T27" fmla="*/ 32 h 17"/>
                                <a:gd name="T28" fmla="+- 0 31 15"/>
                                <a:gd name="T29" fmla="*/ T28 w 17"/>
                                <a:gd name="T30" fmla="+- 0 28 16"/>
                                <a:gd name="T31" fmla="*/ 28 h 17"/>
                                <a:gd name="T32" fmla="+- 0 31 15"/>
                                <a:gd name="T33" fmla="*/ T32 w 17"/>
                                <a:gd name="T34" fmla="+- 0 19 16"/>
                                <a:gd name="T35" fmla="*/ 19 h 17"/>
                                <a:gd name="T36" fmla="+- 0 28 15"/>
                                <a:gd name="T37" fmla="*/ T36 w 17"/>
                                <a:gd name="T38" fmla="+- 0 16 16"/>
                                <a:gd name="T39" fmla="*/ 16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3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13" y="16"/>
                                  </a:lnTo>
                                  <a:lnTo>
                                    <a:pt x="16" y="12"/>
                                  </a:lnTo>
                                  <a:lnTo>
                                    <a:pt x="16" y="3"/>
                                  </a:lnTo>
                                  <a:lnTo>
                                    <a:pt x="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3" name="docshape215"/>
                          <wps:cNvSpPr>
                            <a:spLocks/>
                          </wps:cNvSpPr>
                          <wps:spPr bwMode="auto">
                            <a:xfrm>
                              <a:off x="14" y="15"/>
                              <a:ext cx="17" cy="17"/>
                            </a:xfrm>
                            <a:custGeom>
                              <a:avLst/>
                              <a:gdLst>
                                <a:gd name="T0" fmla="+- 0 15 15"/>
                                <a:gd name="T1" fmla="*/ T0 w 17"/>
                                <a:gd name="T2" fmla="+- 0 24 16"/>
                                <a:gd name="T3" fmla="*/ 24 h 17"/>
                                <a:gd name="T4" fmla="+- 0 15 15"/>
                                <a:gd name="T5" fmla="*/ T4 w 17"/>
                                <a:gd name="T6" fmla="+- 0 19 16"/>
                                <a:gd name="T7" fmla="*/ 19 h 17"/>
                                <a:gd name="T8" fmla="+- 0 19 15"/>
                                <a:gd name="T9" fmla="*/ T8 w 17"/>
                                <a:gd name="T10" fmla="+- 0 16 16"/>
                                <a:gd name="T11" fmla="*/ 16 h 17"/>
                                <a:gd name="T12" fmla="+- 0 23 15"/>
                                <a:gd name="T13" fmla="*/ T12 w 17"/>
                                <a:gd name="T14" fmla="+- 0 16 16"/>
                                <a:gd name="T15" fmla="*/ 16 h 17"/>
                                <a:gd name="T16" fmla="+- 0 28 15"/>
                                <a:gd name="T17" fmla="*/ T16 w 17"/>
                                <a:gd name="T18" fmla="+- 0 16 16"/>
                                <a:gd name="T19" fmla="*/ 16 h 17"/>
                                <a:gd name="T20" fmla="+- 0 31 15"/>
                                <a:gd name="T21" fmla="*/ T20 w 17"/>
                                <a:gd name="T22" fmla="+- 0 19 16"/>
                                <a:gd name="T23" fmla="*/ 19 h 17"/>
                                <a:gd name="T24" fmla="+- 0 31 15"/>
                                <a:gd name="T25" fmla="*/ T24 w 17"/>
                                <a:gd name="T26" fmla="+- 0 24 16"/>
                                <a:gd name="T27" fmla="*/ 24 h 17"/>
                                <a:gd name="T28" fmla="+- 0 31 15"/>
                                <a:gd name="T29" fmla="*/ T28 w 17"/>
                                <a:gd name="T30" fmla="+- 0 28 16"/>
                                <a:gd name="T31" fmla="*/ 28 h 17"/>
                                <a:gd name="T32" fmla="+- 0 28 15"/>
                                <a:gd name="T33" fmla="*/ T32 w 17"/>
                                <a:gd name="T34" fmla="+- 0 32 16"/>
                                <a:gd name="T35" fmla="*/ 32 h 17"/>
                                <a:gd name="T36" fmla="+- 0 23 15"/>
                                <a:gd name="T37" fmla="*/ T36 w 17"/>
                                <a:gd name="T38" fmla="+- 0 32 16"/>
                                <a:gd name="T39" fmla="*/ 32 h 17"/>
                                <a:gd name="T40" fmla="+- 0 19 15"/>
                                <a:gd name="T41" fmla="*/ T40 w 17"/>
                                <a:gd name="T42" fmla="+- 0 32 16"/>
                                <a:gd name="T43" fmla="*/ 32 h 17"/>
                                <a:gd name="T44" fmla="+- 0 15 15"/>
                                <a:gd name="T45" fmla="*/ T44 w 17"/>
                                <a:gd name="T46" fmla="+- 0 28 16"/>
                                <a:gd name="T47" fmla="*/ 28 h 17"/>
                                <a:gd name="T48" fmla="+- 0 15 15"/>
                                <a:gd name="T49" fmla="*/ T48 w 17"/>
                                <a:gd name="T50" fmla="+- 0 24 16"/>
                                <a:gd name="T51" fmla="*/ 24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0" y="3"/>
                                  </a:lnTo>
                                  <a:lnTo>
                                    <a:pt x="4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6" y="3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6" y="12"/>
                                  </a:lnTo>
                                  <a:lnTo>
                                    <a:pt x="13" y="16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8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4" name="docshape216"/>
                          <wps:cNvSpPr>
                            <a:spLocks/>
                          </wps:cNvSpPr>
                          <wps:spPr bwMode="auto">
                            <a:xfrm>
                              <a:off x="14" y="15"/>
                              <a:ext cx="17" cy="17"/>
                            </a:xfrm>
                            <a:custGeom>
                              <a:avLst/>
                              <a:gdLst>
                                <a:gd name="T0" fmla="+- 0 28 15"/>
                                <a:gd name="T1" fmla="*/ T0 w 17"/>
                                <a:gd name="T2" fmla="+- 0 16 16"/>
                                <a:gd name="T3" fmla="*/ 16 h 17"/>
                                <a:gd name="T4" fmla="+- 0 19 15"/>
                                <a:gd name="T5" fmla="*/ T4 w 17"/>
                                <a:gd name="T6" fmla="+- 0 16 16"/>
                                <a:gd name="T7" fmla="*/ 16 h 17"/>
                                <a:gd name="T8" fmla="+- 0 15 15"/>
                                <a:gd name="T9" fmla="*/ T8 w 17"/>
                                <a:gd name="T10" fmla="+- 0 19 16"/>
                                <a:gd name="T11" fmla="*/ 19 h 17"/>
                                <a:gd name="T12" fmla="+- 0 15 15"/>
                                <a:gd name="T13" fmla="*/ T12 w 17"/>
                                <a:gd name="T14" fmla="+- 0 24 16"/>
                                <a:gd name="T15" fmla="*/ 24 h 17"/>
                                <a:gd name="T16" fmla="+- 0 15 15"/>
                                <a:gd name="T17" fmla="*/ T16 w 17"/>
                                <a:gd name="T18" fmla="+- 0 28 16"/>
                                <a:gd name="T19" fmla="*/ 28 h 17"/>
                                <a:gd name="T20" fmla="+- 0 19 15"/>
                                <a:gd name="T21" fmla="*/ T20 w 17"/>
                                <a:gd name="T22" fmla="+- 0 32 16"/>
                                <a:gd name="T23" fmla="*/ 32 h 17"/>
                                <a:gd name="T24" fmla="+- 0 28 15"/>
                                <a:gd name="T25" fmla="*/ T24 w 17"/>
                                <a:gd name="T26" fmla="+- 0 32 16"/>
                                <a:gd name="T27" fmla="*/ 32 h 17"/>
                                <a:gd name="T28" fmla="+- 0 31 15"/>
                                <a:gd name="T29" fmla="*/ T28 w 17"/>
                                <a:gd name="T30" fmla="+- 0 28 16"/>
                                <a:gd name="T31" fmla="*/ 28 h 17"/>
                                <a:gd name="T32" fmla="+- 0 31 15"/>
                                <a:gd name="T33" fmla="*/ T32 w 17"/>
                                <a:gd name="T34" fmla="+- 0 19 16"/>
                                <a:gd name="T35" fmla="*/ 19 h 17"/>
                                <a:gd name="T36" fmla="+- 0 28 15"/>
                                <a:gd name="T37" fmla="*/ T36 w 17"/>
                                <a:gd name="T38" fmla="+- 0 16 16"/>
                                <a:gd name="T39" fmla="*/ 16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3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13" y="16"/>
                                  </a:lnTo>
                                  <a:lnTo>
                                    <a:pt x="16" y="12"/>
                                  </a:lnTo>
                                  <a:lnTo>
                                    <a:pt x="16" y="3"/>
                                  </a:lnTo>
                                  <a:lnTo>
                                    <a:pt x="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5" name="docshape217"/>
                          <wps:cNvSpPr>
                            <a:spLocks/>
                          </wps:cNvSpPr>
                          <wps:spPr bwMode="auto">
                            <a:xfrm>
                              <a:off x="14" y="15"/>
                              <a:ext cx="17" cy="17"/>
                            </a:xfrm>
                            <a:custGeom>
                              <a:avLst/>
                              <a:gdLst>
                                <a:gd name="T0" fmla="+- 0 15 15"/>
                                <a:gd name="T1" fmla="*/ T0 w 17"/>
                                <a:gd name="T2" fmla="+- 0 24 16"/>
                                <a:gd name="T3" fmla="*/ 24 h 17"/>
                                <a:gd name="T4" fmla="+- 0 15 15"/>
                                <a:gd name="T5" fmla="*/ T4 w 17"/>
                                <a:gd name="T6" fmla="+- 0 19 16"/>
                                <a:gd name="T7" fmla="*/ 19 h 17"/>
                                <a:gd name="T8" fmla="+- 0 19 15"/>
                                <a:gd name="T9" fmla="*/ T8 w 17"/>
                                <a:gd name="T10" fmla="+- 0 16 16"/>
                                <a:gd name="T11" fmla="*/ 16 h 17"/>
                                <a:gd name="T12" fmla="+- 0 23 15"/>
                                <a:gd name="T13" fmla="*/ T12 w 17"/>
                                <a:gd name="T14" fmla="+- 0 16 16"/>
                                <a:gd name="T15" fmla="*/ 16 h 17"/>
                                <a:gd name="T16" fmla="+- 0 28 15"/>
                                <a:gd name="T17" fmla="*/ T16 w 17"/>
                                <a:gd name="T18" fmla="+- 0 16 16"/>
                                <a:gd name="T19" fmla="*/ 16 h 17"/>
                                <a:gd name="T20" fmla="+- 0 31 15"/>
                                <a:gd name="T21" fmla="*/ T20 w 17"/>
                                <a:gd name="T22" fmla="+- 0 19 16"/>
                                <a:gd name="T23" fmla="*/ 19 h 17"/>
                                <a:gd name="T24" fmla="+- 0 31 15"/>
                                <a:gd name="T25" fmla="*/ T24 w 17"/>
                                <a:gd name="T26" fmla="+- 0 24 16"/>
                                <a:gd name="T27" fmla="*/ 24 h 17"/>
                                <a:gd name="T28" fmla="+- 0 31 15"/>
                                <a:gd name="T29" fmla="*/ T28 w 17"/>
                                <a:gd name="T30" fmla="+- 0 28 16"/>
                                <a:gd name="T31" fmla="*/ 28 h 17"/>
                                <a:gd name="T32" fmla="+- 0 28 15"/>
                                <a:gd name="T33" fmla="*/ T32 w 17"/>
                                <a:gd name="T34" fmla="+- 0 32 16"/>
                                <a:gd name="T35" fmla="*/ 32 h 17"/>
                                <a:gd name="T36" fmla="+- 0 23 15"/>
                                <a:gd name="T37" fmla="*/ T36 w 17"/>
                                <a:gd name="T38" fmla="+- 0 32 16"/>
                                <a:gd name="T39" fmla="*/ 32 h 17"/>
                                <a:gd name="T40" fmla="+- 0 19 15"/>
                                <a:gd name="T41" fmla="*/ T40 w 17"/>
                                <a:gd name="T42" fmla="+- 0 32 16"/>
                                <a:gd name="T43" fmla="*/ 32 h 17"/>
                                <a:gd name="T44" fmla="+- 0 15 15"/>
                                <a:gd name="T45" fmla="*/ T44 w 17"/>
                                <a:gd name="T46" fmla="+- 0 28 16"/>
                                <a:gd name="T47" fmla="*/ 28 h 17"/>
                                <a:gd name="T48" fmla="+- 0 15 15"/>
                                <a:gd name="T49" fmla="*/ T48 w 17"/>
                                <a:gd name="T50" fmla="+- 0 24 16"/>
                                <a:gd name="T51" fmla="*/ 24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0" y="3"/>
                                  </a:lnTo>
                                  <a:lnTo>
                                    <a:pt x="4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6" y="3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6" y="12"/>
                                  </a:lnTo>
                                  <a:lnTo>
                                    <a:pt x="13" y="16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8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6FEDACD9" id="docshapegroup212" o:spid="_x0000_s1026" style="width:7.6pt;height:5.25pt;mso-position-horizontal-relative:char;mso-position-vertical-relative:line" coordsize="152,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">
                  <v:shape id="docshape213" o:spid="_x0000_s1027" style="position:absolute;left:23;width:129;height:105;visibility:visible;mso-wrap-style:square;v-text-anchor:top" coordsize="129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" path="m10,l,,,105r1,l1,102r,-3l1,92r,-2l1,87r,-4l9,60r4,-3l19,54r8,-4l65,37r44,-8l123,25r5,-2l129,22r-3,-4l125,16r-5,-2l110,12,32,4,13,1,10,xe" fillcolor="#006400" stroked="f">
                    <v:fill opacity="32896f"/>
                    <v:path arrowok="t" o:connecttype="custom" o:connectlocs="10,0;0,0;0,105;1,105;1,102;1,99;1,99;1,92;1,90;1,87;1,83;9,60;13,57;19,54;27,50;65,37;109,29;123,25;128,23;129,22;126,18;125,16;120,14;110,12;32,4;13,1;10,0" o:connectangles="0,0,0,0,0,0,0,0,0,0,0,0,0,0,0,0,0,0,0,0,0,0,0,0,0,0,0"/>
                  </v:shape>
                  <v:line id="Line 257" o:spid="_x0000_s1028" style="position:absolute;visibility:visible;mso-wrap-style:square" from="23,61" to="23,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" strokeweight=".34811mm"/>
                  <v:line id="Line 256" o:spid="_x0000_s1029" style="position:absolute;visibility:visible;mso-wrap-style:square" from="23,30" to="23,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" strokeweight=".81319mm"/>
                  <v:shape id="docshape214" o:spid="_x0000_s1030" style="position:absolute;left:14;top:15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" path="m13,l4,,,3,,8r,4l4,16r9,l16,12r,-9l13,xe" fillcolor="black" stroked="f">
                    <v:fill opacity="32896f"/>
                    <v:path arrowok="t" o:connecttype="custom" o:connectlocs="13,16;4,16;0,19;0,24;0,28;4,32;13,32;16,28;16,19;13,16" o:connectangles="0,0,0,0,0,0,0,0,0,0"/>
                  </v:shape>
                  <v:shape id="docshape215" o:spid="_x0000_s1031" style="position:absolute;left:14;top:15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" path="m,8l,3,4,,8,r5,l16,3r,5l16,12r-3,4l8,16r-4,l,12,,8e" filled="f" strokeweight=".28828mm">
                    <v:path arrowok="t" o:connecttype="custom" o:connectlocs="0,24;0,19;4,16;8,16;13,16;16,19;16,24;16,28;13,32;8,32;4,32;0,28;0,24" o:connectangles="0,0,0,0,0,0,0,0,0,0,0,0,0"/>
                  </v:shape>
                  <v:shape id="docshape216" o:spid="_x0000_s1032" style="position:absolute;left:14;top:15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" path="m13,l4,,,3,,8r,4l4,16r9,l16,12r,-9l13,xe" fillcolor="black" stroked="f">
                    <v:fill opacity="32896f"/>
                    <v:path arrowok="t" o:connecttype="custom" o:connectlocs="13,16;4,16;0,19;0,24;0,28;4,32;13,32;16,28;16,19;13,16" o:connectangles="0,0,0,0,0,0,0,0,0,0"/>
                  </v:shape>
                  <v:shape id="docshape217" o:spid="_x0000_s1033" style="position:absolute;left:14;top:15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" path="m,8l,3,4,,8,r5,l16,3r,5l16,12r-3,4l8,16r-4,l,12,,8e" filled="f" strokeweight=".28828mm">
                    <v:path arrowok="t" o:connecttype="custom" o:connectlocs="0,24;0,19;4,16;8,16;13,16;16,19;16,24;16,28;13,32;8,32;4,32;0,28;0,24" o:connectangles="0,0,0,0,0,0,0,0,0,0,0,0,0"/>
                  </v:shape>
                  <w10:anchorlock/>
                </v:group>
              </w:pict>
            </mc:Fallback>
          </mc:AlternateContent>
        </w:r>
      </w:del>
    </w:p>
    <w:p w14:paraId="672280BB" w14:textId="77777777" w:rsidR="00087420" w:rsidRDefault="00087420">
      <w:pPr>
        <w:pStyle w:val="BodyText"/>
        <w:spacing w:before="2"/>
        <w:ind w:left="0"/>
        <w:rPr>
          <w:del w:id="2434" w:author="Hughes, Anna E" w:date="2023-08-09T15:29:00Z"/>
          <w:rFonts w:ascii="Times New Roman"/>
          <w:sz w:val="2"/>
        </w:rPr>
      </w:pPr>
    </w:p>
    <w:p w14:paraId="31B17CEC" w14:textId="77777777" w:rsidR="00087420" w:rsidRDefault="00133F83">
      <w:pPr>
        <w:ind w:left="-16"/>
        <w:rPr>
          <w:del w:id="2435" w:author="Hughes, Anna E" w:date="2023-08-09T15:29:00Z"/>
          <w:rFonts w:ascii="Times New Roman"/>
          <w:sz w:val="20"/>
        </w:rPr>
      </w:pPr>
      <w:del w:id="2436" w:author="Hughes, Anna E" w:date="2023-08-09T15:29:00Z">
        <w:r>
          <w:rPr>
            <w:rFonts w:ascii="Times New Roman"/>
            <w:noProof/>
            <w:sz w:val="20"/>
            <w:lang w:val="en-GB" w:eastAsia="en-GB"/>
          </w:rPr>
          <mc:AlternateContent>
            <mc:Choice Requires="wpg">
              <w:drawing>
                <wp:inline distT="0" distB="0" distL="0" distR="0" wp14:anchorId="5394BCE2" wp14:editId="0C1EFCDD">
                  <wp:extent cx="625475" cy="240665"/>
                  <wp:effectExtent l="13970" t="4445" r="8255" b="12065"/>
                  <wp:docPr id="836" name="docshapegroup2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25475" cy="240665"/>
                            <a:chOff x="0" y="0"/>
                            <a:chExt cx="985" cy="379"/>
                          </a:xfrm>
                        </wpg:grpSpPr>
                        <wps:wsp>
                          <wps:cNvPr id="837" name="docshape219"/>
                          <wps:cNvSpPr>
                            <a:spLocks/>
                          </wps:cNvSpPr>
                          <wps:spPr bwMode="auto">
                            <a:xfrm>
                              <a:off x="841" y="151"/>
                              <a:ext cx="32" cy="228"/>
                            </a:xfrm>
                            <a:custGeom>
                              <a:avLst/>
                              <a:gdLst>
                                <a:gd name="T0" fmla="+- 0 843 842"/>
                                <a:gd name="T1" fmla="*/ T0 w 32"/>
                                <a:gd name="T2" fmla="+- 0 151 151"/>
                                <a:gd name="T3" fmla="*/ 151 h 228"/>
                                <a:gd name="T4" fmla="+- 0 842 842"/>
                                <a:gd name="T5" fmla="*/ T4 w 32"/>
                                <a:gd name="T6" fmla="+- 0 151 151"/>
                                <a:gd name="T7" fmla="*/ 151 h 228"/>
                                <a:gd name="T8" fmla="+- 0 842 842"/>
                                <a:gd name="T9" fmla="*/ T8 w 32"/>
                                <a:gd name="T10" fmla="+- 0 379 151"/>
                                <a:gd name="T11" fmla="*/ 379 h 228"/>
                                <a:gd name="T12" fmla="+- 0 846 842"/>
                                <a:gd name="T13" fmla="*/ T12 w 32"/>
                                <a:gd name="T14" fmla="+- 0 379 151"/>
                                <a:gd name="T15" fmla="*/ 379 h 228"/>
                                <a:gd name="T16" fmla="+- 0 857 842"/>
                                <a:gd name="T17" fmla="*/ T16 w 32"/>
                                <a:gd name="T18" fmla="+- 0 343 151"/>
                                <a:gd name="T19" fmla="*/ 343 h 228"/>
                                <a:gd name="T20" fmla="+- 0 867 842"/>
                                <a:gd name="T21" fmla="*/ T20 w 32"/>
                                <a:gd name="T22" fmla="+- 0 320 151"/>
                                <a:gd name="T23" fmla="*/ 320 h 228"/>
                                <a:gd name="T24" fmla="+- 0 873 842"/>
                                <a:gd name="T25" fmla="*/ T24 w 32"/>
                                <a:gd name="T26" fmla="+- 0 274 151"/>
                                <a:gd name="T27" fmla="*/ 274 h 228"/>
                                <a:gd name="T28" fmla="+- 0 867 842"/>
                                <a:gd name="T29" fmla="*/ T28 w 32"/>
                                <a:gd name="T30" fmla="+- 0 231 151"/>
                                <a:gd name="T31" fmla="*/ 231 h 228"/>
                                <a:gd name="T32" fmla="+- 0 855 842"/>
                                <a:gd name="T33" fmla="*/ T32 w 32"/>
                                <a:gd name="T34" fmla="+- 0 204 151"/>
                                <a:gd name="T35" fmla="*/ 204 h 228"/>
                                <a:gd name="T36" fmla="+- 0 843 842"/>
                                <a:gd name="T37" fmla="*/ T36 w 32"/>
                                <a:gd name="T38" fmla="+- 0 151 151"/>
                                <a:gd name="T39" fmla="*/ 151 h 2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32" h="228">
                                  <a:moveTo>
                                    <a:pt x="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28"/>
                                  </a:lnTo>
                                  <a:lnTo>
                                    <a:pt x="4" y="228"/>
                                  </a:lnTo>
                                  <a:lnTo>
                                    <a:pt x="15" y="192"/>
                                  </a:lnTo>
                                  <a:lnTo>
                                    <a:pt x="25" y="169"/>
                                  </a:lnTo>
                                  <a:lnTo>
                                    <a:pt x="31" y="123"/>
                                  </a:lnTo>
                                  <a:lnTo>
                                    <a:pt x="25" y="80"/>
                                  </a:lnTo>
                                  <a:lnTo>
                                    <a:pt x="13" y="53"/>
                                  </a:lnTo>
                                  <a:lnTo>
                                    <a:pt x="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8" name="Line 24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42" y="379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1253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39" name="Line 24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42" y="308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2927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40" name="docshape220"/>
                          <wps:cNvSpPr>
                            <a:spLocks/>
                          </wps:cNvSpPr>
                          <wps:spPr bwMode="auto">
                            <a:xfrm>
                              <a:off x="833" y="266"/>
                              <a:ext cx="17" cy="17"/>
                            </a:xfrm>
                            <a:custGeom>
                              <a:avLst/>
                              <a:gdLst>
                                <a:gd name="T0" fmla="+- 0 846 834"/>
                                <a:gd name="T1" fmla="*/ T0 w 17"/>
                                <a:gd name="T2" fmla="+- 0 266 266"/>
                                <a:gd name="T3" fmla="*/ 266 h 17"/>
                                <a:gd name="T4" fmla="+- 0 837 834"/>
                                <a:gd name="T5" fmla="*/ T4 w 17"/>
                                <a:gd name="T6" fmla="+- 0 266 266"/>
                                <a:gd name="T7" fmla="*/ 266 h 17"/>
                                <a:gd name="T8" fmla="+- 0 834 834"/>
                                <a:gd name="T9" fmla="*/ T8 w 17"/>
                                <a:gd name="T10" fmla="+- 0 270 266"/>
                                <a:gd name="T11" fmla="*/ 270 h 17"/>
                                <a:gd name="T12" fmla="+- 0 834 834"/>
                                <a:gd name="T13" fmla="*/ T12 w 17"/>
                                <a:gd name="T14" fmla="+- 0 275 266"/>
                                <a:gd name="T15" fmla="*/ 275 h 17"/>
                                <a:gd name="T16" fmla="+- 0 834 834"/>
                                <a:gd name="T17" fmla="*/ T16 w 17"/>
                                <a:gd name="T18" fmla="+- 0 279 266"/>
                                <a:gd name="T19" fmla="*/ 279 h 17"/>
                                <a:gd name="T20" fmla="+- 0 837 834"/>
                                <a:gd name="T21" fmla="*/ T20 w 17"/>
                                <a:gd name="T22" fmla="+- 0 283 266"/>
                                <a:gd name="T23" fmla="*/ 283 h 17"/>
                                <a:gd name="T24" fmla="+- 0 846 834"/>
                                <a:gd name="T25" fmla="*/ T24 w 17"/>
                                <a:gd name="T26" fmla="+- 0 283 266"/>
                                <a:gd name="T27" fmla="*/ 283 h 17"/>
                                <a:gd name="T28" fmla="+- 0 850 834"/>
                                <a:gd name="T29" fmla="*/ T28 w 17"/>
                                <a:gd name="T30" fmla="+- 0 279 266"/>
                                <a:gd name="T31" fmla="*/ 279 h 17"/>
                                <a:gd name="T32" fmla="+- 0 850 834"/>
                                <a:gd name="T33" fmla="*/ T32 w 17"/>
                                <a:gd name="T34" fmla="+- 0 270 266"/>
                                <a:gd name="T35" fmla="*/ 270 h 17"/>
                                <a:gd name="T36" fmla="+- 0 846 834"/>
                                <a:gd name="T37" fmla="*/ T36 w 17"/>
                                <a:gd name="T38" fmla="+- 0 266 266"/>
                                <a:gd name="T39" fmla="*/ 266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2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3" y="17"/>
                                  </a:lnTo>
                                  <a:lnTo>
                                    <a:pt x="12" y="17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1" name="docshape221"/>
                          <wps:cNvSpPr>
                            <a:spLocks/>
                          </wps:cNvSpPr>
                          <wps:spPr bwMode="auto">
                            <a:xfrm>
                              <a:off x="833" y="266"/>
                              <a:ext cx="17" cy="17"/>
                            </a:xfrm>
                            <a:custGeom>
                              <a:avLst/>
                              <a:gdLst>
                                <a:gd name="T0" fmla="+- 0 834 834"/>
                                <a:gd name="T1" fmla="*/ T0 w 17"/>
                                <a:gd name="T2" fmla="+- 0 275 266"/>
                                <a:gd name="T3" fmla="*/ 275 h 17"/>
                                <a:gd name="T4" fmla="+- 0 834 834"/>
                                <a:gd name="T5" fmla="*/ T4 w 17"/>
                                <a:gd name="T6" fmla="+- 0 270 266"/>
                                <a:gd name="T7" fmla="*/ 270 h 17"/>
                                <a:gd name="T8" fmla="+- 0 837 834"/>
                                <a:gd name="T9" fmla="*/ T8 w 17"/>
                                <a:gd name="T10" fmla="+- 0 266 266"/>
                                <a:gd name="T11" fmla="*/ 266 h 17"/>
                                <a:gd name="T12" fmla="+- 0 842 834"/>
                                <a:gd name="T13" fmla="*/ T12 w 17"/>
                                <a:gd name="T14" fmla="+- 0 266 266"/>
                                <a:gd name="T15" fmla="*/ 266 h 17"/>
                                <a:gd name="T16" fmla="+- 0 846 834"/>
                                <a:gd name="T17" fmla="*/ T16 w 17"/>
                                <a:gd name="T18" fmla="+- 0 266 266"/>
                                <a:gd name="T19" fmla="*/ 266 h 17"/>
                                <a:gd name="T20" fmla="+- 0 850 834"/>
                                <a:gd name="T21" fmla="*/ T20 w 17"/>
                                <a:gd name="T22" fmla="+- 0 270 266"/>
                                <a:gd name="T23" fmla="*/ 270 h 17"/>
                                <a:gd name="T24" fmla="+- 0 850 834"/>
                                <a:gd name="T25" fmla="*/ T24 w 17"/>
                                <a:gd name="T26" fmla="+- 0 275 266"/>
                                <a:gd name="T27" fmla="*/ 275 h 17"/>
                                <a:gd name="T28" fmla="+- 0 850 834"/>
                                <a:gd name="T29" fmla="*/ T28 w 17"/>
                                <a:gd name="T30" fmla="+- 0 279 266"/>
                                <a:gd name="T31" fmla="*/ 279 h 17"/>
                                <a:gd name="T32" fmla="+- 0 846 834"/>
                                <a:gd name="T33" fmla="*/ T32 w 17"/>
                                <a:gd name="T34" fmla="+- 0 283 266"/>
                                <a:gd name="T35" fmla="*/ 283 h 17"/>
                                <a:gd name="T36" fmla="+- 0 842 834"/>
                                <a:gd name="T37" fmla="*/ T36 w 17"/>
                                <a:gd name="T38" fmla="+- 0 283 266"/>
                                <a:gd name="T39" fmla="*/ 283 h 17"/>
                                <a:gd name="T40" fmla="+- 0 837 834"/>
                                <a:gd name="T41" fmla="*/ T40 w 17"/>
                                <a:gd name="T42" fmla="+- 0 283 266"/>
                                <a:gd name="T43" fmla="*/ 283 h 17"/>
                                <a:gd name="T44" fmla="+- 0 834 834"/>
                                <a:gd name="T45" fmla="*/ T44 w 17"/>
                                <a:gd name="T46" fmla="+- 0 279 266"/>
                                <a:gd name="T47" fmla="*/ 279 h 17"/>
                                <a:gd name="T48" fmla="+- 0 834 834"/>
                                <a:gd name="T49" fmla="*/ T48 w 17"/>
                                <a:gd name="T50" fmla="+- 0 275 266"/>
                                <a:gd name="T51" fmla="*/ 275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9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3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9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2" y="17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3" y="17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9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2" name="docshape222"/>
                          <wps:cNvSpPr>
                            <a:spLocks/>
                          </wps:cNvSpPr>
                          <wps:spPr bwMode="auto">
                            <a:xfrm>
                              <a:off x="833" y="266"/>
                              <a:ext cx="17" cy="17"/>
                            </a:xfrm>
                            <a:custGeom>
                              <a:avLst/>
                              <a:gdLst>
                                <a:gd name="T0" fmla="+- 0 846 834"/>
                                <a:gd name="T1" fmla="*/ T0 w 17"/>
                                <a:gd name="T2" fmla="+- 0 266 266"/>
                                <a:gd name="T3" fmla="*/ 266 h 17"/>
                                <a:gd name="T4" fmla="+- 0 837 834"/>
                                <a:gd name="T5" fmla="*/ T4 w 17"/>
                                <a:gd name="T6" fmla="+- 0 266 266"/>
                                <a:gd name="T7" fmla="*/ 266 h 17"/>
                                <a:gd name="T8" fmla="+- 0 834 834"/>
                                <a:gd name="T9" fmla="*/ T8 w 17"/>
                                <a:gd name="T10" fmla="+- 0 270 266"/>
                                <a:gd name="T11" fmla="*/ 270 h 17"/>
                                <a:gd name="T12" fmla="+- 0 834 834"/>
                                <a:gd name="T13" fmla="*/ T12 w 17"/>
                                <a:gd name="T14" fmla="+- 0 275 266"/>
                                <a:gd name="T15" fmla="*/ 275 h 17"/>
                                <a:gd name="T16" fmla="+- 0 834 834"/>
                                <a:gd name="T17" fmla="*/ T16 w 17"/>
                                <a:gd name="T18" fmla="+- 0 279 266"/>
                                <a:gd name="T19" fmla="*/ 279 h 17"/>
                                <a:gd name="T20" fmla="+- 0 837 834"/>
                                <a:gd name="T21" fmla="*/ T20 w 17"/>
                                <a:gd name="T22" fmla="+- 0 283 266"/>
                                <a:gd name="T23" fmla="*/ 283 h 17"/>
                                <a:gd name="T24" fmla="+- 0 846 834"/>
                                <a:gd name="T25" fmla="*/ T24 w 17"/>
                                <a:gd name="T26" fmla="+- 0 283 266"/>
                                <a:gd name="T27" fmla="*/ 283 h 17"/>
                                <a:gd name="T28" fmla="+- 0 850 834"/>
                                <a:gd name="T29" fmla="*/ T28 w 17"/>
                                <a:gd name="T30" fmla="+- 0 279 266"/>
                                <a:gd name="T31" fmla="*/ 279 h 17"/>
                                <a:gd name="T32" fmla="+- 0 850 834"/>
                                <a:gd name="T33" fmla="*/ T32 w 17"/>
                                <a:gd name="T34" fmla="+- 0 270 266"/>
                                <a:gd name="T35" fmla="*/ 270 h 17"/>
                                <a:gd name="T36" fmla="+- 0 846 834"/>
                                <a:gd name="T37" fmla="*/ T36 w 17"/>
                                <a:gd name="T38" fmla="+- 0 266 266"/>
                                <a:gd name="T39" fmla="*/ 266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2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3" y="17"/>
                                  </a:lnTo>
                                  <a:lnTo>
                                    <a:pt x="12" y="17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3" name="docshape223"/>
                          <wps:cNvSpPr>
                            <a:spLocks/>
                          </wps:cNvSpPr>
                          <wps:spPr bwMode="auto">
                            <a:xfrm>
                              <a:off x="833" y="266"/>
                              <a:ext cx="17" cy="17"/>
                            </a:xfrm>
                            <a:custGeom>
                              <a:avLst/>
                              <a:gdLst>
                                <a:gd name="T0" fmla="+- 0 834 834"/>
                                <a:gd name="T1" fmla="*/ T0 w 17"/>
                                <a:gd name="T2" fmla="+- 0 275 266"/>
                                <a:gd name="T3" fmla="*/ 275 h 17"/>
                                <a:gd name="T4" fmla="+- 0 834 834"/>
                                <a:gd name="T5" fmla="*/ T4 w 17"/>
                                <a:gd name="T6" fmla="+- 0 270 266"/>
                                <a:gd name="T7" fmla="*/ 270 h 17"/>
                                <a:gd name="T8" fmla="+- 0 837 834"/>
                                <a:gd name="T9" fmla="*/ T8 w 17"/>
                                <a:gd name="T10" fmla="+- 0 266 266"/>
                                <a:gd name="T11" fmla="*/ 266 h 17"/>
                                <a:gd name="T12" fmla="+- 0 842 834"/>
                                <a:gd name="T13" fmla="*/ T12 w 17"/>
                                <a:gd name="T14" fmla="+- 0 266 266"/>
                                <a:gd name="T15" fmla="*/ 266 h 17"/>
                                <a:gd name="T16" fmla="+- 0 846 834"/>
                                <a:gd name="T17" fmla="*/ T16 w 17"/>
                                <a:gd name="T18" fmla="+- 0 266 266"/>
                                <a:gd name="T19" fmla="*/ 266 h 17"/>
                                <a:gd name="T20" fmla="+- 0 850 834"/>
                                <a:gd name="T21" fmla="*/ T20 w 17"/>
                                <a:gd name="T22" fmla="+- 0 270 266"/>
                                <a:gd name="T23" fmla="*/ 270 h 17"/>
                                <a:gd name="T24" fmla="+- 0 850 834"/>
                                <a:gd name="T25" fmla="*/ T24 w 17"/>
                                <a:gd name="T26" fmla="+- 0 275 266"/>
                                <a:gd name="T27" fmla="*/ 275 h 17"/>
                                <a:gd name="T28" fmla="+- 0 850 834"/>
                                <a:gd name="T29" fmla="*/ T28 w 17"/>
                                <a:gd name="T30" fmla="+- 0 279 266"/>
                                <a:gd name="T31" fmla="*/ 279 h 17"/>
                                <a:gd name="T32" fmla="+- 0 846 834"/>
                                <a:gd name="T33" fmla="*/ T32 w 17"/>
                                <a:gd name="T34" fmla="+- 0 283 266"/>
                                <a:gd name="T35" fmla="*/ 283 h 17"/>
                                <a:gd name="T36" fmla="+- 0 842 834"/>
                                <a:gd name="T37" fmla="*/ T36 w 17"/>
                                <a:gd name="T38" fmla="+- 0 283 266"/>
                                <a:gd name="T39" fmla="*/ 283 h 17"/>
                                <a:gd name="T40" fmla="+- 0 837 834"/>
                                <a:gd name="T41" fmla="*/ T40 w 17"/>
                                <a:gd name="T42" fmla="+- 0 283 266"/>
                                <a:gd name="T43" fmla="*/ 283 h 17"/>
                                <a:gd name="T44" fmla="+- 0 834 834"/>
                                <a:gd name="T45" fmla="*/ T44 w 17"/>
                                <a:gd name="T46" fmla="+- 0 279 266"/>
                                <a:gd name="T47" fmla="*/ 279 h 17"/>
                                <a:gd name="T48" fmla="+- 0 834 834"/>
                                <a:gd name="T49" fmla="*/ T48 w 17"/>
                                <a:gd name="T50" fmla="+- 0 275 266"/>
                                <a:gd name="T51" fmla="*/ 275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9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3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9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2" y="17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3" y="17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9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4" name="docshape224"/>
                          <wps:cNvSpPr>
                            <a:spLocks/>
                          </wps:cNvSpPr>
                          <wps:spPr bwMode="auto">
                            <a:xfrm>
                              <a:off x="699" y="0"/>
                              <a:ext cx="43" cy="259"/>
                            </a:xfrm>
                            <a:custGeom>
                              <a:avLst/>
                              <a:gdLst>
                                <a:gd name="T0" fmla="+- 0 699 699"/>
                                <a:gd name="T1" fmla="*/ T0 w 43"/>
                                <a:gd name="T2" fmla="*/ 0 h 259"/>
                                <a:gd name="T3" fmla="+- 0 699 699"/>
                                <a:gd name="T4" fmla="*/ T3 w 43"/>
                                <a:gd name="T5" fmla="*/ 0 h 259"/>
                                <a:gd name="T6" fmla="+- 0 699 699"/>
                                <a:gd name="T7" fmla="*/ T6 w 43"/>
                                <a:gd name="T8" fmla="*/ 258 h 259"/>
                                <a:gd name="T9" fmla="+- 0 699 699"/>
                                <a:gd name="T10" fmla="*/ T9 w 43"/>
                                <a:gd name="T11" fmla="*/ 258 h 259"/>
                                <a:gd name="T12" fmla="+- 0 707 699"/>
                                <a:gd name="T13" fmla="*/ T12 w 43"/>
                                <a:gd name="T14" fmla="*/ 198 h 259"/>
                                <a:gd name="T15" fmla="+- 0 717 699"/>
                                <a:gd name="T16" fmla="*/ T15 w 43"/>
                                <a:gd name="T17" fmla="*/ 173 h 259"/>
                                <a:gd name="T18" fmla="+- 0 724 699"/>
                                <a:gd name="T19" fmla="*/ T18 w 43"/>
                                <a:gd name="T20" fmla="*/ 165 h 259"/>
                                <a:gd name="T21" fmla="+- 0 737 699"/>
                                <a:gd name="T22" fmla="*/ T21 w 43"/>
                                <a:gd name="T23" fmla="*/ 151 h 259"/>
                                <a:gd name="T24" fmla="+- 0 740 699"/>
                                <a:gd name="T25" fmla="*/ T24 w 43"/>
                                <a:gd name="T26" fmla="*/ 143 h 259"/>
                                <a:gd name="T27" fmla="+- 0 741 699"/>
                                <a:gd name="T28" fmla="*/ T27 w 43"/>
                                <a:gd name="T29" fmla="*/ 126 h 259"/>
                                <a:gd name="T30" fmla="+- 0 739 699"/>
                                <a:gd name="T31" fmla="*/ T30 w 43"/>
                                <a:gd name="T32" fmla="*/ 119 h 259"/>
                                <a:gd name="T33" fmla="+- 0 734 699"/>
                                <a:gd name="T34" fmla="*/ T33 w 43"/>
                                <a:gd name="T35" fmla="*/ 106 h 259"/>
                                <a:gd name="T36" fmla="+- 0 729 699"/>
                                <a:gd name="T37" fmla="*/ T36 w 43"/>
                                <a:gd name="T38" fmla="*/ 90 h 259"/>
                                <a:gd name="T39" fmla="+- 0 715 699"/>
                                <a:gd name="T40" fmla="*/ T39 w 43"/>
                                <a:gd name="T41" fmla="*/ 64 h 259"/>
                                <a:gd name="T42" fmla="+- 0 709 699"/>
                                <a:gd name="T43" fmla="*/ T42 w 43"/>
                                <a:gd name="T44" fmla="*/ 54 h 259"/>
                                <a:gd name="T45" fmla="+- 0 703 699"/>
                                <a:gd name="T46" fmla="*/ T45 w 43"/>
                                <a:gd name="T47" fmla="*/ 38 h 259"/>
                                <a:gd name="T48" fmla="+- 0 699 699"/>
                                <a:gd name="T49" fmla="*/ T48 w 43"/>
                                <a:gd name="T50" fmla="*/ 0 h 259"/>
                              </a:gdLst>
                              <a:ahLst/>
                              <a:cxnLst>
                                <a:cxn ang="0">
                                  <a:pos x="T1" y="T2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7" y="T8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3" y="T14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9" y="T20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5" y="T26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1" y="T32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7" y="T38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3" y="T44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9" y="T50"/>
                                </a:cxn>
                              </a:cxnLst>
                              <a:rect l="0" t="0" r="r" b="b"/>
                              <a:pathLst>
                                <a:path w="43" h="259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58"/>
                                  </a:lnTo>
                                  <a:lnTo>
                                    <a:pt x="8" y="198"/>
                                  </a:lnTo>
                                  <a:lnTo>
                                    <a:pt x="18" y="173"/>
                                  </a:lnTo>
                                  <a:lnTo>
                                    <a:pt x="25" y="165"/>
                                  </a:lnTo>
                                  <a:lnTo>
                                    <a:pt x="38" y="151"/>
                                  </a:lnTo>
                                  <a:lnTo>
                                    <a:pt x="41" y="143"/>
                                  </a:lnTo>
                                  <a:lnTo>
                                    <a:pt x="42" y="126"/>
                                  </a:lnTo>
                                  <a:lnTo>
                                    <a:pt x="40" y="119"/>
                                  </a:lnTo>
                                  <a:lnTo>
                                    <a:pt x="35" y="106"/>
                                  </a:lnTo>
                                  <a:lnTo>
                                    <a:pt x="30" y="90"/>
                                  </a:lnTo>
                                  <a:lnTo>
                                    <a:pt x="16" y="64"/>
                                  </a:lnTo>
                                  <a:lnTo>
                                    <a:pt x="10" y="54"/>
                                  </a:lnTo>
                                  <a:lnTo>
                                    <a:pt x="4" y="3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5" name="Line 24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99" y="205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1253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46" name="Line 24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99" y="159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2927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47" name="docshape225"/>
                          <wps:cNvSpPr>
                            <a:spLocks/>
                          </wps:cNvSpPr>
                          <wps:spPr bwMode="auto">
                            <a:xfrm>
                              <a:off x="690" y="116"/>
                              <a:ext cx="17" cy="17"/>
                            </a:xfrm>
                            <a:custGeom>
                              <a:avLst/>
                              <a:gdLst>
                                <a:gd name="T0" fmla="+- 0 704 691"/>
                                <a:gd name="T1" fmla="*/ T0 w 17"/>
                                <a:gd name="T2" fmla="+- 0 117 117"/>
                                <a:gd name="T3" fmla="*/ 117 h 17"/>
                                <a:gd name="T4" fmla="+- 0 695 691"/>
                                <a:gd name="T5" fmla="*/ T4 w 17"/>
                                <a:gd name="T6" fmla="+- 0 117 117"/>
                                <a:gd name="T7" fmla="*/ 117 h 17"/>
                                <a:gd name="T8" fmla="+- 0 691 691"/>
                                <a:gd name="T9" fmla="*/ T8 w 17"/>
                                <a:gd name="T10" fmla="+- 0 121 117"/>
                                <a:gd name="T11" fmla="*/ 121 h 17"/>
                                <a:gd name="T12" fmla="+- 0 691 691"/>
                                <a:gd name="T13" fmla="*/ T12 w 17"/>
                                <a:gd name="T14" fmla="+- 0 125 117"/>
                                <a:gd name="T15" fmla="*/ 125 h 17"/>
                                <a:gd name="T16" fmla="+- 0 691 691"/>
                                <a:gd name="T17" fmla="*/ T16 w 17"/>
                                <a:gd name="T18" fmla="+- 0 130 117"/>
                                <a:gd name="T19" fmla="*/ 130 h 17"/>
                                <a:gd name="T20" fmla="+- 0 695 691"/>
                                <a:gd name="T21" fmla="*/ T20 w 17"/>
                                <a:gd name="T22" fmla="+- 0 133 117"/>
                                <a:gd name="T23" fmla="*/ 133 h 17"/>
                                <a:gd name="T24" fmla="+- 0 704 691"/>
                                <a:gd name="T25" fmla="*/ T24 w 17"/>
                                <a:gd name="T26" fmla="+- 0 133 117"/>
                                <a:gd name="T27" fmla="*/ 133 h 17"/>
                                <a:gd name="T28" fmla="+- 0 707 691"/>
                                <a:gd name="T29" fmla="*/ T28 w 17"/>
                                <a:gd name="T30" fmla="+- 0 130 117"/>
                                <a:gd name="T31" fmla="*/ 130 h 17"/>
                                <a:gd name="T32" fmla="+- 0 707 691"/>
                                <a:gd name="T33" fmla="*/ T32 w 17"/>
                                <a:gd name="T34" fmla="+- 0 121 117"/>
                                <a:gd name="T35" fmla="*/ 121 h 17"/>
                                <a:gd name="T36" fmla="+- 0 704 691"/>
                                <a:gd name="T37" fmla="*/ T36 w 17"/>
                                <a:gd name="T38" fmla="+- 0 117 117"/>
                                <a:gd name="T39" fmla="*/ 117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3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13" y="16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8" name="docshape226"/>
                          <wps:cNvSpPr>
                            <a:spLocks/>
                          </wps:cNvSpPr>
                          <wps:spPr bwMode="auto">
                            <a:xfrm>
                              <a:off x="690" y="116"/>
                              <a:ext cx="17" cy="17"/>
                            </a:xfrm>
                            <a:custGeom>
                              <a:avLst/>
                              <a:gdLst>
                                <a:gd name="T0" fmla="+- 0 691 691"/>
                                <a:gd name="T1" fmla="*/ T0 w 17"/>
                                <a:gd name="T2" fmla="+- 0 125 117"/>
                                <a:gd name="T3" fmla="*/ 125 h 17"/>
                                <a:gd name="T4" fmla="+- 0 691 691"/>
                                <a:gd name="T5" fmla="*/ T4 w 17"/>
                                <a:gd name="T6" fmla="+- 0 121 117"/>
                                <a:gd name="T7" fmla="*/ 121 h 17"/>
                                <a:gd name="T8" fmla="+- 0 695 691"/>
                                <a:gd name="T9" fmla="*/ T8 w 17"/>
                                <a:gd name="T10" fmla="+- 0 117 117"/>
                                <a:gd name="T11" fmla="*/ 117 h 17"/>
                                <a:gd name="T12" fmla="+- 0 699 691"/>
                                <a:gd name="T13" fmla="*/ T12 w 17"/>
                                <a:gd name="T14" fmla="+- 0 117 117"/>
                                <a:gd name="T15" fmla="*/ 117 h 17"/>
                                <a:gd name="T16" fmla="+- 0 704 691"/>
                                <a:gd name="T17" fmla="*/ T16 w 17"/>
                                <a:gd name="T18" fmla="+- 0 117 117"/>
                                <a:gd name="T19" fmla="*/ 117 h 17"/>
                                <a:gd name="T20" fmla="+- 0 707 691"/>
                                <a:gd name="T21" fmla="*/ T20 w 17"/>
                                <a:gd name="T22" fmla="+- 0 121 117"/>
                                <a:gd name="T23" fmla="*/ 121 h 17"/>
                                <a:gd name="T24" fmla="+- 0 707 691"/>
                                <a:gd name="T25" fmla="*/ T24 w 17"/>
                                <a:gd name="T26" fmla="+- 0 125 117"/>
                                <a:gd name="T27" fmla="*/ 125 h 17"/>
                                <a:gd name="T28" fmla="+- 0 707 691"/>
                                <a:gd name="T29" fmla="*/ T28 w 17"/>
                                <a:gd name="T30" fmla="+- 0 130 117"/>
                                <a:gd name="T31" fmla="*/ 130 h 17"/>
                                <a:gd name="T32" fmla="+- 0 704 691"/>
                                <a:gd name="T33" fmla="*/ T32 w 17"/>
                                <a:gd name="T34" fmla="+- 0 133 117"/>
                                <a:gd name="T35" fmla="*/ 133 h 17"/>
                                <a:gd name="T36" fmla="+- 0 699 691"/>
                                <a:gd name="T37" fmla="*/ T36 w 17"/>
                                <a:gd name="T38" fmla="+- 0 133 117"/>
                                <a:gd name="T39" fmla="*/ 133 h 17"/>
                                <a:gd name="T40" fmla="+- 0 695 691"/>
                                <a:gd name="T41" fmla="*/ T40 w 17"/>
                                <a:gd name="T42" fmla="+- 0 133 117"/>
                                <a:gd name="T43" fmla="*/ 133 h 17"/>
                                <a:gd name="T44" fmla="+- 0 691 691"/>
                                <a:gd name="T45" fmla="*/ T44 w 17"/>
                                <a:gd name="T46" fmla="+- 0 130 117"/>
                                <a:gd name="T47" fmla="*/ 130 h 17"/>
                                <a:gd name="T48" fmla="+- 0 691 691"/>
                                <a:gd name="T49" fmla="*/ T48 w 17"/>
                                <a:gd name="T50" fmla="+- 0 125 117"/>
                                <a:gd name="T51" fmla="*/ 125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4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3" y="16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8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9" name="docshape227"/>
                          <wps:cNvSpPr>
                            <a:spLocks/>
                          </wps:cNvSpPr>
                          <wps:spPr bwMode="auto">
                            <a:xfrm>
                              <a:off x="690" y="116"/>
                              <a:ext cx="17" cy="17"/>
                            </a:xfrm>
                            <a:custGeom>
                              <a:avLst/>
                              <a:gdLst>
                                <a:gd name="T0" fmla="+- 0 704 691"/>
                                <a:gd name="T1" fmla="*/ T0 w 17"/>
                                <a:gd name="T2" fmla="+- 0 117 117"/>
                                <a:gd name="T3" fmla="*/ 117 h 17"/>
                                <a:gd name="T4" fmla="+- 0 695 691"/>
                                <a:gd name="T5" fmla="*/ T4 w 17"/>
                                <a:gd name="T6" fmla="+- 0 117 117"/>
                                <a:gd name="T7" fmla="*/ 117 h 17"/>
                                <a:gd name="T8" fmla="+- 0 691 691"/>
                                <a:gd name="T9" fmla="*/ T8 w 17"/>
                                <a:gd name="T10" fmla="+- 0 121 117"/>
                                <a:gd name="T11" fmla="*/ 121 h 17"/>
                                <a:gd name="T12" fmla="+- 0 691 691"/>
                                <a:gd name="T13" fmla="*/ T12 w 17"/>
                                <a:gd name="T14" fmla="+- 0 125 117"/>
                                <a:gd name="T15" fmla="*/ 125 h 17"/>
                                <a:gd name="T16" fmla="+- 0 691 691"/>
                                <a:gd name="T17" fmla="*/ T16 w 17"/>
                                <a:gd name="T18" fmla="+- 0 130 117"/>
                                <a:gd name="T19" fmla="*/ 130 h 17"/>
                                <a:gd name="T20" fmla="+- 0 695 691"/>
                                <a:gd name="T21" fmla="*/ T20 w 17"/>
                                <a:gd name="T22" fmla="+- 0 133 117"/>
                                <a:gd name="T23" fmla="*/ 133 h 17"/>
                                <a:gd name="T24" fmla="+- 0 704 691"/>
                                <a:gd name="T25" fmla="*/ T24 w 17"/>
                                <a:gd name="T26" fmla="+- 0 133 117"/>
                                <a:gd name="T27" fmla="*/ 133 h 17"/>
                                <a:gd name="T28" fmla="+- 0 707 691"/>
                                <a:gd name="T29" fmla="*/ T28 w 17"/>
                                <a:gd name="T30" fmla="+- 0 130 117"/>
                                <a:gd name="T31" fmla="*/ 130 h 17"/>
                                <a:gd name="T32" fmla="+- 0 707 691"/>
                                <a:gd name="T33" fmla="*/ T32 w 17"/>
                                <a:gd name="T34" fmla="+- 0 121 117"/>
                                <a:gd name="T35" fmla="*/ 121 h 17"/>
                                <a:gd name="T36" fmla="+- 0 704 691"/>
                                <a:gd name="T37" fmla="*/ T36 w 17"/>
                                <a:gd name="T38" fmla="+- 0 117 117"/>
                                <a:gd name="T39" fmla="*/ 117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3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13" y="16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0" name="docshape228"/>
                          <wps:cNvSpPr>
                            <a:spLocks/>
                          </wps:cNvSpPr>
                          <wps:spPr bwMode="auto">
                            <a:xfrm>
                              <a:off x="690" y="116"/>
                              <a:ext cx="17" cy="17"/>
                            </a:xfrm>
                            <a:custGeom>
                              <a:avLst/>
                              <a:gdLst>
                                <a:gd name="T0" fmla="+- 0 691 691"/>
                                <a:gd name="T1" fmla="*/ T0 w 17"/>
                                <a:gd name="T2" fmla="+- 0 125 117"/>
                                <a:gd name="T3" fmla="*/ 125 h 17"/>
                                <a:gd name="T4" fmla="+- 0 691 691"/>
                                <a:gd name="T5" fmla="*/ T4 w 17"/>
                                <a:gd name="T6" fmla="+- 0 121 117"/>
                                <a:gd name="T7" fmla="*/ 121 h 17"/>
                                <a:gd name="T8" fmla="+- 0 695 691"/>
                                <a:gd name="T9" fmla="*/ T8 w 17"/>
                                <a:gd name="T10" fmla="+- 0 117 117"/>
                                <a:gd name="T11" fmla="*/ 117 h 17"/>
                                <a:gd name="T12" fmla="+- 0 699 691"/>
                                <a:gd name="T13" fmla="*/ T12 w 17"/>
                                <a:gd name="T14" fmla="+- 0 117 117"/>
                                <a:gd name="T15" fmla="*/ 117 h 17"/>
                                <a:gd name="T16" fmla="+- 0 704 691"/>
                                <a:gd name="T17" fmla="*/ T16 w 17"/>
                                <a:gd name="T18" fmla="+- 0 117 117"/>
                                <a:gd name="T19" fmla="*/ 117 h 17"/>
                                <a:gd name="T20" fmla="+- 0 707 691"/>
                                <a:gd name="T21" fmla="*/ T20 w 17"/>
                                <a:gd name="T22" fmla="+- 0 121 117"/>
                                <a:gd name="T23" fmla="*/ 121 h 17"/>
                                <a:gd name="T24" fmla="+- 0 707 691"/>
                                <a:gd name="T25" fmla="*/ T24 w 17"/>
                                <a:gd name="T26" fmla="+- 0 125 117"/>
                                <a:gd name="T27" fmla="*/ 125 h 17"/>
                                <a:gd name="T28" fmla="+- 0 707 691"/>
                                <a:gd name="T29" fmla="*/ T28 w 17"/>
                                <a:gd name="T30" fmla="+- 0 130 117"/>
                                <a:gd name="T31" fmla="*/ 130 h 17"/>
                                <a:gd name="T32" fmla="+- 0 704 691"/>
                                <a:gd name="T33" fmla="*/ T32 w 17"/>
                                <a:gd name="T34" fmla="+- 0 133 117"/>
                                <a:gd name="T35" fmla="*/ 133 h 17"/>
                                <a:gd name="T36" fmla="+- 0 699 691"/>
                                <a:gd name="T37" fmla="*/ T36 w 17"/>
                                <a:gd name="T38" fmla="+- 0 133 117"/>
                                <a:gd name="T39" fmla="*/ 133 h 17"/>
                                <a:gd name="T40" fmla="+- 0 695 691"/>
                                <a:gd name="T41" fmla="*/ T40 w 17"/>
                                <a:gd name="T42" fmla="+- 0 133 117"/>
                                <a:gd name="T43" fmla="*/ 133 h 17"/>
                                <a:gd name="T44" fmla="+- 0 691 691"/>
                                <a:gd name="T45" fmla="*/ T44 w 17"/>
                                <a:gd name="T46" fmla="+- 0 130 117"/>
                                <a:gd name="T47" fmla="*/ 130 h 17"/>
                                <a:gd name="T48" fmla="+- 0 691 691"/>
                                <a:gd name="T49" fmla="*/ T48 w 17"/>
                                <a:gd name="T50" fmla="+- 0 125 117"/>
                                <a:gd name="T51" fmla="*/ 125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4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3" y="16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8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1" name="docshape229"/>
                          <wps:cNvSpPr>
                            <a:spLocks/>
                          </wps:cNvSpPr>
                          <wps:spPr bwMode="auto">
                            <a:xfrm>
                              <a:off x="556" y="96"/>
                              <a:ext cx="35" cy="266"/>
                            </a:xfrm>
                            <a:custGeom>
                              <a:avLst/>
                              <a:gdLst>
                                <a:gd name="T0" fmla="+- 0 557 556"/>
                                <a:gd name="T1" fmla="*/ T0 w 35"/>
                                <a:gd name="T2" fmla="+- 0 97 97"/>
                                <a:gd name="T3" fmla="*/ 97 h 266"/>
                                <a:gd name="T4" fmla="+- 0 556 556"/>
                                <a:gd name="T5" fmla="*/ T4 w 35"/>
                                <a:gd name="T6" fmla="+- 0 97 97"/>
                                <a:gd name="T7" fmla="*/ 97 h 266"/>
                                <a:gd name="T8" fmla="+- 0 556 556"/>
                                <a:gd name="T9" fmla="*/ T8 w 35"/>
                                <a:gd name="T10" fmla="+- 0 362 97"/>
                                <a:gd name="T11" fmla="*/ 362 h 266"/>
                                <a:gd name="T12" fmla="+- 0 557 556"/>
                                <a:gd name="T13" fmla="*/ T12 w 35"/>
                                <a:gd name="T14" fmla="+- 0 362 97"/>
                                <a:gd name="T15" fmla="*/ 362 h 266"/>
                                <a:gd name="T16" fmla="+- 0 568 556"/>
                                <a:gd name="T17" fmla="*/ T16 w 35"/>
                                <a:gd name="T18" fmla="+- 0 297 97"/>
                                <a:gd name="T19" fmla="*/ 297 h 266"/>
                                <a:gd name="T20" fmla="+- 0 589 556"/>
                                <a:gd name="T21" fmla="*/ T20 w 35"/>
                                <a:gd name="T22" fmla="+- 0 253 97"/>
                                <a:gd name="T23" fmla="*/ 253 h 266"/>
                                <a:gd name="T24" fmla="+- 0 591 556"/>
                                <a:gd name="T25" fmla="*/ T24 w 35"/>
                                <a:gd name="T26" fmla="+- 0 220 97"/>
                                <a:gd name="T27" fmla="*/ 220 h 266"/>
                                <a:gd name="T28" fmla="+- 0 588 556"/>
                                <a:gd name="T29" fmla="*/ T28 w 35"/>
                                <a:gd name="T30" fmla="+- 0 208 97"/>
                                <a:gd name="T31" fmla="*/ 208 h 266"/>
                                <a:gd name="T32" fmla="+- 0 585 556"/>
                                <a:gd name="T33" fmla="*/ T32 w 35"/>
                                <a:gd name="T34" fmla="+- 0 197 97"/>
                                <a:gd name="T35" fmla="*/ 197 h 266"/>
                                <a:gd name="T36" fmla="+- 0 581 556"/>
                                <a:gd name="T37" fmla="*/ T36 w 35"/>
                                <a:gd name="T38" fmla="+- 0 182 97"/>
                                <a:gd name="T39" fmla="*/ 182 h 266"/>
                                <a:gd name="T40" fmla="+- 0 560 556"/>
                                <a:gd name="T41" fmla="*/ T40 w 35"/>
                                <a:gd name="T42" fmla="+- 0 134 97"/>
                                <a:gd name="T43" fmla="*/ 134 h 266"/>
                                <a:gd name="T44" fmla="+- 0 557 556"/>
                                <a:gd name="T45" fmla="*/ T44 w 35"/>
                                <a:gd name="T46" fmla="+- 0 97 97"/>
                                <a:gd name="T47" fmla="*/ 97 h 26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35" h="266">
                                  <a:moveTo>
                                    <a:pt x="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65"/>
                                  </a:lnTo>
                                  <a:lnTo>
                                    <a:pt x="1" y="265"/>
                                  </a:lnTo>
                                  <a:lnTo>
                                    <a:pt x="12" y="200"/>
                                  </a:lnTo>
                                  <a:lnTo>
                                    <a:pt x="33" y="156"/>
                                  </a:lnTo>
                                  <a:lnTo>
                                    <a:pt x="35" y="123"/>
                                  </a:lnTo>
                                  <a:lnTo>
                                    <a:pt x="32" y="111"/>
                                  </a:lnTo>
                                  <a:lnTo>
                                    <a:pt x="29" y="100"/>
                                  </a:lnTo>
                                  <a:lnTo>
                                    <a:pt x="25" y="85"/>
                                  </a:lnTo>
                                  <a:lnTo>
                                    <a:pt x="4" y="37"/>
                                  </a:lnTo>
                                  <a:lnTo>
                                    <a:pt x="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2" name="Line 23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56" y="330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1253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53" name="Line 23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56" y="268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2927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54" name="docshape230"/>
                          <wps:cNvSpPr>
                            <a:spLocks/>
                          </wps:cNvSpPr>
                          <wps:spPr bwMode="auto">
                            <a:xfrm>
                              <a:off x="548" y="219"/>
                              <a:ext cx="17" cy="17"/>
                            </a:xfrm>
                            <a:custGeom>
                              <a:avLst/>
                              <a:gdLst>
                                <a:gd name="T0" fmla="+- 0 561 548"/>
                                <a:gd name="T1" fmla="*/ T0 w 17"/>
                                <a:gd name="T2" fmla="+- 0 219 219"/>
                                <a:gd name="T3" fmla="*/ 219 h 17"/>
                                <a:gd name="T4" fmla="+- 0 552 548"/>
                                <a:gd name="T5" fmla="*/ T4 w 17"/>
                                <a:gd name="T6" fmla="+- 0 219 219"/>
                                <a:gd name="T7" fmla="*/ 219 h 17"/>
                                <a:gd name="T8" fmla="+- 0 548 548"/>
                                <a:gd name="T9" fmla="*/ T8 w 17"/>
                                <a:gd name="T10" fmla="+- 0 223 219"/>
                                <a:gd name="T11" fmla="*/ 223 h 17"/>
                                <a:gd name="T12" fmla="+- 0 548 548"/>
                                <a:gd name="T13" fmla="*/ T12 w 17"/>
                                <a:gd name="T14" fmla="+- 0 227 219"/>
                                <a:gd name="T15" fmla="*/ 227 h 17"/>
                                <a:gd name="T16" fmla="+- 0 548 548"/>
                                <a:gd name="T17" fmla="*/ T16 w 17"/>
                                <a:gd name="T18" fmla="+- 0 232 219"/>
                                <a:gd name="T19" fmla="*/ 232 h 17"/>
                                <a:gd name="T20" fmla="+- 0 552 548"/>
                                <a:gd name="T21" fmla="*/ T20 w 17"/>
                                <a:gd name="T22" fmla="+- 0 235 219"/>
                                <a:gd name="T23" fmla="*/ 235 h 17"/>
                                <a:gd name="T24" fmla="+- 0 561 548"/>
                                <a:gd name="T25" fmla="*/ T24 w 17"/>
                                <a:gd name="T26" fmla="+- 0 235 219"/>
                                <a:gd name="T27" fmla="*/ 235 h 17"/>
                                <a:gd name="T28" fmla="+- 0 564 548"/>
                                <a:gd name="T29" fmla="*/ T28 w 17"/>
                                <a:gd name="T30" fmla="+- 0 232 219"/>
                                <a:gd name="T31" fmla="*/ 232 h 17"/>
                                <a:gd name="T32" fmla="+- 0 564 548"/>
                                <a:gd name="T33" fmla="*/ T32 w 17"/>
                                <a:gd name="T34" fmla="+- 0 223 219"/>
                                <a:gd name="T35" fmla="*/ 223 h 17"/>
                                <a:gd name="T36" fmla="+- 0 561 548"/>
                                <a:gd name="T37" fmla="*/ T36 w 17"/>
                                <a:gd name="T38" fmla="+- 0 219 219"/>
                                <a:gd name="T39" fmla="*/ 219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3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13" y="16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5" name="docshape231"/>
                          <wps:cNvSpPr>
                            <a:spLocks/>
                          </wps:cNvSpPr>
                          <wps:spPr bwMode="auto">
                            <a:xfrm>
                              <a:off x="548" y="219"/>
                              <a:ext cx="17" cy="17"/>
                            </a:xfrm>
                            <a:custGeom>
                              <a:avLst/>
                              <a:gdLst>
                                <a:gd name="T0" fmla="+- 0 548 548"/>
                                <a:gd name="T1" fmla="*/ T0 w 17"/>
                                <a:gd name="T2" fmla="+- 0 227 219"/>
                                <a:gd name="T3" fmla="*/ 227 h 17"/>
                                <a:gd name="T4" fmla="+- 0 548 548"/>
                                <a:gd name="T5" fmla="*/ T4 w 17"/>
                                <a:gd name="T6" fmla="+- 0 223 219"/>
                                <a:gd name="T7" fmla="*/ 223 h 17"/>
                                <a:gd name="T8" fmla="+- 0 552 548"/>
                                <a:gd name="T9" fmla="*/ T8 w 17"/>
                                <a:gd name="T10" fmla="+- 0 219 219"/>
                                <a:gd name="T11" fmla="*/ 219 h 17"/>
                                <a:gd name="T12" fmla="+- 0 556 548"/>
                                <a:gd name="T13" fmla="*/ T12 w 17"/>
                                <a:gd name="T14" fmla="+- 0 219 219"/>
                                <a:gd name="T15" fmla="*/ 219 h 17"/>
                                <a:gd name="T16" fmla="+- 0 561 548"/>
                                <a:gd name="T17" fmla="*/ T16 w 17"/>
                                <a:gd name="T18" fmla="+- 0 219 219"/>
                                <a:gd name="T19" fmla="*/ 219 h 17"/>
                                <a:gd name="T20" fmla="+- 0 564 548"/>
                                <a:gd name="T21" fmla="*/ T20 w 17"/>
                                <a:gd name="T22" fmla="+- 0 223 219"/>
                                <a:gd name="T23" fmla="*/ 223 h 17"/>
                                <a:gd name="T24" fmla="+- 0 564 548"/>
                                <a:gd name="T25" fmla="*/ T24 w 17"/>
                                <a:gd name="T26" fmla="+- 0 227 219"/>
                                <a:gd name="T27" fmla="*/ 227 h 17"/>
                                <a:gd name="T28" fmla="+- 0 564 548"/>
                                <a:gd name="T29" fmla="*/ T28 w 17"/>
                                <a:gd name="T30" fmla="+- 0 232 219"/>
                                <a:gd name="T31" fmla="*/ 232 h 17"/>
                                <a:gd name="T32" fmla="+- 0 561 548"/>
                                <a:gd name="T33" fmla="*/ T32 w 17"/>
                                <a:gd name="T34" fmla="+- 0 235 219"/>
                                <a:gd name="T35" fmla="*/ 235 h 17"/>
                                <a:gd name="T36" fmla="+- 0 556 548"/>
                                <a:gd name="T37" fmla="*/ T36 w 17"/>
                                <a:gd name="T38" fmla="+- 0 235 219"/>
                                <a:gd name="T39" fmla="*/ 235 h 17"/>
                                <a:gd name="T40" fmla="+- 0 552 548"/>
                                <a:gd name="T41" fmla="*/ T40 w 17"/>
                                <a:gd name="T42" fmla="+- 0 235 219"/>
                                <a:gd name="T43" fmla="*/ 235 h 17"/>
                                <a:gd name="T44" fmla="+- 0 548 548"/>
                                <a:gd name="T45" fmla="*/ T44 w 17"/>
                                <a:gd name="T46" fmla="+- 0 232 219"/>
                                <a:gd name="T47" fmla="*/ 232 h 17"/>
                                <a:gd name="T48" fmla="+- 0 548 548"/>
                                <a:gd name="T49" fmla="*/ T48 w 17"/>
                                <a:gd name="T50" fmla="+- 0 227 219"/>
                                <a:gd name="T51" fmla="*/ 227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4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3" y="16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8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6" name="docshape232"/>
                          <wps:cNvSpPr>
                            <a:spLocks/>
                          </wps:cNvSpPr>
                          <wps:spPr bwMode="auto">
                            <a:xfrm>
                              <a:off x="548" y="219"/>
                              <a:ext cx="17" cy="17"/>
                            </a:xfrm>
                            <a:custGeom>
                              <a:avLst/>
                              <a:gdLst>
                                <a:gd name="T0" fmla="+- 0 561 548"/>
                                <a:gd name="T1" fmla="*/ T0 w 17"/>
                                <a:gd name="T2" fmla="+- 0 219 219"/>
                                <a:gd name="T3" fmla="*/ 219 h 17"/>
                                <a:gd name="T4" fmla="+- 0 552 548"/>
                                <a:gd name="T5" fmla="*/ T4 w 17"/>
                                <a:gd name="T6" fmla="+- 0 219 219"/>
                                <a:gd name="T7" fmla="*/ 219 h 17"/>
                                <a:gd name="T8" fmla="+- 0 548 548"/>
                                <a:gd name="T9" fmla="*/ T8 w 17"/>
                                <a:gd name="T10" fmla="+- 0 223 219"/>
                                <a:gd name="T11" fmla="*/ 223 h 17"/>
                                <a:gd name="T12" fmla="+- 0 548 548"/>
                                <a:gd name="T13" fmla="*/ T12 w 17"/>
                                <a:gd name="T14" fmla="+- 0 227 219"/>
                                <a:gd name="T15" fmla="*/ 227 h 17"/>
                                <a:gd name="T16" fmla="+- 0 548 548"/>
                                <a:gd name="T17" fmla="*/ T16 w 17"/>
                                <a:gd name="T18" fmla="+- 0 232 219"/>
                                <a:gd name="T19" fmla="*/ 232 h 17"/>
                                <a:gd name="T20" fmla="+- 0 552 548"/>
                                <a:gd name="T21" fmla="*/ T20 w 17"/>
                                <a:gd name="T22" fmla="+- 0 235 219"/>
                                <a:gd name="T23" fmla="*/ 235 h 17"/>
                                <a:gd name="T24" fmla="+- 0 561 548"/>
                                <a:gd name="T25" fmla="*/ T24 w 17"/>
                                <a:gd name="T26" fmla="+- 0 235 219"/>
                                <a:gd name="T27" fmla="*/ 235 h 17"/>
                                <a:gd name="T28" fmla="+- 0 564 548"/>
                                <a:gd name="T29" fmla="*/ T28 w 17"/>
                                <a:gd name="T30" fmla="+- 0 232 219"/>
                                <a:gd name="T31" fmla="*/ 232 h 17"/>
                                <a:gd name="T32" fmla="+- 0 564 548"/>
                                <a:gd name="T33" fmla="*/ T32 w 17"/>
                                <a:gd name="T34" fmla="+- 0 223 219"/>
                                <a:gd name="T35" fmla="*/ 223 h 17"/>
                                <a:gd name="T36" fmla="+- 0 561 548"/>
                                <a:gd name="T37" fmla="*/ T36 w 17"/>
                                <a:gd name="T38" fmla="+- 0 219 219"/>
                                <a:gd name="T39" fmla="*/ 219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3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13" y="16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7" name="docshape233"/>
                          <wps:cNvSpPr>
                            <a:spLocks/>
                          </wps:cNvSpPr>
                          <wps:spPr bwMode="auto">
                            <a:xfrm>
                              <a:off x="548" y="219"/>
                              <a:ext cx="17" cy="17"/>
                            </a:xfrm>
                            <a:custGeom>
                              <a:avLst/>
                              <a:gdLst>
                                <a:gd name="T0" fmla="+- 0 548 548"/>
                                <a:gd name="T1" fmla="*/ T0 w 17"/>
                                <a:gd name="T2" fmla="+- 0 227 219"/>
                                <a:gd name="T3" fmla="*/ 227 h 17"/>
                                <a:gd name="T4" fmla="+- 0 548 548"/>
                                <a:gd name="T5" fmla="*/ T4 w 17"/>
                                <a:gd name="T6" fmla="+- 0 223 219"/>
                                <a:gd name="T7" fmla="*/ 223 h 17"/>
                                <a:gd name="T8" fmla="+- 0 552 548"/>
                                <a:gd name="T9" fmla="*/ T8 w 17"/>
                                <a:gd name="T10" fmla="+- 0 219 219"/>
                                <a:gd name="T11" fmla="*/ 219 h 17"/>
                                <a:gd name="T12" fmla="+- 0 556 548"/>
                                <a:gd name="T13" fmla="*/ T12 w 17"/>
                                <a:gd name="T14" fmla="+- 0 219 219"/>
                                <a:gd name="T15" fmla="*/ 219 h 17"/>
                                <a:gd name="T16" fmla="+- 0 561 548"/>
                                <a:gd name="T17" fmla="*/ T16 w 17"/>
                                <a:gd name="T18" fmla="+- 0 219 219"/>
                                <a:gd name="T19" fmla="*/ 219 h 17"/>
                                <a:gd name="T20" fmla="+- 0 564 548"/>
                                <a:gd name="T21" fmla="*/ T20 w 17"/>
                                <a:gd name="T22" fmla="+- 0 223 219"/>
                                <a:gd name="T23" fmla="*/ 223 h 17"/>
                                <a:gd name="T24" fmla="+- 0 564 548"/>
                                <a:gd name="T25" fmla="*/ T24 w 17"/>
                                <a:gd name="T26" fmla="+- 0 227 219"/>
                                <a:gd name="T27" fmla="*/ 227 h 17"/>
                                <a:gd name="T28" fmla="+- 0 564 548"/>
                                <a:gd name="T29" fmla="*/ T28 w 17"/>
                                <a:gd name="T30" fmla="+- 0 232 219"/>
                                <a:gd name="T31" fmla="*/ 232 h 17"/>
                                <a:gd name="T32" fmla="+- 0 561 548"/>
                                <a:gd name="T33" fmla="*/ T32 w 17"/>
                                <a:gd name="T34" fmla="+- 0 235 219"/>
                                <a:gd name="T35" fmla="*/ 235 h 17"/>
                                <a:gd name="T36" fmla="+- 0 556 548"/>
                                <a:gd name="T37" fmla="*/ T36 w 17"/>
                                <a:gd name="T38" fmla="+- 0 235 219"/>
                                <a:gd name="T39" fmla="*/ 235 h 17"/>
                                <a:gd name="T40" fmla="+- 0 552 548"/>
                                <a:gd name="T41" fmla="*/ T40 w 17"/>
                                <a:gd name="T42" fmla="+- 0 235 219"/>
                                <a:gd name="T43" fmla="*/ 235 h 17"/>
                                <a:gd name="T44" fmla="+- 0 548 548"/>
                                <a:gd name="T45" fmla="*/ T44 w 17"/>
                                <a:gd name="T46" fmla="+- 0 232 219"/>
                                <a:gd name="T47" fmla="*/ 232 h 17"/>
                                <a:gd name="T48" fmla="+- 0 548 548"/>
                                <a:gd name="T49" fmla="*/ T48 w 17"/>
                                <a:gd name="T50" fmla="+- 0 227 219"/>
                                <a:gd name="T51" fmla="*/ 227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4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3" y="16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8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8" name="Line 2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2" y="183"/>
                              <a:ext cx="943" cy="0"/>
                            </a:xfrm>
                            <a:prstGeom prst="line">
                              <a:avLst/>
                            </a:pr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59" name="docshape234"/>
                          <wps:cNvSpPr>
                            <a:spLocks/>
                          </wps:cNvSpPr>
                          <wps:spPr bwMode="auto">
                            <a:xfrm>
                              <a:off x="0" y="18"/>
                              <a:ext cx="43" cy="330"/>
                            </a:xfrm>
                            <a:custGeom>
                              <a:avLst/>
                              <a:gdLst>
                                <a:gd name="T0" fmla="*/ 0 w 43"/>
                                <a:gd name="T1" fmla="+- 0 348 19"/>
                                <a:gd name="T2" fmla="*/ 348 h 330"/>
                                <a:gd name="T3" fmla="*/ 42 w 43"/>
                                <a:gd name="T4" fmla="+- 0 348 19"/>
                                <a:gd name="T5" fmla="*/ 348 h 330"/>
                                <a:gd name="T6" fmla="*/ 0 w 43"/>
                                <a:gd name="T7" fmla="+- 0 183 19"/>
                                <a:gd name="T8" fmla="*/ 183 h 330"/>
                                <a:gd name="T9" fmla="*/ 42 w 43"/>
                                <a:gd name="T10" fmla="+- 0 183 19"/>
                                <a:gd name="T11" fmla="*/ 183 h 330"/>
                                <a:gd name="T12" fmla="*/ 0 w 43"/>
                                <a:gd name="T13" fmla="+- 0 19 19"/>
                                <a:gd name="T14" fmla="*/ 19 h 330"/>
                                <a:gd name="T15" fmla="*/ 42 w 43"/>
                                <a:gd name="T16" fmla="+- 0 19 19"/>
                                <a:gd name="T17" fmla="*/ 19 h 330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  <a:cxn ang="0">
                                  <a:pos x="T15" y="T17"/>
                                </a:cxn>
                              </a:cxnLst>
                              <a:rect l="0" t="0" r="r" b="b"/>
                              <a:pathLst>
                                <a:path w="43" h="330">
                                  <a:moveTo>
                                    <a:pt x="0" y="329"/>
                                  </a:moveTo>
                                  <a:lnTo>
                                    <a:pt x="42" y="329"/>
                                  </a:lnTo>
                                  <a:moveTo>
                                    <a:pt x="0" y="164"/>
                                  </a:moveTo>
                                  <a:lnTo>
                                    <a:pt x="42" y="164"/>
                                  </a:lnTo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10476">
                              <a:solidFill>
                                <a:srgbClr val="3333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39229EF4" id="docshapegroup218" o:spid="_x0000_s1026" style="width:49.25pt;height:18.95pt;mso-position-horizontal-relative:char;mso-position-vertical-relative:line" coordsize="985,3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">
                  <v:shape id="docshape219" o:spid="_x0000_s1027" style="position:absolute;left:841;top:151;width:32;height:228;visibility:visible;mso-wrap-style:square;v-text-anchor:top" coordsize="32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" path="m1,l,,,228r4,l15,192,25,169r6,-46l25,80,13,53,1,xe" fillcolor="black" stroked="f">
                    <v:fill opacity="32896f"/>
                    <v:path arrowok="t" o:connecttype="custom" o:connectlocs="1,151;0,151;0,379;4,379;15,343;25,320;31,274;25,231;13,204;1,151" o:connectangles="0,0,0,0,0,0,0,0,0,0"/>
                  </v:shape>
                  <v:line id="Line 249" o:spid="_x0000_s1028" style="position:absolute;visibility:visible;mso-wrap-style:square" from="842,379" to="842,3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" strokeweight=".34811mm"/>
                  <v:line id="Line 248" o:spid="_x0000_s1029" style="position:absolute;visibility:visible;mso-wrap-style:square" from="842,308" to="842,3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" strokeweight=".81319mm"/>
                  <v:shape id="docshape220" o:spid="_x0000_s1030" style="position:absolute;left:833;top:26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" path="m12,l3,,,4,,9r,4l3,17r9,l16,13r,-9l12,xe" fillcolor="black" stroked="f">
                    <v:fill opacity="32896f"/>
                    <v:path arrowok="t" o:connecttype="custom" o:connectlocs="12,266;3,266;0,270;0,275;0,279;3,283;12,283;16,279;16,270;12,266" o:connectangles="0,0,0,0,0,0,0,0,0,0"/>
                  </v:shape>
                  <v:shape id="docshape221" o:spid="_x0000_s1031" style="position:absolute;left:833;top:26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" path="m,9l,4,3,,8,r4,l16,4r,5l16,13r-4,4l8,17r-5,l,13,,9e" filled="f" strokeweight=".28828mm">
                    <v:path arrowok="t" o:connecttype="custom" o:connectlocs="0,275;0,270;3,266;8,266;12,266;16,270;16,275;16,279;12,283;8,283;3,283;0,279;0,275" o:connectangles="0,0,0,0,0,0,0,0,0,0,0,0,0"/>
                  </v:shape>
                  <v:shape id="docshape222" o:spid="_x0000_s1032" style="position:absolute;left:833;top:26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" path="m12,l3,,,4,,9r,4l3,17r9,l16,13r,-9l12,xe" fillcolor="black" stroked="f">
                    <v:fill opacity="32896f"/>
                    <v:path arrowok="t" o:connecttype="custom" o:connectlocs="12,266;3,266;0,270;0,275;0,279;3,283;12,283;16,279;16,270;12,266" o:connectangles="0,0,0,0,0,0,0,0,0,0"/>
                  </v:shape>
                  <v:shape id="docshape223" o:spid="_x0000_s1033" style="position:absolute;left:833;top:26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" path="m,9l,4,3,,8,r4,l16,4r,5l16,13r-4,4l8,17r-5,l,13,,9e" filled="f" strokeweight=".28828mm">
                    <v:path arrowok="t" o:connecttype="custom" o:connectlocs="0,275;0,270;3,266;8,266;12,266;16,270;16,275;16,279;12,283;8,283;3,283;0,279;0,275" o:connectangles="0,0,0,0,0,0,0,0,0,0,0,0,0"/>
                  </v:shape>
                  <v:shape id="docshape224" o:spid="_x0000_s1034" style="position:absolute;left:699;width:43;height:259;visibility:visible;mso-wrap-style:square;v-text-anchor:top" coordsize="43,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" path="m,l,,,258,8,198,18,173r7,-8l38,151r3,-8l42,126r-2,-7l35,106,30,90,16,64,10,54,4,38,,xe" fillcolor="black" stroked="f">
                    <v:fill opacity="32896f"/>
                    <v:path arrowok="t" o:connecttype="custom" o:connectlocs="0,0;0,0;0,258;0,258;8,198;18,173;25,165;38,151;41,143;42,126;40,119;35,106;30,90;16,64;10,54;4,38;0,0" o:connectangles="0,0,0,0,0,0,0,0,0,0,0,0,0,0,0,0,0"/>
                  </v:shape>
                  <v:line id="Line 242" o:spid="_x0000_s1035" style="position:absolute;visibility:visible;mso-wrap-style:square" from="699,205" to="699,2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" strokeweight=".34811mm"/>
                  <v:line id="Line 241" o:spid="_x0000_s1036" style="position:absolute;visibility:visible;mso-wrap-style:square" from="699,159" to="699,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" strokeweight=".81319mm"/>
                  <v:shape id="docshape225" o:spid="_x0000_s1037" style="position:absolute;left:690;top:11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" path="m13,l4,,,4,,8r,5l4,16r9,l16,13r,-9l13,xe" fillcolor="black" stroked="f">
                    <v:fill opacity="32896f"/>
                    <v:path arrowok="t" o:connecttype="custom" o:connectlocs="13,117;4,117;0,121;0,125;0,130;4,133;13,133;16,130;16,121;13,117" o:connectangles="0,0,0,0,0,0,0,0,0,0"/>
                  </v:shape>
                  <v:shape id="docshape226" o:spid="_x0000_s1038" style="position:absolute;left:690;top:11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" path="m,8l,4,4,,8,r5,l16,4r,4l16,13r-3,3l8,16r-4,l,13,,8e" filled="f" strokeweight=".28828mm">
                    <v:path arrowok="t" o:connecttype="custom" o:connectlocs="0,125;0,121;4,117;8,117;13,117;16,121;16,125;16,130;13,133;8,133;4,133;0,130;0,125" o:connectangles="0,0,0,0,0,0,0,0,0,0,0,0,0"/>
                  </v:shape>
                  <v:shape id="docshape227" o:spid="_x0000_s1039" style="position:absolute;left:690;top:11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" path="m13,l4,,,4,,8r,5l4,16r9,l16,13r,-9l13,xe" fillcolor="black" stroked="f">
                    <v:fill opacity="32896f"/>
                    <v:path arrowok="t" o:connecttype="custom" o:connectlocs="13,117;4,117;0,121;0,125;0,130;4,133;13,133;16,130;16,121;13,117" o:connectangles="0,0,0,0,0,0,0,0,0,0"/>
                  </v:shape>
                  <v:shape id="docshape228" o:spid="_x0000_s1040" style="position:absolute;left:690;top:11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" path="m,8l,4,4,,8,r5,l16,4r,4l16,13r-3,3l8,16r-4,l,13,,8e" filled="f" strokeweight=".28828mm">
                    <v:path arrowok="t" o:connecttype="custom" o:connectlocs="0,125;0,121;4,117;8,117;13,117;16,121;16,125;16,130;13,133;8,133;4,133;0,130;0,125" o:connectangles="0,0,0,0,0,0,0,0,0,0,0,0,0"/>
                  </v:shape>
                  <v:shape id="docshape229" o:spid="_x0000_s1041" style="position:absolute;left:556;top:96;width:35;height:266;visibility:visible;mso-wrap-style:square;v-text-anchor:top" coordsize="35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" path="m1,l,,,265r1,l12,200,33,156r2,-33l32,111,29,100,25,85,4,37,1,xe" fillcolor="black" stroked="f">
                    <v:fill opacity="32896f"/>
                    <v:path arrowok="t" o:connecttype="custom" o:connectlocs="1,97;0,97;0,362;1,362;12,297;33,253;35,220;32,208;29,197;25,182;4,134;1,97" o:connectangles="0,0,0,0,0,0,0,0,0,0,0,0"/>
                  </v:shape>
                  <v:line id="Line 235" o:spid="_x0000_s1042" style="position:absolute;visibility:visible;mso-wrap-style:square" from="556,330" to="556,3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" strokeweight=".34811mm"/>
                  <v:line id="Line 234" o:spid="_x0000_s1043" style="position:absolute;visibility:visible;mso-wrap-style:square" from="556,268" to="556,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" strokeweight=".81319mm"/>
                  <v:shape id="docshape230" o:spid="_x0000_s1044" style="position:absolute;left:548;top:21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" path="m13,l4,,,4,,8r,5l4,16r9,l16,13r,-9l13,xe" fillcolor="black" stroked="f">
                    <v:fill opacity="32896f"/>
                    <v:path arrowok="t" o:connecttype="custom" o:connectlocs="13,219;4,219;0,223;0,227;0,232;4,235;13,235;16,232;16,223;13,219" o:connectangles="0,0,0,0,0,0,0,0,0,0"/>
                  </v:shape>
                  <v:shape id="docshape231" o:spid="_x0000_s1045" style="position:absolute;left:548;top:21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" path="m,8l,4,4,,8,r5,l16,4r,4l16,13r-3,3l8,16r-4,l,13,,8e" filled="f" strokeweight=".28828mm">
                    <v:path arrowok="t" o:connecttype="custom" o:connectlocs="0,227;0,223;4,219;8,219;13,219;16,223;16,227;16,232;13,235;8,235;4,235;0,232;0,227" o:connectangles="0,0,0,0,0,0,0,0,0,0,0,0,0"/>
                  </v:shape>
                  <v:shape id="docshape232" o:spid="_x0000_s1046" style="position:absolute;left:548;top:21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" path="m13,l4,,,4,,8r,5l4,16r9,l16,13r,-9l13,xe" fillcolor="black" stroked="f">
                    <v:fill opacity="32896f"/>
                    <v:path arrowok="t" o:connecttype="custom" o:connectlocs="13,219;4,219;0,223;0,227;0,232;4,235;13,235;16,232;16,223;13,219" o:connectangles="0,0,0,0,0,0,0,0,0,0"/>
                  </v:shape>
                  <v:shape id="docshape233" o:spid="_x0000_s1047" style="position:absolute;left:548;top:21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" path="m,8l,4,4,,8,r5,l16,4r,4l16,13r-3,3l8,16r-4,l,13,,8e" filled="f" strokeweight=".28828mm">
                    <v:path arrowok="t" o:connecttype="custom" o:connectlocs="0,227;0,223;4,219;8,219;13,219;16,223;16,227;16,232;13,235;8,235;4,235;0,232;0,227" o:connectangles="0,0,0,0,0,0,0,0,0,0,0,0,0"/>
                  </v:shape>
                  <v:line id="Line 229" o:spid="_x0000_s1048" style="position:absolute;visibility:visible;mso-wrap-style:square" from="42,183" to="985,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" strokeweight=".291mm">
                    <v:stroke dashstyle="dash"/>
                  </v:line>
                  <v:shape id="docshape234" o:spid="_x0000_s1049" style="position:absolute;top:18;width:43;height:330;visibility:visible;mso-wrap-style:square;v-text-anchor:top" coordsize="43,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" path="m,329r42,m,164r42,m,l42,e" filled="f" strokecolor="#333" strokeweight=".291mm">
                    <v:path arrowok="t" o:connecttype="custom" o:connectlocs="0,348;42,348;0,183;42,183;0,19;42,19" o:connectangles="0,0,0,0,0,0"/>
                  </v:shape>
                  <w10:anchorlock/>
                </v:group>
              </w:pict>
            </mc:Fallback>
          </mc:AlternateContent>
        </w:r>
        <w:r w:rsidR="001644E6">
          <w:rPr>
            <w:rFonts w:ascii="Times New Roman"/>
            <w:spacing w:val="10"/>
            <w:sz w:val="20"/>
          </w:rPr>
          <w:delText xml:space="preserve"> </w:delText>
        </w:r>
        <w:r>
          <w:rPr>
            <w:rFonts w:ascii="Times New Roman"/>
            <w:noProof/>
            <w:spacing w:val="10"/>
            <w:position w:val="1"/>
            <w:sz w:val="20"/>
            <w:lang w:val="en-GB" w:eastAsia="en-GB"/>
          </w:rPr>
          <mc:AlternateContent>
            <mc:Choice Requires="wpg">
              <w:drawing>
                <wp:inline distT="0" distB="0" distL="0" distR="0" wp14:anchorId="1BD7627C" wp14:editId="30E9EB5E">
                  <wp:extent cx="598805" cy="231775"/>
                  <wp:effectExtent l="13970" t="7620" r="6350" b="8255"/>
                  <wp:docPr id="860" name="docshapegroup23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98805" cy="231775"/>
                            <a:chOff x="0" y="0"/>
                            <a:chExt cx="943" cy="365"/>
                          </a:xfrm>
                        </wpg:grpSpPr>
                        <wps:wsp>
                          <wps:cNvPr id="861" name="docshape236"/>
                          <wps:cNvSpPr>
                            <a:spLocks/>
                          </wps:cNvSpPr>
                          <wps:spPr bwMode="auto">
                            <a:xfrm>
                              <a:off x="799" y="97"/>
                              <a:ext cx="34" cy="268"/>
                            </a:xfrm>
                            <a:custGeom>
                              <a:avLst/>
                              <a:gdLst>
                                <a:gd name="T0" fmla="+- 0 800 799"/>
                                <a:gd name="T1" fmla="*/ T0 w 34"/>
                                <a:gd name="T2" fmla="+- 0 97 97"/>
                                <a:gd name="T3" fmla="*/ 97 h 268"/>
                                <a:gd name="T4" fmla="+- 0 799 799"/>
                                <a:gd name="T5" fmla="*/ T4 w 34"/>
                                <a:gd name="T6" fmla="+- 0 97 97"/>
                                <a:gd name="T7" fmla="*/ 97 h 268"/>
                                <a:gd name="T8" fmla="+- 0 799 799"/>
                                <a:gd name="T9" fmla="*/ T8 w 34"/>
                                <a:gd name="T10" fmla="+- 0 365 97"/>
                                <a:gd name="T11" fmla="*/ 365 h 268"/>
                                <a:gd name="T12" fmla="+- 0 802 799"/>
                                <a:gd name="T13" fmla="*/ T12 w 34"/>
                                <a:gd name="T14" fmla="+- 0 365 97"/>
                                <a:gd name="T15" fmla="*/ 365 h 268"/>
                                <a:gd name="T16" fmla="+- 0 809 799"/>
                                <a:gd name="T17" fmla="*/ T16 w 34"/>
                                <a:gd name="T18" fmla="+- 0 328 97"/>
                                <a:gd name="T19" fmla="*/ 328 h 268"/>
                                <a:gd name="T20" fmla="+- 0 830 799"/>
                                <a:gd name="T21" fmla="*/ T20 w 34"/>
                                <a:gd name="T22" fmla="+- 0 278 97"/>
                                <a:gd name="T23" fmla="*/ 278 h 268"/>
                                <a:gd name="T24" fmla="+- 0 833 799"/>
                                <a:gd name="T25" fmla="*/ T24 w 34"/>
                                <a:gd name="T26" fmla="+- 0 249 97"/>
                                <a:gd name="T27" fmla="*/ 249 h 268"/>
                                <a:gd name="T28" fmla="+- 0 830 799"/>
                                <a:gd name="T29" fmla="*/ T28 w 34"/>
                                <a:gd name="T30" fmla="+- 0 222 97"/>
                                <a:gd name="T31" fmla="*/ 222 h 268"/>
                                <a:gd name="T32" fmla="+- 0 811 799"/>
                                <a:gd name="T33" fmla="*/ T32 w 34"/>
                                <a:gd name="T34" fmla="+- 0 177 97"/>
                                <a:gd name="T35" fmla="*/ 177 h 268"/>
                                <a:gd name="T36" fmla="+- 0 805 799"/>
                                <a:gd name="T37" fmla="*/ T36 w 34"/>
                                <a:gd name="T38" fmla="+- 0 152 97"/>
                                <a:gd name="T39" fmla="*/ 152 h 268"/>
                                <a:gd name="T40" fmla="+- 0 802 799"/>
                                <a:gd name="T41" fmla="*/ T40 w 34"/>
                                <a:gd name="T42" fmla="+- 0 141 97"/>
                                <a:gd name="T43" fmla="*/ 141 h 268"/>
                                <a:gd name="T44" fmla="+- 0 800 799"/>
                                <a:gd name="T45" fmla="*/ T44 w 34"/>
                                <a:gd name="T46" fmla="+- 0 97 97"/>
                                <a:gd name="T47" fmla="*/ 97 h 26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34" h="268">
                                  <a:moveTo>
                                    <a:pt x="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68"/>
                                  </a:lnTo>
                                  <a:lnTo>
                                    <a:pt x="3" y="268"/>
                                  </a:lnTo>
                                  <a:lnTo>
                                    <a:pt x="10" y="231"/>
                                  </a:lnTo>
                                  <a:lnTo>
                                    <a:pt x="31" y="181"/>
                                  </a:lnTo>
                                  <a:lnTo>
                                    <a:pt x="34" y="152"/>
                                  </a:lnTo>
                                  <a:lnTo>
                                    <a:pt x="31" y="125"/>
                                  </a:lnTo>
                                  <a:lnTo>
                                    <a:pt x="12" y="80"/>
                                  </a:lnTo>
                                  <a:lnTo>
                                    <a:pt x="6" y="55"/>
                                  </a:lnTo>
                                  <a:lnTo>
                                    <a:pt x="3" y="44"/>
                                  </a:lnTo>
                                  <a:lnTo>
                                    <a:pt x="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2" name="Line 22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99" y="352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1253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63" name="Line 2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99" y="289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2927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64" name="docshape237"/>
                          <wps:cNvSpPr>
                            <a:spLocks/>
                          </wps:cNvSpPr>
                          <wps:spPr bwMode="auto">
                            <a:xfrm>
                              <a:off x="791" y="241"/>
                              <a:ext cx="17" cy="17"/>
                            </a:xfrm>
                            <a:custGeom>
                              <a:avLst/>
                              <a:gdLst>
                                <a:gd name="T0" fmla="+- 0 804 791"/>
                                <a:gd name="T1" fmla="*/ T0 w 17"/>
                                <a:gd name="T2" fmla="+- 0 242 242"/>
                                <a:gd name="T3" fmla="*/ 242 h 17"/>
                                <a:gd name="T4" fmla="+- 0 795 791"/>
                                <a:gd name="T5" fmla="*/ T4 w 17"/>
                                <a:gd name="T6" fmla="+- 0 242 242"/>
                                <a:gd name="T7" fmla="*/ 242 h 17"/>
                                <a:gd name="T8" fmla="+- 0 791 791"/>
                                <a:gd name="T9" fmla="*/ T8 w 17"/>
                                <a:gd name="T10" fmla="+- 0 245 242"/>
                                <a:gd name="T11" fmla="*/ 245 h 17"/>
                                <a:gd name="T12" fmla="+- 0 791 791"/>
                                <a:gd name="T13" fmla="*/ T12 w 17"/>
                                <a:gd name="T14" fmla="+- 0 250 242"/>
                                <a:gd name="T15" fmla="*/ 250 h 17"/>
                                <a:gd name="T16" fmla="+- 0 791 791"/>
                                <a:gd name="T17" fmla="*/ T16 w 17"/>
                                <a:gd name="T18" fmla="+- 0 255 242"/>
                                <a:gd name="T19" fmla="*/ 255 h 17"/>
                                <a:gd name="T20" fmla="+- 0 795 791"/>
                                <a:gd name="T21" fmla="*/ T20 w 17"/>
                                <a:gd name="T22" fmla="+- 0 258 242"/>
                                <a:gd name="T23" fmla="*/ 258 h 17"/>
                                <a:gd name="T24" fmla="+- 0 804 791"/>
                                <a:gd name="T25" fmla="*/ T24 w 17"/>
                                <a:gd name="T26" fmla="+- 0 258 242"/>
                                <a:gd name="T27" fmla="*/ 258 h 17"/>
                                <a:gd name="T28" fmla="+- 0 808 791"/>
                                <a:gd name="T29" fmla="*/ T28 w 17"/>
                                <a:gd name="T30" fmla="+- 0 255 242"/>
                                <a:gd name="T31" fmla="*/ 255 h 17"/>
                                <a:gd name="T32" fmla="+- 0 808 791"/>
                                <a:gd name="T33" fmla="*/ T32 w 17"/>
                                <a:gd name="T34" fmla="+- 0 245 242"/>
                                <a:gd name="T35" fmla="*/ 245 h 17"/>
                                <a:gd name="T36" fmla="+- 0 804 791"/>
                                <a:gd name="T37" fmla="*/ T36 w 17"/>
                                <a:gd name="T38" fmla="+- 0 242 242"/>
                                <a:gd name="T39" fmla="*/ 242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3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13" y="16"/>
                                  </a:lnTo>
                                  <a:lnTo>
                                    <a:pt x="17" y="13"/>
                                  </a:lnTo>
                                  <a:lnTo>
                                    <a:pt x="17" y="3"/>
                                  </a:lnTo>
                                  <a:lnTo>
                                    <a:pt x="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5" name="docshape238"/>
                          <wps:cNvSpPr>
                            <a:spLocks/>
                          </wps:cNvSpPr>
                          <wps:spPr bwMode="auto">
                            <a:xfrm>
                              <a:off x="791" y="241"/>
                              <a:ext cx="17" cy="17"/>
                            </a:xfrm>
                            <a:custGeom>
                              <a:avLst/>
                              <a:gdLst>
                                <a:gd name="T0" fmla="+- 0 791 791"/>
                                <a:gd name="T1" fmla="*/ T0 w 17"/>
                                <a:gd name="T2" fmla="+- 0 250 242"/>
                                <a:gd name="T3" fmla="*/ 250 h 17"/>
                                <a:gd name="T4" fmla="+- 0 791 791"/>
                                <a:gd name="T5" fmla="*/ T4 w 17"/>
                                <a:gd name="T6" fmla="+- 0 245 242"/>
                                <a:gd name="T7" fmla="*/ 245 h 17"/>
                                <a:gd name="T8" fmla="+- 0 795 791"/>
                                <a:gd name="T9" fmla="*/ T8 w 17"/>
                                <a:gd name="T10" fmla="+- 0 242 242"/>
                                <a:gd name="T11" fmla="*/ 242 h 17"/>
                                <a:gd name="T12" fmla="+- 0 799 791"/>
                                <a:gd name="T13" fmla="*/ T12 w 17"/>
                                <a:gd name="T14" fmla="+- 0 242 242"/>
                                <a:gd name="T15" fmla="*/ 242 h 17"/>
                                <a:gd name="T16" fmla="+- 0 804 791"/>
                                <a:gd name="T17" fmla="*/ T16 w 17"/>
                                <a:gd name="T18" fmla="+- 0 242 242"/>
                                <a:gd name="T19" fmla="*/ 242 h 17"/>
                                <a:gd name="T20" fmla="+- 0 808 791"/>
                                <a:gd name="T21" fmla="*/ T20 w 17"/>
                                <a:gd name="T22" fmla="+- 0 245 242"/>
                                <a:gd name="T23" fmla="*/ 245 h 17"/>
                                <a:gd name="T24" fmla="+- 0 808 791"/>
                                <a:gd name="T25" fmla="*/ T24 w 17"/>
                                <a:gd name="T26" fmla="+- 0 250 242"/>
                                <a:gd name="T27" fmla="*/ 250 h 17"/>
                                <a:gd name="T28" fmla="+- 0 808 791"/>
                                <a:gd name="T29" fmla="*/ T28 w 17"/>
                                <a:gd name="T30" fmla="+- 0 255 242"/>
                                <a:gd name="T31" fmla="*/ 255 h 17"/>
                                <a:gd name="T32" fmla="+- 0 804 791"/>
                                <a:gd name="T33" fmla="*/ T32 w 17"/>
                                <a:gd name="T34" fmla="+- 0 258 242"/>
                                <a:gd name="T35" fmla="*/ 258 h 17"/>
                                <a:gd name="T36" fmla="+- 0 799 791"/>
                                <a:gd name="T37" fmla="*/ T36 w 17"/>
                                <a:gd name="T38" fmla="+- 0 258 242"/>
                                <a:gd name="T39" fmla="*/ 258 h 17"/>
                                <a:gd name="T40" fmla="+- 0 795 791"/>
                                <a:gd name="T41" fmla="*/ T40 w 17"/>
                                <a:gd name="T42" fmla="+- 0 258 242"/>
                                <a:gd name="T43" fmla="*/ 258 h 17"/>
                                <a:gd name="T44" fmla="+- 0 791 791"/>
                                <a:gd name="T45" fmla="*/ T44 w 17"/>
                                <a:gd name="T46" fmla="+- 0 255 242"/>
                                <a:gd name="T47" fmla="*/ 255 h 17"/>
                                <a:gd name="T48" fmla="+- 0 791 791"/>
                                <a:gd name="T49" fmla="*/ T48 w 17"/>
                                <a:gd name="T50" fmla="+- 0 250 242"/>
                                <a:gd name="T51" fmla="*/ 250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0" y="3"/>
                                  </a:lnTo>
                                  <a:lnTo>
                                    <a:pt x="4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7" y="3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17" y="13"/>
                                  </a:lnTo>
                                  <a:lnTo>
                                    <a:pt x="13" y="16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8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6" name="docshape239"/>
                          <wps:cNvSpPr>
                            <a:spLocks/>
                          </wps:cNvSpPr>
                          <wps:spPr bwMode="auto">
                            <a:xfrm>
                              <a:off x="791" y="241"/>
                              <a:ext cx="17" cy="17"/>
                            </a:xfrm>
                            <a:custGeom>
                              <a:avLst/>
                              <a:gdLst>
                                <a:gd name="T0" fmla="+- 0 804 791"/>
                                <a:gd name="T1" fmla="*/ T0 w 17"/>
                                <a:gd name="T2" fmla="+- 0 242 242"/>
                                <a:gd name="T3" fmla="*/ 242 h 17"/>
                                <a:gd name="T4" fmla="+- 0 795 791"/>
                                <a:gd name="T5" fmla="*/ T4 w 17"/>
                                <a:gd name="T6" fmla="+- 0 242 242"/>
                                <a:gd name="T7" fmla="*/ 242 h 17"/>
                                <a:gd name="T8" fmla="+- 0 791 791"/>
                                <a:gd name="T9" fmla="*/ T8 w 17"/>
                                <a:gd name="T10" fmla="+- 0 245 242"/>
                                <a:gd name="T11" fmla="*/ 245 h 17"/>
                                <a:gd name="T12" fmla="+- 0 791 791"/>
                                <a:gd name="T13" fmla="*/ T12 w 17"/>
                                <a:gd name="T14" fmla="+- 0 250 242"/>
                                <a:gd name="T15" fmla="*/ 250 h 17"/>
                                <a:gd name="T16" fmla="+- 0 791 791"/>
                                <a:gd name="T17" fmla="*/ T16 w 17"/>
                                <a:gd name="T18" fmla="+- 0 255 242"/>
                                <a:gd name="T19" fmla="*/ 255 h 17"/>
                                <a:gd name="T20" fmla="+- 0 795 791"/>
                                <a:gd name="T21" fmla="*/ T20 w 17"/>
                                <a:gd name="T22" fmla="+- 0 258 242"/>
                                <a:gd name="T23" fmla="*/ 258 h 17"/>
                                <a:gd name="T24" fmla="+- 0 804 791"/>
                                <a:gd name="T25" fmla="*/ T24 w 17"/>
                                <a:gd name="T26" fmla="+- 0 258 242"/>
                                <a:gd name="T27" fmla="*/ 258 h 17"/>
                                <a:gd name="T28" fmla="+- 0 808 791"/>
                                <a:gd name="T29" fmla="*/ T28 w 17"/>
                                <a:gd name="T30" fmla="+- 0 255 242"/>
                                <a:gd name="T31" fmla="*/ 255 h 17"/>
                                <a:gd name="T32" fmla="+- 0 808 791"/>
                                <a:gd name="T33" fmla="*/ T32 w 17"/>
                                <a:gd name="T34" fmla="+- 0 245 242"/>
                                <a:gd name="T35" fmla="*/ 245 h 17"/>
                                <a:gd name="T36" fmla="+- 0 804 791"/>
                                <a:gd name="T37" fmla="*/ T36 w 17"/>
                                <a:gd name="T38" fmla="+- 0 242 242"/>
                                <a:gd name="T39" fmla="*/ 242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3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13" y="16"/>
                                  </a:lnTo>
                                  <a:lnTo>
                                    <a:pt x="17" y="13"/>
                                  </a:lnTo>
                                  <a:lnTo>
                                    <a:pt x="17" y="3"/>
                                  </a:lnTo>
                                  <a:lnTo>
                                    <a:pt x="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7" name="docshape240"/>
                          <wps:cNvSpPr>
                            <a:spLocks/>
                          </wps:cNvSpPr>
                          <wps:spPr bwMode="auto">
                            <a:xfrm>
                              <a:off x="791" y="241"/>
                              <a:ext cx="17" cy="17"/>
                            </a:xfrm>
                            <a:custGeom>
                              <a:avLst/>
                              <a:gdLst>
                                <a:gd name="T0" fmla="+- 0 791 791"/>
                                <a:gd name="T1" fmla="*/ T0 w 17"/>
                                <a:gd name="T2" fmla="+- 0 250 242"/>
                                <a:gd name="T3" fmla="*/ 250 h 17"/>
                                <a:gd name="T4" fmla="+- 0 791 791"/>
                                <a:gd name="T5" fmla="*/ T4 w 17"/>
                                <a:gd name="T6" fmla="+- 0 245 242"/>
                                <a:gd name="T7" fmla="*/ 245 h 17"/>
                                <a:gd name="T8" fmla="+- 0 795 791"/>
                                <a:gd name="T9" fmla="*/ T8 w 17"/>
                                <a:gd name="T10" fmla="+- 0 242 242"/>
                                <a:gd name="T11" fmla="*/ 242 h 17"/>
                                <a:gd name="T12" fmla="+- 0 799 791"/>
                                <a:gd name="T13" fmla="*/ T12 w 17"/>
                                <a:gd name="T14" fmla="+- 0 242 242"/>
                                <a:gd name="T15" fmla="*/ 242 h 17"/>
                                <a:gd name="T16" fmla="+- 0 804 791"/>
                                <a:gd name="T17" fmla="*/ T16 w 17"/>
                                <a:gd name="T18" fmla="+- 0 242 242"/>
                                <a:gd name="T19" fmla="*/ 242 h 17"/>
                                <a:gd name="T20" fmla="+- 0 808 791"/>
                                <a:gd name="T21" fmla="*/ T20 w 17"/>
                                <a:gd name="T22" fmla="+- 0 245 242"/>
                                <a:gd name="T23" fmla="*/ 245 h 17"/>
                                <a:gd name="T24" fmla="+- 0 808 791"/>
                                <a:gd name="T25" fmla="*/ T24 w 17"/>
                                <a:gd name="T26" fmla="+- 0 250 242"/>
                                <a:gd name="T27" fmla="*/ 250 h 17"/>
                                <a:gd name="T28" fmla="+- 0 808 791"/>
                                <a:gd name="T29" fmla="*/ T28 w 17"/>
                                <a:gd name="T30" fmla="+- 0 255 242"/>
                                <a:gd name="T31" fmla="*/ 255 h 17"/>
                                <a:gd name="T32" fmla="+- 0 804 791"/>
                                <a:gd name="T33" fmla="*/ T32 w 17"/>
                                <a:gd name="T34" fmla="+- 0 258 242"/>
                                <a:gd name="T35" fmla="*/ 258 h 17"/>
                                <a:gd name="T36" fmla="+- 0 799 791"/>
                                <a:gd name="T37" fmla="*/ T36 w 17"/>
                                <a:gd name="T38" fmla="+- 0 258 242"/>
                                <a:gd name="T39" fmla="*/ 258 h 17"/>
                                <a:gd name="T40" fmla="+- 0 795 791"/>
                                <a:gd name="T41" fmla="*/ T40 w 17"/>
                                <a:gd name="T42" fmla="+- 0 258 242"/>
                                <a:gd name="T43" fmla="*/ 258 h 17"/>
                                <a:gd name="T44" fmla="+- 0 791 791"/>
                                <a:gd name="T45" fmla="*/ T44 w 17"/>
                                <a:gd name="T46" fmla="+- 0 255 242"/>
                                <a:gd name="T47" fmla="*/ 255 h 17"/>
                                <a:gd name="T48" fmla="+- 0 791 791"/>
                                <a:gd name="T49" fmla="*/ T48 w 17"/>
                                <a:gd name="T50" fmla="+- 0 250 242"/>
                                <a:gd name="T51" fmla="*/ 250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0" y="3"/>
                                  </a:lnTo>
                                  <a:lnTo>
                                    <a:pt x="4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7" y="3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17" y="13"/>
                                  </a:lnTo>
                                  <a:lnTo>
                                    <a:pt x="13" y="16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8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8" name="docshape241"/>
                          <wps:cNvSpPr>
                            <a:spLocks/>
                          </wps:cNvSpPr>
                          <wps:spPr bwMode="auto">
                            <a:xfrm>
                              <a:off x="656" y="0"/>
                              <a:ext cx="45" cy="210"/>
                            </a:xfrm>
                            <a:custGeom>
                              <a:avLst/>
                              <a:gdLst>
                                <a:gd name="T0" fmla="+- 0 658 657"/>
                                <a:gd name="T1" fmla="*/ T0 w 45"/>
                                <a:gd name="T2" fmla="*/ 0 h 210"/>
                                <a:gd name="T3" fmla="+- 0 657 657"/>
                                <a:gd name="T4" fmla="*/ T3 w 45"/>
                                <a:gd name="T5" fmla="*/ 0 h 210"/>
                                <a:gd name="T6" fmla="+- 0 657 657"/>
                                <a:gd name="T7" fmla="*/ T6 w 45"/>
                                <a:gd name="T8" fmla="*/ 209 h 210"/>
                                <a:gd name="T9" fmla="+- 0 658 657"/>
                                <a:gd name="T10" fmla="*/ T9 w 45"/>
                                <a:gd name="T11" fmla="*/ 209 h 210"/>
                                <a:gd name="T12" fmla="+- 0 663 657"/>
                                <a:gd name="T13" fmla="*/ T12 w 45"/>
                                <a:gd name="T14" fmla="*/ 177 h 210"/>
                                <a:gd name="T15" fmla="+- 0 666 657"/>
                                <a:gd name="T16" fmla="*/ T15 w 45"/>
                                <a:gd name="T17" fmla="*/ 169 h 210"/>
                                <a:gd name="T18" fmla="+- 0 684 657"/>
                                <a:gd name="T19" fmla="*/ T18 w 45"/>
                                <a:gd name="T20" fmla="*/ 139 h 210"/>
                                <a:gd name="T21" fmla="+- 0 692 657"/>
                                <a:gd name="T22" fmla="*/ T21 w 45"/>
                                <a:gd name="T23" fmla="*/ 128 h 210"/>
                                <a:gd name="T24" fmla="+- 0 695 657"/>
                                <a:gd name="T25" fmla="*/ T24 w 45"/>
                                <a:gd name="T26" fmla="*/ 123 h 210"/>
                                <a:gd name="T27" fmla="+- 0 701 657"/>
                                <a:gd name="T28" fmla="*/ T27 w 45"/>
                                <a:gd name="T29" fmla="*/ 95 h 210"/>
                                <a:gd name="T30" fmla="+- 0 699 657"/>
                                <a:gd name="T31" fmla="*/ T30 w 45"/>
                                <a:gd name="T32" fmla="*/ 88 h 210"/>
                                <a:gd name="T33" fmla="+- 0 691 657"/>
                                <a:gd name="T34" fmla="*/ T33 w 45"/>
                                <a:gd name="T35" fmla="*/ 71 h 210"/>
                                <a:gd name="T36" fmla="+- 0 690 657"/>
                                <a:gd name="T37" fmla="*/ T36 w 45"/>
                                <a:gd name="T38" fmla="*/ 65 h 210"/>
                                <a:gd name="T39" fmla="+- 0 684 657"/>
                                <a:gd name="T40" fmla="*/ T39 w 45"/>
                                <a:gd name="T41" fmla="*/ 56 h 210"/>
                                <a:gd name="T42" fmla="+- 0 667 657"/>
                                <a:gd name="T43" fmla="*/ T42 w 45"/>
                                <a:gd name="T44" fmla="*/ 36 h 210"/>
                                <a:gd name="T45" fmla="+- 0 659 657"/>
                                <a:gd name="T46" fmla="*/ T45 w 45"/>
                                <a:gd name="T47" fmla="*/ 16 h 210"/>
                                <a:gd name="T48" fmla="+- 0 658 657"/>
                                <a:gd name="T49" fmla="*/ T48 w 45"/>
                                <a:gd name="T50" fmla="*/ 0 h 210"/>
                              </a:gdLst>
                              <a:ahLst/>
                              <a:cxnLst>
                                <a:cxn ang="0">
                                  <a:pos x="T1" y="T2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7" y="T8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3" y="T14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9" y="T20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5" y="T26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1" y="T32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7" y="T38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3" y="T44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9" y="T50"/>
                                </a:cxn>
                              </a:cxnLst>
                              <a:rect l="0" t="0" r="r" b="b"/>
                              <a:pathLst>
                                <a:path w="45" h="210">
                                  <a:moveTo>
                                    <a:pt x="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09"/>
                                  </a:lnTo>
                                  <a:lnTo>
                                    <a:pt x="1" y="209"/>
                                  </a:lnTo>
                                  <a:lnTo>
                                    <a:pt x="6" y="177"/>
                                  </a:lnTo>
                                  <a:lnTo>
                                    <a:pt x="9" y="169"/>
                                  </a:lnTo>
                                  <a:lnTo>
                                    <a:pt x="27" y="139"/>
                                  </a:lnTo>
                                  <a:lnTo>
                                    <a:pt x="35" y="128"/>
                                  </a:lnTo>
                                  <a:lnTo>
                                    <a:pt x="38" y="123"/>
                                  </a:lnTo>
                                  <a:lnTo>
                                    <a:pt x="44" y="95"/>
                                  </a:lnTo>
                                  <a:lnTo>
                                    <a:pt x="42" y="88"/>
                                  </a:lnTo>
                                  <a:lnTo>
                                    <a:pt x="34" y="71"/>
                                  </a:lnTo>
                                  <a:lnTo>
                                    <a:pt x="33" y="65"/>
                                  </a:lnTo>
                                  <a:lnTo>
                                    <a:pt x="27" y="56"/>
                                  </a:lnTo>
                                  <a:lnTo>
                                    <a:pt x="10" y="36"/>
                                  </a:lnTo>
                                  <a:lnTo>
                                    <a:pt x="2" y="16"/>
                                  </a:lnTo>
                                  <a:lnTo>
                                    <a:pt x="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9" name="Line 2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57" y="179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1253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70" name="Line 21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57" y="130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2927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71" name="docshape242"/>
                          <wps:cNvSpPr>
                            <a:spLocks/>
                          </wps:cNvSpPr>
                          <wps:spPr bwMode="auto">
                            <a:xfrm>
                              <a:off x="648" y="91"/>
                              <a:ext cx="17" cy="17"/>
                            </a:xfrm>
                            <a:custGeom>
                              <a:avLst/>
                              <a:gdLst>
                                <a:gd name="T0" fmla="+- 0 661 649"/>
                                <a:gd name="T1" fmla="*/ T0 w 17"/>
                                <a:gd name="T2" fmla="+- 0 91 91"/>
                                <a:gd name="T3" fmla="*/ 91 h 17"/>
                                <a:gd name="T4" fmla="+- 0 652 649"/>
                                <a:gd name="T5" fmla="*/ T4 w 17"/>
                                <a:gd name="T6" fmla="+- 0 91 91"/>
                                <a:gd name="T7" fmla="*/ 91 h 17"/>
                                <a:gd name="T8" fmla="+- 0 649 649"/>
                                <a:gd name="T9" fmla="*/ T8 w 17"/>
                                <a:gd name="T10" fmla="+- 0 95 91"/>
                                <a:gd name="T11" fmla="*/ 95 h 17"/>
                                <a:gd name="T12" fmla="+- 0 649 649"/>
                                <a:gd name="T13" fmla="*/ T12 w 17"/>
                                <a:gd name="T14" fmla="+- 0 100 91"/>
                                <a:gd name="T15" fmla="*/ 100 h 17"/>
                                <a:gd name="T16" fmla="+- 0 649 649"/>
                                <a:gd name="T17" fmla="*/ T16 w 17"/>
                                <a:gd name="T18" fmla="+- 0 104 91"/>
                                <a:gd name="T19" fmla="*/ 104 h 17"/>
                                <a:gd name="T20" fmla="+- 0 652 649"/>
                                <a:gd name="T21" fmla="*/ T20 w 17"/>
                                <a:gd name="T22" fmla="+- 0 108 91"/>
                                <a:gd name="T23" fmla="*/ 108 h 17"/>
                                <a:gd name="T24" fmla="+- 0 661 649"/>
                                <a:gd name="T25" fmla="*/ T24 w 17"/>
                                <a:gd name="T26" fmla="+- 0 108 91"/>
                                <a:gd name="T27" fmla="*/ 108 h 17"/>
                                <a:gd name="T28" fmla="+- 0 665 649"/>
                                <a:gd name="T29" fmla="*/ T28 w 17"/>
                                <a:gd name="T30" fmla="+- 0 104 91"/>
                                <a:gd name="T31" fmla="*/ 104 h 17"/>
                                <a:gd name="T32" fmla="+- 0 665 649"/>
                                <a:gd name="T33" fmla="*/ T32 w 17"/>
                                <a:gd name="T34" fmla="+- 0 95 91"/>
                                <a:gd name="T35" fmla="*/ 95 h 17"/>
                                <a:gd name="T36" fmla="+- 0 661 649"/>
                                <a:gd name="T37" fmla="*/ T36 w 17"/>
                                <a:gd name="T38" fmla="+- 0 91 91"/>
                                <a:gd name="T39" fmla="*/ 91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2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3" y="17"/>
                                  </a:lnTo>
                                  <a:lnTo>
                                    <a:pt x="12" y="17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2" name="docshape243"/>
                          <wps:cNvSpPr>
                            <a:spLocks/>
                          </wps:cNvSpPr>
                          <wps:spPr bwMode="auto">
                            <a:xfrm>
                              <a:off x="648" y="91"/>
                              <a:ext cx="17" cy="17"/>
                            </a:xfrm>
                            <a:custGeom>
                              <a:avLst/>
                              <a:gdLst>
                                <a:gd name="T0" fmla="+- 0 649 649"/>
                                <a:gd name="T1" fmla="*/ T0 w 17"/>
                                <a:gd name="T2" fmla="+- 0 100 91"/>
                                <a:gd name="T3" fmla="*/ 100 h 17"/>
                                <a:gd name="T4" fmla="+- 0 649 649"/>
                                <a:gd name="T5" fmla="*/ T4 w 17"/>
                                <a:gd name="T6" fmla="+- 0 95 91"/>
                                <a:gd name="T7" fmla="*/ 95 h 17"/>
                                <a:gd name="T8" fmla="+- 0 652 649"/>
                                <a:gd name="T9" fmla="*/ T8 w 17"/>
                                <a:gd name="T10" fmla="+- 0 91 91"/>
                                <a:gd name="T11" fmla="*/ 91 h 17"/>
                                <a:gd name="T12" fmla="+- 0 657 649"/>
                                <a:gd name="T13" fmla="*/ T12 w 17"/>
                                <a:gd name="T14" fmla="+- 0 91 91"/>
                                <a:gd name="T15" fmla="*/ 91 h 17"/>
                                <a:gd name="T16" fmla="+- 0 661 649"/>
                                <a:gd name="T17" fmla="*/ T16 w 17"/>
                                <a:gd name="T18" fmla="+- 0 91 91"/>
                                <a:gd name="T19" fmla="*/ 91 h 17"/>
                                <a:gd name="T20" fmla="+- 0 665 649"/>
                                <a:gd name="T21" fmla="*/ T20 w 17"/>
                                <a:gd name="T22" fmla="+- 0 95 91"/>
                                <a:gd name="T23" fmla="*/ 95 h 17"/>
                                <a:gd name="T24" fmla="+- 0 665 649"/>
                                <a:gd name="T25" fmla="*/ T24 w 17"/>
                                <a:gd name="T26" fmla="+- 0 100 91"/>
                                <a:gd name="T27" fmla="*/ 100 h 17"/>
                                <a:gd name="T28" fmla="+- 0 665 649"/>
                                <a:gd name="T29" fmla="*/ T28 w 17"/>
                                <a:gd name="T30" fmla="+- 0 104 91"/>
                                <a:gd name="T31" fmla="*/ 104 h 17"/>
                                <a:gd name="T32" fmla="+- 0 661 649"/>
                                <a:gd name="T33" fmla="*/ T32 w 17"/>
                                <a:gd name="T34" fmla="+- 0 108 91"/>
                                <a:gd name="T35" fmla="*/ 108 h 17"/>
                                <a:gd name="T36" fmla="+- 0 657 649"/>
                                <a:gd name="T37" fmla="*/ T36 w 17"/>
                                <a:gd name="T38" fmla="+- 0 108 91"/>
                                <a:gd name="T39" fmla="*/ 108 h 17"/>
                                <a:gd name="T40" fmla="+- 0 652 649"/>
                                <a:gd name="T41" fmla="*/ T40 w 17"/>
                                <a:gd name="T42" fmla="+- 0 108 91"/>
                                <a:gd name="T43" fmla="*/ 108 h 17"/>
                                <a:gd name="T44" fmla="+- 0 649 649"/>
                                <a:gd name="T45" fmla="*/ T44 w 17"/>
                                <a:gd name="T46" fmla="+- 0 104 91"/>
                                <a:gd name="T47" fmla="*/ 104 h 17"/>
                                <a:gd name="T48" fmla="+- 0 649 649"/>
                                <a:gd name="T49" fmla="*/ T48 w 17"/>
                                <a:gd name="T50" fmla="+- 0 100 91"/>
                                <a:gd name="T51" fmla="*/ 100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9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3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9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2" y="17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3" y="17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9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3" name="docshape244"/>
                          <wps:cNvSpPr>
                            <a:spLocks/>
                          </wps:cNvSpPr>
                          <wps:spPr bwMode="auto">
                            <a:xfrm>
                              <a:off x="648" y="91"/>
                              <a:ext cx="17" cy="17"/>
                            </a:xfrm>
                            <a:custGeom>
                              <a:avLst/>
                              <a:gdLst>
                                <a:gd name="T0" fmla="+- 0 661 649"/>
                                <a:gd name="T1" fmla="*/ T0 w 17"/>
                                <a:gd name="T2" fmla="+- 0 91 91"/>
                                <a:gd name="T3" fmla="*/ 91 h 17"/>
                                <a:gd name="T4" fmla="+- 0 652 649"/>
                                <a:gd name="T5" fmla="*/ T4 w 17"/>
                                <a:gd name="T6" fmla="+- 0 91 91"/>
                                <a:gd name="T7" fmla="*/ 91 h 17"/>
                                <a:gd name="T8" fmla="+- 0 649 649"/>
                                <a:gd name="T9" fmla="*/ T8 w 17"/>
                                <a:gd name="T10" fmla="+- 0 95 91"/>
                                <a:gd name="T11" fmla="*/ 95 h 17"/>
                                <a:gd name="T12" fmla="+- 0 649 649"/>
                                <a:gd name="T13" fmla="*/ T12 w 17"/>
                                <a:gd name="T14" fmla="+- 0 100 91"/>
                                <a:gd name="T15" fmla="*/ 100 h 17"/>
                                <a:gd name="T16" fmla="+- 0 649 649"/>
                                <a:gd name="T17" fmla="*/ T16 w 17"/>
                                <a:gd name="T18" fmla="+- 0 104 91"/>
                                <a:gd name="T19" fmla="*/ 104 h 17"/>
                                <a:gd name="T20" fmla="+- 0 652 649"/>
                                <a:gd name="T21" fmla="*/ T20 w 17"/>
                                <a:gd name="T22" fmla="+- 0 108 91"/>
                                <a:gd name="T23" fmla="*/ 108 h 17"/>
                                <a:gd name="T24" fmla="+- 0 661 649"/>
                                <a:gd name="T25" fmla="*/ T24 w 17"/>
                                <a:gd name="T26" fmla="+- 0 108 91"/>
                                <a:gd name="T27" fmla="*/ 108 h 17"/>
                                <a:gd name="T28" fmla="+- 0 665 649"/>
                                <a:gd name="T29" fmla="*/ T28 w 17"/>
                                <a:gd name="T30" fmla="+- 0 104 91"/>
                                <a:gd name="T31" fmla="*/ 104 h 17"/>
                                <a:gd name="T32" fmla="+- 0 665 649"/>
                                <a:gd name="T33" fmla="*/ T32 w 17"/>
                                <a:gd name="T34" fmla="+- 0 95 91"/>
                                <a:gd name="T35" fmla="*/ 95 h 17"/>
                                <a:gd name="T36" fmla="+- 0 661 649"/>
                                <a:gd name="T37" fmla="*/ T36 w 17"/>
                                <a:gd name="T38" fmla="+- 0 91 91"/>
                                <a:gd name="T39" fmla="*/ 91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2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3" y="17"/>
                                  </a:lnTo>
                                  <a:lnTo>
                                    <a:pt x="12" y="17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4" name="docshape245"/>
                          <wps:cNvSpPr>
                            <a:spLocks/>
                          </wps:cNvSpPr>
                          <wps:spPr bwMode="auto">
                            <a:xfrm>
                              <a:off x="648" y="91"/>
                              <a:ext cx="17" cy="17"/>
                            </a:xfrm>
                            <a:custGeom>
                              <a:avLst/>
                              <a:gdLst>
                                <a:gd name="T0" fmla="+- 0 649 649"/>
                                <a:gd name="T1" fmla="*/ T0 w 17"/>
                                <a:gd name="T2" fmla="+- 0 100 91"/>
                                <a:gd name="T3" fmla="*/ 100 h 17"/>
                                <a:gd name="T4" fmla="+- 0 649 649"/>
                                <a:gd name="T5" fmla="*/ T4 w 17"/>
                                <a:gd name="T6" fmla="+- 0 95 91"/>
                                <a:gd name="T7" fmla="*/ 95 h 17"/>
                                <a:gd name="T8" fmla="+- 0 652 649"/>
                                <a:gd name="T9" fmla="*/ T8 w 17"/>
                                <a:gd name="T10" fmla="+- 0 91 91"/>
                                <a:gd name="T11" fmla="*/ 91 h 17"/>
                                <a:gd name="T12" fmla="+- 0 657 649"/>
                                <a:gd name="T13" fmla="*/ T12 w 17"/>
                                <a:gd name="T14" fmla="+- 0 91 91"/>
                                <a:gd name="T15" fmla="*/ 91 h 17"/>
                                <a:gd name="T16" fmla="+- 0 661 649"/>
                                <a:gd name="T17" fmla="*/ T16 w 17"/>
                                <a:gd name="T18" fmla="+- 0 91 91"/>
                                <a:gd name="T19" fmla="*/ 91 h 17"/>
                                <a:gd name="T20" fmla="+- 0 665 649"/>
                                <a:gd name="T21" fmla="*/ T20 w 17"/>
                                <a:gd name="T22" fmla="+- 0 95 91"/>
                                <a:gd name="T23" fmla="*/ 95 h 17"/>
                                <a:gd name="T24" fmla="+- 0 665 649"/>
                                <a:gd name="T25" fmla="*/ T24 w 17"/>
                                <a:gd name="T26" fmla="+- 0 100 91"/>
                                <a:gd name="T27" fmla="*/ 100 h 17"/>
                                <a:gd name="T28" fmla="+- 0 665 649"/>
                                <a:gd name="T29" fmla="*/ T28 w 17"/>
                                <a:gd name="T30" fmla="+- 0 104 91"/>
                                <a:gd name="T31" fmla="*/ 104 h 17"/>
                                <a:gd name="T32" fmla="+- 0 661 649"/>
                                <a:gd name="T33" fmla="*/ T32 w 17"/>
                                <a:gd name="T34" fmla="+- 0 108 91"/>
                                <a:gd name="T35" fmla="*/ 108 h 17"/>
                                <a:gd name="T36" fmla="+- 0 657 649"/>
                                <a:gd name="T37" fmla="*/ T36 w 17"/>
                                <a:gd name="T38" fmla="+- 0 108 91"/>
                                <a:gd name="T39" fmla="*/ 108 h 17"/>
                                <a:gd name="T40" fmla="+- 0 652 649"/>
                                <a:gd name="T41" fmla="*/ T40 w 17"/>
                                <a:gd name="T42" fmla="+- 0 108 91"/>
                                <a:gd name="T43" fmla="*/ 108 h 17"/>
                                <a:gd name="T44" fmla="+- 0 649 649"/>
                                <a:gd name="T45" fmla="*/ T44 w 17"/>
                                <a:gd name="T46" fmla="+- 0 104 91"/>
                                <a:gd name="T47" fmla="*/ 104 h 17"/>
                                <a:gd name="T48" fmla="+- 0 649 649"/>
                                <a:gd name="T49" fmla="*/ T48 w 17"/>
                                <a:gd name="T50" fmla="+- 0 100 91"/>
                                <a:gd name="T51" fmla="*/ 100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9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3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9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2" y="17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3" y="17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9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5" name="docshape246"/>
                          <wps:cNvSpPr>
                            <a:spLocks/>
                          </wps:cNvSpPr>
                          <wps:spPr bwMode="auto">
                            <a:xfrm>
                              <a:off x="513" y="67"/>
                              <a:ext cx="38" cy="270"/>
                            </a:xfrm>
                            <a:custGeom>
                              <a:avLst/>
                              <a:gdLst>
                                <a:gd name="T0" fmla="+- 0 515 514"/>
                                <a:gd name="T1" fmla="*/ T0 w 38"/>
                                <a:gd name="T2" fmla="+- 0 67 67"/>
                                <a:gd name="T3" fmla="*/ 67 h 270"/>
                                <a:gd name="T4" fmla="+- 0 514 514"/>
                                <a:gd name="T5" fmla="*/ T4 w 38"/>
                                <a:gd name="T6" fmla="+- 0 67 67"/>
                                <a:gd name="T7" fmla="*/ 67 h 270"/>
                                <a:gd name="T8" fmla="+- 0 514 514"/>
                                <a:gd name="T9" fmla="*/ T8 w 38"/>
                                <a:gd name="T10" fmla="+- 0 337 67"/>
                                <a:gd name="T11" fmla="*/ 337 h 270"/>
                                <a:gd name="T12" fmla="+- 0 514 514"/>
                                <a:gd name="T13" fmla="*/ T12 w 38"/>
                                <a:gd name="T14" fmla="+- 0 337 67"/>
                                <a:gd name="T15" fmla="*/ 337 h 270"/>
                                <a:gd name="T16" fmla="+- 0 520 514"/>
                                <a:gd name="T17" fmla="*/ T16 w 38"/>
                                <a:gd name="T18" fmla="+- 0 288 67"/>
                                <a:gd name="T19" fmla="*/ 288 h 270"/>
                                <a:gd name="T20" fmla="+- 0 548 514"/>
                                <a:gd name="T21" fmla="*/ T20 w 38"/>
                                <a:gd name="T22" fmla="+- 0 215 67"/>
                                <a:gd name="T23" fmla="*/ 215 h 270"/>
                                <a:gd name="T24" fmla="+- 0 552 514"/>
                                <a:gd name="T25" fmla="*/ T24 w 38"/>
                                <a:gd name="T26" fmla="+- 0 183 67"/>
                                <a:gd name="T27" fmla="*/ 183 h 270"/>
                                <a:gd name="T28" fmla="+- 0 550 514"/>
                                <a:gd name="T29" fmla="*/ T28 w 38"/>
                                <a:gd name="T30" fmla="+- 0 177 67"/>
                                <a:gd name="T31" fmla="*/ 177 h 270"/>
                                <a:gd name="T32" fmla="+- 0 536 514"/>
                                <a:gd name="T33" fmla="*/ T32 w 38"/>
                                <a:gd name="T34" fmla="+- 0 151 67"/>
                                <a:gd name="T35" fmla="*/ 151 h 270"/>
                                <a:gd name="T36" fmla="+- 0 532 514"/>
                                <a:gd name="T37" fmla="*/ T36 w 38"/>
                                <a:gd name="T38" fmla="+- 0 146 67"/>
                                <a:gd name="T39" fmla="*/ 146 h 270"/>
                                <a:gd name="T40" fmla="+- 0 518 514"/>
                                <a:gd name="T41" fmla="*/ T40 w 38"/>
                                <a:gd name="T42" fmla="+- 0 104 67"/>
                                <a:gd name="T43" fmla="*/ 104 h 270"/>
                                <a:gd name="T44" fmla="+- 0 515 514"/>
                                <a:gd name="T45" fmla="*/ T44 w 38"/>
                                <a:gd name="T46" fmla="+- 0 67 67"/>
                                <a:gd name="T47" fmla="*/ 67 h 27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38" h="270">
                                  <a:moveTo>
                                    <a:pt x="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70"/>
                                  </a:lnTo>
                                  <a:lnTo>
                                    <a:pt x="6" y="221"/>
                                  </a:lnTo>
                                  <a:lnTo>
                                    <a:pt x="34" y="148"/>
                                  </a:lnTo>
                                  <a:lnTo>
                                    <a:pt x="38" y="116"/>
                                  </a:lnTo>
                                  <a:lnTo>
                                    <a:pt x="36" y="110"/>
                                  </a:lnTo>
                                  <a:lnTo>
                                    <a:pt x="22" y="84"/>
                                  </a:lnTo>
                                  <a:lnTo>
                                    <a:pt x="18" y="79"/>
                                  </a:lnTo>
                                  <a:lnTo>
                                    <a:pt x="4" y="37"/>
                                  </a:lnTo>
                                  <a:lnTo>
                                    <a:pt x="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6" name="Line 2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" y="298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1253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77" name="Line 2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" y="226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2927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78" name="docshape247"/>
                          <wps:cNvSpPr>
                            <a:spLocks/>
                          </wps:cNvSpPr>
                          <wps:spPr bwMode="auto">
                            <a:xfrm>
                              <a:off x="505" y="189"/>
                              <a:ext cx="17" cy="17"/>
                            </a:xfrm>
                            <a:custGeom>
                              <a:avLst/>
                              <a:gdLst>
                                <a:gd name="T0" fmla="+- 0 518 506"/>
                                <a:gd name="T1" fmla="*/ T0 w 17"/>
                                <a:gd name="T2" fmla="+- 0 189 189"/>
                                <a:gd name="T3" fmla="*/ 189 h 17"/>
                                <a:gd name="T4" fmla="+- 0 509 506"/>
                                <a:gd name="T5" fmla="*/ T4 w 17"/>
                                <a:gd name="T6" fmla="+- 0 189 189"/>
                                <a:gd name="T7" fmla="*/ 189 h 17"/>
                                <a:gd name="T8" fmla="+- 0 506 506"/>
                                <a:gd name="T9" fmla="*/ T8 w 17"/>
                                <a:gd name="T10" fmla="+- 0 193 189"/>
                                <a:gd name="T11" fmla="*/ 193 h 17"/>
                                <a:gd name="T12" fmla="+- 0 506 506"/>
                                <a:gd name="T13" fmla="*/ T12 w 17"/>
                                <a:gd name="T14" fmla="+- 0 197 189"/>
                                <a:gd name="T15" fmla="*/ 197 h 17"/>
                                <a:gd name="T16" fmla="+- 0 506 506"/>
                                <a:gd name="T17" fmla="*/ T16 w 17"/>
                                <a:gd name="T18" fmla="+- 0 202 189"/>
                                <a:gd name="T19" fmla="*/ 202 h 17"/>
                                <a:gd name="T20" fmla="+- 0 509 506"/>
                                <a:gd name="T21" fmla="*/ T20 w 17"/>
                                <a:gd name="T22" fmla="+- 0 206 189"/>
                                <a:gd name="T23" fmla="*/ 206 h 17"/>
                                <a:gd name="T24" fmla="+- 0 518 506"/>
                                <a:gd name="T25" fmla="*/ T24 w 17"/>
                                <a:gd name="T26" fmla="+- 0 206 189"/>
                                <a:gd name="T27" fmla="*/ 206 h 17"/>
                                <a:gd name="T28" fmla="+- 0 522 506"/>
                                <a:gd name="T29" fmla="*/ T28 w 17"/>
                                <a:gd name="T30" fmla="+- 0 202 189"/>
                                <a:gd name="T31" fmla="*/ 202 h 17"/>
                                <a:gd name="T32" fmla="+- 0 522 506"/>
                                <a:gd name="T33" fmla="*/ T32 w 17"/>
                                <a:gd name="T34" fmla="+- 0 193 189"/>
                                <a:gd name="T35" fmla="*/ 193 h 17"/>
                                <a:gd name="T36" fmla="+- 0 518 506"/>
                                <a:gd name="T37" fmla="*/ T36 w 17"/>
                                <a:gd name="T38" fmla="+- 0 189 189"/>
                                <a:gd name="T39" fmla="*/ 189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2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3" y="17"/>
                                  </a:lnTo>
                                  <a:lnTo>
                                    <a:pt x="12" y="17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9" name="docshape248"/>
                          <wps:cNvSpPr>
                            <a:spLocks/>
                          </wps:cNvSpPr>
                          <wps:spPr bwMode="auto">
                            <a:xfrm>
                              <a:off x="505" y="189"/>
                              <a:ext cx="17" cy="17"/>
                            </a:xfrm>
                            <a:custGeom>
                              <a:avLst/>
                              <a:gdLst>
                                <a:gd name="T0" fmla="+- 0 506 506"/>
                                <a:gd name="T1" fmla="*/ T0 w 17"/>
                                <a:gd name="T2" fmla="+- 0 197 189"/>
                                <a:gd name="T3" fmla="*/ 197 h 17"/>
                                <a:gd name="T4" fmla="+- 0 506 506"/>
                                <a:gd name="T5" fmla="*/ T4 w 17"/>
                                <a:gd name="T6" fmla="+- 0 193 189"/>
                                <a:gd name="T7" fmla="*/ 193 h 17"/>
                                <a:gd name="T8" fmla="+- 0 509 506"/>
                                <a:gd name="T9" fmla="*/ T8 w 17"/>
                                <a:gd name="T10" fmla="+- 0 189 189"/>
                                <a:gd name="T11" fmla="*/ 189 h 17"/>
                                <a:gd name="T12" fmla="+- 0 514 506"/>
                                <a:gd name="T13" fmla="*/ T12 w 17"/>
                                <a:gd name="T14" fmla="+- 0 189 189"/>
                                <a:gd name="T15" fmla="*/ 189 h 17"/>
                                <a:gd name="T16" fmla="+- 0 518 506"/>
                                <a:gd name="T17" fmla="*/ T16 w 17"/>
                                <a:gd name="T18" fmla="+- 0 189 189"/>
                                <a:gd name="T19" fmla="*/ 189 h 17"/>
                                <a:gd name="T20" fmla="+- 0 522 506"/>
                                <a:gd name="T21" fmla="*/ T20 w 17"/>
                                <a:gd name="T22" fmla="+- 0 193 189"/>
                                <a:gd name="T23" fmla="*/ 193 h 17"/>
                                <a:gd name="T24" fmla="+- 0 522 506"/>
                                <a:gd name="T25" fmla="*/ T24 w 17"/>
                                <a:gd name="T26" fmla="+- 0 197 189"/>
                                <a:gd name="T27" fmla="*/ 197 h 17"/>
                                <a:gd name="T28" fmla="+- 0 522 506"/>
                                <a:gd name="T29" fmla="*/ T28 w 17"/>
                                <a:gd name="T30" fmla="+- 0 202 189"/>
                                <a:gd name="T31" fmla="*/ 202 h 17"/>
                                <a:gd name="T32" fmla="+- 0 518 506"/>
                                <a:gd name="T33" fmla="*/ T32 w 17"/>
                                <a:gd name="T34" fmla="+- 0 206 189"/>
                                <a:gd name="T35" fmla="*/ 206 h 17"/>
                                <a:gd name="T36" fmla="+- 0 514 506"/>
                                <a:gd name="T37" fmla="*/ T36 w 17"/>
                                <a:gd name="T38" fmla="+- 0 206 189"/>
                                <a:gd name="T39" fmla="*/ 206 h 17"/>
                                <a:gd name="T40" fmla="+- 0 509 506"/>
                                <a:gd name="T41" fmla="*/ T40 w 17"/>
                                <a:gd name="T42" fmla="+- 0 206 189"/>
                                <a:gd name="T43" fmla="*/ 206 h 17"/>
                                <a:gd name="T44" fmla="+- 0 506 506"/>
                                <a:gd name="T45" fmla="*/ T44 w 17"/>
                                <a:gd name="T46" fmla="+- 0 202 189"/>
                                <a:gd name="T47" fmla="*/ 202 h 17"/>
                                <a:gd name="T48" fmla="+- 0 506 506"/>
                                <a:gd name="T49" fmla="*/ T48 w 17"/>
                                <a:gd name="T50" fmla="+- 0 197 189"/>
                                <a:gd name="T51" fmla="*/ 197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3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2" y="17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3" y="17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8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0" name="docshape249"/>
                          <wps:cNvSpPr>
                            <a:spLocks/>
                          </wps:cNvSpPr>
                          <wps:spPr bwMode="auto">
                            <a:xfrm>
                              <a:off x="505" y="189"/>
                              <a:ext cx="17" cy="17"/>
                            </a:xfrm>
                            <a:custGeom>
                              <a:avLst/>
                              <a:gdLst>
                                <a:gd name="T0" fmla="+- 0 518 506"/>
                                <a:gd name="T1" fmla="*/ T0 w 17"/>
                                <a:gd name="T2" fmla="+- 0 189 189"/>
                                <a:gd name="T3" fmla="*/ 189 h 17"/>
                                <a:gd name="T4" fmla="+- 0 509 506"/>
                                <a:gd name="T5" fmla="*/ T4 w 17"/>
                                <a:gd name="T6" fmla="+- 0 189 189"/>
                                <a:gd name="T7" fmla="*/ 189 h 17"/>
                                <a:gd name="T8" fmla="+- 0 506 506"/>
                                <a:gd name="T9" fmla="*/ T8 w 17"/>
                                <a:gd name="T10" fmla="+- 0 193 189"/>
                                <a:gd name="T11" fmla="*/ 193 h 17"/>
                                <a:gd name="T12" fmla="+- 0 506 506"/>
                                <a:gd name="T13" fmla="*/ T12 w 17"/>
                                <a:gd name="T14" fmla="+- 0 197 189"/>
                                <a:gd name="T15" fmla="*/ 197 h 17"/>
                                <a:gd name="T16" fmla="+- 0 506 506"/>
                                <a:gd name="T17" fmla="*/ T16 w 17"/>
                                <a:gd name="T18" fmla="+- 0 202 189"/>
                                <a:gd name="T19" fmla="*/ 202 h 17"/>
                                <a:gd name="T20" fmla="+- 0 509 506"/>
                                <a:gd name="T21" fmla="*/ T20 w 17"/>
                                <a:gd name="T22" fmla="+- 0 206 189"/>
                                <a:gd name="T23" fmla="*/ 206 h 17"/>
                                <a:gd name="T24" fmla="+- 0 518 506"/>
                                <a:gd name="T25" fmla="*/ T24 w 17"/>
                                <a:gd name="T26" fmla="+- 0 206 189"/>
                                <a:gd name="T27" fmla="*/ 206 h 17"/>
                                <a:gd name="T28" fmla="+- 0 522 506"/>
                                <a:gd name="T29" fmla="*/ T28 w 17"/>
                                <a:gd name="T30" fmla="+- 0 202 189"/>
                                <a:gd name="T31" fmla="*/ 202 h 17"/>
                                <a:gd name="T32" fmla="+- 0 522 506"/>
                                <a:gd name="T33" fmla="*/ T32 w 17"/>
                                <a:gd name="T34" fmla="+- 0 193 189"/>
                                <a:gd name="T35" fmla="*/ 193 h 17"/>
                                <a:gd name="T36" fmla="+- 0 518 506"/>
                                <a:gd name="T37" fmla="*/ T36 w 17"/>
                                <a:gd name="T38" fmla="+- 0 189 189"/>
                                <a:gd name="T39" fmla="*/ 189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2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3" y="17"/>
                                  </a:lnTo>
                                  <a:lnTo>
                                    <a:pt x="12" y="17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1" name="docshape250"/>
                          <wps:cNvSpPr>
                            <a:spLocks/>
                          </wps:cNvSpPr>
                          <wps:spPr bwMode="auto">
                            <a:xfrm>
                              <a:off x="505" y="189"/>
                              <a:ext cx="17" cy="17"/>
                            </a:xfrm>
                            <a:custGeom>
                              <a:avLst/>
                              <a:gdLst>
                                <a:gd name="T0" fmla="+- 0 506 506"/>
                                <a:gd name="T1" fmla="*/ T0 w 17"/>
                                <a:gd name="T2" fmla="+- 0 197 189"/>
                                <a:gd name="T3" fmla="*/ 197 h 17"/>
                                <a:gd name="T4" fmla="+- 0 506 506"/>
                                <a:gd name="T5" fmla="*/ T4 w 17"/>
                                <a:gd name="T6" fmla="+- 0 193 189"/>
                                <a:gd name="T7" fmla="*/ 193 h 17"/>
                                <a:gd name="T8" fmla="+- 0 509 506"/>
                                <a:gd name="T9" fmla="*/ T8 w 17"/>
                                <a:gd name="T10" fmla="+- 0 189 189"/>
                                <a:gd name="T11" fmla="*/ 189 h 17"/>
                                <a:gd name="T12" fmla="+- 0 514 506"/>
                                <a:gd name="T13" fmla="*/ T12 w 17"/>
                                <a:gd name="T14" fmla="+- 0 189 189"/>
                                <a:gd name="T15" fmla="*/ 189 h 17"/>
                                <a:gd name="T16" fmla="+- 0 518 506"/>
                                <a:gd name="T17" fmla="*/ T16 w 17"/>
                                <a:gd name="T18" fmla="+- 0 189 189"/>
                                <a:gd name="T19" fmla="*/ 189 h 17"/>
                                <a:gd name="T20" fmla="+- 0 522 506"/>
                                <a:gd name="T21" fmla="*/ T20 w 17"/>
                                <a:gd name="T22" fmla="+- 0 193 189"/>
                                <a:gd name="T23" fmla="*/ 193 h 17"/>
                                <a:gd name="T24" fmla="+- 0 522 506"/>
                                <a:gd name="T25" fmla="*/ T24 w 17"/>
                                <a:gd name="T26" fmla="+- 0 197 189"/>
                                <a:gd name="T27" fmla="*/ 197 h 17"/>
                                <a:gd name="T28" fmla="+- 0 522 506"/>
                                <a:gd name="T29" fmla="*/ T28 w 17"/>
                                <a:gd name="T30" fmla="+- 0 202 189"/>
                                <a:gd name="T31" fmla="*/ 202 h 17"/>
                                <a:gd name="T32" fmla="+- 0 518 506"/>
                                <a:gd name="T33" fmla="*/ T32 w 17"/>
                                <a:gd name="T34" fmla="+- 0 206 189"/>
                                <a:gd name="T35" fmla="*/ 206 h 17"/>
                                <a:gd name="T36" fmla="+- 0 514 506"/>
                                <a:gd name="T37" fmla="*/ T36 w 17"/>
                                <a:gd name="T38" fmla="+- 0 206 189"/>
                                <a:gd name="T39" fmla="*/ 206 h 17"/>
                                <a:gd name="T40" fmla="+- 0 509 506"/>
                                <a:gd name="T41" fmla="*/ T40 w 17"/>
                                <a:gd name="T42" fmla="+- 0 206 189"/>
                                <a:gd name="T43" fmla="*/ 206 h 17"/>
                                <a:gd name="T44" fmla="+- 0 506 506"/>
                                <a:gd name="T45" fmla="*/ T44 w 17"/>
                                <a:gd name="T46" fmla="+- 0 202 189"/>
                                <a:gd name="T47" fmla="*/ 202 h 17"/>
                                <a:gd name="T48" fmla="+- 0 506 506"/>
                                <a:gd name="T49" fmla="*/ T48 w 17"/>
                                <a:gd name="T50" fmla="+- 0 197 189"/>
                                <a:gd name="T51" fmla="*/ 197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3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2" y="17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3" y="17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8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2" name="Line 20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168"/>
                              <a:ext cx="942" cy="0"/>
                            </a:xfrm>
                            <a:prstGeom prst="line">
                              <a:avLst/>
                            </a:pr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47377AE6" id="docshapegroup235" o:spid="_x0000_s1026" style="width:47.15pt;height:18.25pt;mso-position-horizontal-relative:char;mso-position-vertical-relative:line" coordsize="943,3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">
                  <v:shape id="docshape236" o:spid="_x0000_s1027" style="position:absolute;left:799;top:97;width:34;height:268;visibility:visible;mso-wrap-style:square;v-text-anchor:top" coordsize="34,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" path="m1,l,,,268r3,l10,231,31,181r3,-29l31,125,12,80,6,55,3,44,1,xe" fillcolor="black" stroked="f">
                    <v:fill opacity="32896f"/>
                    <v:path arrowok="t" o:connecttype="custom" o:connectlocs="1,97;0,97;0,365;3,365;10,328;31,278;34,249;31,222;12,177;6,152;3,141;1,97" o:connectangles="0,0,0,0,0,0,0,0,0,0,0,0"/>
                  </v:shape>
                  <v:line id="Line 225" o:spid="_x0000_s1028" style="position:absolute;visibility:visible;mso-wrap-style:square" from="799,352" to="799,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" strokeweight=".34811mm"/>
                  <v:line id="Line 224" o:spid="_x0000_s1029" style="position:absolute;visibility:visible;mso-wrap-style:square" from="799,289" to="799,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" strokeweight=".81319mm"/>
                  <v:shape id="docshape237" o:spid="_x0000_s1030" style="position:absolute;left:791;top:241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" path="m13,l4,,,3,,8r,5l4,16r9,l17,13,17,3,13,xe" fillcolor="black" stroked="f">
                    <v:fill opacity="32896f"/>
                    <v:path arrowok="t" o:connecttype="custom" o:connectlocs="13,242;4,242;0,245;0,250;0,255;4,258;13,258;17,255;17,245;13,242" o:connectangles="0,0,0,0,0,0,0,0,0,0"/>
                  </v:shape>
                  <v:shape id="docshape238" o:spid="_x0000_s1031" style="position:absolute;left:791;top:241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" path="m,8l,3,4,,8,r5,l17,3r,5l17,13r-4,3l8,16r-4,l,13,,8e" filled="f" strokeweight=".28828mm">
                    <v:path arrowok="t" o:connecttype="custom" o:connectlocs="0,250;0,245;4,242;8,242;13,242;17,245;17,250;17,255;13,258;8,258;4,258;0,255;0,250" o:connectangles="0,0,0,0,0,0,0,0,0,0,0,0,0"/>
                  </v:shape>
                  <v:shape id="docshape239" o:spid="_x0000_s1032" style="position:absolute;left:791;top:241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" path="m13,l4,,,3,,8r,5l4,16r9,l17,13,17,3,13,xe" fillcolor="black" stroked="f">
                    <v:fill opacity="32896f"/>
                    <v:path arrowok="t" o:connecttype="custom" o:connectlocs="13,242;4,242;0,245;0,250;0,255;4,258;13,258;17,255;17,245;13,242" o:connectangles="0,0,0,0,0,0,0,0,0,0"/>
                  </v:shape>
                  <v:shape id="docshape240" o:spid="_x0000_s1033" style="position:absolute;left:791;top:241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" path="m,8l,3,4,,8,r5,l17,3r,5l17,13r-4,3l8,16r-4,l,13,,8e" filled="f" strokeweight=".28828mm">
                    <v:path arrowok="t" o:connecttype="custom" o:connectlocs="0,250;0,245;4,242;8,242;13,242;17,245;17,250;17,255;13,258;8,258;4,258;0,255;0,250" o:connectangles="0,0,0,0,0,0,0,0,0,0,0,0,0"/>
                  </v:shape>
                  <v:shape id="docshape241" o:spid="_x0000_s1034" style="position:absolute;left:656;width:45;height:210;visibility:visible;mso-wrap-style:square;v-text-anchor:top" coordsize="45,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" path="m1,l,,,209r1,l6,177r3,-8l27,139r8,-11l38,123,44,95,42,88,34,71,33,65,27,56,10,36,2,16,1,xe" fillcolor="black" stroked="f">
                    <v:fill opacity="32896f"/>
                    <v:path arrowok="t" o:connecttype="custom" o:connectlocs="1,0;0,0;0,209;1,209;6,177;9,169;27,139;35,128;38,123;44,95;42,88;34,71;33,65;27,56;10,36;2,16;1,0" o:connectangles="0,0,0,0,0,0,0,0,0,0,0,0,0,0,0,0,0"/>
                  </v:shape>
                  <v:line id="Line 218" o:spid="_x0000_s1035" style="position:absolute;visibility:visible;mso-wrap-style:square" from="657,179" to="657,1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" strokeweight=".34811mm"/>
                  <v:line id="Line 217" o:spid="_x0000_s1036" style="position:absolute;visibility:visible;mso-wrap-style:square" from="657,130" to="657,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" strokeweight=".81319mm"/>
                  <v:shape id="docshape242" o:spid="_x0000_s1037" style="position:absolute;left:648;top:91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" path="m12,l3,,,4,,9r,4l3,17r9,l16,13r,-9l12,xe" fillcolor="black" stroked="f">
                    <v:fill opacity="32896f"/>
                    <v:path arrowok="t" o:connecttype="custom" o:connectlocs="12,91;3,91;0,95;0,100;0,104;3,108;12,108;16,104;16,95;12,91" o:connectangles="0,0,0,0,0,0,0,0,0,0"/>
                  </v:shape>
                  <v:shape id="docshape243" o:spid="_x0000_s1038" style="position:absolute;left:648;top:91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" path="m,9l,4,3,,8,r4,l16,4r,5l16,13r-4,4l8,17r-5,l,13,,9e" filled="f" strokeweight=".28828mm">
                    <v:path arrowok="t" o:connecttype="custom" o:connectlocs="0,100;0,95;3,91;8,91;12,91;16,95;16,100;16,104;12,108;8,108;3,108;0,104;0,100" o:connectangles="0,0,0,0,0,0,0,0,0,0,0,0,0"/>
                  </v:shape>
                  <v:shape id="docshape244" o:spid="_x0000_s1039" style="position:absolute;left:648;top:91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" path="m12,l3,,,4,,9r,4l3,17r9,l16,13r,-9l12,xe" fillcolor="black" stroked="f">
                    <v:fill opacity="32896f"/>
                    <v:path arrowok="t" o:connecttype="custom" o:connectlocs="12,91;3,91;0,95;0,100;0,104;3,108;12,108;16,104;16,95;12,91" o:connectangles="0,0,0,0,0,0,0,0,0,0"/>
                  </v:shape>
                  <v:shape id="docshape245" o:spid="_x0000_s1040" style="position:absolute;left:648;top:91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" path="m,9l,4,3,,8,r4,l16,4r,5l16,13r-4,4l8,17r-5,l,13,,9e" filled="f" strokeweight=".28828mm">
                    <v:path arrowok="t" o:connecttype="custom" o:connectlocs="0,100;0,95;3,91;8,91;12,91;16,95;16,100;16,104;12,108;8,108;3,108;0,104;0,100" o:connectangles="0,0,0,0,0,0,0,0,0,0,0,0,0"/>
                  </v:shape>
                  <v:shape id="docshape246" o:spid="_x0000_s1041" style="position:absolute;left:513;top:67;width:38;height:270;visibility:visible;mso-wrap-style:square;v-text-anchor:top" coordsize="38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" path="m1,l,,,270,6,221,34,148r4,-32l36,110,22,84,18,79,4,37,1,xe" fillcolor="black" stroked="f">
                    <v:fill opacity="32896f"/>
                    <v:path arrowok="t" o:connecttype="custom" o:connectlocs="1,67;0,67;0,337;0,337;6,288;34,215;38,183;36,177;22,151;18,146;4,104;1,67" o:connectangles="0,0,0,0,0,0,0,0,0,0,0,0"/>
                  </v:shape>
                  <v:line id="Line 211" o:spid="_x0000_s1042" style="position:absolute;visibility:visible;mso-wrap-style:square" from="514,298" to="514,2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" strokeweight=".34811mm"/>
                  <v:line id="Line 210" o:spid="_x0000_s1043" style="position:absolute;visibility:visible;mso-wrap-style:square" from="514,226" to="514,2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" strokeweight=".81319mm"/>
                  <v:shape id="docshape247" o:spid="_x0000_s1044" style="position:absolute;left:505;top:18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" path="m12,l3,,,4,,8r,5l3,17r9,l16,13r,-9l12,xe" fillcolor="black" stroked="f">
                    <v:fill opacity="32896f"/>
                    <v:path arrowok="t" o:connecttype="custom" o:connectlocs="12,189;3,189;0,193;0,197;0,202;3,206;12,206;16,202;16,193;12,189" o:connectangles="0,0,0,0,0,0,0,0,0,0"/>
                  </v:shape>
                  <v:shape id="docshape248" o:spid="_x0000_s1045" style="position:absolute;left:505;top:18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" path="m,8l,4,3,,8,r4,l16,4r,4l16,13r-4,4l8,17r-5,l,13,,8e" filled="f" strokeweight=".28828mm">
                    <v:path arrowok="t" o:connecttype="custom" o:connectlocs="0,197;0,193;3,189;8,189;12,189;16,193;16,197;16,202;12,206;8,206;3,206;0,202;0,197" o:connectangles="0,0,0,0,0,0,0,0,0,0,0,0,0"/>
                  </v:shape>
                  <v:shape id="docshape249" o:spid="_x0000_s1046" style="position:absolute;left:505;top:18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" path="m12,l3,,,4,,8r,5l3,17r9,l16,13r,-9l12,xe" fillcolor="black" stroked="f">
                    <v:fill opacity="32896f"/>
                    <v:path arrowok="t" o:connecttype="custom" o:connectlocs="12,189;3,189;0,193;0,197;0,202;3,206;12,206;16,202;16,193;12,189" o:connectangles="0,0,0,0,0,0,0,0,0,0"/>
                  </v:shape>
                  <v:shape id="docshape250" o:spid="_x0000_s1047" style="position:absolute;left:505;top:18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" path="m,8l,4,3,,8,r4,l16,4r,4l16,13r-4,4l8,17r-5,l,13,,8e" filled="f" strokeweight=".28828mm">
                    <v:path arrowok="t" o:connecttype="custom" o:connectlocs="0,197;0,193;3,189;8,189;12,189;16,193;16,197;16,202;12,206;8,206;3,206;0,202;0,197" o:connectangles="0,0,0,0,0,0,0,0,0,0,0,0,0"/>
                  </v:shape>
                  <v:line id="Line 205" o:spid="_x0000_s1048" style="position:absolute;visibility:visible;mso-wrap-style:square" from="0,168" to="942,1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" strokeweight=".291mm">
                    <v:stroke dashstyle="dash"/>
                  </v:line>
                  <w10:anchorlock/>
                </v:group>
              </w:pict>
            </mc:Fallback>
          </mc:AlternateContent>
        </w:r>
        <w:r w:rsidR="001644E6">
          <w:rPr>
            <w:rFonts w:ascii="Times New Roman"/>
            <w:spacing w:val="-3"/>
            <w:position w:val="1"/>
            <w:sz w:val="20"/>
          </w:rPr>
          <w:delText xml:space="preserve"> </w:delText>
        </w:r>
        <w:r>
          <w:rPr>
            <w:rFonts w:ascii="Times New Roman"/>
            <w:noProof/>
            <w:spacing w:val="-3"/>
            <w:position w:val="7"/>
            <w:sz w:val="20"/>
            <w:lang w:val="en-GB" w:eastAsia="en-GB"/>
          </w:rPr>
          <mc:AlternateContent>
            <mc:Choice Requires="wpg">
              <w:drawing>
                <wp:inline distT="0" distB="0" distL="0" distR="0" wp14:anchorId="18F73118" wp14:editId="5E23252E">
                  <wp:extent cx="598805" cy="213360"/>
                  <wp:effectExtent l="5715" t="7620" r="5080" b="7620"/>
                  <wp:docPr id="883" name="docshapegroup25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98805" cy="213360"/>
                            <a:chOff x="0" y="0"/>
                            <a:chExt cx="943" cy="336"/>
                          </a:xfrm>
                        </wpg:grpSpPr>
                        <wps:wsp>
                          <wps:cNvPr id="884" name="docshape252"/>
                          <wps:cNvSpPr>
                            <a:spLocks/>
                          </wps:cNvSpPr>
                          <wps:spPr bwMode="auto">
                            <a:xfrm>
                              <a:off x="799" y="66"/>
                              <a:ext cx="41" cy="270"/>
                            </a:xfrm>
                            <a:custGeom>
                              <a:avLst/>
                              <a:gdLst>
                                <a:gd name="T0" fmla="+- 0 800 799"/>
                                <a:gd name="T1" fmla="*/ T0 w 41"/>
                                <a:gd name="T2" fmla="+- 0 66 66"/>
                                <a:gd name="T3" fmla="*/ 66 h 270"/>
                                <a:gd name="T4" fmla="+- 0 799 799"/>
                                <a:gd name="T5" fmla="*/ T4 w 41"/>
                                <a:gd name="T6" fmla="+- 0 66 66"/>
                                <a:gd name="T7" fmla="*/ 66 h 270"/>
                                <a:gd name="T8" fmla="+- 0 799 799"/>
                                <a:gd name="T9" fmla="*/ T8 w 41"/>
                                <a:gd name="T10" fmla="+- 0 335 66"/>
                                <a:gd name="T11" fmla="*/ 335 h 270"/>
                                <a:gd name="T12" fmla="+- 0 800 799"/>
                                <a:gd name="T13" fmla="*/ T12 w 41"/>
                                <a:gd name="T14" fmla="+- 0 335 66"/>
                                <a:gd name="T15" fmla="*/ 335 h 270"/>
                                <a:gd name="T16" fmla="+- 0 811 799"/>
                                <a:gd name="T17" fmla="*/ T16 w 41"/>
                                <a:gd name="T18" fmla="+- 0 255 66"/>
                                <a:gd name="T19" fmla="*/ 255 h 270"/>
                                <a:gd name="T20" fmla="+- 0 840 799"/>
                                <a:gd name="T21" fmla="*/ T20 w 41"/>
                                <a:gd name="T22" fmla="+- 0 187 66"/>
                                <a:gd name="T23" fmla="*/ 187 h 270"/>
                                <a:gd name="T24" fmla="+- 0 840 799"/>
                                <a:gd name="T25" fmla="*/ T24 w 41"/>
                                <a:gd name="T26" fmla="+- 0 179 66"/>
                                <a:gd name="T27" fmla="*/ 179 h 270"/>
                                <a:gd name="T28" fmla="+- 0 838 799"/>
                                <a:gd name="T29" fmla="*/ T28 w 41"/>
                                <a:gd name="T30" fmla="+- 0 167 66"/>
                                <a:gd name="T31" fmla="*/ 167 h 270"/>
                                <a:gd name="T32" fmla="+- 0 829 799"/>
                                <a:gd name="T33" fmla="*/ T32 w 41"/>
                                <a:gd name="T34" fmla="+- 0 148 66"/>
                                <a:gd name="T35" fmla="*/ 148 h 270"/>
                                <a:gd name="T36" fmla="+- 0 811 799"/>
                                <a:gd name="T37" fmla="*/ T36 w 41"/>
                                <a:gd name="T38" fmla="+- 0 119 66"/>
                                <a:gd name="T39" fmla="*/ 119 h 270"/>
                                <a:gd name="T40" fmla="+- 0 804 799"/>
                                <a:gd name="T41" fmla="*/ T40 w 41"/>
                                <a:gd name="T42" fmla="+- 0 99 66"/>
                                <a:gd name="T43" fmla="*/ 99 h 270"/>
                                <a:gd name="T44" fmla="+- 0 800 799"/>
                                <a:gd name="T45" fmla="*/ T44 w 41"/>
                                <a:gd name="T46" fmla="+- 0 66 66"/>
                                <a:gd name="T47" fmla="*/ 66 h 27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41" h="270">
                                  <a:moveTo>
                                    <a:pt x="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69"/>
                                  </a:lnTo>
                                  <a:lnTo>
                                    <a:pt x="1" y="269"/>
                                  </a:lnTo>
                                  <a:lnTo>
                                    <a:pt x="12" y="189"/>
                                  </a:lnTo>
                                  <a:lnTo>
                                    <a:pt x="41" y="121"/>
                                  </a:lnTo>
                                  <a:lnTo>
                                    <a:pt x="41" y="113"/>
                                  </a:lnTo>
                                  <a:lnTo>
                                    <a:pt x="39" y="101"/>
                                  </a:lnTo>
                                  <a:lnTo>
                                    <a:pt x="30" y="82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5" y="33"/>
                                  </a:lnTo>
                                  <a:lnTo>
                                    <a:pt x="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5" name="Line 20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99" y="279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1253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86" name="docshape253"/>
                          <wps:cNvSpPr>
                            <a:spLocks/>
                          </wps:cNvSpPr>
                          <wps:spPr bwMode="auto">
                            <a:xfrm>
                              <a:off x="656" y="0"/>
                              <a:ext cx="54" cy="189"/>
                            </a:xfrm>
                            <a:custGeom>
                              <a:avLst/>
                              <a:gdLst>
                                <a:gd name="T0" fmla="+- 0 659 657"/>
                                <a:gd name="T1" fmla="*/ T0 w 54"/>
                                <a:gd name="T2" fmla="*/ 0 h 189"/>
                                <a:gd name="T3" fmla="+- 0 657 657"/>
                                <a:gd name="T4" fmla="*/ T3 w 54"/>
                                <a:gd name="T5" fmla="*/ 0 h 189"/>
                                <a:gd name="T6" fmla="+- 0 657 657"/>
                                <a:gd name="T7" fmla="*/ T6 w 54"/>
                                <a:gd name="T8" fmla="*/ 188 h 189"/>
                                <a:gd name="T9" fmla="+- 0 657 657"/>
                                <a:gd name="T10" fmla="*/ T9 w 54"/>
                                <a:gd name="T11" fmla="*/ 188 h 189"/>
                                <a:gd name="T12" fmla="+- 0 664 657"/>
                                <a:gd name="T13" fmla="*/ T12 w 54"/>
                                <a:gd name="T14" fmla="*/ 143 h 189"/>
                                <a:gd name="T15" fmla="+- 0 688 657"/>
                                <a:gd name="T16" fmla="*/ T15 w 54"/>
                                <a:gd name="T17" fmla="*/ 108 h 189"/>
                                <a:gd name="T18" fmla="+- 0 698 657"/>
                                <a:gd name="T19" fmla="*/ T18 w 54"/>
                                <a:gd name="T20" fmla="*/ 99 h 189"/>
                                <a:gd name="T21" fmla="+- 0 702 657"/>
                                <a:gd name="T22" fmla="*/ T21 w 54"/>
                                <a:gd name="T23" fmla="*/ 96 h 189"/>
                                <a:gd name="T24" fmla="+- 0 706 657"/>
                                <a:gd name="T25" fmla="*/ T24 w 54"/>
                                <a:gd name="T26" fmla="*/ 93 h 189"/>
                                <a:gd name="T27" fmla="+- 0 709 657"/>
                                <a:gd name="T28" fmla="*/ T27 w 54"/>
                                <a:gd name="T29" fmla="*/ 85 h 189"/>
                                <a:gd name="T30" fmla="+- 0 710 657"/>
                                <a:gd name="T31" fmla="*/ T30 w 54"/>
                                <a:gd name="T32" fmla="*/ 73 h 189"/>
                                <a:gd name="T33" fmla="+- 0 708 657"/>
                                <a:gd name="T34" fmla="*/ T33 w 54"/>
                                <a:gd name="T35" fmla="*/ 62 h 189"/>
                                <a:gd name="T36" fmla="+- 0 701 657"/>
                                <a:gd name="T37" fmla="*/ T36 w 54"/>
                                <a:gd name="T38" fmla="*/ 55 h 189"/>
                                <a:gd name="T39" fmla="+- 0 686 657"/>
                                <a:gd name="T40" fmla="*/ T39 w 54"/>
                                <a:gd name="T41" fmla="*/ 44 h 189"/>
                                <a:gd name="T42" fmla="+- 0 679 657"/>
                                <a:gd name="T43" fmla="*/ T42 w 54"/>
                                <a:gd name="T44" fmla="*/ 36 h 189"/>
                                <a:gd name="T45" fmla="+- 0 668 657"/>
                                <a:gd name="T46" fmla="*/ T45 w 54"/>
                                <a:gd name="T47" fmla="*/ 23 h 189"/>
                                <a:gd name="T48" fmla="+- 0 662 657"/>
                                <a:gd name="T49" fmla="*/ T48 w 54"/>
                                <a:gd name="T50" fmla="*/ 9 h 189"/>
                                <a:gd name="T51" fmla="+- 0 659 657"/>
                                <a:gd name="T52" fmla="*/ T51 w 54"/>
                                <a:gd name="T53" fmla="*/ 0 h 189"/>
                              </a:gdLst>
                              <a:ahLst/>
                              <a:cxnLst>
                                <a:cxn ang="0">
                                  <a:pos x="T1" y="T2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7" y="T8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3" y="T14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9" y="T20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5" y="T26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1" y="T32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7" y="T38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3" y="T44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9" y="T50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54" h="189">
                                  <a:moveTo>
                                    <a:pt x="2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88"/>
                                  </a:lnTo>
                                  <a:lnTo>
                                    <a:pt x="7" y="143"/>
                                  </a:lnTo>
                                  <a:lnTo>
                                    <a:pt x="31" y="108"/>
                                  </a:lnTo>
                                  <a:lnTo>
                                    <a:pt x="41" y="99"/>
                                  </a:lnTo>
                                  <a:lnTo>
                                    <a:pt x="45" y="96"/>
                                  </a:lnTo>
                                  <a:lnTo>
                                    <a:pt x="49" y="93"/>
                                  </a:lnTo>
                                  <a:lnTo>
                                    <a:pt x="52" y="85"/>
                                  </a:lnTo>
                                  <a:lnTo>
                                    <a:pt x="53" y="73"/>
                                  </a:lnTo>
                                  <a:lnTo>
                                    <a:pt x="51" y="62"/>
                                  </a:lnTo>
                                  <a:lnTo>
                                    <a:pt x="44" y="55"/>
                                  </a:lnTo>
                                  <a:lnTo>
                                    <a:pt x="29" y="44"/>
                                  </a:lnTo>
                                  <a:lnTo>
                                    <a:pt x="22" y="36"/>
                                  </a:lnTo>
                                  <a:lnTo>
                                    <a:pt x="11" y="23"/>
                                  </a:lnTo>
                                  <a:lnTo>
                                    <a:pt x="5" y="9"/>
                                  </a:lnTo>
                                  <a:lnTo>
                                    <a:pt x="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64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7" name="Line 2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57" y="140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1253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88" name="docshape254"/>
                          <wps:cNvSpPr>
                            <a:spLocks/>
                          </wps:cNvSpPr>
                          <wps:spPr bwMode="auto">
                            <a:xfrm>
                              <a:off x="656" y="54"/>
                              <a:ext cx="143" cy="153"/>
                            </a:xfrm>
                            <a:custGeom>
                              <a:avLst/>
                              <a:gdLst>
                                <a:gd name="T0" fmla="+- 0 799 657"/>
                                <a:gd name="T1" fmla="*/ T0 w 143"/>
                                <a:gd name="T2" fmla="+- 0 207 54"/>
                                <a:gd name="T3" fmla="*/ 207 h 153"/>
                                <a:gd name="T4" fmla="+- 0 799 657"/>
                                <a:gd name="T5" fmla="*/ T4 w 143"/>
                                <a:gd name="T6" fmla="+- 0 148 54"/>
                                <a:gd name="T7" fmla="*/ 148 h 153"/>
                                <a:gd name="T8" fmla="+- 0 657 657"/>
                                <a:gd name="T9" fmla="*/ T8 w 143"/>
                                <a:gd name="T10" fmla="+- 0 97 54"/>
                                <a:gd name="T11" fmla="*/ 97 h 153"/>
                                <a:gd name="T12" fmla="+- 0 657 657"/>
                                <a:gd name="T13" fmla="*/ T12 w 143"/>
                                <a:gd name="T14" fmla="+- 0 54 54"/>
                                <a:gd name="T15" fmla="*/ 54 h 1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43" h="153">
                                  <a:moveTo>
                                    <a:pt x="142" y="153"/>
                                  </a:moveTo>
                                  <a:lnTo>
                                    <a:pt x="142" y="94"/>
                                  </a:lnTo>
                                  <a:moveTo>
                                    <a:pt x="0" y="43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927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9" name="docshape255"/>
                          <wps:cNvSpPr>
                            <a:spLocks/>
                          </wps:cNvSpPr>
                          <wps:spPr bwMode="auto">
                            <a:xfrm>
                              <a:off x="791" y="175"/>
                              <a:ext cx="17" cy="17"/>
                            </a:xfrm>
                            <a:custGeom>
                              <a:avLst/>
                              <a:gdLst>
                                <a:gd name="T0" fmla="+- 0 804 791"/>
                                <a:gd name="T1" fmla="*/ T0 w 17"/>
                                <a:gd name="T2" fmla="+- 0 176 176"/>
                                <a:gd name="T3" fmla="*/ 176 h 17"/>
                                <a:gd name="T4" fmla="+- 0 795 791"/>
                                <a:gd name="T5" fmla="*/ T4 w 17"/>
                                <a:gd name="T6" fmla="+- 0 176 176"/>
                                <a:gd name="T7" fmla="*/ 176 h 17"/>
                                <a:gd name="T8" fmla="+- 0 791 791"/>
                                <a:gd name="T9" fmla="*/ T8 w 17"/>
                                <a:gd name="T10" fmla="+- 0 179 176"/>
                                <a:gd name="T11" fmla="*/ 179 h 17"/>
                                <a:gd name="T12" fmla="+- 0 791 791"/>
                                <a:gd name="T13" fmla="*/ T12 w 17"/>
                                <a:gd name="T14" fmla="+- 0 184 176"/>
                                <a:gd name="T15" fmla="*/ 184 h 17"/>
                                <a:gd name="T16" fmla="+- 0 791 791"/>
                                <a:gd name="T17" fmla="*/ T16 w 17"/>
                                <a:gd name="T18" fmla="+- 0 189 176"/>
                                <a:gd name="T19" fmla="*/ 189 h 17"/>
                                <a:gd name="T20" fmla="+- 0 795 791"/>
                                <a:gd name="T21" fmla="*/ T20 w 17"/>
                                <a:gd name="T22" fmla="+- 0 192 176"/>
                                <a:gd name="T23" fmla="*/ 192 h 17"/>
                                <a:gd name="T24" fmla="+- 0 804 791"/>
                                <a:gd name="T25" fmla="*/ T24 w 17"/>
                                <a:gd name="T26" fmla="+- 0 192 176"/>
                                <a:gd name="T27" fmla="*/ 192 h 17"/>
                                <a:gd name="T28" fmla="+- 0 808 791"/>
                                <a:gd name="T29" fmla="*/ T28 w 17"/>
                                <a:gd name="T30" fmla="+- 0 189 176"/>
                                <a:gd name="T31" fmla="*/ 189 h 17"/>
                                <a:gd name="T32" fmla="+- 0 808 791"/>
                                <a:gd name="T33" fmla="*/ T32 w 17"/>
                                <a:gd name="T34" fmla="+- 0 179 176"/>
                                <a:gd name="T35" fmla="*/ 179 h 17"/>
                                <a:gd name="T36" fmla="+- 0 804 791"/>
                                <a:gd name="T37" fmla="*/ T36 w 17"/>
                                <a:gd name="T38" fmla="+- 0 176 176"/>
                                <a:gd name="T39" fmla="*/ 176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3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13" y="16"/>
                                  </a:lnTo>
                                  <a:lnTo>
                                    <a:pt x="17" y="13"/>
                                  </a:lnTo>
                                  <a:lnTo>
                                    <a:pt x="17" y="3"/>
                                  </a:lnTo>
                                  <a:lnTo>
                                    <a:pt x="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0" name="docshape256"/>
                          <wps:cNvSpPr>
                            <a:spLocks/>
                          </wps:cNvSpPr>
                          <wps:spPr bwMode="auto">
                            <a:xfrm>
                              <a:off x="791" y="175"/>
                              <a:ext cx="17" cy="17"/>
                            </a:xfrm>
                            <a:custGeom>
                              <a:avLst/>
                              <a:gdLst>
                                <a:gd name="T0" fmla="+- 0 791 791"/>
                                <a:gd name="T1" fmla="*/ T0 w 17"/>
                                <a:gd name="T2" fmla="+- 0 184 176"/>
                                <a:gd name="T3" fmla="*/ 184 h 17"/>
                                <a:gd name="T4" fmla="+- 0 791 791"/>
                                <a:gd name="T5" fmla="*/ T4 w 17"/>
                                <a:gd name="T6" fmla="+- 0 179 176"/>
                                <a:gd name="T7" fmla="*/ 179 h 17"/>
                                <a:gd name="T8" fmla="+- 0 795 791"/>
                                <a:gd name="T9" fmla="*/ T8 w 17"/>
                                <a:gd name="T10" fmla="+- 0 176 176"/>
                                <a:gd name="T11" fmla="*/ 176 h 17"/>
                                <a:gd name="T12" fmla="+- 0 799 791"/>
                                <a:gd name="T13" fmla="*/ T12 w 17"/>
                                <a:gd name="T14" fmla="+- 0 176 176"/>
                                <a:gd name="T15" fmla="*/ 176 h 17"/>
                                <a:gd name="T16" fmla="+- 0 804 791"/>
                                <a:gd name="T17" fmla="*/ T16 w 17"/>
                                <a:gd name="T18" fmla="+- 0 176 176"/>
                                <a:gd name="T19" fmla="*/ 176 h 17"/>
                                <a:gd name="T20" fmla="+- 0 808 791"/>
                                <a:gd name="T21" fmla="*/ T20 w 17"/>
                                <a:gd name="T22" fmla="+- 0 179 176"/>
                                <a:gd name="T23" fmla="*/ 179 h 17"/>
                                <a:gd name="T24" fmla="+- 0 808 791"/>
                                <a:gd name="T25" fmla="*/ T24 w 17"/>
                                <a:gd name="T26" fmla="+- 0 184 176"/>
                                <a:gd name="T27" fmla="*/ 184 h 17"/>
                                <a:gd name="T28" fmla="+- 0 808 791"/>
                                <a:gd name="T29" fmla="*/ T28 w 17"/>
                                <a:gd name="T30" fmla="+- 0 189 176"/>
                                <a:gd name="T31" fmla="*/ 189 h 17"/>
                                <a:gd name="T32" fmla="+- 0 804 791"/>
                                <a:gd name="T33" fmla="*/ T32 w 17"/>
                                <a:gd name="T34" fmla="+- 0 192 176"/>
                                <a:gd name="T35" fmla="*/ 192 h 17"/>
                                <a:gd name="T36" fmla="+- 0 799 791"/>
                                <a:gd name="T37" fmla="*/ T36 w 17"/>
                                <a:gd name="T38" fmla="+- 0 192 176"/>
                                <a:gd name="T39" fmla="*/ 192 h 17"/>
                                <a:gd name="T40" fmla="+- 0 795 791"/>
                                <a:gd name="T41" fmla="*/ T40 w 17"/>
                                <a:gd name="T42" fmla="+- 0 192 176"/>
                                <a:gd name="T43" fmla="*/ 192 h 17"/>
                                <a:gd name="T44" fmla="+- 0 791 791"/>
                                <a:gd name="T45" fmla="*/ T44 w 17"/>
                                <a:gd name="T46" fmla="+- 0 189 176"/>
                                <a:gd name="T47" fmla="*/ 189 h 17"/>
                                <a:gd name="T48" fmla="+- 0 791 791"/>
                                <a:gd name="T49" fmla="*/ T48 w 17"/>
                                <a:gd name="T50" fmla="+- 0 184 176"/>
                                <a:gd name="T51" fmla="*/ 184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0" y="3"/>
                                  </a:lnTo>
                                  <a:lnTo>
                                    <a:pt x="4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7" y="3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17" y="13"/>
                                  </a:lnTo>
                                  <a:lnTo>
                                    <a:pt x="13" y="16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8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1" name="docshape257"/>
                          <wps:cNvSpPr>
                            <a:spLocks/>
                          </wps:cNvSpPr>
                          <wps:spPr bwMode="auto">
                            <a:xfrm>
                              <a:off x="648" y="69"/>
                              <a:ext cx="17" cy="17"/>
                            </a:xfrm>
                            <a:custGeom>
                              <a:avLst/>
                              <a:gdLst>
                                <a:gd name="T0" fmla="+- 0 661 649"/>
                                <a:gd name="T1" fmla="*/ T0 w 17"/>
                                <a:gd name="T2" fmla="+- 0 70 70"/>
                                <a:gd name="T3" fmla="*/ 70 h 17"/>
                                <a:gd name="T4" fmla="+- 0 652 649"/>
                                <a:gd name="T5" fmla="*/ T4 w 17"/>
                                <a:gd name="T6" fmla="+- 0 70 70"/>
                                <a:gd name="T7" fmla="*/ 70 h 17"/>
                                <a:gd name="T8" fmla="+- 0 649 649"/>
                                <a:gd name="T9" fmla="*/ T8 w 17"/>
                                <a:gd name="T10" fmla="+- 0 73 70"/>
                                <a:gd name="T11" fmla="*/ 73 h 17"/>
                                <a:gd name="T12" fmla="+- 0 649 649"/>
                                <a:gd name="T13" fmla="*/ T12 w 17"/>
                                <a:gd name="T14" fmla="+- 0 78 70"/>
                                <a:gd name="T15" fmla="*/ 78 h 17"/>
                                <a:gd name="T16" fmla="+- 0 649 649"/>
                                <a:gd name="T17" fmla="*/ T16 w 17"/>
                                <a:gd name="T18" fmla="+- 0 82 70"/>
                                <a:gd name="T19" fmla="*/ 82 h 17"/>
                                <a:gd name="T20" fmla="+- 0 652 649"/>
                                <a:gd name="T21" fmla="*/ T20 w 17"/>
                                <a:gd name="T22" fmla="+- 0 86 70"/>
                                <a:gd name="T23" fmla="*/ 86 h 17"/>
                                <a:gd name="T24" fmla="+- 0 661 649"/>
                                <a:gd name="T25" fmla="*/ T24 w 17"/>
                                <a:gd name="T26" fmla="+- 0 86 70"/>
                                <a:gd name="T27" fmla="*/ 86 h 17"/>
                                <a:gd name="T28" fmla="+- 0 665 649"/>
                                <a:gd name="T29" fmla="*/ T28 w 17"/>
                                <a:gd name="T30" fmla="+- 0 82 70"/>
                                <a:gd name="T31" fmla="*/ 82 h 17"/>
                                <a:gd name="T32" fmla="+- 0 665 649"/>
                                <a:gd name="T33" fmla="*/ T32 w 17"/>
                                <a:gd name="T34" fmla="+- 0 73 70"/>
                                <a:gd name="T35" fmla="*/ 73 h 17"/>
                                <a:gd name="T36" fmla="+- 0 661 649"/>
                                <a:gd name="T37" fmla="*/ T36 w 17"/>
                                <a:gd name="T38" fmla="+- 0 70 70"/>
                                <a:gd name="T39" fmla="*/ 70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2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3" y="16"/>
                                  </a:lnTo>
                                  <a:lnTo>
                                    <a:pt x="12" y="16"/>
                                  </a:lnTo>
                                  <a:lnTo>
                                    <a:pt x="16" y="12"/>
                                  </a:lnTo>
                                  <a:lnTo>
                                    <a:pt x="16" y="3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2" name="docshape258"/>
                          <wps:cNvSpPr>
                            <a:spLocks/>
                          </wps:cNvSpPr>
                          <wps:spPr bwMode="auto">
                            <a:xfrm>
                              <a:off x="648" y="69"/>
                              <a:ext cx="17" cy="17"/>
                            </a:xfrm>
                            <a:custGeom>
                              <a:avLst/>
                              <a:gdLst>
                                <a:gd name="T0" fmla="+- 0 649 649"/>
                                <a:gd name="T1" fmla="*/ T0 w 17"/>
                                <a:gd name="T2" fmla="+- 0 78 70"/>
                                <a:gd name="T3" fmla="*/ 78 h 17"/>
                                <a:gd name="T4" fmla="+- 0 649 649"/>
                                <a:gd name="T5" fmla="*/ T4 w 17"/>
                                <a:gd name="T6" fmla="+- 0 73 70"/>
                                <a:gd name="T7" fmla="*/ 73 h 17"/>
                                <a:gd name="T8" fmla="+- 0 652 649"/>
                                <a:gd name="T9" fmla="*/ T8 w 17"/>
                                <a:gd name="T10" fmla="+- 0 70 70"/>
                                <a:gd name="T11" fmla="*/ 70 h 17"/>
                                <a:gd name="T12" fmla="+- 0 657 649"/>
                                <a:gd name="T13" fmla="*/ T12 w 17"/>
                                <a:gd name="T14" fmla="+- 0 70 70"/>
                                <a:gd name="T15" fmla="*/ 70 h 17"/>
                                <a:gd name="T16" fmla="+- 0 661 649"/>
                                <a:gd name="T17" fmla="*/ T16 w 17"/>
                                <a:gd name="T18" fmla="+- 0 70 70"/>
                                <a:gd name="T19" fmla="*/ 70 h 17"/>
                                <a:gd name="T20" fmla="+- 0 665 649"/>
                                <a:gd name="T21" fmla="*/ T20 w 17"/>
                                <a:gd name="T22" fmla="+- 0 73 70"/>
                                <a:gd name="T23" fmla="*/ 73 h 17"/>
                                <a:gd name="T24" fmla="+- 0 665 649"/>
                                <a:gd name="T25" fmla="*/ T24 w 17"/>
                                <a:gd name="T26" fmla="+- 0 78 70"/>
                                <a:gd name="T27" fmla="*/ 78 h 17"/>
                                <a:gd name="T28" fmla="+- 0 665 649"/>
                                <a:gd name="T29" fmla="*/ T28 w 17"/>
                                <a:gd name="T30" fmla="+- 0 82 70"/>
                                <a:gd name="T31" fmla="*/ 82 h 17"/>
                                <a:gd name="T32" fmla="+- 0 661 649"/>
                                <a:gd name="T33" fmla="*/ T32 w 17"/>
                                <a:gd name="T34" fmla="+- 0 86 70"/>
                                <a:gd name="T35" fmla="*/ 86 h 17"/>
                                <a:gd name="T36" fmla="+- 0 657 649"/>
                                <a:gd name="T37" fmla="*/ T36 w 17"/>
                                <a:gd name="T38" fmla="+- 0 86 70"/>
                                <a:gd name="T39" fmla="*/ 86 h 17"/>
                                <a:gd name="T40" fmla="+- 0 652 649"/>
                                <a:gd name="T41" fmla="*/ T40 w 17"/>
                                <a:gd name="T42" fmla="+- 0 86 70"/>
                                <a:gd name="T43" fmla="*/ 86 h 17"/>
                                <a:gd name="T44" fmla="+- 0 649 649"/>
                                <a:gd name="T45" fmla="*/ T44 w 17"/>
                                <a:gd name="T46" fmla="+- 0 82 70"/>
                                <a:gd name="T47" fmla="*/ 82 h 17"/>
                                <a:gd name="T48" fmla="+- 0 649 649"/>
                                <a:gd name="T49" fmla="*/ T48 w 17"/>
                                <a:gd name="T50" fmla="+- 0 78 70"/>
                                <a:gd name="T51" fmla="*/ 78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0" y="3"/>
                                  </a:lnTo>
                                  <a:lnTo>
                                    <a:pt x="3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6" y="3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6" y="12"/>
                                  </a:lnTo>
                                  <a:lnTo>
                                    <a:pt x="12" y="16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3" y="16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8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3" name="docshape259"/>
                          <wps:cNvSpPr>
                            <a:spLocks/>
                          </wps:cNvSpPr>
                          <wps:spPr bwMode="auto">
                            <a:xfrm>
                              <a:off x="791" y="175"/>
                              <a:ext cx="17" cy="17"/>
                            </a:xfrm>
                            <a:custGeom>
                              <a:avLst/>
                              <a:gdLst>
                                <a:gd name="T0" fmla="+- 0 804 791"/>
                                <a:gd name="T1" fmla="*/ T0 w 17"/>
                                <a:gd name="T2" fmla="+- 0 176 176"/>
                                <a:gd name="T3" fmla="*/ 176 h 17"/>
                                <a:gd name="T4" fmla="+- 0 795 791"/>
                                <a:gd name="T5" fmla="*/ T4 w 17"/>
                                <a:gd name="T6" fmla="+- 0 176 176"/>
                                <a:gd name="T7" fmla="*/ 176 h 17"/>
                                <a:gd name="T8" fmla="+- 0 791 791"/>
                                <a:gd name="T9" fmla="*/ T8 w 17"/>
                                <a:gd name="T10" fmla="+- 0 179 176"/>
                                <a:gd name="T11" fmla="*/ 179 h 17"/>
                                <a:gd name="T12" fmla="+- 0 791 791"/>
                                <a:gd name="T13" fmla="*/ T12 w 17"/>
                                <a:gd name="T14" fmla="+- 0 184 176"/>
                                <a:gd name="T15" fmla="*/ 184 h 17"/>
                                <a:gd name="T16" fmla="+- 0 791 791"/>
                                <a:gd name="T17" fmla="*/ T16 w 17"/>
                                <a:gd name="T18" fmla="+- 0 189 176"/>
                                <a:gd name="T19" fmla="*/ 189 h 17"/>
                                <a:gd name="T20" fmla="+- 0 795 791"/>
                                <a:gd name="T21" fmla="*/ T20 w 17"/>
                                <a:gd name="T22" fmla="+- 0 192 176"/>
                                <a:gd name="T23" fmla="*/ 192 h 17"/>
                                <a:gd name="T24" fmla="+- 0 804 791"/>
                                <a:gd name="T25" fmla="*/ T24 w 17"/>
                                <a:gd name="T26" fmla="+- 0 192 176"/>
                                <a:gd name="T27" fmla="*/ 192 h 17"/>
                                <a:gd name="T28" fmla="+- 0 808 791"/>
                                <a:gd name="T29" fmla="*/ T28 w 17"/>
                                <a:gd name="T30" fmla="+- 0 189 176"/>
                                <a:gd name="T31" fmla="*/ 189 h 17"/>
                                <a:gd name="T32" fmla="+- 0 808 791"/>
                                <a:gd name="T33" fmla="*/ T32 w 17"/>
                                <a:gd name="T34" fmla="+- 0 179 176"/>
                                <a:gd name="T35" fmla="*/ 179 h 17"/>
                                <a:gd name="T36" fmla="+- 0 804 791"/>
                                <a:gd name="T37" fmla="*/ T36 w 17"/>
                                <a:gd name="T38" fmla="+- 0 176 176"/>
                                <a:gd name="T39" fmla="*/ 176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3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13" y="16"/>
                                  </a:lnTo>
                                  <a:lnTo>
                                    <a:pt x="17" y="13"/>
                                  </a:lnTo>
                                  <a:lnTo>
                                    <a:pt x="17" y="3"/>
                                  </a:lnTo>
                                  <a:lnTo>
                                    <a:pt x="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4" name="docshape260"/>
                          <wps:cNvSpPr>
                            <a:spLocks/>
                          </wps:cNvSpPr>
                          <wps:spPr bwMode="auto">
                            <a:xfrm>
                              <a:off x="791" y="175"/>
                              <a:ext cx="17" cy="17"/>
                            </a:xfrm>
                            <a:custGeom>
                              <a:avLst/>
                              <a:gdLst>
                                <a:gd name="T0" fmla="+- 0 791 791"/>
                                <a:gd name="T1" fmla="*/ T0 w 17"/>
                                <a:gd name="T2" fmla="+- 0 184 176"/>
                                <a:gd name="T3" fmla="*/ 184 h 17"/>
                                <a:gd name="T4" fmla="+- 0 791 791"/>
                                <a:gd name="T5" fmla="*/ T4 w 17"/>
                                <a:gd name="T6" fmla="+- 0 179 176"/>
                                <a:gd name="T7" fmla="*/ 179 h 17"/>
                                <a:gd name="T8" fmla="+- 0 795 791"/>
                                <a:gd name="T9" fmla="*/ T8 w 17"/>
                                <a:gd name="T10" fmla="+- 0 176 176"/>
                                <a:gd name="T11" fmla="*/ 176 h 17"/>
                                <a:gd name="T12" fmla="+- 0 799 791"/>
                                <a:gd name="T13" fmla="*/ T12 w 17"/>
                                <a:gd name="T14" fmla="+- 0 176 176"/>
                                <a:gd name="T15" fmla="*/ 176 h 17"/>
                                <a:gd name="T16" fmla="+- 0 804 791"/>
                                <a:gd name="T17" fmla="*/ T16 w 17"/>
                                <a:gd name="T18" fmla="+- 0 176 176"/>
                                <a:gd name="T19" fmla="*/ 176 h 17"/>
                                <a:gd name="T20" fmla="+- 0 808 791"/>
                                <a:gd name="T21" fmla="*/ T20 w 17"/>
                                <a:gd name="T22" fmla="+- 0 179 176"/>
                                <a:gd name="T23" fmla="*/ 179 h 17"/>
                                <a:gd name="T24" fmla="+- 0 808 791"/>
                                <a:gd name="T25" fmla="*/ T24 w 17"/>
                                <a:gd name="T26" fmla="+- 0 184 176"/>
                                <a:gd name="T27" fmla="*/ 184 h 17"/>
                                <a:gd name="T28" fmla="+- 0 808 791"/>
                                <a:gd name="T29" fmla="*/ T28 w 17"/>
                                <a:gd name="T30" fmla="+- 0 189 176"/>
                                <a:gd name="T31" fmla="*/ 189 h 17"/>
                                <a:gd name="T32" fmla="+- 0 804 791"/>
                                <a:gd name="T33" fmla="*/ T32 w 17"/>
                                <a:gd name="T34" fmla="+- 0 192 176"/>
                                <a:gd name="T35" fmla="*/ 192 h 17"/>
                                <a:gd name="T36" fmla="+- 0 799 791"/>
                                <a:gd name="T37" fmla="*/ T36 w 17"/>
                                <a:gd name="T38" fmla="+- 0 192 176"/>
                                <a:gd name="T39" fmla="*/ 192 h 17"/>
                                <a:gd name="T40" fmla="+- 0 795 791"/>
                                <a:gd name="T41" fmla="*/ T40 w 17"/>
                                <a:gd name="T42" fmla="+- 0 192 176"/>
                                <a:gd name="T43" fmla="*/ 192 h 17"/>
                                <a:gd name="T44" fmla="+- 0 791 791"/>
                                <a:gd name="T45" fmla="*/ T44 w 17"/>
                                <a:gd name="T46" fmla="+- 0 189 176"/>
                                <a:gd name="T47" fmla="*/ 189 h 17"/>
                                <a:gd name="T48" fmla="+- 0 791 791"/>
                                <a:gd name="T49" fmla="*/ T48 w 17"/>
                                <a:gd name="T50" fmla="+- 0 184 176"/>
                                <a:gd name="T51" fmla="*/ 184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0" y="3"/>
                                  </a:lnTo>
                                  <a:lnTo>
                                    <a:pt x="4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7" y="3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17" y="13"/>
                                  </a:lnTo>
                                  <a:lnTo>
                                    <a:pt x="13" y="16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8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5" name="docshape261"/>
                          <wps:cNvSpPr>
                            <a:spLocks/>
                          </wps:cNvSpPr>
                          <wps:spPr bwMode="auto">
                            <a:xfrm>
                              <a:off x="648" y="69"/>
                              <a:ext cx="17" cy="17"/>
                            </a:xfrm>
                            <a:custGeom>
                              <a:avLst/>
                              <a:gdLst>
                                <a:gd name="T0" fmla="+- 0 661 649"/>
                                <a:gd name="T1" fmla="*/ T0 w 17"/>
                                <a:gd name="T2" fmla="+- 0 70 70"/>
                                <a:gd name="T3" fmla="*/ 70 h 17"/>
                                <a:gd name="T4" fmla="+- 0 652 649"/>
                                <a:gd name="T5" fmla="*/ T4 w 17"/>
                                <a:gd name="T6" fmla="+- 0 70 70"/>
                                <a:gd name="T7" fmla="*/ 70 h 17"/>
                                <a:gd name="T8" fmla="+- 0 649 649"/>
                                <a:gd name="T9" fmla="*/ T8 w 17"/>
                                <a:gd name="T10" fmla="+- 0 73 70"/>
                                <a:gd name="T11" fmla="*/ 73 h 17"/>
                                <a:gd name="T12" fmla="+- 0 649 649"/>
                                <a:gd name="T13" fmla="*/ T12 w 17"/>
                                <a:gd name="T14" fmla="+- 0 78 70"/>
                                <a:gd name="T15" fmla="*/ 78 h 17"/>
                                <a:gd name="T16" fmla="+- 0 649 649"/>
                                <a:gd name="T17" fmla="*/ T16 w 17"/>
                                <a:gd name="T18" fmla="+- 0 82 70"/>
                                <a:gd name="T19" fmla="*/ 82 h 17"/>
                                <a:gd name="T20" fmla="+- 0 652 649"/>
                                <a:gd name="T21" fmla="*/ T20 w 17"/>
                                <a:gd name="T22" fmla="+- 0 86 70"/>
                                <a:gd name="T23" fmla="*/ 86 h 17"/>
                                <a:gd name="T24" fmla="+- 0 661 649"/>
                                <a:gd name="T25" fmla="*/ T24 w 17"/>
                                <a:gd name="T26" fmla="+- 0 86 70"/>
                                <a:gd name="T27" fmla="*/ 86 h 17"/>
                                <a:gd name="T28" fmla="+- 0 665 649"/>
                                <a:gd name="T29" fmla="*/ T28 w 17"/>
                                <a:gd name="T30" fmla="+- 0 82 70"/>
                                <a:gd name="T31" fmla="*/ 82 h 17"/>
                                <a:gd name="T32" fmla="+- 0 665 649"/>
                                <a:gd name="T33" fmla="*/ T32 w 17"/>
                                <a:gd name="T34" fmla="+- 0 73 70"/>
                                <a:gd name="T35" fmla="*/ 73 h 17"/>
                                <a:gd name="T36" fmla="+- 0 661 649"/>
                                <a:gd name="T37" fmla="*/ T36 w 17"/>
                                <a:gd name="T38" fmla="+- 0 70 70"/>
                                <a:gd name="T39" fmla="*/ 70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2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3" y="16"/>
                                  </a:lnTo>
                                  <a:lnTo>
                                    <a:pt x="12" y="16"/>
                                  </a:lnTo>
                                  <a:lnTo>
                                    <a:pt x="16" y="12"/>
                                  </a:lnTo>
                                  <a:lnTo>
                                    <a:pt x="16" y="3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6" name="docshape262"/>
                          <wps:cNvSpPr>
                            <a:spLocks/>
                          </wps:cNvSpPr>
                          <wps:spPr bwMode="auto">
                            <a:xfrm>
                              <a:off x="648" y="69"/>
                              <a:ext cx="17" cy="17"/>
                            </a:xfrm>
                            <a:custGeom>
                              <a:avLst/>
                              <a:gdLst>
                                <a:gd name="T0" fmla="+- 0 649 649"/>
                                <a:gd name="T1" fmla="*/ T0 w 17"/>
                                <a:gd name="T2" fmla="+- 0 78 70"/>
                                <a:gd name="T3" fmla="*/ 78 h 17"/>
                                <a:gd name="T4" fmla="+- 0 649 649"/>
                                <a:gd name="T5" fmla="*/ T4 w 17"/>
                                <a:gd name="T6" fmla="+- 0 73 70"/>
                                <a:gd name="T7" fmla="*/ 73 h 17"/>
                                <a:gd name="T8" fmla="+- 0 652 649"/>
                                <a:gd name="T9" fmla="*/ T8 w 17"/>
                                <a:gd name="T10" fmla="+- 0 70 70"/>
                                <a:gd name="T11" fmla="*/ 70 h 17"/>
                                <a:gd name="T12" fmla="+- 0 657 649"/>
                                <a:gd name="T13" fmla="*/ T12 w 17"/>
                                <a:gd name="T14" fmla="+- 0 70 70"/>
                                <a:gd name="T15" fmla="*/ 70 h 17"/>
                                <a:gd name="T16" fmla="+- 0 661 649"/>
                                <a:gd name="T17" fmla="*/ T16 w 17"/>
                                <a:gd name="T18" fmla="+- 0 70 70"/>
                                <a:gd name="T19" fmla="*/ 70 h 17"/>
                                <a:gd name="T20" fmla="+- 0 665 649"/>
                                <a:gd name="T21" fmla="*/ T20 w 17"/>
                                <a:gd name="T22" fmla="+- 0 73 70"/>
                                <a:gd name="T23" fmla="*/ 73 h 17"/>
                                <a:gd name="T24" fmla="+- 0 665 649"/>
                                <a:gd name="T25" fmla="*/ T24 w 17"/>
                                <a:gd name="T26" fmla="+- 0 78 70"/>
                                <a:gd name="T27" fmla="*/ 78 h 17"/>
                                <a:gd name="T28" fmla="+- 0 665 649"/>
                                <a:gd name="T29" fmla="*/ T28 w 17"/>
                                <a:gd name="T30" fmla="+- 0 82 70"/>
                                <a:gd name="T31" fmla="*/ 82 h 17"/>
                                <a:gd name="T32" fmla="+- 0 661 649"/>
                                <a:gd name="T33" fmla="*/ T32 w 17"/>
                                <a:gd name="T34" fmla="+- 0 86 70"/>
                                <a:gd name="T35" fmla="*/ 86 h 17"/>
                                <a:gd name="T36" fmla="+- 0 657 649"/>
                                <a:gd name="T37" fmla="*/ T36 w 17"/>
                                <a:gd name="T38" fmla="+- 0 86 70"/>
                                <a:gd name="T39" fmla="*/ 86 h 17"/>
                                <a:gd name="T40" fmla="+- 0 652 649"/>
                                <a:gd name="T41" fmla="*/ T40 w 17"/>
                                <a:gd name="T42" fmla="+- 0 86 70"/>
                                <a:gd name="T43" fmla="*/ 86 h 17"/>
                                <a:gd name="T44" fmla="+- 0 649 649"/>
                                <a:gd name="T45" fmla="*/ T44 w 17"/>
                                <a:gd name="T46" fmla="+- 0 82 70"/>
                                <a:gd name="T47" fmla="*/ 82 h 17"/>
                                <a:gd name="T48" fmla="+- 0 649 649"/>
                                <a:gd name="T49" fmla="*/ T48 w 17"/>
                                <a:gd name="T50" fmla="+- 0 78 70"/>
                                <a:gd name="T51" fmla="*/ 78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0" y="3"/>
                                  </a:lnTo>
                                  <a:lnTo>
                                    <a:pt x="3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6" y="3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6" y="12"/>
                                  </a:lnTo>
                                  <a:lnTo>
                                    <a:pt x="12" y="16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3" y="16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8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7" name="docshape263"/>
                          <wps:cNvSpPr>
                            <a:spLocks/>
                          </wps:cNvSpPr>
                          <wps:spPr bwMode="auto">
                            <a:xfrm>
                              <a:off x="513" y="73"/>
                              <a:ext cx="43" cy="250"/>
                            </a:xfrm>
                            <a:custGeom>
                              <a:avLst/>
                              <a:gdLst>
                                <a:gd name="T0" fmla="+- 0 515 514"/>
                                <a:gd name="T1" fmla="*/ T0 w 43"/>
                                <a:gd name="T2" fmla="+- 0 74 74"/>
                                <a:gd name="T3" fmla="*/ 74 h 250"/>
                                <a:gd name="T4" fmla="+- 0 514 514"/>
                                <a:gd name="T5" fmla="*/ T4 w 43"/>
                                <a:gd name="T6" fmla="+- 0 74 74"/>
                                <a:gd name="T7" fmla="*/ 74 h 250"/>
                                <a:gd name="T8" fmla="+- 0 514 514"/>
                                <a:gd name="T9" fmla="*/ T8 w 43"/>
                                <a:gd name="T10" fmla="+- 0 324 74"/>
                                <a:gd name="T11" fmla="*/ 324 h 250"/>
                                <a:gd name="T12" fmla="+- 0 514 514"/>
                                <a:gd name="T13" fmla="*/ T12 w 43"/>
                                <a:gd name="T14" fmla="+- 0 324 74"/>
                                <a:gd name="T15" fmla="*/ 324 h 250"/>
                                <a:gd name="T16" fmla="+- 0 522 514"/>
                                <a:gd name="T17" fmla="*/ T16 w 43"/>
                                <a:gd name="T18" fmla="+- 0 260 74"/>
                                <a:gd name="T19" fmla="*/ 260 h 250"/>
                                <a:gd name="T20" fmla="+- 0 528 514"/>
                                <a:gd name="T21" fmla="*/ T20 w 43"/>
                                <a:gd name="T22" fmla="+- 0 248 74"/>
                                <a:gd name="T23" fmla="*/ 248 h 250"/>
                                <a:gd name="T24" fmla="+- 0 548 514"/>
                                <a:gd name="T25" fmla="*/ T24 w 43"/>
                                <a:gd name="T26" fmla="+- 0 218 74"/>
                                <a:gd name="T27" fmla="*/ 218 h 250"/>
                                <a:gd name="T28" fmla="+- 0 552 514"/>
                                <a:gd name="T29" fmla="*/ T28 w 43"/>
                                <a:gd name="T30" fmla="+- 0 209 74"/>
                                <a:gd name="T31" fmla="*/ 209 h 250"/>
                                <a:gd name="T32" fmla="+- 0 556 514"/>
                                <a:gd name="T33" fmla="*/ T32 w 43"/>
                                <a:gd name="T34" fmla="+- 0 183 74"/>
                                <a:gd name="T35" fmla="*/ 183 h 250"/>
                                <a:gd name="T36" fmla="+- 0 555 514"/>
                                <a:gd name="T37" fmla="*/ T36 w 43"/>
                                <a:gd name="T38" fmla="+- 0 178 74"/>
                                <a:gd name="T39" fmla="*/ 178 h 250"/>
                                <a:gd name="T40" fmla="+- 0 541 514"/>
                                <a:gd name="T41" fmla="*/ T40 w 43"/>
                                <a:gd name="T42" fmla="+- 0 145 74"/>
                                <a:gd name="T43" fmla="*/ 145 h 250"/>
                                <a:gd name="T44" fmla="+- 0 526 514"/>
                                <a:gd name="T45" fmla="*/ T44 w 43"/>
                                <a:gd name="T46" fmla="+- 0 127 74"/>
                                <a:gd name="T47" fmla="*/ 127 h 250"/>
                                <a:gd name="T48" fmla="+- 0 520 514"/>
                                <a:gd name="T49" fmla="*/ T48 w 43"/>
                                <a:gd name="T50" fmla="+- 0 117 74"/>
                                <a:gd name="T51" fmla="*/ 117 h 250"/>
                                <a:gd name="T52" fmla="+- 0 517 514"/>
                                <a:gd name="T53" fmla="*/ T52 w 43"/>
                                <a:gd name="T54" fmla="+- 0 107 74"/>
                                <a:gd name="T55" fmla="*/ 107 h 250"/>
                                <a:gd name="T56" fmla="+- 0 515 514"/>
                                <a:gd name="T57" fmla="*/ T56 w 43"/>
                                <a:gd name="T58" fmla="+- 0 74 74"/>
                                <a:gd name="T59" fmla="*/ 74 h 25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43" h="250">
                                  <a:moveTo>
                                    <a:pt x="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50"/>
                                  </a:lnTo>
                                  <a:lnTo>
                                    <a:pt x="8" y="186"/>
                                  </a:lnTo>
                                  <a:lnTo>
                                    <a:pt x="14" y="174"/>
                                  </a:lnTo>
                                  <a:lnTo>
                                    <a:pt x="34" y="144"/>
                                  </a:lnTo>
                                  <a:lnTo>
                                    <a:pt x="38" y="135"/>
                                  </a:lnTo>
                                  <a:lnTo>
                                    <a:pt x="42" y="109"/>
                                  </a:lnTo>
                                  <a:lnTo>
                                    <a:pt x="41" y="104"/>
                                  </a:lnTo>
                                  <a:lnTo>
                                    <a:pt x="27" y="71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6" y="43"/>
                                  </a:lnTo>
                                  <a:lnTo>
                                    <a:pt x="3" y="33"/>
                                  </a:lnTo>
                                  <a:lnTo>
                                    <a:pt x="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8" name="Line 18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" y="285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1253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99" name="Line 18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" y="220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2927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00" name="docshape264"/>
                          <wps:cNvSpPr>
                            <a:spLocks/>
                          </wps:cNvSpPr>
                          <wps:spPr bwMode="auto">
                            <a:xfrm>
                              <a:off x="505" y="180"/>
                              <a:ext cx="17" cy="17"/>
                            </a:xfrm>
                            <a:custGeom>
                              <a:avLst/>
                              <a:gdLst>
                                <a:gd name="T0" fmla="+- 0 518 506"/>
                                <a:gd name="T1" fmla="*/ T0 w 17"/>
                                <a:gd name="T2" fmla="+- 0 181 181"/>
                                <a:gd name="T3" fmla="*/ 181 h 17"/>
                                <a:gd name="T4" fmla="+- 0 509 506"/>
                                <a:gd name="T5" fmla="*/ T4 w 17"/>
                                <a:gd name="T6" fmla="+- 0 181 181"/>
                                <a:gd name="T7" fmla="*/ 181 h 17"/>
                                <a:gd name="T8" fmla="+- 0 506 506"/>
                                <a:gd name="T9" fmla="*/ T8 w 17"/>
                                <a:gd name="T10" fmla="+- 0 184 181"/>
                                <a:gd name="T11" fmla="*/ 184 h 17"/>
                                <a:gd name="T12" fmla="+- 0 506 506"/>
                                <a:gd name="T13" fmla="*/ T12 w 17"/>
                                <a:gd name="T14" fmla="+- 0 189 181"/>
                                <a:gd name="T15" fmla="*/ 189 h 17"/>
                                <a:gd name="T16" fmla="+- 0 506 506"/>
                                <a:gd name="T17" fmla="*/ T16 w 17"/>
                                <a:gd name="T18" fmla="+- 0 193 181"/>
                                <a:gd name="T19" fmla="*/ 193 h 17"/>
                                <a:gd name="T20" fmla="+- 0 509 506"/>
                                <a:gd name="T21" fmla="*/ T20 w 17"/>
                                <a:gd name="T22" fmla="+- 0 197 181"/>
                                <a:gd name="T23" fmla="*/ 197 h 17"/>
                                <a:gd name="T24" fmla="+- 0 518 506"/>
                                <a:gd name="T25" fmla="*/ T24 w 17"/>
                                <a:gd name="T26" fmla="+- 0 197 181"/>
                                <a:gd name="T27" fmla="*/ 197 h 17"/>
                                <a:gd name="T28" fmla="+- 0 522 506"/>
                                <a:gd name="T29" fmla="*/ T28 w 17"/>
                                <a:gd name="T30" fmla="+- 0 193 181"/>
                                <a:gd name="T31" fmla="*/ 193 h 17"/>
                                <a:gd name="T32" fmla="+- 0 522 506"/>
                                <a:gd name="T33" fmla="*/ T32 w 17"/>
                                <a:gd name="T34" fmla="+- 0 184 181"/>
                                <a:gd name="T35" fmla="*/ 184 h 17"/>
                                <a:gd name="T36" fmla="+- 0 518 506"/>
                                <a:gd name="T37" fmla="*/ T36 w 17"/>
                                <a:gd name="T38" fmla="+- 0 181 181"/>
                                <a:gd name="T39" fmla="*/ 181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2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3" y="16"/>
                                  </a:lnTo>
                                  <a:lnTo>
                                    <a:pt x="12" y="16"/>
                                  </a:lnTo>
                                  <a:lnTo>
                                    <a:pt x="16" y="12"/>
                                  </a:lnTo>
                                  <a:lnTo>
                                    <a:pt x="16" y="3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1" name="docshape265"/>
                          <wps:cNvSpPr>
                            <a:spLocks/>
                          </wps:cNvSpPr>
                          <wps:spPr bwMode="auto">
                            <a:xfrm>
                              <a:off x="505" y="180"/>
                              <a:ext cx="17" cy="17"/>
                            </a:xfrm>
                            <a:custGeom>
                              <a:avLst/>
                              <a:gdLst>
                                <a:gd name="T0" fmla="+- 0 506 506"/>
                                <a:gd name="T1" fmla="*/ T0 w 17"/>
                                <a:gd name="T2" fmla="+- 0 189 181"/>
                                <a:gd name="T3" fmla="*/ 189 h 17"/>
                                <a:gd name="T4" fmla="+- 0 506 506"/>
                                <a:gd name="T5" fmla="*/ T4 w 17"/>
                                <a:gd name="T6" fmla="+- 0 184 181"/>
                                <a:gd name="T7" fmla="*/ 184 h 17"/>
                                <a:gd name="T8" fmla="+- 0 509 506"/>
                                <a:gd name="T9" fmla="*/ T8 w 17"/>
                                <a:gd name="T10" fmla="+- 0 181 181"/>
                                <a:gd name="T11" fmla="*/ 181 h 17"/>
                                <a:gd name="T12" fmla="+- 0 514 506"/>
                                <a:gd name="T13" fmla="*/ T12 w 17"/>
                                <a:gd name="T14" fmla="+- 0 181 181"/>
                                <a:gd name="T15" fmla="*/ 181 h 17"/>
                                <a:gd name="T16" fmla="+- 0 518 506"/>
                                <a:gd name="T17" fmla="*/ T16 w 17"/>
                                <a:gd name="T18" fmla="+- 0 181 181"/>
                                <a:gd name="T19" fmla="*/ 181 h 17"/>
                                <a:gd name="T20" fmla="+- 0 522 506"/>
                                <a:gd name="T21" fmla="*/ T20 w 17"/>
                                <a:gd name="T22" fmla="+- 0 184 181"/>
                                <a:gd name="T23" fmla="*/ 184 h 17"/>
                                <a:gd name="T24" fmla="+- 0 522 506"/>
                                <a:gd name="T25" fmla="*/ T24 w 17"/>
                                <a:gd name="T26" fmla="+- 0 189 181"/>
                                <a:gd name="T27" fmla="*/ 189 h 17"/>
                                <a:gd name="T28" fmla="+- 0 522 506"/>
                                <a:gd name="T29" fmla="*/ T28 w 17"/>
                                <a:gd name="T30" fmla="+- 0 193 181"/>
                                <a:gd name="T31" fmla="*/ 193 h 17"/>
                                <a:gd name="T32" fmla="+- 0 518 506"/>
                                <a:gd name="T33" fmla="*/ T32 w 17"/>
                                <a:gd name="T34" fmla="+- 0 197 181"/>
                                <a:gd name="T35" fmla="*/ 197 h 17"/>
                                <a:gd name="T36" fmla="+- 0 514 506"/>
                                <a:gd name="T37" fmla="*/ T36 w 17"/>
                                <a:gd name="T38" fmla="+- 0 197 181"/>
                                <a:gd name="T39" fmla="*/ 197 h 17"/>
                                <a:gd name="T40" fmla="+- 0 509 506"/>
                                <a:gd name="T41" fmla="*/ T40 w 17"/>
                                <a:gd name="T42" fmla="+- 0 197 181"/>
                                <a:gd name="T43" fmla="*/ 197 h 17"/>
                                <a:gd name="T44" fmla="+- 0 506 506"/>
                                <a:gd name="T45" fmla="*/ T44 w 17"/>
                                <a:gd name="T46" fmla="+- 0 193 181"/>
                                <a:gd name="T47" fmla="*/ 193 h 17"/>
                                <a:gd name="T48" fmla="+- 0 506 506"/>
                                <a:gd name="T49" fmla="*/ T48 w 17"/>
                                <a:gd name="T50" fmla="+- 0 189 181"/>
                                <a:gd name="T51" fmla="*/ 189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0" y="3"/>
                                  </a:lnTo>
                                  <a:lnTo>
                                    <a:pt x="3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6" y="3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6" y="12"/>
                                  </a:lnTo>
                                  <a:lnTo>
                                    <a:pt x="12" y="16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3" y="16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8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2" name="docshape266"/>
                          <wps:cNvSpPr>
                            <a:spLocks/>
                          </wps:cNvSpPr>
                          <wps:spPr bwMode="auto">
                            <a:xfrm>
                              <a:off x="505" y="180"/>
                              <a:ext cx="17" cy="17"/>
                            </a:xfrm>
                            <a:custGeom>
                              <a:avLst/>
                              <a:gdLst>
                                <a:gd name="T0" fmla="+- 0 518 506"/>
                                <a:gd name="T1" fmla="*/ T0 w 17"/>
                                <a:gd name="T2" fmla="+- 0 181 181"/>
                                <a:gd name="T3" fmla="*/ 181 h 17"/>
                                <a:gd name="T4" fmla="+- 0 509 506"/>
                                <a:gd name="T5" fmla="*/ T4 w 17"/>
                                <a:gd name="T6" fmla="+- 0 181 181"/>
                                <a:gd name="T7" fmla="*/ 181 h 17"/>
                                <a:gd name="T8" fmla="+- 0 506 506"/>
                                <a:gd name="T9" fmla="*/ T8 w 17"/>
                                <a:gd name="T10" fmla="+- 0 184 181"/>
                                <a:gd name="T11" fmla="*/ 184 h 17"/>
                                <a:gd name="T12" fmla="+- 0 506 506"/>
                                <a:gd name="T13" fmla="*/ T12 w 17"/>
                                <a:gd name="T14" fmla="+- 0 189 181"/>
                                <a:gd name="T15" fmla="*/ 189 h 17"/>
                                <a:gd name="T16" fmla="+- 0 506 506"/>
                                <a:gd name="T17" fmla="*/ T16 w 17"/>
                                <a:gd name="T18" fmla="+- 0 193 181"/>
                                <a:gd name="T19" fmla="*/ 193 h 17"/>
                                <a:gd name="T20" fmla="+- 0 509 506"/>
                                <a:gd name="T21" fmla="*/ T20 w 17"/>
                                <a:gd name="T22" fmla="+- 0 197 181"/>
                                <a:gd name="T23" fmla="*/ 197 h 17"/>
                                <a:gd name="T24" fmla="+- 0 518 506"/>
                                <a:gd name="T25" fmla="*/ T24 w 17"/>
                                <a:gd name="T26" fmla="+- 0 197 181"/>
                                <a:gd name="T27" fmla="*/ 197 h 17"/>
                                <a:gd name="T28" fmla="+- 0 522 506"/>
                                <a:gd name="T29" fmla="*/ T28 w 17"/>
                                <a:gd name="T30" fmla="+- 0 193 181"/>
                                <a:gd name="T31" fmla="*/ 193 h 17"/>
                                <a:gd name="T32" fmla="+- 0 522 506"/>
                                <a:gd name="T33" fmla="*/ T32 w 17"/>
                                <a:gd name="T34" fmla="+- 0 184 181"/>
                                <a:gd name="T35" fmla="*/ 184 h 17"/>
                                <a:gd name="T36" fmla="+- 0 518 506"/>
                                <a:gd name="T37" fmla="*/ T36 w 17"/>
                                <a:gd name="T38" fmla="+- 0 181 181"/>
                                <a:gd name="T39" fmla="*/ 181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2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3" y="16"/>
                                  </a:lnTo>
                                  <a:lnTo>
                                    <a:pt x="12" y="16"/>
                                  </a:lnTo>
                                  <a:lnTo>
                                    <a:pt x="16" y="12"/>
                                  </a:lnTo>
                                  <a:lnTo>
                                    <a:pt x="16" y="3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3" name="docshape267"/>
                          <wps:cNvSpPr>
                            <a:spLocks/>
                          </wps:cNvSpPr>
                          <wps:spPr bwMode="auto">
                            <a:xfrm>
                              <a:off x="505" y="180"/>
                              <a:ext cx="17" cy="17"/>
                            </a:xfrm>
                            <a:custGeom>
                              <a:avLst/>
                              <a:gdLst>
                                <a:gd name="T0" fmla="+- 0 506 506"/>
                                <a:gd name="T1" fmla="*/ T0 w 17"/>
                                <a:gd name="T2" fmla="+- 0 189 181"/>
                                <a:gd name="T3" fmla="*/ 189 h 17"/>
                                <a:gd name="T4" fmla="+- 0 506 506"/>
                                <a:gd name="T5" fmla="*/ T4 w 17"/>
                                <a:gd name="T6" fmla="+- 0 184 181"/>
                                <a:gd name="T7" fmla="*/ 184 h 17"/>
                                <a:gd name="T8" fmla="+- 0 509 506"/>
                                <a:gd name="T9" fmla="*/ T8 w 17"/>
                                <a:gd name="T10" fmla="+- 0 181 181"/>
                                <a:gd name="T11" fmla="*/ 181 h 17"/>
                                <a:gd name="T12" fmla="+- 0 514 506"/>
                                <a:gd name="T13" fmla="*/ T12 w 17"/>
                                <a:gd name="T14" fmla="+- 0 181 181"/>
                                <a:gd name="T15" fmla="*/ 181 h 17"/>
                                <a:gd name="T16" fmla="+- 0 518 506"/>
                                <a:gd name="T17" fmla="*/ T16 w 17"/>
                                <a:gd name="T18" fmla="+- 0 181 181"/>
                                <a:gd name="T19" fmla="*/ 181 h 17"/>
                                <a:gd name="T20" fmla="+- 0 522 506"/>
                                <a:gd name="T21" fmla="*/ T20 w 17"/>
                                <a:gd name="T22" fmla="+- 0 184 181"/>
                                <a:gd name="T23" fmla="*/ 184 h 17"/>
                                <a:gd name="T24" fmla="+- 0 522 506"/>
                                <a:gd name="T25" fmla="*/ T24 w 17"/>
                                <a:gd name="T26" fmla="+- 0 189 181"/>
                                <a:gd name="T27" fmla="*/ 189 h 17"/>
                                <a:gd name="T28" fmla="+- 0 522 506"/>
                                <a:gd name="T29" fmla="*/ T28 w 17"/>
                                <a:gd name="T30" fmla="+- 0 193 181"/>
                                <a:gd name="T31" fmla="*/ 193 h 17"/>
                                <a:gd name="T32" fmla="+- 0 518 506"/>
                                <a:gd name="T33" fmla="*/ T32 w 17"/>
                                <a:gd name="T34" fmla="+- 0 197 181"/>
                                <a:gd name="T35" fmla="*/ 197 h 17"/>
                                <a:gd name="T36" fmla="+- 0 514 506"/>
                                <a:gd name="T37" fmla="*/ T36 w 17"/>
                                <a:gd name="T38" fmla="+- 0 197 181"/>
                                <a:gd name="T39" fmla="*/ 197 h 17"/>
                                <a:gd name="T40" fmla="+- 0 509 506"/>
                                <a:gd name="T41" fmla="*/ T40 w 17"/>
                                <a:gd name="T42" fmla="+- 0 197 181"/>
                                <a:gd name="T43" fmla="*/ 197 h 17"/>
                                <a:gd name="T44" fmla="+- 0 506 506"/>
                                <a:gd name="T45" fmla="*/ T44 w 17"/>
                                <a:gd name="T46" fmla="+- 0 193 181"/>
                                <a:gd name="T47" fmla="*/ 193 h 17"/>
                                <a:gd name="T48" fmla="+- 0 506 506"/>
                                <a:gd name="T49" fmla="*/ T48 w 17"/>
                                <a:gd name="T50" fmla="+- 0 189 181"/>
                                <a:gd name="T51" fmla="*/ 189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0" y="3"/>
                                  </a:lnTo>
                                  <a:lnTo>
                                    <a:pt x="3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6" y="3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6" y="12"/>
                                  </a:lnTo>
                                  <a:lnTo>
                                    <a:pt x="12" y="16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3" y="16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8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4" name="Line 18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197"/>
                              <a:ext cx="942" cy="0"/>
                            </a:xfrm>
                            <a:prstGeom prst="line">
                              <a:avLst/>
                            </a:pr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7479602C" id="docshapegroup251" o:spid="_x0000_s1026" style="width:47.15pt;height:16.8pt;mso-position-horizontal-relative:char;mso-position-vertical-relative:line" coordsize="943,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">
                  <v:shape id="docshape252" o:spid="_x0000_s1027" style="position:absolute;left:799;top:66;width:41;height:270;visibility:visible;mso-wrap-style:square;v-text-anchor:top" coordsize="41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" path="m1,l,,,269r1,l12,189,41,121r,-8l39,101,30,82,12,53,5,33,1,xe" fillcolor="black" stroked="f">
                    <v:fill opacity="32896f"/>
                    <v:path arrowok="t" o:connecttype="custom" o:connectlocs="1,66;0,66;0,335;1,335;12,255;41,187;41,179;39,167;30,148;12,119;5,99;1,66" o:connectangles="0,0,0,0,0,0,0,0,0,0,0,0"/>
                  </v:shape>
                  <v:line id="Line 202" o:spid="_x0000_s1028" style="position:absolute;visibility:visible;mso-wrap-style:square" from="799,279" to="799,2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" strokeweight=".34811mm"/>
                  <v:shape id="docshape253" o:spid="_x0000_s1029" style="position:absolute;left:656;width:54;height:189;visibility:visible;mso-wrap-style:square;v-text-anchor:top" coordsize="5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" path="m2,l,,,188,7,143,31,108,41,99r4,-3l49,93r3,-8l53,73,51,62,44,55,29,44,22,36,11,23,5,9,2,xe" fillcolor="#006400" stroked="f">
                    <v:fill opacity="32896f"/>
                    <v:path arrowok="t" o:connecttype="custom" o:connectlocs="2,0;0,0;0,188;0,188;7,143;31,108;41,99;45,96;49,93;52,85;53,73;51,62;44,55;29,44;22,36;11,23;5,9;2,0" o:connectangles="0,0,0,0,0,0,0,0,0,0,0,0,0,0,0,0,0,0"/>
                  </v:shape>
                  <v:line id="Line 200" o:spid="_x0000_s1030" style="position:absolute;visibility:visible;mso-wrap-style:square" from="657,140" to="657,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" strokeweight=".34811mm"/>
                  <v:shape id="docshape254" o:spid="_x0000_s1031" style="position:absolute;left:656;top:54;width:143;height:153;visibility:visible;mso-wrap-style:square;v-text-anchor:top" coordsize="143,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" path="m142,153r,-59m,43l,e" filled="f" strokeweight=".81319mm">
                    <v:path arrowok="t" o:connecttype="custom" o:connectlocs="142,207;142,148;0,97;0,54" o:connectangles="0,0,0,0"/>
                  </v:shape>
                  <v:shape id="docshape255" o:spid="_x0000_s1032" style="position:absolute;left:791;top:175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" path="m13,l4,,,3,,8r,5l4,16r9,l17,13,17,3,13,xe" fillcolor="black" stroked="f">
                    <v:fill opacity="32896f"/>
                    <v:path arrowok="t" o:connecttype="custom" o:connectlocs="13,176;4,176;0,179;0,184;0,189;4,192;13,192;17,189;17,179;13,176" o:connectangles="0,0,0,0,0,0,0,0,0,0"/>
                  </v:shape>
                  <v:shape id="docshape256" o:spid="_x0000_s1033" style="position:absolute;left:791;top:175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" path="m,8l,3,4,,8,r5,l17,3r,5l17,13r-4,3l8,16r-4,l,13,,8e" filled="f" strokeweight=".28828mm">
                    <v:path arrowok="t" o:connecttype="custom" o:connectlocs="0,184;0,179;4,176;8,176;13,176;17,179;17,184;17,189;13,192;8,192;4,192;0,189;0,184" o:connectangles="0,0,0,0,0,0,0,0,0,0,0,0,0"/>
                  </v:shape>
                  <v:shape id="docshape257" o:spid="_x0000_s1034" style="position:absolute;left:648;top:6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" path="m12,l3,,,3,,8r,4l3,16r9,l16,12r,-9l12,xe" fillcolor="black" stroked="f">
                    <v:fill opacity="32896f"/>
                    <v:path arrowok="t" o:connecttype="custom" o:connectlocs="12,70;3,70;0,73;0,78;0,82;3,86;12,86;16,82;16,73;12,70" o:connectangles="0,0,0,0,0,0,0,0,0,0"/>
                  </v:shape>
                  <v:shape id="docshape258" o:spid="_x0000_s1035" style="position:absolute;left:648;top:6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" path="m,8l,3,3,,8,r4,l16,3r,5l16,12r-4,4l8,16r-5,l,12,,8e" filled="f" strokeweight=".28828mm">
                    <v:path arrowok="t" o:connecttype="custom" o:connectlocs="0,78;0,73;3,70;8,70;12,70;16,73;16,78;16,82;12,86;8,86;3,86;0,82;0,78" o:connectangles="0,0,0,0,0,0,0,0,0,0,0,0,0"/>
                  </v:shape>
                  <v:shape id="docshape259" o:spid="_x0000_s1036" style="position:absolute;left:791;top:175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" path="m13,l4,,,3,,8r,5l4,16r9,l17,13,17,3,13,xe" fillcolor="black" stroked="f">
                    <v:fill opacity="32896f"/>
                    <v:path arrowok="t" o:connecttype="custom" o:connectlocs="13,176;4,176;0,179;0,184;0,189;4,192;13,192;17,189;17,179;13,176" o:connectangles="0,0,0,0,0,0,0,0,0,0"/>
                  </v:shape>
                  <v:shape id="docshape260" o:spid="_x0000_s1037" style="position:absolute;left:791;top:175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" path="m,8l,3,4,,8,r5,l17,3r,5l17,13r-4,3l8,16r-4,l,13,,8e" filled="f" strokeweight=".28828mm">
                    <v:path arrowok="t" o:connecttype="custom" o:connectlocs="0,184;0,179;4,176;8,176;13,176;17,179;17,184;17,189;13,192;8,192;4,192;0,189;0,184" o:connectangles="0,0,0,0,0,0,0,0,0,0,0,0,0"/>
                  </v:shape>
                  <v:shape id="docshape261" o:spid="_x0000_s1038" style="position:absolute;left:648;top:6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" path="m12,l3,,,3,,8r,4l3,16r9,l16,12r,-9l12,xe" fillcolor="black" stroked="f">
                    <v:fill opacity="32896f"/>
                    <v:path arrowok="t" o:connecttype="custom" o:connectlocs="12,70;3,70;0,73;0,78;0,82;3,86;12,86;16,82;16,73;12,70" o:connectangles="0,0,0,0,0,0,0,0,0,0"/>
                  </v:shape>
                  <v:shape id="docshape262" o:spid="_x0000_s1039" style="position:absolute;left:648;top:6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" path="m,8l,3,3,,8,r4,l16,3r,5l16,12r-4,4l8,16r-5,l,12,,8e" filled="f" strokeweight=".28828mm">
                    <v:path arrowok="t" o:connecttype="custom" o:connectlocs="0,78;0,73;3,70;8,70;12,70;16,73;16,78;16,82;12,86;8,86;3,86;0,82;0,78" o:connectangles="0,0,0,0,0,0,0,0,0,0,0,0,0"/>
                  </v:shape>
                  <v:shape id="docshape263" o:spid="_x0000_s1040" style="position:absolute;left:513;top:73;width:43;height:250;visibility:visible;mso-wrap-style:square;v-text-anchor:top" coordsize="43,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" path="m1,l,,,250,8,186r6,-12l34,144r4,-9l42,109r-1,-5l27,71,12,53,6,43,3,33,1,xe" fillcolor="black" stroked="f">
                    <v:fill opacity="32896f"/>
                    <v:path arrowok="t" o:connecttype="custom" o:connectlocs="1,74;0,74;0,324;0,324;8,260;14,248;34,218;38,209;42,183;41,178;27,145;12,127;6,117;3,107;1,74" o:connectangles="0,0,0,0,0,0,0,0,0,0,0,0,0,0,0"/>
                  </v:shape>
                  <v:line id="Line 189" o:spid="_x0000_s1041" style="position:absolute;visibility:visible;mso-wrap-style:square" from="514,285" to="514,2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" strokeweight=".34811mm"/>
                  <v:line id="Line 188" o:spid="_x0000_s1042" style="position:absolute;visibility:visible;mso-wrap-style:square" from="514,220" to="514,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" strokeweight=".81319mm"/>
                  <v:shape id="docshape264" o:spid="_x0000_s1043" style="position:absolute;left:505;top:180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" path="m12,l3,,,3,,8r,4l3,16r9,l16,12r,-9l12,xe" fillcolor="black" stroked="f">
                    <v:fill opacity="32896f"/>
                    <v:path arrowok="t" o:connecttype="custom" o:connectlocs="12,181;3,181;0,184;0,189;0,193;3,197;12,197;16,193;16,184;12,181" o:connectangles="0,0,0,0,0,0,0,0,0,0"/>
                  </v:shape>
                  <v:shape id="docshape265" o:spid="_x0000_s1044" style="position:absolute;left:505;top:180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" path="m,8l,3,3,,8,r4,l16,3r,5l16,12r-4,4l8,16r-5,l,12,,8e" filled="f" strokeweight=".28828mm">
                    <v:path arrowok="t" o:connecttype="custom" o:connectlocs="0,189;0,184;3,181;8,181;12,181;16,184;16,189;16,193;12,197;8,197;3,197;0,193;0,189" o:connectangles="0,0,0,0,0,0,0,0,0,0,0,0,0"/>
                  </v:shape>
                  <v:shape id="docshape266" o:spid="_x0000_s1045" style="position:absolute;left:505;top:180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" path="m12,l3,,,3,,8r,4l3,16r9,l16,12r,-9l12,xe" fillcolor="black" stroked="f">
                    <v:fill opacity="32896f"/>
                    <v:path arrowok="t" o:connecttype="custom" o:connectlocs="12,181;3,181;0,184;0,189;0,193;3,197;12,197;16,193;16,184;12,181" o:connectangles="0,0,0,0,0,0,0,0,0,0"/>
                  </v:shape>
                  <v:shape id="docshape267" o:spid="_x0000_s1046" style="position:absolute;left:505;top:180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" path="m,8l,3,3,,8,r4,l16,3r,5l16,12r-4,4l8,16r-5,l,12,,8e" filled="f" strokeweight=".28828mm">
                    <v:path arrowok="t" o:connecttype="custom" o:connectlocs="0,189;0,184;3,181;8,181;12,181;16,184;16,189;16,193;12,197;8,197;3,197;0,193;0,189" o:connectangles="0,0,0,0,0,0,0,0,0,0,0,0,0"/>
                  </v:shape>
                  <v:line id="Line 183" o:spid="_x0000_s1047" style="position:absolute;visibility:visible;mso-wrap-style:square" from="0,197" to="942,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" strokeweight=".291mm">
                    <v:stroke dashstyle="dash"/>
                  </v:line>
                  <w10:anchorlock/>
                </v:group>
              </w:pict>
            </mc:Fallback>
          </mc:AlternateContent>
        </w:r>
      </w:del>
    </w:p>
    <w:p w14:paraId="7FF7F24E" w14:textId="01122E4C" w:rsidR="00470D98" w:rsidRDefault="00133F83">
      <w:pPr>
        <w:tabs>
          <w:tab w:val="left" w:pos="1124"/>
        </w:tabs>
        <w:spacing w:line="116" w:lineRule="exact"/>
        <w:ind w:left="-7"/>
        <w:rPr>
          <w:ins w:id="2437" w:author="Hughes, Anna E" w:date="2023-08-09T15:29:00Z"/>
          <w:rFonts w:ascii="Times New Roman"/>
          <w:sz w:val="11"/>
        </w:rPr>
      </w:pPr>
      <w:del w:id="2438" w:author="Hughes, Anna E" w:date="2023-08-09T15:29:00Z">
        <w:r>
          <w:rPr>
            <w:noProof/>
            <w:lang w:val="en-GB" w:eastAsia="en-GB"/>
          </w:rPr>
          <mc:AlternateContent>
            <mc:Choice Requires="wpg">
              <w:drawing>
                <wp:anchor distT="0" distB="0" distL="114300" distR="114300" simplePos="0" relativeHeight="487729664" behindDoc="1" locked="0" layoutInCell="1" allowOverlap="1" wp14:anchorId="05565026" wp14:editId="5B4D6DA3">
                  <wp:simplePos x="0" y="0"/>
                  <wp:positionH relativeFrom="page">
                    <wp:posOffset>4463415</wp:posOffset>
                  </wp:positionH>
                  <wp:positionV relativeFrom="paragraph">
                    <wp:posOffset>-350520</wp:posOffset>
                  </wp:positionV>
                  <wp:extent cx="140335" cy="141605"/>
                  <wp:effectExtent l="0" t="0" r="0" b="0"/>
                  <wp:wrapNone/>
                  <wp:docPr id="905" name="docshapegroup26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40335" cy="141605"/>
                            <a:chOff x="7029" y="-552"/>
                            <a:chExt cx="221" cy="223"/>
                          </a:xfrm>
                        </wpg:grpSpPr>
                        <wps:wsp>
                          <wps:cNvPr id="906" name="docshape269"/>
                          <wps:cNvSpPr>
                            <a:spLocks/>
                          </wps:cNvSpPr>
                          <wps:spPr bwMode="auto">
                            <a:xfrm>
                              <a:off x="7051" y="-553"/>
                              <a:ext cx="198" cy="223"/>
                            </a:xfrm>
                            <a:custGeom>
                              <a:avLst/>
                              <a:gdLst>
                                <a:gd name="T0" fmla="+- 0 7180 7052"/>
                                <a:gd name="T1" fmla="*/ T0 w 198"/>
                                <a:gd name="T2" fmla="+- 0 -531 -552"/>
                                <a:gd name="T3" fmla="*/ -531 h 223"/>
                                <a:gd name="T4" fmla="+- 0 7177 7052"/>
                                <a:gd name="T5" fmla="*/ T4 w 198"/>
                                <a:gd name="T6" fmla="+- 0 -536 -552"/>
                                <a:gd name="T7" fmla="*/ -536 h 223"/>
                                <a:gd name="T8" fmla="+- 0 7174 7052"/>
                                <a:gd name="T9" fmla="*/ T8 w 198"/>
                                <a:gd name="T10" fmla="+- 0 -537 -552"/>
                                <a:gd name="T11" fmla="*/ -537 h 223"/>
                                <a:gd name="T12" fmla="+- 0 7164 7052"/>
                                <a:gd name="T13" fmla="*/ T12 w 198"/>
                                <a:gd name="T14" fmla="+- 0 -540 -552"/>
                                <a:gd name="T15" fmla="*/ -540 h 223"/>
                                <a:gd name="T16" fmla="+- 0 7084 7052"/>
                                <a:gd name="T17" fmla="*/ T16 w 198"/>
                                <a:gd name="T18" fmla="+- 0 -549 -552"/>
                                <a:gd name="T19" fmla="*/ -549 h 223"/>
                                <a:gd name="T20" fmla="+- 0 7068 7052"/>
                                <a:gd name="T21" fmla="*/ T20 w 198"/>
                                <a:gd name="T22" fmla="+- 0 -551 -552"/>
                                <a:gd name="T23" fmla="*/ -551 h 223"/>
                                <a:gd name="T24" fmla="+- 0 7061 7052"/>
                                <a:gd name="T25" fmla="*/ T24 w 198"/>
                                <a:gd name="T26" fmla="+- 0 -552 -552"/>
                                <a:gd name="T27" fmla="*/ -552 h 223"/>
                                <a:gd name="T28" fmla="+- 0 7052 7052"/>
                                <a:gd name="T29" fmla="*/ T28 w 198"/>
                                <a:gd name="T30" fmla="+- 0 -552 -552"/>
                                <a:gd name="T31" fmla="*/ -552 h 223"/>
                                <a:gd name="T32" fmla="+- 0 7052 7052"/>
                                <a:gd name="T33" fmla="*/ T32 w 198"/>
                                <a:gd name="T34" fmla="+- 0 -448 -552"/>
                                <a:gd name="T35" fmla="*/ -448 h 223"/>
                                <a:gd name="T36" fmla="+- 0 7053 7052"/>
                                <a:gd name="T37" fmla="*/ T36 w 198"/>
                                <a:gd name="T38" fmla="+- 0 -448 -552"/>
                                <a:gd name="T39" fmla="*/ -448 h 223"/>
                                <a:gd name="T40" fmla="+- 0 7053 7052"/>
                                <a:gd name="T41" fmla="*/ T40 w 198"/>
                                <a:gd name="T42" fmla="+- 0 -450 -552"/>
                                <a:gd name="T43" fmla="*/ -450 h 223"/>
                                <a:gd name="T44" fmla="+- 0 7052 7052"/>
                                <a:gd name="T45" fmla="*/ T44 w 198"/>
                                <a:gd name="T46" fmla="+- 0 -455 -552"/>
                                <a:gd name="T47" fmla="*/ -455 h 223"/>
                                <a:gd name="T48" fmla="+- 0 7053 7052"/>
                                <a:gd name="T49" fmla="*/ T48 w 198"/>
                                <a:gd name="T50" fmla="+- 0 -460 -552"/>
                                <a:gd name="T51" fmla="*/ -460 h 223"/>
                                <a:gd name="T52" fmla="+- 0 7052 7052"/>
                                <a:gd name="T53" fmla="*/ T52 w 198"/>
                                <a:gd name="T54" fmla="+- 0 -466 -552"/>
                                <a:gd name="T55" fmla="*/ -466 h 223"/>
                                <a:gd name="T56" fmla="+- 0 7054 7052"/>
                                <a:gd name="T57" fmla="*/ T56 w 198"/>
                                <a:gd name="T58" fmla="+- 0 -476 -552"/>
                                <a:gd name="T59" fmla="*/ -476 h 223"/>
                                <a:gd name="T60" fmla="+- 0 7061 7052"/>
                                <a:gd name="T61" fmla="*/ T60 w 198"/>
                                <a:gd name="T62" fmla="+- 0 -493 -552"/>
                                <a:gd name="T63" fmla="*/ -493 h 223"/>
                                <a:gd name="T64" fmla="+- 0 7063 7052"/>
                                <a:gd name="T65" fmla="*/ T64 w 198"/>
                                <a:gd name="T66" fmla="+- 0 -495 -552"/>
                                <a:gd name="T67" fmla="*/ -495 h 223"/>
                                <a:gd name="T68" fmla="+- 0 7080 7052"/>
                                <a:gd name="T69" fmla="*/ T68 w 198"/>
                                <a:gd name="T70" fmla="+- 0 -503 -552"/>
                                <a:gd name="T71" fmla="*/ -503 h 223"/>
                                <a:gd name="T72" fmla="+- 0 7099 7052"/>
                                <a:gd name="T73" fmla="*/ T72 w 198"/>
                                <a:gd name="T74" fmla="+- 0 -509 -552"/>
                                <a:gd name="T75" fmla="*/ -509 h 223"/>
                                <a:gd name="T76" fmla="+- 0 7124 7052"/>
                                <a:gd name="T77" fmla="*/ T76 w 198"/>
                                <a:gd name="T78" fmla="+- 0 -517 -552"/>
                                <a:gd name="T79" fmla="*/ -517 h 223"/>
                                <a:gd name="T80" fmla="+- 0 7161 7052"/>
                                <a:gd name="T81" fmla="*/ T80 w 198"/>
                                <a:gd name="T82" fmla="+- 0 -524 -552"/>
                                <a:gd name="T83" fmla="*/ -524 h 223"/>
                                <a:gd name="T84" fmla="+- 0 7174 7052"/>
                                <a:gd name="T85" fmla="*/ T84 w 198"/>
                                <a:gd name="T86" fmla="+- 0 -527 -552"/>
                                <a:gd name="T87" fmla="*/ -527 h 223"/>
                                <a:gd name="T88" fmla="+- 0 7179 7052"/>
                                <a:gd name="T89" fmla="*/ T88 w 198"/>
                                <a:gd name="T90" fmla="+- 0 -529 -552"/>
                                <a:gd name="T91" fmla="*/ -529 h 223"/>
                                <a:gd name="T92" fmla="+- 0 7180 7052"/>
                                <a:gd name="T93" fmla="*/ T92 w 198"/>
                                <a:gd name="T94" fmla="+- 0 -531 -552"/>
                                <a:gd name="T95" fmla="*/ -531 h 223"/>
                                <a:gd name="T96" fmla="+- 0 7249 7052"/>
                                <a:gd name="T97" fmla="*/ T96 w 198"/>
                                <a:gd name="T98" fmla="+- 0 -443 -552"/>
                                <a:gd name="T99" fmla="*/ -443 h 223"/>
                                <a:gd name="T100" fmla="+- 0 7247 7052"/>
                                <a:gd name="T101" fmla="*/ T100 w 198"/>
                                <a:gd name="T102" fmla="+- 0 -449 -552"/>
                                <a:gd name="T103" fmla="*/ -449 h 223"/>
                                <a:gd name="T104" fmla="+- 0 7245 7052"/>
                                <a:gd name="T105" fmla="*/ T104 w 198"/>
                                <a:gd name="T106" fmla="+- 0 -452 -552"/>
                                <a:gd name="T107" fmla="*/ -452 h 223"/>
                                <a:gd name="T108" fmla="+- 0 7235 7052"/>
                                <a:gd name="T109" fmla="*/ T108 w 198"/>
                                <a:gd name="T110" fmla="+- 0 -464 -552"/>
                                <a:gd name="T111" fmla="*/ -464 h 223"/>
                                <a:gd name="T112" fmla="+- 0 7228 7052"/>
                                <a:gd name="T113" fmla="*/ T112 w 198"/>
                                <a:gd name="T114" fmla="+- 0 -472 -552"/>
                                <a:gd name="T115" fmla="*/ -472 h 223"/>
                                <a:gd name="T116" fmla="+- 0 7221 7052"/>
                                <a:gd name="T117" fmla="*/ T116 w 198"/>
                                <a:gd name="T118" fmla="+- 0 -479 -552"/>
                                <a:gd name="T119" fmla="*/ -479 h 223"/>
                                <a:gd name="T120" fmla="+- 0 7214 7052"/>
                                <a:gd name="T121" fmla="*/ T120 w 198"/>
                                <a:gd name="T122" fmla="+- 0 -484 -552"/>
                                <a:gd name="T123" fmla="*/ -484 h 223"/>
                                <a:gd name="T124" fmla="+- 0 7203 7052"/>
                                <a:gd name="T125" fmla="*/ T124 w 198"/>
                                <a:gd name="T126" fmla="+- 0 -497 -552"/>
                                <a:gd name="T127" fmla="*/ -497 h 223"/>
                                <a:gd name="T128" fmla="+- 0 7198 7052"/>
                                <a:gd name="T129" fmla="*/ T128 w 198"/>
                                <a:gd name="T130" fmla="+- 0 -506 -552"/>
                                <a:gd name="T131" fmla="*/ -506 h 223"/>
                                <a:gd name="T132" fmla="+- 0 7195 7052"/>
                                <a:gd name="T133" fmla="*/ T132 w 198"/>
                                <a:gd name="T134" fmla="+- 0 -526 -552"/>
                                <a:gd name="T135" fmla="*/ -526 h 223"/>
                                <a:gd name="T136" fmla="+- 0 7195 7052"/>
                                <a:gd name="T137" fmla="*/ T136 w 198"/>
                                <a:gd name="T138" fmla="+- 0 -526 -552"/>
                                <a:gd name="T139" fmla="*/ -526 h 223"/>
                                <a:gd name="T140" fmla="+- 0 7195 7052"/>
                                <a:gd name="T141" fmla="*/ T140 w 198"/>
                                <a:gd name="T142" fmla="+- 0 -330 -552"/>
                                <a:gd name="T143" fmla="*/ -330 h 223"/>
                                <a:gd name="T144" fmla="+- 0 7195 7052"/>
                                <a:gd name="T145" fmla="*/ T144 w 198"/>
                                <a:gd name="T146" fmla="+- 0 -330 -552"/>
                                <a:gd name="T147" fmla="*/ -330 h 223"/>
                                <a:gd name="T148" fmla="+- 0 7203 7052"/>
                                <a:gd name="T149" fmla="*/ T148 w 198"/>
                                <a:gd name="T150" fmla="+- 0 -376 -552"/>
                                <a:gd name="T151" fmla="*/ -376 h 223"/>
                                <a:gd name="T152" fmla="+- 0 7227 7052"/>
                                <a:gd name="T153" fmla="*/ T152 w 198"/>
                                <a:gd name="T154" fmla="+- 0 -412 -552"/>
                                <a:gd name="T155" fmla="*/ -412 h 223"/>
                                <a:gd name="T156" fmla="+- 0 7232 7052"/>
                                <a:gd name="T157" fmla="*/ T156 w 198"/>
                                <a:gd name="T158" fmla="+- 0 -416 -552"/>
                                <a:gd name="T159" fmla="*/ -416 h 223"/>
                                <a:gd name="T160" fmla="+- 0 7243 7052"/>
                                <a:gd name="T161" fmla="*/ T160 w 198"/>
                                <a:gd name="T162" fmla="+- 0 -425 -552"/>
                                <a:gd name="T163" fmla="*/ -425 h 223"/>
                                <a:gd name="T164" fmla="+- 0 7245 7052"/>
                                <a:gd name="T165" fmla="*/ T164 w 198"/>
                                <a:gd name="T166" fmla="+- 0 -427 -552"/>
                                <a:gd name="T167" fmla="*/ -427 h 223"/>
                                <a:gd name="T168" fmla="+- 0 7247 7052"/>
                                <a:gd name="T169" fmla="*/ T168 w 198"/>
                                <a:gd name="T170" fmla="+- 0 -432 -552"/>
                                <a:gd name="T171" fmla="*/ -432 h 223"/>
                                <a:gd name="T172" fmla="+- 0 7249 7052"/>
                                <a:gd name="T173" fmla="*/ T172 w 198"/>
                                <a:gd name="T174" fmla="+- 0 -443 -552"/>
                                <a:gd name="T175" fmla="*/ -443 h 2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</a:cxnLst>
                              <a:rect l="0" t="0" r="r" b="b"/>
                              <a:pathLst>
                                <a:path w="198" h="223">
                                  <a:moveTo>
                                    <a:pt x="128" y="21"/>
                                  </a:moveTo>
                                  <a:lnTo>
                                    <a:pt x="125" y="16"/>
                                  </a:lnTo>
                                  <a:lnTo>
                                    <a:pt x="122" y="15"/>
                                  </a:lnTo>
                                  <a:lnTo>
                                    <a:pt x="112" y="12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16" y="1"/>
                                  </a:lnTo>
                                  <a:lnTo>
                                    <a:pt x="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04"/>
                                  </a:lnTo>
                                  <a:lnTo>
                                    <a:pt x="1" y="104"/>
                                  </a:lnTo>
                                  <a:lnTo>
                                    <a:pt x="1" y="102"/>
                                  </a:lnTo>
                                  <a:lnTo>
                                    <a:pt x="0" y="97"/>
                                  </a:lnTo>
                                  <a:lnTo>
                                    <a:pt x="1" y="92"/>
                                  </a:lnTo>
                                  <a:lnTo>
                                    <a:pt x="0" y="86"/>
                                  </a:lnTo>
                                  <a:lnTo>
                                    <a:pt x="2" y="76"/>
                                  </a:lnTo>
                                  <a:lnTo>
                                    <a:pt x="9" y="59"/>
                                  </a:lnTo>
                                  <a:lnTo>
                                    <a:pt x="11" y="57"/>
                                  </a:lnTo>
                                  <a:lnTo>
                                    <a:pt x="28" y="49"/>
                                  </a:lnTo>
                                  <a:lnTo>
                                    <a:pt x="47" y="43"/>
                                  </a:lnTo>
                                  <a:lnTo>
                                    <a:pt x="72" y="35"/>
                                  </a:lnTo>
                                  <a:lnTo>
                                    <a:pt x="109" y="28"/>
                                  </a:lnTo>
                                  <a:lnTo>
                                    <a:pt x="122" y="25"/>
                                  </a:lnTo>
                                  <a:lnTo>
                                    <a:pt x="127" y="23"/>
                                  </a:lnTo>
                                  <a:lnTo>
                                    <a:pt x="128" y="21"/>
                                  </a:lnTo>
                                  <a:close/>
                                  <a:moveTo>
                                    <a:pt x="197" y="109"/>
                                  </a:moveTo>
                                  <a:lnTo>
                                    <a:pt x="195" y="103"/>
                                  </a:lnTo>
                                  <a:lnTo>
                                    <a:pt x="193" y="100"/>
                                  </a:lnTo>
                                  <a:lnTo>
                                    <a:pt x="183" y="88"/>
                                  </a:lnTo>
                                  <a:lnTo>
                                    <a:pt x="176" y="80"/>
                                  </a:lnTo>
                                  <a:lnTo>
                                    <a:pt x="169" y="73"/>
                                  </a:lnTo>
                                  <a:lnTo>
                                    <a:pt x="162" y="68"/>
                                  </a:lnTo>
                                  <a:lnTo>
                                    <a:pt x="151" y="55"/>
                                  </a:lnTo>
                                  <a:lnTo>
                                    <a:pt x="146" y="46"/>
                                  </a:lnTo>
                                  <a:lnTo>
                                    <a:pt x="143" y="26"/>
                                  </a:lnTo>
                                  <a:lnTo>
                                    <a:pt x="143" y="222"/>
                                  </a:lnTo>
                                  <a:lnTo>
                                    <a:pt x="151" y="176"/>
                                  </a:lnTo>
                                  <a:lnTo>
                                    <a:pt x="175" y="140"/>
                                  </a:lnTo>
                                  <a:lnTo>
                                    <a:pt x="180" y="136"/>
                                  </a:lnTo>
                                  <a:lnTo>
                                    <a:pt x="191" y="127"/>
                                  </a:lnTo>
                                  <a:lnTo>
                                    <a:pt x="193" y="125"/>
                                  </a:lnTo>
                                  <a:lnTo>
                                    <a:pt x="195" y="120"/>
                                  </a:lnTo>
                                  <a:lnTo>
                                    <a:pt x="197" y="1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64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7" name="docshape270"/>
                          <wps:cNvSpPr>
                            <a:spLocks/>
                          </wps:cNvSpPr>
                          <wps:spPr bwMode="auto">
                            <a:xfrm>
                              <a:off x="7051" y="-550"/>
                              <a:ext cx="143" cy="182"/>
                            </a:xfrm>
                            <a:custGeom>
                              <a:avLst/>
                              <a:gdLst>
                                <a:gd name="T0" fmla="+- 0 7195 7052"/>
                                <a:gd name="T1" fmla="*/ T0 w 143"/>
                                <a:gd name="T2" fmla="+- 0 -368 -550"/>
                                <a:gd name="T3" fmla="*/ -368 h 182"/>
                                <a:gd name="T4" fmla="+- 0 7195 7052"/>
                                <a:gd name="T5" fmla="*/ T4 w 143"/>
                                <a:gd name="T6" fmla="+- 0 -501 -550"/>
                                <a:gd name="T7" fmla="*/ -501 h 182"/>
                                <a:gd name="T8" fmla="+- 0 7052 7052"/>
                                <a:gd name="T9" fmla="*/ T8 w 143"/>
                                <a:gd name="T10" fmla="+- 0 -491 -550"/>
                                <a:gd name="T11" fmla="*/ -491 h 182"/>
                                <a:gd name="T12" fmla="+- 0 7052 7052"/>
                                <a:gd name="T13" fmla="*/ T12 w 143"/>
                                <a:gd name="T14" fmla="+- 0 -550 -550"/>
                                <a:gd name="T15" fmla="*/ -550 h 18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43" h="182">
                                  <a:moveTo>
                                    <a:pt x="143" y="182"/>
                                  </a:moveTo>
                                  <a:lnTo>
                                    <a:pt x="143" y="49"/>
                                  </a:lnTo>
                                  <a:moveTo>
                                    <a:pt x="0" y="59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253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8" name="docshape271"/>
                          <wps:cNvSpPr>
                            <a:spLocks/>
                          </wps:cNvSpPr>
                          <wps:spPr bwMode="auto">
                            <a:xfrm>
                              <a:off x="7051" y="-541"/>
                              <a:ext cx="143" cy="122"/>
                            </a:xfrm>
                            <a:custGeom>
                              <a:avLst/>
                              <a:gdLst>
                                <a:gd name="T0" fmla="+- 0 7195 7052"/>
                                <a:gd name="T1" fmla="*/ T0 w 143"/>
                                <a:gd name="T2" fmla="+- 0 -420 -541"/>
                                <a:gd name="T3" fmla="*/ -420 h 122"/>
                                <a:gd name="T4" fmla="+- 0 7195 7052"/>
                                <a:gd name="T5" fmla="*/ T4 w 143"/>
                                <a:gd name="T6" fmla="+- 0 -464 -541"/>
                                <a:gd name="T7" fmla="*/ -464 h 122"/>
                                <a:gd name="T8" fmla="+- 0 7052 7052"/>
                                <a:gd name="T9" fmla="*/ T8 w 143"/>
                                <a:gd name="T10" fmla="+- 0 -522 -541"/>
                                <a:gd name="T11" fmla="*/ -522 h 122"/>
                                <a:gd name="T12" fmla="+- 0 7052 7052"/>
                                <a:gd name="T13" fmla="*/ T12 w 143"/>
                                <a:gd name="T14" fmla="+- 0 -541 -541"/>
                                <a:gd name="T15" fmla="*/ -541 h 12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43" h="122">
                                  <a:moveTo>
                                    <a:pt x="143" y="121"/>
                                  </a:moveTo>
                                  <a:lnTo>
                                    <a:pt x="143" y="77"/>
                                  </a:lnTo>
                                  <a:moveTo>
                                    <a:pt x="0" y="19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927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9" name="docshape272"/>
                          <wps:cNvSpPr>
                            <a:spLocks/>
                          </wps:cNvSpPr>
                          <wps:spPr bwMode="auto">
                            <a:xfrm>
                              <a:off x="7186" y="-447"/>
                              <a:ext cx="17" cy="17"/>
                            </a:xfrm>
                            <a:custGeom>
                              <a:avLst/>
                              <a:gdLst>
                                <a:gd name="T0" fmla="+- 0 7199 7186"/>
                                <a:gd name="T1" fmla="*/ T0 w 17"/>
                                <a:gd name="T2" fmla="+- 0 -447 -447"/>
                                <a:gd name="T3" fmla="*/ -447 h 17"/>
                                <a:gd name="T4" fmla="+- 0 7190 7186"/>
                                <a:gd name="T5" fmla="*/ T4 w 17"/>
                                <a:gd name="T6" fmla="+- 0 -447 -447"/>
                                <a:gd name="T7" fmla="*/ -447 h 17"/>
                                <a:gd name="T8" fmla="+- 0 7186 7186"/>
                                <a:gd name="T9" fmla="*/ T8 w 17"/>
                                <a:gd name="T10" fmla="+- 0 -443 -447"/>
                                <a:gd name="T11" fmla="*/ -443 h 17"/>
                                <a:gd name="T12" fmla="+- 0 7186 7186"/>
                                <a:gd name="T13" fmla="*/ T12 w 17"/>
                                <a:gd name="T14" fmla="+- 0 -439 -447"/>
                                <a:gd name="T15" fmla="*/ -439 h 17"/>
                                <a:gd name="T16" fmla="+- 0 7186 7186"/>
                                <a:gd name="T17" fmla="*/ T16 w 17"/>
                                <a:gd name="T18" fmla="+- 0 -434 -447"/>
                                <a:gd name="T19" fmla="*/ -434 h 17"/>
                                <a:gd name="T20" fmla="+- 0 7190 7186"/>
                                <a:gd name="T21" fmla="*/ T20 w 17"/>
                                <a:gd name="T22" fmla="+- 0 -430 -447"/>
                                <a:gd name="T23" fmla="*/ -430 h 17"/>
                                <a:gd name="T24" fmla="+- 0 7199 7186"/>
                                <a:gd name="T25" fmla="*/ T24 w 17"/>
                                <a:gd name="T26" fmla="+- 0 -430 -447"/>
                                <a:gd name="T27" fmla="*/ -430 h 17"/>
                                <a:gd name="T28" fmla="+- 0 7203 7186"/>
                                <a:gd name="T29" fmla="*/ T28 w 17"/>
                                <a:gd name="T30" fmla="+- 0 -434 -447"/>
                                <a:gd name="T31" fmla="*/ -434 h 17"/>
                                <a:gd name="T32" fmla="+- 0 7203 7186"/>
                                <a:gd name="T33" fmla="*/ T32 w 17"/>
                                <a:gd name="T34" fmla="+- 0 -443 -447"/>
                                <a:gd name="T35" fmla="*/ -443 h 17"/>
                                <a:gd name="T36" fmla="+- 0 7199 7186"/>
                                <a:gd name="T37" fmla="*/ T36 w 17"/>
                                <a:gd name="T38" fmla="+- 0 -447 -447"/>
                                <a:gd name="T39" fmla="*/ -447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3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4" y="17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17" y="13"/>
                                  </a:lnTo>
                                  <a:lnTo>
                                    <a:pt x="17" y="4"/>
                                  </a:lnTo>
                                  <a:lnTo>
                                    <a:pt x="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0" name="docshape273"/>
                          <wps:cNvSpPr>
                            <a:spLocks/>
                          </wps:cNvSpPr>
                          <wps:spPr bwMode="auto">
                            <a:xfrm>
                              <a:off x="7186" y="-447"/>
                              <a:ext cx="17" cy="17"/>
                            </a:xfrm>
                            <a:custGeom>
                              <a:avLst/>
                              <a:gdLst>
                                <a:gd name="T0" fmla="+- 0 7186 7186"/>
                                <a:gd name="T1" fmla="*/ T0 w 17"/>
                                <a:gd name="T2" fmla="+- 0 -439 -447"/>
                                <a:gd name="T3" fmla="*/ -439 h 17"/>
                                <a:gd name="T4" fmla="+- 0 7186 7186"/>
                                <a:gd name="T5" fmla="*/ T4 w 17"/>
                                <a:gd name="T6" fmla="+- 0 -443 -447"/>
                                <a:gd name="T7" fmla="*/ -443 h 17"/>
                                <a:gd name="T8" fmla="+- 0 7190 7186"/>
                                <a:gd name="T9" fmla="*/ T8 w 17"/>
                                <a:gd name="T10" fmla="+- 0 -447 -447"/>
                                <a:gd name="T11" fmla="*/ -447 h 17"/>
                                <a:gd name="T12" fmla="+- 0 7195 7186"/>
                                <a:gd name="T13" fmla="*/ T12 w 17"/>
                                <a:gd name="T14" fmla="+- 0 -447 -447"/>
                                <a:gd name="T15" fmla="*/ -447 h 17"/>
                                <a:gd name="T16" fmla="+- 0 7199 7186"/>
                                <a:gd name="T17" fmla="*/ T16 w 17"/>
                                <a:gd name="T18" fmla="+- 0 -447 -447"/>
                                <a:gd name="T19" fmla="*/ -447 h 17"/>
                                <a:gd name="T20" fmla="+- 0 7203 7186"/>
                                <a:gd name="T21" fmla="*/ T20 w 17"/>
                                <a:gd name="T22" fmla="+- 0 -443 -447"/>
                                <a:gd name="T23" fmla="*/ -443 h 17"/>
                                <a:gd name="T24" fmla="+- 0 7203 7186"/>
                                <a:gd name="T25" fmla="*/ T24 w 17"/>
                                <a:gd name="T26" fmla="+- 0 -439 -447"/>
                                <a:gd name="T27" fmla="*/ -439 h 17"/>
                                <a:gd name="T28" fmla="+- 0 7203 7186"/>
                                <a:gd name="T29" fmla="*/ T28 w 17"/>
                                <a:gd name="T30" fmla="+- 0 -434 -447"/>
                                <a:gd name="T31" fmla="*/ -434 h 17"/>
                                <a:gd name="T32" fmla="+- 0 7199 7186"/>
                                <a:gd name="T33" fmla="*/ T32 w 17"/>
                                <a:gd name="T34" fmla="+- 0 -430 -447"/>
                                <a:gd name="T35" fmla="*/ -430 h 17"/>
                                <a:gd name="T36" fmla="+- 0 7195 7186"/>
                                <a:gd name="T37" fmla="*/ T36 w 17"/>
                                <a:gd name="T38" fmla="+- 0 -430 -447"/>
                                <a:gd name="T39" fmla="*/ -430 h 17"/>
                                <a:gd name="T40" fmla="+- 0 7190 7186"/>
                                <a:gd name="T41" fmla="*/ T40 w 17"/>
                                <a:gd name="T42" fmla="+- 0 -430 -447"/>
                                <a:gd name="T43" fmla="*/ -430 h 17"/>
                                <a:gd name="T44" fmla="+- 0 7186 7186"/>
                                <a:gd name="T45" fmla="*/ T44 w 17"/>
                                <a:gd name="T46" fmla="+- 0 -434 -447"/>
                                <a:gd name="T47" fmla="*/ -434 h 17"/>
                                <a:gd name="T48" fmla="+- 0 7186 7186"/>
                                <a:gd name="T49" fmla="*/ T48 w 17"/>
                                <a:gd name="T50" fmla="+- 0 -439 -447"/>
                                <a:gd name="T51" fmla="*/ -439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4" y="0"/>
                                  </a:lnTo>
                                  <a:lnTo>
                                    <a:pt x="9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7" y="4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17" y="13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9" y="17"/>
                                  </a:lnTo>
                                  <a:lnTo>
                                    <a:pt x="4" y="17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8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1" name="docshape274"/>
                          <wps:cNvSpPr>
                            <a:spLocks/>
                          </wps:cNvSpPr>
                          <wps:spPr bwMode="auto">
                            <a:xfrm>
                              <a:off x="7043" y="-537"/>
                              <a:ext cx="17" cy="17"/>
                            </a:xfrm>
                            <a:custGeom>
                              <a:avLst/>
                              <a:gdLst>
                                <a:gd name="T0" fmla="+- 0 7056 7044"/>
                                <a:gd name="T1" fmla="*/ T0 w 17"/>
                                <a:gd name="T2" fmla="+- 0 -537 -537"/>
                                <a:gd name="T3" fmla="*/ -537 h 17"/>
                                <a:gd name="T4" fmla="+- 0 7047 7044"/>
                                <a:gd name="T5" fmla="*/ T4 w 17"/>
                                <a:gd name="T6" fmla="+- 0 -537 -537"/>
                                <a:gd name="T7" fmla="*/ -537 h 17"/>
                                <a:gd name="T8" fmla="+- 0 7044 7044"/>
                                <a:gd name="T9" fmla="*/ T8 w 17"/>
                                <a:gd name="T10" fmla="+- 0 -533 -537"/>
                                <a:gd name="T11" fmla="*/ -533 h 17"/>
                                <a:gd name="T12" fmla="+- 0 7044 7044"/>
                                <a:gd name="T13" fmla="*/ T12 w 17"/>
                                <a:gd name="T14" fmla="+- 0 -529 -537"/>
                                <a:gd name="T15" fmla="*/ -529 h 17"/>
                                <a:gd name="T16" fmla="+- 0 7044 7044"/>
                                <a:gd name="T17" fmla="*/ T16 w 17"/>
                                <a:gd name="T18" fmla="+- 0 -524 -537"/>
                                <a:gd name="T19" fmla="*/ -524 h 17"/>
                                <a:gd name="T20" fmla="+- 0 7047 7044"/>
                                <a:gd name="T21" fmla="*/ T20 w 17"/>
                                <a:gd name="T22" fmla="+- 0 -520 -537"/>
                                <a:gd name="T23" fmla="*/ -520 h 17"/>
                                <a:gd name="T24" fmla="+- 0 7056 7044"/>
                                <a:gd name="T25" fmla="*/ T24 w 17"/>
                                <a:gd name="T26" fmla="+- 0 -520 -537"/>
                                <a:gd name="T27" fmla="*/ -520 h 17"/>
                                <a:gd name="T28" fmla="+- 0 7060 7044"/>
                                <a:gd name="T29" fmla="*/ T28 w 17"/>
                                <a:gd name="T30" fmla="+- 0 -524 -537"/>
                                <a:gd name="T31" fmla="*/ -524 h 17"/>
                                <a:gd name="T32" fmla="+- 0 7060 7044"/>
                                <a:gd name="T33" fmla="*/ T32 w 17"/>
                                <a:gd name="T34" fmla="+- 0 -533 -537"/>
                                <a:gd name="T35" fmla="*/ -533 h 17"/>
                                <a:gd name="T36" fmla="+- 0 7056 7044"/>
                                <a:gd name="T37" fmla="*/ T36 w 17"/>
                                <a:gd name="T38" fmla="+- 0 -537 -537"/>
                                <a:gd name="T39" fmla="*/ -537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2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3" y="17"/>
                                  </a:lnTo>
                                  <a:lnTo>
                                    <a:pt x="12" y="17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2" name="docshape275"/>
                          <wps:cNvSpPr>
                            <a:spLocks/>
                          </wps:cNvSpPr>
                          <wps:spPr bwMode="auto">
                            <a:xfrm>
                              <a:off x="7043" y="-537"/>
                              <a:ext cx="17" cy="17"/>
                            </a:xfrm>
                            <a:custGeom>
                              <a:avLst/>
                              <a:gdLst>
                                <a:gd name="T0" fmla="+- 0 7044 7044"/>
                                <a:gd name="T1" fmla="*/ T0 w 17"/>
                                <a:gd name="T2" fmla="+- 0 -529 -537"/>
                                <a:gd name="T3" fmla="*/ -529 h 17"/>
                                <a:gd name="T4" fmla="+- 0 7044 7044"/>
                                <a:gd name="T5" fmla="*/ T4 w 17"/>
                                <a:gd name="T6" fmla="+- 0 -533 -537"/>
                                <a:gd name="T7" fmla="*/ -533 h 17"/>
                                <a:gd name="T8" fmla="+- 0 7047 7044"/>
                                <a:gd name="T9" fmla="*/ T8 w 17"/>
                                <a:gd name="T10" fmla="+- 0 -537 -537"/>
                                <a:gd name="T11" fmla="*/ -537 h 17"/>
                                <a:gd name="T12" fmla="+- 0 7052 7044"/>
                                <a:gd name="T13" fmla="*/ T12 w 17"/>
                                <a:gd name="T14" fmla="+- 0 -537 -537"/>
                                <a:gd name="T15" fmla="*/ -537 h 17"/>
                                <a:gd name="T16" fmla="+- 0 7056 7044"/>
                                <a:gd name="T17" fmla="*/ T16 w 17"/>
                                <a:gd name="T18" fmla="+- 0 -537 -537"/>
                                <a:gd name="T19" fmla="*/ -537 h 17"/>
                                <a:gd name="T20" fmla="+- 0 7060 7044"/>
                                <a:gd name="T21" fmla="*/ T20 w 17"/>
                                <a:gd name="T22" fmla="+- 0 -533 -537"/>
                                <a:gd name="T23" fmla="*/ -533 h 17"/>
                                <a:gd name="T24" fmla="+- 0 7060 7044"/>
                                <a:gd name="T25" fmla="*/ T24 w 17"/>
                                <a:gd name="T26" fmla="+- 0 -529 -537"/>
                                <a:gd name="T27" fmla="*/ -529 h 17"/>
                                <a:gd name="T28" fmla="+- 0 7060 7044"/>
                                <a:gd name="T29" fmla="*/ T28 w 17"/>
                                <a:gd name="T30" fmla="+- 0 -524 -537"/>
                                <a:gd name="T31" fmla="*/ -524 h 17"/>
                                <a:gd name="T32" fmla="+- 0 7056 7044"/>
                                <a:gd name="T33" fmla="*/ T32 w 17"/>
                                <a:gd name="T34" fmla="+- 0 -520 -537"/>
                                <a:gd name="T35" fmla="*/ -520 h 17"/>
                                <a:gd name="T36" fmla="+- 0 7052 7044"/>
                                <a:gd name="T37" fmla="*/ T36 w 17"/>
                                <a:gd name="T38" fmla="+- 0 -520 -537"/>
                                <a:gd name="T39" fmla="*/ -520 h 17"/>
                                <a:gd name="T40" fmla="+- 0 7047 7044"/>
                                <a:gd name="T41" fmla="*/ T40 w 17"/>
                                <a:gd name="T42" fmla="+- 0 -520 -537"/>
                                <a:gd name="T43" fmla="*/ -520 h 17"/>
                                <a:gd name="T44" fmla="+- 0 7044 7044"/>
                                <a:gd name="T45" fmla="*/ T44 w 17"/>
                                <a:gd name="T46" fmla="+- 0 -524 -537"/>
                                <a:gd name="T47" fmla="*/ -524 h 17"/>
                                <a:gd name="T48" fmla="+- 0 7044 7044"/>
                                <a:gd name="T49" fmla="*/ T48 w 17"/>
                                <a:gd name="T50" fmla="+- 0 -529 -537"/>
                                <a:gd name="T51" fmla="*/ -529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3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2" y="17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3" y="17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8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3" name="docshape276"/>
                          <wps:cNvSpPr>
                            <a:spLocks/>
                          </wps:cNvSpPr>
                          <wps:spPr bwMode="auto">
                            <a:xfrm>
                              <a:off x="7186" y="-447"/>
                              <a:ext cx="17" cy="17"/>
                            </a:xfrm>
                            <a:custGeom>
                              <a:avLst/>
                              <a:gdLst>
                                <a:gd name="T0" fmla="+- 0 7199 7186"/>
                                <a:gd name="T1" fmla="*/ T0 w 17"/>
                                <a:gd name="T2" fmla="+- 0 -447 -447"/>
                                <a:gd name="T3" fmla="*/ -447 h 17"/>
                                <a:gd name="T4" fmla="+- 0 7190 7186"/>
                                <a:gd name="T5" fmla="*/ T4 w 17"/>
                                <a:gd name="T6" fmla="+- 0 -447 -447"/>
                                <a:gd name="T7" fmla="*/ -447 h 17"/>
                                <a:gd name="T8" fmla="+- 0 7186 7186"/>
                                <a:gd name="T9" fmla="*/ T8 w 17"/>
                                <a:gd name="T10" fmla="+- 0 -443 -447"/>
                                <a:gd name="T11" fmla="*/ -443 h 17"/>
                                <a:gd name="T12" fmla="+- 0 7186 7186"/>
                                <a:gd name="T13" fmla="*/ T12 w 17"/>
                                <a:gd name="T14" fmla="+- 0 -439 -447"/>
                                <a:gd name="T15" fmla="*/ -439 h 17"/>
                                <a:gd name="T16" fmla="+- 0 7186 7186"/>
                                <a:gd name="T17" fmla="*/ T16 w 17"/>
                                <a:gd name="T18" fmla="+- 0 -434 -447"/>
                                <a:gd name="T19" fmla="*/ -434 h 17"/>
                                <a:gd name="T20" fmla="+- 0 7190 7186"/>
                                <a:gd name="T21" fmla="*/ T20 w 17"/>
                                <a:gd name="T22" fmla="+- 0 -430 -447"/>
                                <a:gd name="T23" fmla="*/ -430 h 17"/>
                                <a:gd name="T24" fmla="+- 0 7199 7186"/>
                                <a:gd name="T25" fmla="*/ T24 w 17"/>
                                <a:gd name="T26" fmla="+- 0 -430 -447"/>
                                <a:gd name="T27" fmla="*/ -430 h 17"/>
                                <a:gd name="T28" fmla="+- 0 7203 7186"/>
                                <a:gd name="T29" fmla="*/ T28 w 17"/>
                                <a:gd name="T30" fmla="+- 0 -434 -447"/>
                                <a:gd name="T31" fmla="*/ -434 h 17"/>
                                <a:gd name="T32" fmla="+- 0 7203 7186"/>
                                <a:gd name="T33" fmla="*/ T32 w 17"/>
                                <a:gd name="T34" fmla="+- 0 -443 -447"/>
                                <a:gd name="T35" fmla="*/ -443 h 17"/>
                                <a:gd name="T36" fmla="+- 0 7199 7186"/>
                                <a:gd name="T37" fmla="*/ T36 w 17"/>
                                <a:gd name="T38" fmla="+- 0 -447 -447"/>
                                <a:gd name="T39" fmla="*/ -447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3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4" y="17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17" y="13"/>
                                  </a:lnTo>
                                  <a:lnTo>
                                    <a:pt x="17" y="4"/>
                                  </a:lnTo>
                                  <a:lnTo>
                                    <a:pt x="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4" name="docshape277"/>
                          <wps:cNvSpPr>
                            <a:spLocks/>
                          </wps:cNvSpPr>
                          <wps:spPr bwMode="auto">
                            <a:xfrm>
                              <a:off x="7186" y="-447"/>
                              <a:ext cx="17" cy="17"/>
                            </a:xfrm>
                            <a:custGeom>
                              <a:avLst/>
                              <a:gdLst>
                                <a:gd name="T0" fmla="+- 0 7186 7186"/>
                                <a:gd name="T1" fmla="*/ T0 w 17"/>
                                <a:gd name="T2" fmla="+- 0 -439 -447"/>
                                <a:gd name="T3" fmla="*/ -439 h 17"/>
                                <a:gd name="T4" fmla="+- 0 7186 7186"/>
                                <a:gd name="T5" fmla="*/ T4 w 17"/>
                                <a:gd name="T6" fmla="+- 0 -443 -447"/>
                                <a:gd name="T7" fmla="*/ -443 h 17"/>
                                <a:gd name="T8" fmla="+- 0 7190 7186"/>
                                <a:gd name="T9" fmla="*/ T8 w 17"/>
                                <a:gd name="T10" fmla="+- 0 -447 -447"/>
                                <a:gd name="T11" fmla="*/ -447 h 17"/>
                                <a:gd name="T12" fmla="+- 0 7195 7186"/>
                                <a:gd name="T13" fmla="*/ T12 w 17"/>
                                <a:gd name="T14" fmla="+- 0 -447 -447"/>
                                <a:gd name="T15" fmla="*/ -447 h 17"/>
                                <a:gd name="T16" fmla="+- 0 7199 7186"/>
                                <a:gd name="T17" fmla="*/ T16 w 17"/>
                                <a:gd name="T18" fmla="+- 0 -447 -447"/>
                                <a:gd name="T19" fmla="*/ -447 h 17"/>
                                <a:gd name="T20" fmla="+- 0 7203 7186"/>
                                <a:gd name="T21" fmla="*/ T20 w 17"/>
                                <a:gd name="T22" fmla="+- 0 -443 -447"/>
                                <a:gd name="T23" fmla="*/ -443 h 17"/>
                                <a:gd name="T24" fmla="+- 0 7203 7186"/>
                                <a:gd name="T25" fmla="*/ T24 w 17"/>
                                <a:gd name="T26" fmla="+- 0 -439 -447"/>
                                <a:gd name="T27" fmla="*/ -439 h 17"/>
                                <a:gd name="T28" fmla="+- 0 7203 7186"/>
                                <a:gd name="T29" fmla="*/ T28 w 17"/>
                                <a:gd name="T30" fmla="+- 0 -434 -447"/>
                                <a:gd name="T31" fmla="*/ -434 h 17"/>
                                <a:gd name="T32" fmla="+- 0 7199 7186"/>
                                <a:gd name="T33" fmla="*/ T32 w 17"/>
                                <a:gd name="T34" fmla="+- 0 -430 -447"/>
                                <a:gd name="T35" fmla="*/ -430 h 17"/>
                                <a:gd name="T36" fmla="+- 0 7195 7186"/>
                                <a:gd name="T37" fmla="*/ T36 w 17"/>
                                <a:gd name="T38" fmla="+- 0 -430 -447"/>
                                <a:gd name="T39" fmla="*/ -430 h 17"/>
                                <a:gd name="T40" fmla="+- 0 7190 7186"/>
                                <a:gd name="T41" fmla="*/ T40 w 17"/>
                                <a:gd name="T42" fmla="+- 0 -430 -447"/>
                                <a:gd name="T43" fmla="*/ -430 h 17"/>
                                <a:gd name="T44" fmla="+- 0 7186 7186"/>
                                <a:gd name="T45" fmla="*/ T44 w 17"/>
                                <a:gd name="T46" fmla="+- 0 -434 -447"/>
                                <a:gd name="T47" fmla="*/ -434 h 17"/>
                                <a:gd name="T48" fmla="+- 0 7186 7186"/>
                                <a:gd name="T49" fmla="*/ T48 w 17"/>
                                <a:gd name="T50" fmla="+- 0 -439 -447"/>
                                <a:gd name="T51" fmla="*/ -439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4" y="0"/>
                                  </a:lnTo>
                                  <a:lnTo>
                                    <a:pt x="9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7" y="4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17" y="13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9" y="17"/>
                                  </a:lnTo>
                                  <a:lnTo>
                                    <a:pt x="4" y="17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8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5" name="docshape278"/>
                          <wps:cNvSpPr>
                            <a:spLocks/>
                          </wps:cNvSpPr>
                          <wps:spPr bwMode="auto">
                            <a:xfrm>
                              <a:off x="7043" y="-537"/>
                              <a:ext cx="17" cy="17"/>
                            </a:xfrm>
                            <a:custGeom>
                              <a:avLst/>
                              <a:gdLst>
                                <a:gd name="T0" fmla="+- 0 7056 7044"/>
                                <a:gd name="T1" fmla="*/ T0 w 17"/>
                                <a:gd name="T2" fmla="+- 0 -537 -537"/>
                                <a:gd name="T3" fmla="*/ -537 h 17"/>
                                <a:gd name="T4" fmla="+- 0 7047 7044"/>
                                <a:gd name="T5" fmla="*/ T4 w 17"/>
                                <a:gd name="T6" fmla="+- 0 -537 -537"/>
                                <a:gd name="T7" fmla="*/ -537 h 17"/>
                                <a:gd name="T8" fmla="+- 0 7044 7044"/>
                                <a:gd name="T9" fmla="*/ T8 w 17"/>
                                <a:gd name="T10" fmla="+- 0 -533 -537"/>
                                <a:gd name="T11" fmla="*/ -533 h 17"/>
                                <a:gd name="T12" fmla="+- 0 7044 7044"/>
                                <a:gd name="T13" fmla="*/ T12 w 17"/>
                                <a:gd name="T14" fmla="+- 0 -529 -537"/>
                                <a:gd name="T15" fmla="*/ -529 h 17"/>
                                <a:gd name="T16" fmla="+- 0 7044 7044"/>
                                <a:gd name="T17" fmla="*/ T16 w 17"/>
                                <a:gd name="T18" fmla="+- 0 -524 -537"/>
                                <a:gd name="T19" fmla="*/ -524 h 17"/>
                                <a:gd name="T20" fmla="+- 0 7047 7044"/>
                                <a:gd name="T21" fmla="*/ T20 w 17"/>
                                <a:gd name="T22" fmla="+- 0 -520 -537"/>
                                <a:gd name="T23" fmla="*/ -520 h 17"/>
                                <a:gd name="T24" fmla="+- 0 7056 7044"/>
                                <a:gd name="T25" fmla="*/ T24 w 17"/>
                                <a:gd name="T26" fmla="+- 0 -520 -537"/>
                                <a:gd name="T27" fmla="*/ -520 h 17"/>
                                <a:gd name="T28" fmla="+- 0 7060 7044"/>
                                <a:gd name="T29" fmla="*/ T28 w 17"/>
                                <a:gd name="T30" fmla="+- 0 -524 -537"/>
                                <a:gd name="T31" fmla="*/ -524 h 17"/>
                                <a:gd name="T32" fmla="+- 0 7060 7044"/>
                                <a:gd name="T33" fmla="*/ T32 w 17"/>
                                <a:gd name="T34" fmla="+- 0 -533 -537"/>
                                <a:gd name="T35" fmla="*/ -533 h 17"/>
                                <a:gd name="T36" fmla="+- 0 7056 7044"/>
                                <a:gd name="T37" fmla="*/ T36 w 17"/>
                                <a:gd name="T38" fmla="+- 0 -537 -537"/>
                                <a:gd name="T39" fmla="*/ -537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2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3" y="17"/>
                                  </a:lnTo>
                                  <a:lnTo>
                                    <a:pt x="12" y="17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6" name="docshape279"/>
                          <wps:cNvSpPr>
                            <a:spLocks/>
                          </wps:cNvSpPr>
                          <wps:spPr bwMode="auto">
                            <a:xfrm>
                              <a:off x="7043" y="-537"/>
                              <a:ext cx="17" cy="17"/>
                            </a:xfrm>
                            <a:custGeom>
                              <a:avLst/>
                              <a:gdLst>
                                <a:gd name="T0" fmla="+- 0 7044 7044"/>
                                <a:gd name="T1" fmla="*/ T0 w 17"/>
                                <a:gd name="T2" fmla="+- 0 -529 -537"/>
                                <a:gd name="T3" fmla="*/ -529 h 17"/>
                                <a:gd name="T4" fmla="+- 0 7044 7044"/>
                                <a:gd name="T5" fmla="*/ T4 w 17"/>
                                <a:gd name="T6" fmla="+- 0 -533 -537"/>
                                <a:gd name="T7" fmla="*/ -533 h 17"/>
                                <a:gd name="T8" fmla="+- 0 7047 7044"/>
                                <a:gd name="T9" fmla="*/ T8 w 17"/>
                                <a:gd name="T10" fmla="+- 0 -537 -537"/>
                                <a:gd name="T11" fmla="*/ -537 h 17"/>
                                <a:gd name="T12" fmla="+- 0 7052 7044"/>
                                <a:gd name="T13" fmla="*/ T12 w 17"/>
                                <a:gd name="T14" fmla="+- 0 -537 -537"/>
                                <a:gd name="T15" fmla="*/ -537 h 17"/>
                                <a:gd name="T16" fmla="+- 0 7056 7044"/>
                                <a:gd name="T17" fmla="*/ T16 w 17"/>
                                <a:gd name="T18" fmla="+- 0 -537 -537"/>
                                <a:gd name="T19" fmla="*/ -537 h 17"/>
                                <a:gd name="T20" fmla="+- 0 7060 7044"/>
                                <a:gd name="T21" fmla="*/ T20 w 17"/>
                                <a:gd name="T22" fmla="+- 0 -533 -537"/>
                                <a:gd name="T23" fmla="*/ -533 h 17"/>
                                <a:gd name="T24" fmla="+- 0 7060 7044"/>
                                <a:gd name="T25" fmla="*/ T24 w 17"/>
                                <a:gd name="T26" fmla="+- 0 -529 -537"/>
                                <a:gd name="T27" fmla="*/ -529 h 17"/>
                                <a:gd name="T28" fmla="+- 0 7060 7044"/>
                                <a:gd name="T29" fmla="*/ T28 w 17"/>
                                <a:gd name="T30" fmla="+- 0 -524 -537"/>
                                <a:gd name="T31" fmla="*/ -524 h 17"/>
                                <a:gd name="T32" fmla="+- 0 7056 7044"/>
                                <a:gd name="T33" fmla="*/ T32 w 17"/>
                                <a:gd name="T34" fmla="+- 0 -520 -537"/>
                                <a:gd name="T35" fmla="*/ -520 h 17"/>
                                <a:gd name="T36" fmla="+- 0 7052 7044"/>
                                <a:gd name="T37" fmla="*/ T36 w 17"/>
                                <a:gd name="T38" fmla="+- 0 -520 -537"/>
                                <a:gd name="T39" fmla="*/ -520 h 17"/>
                                <a:gd name="T40" fmla="+- 0 7047 7044"/>
                                <a:gd name="T41" fmla="*/ T40 w 17"/>
                                <a:gd name="T42" fmla="+- 0 -520 -537"/>
                                <a:gd name="T43" fmla="*/ -520 h 17"/>
                                <a:gd name="T44" fmla="+- 0 7044 7044"/>
                                <a:gd name="T45" fmla="*/ T44 w 17"/>
                                <a:gd name="T46" fmla="+- 0 -524 -537"/>
                                <a:gd name="T47" fmla="*/ -524 h 17"/>
                                <a:gd name="T48" fmla="+- 0 7044 7044"/>
                                <a:gd name="T49" fmla="*/ T48 w 17"/>
                                <a:gd name="T50" fmla="+- 0 -529 -537"/>
                                <a:gd name="T51" fmla="*/ -529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3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2" y="17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3" y="17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8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271EF1AF" id="docshapegroup268" o:spid="_x0000_s1026" style="position:absolute;margin-left:351.45pt;margin-top:-27.6pt;width:11.05pt;height:11.15pt;z-index:-17356800;mso-position-horizontal-relative:page" coordorigin="7029,-552" coordsize="221,2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">
                  <v:shape id="docshape269" o:spid="_x0000_s1027" style="position:absolute;left:7051;top:-553;width:198;height:223;visibility:visible;mso-wrap-style:square;v-text-anchor:top" coordsize="198,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" path="m128,21r-3,-5l122,15,112,12,32,3,16,1,9,,,,,104r1,l1,102,,97,1,92,,86,2,76,9,59r2,-2l28,49,47,43,72,35r37,-7l122,25r5,-2l128,21xm197,109r-2,-6l193,100,183,88r-7,-8l169,73r-7,-5l151,55r-5,-9l143,26r,196l151,176r24,-36l180,136r11,-9l193,125r2,-5l197,109xe" fillcolor="#006400" stroked="f">
                    <v:fill opacity="32896f"/>
                    <v:path arrowok="t" o:connecttype="custom" o:connectlocs="128,-531;125,-536;122,-537;112,-540;32,-549;16,-551;9,-552;0,-552;0,-448;1,-448;1,-450;0,-455;1,-460;0,-466;2,-476;9,-493;11,-495;28,-503;47,-509;72,-517;109,-524;122,-527;127,-529;128,-531;197,-443;195,-449;193,-452;183,-464;176,-472;169,-479;162,-484;151,-497;146,-506;143,-526;143,-526;143,-330;143,-330;151,-376;175,-412;180,-416;191,-425;193,-427;195,-432;197,-443" o:connectangles="0,0,0,0,0,0,0,0,0,0,0,0,0,0,0,0,0,0,0,0,0,0,0,0,0,0,0,0,0,0,0,0,0,0,0,0,0,0,0,0,0,0,0,0"/>
                  </v:shape>
                  <v:shape id="docshape270" o:spid="_x0000_s1028" style="position:absolute;left:7051;top:-550;width:143;height:182;visibility:visible;mso-wrap-style:square;v-text-anchor:top" coordsize="143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" path="m143,182r,-133m,59l,e" filled="f" strokeweight=".34811mm">
                    <v:path arrowok="t" o:connecttype="custom" o:connectlocs="143,-368;143,-501;0,-491;0,-550" o:connectangles="0,0,0,0"/>
                  </v:shape>
                  <v:shape id="docshape271" o:spid="_x0000_s1029" style="position:absolute;left:7051;top:-541;width:143;height:122;visibility:visible;mso-wrap-style:square;v-text-anchor:top" coordsize="143,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" path="m143,121r,-44m,19l,e" filled="f" strokeweight=".81319mm">
                    <v:path arrowok="t" o:connecttype="custom" o:connectlocs="143,-420;143,-464;0,-522;0,-541" o:connectangles="0,0,0,0"/>
                  </v:shape>
                  <v:shape id="docshape272" o:spid="_x0000_s1030" style="position:absolute;left:7186;top:-44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" path="m13,l4,,,4,,8r,5l4,17r9,l17,13r,-9l13,xe" fillcolor="black" stroked="f">
                    <v:fill opacity="32896f"/>
                    <v:path arrowok="t" o:connecttype="custom" o:connectlocs="13,-447;4,-447;0,-443;0,-439;0,-434;4,-430;13,-430;17,-434;17,-443;13,-447" o:connectangles="0,0,0,0,0,0,0,0,0,0"/>
                  </v:shape>
                  <v:shape id="docshape273" o:spid="_x0000_s1031" style="position:absolute;left:7186;top:-44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" path="m,8l,4,4,,9,r4,l17,4r,4l17,13r-4,4l9,17r-5,l,13,,8e" filled="f" strokeweight=".28828mm">
                    <v:path arrowok="t" o:connecttype="custom" o:connectlocs="0,-439;0,-443;4,-447;9,-447;13,-447;17,-443;17,-439;17,-434;13,-430;9,-430;4,-430;0,-434;0,-439" o:connectangles="0,0,0,0,0,0,0,0,0,0,0,0,0"/>
                  </v:shape>
                  <v:shape id="docshape274" o:spid="_x0000_s1032" style="position:absolute;left:7043;top:-53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" path="m12,l3,,,4,,8r,5l3,17r9,l16,13r,-9l12,xe" fillcolor="black" stroked="f">
                    <v:fill opacity="32896f"/>
                    <v:path arrowok="t" o:connecttype="custom" o:connectlocs="12,-537;3,-537;0,-533;0,-529;0,-524;3,-520;12,-520;16,-524;16,-533;12,-537" o:connectangles="0,0,0,0,0,0,0,0,0,0"/>
                  </v:shape>
                  <v:shape id="docshape275" o:spid="_x0000_s1033" style="position:absolute;left:7043;top:-53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" path="m,8l,4,3,,8,r4,l16,4r,4l16,13r-4,4l8,17r-5,l,13,,8e" filled="f" strokeweight=".28828mm">
                    <v:path arrowok="t" o:connecttype="custom" o:connectlocs="0,-529;0,-533;3,-537;8,-537;12,-537;16,-533;16,-529;16,-524;12,-520;8,-520;3,-520;0,-524;0,-529" o:connectangles="0,0,0,0,0,0,0,0,0,0,0,0,0"/>
                  </v:shape>
                  <v:shape id="docshape276" o:spid="_x0000_s1034" style="position:absolute;left:7186;top:-44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" path="m13,l4,,,4,,8r,5l4,17r9,l17,13r,-9l13,xe" fillcolor="black" stroked="f">
                    <v:fill opacity="32896f"/>
                    <v:path arrowok="t" o:connecttype="custom" o:connectlocs="13,-447;4,-447;0,-443;0,-439;0,-434;4,-430;13,-430;17,-434;17,-443;13,-447" o:connectangles="0,0,0,0,0,0,0,0,0,0"/>
                  </v:shape>
                  <v:shape id="docshape277" o:spid="_x0000_s1035" style="position:absolute;left:7186;top:-44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" path="m,8l,4,4,,9,r4,l17,4r,4l17,13r-4,4l9,17r-5,l,13,,8e" filled="f" strokeweight=".28828mm">
                    <v:path arrowok="t" o:connecttype="custom" o:connectlocs="0,-439;0,-443;4,-447;9,-447;13,-447;17,-443;17,-439;17,-434;13,-430;9,-430;4,-430;0,-434;0,-439" o:connectangles="0,0,0,0,0,0,0,0,0,0,0,0,0"/>
                  </v:shape>
                  <v:shape id="docshape278" o:spid="_x0000_s1036" style="position:absolute;left:7043;top:-53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" path="m12,l3,,,4,,8r,5l3,17r9,l16,13r,-9l12,xe" fillcolor="black" stroked="f">
                    <v:fill opacity="32896f"/>
                    <v:path arrowok="t" o:connecttype="custom" o:connectlocs="12,-537;3,-537;0,-533;0,-529;0,-524;3,-520;12,-520;16,-524;16,-533;12,-537" o:connectangles="0,0,0,0,0,0,0,0,0,0"/>
                  </v:shape>
                  <v:shape id="docshape279" o:spid="_x0000_s1037" style="position:absolute;left:7043;top:-53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" path="m,8l,4,3,,8,r4,l16,4r,4l16,13r-4,4l8,17r-5,l,13,,8e" filled="f" strokeweight=".28828mm">
                    <v:path arrowok="t" o:connecttype="custom" o:connectlocs="0,-529;0,-533;3,-537;8,-537;12,-537;16,-533;16,-529;16,-524;12,-520;8,-520;3,-520;0,-524;0,-529" o:connectangles="0,0,0,0,0,0,0,0,0,0,0,0,0"/>
                  </v:shape>
                  <w10:wrap anchorx="page"/>
                </v:group>
              </w:pict>
            </mc:Fallback>
          </mc:AlternateContent>
        </w:r>
        <w:r>
          <w:rPr>
            <w:noProof/>
            <w:lang w:val="en-GB" w:eastAsia="en-GB"/>
          </w:rPr>
          <mc:AlternateContent>
            <mc:Choice Requires="wpg">
              <w:drawing>
                <wp:anchor distT="0" distB="0" distL="114300" distR="114300" simplePos="0" relativeHeight="487724544" behindDoc="0" locked="0" layoutInCell="1" allowOverlap="1" wp14:anchorId="4473EA05" wp14:editId="2DE5998F">
                  <wp:simplePos x="0" y="0"/>
                  <wp:positionH relativeFrom="page">
                    <wp:posOffset>4735195</wp:posOffset>
                  </wp:positionH>
                  <wp:positionV relativeFrom="paragraph">
                    <wp:posOffset>204470</wp:posOffset>
                  </wp:positionV>
                  <wp:extent cx="153670" cy="107315"/>
                  <wp:effectExtent l="0" t="0" r="0" b="0"/>
                  <wp:wrapNone/>
                  <wp:docPr id="917" name="docshapegroup28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53670" cy="107315"/>
                            <a:chOff x="7457" y="322"/>
                            <a:chExt cx="242" cy="169"/>
                          </a:xfrm>
                        </wpg:grpSpPr>
                        <wps:wsp>
                          <wps:cNvPr id="918" name="docshape281"/>
                          <wps:cNvSpPr>
                            <a:spLocks/>
                          </wps:cNvSpPr>
                          <wps:spPr bwMode="auto">
                            <a:xfrm>
                              <a:off x="7480" y="321"/>
                              <a:ext cx="219" cy="169"/>
                            </a:xfrm>
                            <a:custGeom>
                              <a:avLst/>
                              <a:gdLst>
                                <a:gd name="T0" fmla="+- 0 7556 7480"/>
                                <a:gd name="T1" fmla="*/ T0 w 219"/>
                                <a:gd name="T2" fmla="+- 0 396 322"/>
                                <a:gd name="T3" fmla="*/ 396 h 169"/>
                                <a:gd name="T4" fmla="+- 0 7554 7480"/>
                                <a:gd name="T5" fmla="*/ T4 w 219"/>
                                <a:gd name="T6" fmla="+- 0 393 322"/>
                                <a:gd name="T7" fmla="*/ 393 h 169"/>
                                <a:gd name="T8" fmla="+- 0 7551 7480"/>
                                <a:gd name="T9" fmla="*/ T8 w 219"/>
                                <a:gd name="T10" fmla="+- 0 389 322"/>
                                <a:gd name="T11" fmla="*/ 389 h 169"/>
                                <a:gd name="T12" fmla="+- 0 7549 7480"/>
                                <a:gd name="T13" fmla="*/ T12 w 219"/>
                                <a:gd name="T14" fmla="+- 0 387 322"/>
                                <a:gd name="T15" fmla="*/ 387 h 169"/>
                                <a:gd name="T16" fmla="+- 0 7544 7480"/>
                                <a:gd name="T17" fmla="*/ T16 w 219"/>
                                <a:gd name="T18" fmla="+- 0 382 322"/>
                                <a:gd name="T19" fmla="*/ 382 h 169"/>
                                <a:gd name="T20" fmla="+- 0 7534 7480"/>
                                <a:gd name="T21" fmla="*/ T20 w 219"/>
                                <a:gd name="T22" fmla="+- 0 378 322"/>
                                <a:gd name="T23" fmla="*/ 378 h 169"/>
                                <a:gd name="T24" fmla="+- 0 7516 7480"/>
                                <a:gd name="T25" fmla="*/ T24 w 219"/>
                                <a:gd name="T26" fmla="+- 0 372 322"/>
                                <a:gd name="T27" fmla="*/ 372 h 169"/>
                                <a:gd name="T28" fmla="+- 0 7505 7480"/>
                                <a:gd name="T29" fmla="*/ T28 w 219"/>
                                <a:gd name="T30" fmla="+- 0 368 322"/>
                                <a:gd name="T31" fmla="*/ 368 h 169"/>
                                <a:gd name="T32" fmla="+- 0 7495 7480"/>
                                <a:gd name="T33" fmla="*/ T32 w 219"/>
                                <a:gd name="T34" fmla="+- 0 362 322"/>
                                <a:gd name="T35" fmla="*/ 362 h 169"/>
                                <a:gd name="T36" fmla="+- 0 7492 7480"/>
                                <a:gd name="T37" fmla="*/ T36 w 219"/>
                                <a:gd name="T38" fmla="+- 0 360 322"/>
                                <a:gd name="T39" fmla="*/ 360 h 169"/>
                                <a:gd name="T40" fmla="+- 0 7488 7480"/>
                                <a:gd name="T41" fmla="*/ T40 w 219"/>
                                <a:gd name="T42" fmla="+- 0 356 322"/>
                                <a:gd name="T43" fmla="*/ 356 h 169"/>
                                <a:gd name="T44" fmla="+- 0 7485 7480"/>
                                <a:gd name="T45" fmla="*/ T44 w 219"/>
                                <a:gd name="T46" fmla="+- 0 353 322"/>
                                <a:gd name="T47" fmla="*/ 353 h 169"/>
                                <a:gd name="T48" fmla="+- 0 7483 7480"/>
                                <a:gd name="T49" fmla="*/ T48 w 219"/>
                                <a:gd name="T50" fmla="+- 0 350 322"/>
                                <a:gd name="T51" fmla="*/ 350 h 169"/>
                                <a:gd name="T52" fmla="+- 0 7482 7480"/>
                                <a:gd name="T53" fmla="*/ T52 w 219"/>
                                <a:gd name="T54" fmla="+- 0 345 322"/>
                                <a:gd name="T55" fmla="*/ 345 h 169"/>
                                <a:gd name="T56" fmla="+- 0 7480 7480"/>
                                <a:gd name="T57" fmla="*/ T56 w 219"/>
                                <a:gd name="T58" fmla="+- 0 471 322"/>
                                <a:gd name="T59" fmla="*/ 471 h 169"/>
                                <a:gd name="T60" fmla="+- 0 7482 7480"/>
                                <a:gd name="T61" fmla="*/ T60 w 219"/>
                                <a:gd name="T62" fmla="+- 0 465 322"/>
                                <a:gd name="T63" fmla="*/ 465 h 169"/>
                                <a:gd name="T64" fmla="+- 0 7487 7480"/>
                                <a:gd name="T65" fmla="*/ T64 w 219"/>
                                <a:gd name="T66" fmla="+- 0 455 322"/>
                                <a:gd name="T67" fmla="*/ 455 h 169"/>
                                <a:gd name="T68" fmla="+- 0 7488 7480"/>
                                <a:gd name="T69" fmla="*/ T68 w 219"/>
                                <a:gd name="T70" fmla="+- 0 451 322"/>
                                <a:gd name="T71" fmla="*/ 451 h 169"/>
                                <a:gd name="T72" fmla="+- 0 7490 7480"/>
                                <a:gd name="T73" fmla="*/ T72 w 219"/>
                                <a:gd name="T74" fmla="+- 0 447 322"/>
                                <a:gd name="T75" fmla="*/ 447 h 169"/>
                                <a:gd name="T76" fmla="+- 0 7493 7480"/>
                                <a:gd name="T77" fmla="*/ T76 w 219"/>
                                <a:gd name="T78" fmla="+- 0 441 322"/>
                                <a:gd name="T79" fmla="*/ 441 h 169"/>
                                <a:gd name="T80" fmla="+- 0 7497 7480"/>
                                <a:gd name="T81" fmla="*/ T80 w 219"/>
                                <a:gd name="T82" fmla="+- 0 437 322"/>
                                <a:gd name="T83" fmla="*/ 437 h 169"/>
                                <a:gd name="T84" fmla="+- 0 7503 7480"/>
                                <a:gd name="T85" fmla="*/ T84 w 219"/>
                                <a:gd name="T86" fmla="+- 0 434 322"/>
                                <a:gd name="T87" fmla="*/ 434 h 169"/>
                                <a:gd name="T88" fmla="+- 0 7518 7480"/>
                                <a:gd name="T89" fmla="*/ T88 w 219"/>
                                <a:gd name="T90" fmla="+- 0 426 322"/>
                                <a:gd name="T91" fmla="*/ 426 h 169"/>
                                <a:gd name="T92" fmla="+- 0 7522 7480"/>
                                <a:gd name="T93" fmla="*/ T92 w 219"/>
                                <a:gd name="T94" fmla="+- 0 424 322"/>
                                <a:gd name="T95" fmla="*/ 424 h 169"/>
                                <a:gd name="T96" fmla="+- 0 7525 7480"/>
                                <a:gd name="T97" fmla="*/ T96 w 219"/>
                                <a:gd name="T98" fmla="+- 0 422 322"/>
                                <a:gd name="T99" fmla="*/ 422 h 169"/>
                                <a:gd name="T100" fmla="+- 0 7530 7480"/>
                                <a:gd name="T101" fmla="*/ T100 w 219"/>
                                <a:gd name="T102" fmla="+- 0 420 322"/>
                                <a:gd name="T103" fmla="*/ 420 h 169"/>
                                <a:gd name="T104" fmla="+- 0 7537 7480"/>
                                <a:gd name="T105" fmla="*/ T104 w 219"/>
                                <a:gd name="T106" fmla="+- 0 417 322"/>
                                <a:gd name="T107" fmla="*/ 417 h 169"/>
                                <a:gd name="T108" fmla="+- 0 7541 7480"/>
                                <a:gd name="T109" fmla="*/ T108 w 219"/>
                                <a:gd name="T110" fmla="+- 0 415 322"/>
                                <a:gd name="T111" fmla="*/ 415 h 169"/>
                                <a:gd name="T112" fmla="+- 0 7550 7480"/>
                                <a:gd name="T113" fmla="*/ T112 w 219"/>
                                <a:gd name="T114" fmla="+- 0 410 322"/>
                                <a:gd name="T115" fmla="*/ 410 h 169"/>
                                <a:gd name="T116" fmla="+- 0 7552 7480"/>
                                <a:gd name="T117" fmla="*/ T116 w 219"/>
                                <a:gd name="T118" fmla="+- 0 407 322"/>
                                <a:gd name="T119" fmla="*/ 407 h 169"/>
                                <a:gd name="T120" fmla="+- 0 7555 7480"/>
                                <a:gd name="T121" fmla="*/ T120 w 219"/>
                                <a:gd name="T122" fmla="+- 0 399 322"/>
                                <a:gd name="T123" fmla="*/ 399 h 169"/>
                                <a:gd name="T124" fmla="+- 0 7623 7480"/>
                                <a:gd name="T125" fmla="*/ T124 w 219"/>
                                <a:gd name="T126" fmla="+- 0 462 322"/>
                                <a:gd name="T127" fmla="*/ 462 h 169"/>
                                <a:gd name="T128" fmla="+- 0 7698 7480"/>
                                <a:gd name="T129" fmla="*/ T128 w 219"/>
                                <a:gd name="T130" fmla="+- 0 365 322"/>
                                <a:gd name="T131" fmla="*/ 365 h 169"/>
                                <a:gd name="T132" fmla="+- 0 7696 7480"/>
                                <a:gd name="T133" fmla="*/ T132 w 219"/>
                                <a:gd name="T134" fmla="+- 0 360 322"/>
                                <a:gd name="T135" fmla="*/ 360 h 169"/>
                                <a:gd name="T136" fmla="+- 0 7695 7480"/>
                                <a:gd name="T137" fmla="*/ T136 w 219"/>
                                <a:gd name="T138" fmla="+- 0 357 322"/>
                                <a:gd name="T139" fmla="*/ 357 h 169"/>
                                <a:gd name="T140" fmla="+- 0 7688 7480"/>
                                <a:gd name="T141" fmla="*/ T140 w 219"/>
                                <a:gd name="T142" fmla="+- 0 350 322"/>
                                <a:gd name="T143" fmla="*/ 350 h 169"/>
                                <a:gd name="T144" fmla="+- 0 7678 7480"/>
                                <a:gd name="T145" fmla="*/ T144 w 219"/>
                                <a:gd name="T146" fmla="+- 0 347 322"/>
                                <a:gd name="T147" fmla="*/ 347 h 169"/>
                                <a:gd name="T148" fmla="+- 0 7668 7480"/>
                                <a:gd name="T149" fmla="*/ T148 w 219"/>
                                <a:gd name="T150" fmla="+- 0 343 322"/>
                                <a:gd name="T151" fmla="*/ 343 h 169"/>
                                <a:gd name="T152" fmla="+- 0 7659 7480"/>
                                <a:gd name="T153" fmla="*/ T152 w 219"/>
                                <a:gd name="T154" fmla="+- 0 340 322"/>
                                <a:gd name="T155" fmla="*/ 340 h 169"/>
                                <a:gd name="T156" fmla="+- 0 7651 7480"/>
                                <a:gd name="T157" fmla="*/ T156 w 219"/>
                                <a:gd name="T158" fmla="+- 0 336 322"/>
                                <a:gd name="T159" fmla="*/ 336 h 169"/>
                                <a:gd name="T160" fmla="+- 0 7642 7480"/>
                                <a:gd name="T161" fmla="*/ T160 w 219"/>
                                <a:gd name="T162" fmla="+- 0 332 322"/>
                                <a:gd name="T163" fmla="*/ 332 h 169"/>
                                <a:gd name="T164" fmla="+- 0 7636 7480"/>
                                <a:gd name="T165" fmla="*/ T164 w 219"/>
                                <a:gd name="T166" fmla="+- 0 329 322"/>
                                <a:gd name="T167" fmla="*/ 329 h 169"/>
                                <a:gd name="T168" fmla="+- 0 7629 7480"/>
                                <a:gd name="T169" fmla="*/ T168 w 219"/>
                                <a:gd name="T170" fmla="+- 0 325 322"/>
                                <a:gd name="T171" fmla="*/ 325 h 169"/>
                                <a:gd name="T172" fmla="+- 0 7623 7480"/>
                                <a:gd name="T173" fmla="*/ T172 w 219"/>
                                <a:gd name="T174" fmla="+- 0 322 322"/>
                                <a:gd name="T175" fmla="*/ 322 h 169"/>
                                <a:gd name="T176" fmla="+- 0 7624 7480"/>
                                <a:gd name="T177" fmla="*/ T176 w 219"/>
                                <a:gd name="T178" fmla="+- 0 444 322"/>
                                <a:gd name="T179" fmla="*/ 444 h 169"/>
                                <a:gd name="T180" fmla="+- 0 7626 7480"/>
                                <a:gd name="T181" fmla="*/ T180 w 219"/>
                                <a:gd name="T182" fmla="+- 0 437 322"/>
                                <a:gd name="T183" fmla="*/ 437 h 169"/>
                                <a:gd name="T184" fmla="+- 0 7627 7480"/>
                                <a:gd name="T185" fmla="*/ T184 w 219"/>
                                <a:gd name="T186" fmla="+- 0 432 322"/>
                                <a:gd name="T187" fmla="*/ 432 h 169"/>
                                <a:gd name="T188" fmla="+- 0 7629 7480"/>
                                <a:gd name="T189" fmla="*/ T188 w 219"/>
                                <a:gd name="T190" fmla="+- 0 428 322"/>
                                <a:gd name="T191" fmla="*/ 428 h 169"/>
                                <a:gd name="T192" fmla="+- 0 7631 7480"/>
                                <a:gd name="T193" fmla="*/ T192 w 219"/>
                                <a:gd name="T194" fmla="+- 0 423 322"/>
                                <a:gd name="T195" fmla="*/ 423 h 169"/>
                                <a:gd name="T196" fmla="+- 0 7632 7480"/>
                                <a:gd name="T197" fmla="*/ T196 w 219"/>
                                <a:gd name="T198" fmla="+- 0 418 322"/>
                                <a:gd name="T199" fmla="*/ 418 h 169"/>
                                <a:gd name="T200" fmla="+- 0 7634 7480"/>
                                <a:gd name="T201" fmla="*/ T200 w 219"/>
                                <a:gd name="T202" fmla="+- 0 414 322"/>
                                <a:gd name="T203" fmla="*/ 414 h 169"/>
                                <a:gd name="T204" fmla="+- 0 7638 7480"/>
                                <a:gd name="T205" fmla="*/ T204 w 219"/>
                                <a:gd name="T206" fmla="+- 0 410 322"/>
                                <a:gd name="T207" fmla="*/ 410 h 169"/>
                                <a:gd name="T208" fmla="+- 0 7641 7480"/>
                                <a:gd name="T209" fmla="*/ T208 w 219"/>
                                <a:gd name="T210" fmla="+- 0 408 322"/>
                                <a:gd name="T211" fmla="*/ 408 h 169"/>
                                <a:gd name="T212" fmla="+- 0 7646 7480"/>
                                <a:gd name="T213" fmla="*/ T212 w 219"/>
                                <a:gd name="T214" fmla="+- 0 404 322"/>
                                <a:gd name="T215" fmla="*/ 404 h 169"/>
                                <a:gd name="T216" fmla="+- 0 7652 7480"/>
                                <a:gd name="T217" fmla="*/ T216 w 219"/>
                                <a:gd name="T218" fmla="+- 0 401 322"/>
                                <a:gd name="T219" fmla="*/ 401 h 169"/>
                                <a:gd name="T220" fmla="+- 0 7661 7480"/>
                                <a:gd name="T221" fmla="*/ T220 w 219"/>
                                <a:gd name="T222" fmla="+- 0 395 322"/>
                                <a:gd name="T223" fmla="*/ 395 h 169"/>
                                <a:gd name="T224" fmla="+- 0 7664 7480"/>
                                <a:gd name="T225" fmla="*/ T224 w 219"/>
                                <a:gd name="T226" fmla="+- 0 393 322"/>
                                <a:gd name="T227" fmla="*/ 393 h 169"/>
                                <a:gd name="T228" fmla="+- 0 7669 7480"/>
                                <a:gd name="T229" fmla="*/ T228 w 219"/>
                                <a:gd name="T230" fmla="+- 0 388 322"/>
                                <a:gd name="T231" fmla="*/ 388 h 169"/>
                                <a:gd name="T232" fmla="+- 0 7673 7480"/>
                                <a:gd name="T233" fmla="*/ T232 w 219"/>
                                <a:gd name="T234" fmla="+- 0 385 322"/>
                                <a:gd name="T235" fmla="*/ 385 h 169"/>
                                <a:gd name="T236" fmla="+- 0 7683 7480"/>
                                <a:gd name="T237" fmla="*/ T236 w 219"/>
                                <a:gd name="T238" fmla="+- 0 379 322"/>
                                <a:gd name="T239" fmla="*/ 379 h 169"/>
                                <a:gd name="T240" fmla="+- 0 7692 7480"/>
                                <a:gd name="T241" fmla="*/ T240 w 219"/>
                                <a:gd name="T242" fmla="+- 0 375 322"/>
                                <a:gd name="T243" fmla="*/ 375 h 169"/>
                                <a:gd name="T244" fmla="+- 0 7697 7480"/>
                                <a:gd name="T245" fmla="*/ T244 w 219"/>
                                <a:gd name="T246" fmla="+- 0 371 322"/>
                                <a:gd name="T247" fmla="*/ 371 h 1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  <a:cxn ang="0">
                                  <a:pos x="T241" y="T243"/>
                                </a:cxn>
                                <a:cxn ang="0">
                                  <a:pos x="T245" y="T247"/>
                                </a:cxn>
                              </a:cxnLst>
                              <a:rect l="0" t="0" r="r" b="b"/>
                              <a:pathLst>
                                <a:path w="219" h="169">
                                  <a:moveTo>
                                    <a:pt x="0" y="168"/>
                                  </a:moveTo>
                                  <a:lnTo>
                                    <a:pt x="0" y="161"/>
                                  </a:lnTo>
                                  <a:lnTo>
                                    <a:pt x="0" y="168"/>
                                  </a:lnTo>
                                  <a:close/>
                                  <a:moveTo>
                                    <a:pt x="76" y="74"/>
                                  </a:moveTo>
                                  <a:lnTo>
                                    <a:pt x="76" y="73"/>
                                  </a:lnTo>
                                  <a:lnTo>
                                    <a:pt x="75" y="72"/>
                                  </a:lnTo>
                                  <a:lnTo>
                                    <a:pt x="75" y="71"/>
                                  </a:lnTo>
                                  <a:lnTo>
                                    <a:pt x="74" y="71"/>
                                  </a:lnTo>
                                  <a:lnTo>
                                    <a:pt x="74" y="70"/>
                                  </a:lnTo>
                                  <a:lnTo>
                                    <a:pt x="73" y="70"/>
                                  </a:lnTo>
                                  <a:lnTo>
                                    <a:pt x="73" y="69"/>
                                  </a:lnTo>
                                  <a:lnTo>
                                    <a:pt x="72" y="68"/>
                                  </a:lnTo>
                                  <a:lnTo>
                                    <a:pt x="71" y="67"/>
                                  </a:lnTo>
                                  <a:lnTo>
                                    <a:pt x="70" y="66"/>
                                  </a:lnTo>
                                  <a:lnTo>
                                    <a:pt x="69" y="65"/>
                                  </a:lnTo>
                                  <a:lnTo>
                                    <a:pt x="66" y="62"/>
                                  </a:lnTo>
                                  <a:lnTo>
                                    <a:pt x="66" y="61"/>
                                  </a:lnTo>
                                  <a:lnTo>
                                    <a:pt x="65" y="61"/>
                                  </a:lnTo>
                                  <a:lnTo>
                                    <a:pt x="64" y="61"/>
                                  </a:lnTo>
                                  <a:lnTo>
                                    <a:pt x="64" y="60"/>
                                  </a:lnTo>
                                  <a:lnTo>
                                    <a:pt x="63" y="59"/>
                                  </a:lnTo>
                                  <a:lnTo>
                                    <a:pt x="59" y="58"/>
                                  </a:lnTo>
                                  <a:lnTo>
                                    <a:pt x="57" y="57"/>
                                  </a:lnTo>
                                  <a:lnTo>
                                    <a:pt x="56" y="57"/>
                                  </a:lnTo>
                                  <a:lnTo>
                                    <a:pt x="54" y="56"/>
                                  </a:lnTo>
                                  <a:lnTo>
                                    <a:pt x="53" y="55"/>
                                  </a:lnTo>
                                  <a:lnTo>
                                    <a:pt x="52" y="55"/>
                                  </a:lnTo>
                                  <a:lnTo>
                                    <a:pt x="50" y="54"/>
                                  </a:lnTo>
                                  <a:lnTo>
                                    <a:pt x="49" y="54"/>
                                  </a:lnTo>
                                  <a:lnTo>
                                    <a:pt x="37" y="50"/>
                                  </a:lnTo>
                                  <a:lnTo>
                                    <a:pt x="36" y="50"/>
                                  </a:lnTo>
                                  <a:lnTo>
                                    <a:pt x="33" y="49"/>
                                  </a:lnTo>
                                  <a:lnTo>
                                    <a:pt x="33" y="48"/>
                                  </a:lnTo>
                                  <a:lnTo>
                                    <a:pt x="32" y="48"/>
                                  </a:lnTo>
                                  <a:lnTo>
                                    <a:pt x="30" y="47"/>
                                  </a:lnTo>
                                  <a:lnTo>
                                    <a:pt x="29" y="47"/>
                                  </a:lnTo>
                                  <a:lnTo>
                                    <a:pt x="25" y="46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24" y="45"/>
                                  </a:lnTo>
                                  <a:lnTo>
                                    <a:pt x="20" y="43"/>
                                  </a:lnTo>
                                  <a:lnTo>
                                    <a:pt x="19" y="43"/>
                                  </a:lnTo>
                                  <a:lnTo>
                                    <a:pt x="18" y="42"/>
                                  </a:lnTo>
                                  <a:lnTo>
                                    <a:pt x="15" y="40"/>
                                  </a:lnTo>
                                  <a:lnTo>
                                    <a:pt x="14" y="40"/>
                                  </a:lnTo>
                                  <a:lnTo>
                                    <a:pt x="14" y="39"/>
                                  </a:lnTo>
                                  <a:lnTo>
                                    <a:pt x="13" y="39"/>
                                  </a:lnTo>
                                  <a:lnTo>
                                    <a:pt x="13" y="38"/>
                                  </a:lnTo>
                                  <a:lnTo>
                                    <a:pt x="12" y="38"/>
                                  </a:lnTo>
                                  <a:lnTo>
                                    <a:pt x="11" y="37"/>
                                  </a:lnTo>
                                  <a:lnTo>
                                    <a:pt x="10" y="36"/>
                                  </a:lnTo>
                                  <a:lnTo>
                                    <a:pt x="8" y="34"/>
                                  </a:lnTo>
                                  <a:lnTo>
                                    <a:pt x="6" y="32"/>
                                  </a:lnTo>
                                  <a:lnTo>
                                    <a:pt x="6" y="31"/>
                                  </a:lnTo>
                                  <a:lnTo>
                                    <a:pt x="5" y="31"/>
                                  </a:lnTo>
                                  <a:lnTo>
                                    <a:pt x="5" y="30"/>
                                  </a:lnTo>
                                  <a:lnTo>
                                    <a:pt x="4" y="30"/>
                                  </a:lnTo>
                                  <a:lnTo>
                                    <a:pt x="4" y="29"/>
                                  </a:lnTo>
                                  <a:lnTo>
                                    <a:pt x="4" y="28"/>
                                  </a:lnTo>
                                  <a:lnTo>
                                    <a:pt x="3" y="28"/>
                                  </a:lnTo>
                                  <a:lnTo>
                                    <a:pt x="2" y="26"/>
                                  </a:lnTo>
                                  <a:lnTo>
                                    <a:pt x="2" y="25"/>
                                  </a:lnTo>
                                  <a:lnTo>
                                    <a:pt x="2" y="24"/>
                                  </a:lnTo>
                                  <a:lnTo>
                                    <a:pt x="2" y="23"/>
                                  </a:lnTo>
                                  <a:lnTo>
                                    <a:pt x="1" y="21"/>
                                  </a:lnTo>
                                  <a:lnTo>
                                    <a:pt x="1" y="17"/>
                                  </a:lnTo>
                                  <a:lnTo>
                                    <a:pt x="1" y="16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150"/>
                                  </a:lnTo>
                                  <a:lnTo>
                                    <a:pt x="0" y="149"/>
                                  </a:lnTo>
                                  <a:lnTo>
                                    <a:pt x="0" y="147"/>
                                  </a:lnTo>
                                  <a:lnTo>
                                    <a:pt x="1" y="146"/>
                                  </a:lnTo>
                                  <a:lnTo>
                                    <a:pt x="1" y="145"/>
                                  </a:lnTo>
                                  <a:lnTo>
                                    <a:pt x="1" y="144"/>
                                  </a:lnTo>
                                  <a:lnTo>
                                    <a:pt x="2" y="143"/>
                                  </a:lnTo>
                                  <a:lnTo>
                                    <a:pt x="3" y="139"/>
                                  </a:lnTo>
                                  <a:lnTo>
                                    <a:pt x="4" y="139"/>
                                  </a:lnTo>
                                  <a:lnTo>
                                    <a:pt x="5" y="137"/>
                                  </a:lnTo>
                                  <a:lnTo>
                                    <a:pt x="7" y="133"/>
                                  </a:lnTo>
                                  <a:lnTo>
                                    <a:pt x="8" y="131"/>
                                  </a:lnTo>
                                  <a:lnTo>
                                    <a:pt x="8" y="130"/>
                                  </a:lnTo>
                                  <a:lnTo>
                                    <a:pt x="8" y="129"/>
                                  </a:lnTo>
                                  <a:lnTo>
                                    <a:pt x="9" y="129"/>
                                  </a:lnTo>
                                  <a:lnTo>
                                    <a:pt x="9" y="128"/>
                                  </a:lnTo>
                                  <a:lnTo>
                                    <a:pt x="9" y="127"/>
                                  </a:lnTo>
                                  <a:lnTo>
                                    <a:pt x="10" y="125"/>
                                  </a:lnTo>
                                  <a:lnTo>
                                    <a:pt x="11" y="124"/>
                                  </a:lnTo>
                                  <a:lnTo>
                                    <a:pt x="12" y="121"/>
                                  </a:lnTo>
                                  <a:lnTo>
                                    <a:pt x="13" y="120"/>
                                  </a:lnTo>
                                  <a:lnTo>
                                    <a:pt x="13" y="119"/>
                                  </a:lnTo>
                                  <a:lnTo>
                                    <a:pt x="14" y="119"/>
                                  </a:lnTo>
                                  <a:lnTo>
                                    <a:pt x="14" y="118"/>
                                  </a:lnTo>
                                  <a:lnTo>
                                    <a:pt x="16" y="116"/>
                                  </a:lnTo>
                                  <a:lnTo>
                                    <a:pt x="17" y="115"/>
                                  </a:lnTo>
                                  <a:lnTo>
                                    <a:pt x="19" y="114"/>
                                  </a:lnTo>
                                  <a:lnTo>
                                    <a:pt x="20" y="113"/>
                                  </a:lnTo>
                                  <a:lnTo>
                                    <a:pt x="21" y="113"/>
                                  </a:lnTo>
                                  <a:lnTo>
                                    <a:pt x="22" y="112"/>
                                  </a:lnTo>
                                  <a:lnTo>
                                    <a:pt x="23" y="112"/>
                                  </a:lnTo>
                                  <a:lnTo>
                                    <a:pt x="28" y="109"/>
                                  </a:lnTo>
                                  <a:lnTo>
                                    <a:pt x="29" y="109"/>
                                  </a:lnTo>
                                  <a:lnTo>
                                    <a:pt x="37" y="105"/>
                                  </a:lnTo>
                                  <a:lnTo>
                                    <a:pt x="38" y="105"/>
                                  </a:lnTo>
                                  <a:lnTo>
                                    <a:pt x="38" y="104"/>
                                  </a:lnTo>
                                  <a:lnTo>
                                    <a:pt x="39" y="104"/>
                                  </a:lnTo>
                                  <a:lnTo>
                                    <a:pt x="40" y="103"/>
                                  </a:lnTo>
                                  <a:lnTo>
                                    <a:pt x="41" y="103"/>
                                  </a:lnTo>
                                  <a:lnTo>
                                    <a:pt x="41" y="102"/>
                                  </a:lnTo>
                                  <a:lnTo>
                                    <a:pt x="42" y="102"/>
                                  </a:lnTo>
                                  <a:lnTo>
                                    <a:pt x="43" y="102"/>
                                  </a:lnTo>
                                  <a:lnTo>
                                    <a:pt x="44" y="101"/>
                                  </a:lnTo>
                                  <a:lnTo>
                                    <a:pt x="45" y="101"/>
                                  </a:lnTo>
                                  <a:lnTo>
                                    <a:pt x="45" y="100"/>
                                  </a:lnTo>
                                  <a:lnTo>
                                    <a:pt x="46" y="100"/>
                                  </a:lnTo>
                                  <a:lnTo>
                                    <a:pt x="47" y="99"/>
                                  </a:lnTo>
                                  <a:lnTo>
                                    <a:pt x="48" y="99"/>
                                  </a:lnTo>
                                  <a:lnTo>
                                    <a:pt x="49" y="98"/>
                                  </a:lnTo>
                                  <a:lnTo>
                                    <a:pt x="50" y="98"/>
                                  </a:lnTo>
                                  <a:lnTo>
                                    <a:pt x="53" y="96"/>
                                  </a:lnTo>
                                  <a:lnTo>
                                    <a:pt x="55" y="95"/>
                                  </a:lnTo>
                                  <a:lnTo>
                                    <a:pt x="56" y="95"/>
                                  </a:lnTo>
                                  <a:lnTo>
                                    <a:pt x="57" y="95"/>
                                  </a:lnTo>
                                  <a:lnTo>
                                    <a:pt x="57" y="94"/>
                                  </a:lnTo>
                                  <a:lnTo>
                                    <a:pt x="58" y="94"/>
                                  </a:lnTo>
                                  <a:lnTo>
                                    <a:pt x="59" y="94"/>
                                  </a:lnTo>
                                  <a:lnTo>
                                    <a:pt x="60" y="93"/>
                                  </a:lnTo>
                                  <a:lnTo>
                                    <a:pt x="61" y="93"/>
                                  </a:lnTo>
                                  <a:lnTo>
                                    <a:pt x="62" y="92"/>
                                  </a:lnTo>
                                  <a:lnTo>
                                    <a:pt x="67" y="90"/>
                                  </a:lnTo>
                                  <a:lnTo>
                                    <a:pt x="69" y="88"/>
                                  </a:lnTo>
                                  <a:lnTo>
                                    <a:pt x="70" y="88"/>
                                  </a:lnTo>
                                  <a:lnTo>
                                    <a:pt x="71" y="87"/>
                                  </a:lnTo>
                                  <a:lnTo>
                                    <a:pt x="71" y="86"/>
                                  </a:lnTo>
                                  <a:lnTo>
                                    <a:pt x="72" y="86"/>
                                  </a:lnTo>
                                  <a:lnTo>
                                    <a:pt x="72" y="85"/>
                                  </a:lnTo>
                                  <a:lnTo>
                                    <a:pt x="73" y="83"/>
                                  </a:lnTo>
                                  <a:lnTo>
                                    <a:pt x="74" y="81"/>
                                  </a:lnTo>
                                  <a:lnTo>
                                    <a:pt x="75" y="77"/>
                                  </a:lnTo>
                                  <a:lnTo>
                                    <a:pt x="76" y="77"/>
                                  </a:lnTo>
                                  <a:lnTo>
                                    <a:pt x="76" y="75"/>
                                  </a:lnTo>
                                  <a:lnTo>
                                    <a:pt x="76" y="74"/>
                                  </a:lnTo>
                                  <a:close/>
                                  <a:moveTo>
                                    <a:pt x="143" y="147"/>
                                  </a:moveTo>
                                  <a:lnTo>
                                    <a:pt x="143" y="140"/>
                                  </a:lnTo>
                                  <a:lnTo>
                                    <a:pt x="143" y="147"/>
                                  </a:lnTo>
                                  <a:close/>
                                  <a:moveTo>
                                    <a:pt x="218" y="44"/>
                                  </a:moveTo>
                                  <a:lnTo>
                                    <a:pt x="218" y="44"/>
                                  </a:lnTo>
                                  <a:lnTo>
                                    <a:pt x="218" y="43"/>
                                  </a:lnTo>
                                  <a:lnTo>
                                    <a:pt x="217" y="42"/>
                                  </a:lnTo>
                                  <a:lnTo>
                                    <a:pt x="216" y="40"/>
                                  </a:lnTo>
                                  <a:lnTo>
                                    <a:pt x="216" y="39"/>
                                  </a:lnTo>
                                  <a:lnTo>
                                    <a:pt x="216" y="38"/>
                                  </a:lnTo>
                                  <a:lnTo>
                                    <a:pt x="215" y="37"/>
                                  </a:lnTo>
                                  <a:lnTo>
                                    <a:pt x="215" y="36"/>
                                  </a:lnTo>
                                  <a:lnTo>
                                    <a:pt x="215" y="35"/>
                                  </a:lnTo>
                                  <a:lnTo>
                                    <a:pt x="214" y="35"/>
                                  </a:lnTo>
                                  <a:lnTo>
                                    <a:pt x="214" y="34"/>
                                  </a:lnTo>
                                  <a:lnTo>
                                    <a:pt x="214" y="32"/>
                                  </a:lnTo>
                                  <a:lnTo>
                                    <a:pt x="212" y="30"/>
                                  </a:lnTo>
                                  <a:lnTo>
                                    <a:pt x="209" y="29"/>
                                  </a:lnTo>
                                  <a:lnTo>
                                    <a:pt x="208" y="28"/>
                                  </a:lnTo>
                                  <a:lnTo>
                                    <a:pt x="206" y="28"/>
                                  </a:lnTo>
                                  <a:lnTo>
                                    <a:pt x="206" y="27"/>
                                  </a:lnTo>
                                  <a:lnTo>
                                    <a:pt x="205" y="27"/>
                                  </a:lnTo>
                                  <a:lnTo>
                                    <a:pt x="200" y="25"/>
                                  </a:lnTo>
                                  <a:lnTo>
                                    <a:pt x="199" y="25"/>
                                  </a:lnTo>
                                  <a:lnTo>
                                    <a:pt x="198" y="25"/>
                                  </a:lnTo>
                                  <a:lnTo>
                                    <a:pt x="198" y="24"/>
                                  </a:lnTo>
                                  <a:lnTo>
                                    <a:pt x="195" y="23"/>
                                  </a:lnTo>
                                  <a:lnTo>
                                    <a:pt x="194" y="23"/>
                                  </a:lnTo>
                                  <a:lnTo>
                                    <a:pt x="189" y="22"/>
                                  </a:lnTo>
                                  <a:lnTo>
                                    <a:pt x="189" y="21"/>
                                  </a:lnTo>
                                  <a:lnTo>
                                    <a:pt x="188" y="21"/>
                                  </a:lnTo>
                                  <a:lnTo>
                                    <a:pt x="185" y="20"/>
                                  </a:lnTo>
                                  <a:lnTo>
                                    <a:pt x="184" y="20"/>
                                  </a:lnTo>
                                  <a:lnTo>
                                    <a:pt x="183" y="20"/>
                                  </a:lnTo>
                                  <a:lnTo>
                                    <a:pt x="182" y="19"/>
                                  </a:lnTo>
                                  <a:lnTo>
                                    <a:pt x="181" y="19"/>
                                  </a:lnTo>
                                  <a:lnTo>
                                    <a:pt x="179" y="18"/>
                                  </a:lnTo>
                                  <a:lnTo>
                                    <a:pt x="178" y="18"/>
                                  </a:lnTo>
                                  <a:lnTo>
                                    <a:pt x="177" y="17"/>
                                  </a:lnTo>
                                  <a:lnTo>
                                    <a:pt x="176" y="17"/>
                                  </a:lnTo>
                                  <a:lnTo>
                                    <a:pt x="175" y="16"/>
                                  </a:lnTo>
                                  <a:lnTo>
                                    <a:pt x="174" y="16"/>
                                  </a:lnTo>
                                  <a:lnTo>
                                    <a:pt x="171" y="14"/>
                                  </a:lnTo>
                                  <a:lnTo>
                                    <a:pt x="170" y="14"/>
                                  </a:lnTo>
                                  <a:lnTo>
                                    <a:pt x="165" y="12"/>
                                  </a:lnTo>
                                  <a:lnTo>
                                    <a:pt x="164" y="11"/>
                                  </a:lnTo>
                                  <a:lnTo>
                                    <a:pt x="163" y="11"/>
                                  </a:lnTo>
                                  <a:lnTo>
                                    <a:pt x="162" y="10"/>
                                  </a:lnTo>
                                  <a:lnTo>
                                    <a:pt x="161" y="10"/>
                                  </a:lnTo>
                                  <a:lnTo>
                                    <a:pt x="160" y="9"/>
                                  </a:lnTo>
                                  <a:lnTo>
                                    <a:pt x="158" y="8"/>
                                  </a:lnTo>
                                  <a:lnTo>
                                    <a:pt x="157" y="8"/>
                                  </a:lnTo>
                                  <a:lnTo>
                                    <a:pt x="156" y="7"/>
                                  </a:lnTo>
                                  <a:lnTo>
                                    <a:pt x="155" y="7"/>
                                  </a:lnTo>
                                  <a:lnTo>
                                    <a:pt x="151" y="4"/>
                                  </a:lnTo>
                                  <a:lnTo>
                                    <a:pt x="150" y="4"/>
                                  </a:lnTo>
                                  <a:lnTo>
                                    <a:pt x="150" y="3"/>
                                  </a:lnTo>
                                  <a:lnTo>
                                    <a:pt x="149" y="3"/>
                                  </a:lnTo>
                                  <a:lnTo>
                                    <a:pt x="149" y="2"/>
                                  </a:lnTo>
                                  <a:lnTo>
                                    <a:pt x="148" y="1"/>
                                  </a:lnTo>
                                  <a:lnTo>
                                    <a:pt x="147" y="1"/>
                                  </a:lnTo>
                                  <a:lnTo>
                                    <a:pt x="146" y="0"/>
                                  </a:lnTo>
                                  <a:lnTo>
                                    <a:pt x="143" y="0"/>
                                  </a:lnTo>
                                  <a:lnTo>
                                    <a:pt x="143" y="132"/>
                                  </a:lnTo>
                                  <a:lnTo>
                                    <a:pt x="143" y="129"/>
                                  </a:lnTo>
                                  <a:lnTo>
                                    <a:pt x="143" y="127"/>
                                  </a:lnTo>
                                  <a:lnTo>
                                    <a:pt x="144" y="125"/>
                                  </a:lnTo>
                                  <a:lnTo>
                                    <a:pt x="144" y="123"/>
                                  </a:lnTo>
                                  <a:lnTo>
                                    <a:pt x="144" y="122"/>
                                  </a:lnTo>
                                  <a:lnTo>
                                    <a:pt x="144" y="121"/>
                                  </a:lnTo>
                                  <a:lnTo>
                                    <a:pt x="145" y="120"/>
                                  </a:lnTo>
                                  <a:lnTo>
                                    <a:pt x="145" y="118"/>
                                  </a:lnTo>
                                  <a:lnTo>
                                    <a:pt x="146" y="115"/>
                                  </a:lnTo>
                                  <a:lnTo>
                                    <a:pt x="146" y="113"/>
                                  </a:lnTo>
                                  <a:lnTo>
                                    <a:pt x="146" y="111"/>
                                  </a:lnTo>
                                  <a:lnTo>
                                    <a:pt x="147" y="111"/>
                                  </a:lnTo>
                                  <a:lnTo>
                                    <a:pt x="147" y="110"/>
                                  </a:lnTo>
                                  <a:lnTo>
                                    <a:pt x="148" y="109"/>
                                  </a:lnTo>
                                  <a:lnTo>
                                    <a:pt x="148" y="108"/>
                                  </a:lnTo>
                                  <a:lnTo>
                                    <a:pt x="148" y="107"/>
                                  </a:lnTo>
                                  <a:lnTo>
                                    <a:pt x="149" y="106"/>
                                  </a:lnTo>
                                  <a:lnTo>
                                    <a:pt x="150" y="104"/>
                                  </a:lnTo>
                                  <a:lnTo>
                                    <a:pt x="150" y="103"/>
                                  </a:lnTo>
                                  <a:lnTo>
                                    <a:pt x="150" y="102"/>
                                  </a:lnTo>
                                  <a:lnTo>
                                    <a:pt x="151" y="101"/>
                                  </a:lnTo>
                                  <a:lnTo>
                                    <a:pt x="151" y="100"/>
                                  </a:lnTo>
                                  <a:lnTo>
                                    <a:pt x="151" y="99"/>
                                  </a:lnTo>
                                  <a:lnTo>
                                    <a:pt x="152" y="97"/>
                                  </a:lnTo>
                                  <a:lnTo>
                                    <a:pt x="152" y="96"/>
                                  </a:lnTo>
                                  <a:lnTo>
                                    <a:pt x="153" y="95"/>
                                  </a:lnTo>
                                  <a:lnTo>
                                    <a:pt x="153" y="94"/>
                                  </a:lnTo>
                                  <a:lnTo>
                                    <a:pt x="153" y="93"/>
                                  </a:lnTo>
                                  <a:lnTo>
                                    <a:pt x="154" y="93"/>
                                  </a:lnTo>
                                  <a:lnTo>
                                    <a:pt x="154" y="92"/>
                                  </a:lnTo>
                                  <a:lnTo>
                                    <a:pt x="155" y="91"/>
                                  </a:lnTo>
                                  <a:lnTo>
                                    <a:pt x="156" y="90"/>
                                  </a:lnTo>
                                  <a:lnTo>
                                    <a:pt x="157" y="89"/>
                                  </a:lnTo>
                                  <a:lnTo>
                                    <a:pt x="158" y="88"/>
                                  </a:lnTo>
                                  <a:lnTo>
                                    <a:pt x="159" y="88"/>
                                  </a:lnTo>
                                  <a:lnTo>
                                    <a:pt x="159" y="87"/>
                                  </a:lnTo>
                                  <a:lnTo>
                                    <a:pt x="160" y="87"/>
                                  </a:lnTo>
                                  <a:lnTo>
                                    <a:pt x="160" y="86"/>
                                  </a:lnTo>
                                  <a:lnTo>
                                    <a:pt x="161" y="86"/>
                                  </a:lnTo>
                                  <a:lnTo>
                                    <a:pt x="162" y="85"/>
                                  </a:lnTo>
                                  <a:lnTo>
                                    <a:pt x="163" y="85"/>
                                  </a:lnTo>
                                  <a:lnTo>
                                    <a:pt x="163" y="84"/>
                                  </a:lnTo>
                                  <a:lnTo>
                                    <a:pt x="166" y="82"/>
                                  </a:lnTo>
                                  <a:lnTo>
                                    <a:pt x="168" y="81"/>
                                  </a:lnTo>
                                  <a:lnTo>
                                    <a:pt x="169" y="81"/>
                                  </a:lnTo>
                                  <a:lnTo>
                                    <a:pt x="170" y="80"/>
                                  </a:lnTo>
                                  <a:lnTo>
                                    <a:pt x="171" y="80"/>
                                  </a:lnTo>
                                  <a:lnTo>
                                    <a:pt x="172" y="79"/>
                                  </a:lnTo>
                                  <a:lnTo>
                                    <a:pt x="174" y="78"/>
                                  </a:lnTo>
                                  <a:lnTo>
                                    <a:pt x="176" y="76"/>
                                  </a:lnTo>
                                  <a:lnTo>
                                    <a:pt x="177" y="76"/>
                                  </a:lnTo>
                                  <a:lnTo>
                                    <a:pt x="178" y="75"/>
                                  </a:lnTo>
                                  <a:lnTo>
                                    <a:pt x="181" y="73"/>
                                  </a:lnTo>
                                  <a:lnTo>
                                    <a:pt x="183" y="72"/>
                                  </a:lnTo>
                                  <a:lnTo>
                                    <a:pt x="183" y="71"/>
                                  </a:lnTo>
                                  <a:lnTo>
                                    <a:pt x="184" y="71"/>
                                  </a:lnTo>
                                  <a:lnTo>
                                    <a:pt x="185" y="70"/>
                                  </a:lnTo>
                                  <a:lnTo>
                                    <a:pt x="187" y="68"/>
                                  </a:lnTo>
                                  <a:lnTo>
                                    <a:pt x="188" y="68"/>
                                  </a:lnTo>
                                  <a:lnTo>
                                    <a:pt x="189" y="66"/>
                                  </a:lnTo>
                                  <a:lnTo>
                                    <a:pt x="191" y="64"/>
                                  </a:lnTo>
                                  <a:lnTo>
                                    <a:pt x="192" y="64"/>
                                  </a:lnTo>
                                  <a:lnTo>
                                    <a:pt x="193" y="63"/>
                                  </a:lnTo>
                                  <a:lnTo>
                                    <a:pt x="196" y="61"/>
                                  </a:lnTo>
                                  <a:lnTo>
                                    <a:pt x="197" y="61"/>
                                  </a:lnTo>
                                  <a:lnTo>
                                    <a:pt x="197" y="60"/>
                                  </a:lnTo>
                                  <a:lnTo>
                                    <a:pt x="198" y="60"/>
                                  </a:lnTo>
                                  <a:lnTo>
                                    <a:pt x="203" y="57"/>
                                  </a:lnTo>
                                  <a:lnTo>
                                    <a:pt x="204" y="57"/>
                                  </a:lnTo>
                                  <a:lnTo>
                                    <a:pt x="209" y="54"/>
                                  </a:lnTo>
                                  <a:lnTo>
                                    <a:pt x="210" y="54"/>
                                  </a:lnTo>
                                  <a:lnTo>
                                    <a:pt x="211" y="54"/>
                                  </a:lnTo>
                                  <a:lnTo>
                                    <a:pt x="212" y="53"/>
                                  </a:lnTo>
                                  <a:lnTo>
                                    <a:pt x="215" y="51"/>
                                  </a:lnTo>
                                  <a:lnTo>
                                    <a:pt x="216" y="51"/>
                                  </a:lnTo>
                                  <a:lnTo>
                                    <a:pt x="216" y="50"/>
                                  </a:lnTo>
                                  <a:lnTo>
                                    <a:pt x="217" y="49"/>
                                  </a:lnTo>
                                  <a:lnTo>
                                    <a:pt x="218" y="49"/>
                                  </a:lnTo>
                                  <a:lnTo>
                                    <a:pt x="218" y="47"/>
                                  </a:lnTo>
                                  <a:lnTo>
                                    <a:pt x="218" y="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64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9" name="docshape282"/>
                          <wps:cNvSpPr>
                            <a:spLocks/>
                          </wps:cNvSpPr>
                          <wps:spPr bwMode="auto">
                            <a:xfrm>
                              <a:off x="7480" y="329"/>
                              <a:ext cx="143" cy="121"/>
                            </a:xfrm>
                            <a:custGeom>
                              <a:avLst/>
                              <a:gdLst>
                                <a:gd name="T0" fmla="+- 0 7623 7480"/>
                                <a:gd name="T1" fmla="*/ T0 w 143"/>
                                <a:gd name="T2" fmla="+- 0 423 329"/>
                                <a:gd name="T3" fmla="*/ 423 h 121"/>
                                <a:gd name="T4" fmla="+- 0 7623 7480"/>
                                <a:gd name="T5" fmla="*/ T4 w 143"/>
                                <a:gd name="T6" fmla="+- 0 329 329"/>
                                <a:gd name="T7" fmla="*/ 329 h 121"/>
                                <a:gd name="T8" fmla="+- 0 7480 7480"/>
                                <a:gd name="T9" fmla="*/ T8 w 143"/>
                                <a:gd name="T10" fmla="+- 0 450 329"/>
                                <a:gd name="T11" fmla="*/ 450 h 121"/>
                                <a:gd name="T12" fmla="+- 0 7480 7480"/>
                                <a:gd name="T13" fmla="*/ T12 w 143"/>
                                <a:gd name="T14" fmla="+- 0 357 329"/>
                                <a:gd name="T15" fmla="*/ 357 h 1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43" h="121">
                                  <a:moveTo>
                                    <a:pt x="143" y="94"/>
                                  </a:moveTo>
                                  <a:lnTo>
                                    <a:pt x="143" y="0"/>
                                  </a:lnTo>
                                  <a:moveTo>
                                    <a:pt x="0" y="121"/>
                                  </a:moveTo>
                                  <a:lnTo>
                                    <a:pt x="0" y="28"/>
                                  </a:lnTo>
                                </a:path>
                              </a:pathLst>
                            </a:custGeom>
                            <a:noFill/>
                            <a:ln w="1253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0" name="docshape283"/>
                          <wps:cNvSpPr>
                            <a:spLocks/>
                          </wps:cNvSpPr>
                          <wps:spPr bwMode="auto">
                            <a:xfrm>
                              <a:off x="7480" y="349"/>
                              <a:ext cx="143" cy="63"/>
                            </a:xfrm>
                            <a:custGeom>
                              <a:avLst/>
                              <a:gdLst>
                                <a:gd name="T0" fmla="+- 0 7623 7480"/>
                                <a:gd name="T1" fmla="*/ T0 w 143"/>
                                <a:gd name="T2" fmla="+- 0 380 349"/>
                                <a:gd name="T3" fmla="*/ 380 h 63"/>
                                <a:gd name="T4" fmla="+- 0 7623 7480"/>
                                <a:gd name="T5" fmla="*/ T4 w 143"/>
                                <a:gd name="T6" fmla="+- 0 349 349"/>
                                <a:gd name="T7" fmla="*/ 349 h 63"/>
                                <a:gd name="T8" fmla="+- 0 7480 7480"/>
                                <a:gd name="T9" fmla="*/ T8 w 143"/>
                                <a:gd name="T10" fmla="+- 0 412 349"/>
                                <a:gd name="T11" fmla="*/ 412 h 63"/>
                                <a:gd name="T12" fmla="+- 0 7480 7480"/>
                                <a:gd name="T13" fmla="*/ T12 w 143"/>
                                <a:gd name="T14" fmla="+- 0 381 349"/>
                                <a:gd name="T15" fmla="*/ 381 h 6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43" h="63">
                                  <a:moveTo>
                                    <a:pt x="143" y="31"/>
                                  </a:moveTo>
                                  <a:lnTo>
                                    <a:pt x="143" y="0"/>
                                  </a:lnTo>
                                  <a:moveTo>
                                    <a:pt x="0" y="63"/>
                                  </a:moveTo>
                                  <a:lnTo>
                                    <a:pt x="0" y="32"/>
                                  </a:lnTo>
                                </a:path>
                              </a:pathLst>
                            </a:custGeom>
                            <a:noFill/>
                            <a:ln w="2927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1" name="docshape284"/>
                          <wps:cNvSpPr>
                            <a:spLocks/>
                          </wps:cNvSpPr>
                          <wps:spPr bwMode="auto">
                            <a:xfrm>
                              <a:off x="7614" y="359"/>
                              <a:ext cx="17" cy="17"/>
                            </a:xfrm>
                            <a:custGeom>
                              <a:avLst/>
                              <a:gdLst>
                                <a:gd name="T0" fmla="+- 0 7627 7615"/>
                                <a:gd name="T1" fmla="*/ T0 w 17"/>
                                <a:gd name="T2" fmla="+- 0 360 360"/>
                                <a:gd name="T3" fmla="*/ 360 h 17"/>
                                <a:gd name="T4" fmla="+- 0 7618 7615"/>
                                <a:gd name="T5" fmla="*/ T4 w 17"/>
                                <a:gd name="T6" fmla="+- 0 360 360"/>
                                <a:gd name="T7" fmla="*/ 360 h 17"/>
                                <a:gd name="T8" fmla="+- 0 7615 7615"/>
                                <a:gd name="T9" fmla="*/ T8 w 17"/>
                                <a:gd name="T10" fmla="+- 0 364 360"/>
                                <a:gd name="T11" fmla="*/ 364 h 17"/>
                                <a:gd name="T12" fmla="+- 0 7615 7615"/>
                                <a:gd name="T13" fmla="*/ T12 w 17"/>
                                <a:gd name="T14" fmla="+- 0 368 360"/>
                                <a:gd name="T15" fmla="*/ 368 h 17"/>
                                <a:gd name="T16" fmla="+- 0 7615 7615"/>
                                <a:gd name="T17" fmla="*/ T16 w 17"/>
                                <a:gd name="T18" fmla="+- 0 373 360"/>
                                <a:gd name="T19" fmla="*/ 373 h 17"/>
                                <a:gd name="T20" fmla="+- 0 7618 7615"/>
                                <a:gd name="T21" fmla="*/ T20 w 17"/>
                                <a:gd name="T22" fmla="+- 0 376 360"/>
                                <a:gd name="T23" fmla="*/ 376 h 17"/>
                                <a:gd name="T24" fmla="+- 0 7627 7615"/>
                                <a:gd name="T25" fmla="*/ T24 w 17"/>
                                <a:gd name="T26" fmla="+- 0 376 360"/>
                                <a:gd name="T27" fmla="*/ 376 h 17"/>
                                <a:gd name="T28" fmla="+- 0 7631 7615"/>
                                <a:gd name="T29" fmla="*/ T28 w 17"/>
                                <a:gd name="T30" fmla="+- 0 373 360"/>
                                <a:gd name="T31" fmla="*/ 373 h 17"/>
                                <a:gd name="T32" fmla="+- 0 7631 7615"/>
                                <a:gd name="T33" fmla="*/ T32 w 17"/>
                                <a:gd name="T34" fmla="+- 0 364 360"/>
                                <a:gd name="T35" fmla="*/ 364 h 17"/>
                                <a:gd name="T36" fmla="+- 0 7627 7615"/>
                                <a:gd name="T37" fmla="*/ T36 w 17"/>
                                <a:gd name="T38" fmla="+- 0 360 360"/>
                                <a:gd name="T39" fmla="*/ 360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2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3" y="16"/>
                                  </a:lnTo>
                                  <a:lnTo>
                                    <a:pt x="12" y="16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2" name="docshape285"/>
                          <wps:cNvSpPr>
                            <a:spLocks/>
                          </wps:cNvSpPr>
                          <wps:spPr bwMode="auto">
                            <a:xfrm>
                              <a:off x="7614" y="359"/>
                              <a:ext cx="17" cy="17"/>
                            </a:xfrm>
                            <a:custGeom>
                              <a:avLst/>
                              <a:gdLst>
                                <a:gd name="T0" fmla="+- 0 7615 7615"/>
                                <a:gd name="T1" fmla="*/ T0 w 17"/>
                                <a:gd name="T2" fmla="+- 0 368 360"/>
                                <a:gd name="T3" fmla="*/ 368 h 17"/>
                                <a:gd name="T4" fmla="+- 0 7615 7615"/>
                                <a:gd name="T5" fmla="*/ T4 w 17"/>
                                <a:gd name="T6" fmla="+- 0 364 360"/>
                                <a:gd name="T7" fmla="*/ 364 h 17"/>
                                <a:gd name="T8" fmla="+- 0 7618 7615"/>
                                <a:gd name="T9" fmla="*/ T8 w 17"/>
                                <a:gd name="T10" fmla="+- 0 360 360"/>
                                <a:gd name="T11" fmla="*/ 360 h 17"/>
                                <a:gd name="T12" fmla="+- 0 7623 7615"/>
                                <a:gd name="T13" fmla="*/ T12 w 17"/>
                                <a:gd name="T14" fmla="+- 0 360 360"/>
                                <a:gd name="T15" fmla="*/ 360 h 17"/>
                                <a:gd name="T16" fmla="+- 0 7627 7615"/>
                                <a:gd name="T17" fmla="*/ T16 w 17"/>
                                <a:gd name="T18" fmla="+- 0 360 360"/>
                                <a:gd name="T19" fmla="*/ 360 h 17"/>
                                <a:gd name="T20" fmla="+- 0 7631 7615"/>
                                <a:gd name="T21" fmla="*/ T20 w 17"/>
                                <a:gd name="T22" fmla="+- 0 364 360"/>
                                <a:gd name="T23" fmla="*/ 364 h 17"/>
                                <a:gd name="T24" fmla="+- 0 7631 7615"/>
                                <a:gd name="T25" fmla="*/ T24 w 17"/>
                                <a:gd name="T26" fmla="+- 0 368 360"/>
                                <a:gd name="T27" fmla="*/ 368 h 17"/>
                                <a:gd name="T28" fmla="+- 0 7631 7615"/>
                                <a:gd name="T29" fmla="*/ T28 w 17"/>
                                <a:gd name="T30" fmla="+- 0 373 360"/>
                                <a:gd name="T31" fmla="*/ 373 h 17"/>
                                <a:gd name="T32" fmla="+- 0 7627 7615"/>
                                <a:gd name="T33" fmla="*/ T32 w 17"/>
                                <a:gd name="T34" fmla="+- 0 376 360"/>
                                <a:gd name="T35" fmla="*/ 376 h 17"/>
                                <a:gd name="T36" fmla="+- 0 7623 7615"/>
                                <a:gd name="T37" fmla="*/ T36 w 17"/>
                                <a:gd name="T38" fmla="+- 0 376 360"/>
                                <a:gd name="T39" fmla="*/ 376 h 17"/>
                                <a:gd name="T40" fmla="+- 0 7618 7615"/>
                                <a:gd name="T41" fmla="*/ T40 w 17"/>
                                <a:gd name="T42" fmla="+- 0 376 360"/>
                                <a:gd name="T43" fmla="*/ 376 h 17"/>
                                <a:gd name="T44" fmla="+- 0 7615 7615"/>
                                <a:gd name="T45" fmla="*/ T44 w 17"/>
                                <a:gd name="T46" fmla="+- 0 373 360"/>
                                <a:gd name="T47" fmla="*/ 373 h 17"/>
                                <a:gd name="T48" fmla="+- 0 7615 7615"/>
                                <a:gd name="T49" fmla="*/ T48 w 17"/>
                                <a:gd name="T50" fmla="+- 0 368 360"/>
                                <a:gd name="T51" fmla="*/ 368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3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2" y="16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3" y="16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8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3" name="docshape286"/>
                          <wps:cNvSpPr>
                            <a:spLocks/>
                          </wps:cNvSpPr>
                          <wps:spPr bwMode="auto">
                            <a:xfrm>
                              <a:off x="7471" y="391"/>
                              <a:ext cx="17" cy="17"/>
                            </a:xfrm>
                            <a:custGeom>
                              <a:avLst/>
                              <a:gdLst>
                                <a:gd name="T0" fmla="+- 0 7485 7472"/>
                                <a:gd name="T1" fmla="*/ T0 w 17"/>
                                <a:gd name="T2" fmla="+- 0 391 391"/>
                                <a:gd name="T3" fmla="*/ 391 h 17"/>
                                <a:gd name="T4" fmla="+- 0 7476 7472"/>
                                <a:gd name="T5" fmla="*/ T4 w 17"/>
                                <a:gd name="T6" fmla="+- 0 391 391"/>
                                <a:gd name="T7" fmla="*/ 391 h 17"/>
                                <a:gd name="T8" fmla="+- 0 7472 7472"/>
                                <a:gd name="T9" fmla="*/ T8 w 17"/>
                                <a:gd name="T10" fmla="+- 0 395 391"/>
                                <a:gd name="T11" fmla="*/ 395 h 17"/>
                                <a:gd name="T12" fmla="+- 0 7472 7472"/>
                                <a:gd name="T13" fmla="*/ T12 w 17"/>
                                <a:gd name="T14" fmla="+- 0 399 391"/>
                                <a:gd name="T15" fmla="*/ 399 h 17"/>
                                <a:gd name="T16" fmla="+- 0 7472 7472"/>
                                <a:gd name="T17" fmla="*/ T16 w 17"/>
                                <a:gd name="T18" fmla="+- 0 404 391"/>
                                <a:gd name="T19" fmla="*/ 404 h 17"/>
                                <a:gd name="T20" fmla="+- 0 7476 7472"/>
                                <a:gd name="T21" fmla="*/ T20 w 17"/>
                                <a:gd name="T22" fmla="+- 0 408 391"/>
                                <a:gd name="T23" fmla="*/ 408 h 17"/>
                                <a:gd name="T24" fmla="+- 0 7485 7472"/>
                                <a:gd name="T25" fmla="*/ T24 w 17"/>
                                <a:gd name="T26" fmla="+- 0 408 391"/>
                                <a:gd name="T27" fmla="*/ 408 h 17"/>
                                <a:gd name="T28" fmla="+- 0 7488 7472"/>
                                <a:gd name="T29" fmla="*/ T28 w 17"/>
                                <a:gd name="T30" fmla="+- 0 404 391"/>
                                <a:gd name="T31" fmla="*/ 404 h 17"/>
                                <a:gd name="T32" fmla="+- 0 7488 7472"/>
                                <a:gd name="T33" fmla="*/ T32 w 17"/>
                                <a:gd name="T34" fmla="+- 0 395 391"/>
                                <a:gd name="T35" fmla="*/ 395 h 17"/>
                                <a:gd name="T36" fmla="+- 0 7485 7472"/>
                                <a:gd name="T37" fmla="*/ T36 w 17"/>
                                <a:gd name="T38" fmla="+- 0 391 391"/>
                                <a:gd name="T39" fmla="*/ 391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3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4" y="17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4" name="docshape287"/>
                          <wps:cNvSpPr>
                            <a:spLocks/>
                          </wps:cNvSpPr>
                          <wps:spPr bwMode="auto">
                            <a:xfrm>
                              <a:off x="7471" y="391"/>
                              <a:ext cx="17" cy="17"/>
                            </a:xfrm>
                            <a:custGeom>
                              <a:avLst/>
                              <a:gdLst>
                                <a:gd name="T0" fmla="+- 0 7472 7472"/>
                                <a:gd name="T1" fmla="*/ T0 w 17"/>
                                <a:gd name="T2" fmla="+- 0 399 391"/>
                                <a:gd name="T3" fmla="*/ 399 h 17"/>
                                <a:gd name="T4" fmla="+- 0 7472 7472"/>
                                <a:gd name="T5" fmla="*/ T4 w 17"/>
                                <a:gd name="T6" fmla="+- 0 395 391"/>
                                <a:gd name="T7" fmla="*/ 395 h 17"/>
                                <a:gd name="T8" fmla="+- 0 7476 7472"/>
                                <a:gd name="T9" fmla="*/ T8 w 17"/>
                                <a:gd name="T10" fmla="+- 0 391 391"/>
                                <a:gd name="T11" fmla="*/ 391 h 17"/>
                                <a:gd name="T12" fmla="+- 0 7480 7472"/>
                                <a:gd name="T13" fmla="*/ T12 w 17"/>
                                <a:gd name="T14" fmla="+- 0 391 391"/>
                                <a:gd name="T15" fmla="*/ 391 h 17"/>
                                <a:gd name="T16" fmla="+- 0 7485 7472"/>
                                <a:gd name="T17" fmla="*/ T16 w 17"/>
                                <a:gd name="T18" fmla="+- 0 391 391"/>
                                <a:gd name="T19" fmla="*/ 391 h 17"/>
                                <a:gd name="T20" fmla="+- 0 7488 7472"/>
                                <a:gd name="T21" fmla="*/ T20 w 17"/>
                                <a:gd name="T22" fmla="+- 0 395 391"/>
                                <a:gd name="T23" fmla="*/ 395 h 17"/>
                                <a:gd name="T24" fmla="+- 0 7488 7472"/>
                                <a:gd name="T25" fmla="*/ T24 w 17"/>
                                <a:gd name="T26" fmla="+- 0 399 391"/>
                                <a:gd name="T27" fmla="*/ 399 h 17"/>
                                <a:gd name="T28" fmla="+- 0 7488 7472"/>
                                <a:gd name="T29" fmla="*/ T28 w 17"/>
                                <a:gd name="T30" fmla="+- 0 404 391"/>
                                <a:gd name="T31" fmla="*/ 404 h 17"/>
                                <a:gd name="T32" fmla="+- 0 7485 7472"/>
                                <a:gd name="T33" fmla="*/ T32 w 17"/>
                                <a:gd name="T34" fmla="+- 0 408 391"/>
                                <a:gd name="T35" fmla="*/ 408 h 17"/>
                                <a:gd name="T36" fmla="+- 0 7480 7472"/>
                                <a:gd name="T37" fmla="*/ T36 w 17"/>
                                <a:gd name="T38" fmla="+- 0 408 391"/>
                                <a:gd name="T39" fmla="*/ 408 h 17"/>
                                <a:gd name="T40" fmla="+- 0 7476 7472"/>
                                <a:gd name="T41" fmla="*/ T40 w 17"/>
                                <a:gd name="T42" fmla="+- 0 408 391"/>
                                <a:gd name="T43" fmla="*/ 408 h 17"/>
                                <a:gd name="T44" fmla="+- 0 7472 7472"/>
                                <a:gd name="T45" fmla="*/ T44 w 17"/>
                                <a:gd name="T46" fmla="+- 0 404 391"/>
                                <a:gd name="T47" fmla="*/ 404 h 17"/>
                                <a:gd name="T48" fmla="+- 0 7472 7472"/>
                                <a:gd name="T49" fmla="*/ T48 w 17"/>
                                <a:gd name="T50" fmla="+- 0 399 391"/>
                                <a:gd name="T51" fmla="*/ 399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4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4" y="17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8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5" name="docshape288"/>
                          <wps:cNvSpPr>
                            <a:spLocks/>
                          </wps:cNvSpPr>
                          <wps:spPr bwMode="auto">
                            <a:xfrm>
                              <a:off x="7614" y="359"/>
                              <a:ext cx="17" cy="17"/>
                            </a:xfrm>
                            <a:custGeom>
                              <a:avLst/>
                              <a:gdLst>
                                <a:gd name="T0" fmla="+- 0 7627 7615"/>
                                <a:gd name="T1" fmla="*/ T0 w 17"/>
                                <a:gd name="T2" fmla="+- 0 360 360"/>
                                <a:gd name="T3" fmla="*/ 360 h 17"/>
                                <a:gd name="T4" fmla="+- 0 7618 7615"/>
                                <a:gd name="T5" fmla="*/ T4 w 17"/>
                                <a:gd name="T6" fmla="+- 0 360 360"/>
                                <a:gd name="T7" fmla="*/ 360 h 17"/>
                                <a:gd name="T8" fmla="+- 0 7615 7615"/>
                                <a:gd name="T9" fmla="*/ T8 w 17"/>
                                <a:gd name="T10" fmla="+- 0 364 360"/>
                                <a:gd name="T11" fmla="*/ 364 h 17"/>
                                <a:gd name="T12" fmla="+- 0 7615 7615"/>
                                <a:gd name="T13" fmla="*/ T12 w 17"/>
                                <a:gd name="T14" fmla="+- 0 368 360"/>
                                <a:gd name="T15" fmla="*/ 368 h 17"/>
                                <a:gd name="T16" fmla="+- 0 7615 7615"/>
                                <a:gd name="T17" fmla="*/ T16 w 17"/>
                                <a:gd name="T18" fmla="+- 0 373 360"/>
                                <a:gd name="T19" fmla="*/ 373 h 17"/>
                                <a:gd name="T20" fmla="+- 0 7618 7615"/>
                                <a:gd name="T21" fmla="*/ T20 w 17"/>
                                <a:gd name="T22" fmla="+- 0 376 360"/>
                                <a:gd name="T23" fmla="*/ 376 h 17"/>
                                <a:gd name="T24" fmla="+- 0 7627 7615"/>
                                <a:gd name="T25" fmla="*/ T24 w 17"/>
                                <a:gd name="T26" fmla="+- 0 376 360"/>
                                <a:gd name="T27" fmla="*/ 376 h 17"/>
                                <a:gd name="T28" fmla="+- 0 7631 7615"/>
                                <a:gd name="T29" fmla="*/ T28 w 17"/>
                                <a:gd name="T30" fmla="+- 0 373 360"/>
                                <a:gd name="T31" fmla="*/ 373 h 17"/>
                                <a:gd name="T32" fmla="+- 0 7631 7615"/>
                                <a:gd name="T33" fmla="*/ T32 w 17"/>
                                <a:gd name="T34" fmla="+- 0 364 360"/>
                                <a:gd name="T35" fmla="*/ 364 h 17"/>
                                <a:gd name="T36" fmla="+- 0 7627 7615"/>
                                <a:gd name="T37" fmla="*/ T36 w 17"/>
                                <a:gd name="T38" fmla="+- 0 360 360"/>
                                <a:gd name="T39" fmla="*/ 360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2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3" y="16"/>
                                  </a:lnTo>
                                  <a:lnTo>
                                    <a:pt x="12" y="16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6" name="docshape289"/>
                          <wps:cNvSpPr>
                            <a:spLocks/>
                          </wps:cNvSpPr>
                          <wps:spPr bwMode="auto">
                            <a:xfrm>
                              <a:off x="7614" y="359"/>
                              <a:ext cx="17" cy="17"/>
                            </a:xfrm>
                            <a:custGeom>
                              <a:avLst/>
                              <a:gdLst>
                                <a:gd name="T0" fmla="+- 0 7615 7615"/>
                                <a:gd name="T1" fmla="*/ T0 w 17"/>
                                <a:gd name="T2" fmla="+- 0 368 360"/>
                                <a:gd name="T3" fmla="*/ 368 h 17"/>
                                <a:gd name="T4" fmla="+- 0 7615 7615"/>
                                <a:gd name="T5" fmla="*/ T4 w 17"/>
                                <a:gd name="T6" fmla="+- 0 364 360"/>
                                <a:gd name="T7" fmla="*/ 364 h 17"/>
                                <a:gd name="T8" fmla="+- 0 7618 7615"/>
                                <a:gd name="T9" fmla="*/ T8 w 17"/>
                                <a:gd name="T10" fmla="+- 0 360 360"/>
                                <a:gd name="T11" fmla="*/ 360 h 17"/>
                                <a:gd name="T12" fmla="+- 0 7623 7615"/>
                                <a:gd name="T13" fmla="*/ T12 w 17"/>
                                <a:gd name="T14" fmla="+- 0 360 360"/>
                                <a:gd name="T15" fmla="*/ 360 h 17"/>
                                <a:gd name="T16" fmla="+- 0 7627 7615"/>
                                <a:gd name="T17" fmla="*/ T16 w 17"/>
                                <a:gd name="T18" fmla="+- 0 360 360"/>
                                <a:gd name="T19" fmla="*/ 360 h 17"/>
                                <a:gd name="T20" fmla="+- 0 7631 7615"/>
                                <a:gd name="T21" fmla="*/ T20 w 17"/>
                                <a:gd name="T22" fmla="+- 0 364 360"/>
                                <a:gd name="T23" fmla="*/ 364 h 17"/>
                                <a:gd name="T24" fmla="+- 0 7631 7615"/>
                                <a:gd name="T25" fmla="*/ T24 w 17"/>
                                <a:gd name="T26" fmla="+- 0 368 360"/>
                                <a:gd name="T27" fmla="*/ 368 h 17"/>
                                <a:gd name="T28" fmla="+- 0 7631 7615"/>
                                <a:gd name="T29" fmla="*/ T28 w 17"/>
                                <a:gd name="T30" fmla="+- 0 373 360"/>
                                <a:gd name="T31" fmla="*/ 373 h 17"/>
                                <a:gd name="T32" fmla="+- 0 7627 7615"/>
                                <a:gd name="T33" fmla="*/ T32 w 17"/>
                                <a:gd name="T34" fmla="+- 0 376 360"/>
                                <a:gd name="T35" fmla="*/ 376 h 17"/>
                                <a:gd name="T36" fmla="+- 0 7623 7615"/>
                                <a:gd name="T37" fmla="*/ T36 w 17"/>
                                <a:gd name="T38" fmla="+- 0 376 360"/>
                                <a:gd name="T39" fmla="*/ 376 h 17"/>
                                <a:gd name="T40" fmla="+- 0 7618 7615"/>
                                <a:gd name="T41" fmla="*/ T40 w 17"/>
                                <a:gd name="T42" fmla="+- 0 376 360"/>
                                <a:gd name="T43" fmla="*/ 376 h 17"/>
                                <a:gd name="T44" fmla="+- 0 7615 7615"/>
                                <a:gd name="T45" fmla="*/ T44 w 17"/>
                                <a:gd name="T46" fmla="+- 0 373 360"/>
                                <a:gd name="T47" fmla="*/ 373 h 17"/>
                                <a:gd name="T48" fmla="+- 0 7615 7615"/>
                                <a:gd name="T49" fmla="*/ T48 w 17"/>
                                <a:gd name="T50" fmla="+- 0 368 360"/>
                                <a:gd name="T51" fmla="*/ 368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3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2" y="16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3" y="16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8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7" name="docshape290"/>
                          <wps:cNvSpPr>
                            <a:spLocks/>
                          </wps:cNvSpPr>
                          <wps:spPr bwMode="auto">
                            <a:xfrm>
                              <a:off x="7471" y="391"/>
                              <a:ext cx="17" cy="17"/>
                            </a:xfrm>
                            <a:custGeom>
                              <a:avLst/>
                              <a:gdLst>
                                <a:gd name="T0" fmla="+- 0 7485 7472"/>
                                <a:gd name="T1" fmla="*/ T0 w 17"/>
                                <a:gd name="T2" fmla="+- 0 391 391"/>
                                <a:gd name="T3" fmla="*/ 391 h 17"/>
                                <a:gd name="T4" fmla="+- 0 7476 7472"/>
                                <a:gd name="T5" fmla="*/ T4 w 17"/>
                                <a:gd name="T6" fmla="+- 0 391 391"/>
                                <a:gd name="T7" fmla="*/ 391 h 17"/>
                                <a:gd name="T8" fmla="+- 0 7472 7472"/>
                                <a:gd name="T9" fmla="*/ T8 w 17"/>
                                <a:gd name="T10" fmla="+- 0 395 391"/>
                                <a:gd name="T11" fmla="*/ 395 h 17"/>
                                <a:gd name="T12" fmla="+- 0 7472 7472"/>
                                <a:gd name="T13" fmla="*/ T12 w 17"/>
                                <a:gd name="T14" fmla="+- 0 399 391"/>
                                <a:gd name="T15" fmla="*/ 399 h 17"/>
                                <a:gd name="T16" fmla="+- 0 7472 7472"/>
                                <a:gd name="T17" fmla="*/ T16 w 17"/>
                                <a:gd name="T18" fmla="+- 0 404 391"/>
                                <a:gd name="T19" fmla="*/ 404 h 17"/>
                                <a:gd name="T20" fmla="+- 0 7476 7472"/>
                                <a:gd name="T21" fmla="*/ T20 w 17"/>
                                <a:gd name="T22" fmla="+- 0 408 391"/>
                                <a:gd name="T23" fmla="*/ 408 h 17"/>
                                <a:gd name="T24" fmla="+- 0 7485 7472"/>
                                <a:gd name="T25" fmla="*/ T24 w 17"/>
                                <a:gd name="T26" fmla="+- 0 408 391"/>
                                <a:gd name="T27" fmla="*/ 408 h 17"/>
                                <a:gd name="T28" fmla="+- 0 7488 7472"/>
                                <a:gd name="T29" fmla="*/ T28 w 17"/>
                                <a:gd name="T30" fmla="+- 0 404 391"/>
                                <a:gd name="T31" fmla="*/ 404 h 17"/>
                                <a:gd name="T32" fmla="+- 0 7488 7472"/>
                                <a:gd name="T33" fmla="*/ T32 w 17"/>
                                <a:gd name="T34" fmla="+- 0 395 391"/>
                                <a:gd name="T35" fmla="*/ 395 h 17"/>
                                <a:gd name="T36" fmla="+- 0 7485 7472"/>
                                <a:gd name="T37" fmla="*/ T36 w 17"/>
                                <a:gd name="T38" fmla="+- 0 391 391"/>
                                <a:gd name="T39" fmla="*/ 391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3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4" y="17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8" name="docshape291"/>
                          <wps:cNvSpPr>
                            <a:spLocks/>
                          </wps:cNvSpPr>
                          <wps:spPr bwMode="auto">
                            <a:xfrm>
                              <a:off x="7471" y="391"/>
                              <a:ext cx="17" cy="17"/>
                            </a:xfrm>
                            <a:custGeom>
                              <a:avLst/>
                              <a:gdLst>
                                <a:gd name="T0" fmla="+- 0 7472 7472"/>
                                <a:gd name="T1" fmla="*/ T0 w 17"/>
                                <a:gd name="T2" fmla="+- 0 399 391"/>
                                <a:gd name="T3" fmla="*/ 399 h 17"/>
                                <a:gd name="T4" fmla="+- 0 7472 7472"/>
                                <a:gd name="T5" fmla="*/ T4 w 17"/>
                                <a:gd name="T6" fmla="+- 0 395 391"/>
                                <a:gd name="T7" fmla="*/ 395 h 17"/>
                                <a:gd name="T8" fmla="+- 0 7476 7472"/>
                                <a:gd name="T9" fmla="*/ T8 w 17"/>
                                <a:gd name="T10" fmla="+- 0 391 391"/>
                                <a:gd name="T11" fmla="*/ 391 h 17"/>
                                <a:gd name="T12" fmla="+- 0 7480 7472"/>
                                <a:gd name="T13" fmla="*/ T12 w 17"/>
                                <a:gd name="T14" fmla="+- 0 391 391"/>
                                <a:gd name="T15" fmla="*/ 391 h 17"/>
                                <a:gd name="T16" fmla="+- 0 7485 7472"/>
                                <a:gd name="T17" fmla="*/ T16 w 17"/>
                                <a:gd name="T18" fmla="+- 0 391 391"/>
                                <a:gd name="T19" fmla="*/ 391 h 17"/>
                                <a:gd name="T20" fmla="+- 0 7488 7472"/>
                                <a:gd name="T21" fmla="*/ T20 w 17"/>
                                <a:gd name="T22" fmla="+- 0 395 391"/>
                                <a:gd name="T23" fmla="*/ 395 h 17"/>
                                <a:gd name="T24" fmla="+- 0 7488 7472"/>
                                <a:gd name="T25" fmla="*/ T24 w 17"/>
                                <a:gd name="T26" fmla="+- 0 399 391"/>
                                <a:gd name="T27" fmla="*/ 399 h 17"/>
                                <a:gd name="T28" fmla="+- 0 7488 7472"/>
                                <a:gd name="T29" fmla="*/ T28 w 17"/>
                                <a:gd name="T30" fmla="+- 0 404 391"/>
                                <a:gd name="T31" fmla="*/ 404 h 17"/>
                                <a:gd name="T32" fmla="+- 0 7485 7472"/>
                                <a:gd name="T33" fmla="*/ T32 w 17"/>
                                <a:gd name="T34" fmla="+- 0 408 391"/>
                                <a:gd name="T35" fmla="*/ 408 h 17"/>
                                <a:gd name="T36" fmla="+- 0 7480 7472"/>
                                <a:gd name="T37" fmla="*/ T36 w 17"/>
                                <a:gd name="T38" fmla="+- 0 408 391"/>
                                <a:gd name="T39" fmla="*/ 408 h 17"/>
                                <a:gd name="T40" fmla="+- 0 7476 7472"/>
                                <a:gd name="T41" fmla="*/ T40 w 17"/>
                                <a:gd name="T42" fmla="+- 0 408 391"/>
                                <a:gd name="T43" fmla="*/ 408 h 17"/>
                                <a:gd name="T44" fmla="+- 0 7472 7472"/>
                                <a:gd name="T45" fmla="*/ T44 w 17"/>
                                <a:gd name="T46" fmla="+- 0 404 391"/>
                                <a:gd name="T47" fmla="*/ 404 h 17"/>
                                <a:gd name="T48" fmla="+- 0 7472 7472"/>
                                <a:gd name="T49" fmla="*/ T48 w 17"/>
                                <a:gd name="T50" fmla="+- 0 399 391"/>
                                <a:gd name="T51" fmla="*/ 399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4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4" y="17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8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36C6EA73" id="docshapegroup280" o:spid="_x0000_s1026" style="position:absolute;margin-left:372.85pt;margin-top:16.1pt;width:12.1pt;height:8.45pt;z-index:15757312;mso-position-horizontal-relative:page" coordorigin="7457,322" coordsize="242,1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">
                  <v:shape id="docshape281" o:spid="_x0000_s1027" style="position:absolute;left:7480;top:321;width:219;height:169;visibility:visible;mso-wrap-style:square;v-text-anchor:top" coordsize="219,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" path="m,168r,-7l,168xm76,74r,-1l75,72r,-1l74,71r,-1l73,70r,-1l72,68,71,67,70,66,69,65,66,62r,-1l65,61r-1,l64,60,63,59,59,58,57,57r-1,l54,56,53,55r-1,l50,54r-1,l37,50r-1,l33,49r,-1l32,48,30,47r-1,l25,46r,-1l24,45,20,43r-1,l18,42,15,40r-1,l14,39r-1,l13,38r-1,l11,37,10,36,8,34,6,32r,-1l5,31r,-1l4,30r,-1l4,28r-1,l2,26r,-1l2,24r,-1l1,21r,-4l1,16,,16,,150r,-1l,147r1,-1l1,145r,-1l2,143r1,-4l4,139r1,-2l7,133r1,-2l8,130r,-1l9,129r,-1l9,127r1,-2l11,124r1,-3l13,120r,-1l14,119r,-1l16,116r1,-1l19,114r1,-1l21,113r1,-1l23,112r5,-3l29,109r8,-4l38,105r,-1l39,104r1,-1l41,103r,-1l42,102r1,l44,101r1,l45,100r1,l47,99r1,l49,98r1,l53,96r2,-1l56,95r1,l57,94r1,l59,94r1,-1l61,93r1,-1l67,90r2,-2l70,88r1,-1l71,86r1,l72,85r1,-2l74,81r1,-4l76,77r,-2l76,74xm143,147r,-7l143,147xm218,44r,l218,43r-1,-1l216,40r,-1l216,38r-1,-1l215,36r,-1l214,35r,-1l214,32r-2,-2l209,29r-1,-1l206,28r,-1l205,27r-5,-2l199,25r-1,l198,24r-3,-1l194,23r-5,-1l189,21r-1,l185,20r-1,l183,20r-1,-1l181,19r-2,-1l178,18r-1,-1l176,17r-1,-1l174,16r-3,-2l170,14r-5,-2l164,11r-1,l162,10r-1,l160,9,158,8r-1,l156,7r-1,l151,4r-1,l150,3r-1,l149,2,148,1r-1,l146,r-3,l143,132r,-3l143,127r1,-2l144,123r,-1l144,121r1,-1l145,118r1,-3l146,113r,-2l147,111r,-1l148,109r,-1l148,107r1,-1l150,104r,-1l150,102r1,-1l151,100r,-1l152,97r,-1l153,95r,-1l153,93r1,l154,92r1,-1l156,90r1,-1l158,88r1,l159,87r1,l160,86r1,l162,85r1,l163,84r3,-2l168,81r1,l170,80r1,l172,79r2,-1l176,76r1,l178,75r3,-2l183,72r,-1l184,71r1,-1l187,68r1,l189,66r2,-2l192,64r1,-1l196,61r1,l197,60r1,l203,57r1,l209,54r1,l211,54r1,-1l215,51r1,l216,50r1,-1l218,49r,-2l218,44xe" fillcolor="#006400" stroked="f">
                    <v:fill opacity="32896f"/>
                    <v:path arrowok="t" o:connecttype="custom" o:connectlocs="76,396;74,393;71,389;69,387;64,382;54,378;36,372;25,368;15,362;12,360;8,356;5,353;3,350;2,345;0,471;2,465;7,455;8,451;10,447;13,441;17,437;23,434;38,426;42,424;45,422;50,420;57,417;61,415;70,410;72,407;75,399;143,462;218,365;216,360;215,357;208,350;198,347;188,343;179,340;171,336;162,332;156,329;149,325;143,322;144,444;146,437;147,432;149,428;151,423;152,418;154,414;158,410;161,408;166,404;172,401;181,395;184,393;189,388;193,385;203,379;212,375;217,371" o:connectangles="0,0,0,0,0,0,0,0,0,0,0,0,0,0,0,0,0,0,0,0,0,0,0,0,0,0,0,0,0,0,0,0,0,0,0,0,0,0,0,0,0,0,0,0,0,0,0,0,0,0,0,0,0,0,0,0,0,0,0,0,0,0"/>
                  </v:shape>
                  <v:shape id="docshape282" o:spid="_x0000_s1028" style="position:absolute;left:7480;top:329;width:143;height:121;visibility:visible;mso-wrap-style:square;v-text-anchor:top" coordsize="143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" path="m143,94l143,m,121l,28e" filled="f" strokeweight=".34811mm">
                    <v:path arrowok="t" o:connecttype="custom" o:connectlocs="143,423;143,329;0,450;0,357" o:connectangles="0,0,0,0"/>
                  </v:shape>
                  <v:shape id="docshape283" o:spid="_x0000_s1029" style="position:absolute;left:7480;top:349;width:143;height:63;visibility:visible;mso-wrap-style:square;v-text-anchor:top" coordsize="14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" path="m143,31l143,m,63l,32e" filled="f" strokeweight=".81319mm">
                    <v:path arrowok="t" o:connecttype="custom" o:connectlocs="143,380;143,349;0,412;0,381" o:connectangles="0,0,0,0"/>
                  </v:shape>
                  <v:shape id="docshape284" o:spid="_x0000_s1030" style="position:absolute;left:7614;top:35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" path="m12,l3,,,4,,8r,5l3,16r9,l16,13r,-9l12,xe" fillcolor="black" stroked="f">
                    <v:fill opacity="32896f"/>
                    <v:path arrowok="t" o:connecttype="custom" o:connectlocs="12,360;3,360;0,364;0,368;0,373;3,376;12,376;16,373;16,364;12,360" o:connectangles="0,0,0,0,0,0,0,0,0,0"/>
                  </v:shape>
                  <v:shape id="docshape285" o:spid="_x0000_s1031" style="position:absolute;left:7614;top:35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" path="m,8l,4,3,,8,r4,l16,4r,4l16,13r-4,3l8,16r-5,l,13,,8e" filled="f" strokeweight=".28828mm">
                    <v:path arrowok="t" o:connecttype="custom" o:connectlocs="0,368;0,364;3,360;8,360;12,360;16,364;16,368;16,373;12,376;8,376;3,376;0,373;0,368" o:connectangles="0,0,0,0,0,0,0,0,0,0,0,0,0"/>
                  </v:shape>
                  <v:shape id="docshape286" o:spid="_x0000_s1032" style="position:absolute;left:7471;top:391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" path="m13,l4,,,4,,8r,5l4,17r9,l16,13r,-9l13,xe" fillcolor="black" stroked="f">
                    <v:fill opacity="32896f"/>
                    <v:path arrowok="t" o:connecttype="custom" o:connectlocs="13,391;4,391;0,395;0,399;0,404;4,408;13,408;16,404;16,395;13,391" o:connectangles="0,0,0,0,0,0,0,0,0,0"/>
                  </v:shape>
                  <v:shape id="docshape287" o:spid="_x0000_s1033" style="position:absolute;left:7471;top:391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" path="m,8l,4,4,,8,r5,l16,4r,4l16,13r-3,4l8,17r-4,l,13,,8e" filled="f" strokeweight=".28828mm">
                    <v:path arrowok="t" o:connecttype="custom" o:connectlocs="0,399;0,395;4,391;8,391;13,391;16,395;16,399;16,404;13,408;8,408;4,408;0,404;0,399" o:connectangles="0,0,0,0,0,0,0,0,0,0,0,0,0"/>
                  </v:shape>
                  <v:shape id="docshape288" o:spid="_x0000_s1034" style="position:absolute;left:7614;top:35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" path="m12,l3,,,4,,8r,5l3,16r9,l16,13r,-9l12,xe" fillcolor="black" stroked="f">
                    <v:fill opacity="32896f"/>
                    <v:path arrowok="t" o:connecttype="custom" o:connectlocs="12,360;3,360;0,364;0,368;0,373;3,376;12,376;16,373;16,364;12,360" o:connectangles="0,0,0,0,0,0,0,0,0,0"/>
                  </v:shape>
                  <v:shape id="docshape289" o:spid="_x0000_s1035" style="position:absolute;left:7614;top:35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" path="m,8l,4,3,,8,r4,l16,4r,4l16,13r-4,3l8,16r-5,l,13,,8e" filled="f" strokeweight=".28828mm">
                    <v:path arrowok="t" o:connecttype="custom" o:connectlocs="0,368;0,364;3,360;8,360;12,360;16,364;16,368;16,373;12,376;8,376;3,376;0,373;0,368" o:connectangles="0,0,0,0,0,0,0,0,0,0,0,0,0"/>
                  </v:shape>
                  <v:shape id="docshape290" o:spid="_x0000_s1036" style="position:absolute;left:7471;top:391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" path="m13,l4,,,4,,8r,5l4,17r9,l16,13r,-9l13,xe" fillcolor="black" stroked="f">
                    <v:fill opacity="32896f"/>
                    <v:path arrowok="t" o:connecttype="custom" o:connectlocs="13,391;4,391;0,395;0,399;0,404;4,408;13,408;16,404;16,395;13,391" o:connectangles="0,0,0,0,0,0,0,0,0,0"/>
                  </v:shape>
                  <v:shape id="docshape291" o:spid="_x0000_s1037" style="position:absolute;left:7471;top:391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" path="m,8l,4,4,,8,r5,l16,4r,4l16,13r-3,4l8,17r-4,l,13,,8e" filled="f" strokeweight=".28828mm">
                    <v:path arrowok="t" o:connecttype="custom" o:connectlocs="0,399;0,395;4,391;8,391;13,391;16,395;16,399;16,404;13,408;8,408;4,408;0,404;0,399" o:connectangles="0,0,0,0,0,0,0,0,0,0,0,0,0"/>
                  </v:shape>
                  <w10:wrap anchorx="page"/>
                </v:group>
              </w:pict>
            </mc:Fallback>
          </mc:AlternateContent>
        </w:r>
        <w:r>
          <w:rPr>
            <w:noProof/>
            <w:lang w:val="en-GB" w:eastAsia="en-GB"/>
          </w:rPr>
          <mc:AlternateContent>
            <mc:Choice Requires="wpg">
              <w:drawing>
                <wp:anchor distT="0" distB="0" distL="114300" distR="114300" simplePos="0" relativeHeight="487730688" behindDoc="1" locked="0" layoutInCell="1" allowOverlap="1" wp14:anchorId="5C40D153" wp14:editId="3DAB36D8">
                  <wp:simplePos x="0" y="0"/>
                  <wp:positionH relativeFrom="page">
                    <wp:posOffset>5205730</wp:posOffset>
                  </wp:positionH>
                  <wp:positionV relativeFrom="paragraph">
                    <wp:posOffset>-331470</wp:posOffset>
                  </wp:positionV>
                  <wp:extent cx="49530" cy="108585"/>
                  <wp:effectExtent l="0" t="0" r="0" b="0"/>
                  <wp:wrapNone/>
                  <wp:docPr id="929" name="docshapegroup29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9530" cy="108585"/>
                            <a:chOff x="8198" y="-522"/>
                            <a:chExt cx="78" cy="171"/>
                          </a:xfrm>
                        </wpg:grpSpPr>
                        <wps:wsp>
                          <wps:cNvPr id="930" name="docshape293"/>
                          <wps:cNvSpPr>
                            <a:spLocks/>
                          </wps:cNvSpPr>
                          <wps:spPr bwMode="auto">
                            <a:xfrm>
                              <a:off x="8221" y="-522"/>
                              <a:ext cx="55" cy="171"/>
                            </a:xfrm>
                            <a:custGeom>
                              <a:avLst/>
                              <a:gdLst>
                                <a:gd name="T0" fmla="+- 0 8223 8221"/>
                                <a:gd name="T1" fmla="*/ T0 w 55"/>
                                <a:gd name="T2" fmla="+- 0 -522 -522"/>
                                <a:gd name="T3" fmla="*/ -522 h 171"/>
                                <a:gd name="T4" fmla="+- 0 8221 8221"/>
                                <a:gd name="T5" fmla="*/ T4 w 55"/>
                                <a:gd name="T6" fmla="+- 0 -522 -522"/>
                                <a:gd name="T7" fmla="*/ -522 h 171"/>
                                <a:gd name="T8" fmla="+- 0 8221 8221"/>
                                <a:gd name="T9" fmla="*/ T8 w 55"/>
                                <a:gd name="T10" fmla="+- 0 -352 -522"/>
                                <a:gd name="T11" fmla="*/ -352 h 171"/>
                                <a:gd name="T12" fmla="+- 0 8222 8221"/>
                                <a:gd name="T13" fmla="*/ T12 w 55"/>
                                <a:gd name="T14" fmla="+- 0 -352 -522"/>
                                <a:gd name="T15" fmla="*/ -352 h 171"/>
                                <a:gd name="T16" fmla="+- 0 8230 8221"/>
                                <a:gd name="T17" fmla="*/ T16 w 55"/>
                                <a:gd name="T18" fmla="+- 0 -391 -522"/>
                                <a:gd name="T19" fmla="*/ -391 h 171"/>
                                <a:gd name="T20" fmla="+- 0 8242 8221"/>
                                <a:gd name="T21" fmla="*/ T20 w 55"/>
                                <a:gd name="T22" fmla="+- 0 -408 -522"/>
                                <a:gd name="T23" fmla="*/ -408 h 171"/>
                                <a:gd name="T24" fmla="+- 0 8263 8221"/>
                                <a:gd name="T25" fmla="*/ T24 w 55"/>
                                <a:gd name="T26" fmla="+- 0 -423 -522"/>
                                <a:gd name="T27" fmla="*/ -423 h 171"/>
                                <a:gd name="T28" fmla="+- 0 8266 8221"/>
                                <a:gd name="T29" fmla="*/ T28 w 55"/>
                                <a:gd name="T30" fmla="+- 0 -428 -522"/>
                                <a:gd name="T31" fmla="*/ -428 h 171"/>
                                <a:gd name="T32" fmla="+- 0 8266 8221"/>
                                <a:gd name="T33" fmla="*/ T32 w 55"/>
                                <a:gd name="T34" fmla="+- 0 -432 -522"/>
                                <a:gd name="T35" fmla="*/ -432 h 171"/>
                                <a:gd name="T36" fmla="+- 0 8268 8221"/>
                                <a:gd name="T37" fmla="*/ T36 w 55"/>
                                <a:gd name="T38" fmla="+- 0 -441 -522"/>
                                <a:gd name="T39" fmla="*/ -441 h 171"/>
                                <a:gd name="T40" fmla="+- 0 8275 8221"/>
                                <a:gd name="T41" fmla="*/ T40 w 55"/>
                                <a:gd name="T42" fmla="+- 0 -452 -522"/>
                                <a:gd name="T43" fmla="*/ -452 h 171"/>
                                <a:gd name="T44" fmla="+- 0 8276 8221"/>
                                <a:gd name="T45" fmla="*/ T44 w 55"/>
                                <a:gd name="T46" fmla="+- 0 -459 -522"/>
                                <a:gd name="T47" fmla="*/ -459 h 171"/>
                                <a:gd name="T48" fmla="+- 0 8275 8221"/>
                                <a:gd name="T49" fmla="*/ T48 w 55"/>
                                <a:gd name="T50" fmla="+- 0 -471 -522"/>
                                <a:gd name="T51" fmla="*/ -471 h 171"/>
                                <a:gd name="T52" fmla="+- 0 8270 8221"/>
                                <a:gd name="T53" fmla="*/ T52 w 55"/>
                                <a:gd name="T54" fmla="+- 0 -476 -522"/>
                                <a:gd name="T55" fmla="*/ -476 h 171"/>
                                <a:gd name="T56" fmla="+- 0 8243 8221"/>
                                <a:gd name="T57" fmla="*/ T56 w 55"/>
                                <a:gd name="T58" fmla="+- 0 -492 -522"/>
                                <a:gd name="T59" fmla="*/ -492 h 171"/>
                                <a:gd name="T60" fmla="+- 0 8233 8221"/>
                                <a:gd name="T61" fmla="*/ T60 w 55"/>
                                <a:gd name="T62" fmla="+- 0 -501 -522"/>
                                <a:gd name="T63" fmla="*/ -501 h 171"/>
                                <a:gd name="T64" fmla="+- 0 8224 8221"/>
                                <a:gd name="T65" fmla="*/ T64 w 55"/>
                                <a:gd name="T66" fmla="+- 0 -517 -522"/>
                                <a:gd name="T67" fmla="*/ -517 h 171"/>
                                <a:gd name="T68" fmla="+- 0 8223 8221"/>
                                <a:gd name="T69" fmla="*/ T68 w 55"/>
                                <a:gd name="T70" fmla="+- 0 -522 -522"/>
                                <a:gd name="T71" fmla="*/ -522 h 17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55" h="171">
                                  <a:moveTo>
                                    <a:pt x="2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70"/>
                                  </a:lnTo>
                                  <a:lnTo>
                                    <a:pt x="1" y="170"/>
                                  </a:lnTo>
                                  <a:lnTo>
                                    <a:pt x="9" y="131"/>
                                  </a:lnTo>
                                  <a:lnTo>
                                    <a:pt x="21" y="114"/>
                                  </a:lnTo>
                                  <a:lnTo>
                                    <a:pt x="42" y="99"/>
                                  </a:lnTo>
                                  <a:lnTo>
                                    <a:pt x="45" y="94"/>
                                  </a:lnTo>
                                  <a:lnTo>
                                    <a:pt x="45" y="90"/>
                                  </a:lnTo>
                                  <a:lnTo>
                                    <a:pt x="47" y="81"/>
                                  </a:lnTo>
                                  <a:lnTo>
                                    <a:pt x="54" y="70"/>
                                  </a:lnTo>
                                  <a:lnTo>
                                    <a:pt x="55" y="63"/>
                                  </a:lnTo>
                                  <a:lnTo>
                                    <a:pt x="54" y="51"/>
                                  </a:lnTo>
                                  <a:lnTo>
                                    <a:pt x="49" y="46"/>
                                  </a:lnTo>
                                  <a:lnTo>
                                    <a:pt x="22" y="30"/>
                                  </a:lnTo>
                                  <a:lnTo>
                                    <a:pt x="12" y="21"/>
                                  </a:lnTo>
                                  <a:lnTo>
                                    <a:pt x="3" y="5"/>
                                  </a:lnTo>
                                  <a:lnTo>
                                    <a:pt x="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64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31" name="Line 15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221" y="-388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1253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32" name="Line 15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221" y="-435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2927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33" name="docshape294"/>
                          <wps:cNvSpPr>
                            <a:spLocks/>
                          </wps:cNvSpPr>
                          <wps:spPr bwMode="auto">
                            <a:xfrm>
                              <a:off x="8213" y="-460"/>
                              <a:ext cx="17" cy="17"/>
                            </a:xfrm>
                            <a:custGeom>
                              <a:avLst/>
                              <a:gdLst>
                                <a:gd name="T0" fmla="+- 0 8226 8213"/>
                                <a:gd name="T1" fmla="*/ T0 w 17"/>
                                <a:gd name="T2" fmla="+- 0 -460 -460"/>
                                <a:gd name="T3" fmla="*/ -460 h 17"/>
                                <a:gd name="T4" fmla="+- 0 8217 8213"/>
                                <a:gd name="T5" fmla="*/ T4 w 17"/>
                                <a:gd name="T6" fmla="+- 0 -460 -460"/>
                                <a:gd name="T7" fmla="*/ -460 h 17"/>
                                <a:gd name="T8" fmla="+- 0 8213 8213"/>
                                <a:gd name="T9" fmla="*/ T8 w 17"/>
                                <a:gd name="T10" fmla="+- 0 -456 -460"/>
                                <a:gd name="T11" fmla="*/ -456 h 17"/>
                                <a:gd name="T12" fmla="+- 0 8213 8213"/>
                                <a:gd name="T13" fmla="*/ T12 w 17"/>
                                <a:gd name="T14" fmla="+- 0 -452 -460"/>
                                <a:gd name="T15" fmla="*/ -452 h 17"/>
                                <a:gd name="T16" fmla="+- 0 8213 8213"/>
                                <a:gd name="T17" fmla="*/ T16 w 17"/>
                                <a:gd name="T18" fmla="+- 0 -447 -460"/>
                                <a:gd name="T19" fmla="*/ -447 h 17"/>
                                <a:gd name="T20" fmla="+- 0 8217 8213"/>
                                <a:gd name="T21" fmla="*/ T20 w 17"/>
                                <a:gd name="T22" fmla="+- 0 -443 -460"/>
                                <a:gd name="T23" fmla="*/ -443 h 17"/>
                                <a:gd name="T24" fmla="+- 0 8226 8213"/>
                                <a:gd name="T25" fmla="*/ T24 w 17"/>
                                <a:gd name="T26" fmla="+- 0 -443 -460"/>
                                <a:gd name="T27" fmla="*/ -443 h 17"/>
                                <a:gd name="T28" fmla="+- 0 8229 8213"/>
                                <a:gd name="T29" fmla="*/ T28 w 17"/>
                                <a:gd name="T30" fmla="+- 0 -447 -460"/>
                                <a:gd name="T31" fmla="*/ -447 h 17"/>
                                <a:gd name="T32" fmla="+- 0 8229 8213"/>
                                <a:gd name="T33" fmla="*/ T32 w 17"/>
                                <a:gd name="T34" fmla="+- 0 -456 -460"/>
                                <a:gd name="T35" fmla="*/ -456 h 17"/>
                                <a:gd name="T36" fmla="+- 0 8226 8213"/>
                                <a:gd name="T37" fmla="*/ T36 w 17"/>
                                <a:gd name="T38" fmla="+- 0 -460 -460"/>
                                <a:gd name="T39" fmla="*/ -460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3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4" y="17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34" name="docshape295"/>
                          <wps:cNvSpPr>
                            <a:spLocks/>
                          </wps:cNvSpPr>
                          <wps:spPr bwMode="auto">
                            <a:xfrm>
                              <a:off x="8213" y="-460"/>
                              <a:ext cx="17" cy="17"/>
                            </a:xfrm>
                            <a:custGeom>
                              <a:avLst/>
                              <a:gdLst>
                                <a:gd name="T0" fmla="+- 0 8213 8213"/>
                                <a:gd name="T1" fmla="*/ T0 w 17"/>
                                <a:gd name="T2" fmla="+- 0 -452 -460"/>
                                <a:gd name="T3" fmla="*/ -452 h 17"/>
                                <a:gd name="T4" fmla="+- 0 8213 8213"/>
                                <a:gd name="T5" fmla="*/ T4 w 17"/>
                                <a:gd name="T6" fmla="+- 0 -456 -460"/>
                                <a:gd name="T7" fmla="*/ -456 h 17"/>
                                <a:gd name="T8" fmla="+- 0 8217 8213"/>
                                <a:gd name="T9" fmla="*/ T8 w 17"/>
                                <a:gd name="T10" fmla="+- 0 -460 -460"/>
                                <a:gd name="T11" fmla="*/ -460 h 17"/>
                                <a:gd name="T12" fmla="+- 0 8221 8213"/>
                                <a:gd name="T13" fmla="*/ T12 w 17"/>
                                <a:gd name="T14" fmla="+- 0 -460 -460"/>
                                <a:gd name="T15" fmla="*/ -460 h 17"/>
                                <a:gd name="T16" fmla="+- 0 8226 8213"/>
                                <a:gd name="T17" fmla="*/ T16 w 17"/>
                                <a:gd name="T18" fmla="+- 0 -460 -460"/>
                                <a:gd name="T19" fmla="*/ -460 h 17"/>
                                <a:gd name="T20" fmla="+- 0 8229 8213"/>
                                <a:gd name="T21" fmla="*/ T20 w 17"/>
                                <a:gd name="T22" fmla="+- 0 -456 -460"/>
                                <a:gd name="T23" fmla="*/ -456 h 17"/>
                                <a:gd name="T24" fmla="+- 0 8229 8213"/>
                                <a:gd name="T25" fmla="*/ T24 w 17"/>
                                <a:gd name="T26" fmla="+- 0 -452 -460"/>
                                <a:gd name="T27" fmla="*/ -452 h 17"/>
                                <a:gd name="T28" fmla="+- 0 8229 8213"/>
                                <a:gd name="T29" fmla="*/ T28 w 17"/>
                                <a:gd name="T30" fmla="+- 0 -447 -460"/>
                                <a:gd name="T31" fmla="*/ -447 h 17"/>
                                <a:gd name="T32" fmla="+- 0 8226 8213"/>
                                <a:gd name="T33" fmla="*/ T32 w 17"/>
                                <a:gd name="T34" fmla="+- 0 -443 -460"/>
                                <a:gd name="T35" fmla="*/ -443 h 17"/>
                                <a:gd name="T36" fmla="+- 0 8221 8213"/>
                                <a:gd name="T37" fmla="*/ T36 w 17"/>
                                <a:gd name="T38" fmla="+- 0 -443 -460"/>
                                <a:gd name="T39" fmla="*/ -443 h 17"/>
                                <a:gd name="T40" fmla="+- 0 8217 8213"/>
                                <a:gd name="T41" fmla="*/ T40 w 17"/>
                                <a:gd name="T42" fmla="+- 0 -443 -460"/>
                                <a:gd name="T43" fmla="*/ -443 h 17"/>
                                <a:gd name="T44" fmla="+- 0 8213 8213"/>
                                <a:gd name="T45" fmla="*/ T44 w 17"/>
                                <a:gd name="T46" fmla="+- 0 -447 -460"/>
                                <a:gd name="T47" fmla="*/ -447 h 17"/>
                                <a:gd name="T48" fmla="+- 0 8213 8213"/>
                                <a:gd name="T49" fmla="*/ T48 w 17"/>
                                <a:gd name="T50" fmla="+- 0 -452 -460"/>
                                <a:gd name="T51" fmla="*/ -452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4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4" y="17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8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35" name="docshape296"/>
                          <wps:cNvSpPr>
                            <a:spLocks/>
                          </wps:cNvSpPr>
                          <wps:spPr bwMode="auto">
                            <a:xfrm>
                              <a:off x="8213" y="-460"/>
                              <a:ext cx="17" cy="17"/>
                            </a:xfrm>
                            <a:custGeom>
                              <a:avLst/>
                              <a:gdLst>
                                <a:gd name="T0" fmla="+- 0 8226 8213"/>
                                <a:gd name="T1" fmla="*/ T0 w 17"/>
                                <a:gd name="T2" fmla="+- 0 -460 -460"/>
                                <a:gd name="T3" fmla="*/ -460 h 17"/>
                                <a:gd name="T4" fmla="+- 0 8217 8213"/>
                                <a:gd name="T5" fmla="*/ T4 w 17"/>
                                <a:gd name="T6" fmla="+- 0 -460 -460"/>
                                <a:gd name="T7" fmla="*/ -460 h 17"/>
                                <a:gd name="T8" fmla="+- 0 8213 8213"/>
                                <a:gd name="T9" fmla="*/ T8 w 17"/>
                                <a:gd name="T10" fmla="+- 0 -456 -460"/>
                                <a:gd name="T11" fmla="*/ -456 h 17"/>
                                <a:gd name="T12" fmla="+- 0 8213 8213"/>
                                <a:gd name="T13" fmla="*/ T12 w 17"/>
                                <a:gd name="T14" fmla="+- 0 -452 -460"/>
                                <a:gd name="T15" fmla="*/ -452 h 17"/>
                                <a:gd name="T16" fmla="+- 0 8213 8213"/>
                                <a:gd name="T17" fmla="*/ T16 w 17"/>
                                <a:gd name="T18" fmla="+- 0 -447 -460"/>
                                <a:gd name="T19" fmla="*/ -447 h 17"/>
                                <a:gd name="T20" fmla="+- 0 8217 8213"/>
                                <a:gd name="T21" fmla="*/ T20 w 17"/>
                                <a:gd name="T22" fmla="+- 0 -443 -460"/>
                                <a:gd name="T23" fmla="*/ -443 h 17"/>
                                <a:gd name="T24" fmla="+- 0 8226 8213"/>
                                <a:gd name="T25" fmla="*/ T24 w 17"/>
                                <a:gd name="T26" fmla="+- 0 -443 -460"/>
                                <a:gd name="T27" fmla="*/ -443 h 17"/>
                                <a:gd name="T28" fmla="+- 0 8229 8213"/>
                                <a:gd name="T29" fmla="*/ T28 w 17"/>
                                <a:gd name="T30" fmla="+- 0 -447 -460"/>
                                <a:gd name="T31" fmla="*/ -447 h 17"/>
                                <a:gd name="T32" fmla="+- 0 8229 8213"/>
                                <a:gd name="T33" fmla="*/ T32 w 17"/>
                                <a:gd name="T34" fmla="+- 0 -456 -460"/>
                                <a:gd name="T35" fmla="*/ -456 h 17"/>
                                <a:gd name="T36" fmla="+- 0 8226 8213"/>
                                <a:gd name="T37" fmla="*/ T36 w 17"/>
                                <a:gd name="T38" fmla="+- 0 -460 -460"/>
                                <a:gd name="T39" fmla="*/ -460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3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4" y="17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36" name="docshape297"/>
                          <wps:cNvSpPr>
                            <a:spLocks/>
                          </wps:cNvSpPr>
                          <wps:spPr bwMode="auto">
                            <a:xfrm>
                              <a:off x="8213" y="-460"/>
                              <a:ext cx="17" cy="17"/>
                            </a:xfrm>
                            <a:custGeom>
                              <a:avLst/>
                              <a:gdLst>
                                <a:gd name="T0" fmla="+- 0 8213 8213"/>
                                <a:gd name="T1" fmla="*/ T0 w 17"/>
                                <a:gd name="T2" fmla="+- 0 -452 -460"/>
                                <a:gd name="T3" fmla="*/ -452 h 17"/>
                                <a:gd name="T4" fmla="+- 0 8213 8213"/>
                                <a:gd name="T5" fmla="*/ T4 w 17"/>
                                <a:gd name="T6" fmla="+- 0 -456 -460"/>
                                <a:gd name="T7" fmla="*/ -456 h 17"/>
                                <a:gd name="T8" fmla="+- 0 8217 8213"/>
                                <a:gd name="T9" fmla="*/ T8 w 17"/>
                                <a:gd name="T10" fmla="+- 0 -460 -460"/>
                                <a:gd name="T11" fmla="*/ -460 h 17"/>
                                <a:gd name="T12" fmla="+- 0 8221 8213"/>
                                <a:gd name="T13" fmla="*/ T12 w 17"/>
                                <a:gd name="T14" fmla="+- 0 -460 -460"/>
                                <a:gd name="T15" fmla="*/ -460 h 17"/>
                                <a:gd name="T16" fmla="+- 0 8226 8213"/>
                                <a:gd name="T17" fmla="*/ T16 w 17"/>
                                <a:gd name="T18" fmla="+- 0 -460 -460"/>
                                <a:gd name="T19" fmla="*/ -460 h 17"/>
                                <a:gd name="T20" fmla="+- 0 8229 8213"/>
                                <a:gd name="T21" fmla="*/ T20 w 17"/>
                                <a:gd name="T22" fmla="+- 0 -456 -460"/>
                                <a:gd name="T23" fmla="*/ -456 h 17"/>
                                <a:gd name="T24" fmla="+- 0 8229 8213"/>
                                <a:gd name="T25" fmla="*/ T24 w 17"/>
                                <a:gd name="T26" fmla="+- 0 -452 -460"/>
                                <a:gd name="T27" fmla="*/ -452 h 17"/>
                                <a:gd name="T28" fmla="+- 0 8229 8213"/>
                                <a:gd name="T29" fmla="*/ T28 w 17"/>
                                <a:gd name="T30" fmla="+- 0 -447 -460"/>
                                <a:gd name="T31" fmla="*/ -447 h 17"/>
                                <a:gd name="T32" fmla="+- 0 8226 8213"/>
                                <a:gd name="T33" fmla="*/ T32 w 17"/>
                                <a:gd name="T34" fmla="+- 0 -443 -460"/>
                                <a:gd name="T35" fmla="*/ -443 h 17"/>
                                <a:gd name="T36" fmla="+- 0 8221 8213"/>
                                <a:gd name="T37" fmla="*/ T36 w 17"/>
                                <a:gd name="T38" fmla="+- 0 -443 -460"/>
                                <a:gd name="T39" fmla="*/ -443 h 17"/>
                                <a:gd name="T40" fmla="+- 0 8217 8213"/>
                                <a:gd name="T41" fmla="*/ T40 w 17"/>
                                <a:gd name="T42" fmla="+- 0 -443 -460"/>
                                <a:gd name="T43" fmla="*/ -443 h 17"/>
                                <a:gd name="T44" fmla="+- 0 8213 8213"/>
                                <a:gd name="T45" fmla="*/ T44 w 17"/>
                                <a:gd name="T46" fmla="+- 0 -447 -460"/>
                                <a:gd name="T47" fmla="*/ -447 h 17"/>
                                <a:gd name="T48" fmla="+- 0 8213 8213"/>
                                <a:gd name="T49" fmla="*/ T48 w 17"/>
                                <a:gd name="T50" fmla="+- 0 -452 -460"/>
                                <a:gd name="T51" fmla="*/ -452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4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4" y="17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8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4027D749" id="docshapegroup292" o:spid="_x0000_s1026" style="position:absolute;margin-left:409.9pt;margin-top:-26.1pt;width:3.9pt;height:8.55pt;z-index:-17355264;mso-position-horizontal-relative:page" coordorigin="8198,-522" coordsize="78,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">
                  <v:shape id="docshape293" o:spid="_x0000_s1027" style="position:absolute;left:8221;top:-522;width:55;height:171;visibility:visible;mso-wrap-style:square;v-text-anchor:top" coordsize="55,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" path="m2,l,,,170r1,l9,131,21,114,42,99r3,-5l45,90r2,-9l54,70r1,-7l54,51,49,46,22,30,12,21,3,5,2,xe" fillcolor="#006400" stroked="f">
                    <v:fill opacity="32896f"/>
                    <v:path arrowok="t" o:connecttype="custom" o:connectlocs="2,-522;0,-522;0,-352;1,-352;9,-391;21,-408;42,-423;45,-428;45,-432;47,-441;54,-452;55,-459;54,-471;49,-476;22,-492;12,-501;3,-517;2,-522" o:connectangles="0,0,0,0,0,0,0,0,0,0,0,0,0,0,0,0,0,0"/>
                  </v:shape>
                  <v:line id="Line 156" o:spid="_x0000_s1028" style="position:absolute;visibility:visible;mso-wrap-style:square" from="8221,-388" to="8221,-3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" strokeweight=".34811mm"/>
                  <v:line id="Line 155" o:spid="_x0000_s1029" style="position:absolute;visibility:visible;mso-wrap-style:square" from="8221,-435" to="8221,-4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" strokeweight=".81319mm"/>
                  <v:shape id="docshape294" o:spid="_x0000_s1030" style="position:absolute;left:8213;top:-460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" path="m13,l4,,,4,,8r,5l4,17r9,l16,13r,-9l13,xe" fillcolor="black" stroked="f">
                    <v:fill opacity="32896f"/>
                    <v:path arrowok="t" o:connecttype="custom" o:connectlocs="13,-460;4,-460;0,-456;0,-452;0,-447;4,-443;13,-443;16,-447;16,-456;13,-460" o:connectangles="0,0,0,0,0,0,0,0,0,0"/>
                  </v:shape>
                  <v:shape id="docshape295" o:spid="_x0000_s1031" style="position:absolute;left:8213;top:-460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" path="m,8l,4,4,,8,r5,l16,4r,4l16,13r-3,4l8,17r-4,l,13,,8e" filled="f" strokeweight=".28828mm">
                    <v:path arrowok="t" o:connecttype="custom" o:connectlocs="0,-452;0,-456;4,-460;8,-460;13,-460;16,-456;16,-452;16,-447;13,-443;8,-443;4,-443;0,-447;0,-452" o:connectangles="0,0,0,0,0,0,0,0,0,0,0,0,0"/>
                  </v:shape>
                  <v:shape id="docshape296" o:spid="_x0000_s1032" style="position:absolute;left:8213;top:-460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" path="m13,l4,,,4,,8r,5l4,17r9,l16,13r,-9l13,xe" fillcolor="black" stroked="f">
                    <v:fill opacity="32896f"/>
                    <v:path arrowok="t" o:connecttype="custom" o:connectlocs="13,-460;4,-460;0,-456;0,-452;0,-447;4,-443;13,-443;16,-447;16,-456;13,-460" o:connectangles="0,0,0,0,0,0,0,0,0,0"/>
                  </v:shape>
                  <v:shape id="docshape297" o:spid="_x0000_s1033" style="position:absolute;left:8213;top:-460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" path="m,8l,4,4,,8,r5,l16,4r,4l16,13r-3,4l8,17r-4,l,13,,8e" filled="f" strokeweight=".28828mm">
                    <v:path arrowok="t" o:connecttype="custom" o:connectlocs="0,-452;0,-456;4,-460;8,-460;13,-460;16,-456;16,-452;16,-447;13,-443;8,-443;4,-443;0,-447;0,-452" o:connectangles="0,0,0,0,0,0,0,0,0,0,0,0,0"/>
                  </v:shape>
                  <w10:wrap anchorx="page"/>
                </v:group>
              </w:pict>
            </mc:Fallback>
          </mc:AlternateContent>
        </w:r>
        <w:r>
          <w:rPr>
            <w:noProof/>
            <w:lang w:val="en-GB" w:eastAsia="en-GB"/>
          </w:rPr>
          <mc:AlternateContent>
            <mc:Choice Requires="wpg">
              <w:drawing>
                <wp:anchor distT="0" distB="0" distL="114300" distR="114300" simplePos="0" relativeHeight="487725568" behindDoc="0" locked="0" layoutInCell="1" allowOverlap="1" wp14:anchorId="6C63C034" wp14:editId="49D16C86">
                  <wp:simplePos x="0" y="0"/>
                  <wp:positionH relativeFrom="page">
                    <wp:posOffset>4984750</wp:posOffset>
                  </wp:positionH>
                  <wp:positionV relativeFrom="paragraph">
                    <wp:posOffset>214630</wp:posOffset>
                  </wp:positionV>
                  <wp:extent cx="598805" cy="241935"/>
                  <wp:effectExtent l="0" t="0" r="0" b="0"/>
                  <wp:wrapNone/>
                  <wp:docPr id="937" name="docshapegroup29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98805" cy="241935"/>
                            <a:chOff x="7850" y="338"/>
                            <a:chExt cx="943" cy="381"/>
                          </a:xfrm>
                        </wpg:grpSpPr>
                        <wps:wsp>
                          <wps:cNvPr id="938" name="docshape299"/>
                          <wps:cNvSpPr>
                            <a:spLocks/>
                          </wps:cNvSpPr>
                          <wps:spPr bwMode="auto">
                            <a:xfrm>
                              <a:off x="8078" y="475"/>
                              <a:ext cx="45" cy="210"/>
                            </a:xfrm>
                            <a:custGeom>
                              <a:avLst/>
                              <a:gdLst>
                                <a:gd name="T0" fmla="+- 0 8079 8079"/>
                                <a:gd name="T1" fmla="*/ T0 w 45"/>
                                <a:gd name="T2" fmla="+- 0 475 475"/>
                                <a:gd name="T3" fmla="*/ 475 h 210"/>
                                <a:gd name="T4" fmla="+- 0 8079 8079"/>
                                <a:gd name="T5" fmla="*/ T4 w 45"/>
                                <a:gd name="T6" fmla="+- 0 475 475"/>
                                <a:gd name="T7" fmla="*/ 475 h 210"/>
                                <a:gd name="T8" fmla="+- 0 8079 8079"/>
                                <a:gd name="T9" fmla="*/ T8 w 45"/>
                                <a:gd name="T10" fmla="+- 0 685 475"/>
                                <a:gd name="T11" fmla="*/ 685 h 210"/>
                                <a:gd name="T12" fmla="+- 0 8080 8079"/>
                                <a:gd name="T13" fmla="*/ T12 w 45"/>
                                <a:gd name="T14" fmla="+- 0 685 475"/>
                                <a:gd name="T15" fmla="*/ 685 h 210"/>
                                <a:gd name="T16" fmla="+- 0 8085 8079"/>
                                <a:gd name="T17" fmla="*/ T16 w 45"/>
                                <a:gd name="T18" fmla="+- 0 653 475"/>
                                <a:gd name="T19" fmla="*/ 653 h 210"/>
                                <a:gd name="T20" fmla="+- 0 8088 8079"/>
                                <a:gd name="T21" fmla="*/ T20 w 45"/>
                                <a:gd name="T22" fmla="+- 0 644 475"/>
                                <a:gd name="T23" fmla="*/ 644 h 210"/>
                                <a:gd name="T24" fmla="+- 0 8105 8079"/>
                                <a:gd name="T25" fmla="*/ T24 w 45"/>
                                <a:gd name="T26" fmla="+- 0 615 475"/>
                                <a:gd name="T27" fmla="*/ 615 h 210"/>
                                <a:gd name="T28" fmla="+- 0 8114 8079"/>
                                <a:gd name="T29" fmla="*/ T28 w 45"/>
                                <a:gd name="T30" fmla="+- 0 604 475"/>
                                <a:gd name="T31" fmla="*/ 604 h 210"/>
                                <a:gd name="T32" fmla="+- 0 8116 8079"/>
                                <a:gd name="T33" fmla="*/ T32 w 45"/>
                                <a:gd name="T34" fmla="+- 0 598 475"/>
                                <a:gd name="T35" fmla="*/ 598 h 210"/>
                                <a:gd name="T36" fmla="+- 0 8123 8079"/>
                                <a:gd name="T37" fmla="*/ T36 w 45"/>
                                <a:gd name="T38" fmla="+- 0 570 475"/>
                                <a:gd name="T39" fmla="*/ 570 h 210"/>
                                <a:gd name="T40" fmla="+- 0 8117 8079"/>
                                <a:gd name="T41" fmla="*/ T40 w 45"/>
                                <a:gd name="T42" fmla="+- 0 557 475"/>
                                <a:gd name="T43" fmla="*/ 557 h 210"/>
                                <a:gd name="T44" fmla="+- 0 8113 8079"/>
                                <a:gd name="T45" fmla="*/ T44 w 45"/>
                                <a:gd name="T46" fmla="+- 0 547 475"/>
                                <a:gd name="T47" fmla="*/ 547 h 210"/>
                                <a:gd name="T48" fmla="+- 0 8110 8079"/>
                                <a:gd name="T49" fmla="*/ T48 w 45"/>
                                <a:gd name="T50" fmla="+- 0 538 475"/>
                                <a:gd name="T51" fmla="*/ 538 h 210"/>
                                <a:gd name="T52" fmla="+- 0 8104 8079"/>
                                <a:gd name="T53" fmla="*/ T52 w 45"/>
                                <a:gd name="T54" fmla="+- 0 529 475"/>
                                <a:gd name="T55" fmla="*/ 529 h 210"/>
                                <a:gd name="T56" fmla="+- 0 8090 8079"/>
                                <a:gd name="T57" fmla="*/ T56 w 45"/>
                                <a:gd name="T58" fmla="+- 0 513 475"/>
                                <a:gd name="T59" fmla="*/ 513 h 210"/>
                                <a:gd name="T60" fmla="+- 0 8082 8079"/>
                                <a:gd name="T61" fmla="*/ T60 w 45"/>
                                <a:gd name="T62" fmla="+- 0 494 475"/>
                                <a:gd name="T63" fmla="*/ 494 h 210"/>
                                <a:gd name="T64" fmla="+- 0 8079 8079"/>
                                <a:gd name="T65" fmla="*/ T64 w 45"/>
                                <a:gd name="T66" fmla="+- 0 475 475"/>
                                <a:gd name="T67" fmla="*/ 475 h 2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45" h="210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10"/>
                                  </a:lnTo>
                                  <a:lnTo>
                                    <a:pt x="1" y="210"/>
                                  </a:lnTo>
                                  <a:lnTo>
                                    <a:pt x="6" y="178"/>
                                  </a:lnTo>
                                  <a:lnTo>
                                    <a:pt x="9" y="169"/>
                                  </a:lnTo>
                                  <a:lnTo>
                                    <a:pt x="26" y="140"/>
                                  </a:lnTo>
                                  <a:lnTo>
                                    <a:pt x="35" y="129"/>
                                  </a:lnTo>
                                  <a:lnTo>
                                    <a:pt x="37" y="123"/>
                                  </a:lnTo>
                                  <a:lnTo>
                                    <a:pt x="44" y="95"/>
                                  </a:lnTo>
                                  <a:lnTo>
                                    <a:pt x="38" y="82"/>
                                  </a:lnTo>
                                  <a:lnTo>
                                    <a:pt x="34" y="72"/>
                                  </a:lnTo>
                                  <a:lnTo>
                                    <a:pt x="31" y="63"/>
                                  </a:lnTo>
                                  <a:lnTo>
                                    <a:pt x="25" y="54"/>
                                  </a:lnTo>
                                  <a:lnTo>
                                    <a:pt x="11" y="38"/>
                                  </a:lnTo>
                                  <a:lnTo>
                                    <a:pt x="3" y="1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39" name="Line 14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079" y="654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1253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40" name="Line 14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079" y="605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2927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41" name="docshape300"/>
                          <wps:cNvSpPr>
                            <a:spLocks/>
                          </wps:cNvSpPr>
                          <wps:spPr bwMode="auto">
                            <a:xfrm>
                              <a:off x="8070" y="566"/>
                              <a:ext cx="17" cy="17"/>
                            </a:xfrm>
                            <a:custGeom>
                              <a:avLst/>
                              <a:gdLst>
                                <a:gd name="T0" fmla="+- 0 8083 8070"/>
                                <a:gd name="T1" fmla="*/ T0 w 17"/>
                                <a:gd name="T2" fmla="+- 0 567 567"/>
                                <a:gd name="T3" fmla="*/ 567 h 17"/>
                                <a:gd name="T4" fmla="+- 0 8074 8070"/>
                                <a:gd name="T5" fmla="*/ T4 w 17"/>
                                <a:gd name="T6" fmla="+- 0 567 567"/>
                                <a:gd name="T7" fmla="*/ 567 h 17"/>
                                <a:gd name="T8" fmla="+- 0 8070 8070"/>
                                <a:gd name="T9" fmla="*/ T8 w 17"/>
                                <a:gd name="T10" fmla="+- 0 571 567"/>
                                <a:gd name="T11" fmla="*/ 571 h 17"/>
                                <a:gd name="T12" fmla="+- 0 8070 8070"/>
                                <a:gd name="T13" fmla="*/ T12 w 17"/>
                                <a:gd name="T14" fmla="+- 0 575 567"/>
                                <a:gd name="T15" fmla="*/ 575 h 17"/>
                                <a:gd name="T16" fmla="+- 0 8070 8070"/>
                                <a:gd name="T17" fmla="*/ T16 w 17"/>
                                <a:gd name="T18" fmla="+- 0 580 567"/>
                                <a:gd name="T19" fmla="*/ 580 h 17"/>
                                <a:gd name="T20" fmla="+- 0 8074 8070"/>
                                <a:gd name="T21" fmla="*/ T20 w 17"/>
                                <a:gd name="T22" fmla="+- 0 583 567"/>
                                <a:gd name="T23" fmla="*/ 583 h 17"/>
                                <a:gd name="T24" fmla="+- 0 8083 8070"/>
                                <a:gd name="T25" fmla="*/ T24 w 17"/>
                                <a:gd name="T26" fmla="+- 0 583 567"/>
                                <a:gd name="T27" fmla="*/ 583 h 17"/>
                                <a:gd name="T28" fmla="+- 0 8087 8070"/>
                                <a:gd name="T29" fmla="*/ T28 w 17"/>
                                <a:gd name="T30" fmla="+- 0 580 567"/>
                                <a:gd name="T31" fmla="*/ 580 h 17"/>
                                <a:gd name="T32" fmla="+- 0 8087 8070"/>
                                <a:gd name="T33" fmla="*/ T32 w 17"/>
                                <a:gd name="T34" fmla="+- 0 571 567"/>
                                <a:gd name="T35" fmla="*/ 571 h 17"/>
                                <a:gd name="T36" fmla="+- 0 8083 8070"/>
                                <a:gd name="T37" fmla="*/ T36 w 17"/>
                                <a:gd name="T38" fmla="+- 0 567 567"/>
                                <a:gd name="T39" fmla="*/ 567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3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13" y="16"/>
                                  </a:lnTo>
                                  <a:lnTo>
                                    <a:pt x="17" y="13"/>
                                  </a:lnTo>
                                  <a:lnTo>
                                    <a:pt x="17" y="4"/>
                                  </a:lnTo>
                                  <a:lnTo>
                                    <a:pt x="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2" name="docshape301"/>
                          <wps:cNvSpPr>
                            <a:spLocks/>
                          </wps:cNvSpPr>
                          <wps:spPr bwMode="auto">
                            <a:xfrm>
                              <a:off x="8070" y="566"/>
                              <a:ext cx="17" cy="17"/>
                            </a:xfrm>
                            <a:custGeom>
                              <a:avLst/>
                              <a:gdLst>
                                <a:gd name="T0" fmla="+- 0 8070 8070"/>
                                <a:gd name="T1" fmla="*/ T0 w 17"/>
                                <a:gd name="T2" fmla="+- 0 575 567"/>
                                <a:gd name="T3" fmla="*/ 575 h 17"/>
                                <a:gd name="T4" fmla="+- 0 8070 8070"/>
                                <a:gd name="T5" fmla="*/ T4 w 17"/>
                                <a:gd name="T6" fmla="+- 0 571 567"/>
                                <a:gd name="T7" fmla="*/ 571 h 17"/>
                                <a:gd name="T8" fmla="+- 0 8074 8070"/>
                                <a:gd name="T9" fmla="*/ T8 w 17"/>
                                <a:gd name="T10" fmla="+- 0 567 567"/>
                                <a:gd name="T11" fmla="*/ 567 h 17"/>
                                <a:gd name="T12" fmla="+- 0 8079 8070"/>
                                <a:gd name="T13" fmla="*/ T12 w 17"/>
                                <a:gd name="T14" fmla="+- 0 567 567"/>
                                <a:gd name="T15" fmla="*/ 567 h 17"/>
                                <a:gd name="T16" fmla="+- 0 8083 8070"/>
                                <a:gd name="T17" fmla="*/ T16 w 17"/>
                                <a:gd name="T18" fmla="+- 0 567 567"/>
                                <a:gd name="T19" fmla="*/ 567 h 17"/>
                                <a:gd name="T20" fmla="+- 0 8087 8070"/>
                                <a:gd name="T21" fmla="*/ T20 w 17"/>
                                <a:gd name="T22" fmla="+- 0 571 567"/>
                                <a:gd name="T23" fmla="*/ 571 h 17"/>
                                <a:gd name="T24" fmla="+- 0 8087 8070"/>
                                <a:gd name="T25" fmla="*/ T24 w 17"/>
                                <a:gd name="T26" fmla="+- 0 575 567"/>
                                <a:gd name="T27" fmla="*/ 575 h 17"/>
                                <a:gd name="T28" fmla="+- 0 8087 8070"/>
                                <a:gd name="T29" fmla="*/ T28 w 17"/>
                                <a:gd name="T30" fmla="+- 0 580 567"/>
                                <a:gd name="T31" fmla="*/ 580 h 17"/>
                                <a:gd name="T32" fmla="+- 0 8083 8070"/>
                                <a:gd name="T33" fmla="*/ T32 w 17"/>
                                <a:gd name="T34" fmla="+- 0 583 567"/>
                                <a:gd name="T35" fmla="*/ 583 h 17"/>
                                <a:gd name="T36" fmla="+- 0 8079 8070"/>
                                <a:gd name="T37" fmla="*/ T36 w 17"/>
                                <a:gd name="T38" fmla="+- 0 583 567"/>
                                <a:gd name="T39" fmla="*/ 583 h 17"/>
                                <a:gd name="T40" fmla="+- 0 8074 8070"/>
                                <a:gd name="T41" fmla="*/ T40 w 17"/>
                                <a:gd name="T42" fmla="+- 0 583 567"/>
                                <a:gd name="T43" fmla="*/ 583 h 17"/>
                                <a:gd name="T44" fmla="+- 0 8070 8070"/>
                                <a:gd name="T45" fmla="*/ T44 w 17"/>
                                <a:gd name="T46" fmla="+- 0 580 567"/>
                                <a:gd name="T47" fmla="*/ 580 h 17"/>
                                <a:gd name="T48" fmla="+- 0 8070 8070"/>
                                <a:gd name="T49" fmla="*/ T48 w 17"/>
                                <a:gd name="T50" fmla="+- 0 575 567"/>
                                <a:gd name="T51" fmla="*/ 575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4" y="0"/>
                                  </a:lnTo>
                                  <a:lnTo>
                                    <a:pt x="9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7" y="4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17" y="13"/>
                                  </a:lnTo>
                                  <a:lnTo>
                                    <a:pt x="13" y="16"/>
                                  </a:lnTo>
                                  <a:lnTo>
                                    <a:pt x="9" y="16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8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3" name="docshape302"/>
                          <wps:cNvSpPr>
                            <a:spLocks/>
                          </wps:cNvSpPr>
                          <wps:spPr bwMode="auto">
                            <a:xfrm>
                              <a:off x="8070" y="566"/>
                              <a:ext cx="17" cy="17"/>
                            </a:xfrm>
                            <a:custGeom>
                              <a:avLst/>
                              <a:gdLst>
                                <a:gd name="T0" fmla="+- 0 8083 8070"/>
                                <a:gd name="T1" fmla="*/ T0 w 17"/>
                                <a:gd name="T2" fmla="+- 0 567 567"/>
                                <a:gd name="T3" fmla="*/ 567 h 17"/>
                                <a:gd name="T4" fmla="+- 0 8074 8070"/>
                                <a:gd name="T5" fmla="*/ T4 w 17"/>
                                <a:gd name="T6" fmla="+- 0 567 567"/>
                                <a:gd name="T7" fmla="*/ 567 h 17"/>
                                <a:gd name="T8" fmla="+- 0 8070 8070"/>
                                <a:gd name="T9" fmla="*/ T8 w 17"/>
                                <a:gd name="T10" fmla="+- 0 571 567"/>
                                <a:gd name="T11" fmla="*/ 571 h 17"/>
                                <a:gd name="T12" fmla="+- 0 8070 8070"/>
                                <a:gd name="T13" fmla="*/ T12 w 17"/>
                                <a:gd name="T14" fmla="+- 0 575 567"/>
                                <a:gd name="T15" fmla="*/ 575 h 17"/>
                                <a:gd name="T16" fmla="+- 0 8070 8070"/>
                                <a:gd name="T17" fmla="*/ T16 w 17"/>
                                <a:gd name="T18" fmla="+- 0 580 567"/>
                                <a:gd name="T19" fmla="*/ 580 h 17"/>
                                <a:gd name="T20" fmla="+- 0 8074 8070"/>
                                <a:gd name="T21" fmla="*/ T20 w 17"/>
                                <a:gd name="T22" fmla="+- 0 583 567"/>
                                <a:gd name="T23" fmla="*/ 583 h 17"/>
                                <a:gd name="T24" fmla="+- 0 8083 8070"/>
                                <a:gd name="T25" fmla="*/ T24 w 17"/>
                                <a:gd name="T26" fmla="+- 0 583 567"/>
                                <a:gd name="T27" fmla="*/ 583 h 17"/>
                                <a:gd name="T28" fmla="+- 0 8087 8070"/>
                                <a:gd name="T29" fmla="*/ T28 w 17"/>
                                <a:gd name="T30" fmla="+- 0 580 567"/>
                                <a:gd name="T31" fmla="*/ 580 h 17"/>
                                <a:gd name="T32" fmla="+- 0 8087 8070"/>
                                <a:gd name="T33" fmla="*/ T32 w 17"/>
                                <a:gd name="T34" fmla="+- 0 571 567"/>
                                <a:gd name="T35" fmla="*/ 571 h 17"/>
                                <a:gd name="T36" fmla="+- 0 8083 8070"/>
                                <a:gd name="T37" fmla="*/ T36 w 17"/>
                                <a:gd name="T38" fmla="+- 0 567 567"/>
                                <a:gd name="T39" fmla="*/ 567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3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13" y="16"/>
                                  </a:lnTo>
                                  <a:lnTo>
                                    <a:pt x="17" y="13"/>
                                  </a:lnTo>
                                  <a:lnTo>
                                    <a:pt x="17" y="4"/>
                                  </a:lnTo>
                                  <a:lnTo>
                                    <a:pt x="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4" name="docshape303"/>
                          <wps:cNvSpPr>
                            <a:spLocks/>
                          </wps:cNvSpPr>
                          <wps:spPr bwMode="auto">
                            <a:xfrm>
                              <a:off x="8070" y="566"/>
                              <a:ext cx="17" cy="17"/>
                            </a:xfrm>
                            <a:custGeom>
                              <a:avLst/>
                              <a:gdLst>
                                <a:gd name="T0" fmla="+- 0 8070 8070"/>
                                <a:gd name="T1" fmla="*/ T0 w 17"/>
                                <a:gd name="T2" fmla="+- 0 575 567"/>
                                <a:gd name="T3" fmla="*/ 575 h 17"/>
                                <a:gd name="T4" fmla="+- 0 8070 8070"/>
                                <a:gd name="T5" fmla="*/ T4 w 17"/>
                                <a:gd name="T6" fmla="+- 0 571 567"/>
                                <a:gd name="T7" fmla="*/ 571 h 17"/>
                                <a:gd name="T8" fmla="+- 0 8074 8070"/>
                                <a:gd name="T9" fmla="*/ T8 w 17"/>
                                <a:gd name="T10" fmla="+- 0 567 567"/>
                                <a:gd name="T11" fmla="*/ 567 h 17"/>
                                <a:gd name="T12" fmla="+- 0 8079 8070"/>
                                <a:gd name="T13" fmla="*/ T12 w 17"/>
                                <a:gd name="T14" fmla="+- 0 567 567"/>
                                <a:gd name="T15" fmla="*/ 567 h 17"/>
                                <a:gd name="T16" fmla="+- 0 8083 8070"/>
                                <a:gd name="T17" fmla="*/ T16 w 17"/>
                                <a:gd name="T18" fmla="+- 0 567 567"/>
                                <a:gd name="T19" fmla="*/ 567 h 17"/>
                                <a:gd name="T20" fmla="+- 0 8087 8070"/>
                                <a:gd name="T21" fmla="*/ T20 w 17"/>
                                <a:gd name="T22" fmla="+- 0 571 567"/>
                                <a:gd name="T23" fmla="*/ 571 h 17"/>
                                <a:gd name="T24" fmla="+- 0 8087 8070"/>
                                <a:gd name="T25" fmla="*/ T24 w 17"/>
                                <a:gd name="T26" fmla="+- 0 575 567"/>
                                <a:gd name="T27" fmla="*/ 575 h 17"/>
                                <a:gd name="T28" fmla="+- 0 8087 8070"/>
                                <a:gd name="T29" fmla="*/ T28 w 17"/>
                                <a:gd name="T30" fmla="+- 0 580 567"/>
                                <a:gd name="T31" fmla="*/ 580 h 17"/>
                                <a:gd name="T32" fmla="+- 0 8083 8070"/>
                                <a:gd name="T33" fmla="*/ T32 w 17"/>
                                <a:gd name="T34" fmla="+- 0 583 567"/>
                                <a:gd name="T35" fmla="*/ 583 h 17"/>
                                <a:gd name="T36" fmla="+- 0 8079 8070"/>
                                <a:gd name="T37" fmla="*/ T36 w 17"/>
                                <a:gd name="T38" fmla="+- 0 583 567"/>
                                <a:gd name="T39" fmla="*/ 583 h 17"/>
                                <a:gd name="T40" fmla="+- 0 8074 8070"/>
                                <a:gd name="T41" fmla="*/ T40 w 17"/>
                                <a:gd name="T42" fmla="+- 0 583 567"/>
                                <a:gd name="T43" fmla="*/ 583 h 17"/>
                                <a:gd name="T44" fmla="+- 0 8070 8070"/>
                                <a:gd name="T45" fmla="*/ T44 w 17"/>
                                <a:gd name="T46" fmla="+- 0 580 567"/>
                                <a:gd name="T47" fmla="*/ 580 h 17"/>
                                <a:gd name="T48" fmla="+- 0 8070 8070"/>
                                <a:gd name="T49" fmla="*/ T48 w 17"/>
                                <a:gd name="T50" fmla="+- 0 575 567"/>
                                <a:gd name="T51" fmla="*/ 575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4" y="0"/>
                                  </a:lnTo>
                                  <a:lnTo>
                                    <a:pt x="9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7" y="4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17" y="13"/>
                                  </a:lnTo>
                                  <a:lnTo>
                                    <a:pt x="13" y="16"/>
                                  </a:lnTo>
                                  <a:lnTo>
                                    <a:pt x="9" y="16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8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5" name="docshape304"/>
                          <wps:cNvSpPr>
                            <a:spLocks/>
                          </wps:cNvSpPr>
                          <wps:spPr bwMode="auto">
                            <a:xfrm>
                              <a:off x="7935" y="460"/>
                              <a:ext cx="43" cy="259"/>
                            </a:xfrm>
                            <a:custGeom>
                              <a:avLst/>
                              <a:gdLst>
                                <a:gd name="T0" fmla="+- 0 7936 7936"/>
                                <a:gd name="T1" fmla="*/ T0 w 43"/>
                                <a:gd name="T2" fmla="+- 0 460 460"/>
                                <a:gd name="T3" fmla="*/ 460 h 259"/>
                                <a:gd name="T4" fmla="+- 0 7936 7936"/>
                                <a:gd name="T5" fmla="*/ T4 w 43"/>
                                <a:gd name="T6" fmla="+- 0 460 460"/>
                                <a:gd name="T7" fmla="*/ 460 h 259"/>
                                <a:gd name="T8" fmla="+- 0 7936 7936"/>
                                <a:gd name="T9" fmla="*/ T8 w 43"/>
                                <a:gd name="T10" fmla="+- 0 718 460"/>
                                <a:gd name="T11" fmla="*/ 718 h 259"/>
                                <a:gd name="T12" fmla="+- 0 7936 7936"/>
                                <a:gd name="T13" fmla="*/ T12 w 43"/>
                                <a:gd name="T14" fmla="+- 0 718 460"/>
                                <a:gd name="T15" fmla="*/ 718 h 259"/>
                                <a:gd name="T16" fmla="+- 0 7944 7936"/>
                                <a:gd name="T17" fmla="*/ T16 w 43"/>
                                <a:gd name="T18" fmla="+- 0 656 460"/>
                                <a:gd name="T19" fmla="*/ 656 h 259"/>
                                <a:gd name="T20" fmla="+- 0 7955 7936"/>
                                <a:gd name="T21" fmla="*/ T20 w 43"/>
                                <a:gd name="T22" fmla="+- 0 632 460"/>
                                <a:gd name="T23" fmla="*/ 632 h 259"/>
                                <a:gd name="T24" fmla="+- 0 7972 7936"/>
                                <a:gd name="T25" fmla="*/ T24 w 43"/>
                                <a:gd name="T26" fmla="+- 0 614 460"/>
                                <a:gd name="T27" fmla="*/ 614 h 259"/>
                                <a:gd name="T28" fmla="+- 0 7975 7936"/>
                                <a:gd name="T29" fmla="*/ T28 w 43"/>
                                <a:gd name="T30" fmla="+- 0 609 460"/>
                                <a:gd name="T31" fmla="*/ 609 h 259"/>
                                <a:gd name="T32" fmla="+- 0 7977 7936"/>
                                <a:gd name="T33" fmla="*/ T32 w 43"/>
                                <a:gd name="T34" fmla="+- 0 602 460"/>
                                <a:gd name="T35" fmla="*/ 602 h 259"/>
                                <a:gd name="T36" fmla="+- 0 7978 7936"/>
                                <a:gd name="T37" fmla="*/ T36 w 43"/>
                                <a:gd name="T38" fmla="+- 0 587 460"/>
                                <a:gd name="T39" fmla="*/ 587 h 259"/>
                                <a:gd name="T40" fmla="+- 0 7977 7936"/>
                                <a:gd name="T41" fmla="*/ T40 w 43"/>
                                <a:gd name="T42" fmla="+- 0 581 460"/>
                                <a:gd name="T43" fmla="*/ 581 h 259"/>
                                <a:gd name="T44" fmla="+- 0 7970 7936"/>
                                <a:gd name="T45" fmla="*/ T44 w 43"/>
                                <a:gd name="T46" fmla="+- 0 565 460"/>
                                <a:gd name="T47" fmla="*/ 565 h 259"/>
                                <a:gd name="T48" fmla="+- 0 7968 7936"/>
                                <a:gd name="T49" fmla="*/ T48 w 43"/>
                                <a:gd name="T50" fmla="+- 0 554 460"/>
                                <a:gd name="T51" fmla="*/ 554 h 259"/>
                                <a:gd name="T52" fmla="+- 0 7954 7936"/>
                                <a:gd name="T53" fmla="*/ T52 w 43"/>
                                <a:gd name="T54" fmla="+- 0 528 460"/>
                                <a:gd name="T55" fmla="*/ 528 h 259"/>
                                <a:gd name="T56" fmla="+- 0 7944 7936"/>
                                <a:gd name="T57" fmla="*/ T56 w 43"/>
                                <a:gd name="T58" fmla="+- 0 511 460"/>
                                <a:gd name="T59" fmla="*/ 511 h 259"/>
                                <a:gd name="T60" fmla="+- 0 7938 7936"/>
                                <a:gd name="T61" fmla="*/ T60 w 43"/>
                                <a:gd name="T62" fmla="+- 0 493 460"/>
                                <a:gd name="T63" fmla="*/ 493 h 259"/>
                                <a:gd name="T64" fmla="+- 0 7936 7936"/>
                                <a:gd name="T65" fmla="*/ T64 w 43"/>
                                <a:gd name="T66" fmla="+- 0 460 460"/>
                                <a:gd name="T67" fmla="*/ 460 h 25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43" h="259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58"/>
                                  </a:lnTo>
                                  <a:lnTo>
                                    <a:pt x="8" y="196"/>
                                  </a:lnTo>
                                  <a:lnTo>
                                    <a:pt x="19" y="172"/>
                                  </a:lnTo>
                                  <a:lnTo>
                                    <a:pt x="36" y="154"/>
                                  </a:lnTo>
                                  <a:lnTo>
                                    <a:pt x="39" y="149"/>
                                  </a:lnTo>
                                  <a:lnTo>
                                    <a:pt x="41" y="142"/>
                                  </a:lnTo>
                                  <a:lnTo>
                                    <a:pt x="42" y="127"/>
                                  </a:lnTo>
                                  <a:lnTo>
                                    <a:pt x="41" y="121"/>
                                  </a:lnTo>
                                  <a:lnTo>
                                    <a:pt x="34" y="105"/>
                                  </a:lnTo>
                                  <a:lnTo>
                                    <a:pt x="32" y="94"/>
                                  </a:lnTo>
                                  <a:lnTo>
                                    <a:pt x="18" y="68"/>
                                  </a:lnTo>
                                  <a:lnTo>
                                    <a:pt x="8" y="51"/>
                                  </a:lnTo>
                                  <a:lnTo>
                                    <a:pt x="2" y="3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6" name="Line 14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936" y="665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1253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47" name="Line 14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936" y="619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2927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48" name="docshape305"/>
                          <wps:cNvSpPr>
                            <a:spLocks/>
                          </wps:cNvSpPr>
                          <wps:spPr bwMode="auto">
                            <a:xfrm>
                              <a:off x="7927" y="577"/>
                              <a:ext cx="17" cy="17"/>
                            </a:xfrm>
                            <a:custGeom>
                              <a:avLst/>
                              <a:gdLst>
                                <a:gd name="T0" fmla="+- 0 7940 7928"/>
                                <a:gd name="T1" fmla="*/ T0 w 17"/>
                                <a:gd name="T2" fmla="+- 0 577 577"/>
                                <a:gd name="T3" fmla="*/ 577 h 17"/>
                                <a:gd name="T4" fmla="+- 0 7931 7928"/>
                                <a:gd name="T5" fmla="*/ T4 w 17"/>
                                <a:gd name="T6" fmla="+- 0 577 577"/>
                                <a:gd name="T7" fmla="*/ 577 h 17"/>
                                <a:gd name="T8" fmla="+- 0 7928 7928"/>
                                <a:gd name="T9" fmla="*/ T8 w 17"/>
                                <a:gd name="T10" fmla="+- 0 581 577"/>
                                <a:gd name="T11" fmla="*/ 581 h 17"/>
                                <a:gd name="T12" fmla="+- 0 7928 7928"/>
                                <a:gd name="T13" fmla="*/ T12 w 17"/>
                                <a:gd name="T14" fmla="+- 0 585 577"/>
                                <a:gd name="T15" fmla="*/ 585 h 17"/>
                                <a:gd name="T16" fmla="+- 0 7928 7928"/>
                                <a:gd name="T17" fmla="*/ T16 w 17"/>
                                <a:gd name="T18" fmla="+- 0 590 577"/>
                                <a:gd name="T19" fmla="*/ 590 h 17"/>
                                <a:gd name="T20" fmla="+- 0 7931 7928"/>
                                <a:gd name="T21" fmla="*/ T20 w 17"/>
                                <a:gd name="T22" fmla="+- 0 593 577"/>
                                <a:gd name="T23" fmla="*/ 593 h 17"/>
                                <a:gd name="T24" fmla="+- 0 7940 7928"/>
                                <a:gd name="T25" fmla="*/ T24 w 17"/>
                                <a:gd name="T26" fmla="+- 0 593 577"/>
                                <a:gd name="T27" fmla="*/ 593 h 17"/>
                                <a:gd name="T28" fmla="+- 0 7944 7928"/>
                                <a:gd name="T29" fmla="*/ T28 w 17"/>
                                <a:gd name="T30" fmla="+- 0 590 577"/>
                                <a:gd name="T31" fmla="*/ 590 h 17"/>
                                <a:gd name="T32" fmla="+- 0 7944 7928"/>
                                <a:gd name="T33" fmla="*/ T32 w 17"/>
                                <a:gd name="T34" fmla="+- 0 581 577"/>
                                <a:gd name="T35" fmla="*/ 581 h 17"/>
                                <a:gd name="T36" fmla="+- 0 7940 7928"/>
                                <a:gd name="T37" fmla="*/ T36 w 17"/>
                                <a:gd name="T38" fmla="+- 0 577 577"/>
                                <a:gd name="T39" fmla="*/ 577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2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3" y="16"/>
                                  </a:lnTo>
                                  <a:lnTo>
                                    <a:pt x="12" y="16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9" name="docshape306"/>
                          <wps:cNvSpPr>
                            <a:spLocks/>
                          </wps:cNvSpPr>
                          <wps:spPr bwMode="auto">
                            <a:xfrm>
                              <a:off x="7927" y="577"/>
                              <a:ext cx="17" cy="17"/>
                            </a:xfrm>
                            <a:custGeom>
                              <a:avLst/>
                              <a:gdLst>
                                <a:gd name="T0" fmla="+- 0 7928 7928"/>
                                <a:gd name="T1" fmla="*/ T0 w 17"/>
                                <a:gd name="T2" fmla="+- 0 585 577"/>
                                <a:gd name="T3" fmla="*/ 585 h 17"/>
                                <a:gd name="T4" fmla="+- 0 7928 7928"/>
                                <a:gd name="T5" fmla="*/ T4 w 17"/>
                                <a:gd name="T6" fmla="+- 0 581 577"/>
                                <a:gd name="T7" fmla="*/ 581 h 17"/>
                                <a:gd name="T8" fmla="+- 0 7931 7928"/>
                                <a:gd name="T9" fmla="*/ T8 w 17"/>
                                <a:gd name="T10" fmla="+- 0 577 577"/>
                                <a:gd name="T11" fmla="*/ 577 h 17"/>
                                <a:gd name="T12" fmla="+- 0 7936 7928"/>
                                <a:gd name="T13" fmla="*/ T12 w 17"/>
                                <a:gd name="T14" fmla="+- 0 577 577"/>
                                <a:gd name="T15" fmla="*/ 577 h 17"/>
                                <a:gd name="T16" fmla="+- 0 7940 7928"/>
                                <a:gd name="T17" fmla="*/ T16 w 17"/>
                                <a:gd name="T18" fmla="+- 0 577 577"/>
                                <a:gd name="T19" fmla="*/ 577 h 17"/>
                                <a:gd name="T20" fmla="+- 0 7944 7928"/>
                                <a:gd name="T21" fmla="*/ T20 w 17"/>
                                <a:gd name="T22" fmla="+- 0 581 577"/>
                                <a:gd name="T23" fmla="*/ 581 h 17"/>
                                <a:gd name="T24" fmla="+- 0 7944 7928"/>
                                <a:gd name="T25" fmla="*/ T24 w 17"/>
                                <a:gd name="T26" fmla="+- 0 585 577"/>
                                <a:gd name="T27" fmla="*/ 585 h 17"/>
                                <a:gd name="T28" fmla="+- 0 7944 7928"/>
                                <a:gd name="T29" fmla="*/ T28 w 17"/>
                                <a:gd name="T30" fmla="+- 0 590 577"/>
                                <a:gd name="T31" fmla="*/ 590 h 17"/>
                                <a:gd name="T32" fmla="+- 0 7940 7928"/>
                                <a:gd name="T33" fmla="*/ T32 w 17"/>
                                <a:gd name="T34" fmla="+- 0 593 577"/>
                                <a:gd name="T35" fmla="*/ 593 h 17"/>
                                <a:gd name="T36" fmla="+- 0 7936 7928"/>
                                <a:gd name="T37" fmla="*/ T36 w 17"/>
                                <a:gd name="T38" fmla="+- 0 593 577"/>
                                <a:gd name="T39" fmla="*/ 593 h 17"/>
                                <a:gd name="T40" fmla="+- 0 7931 7928"/>
                                <a:gd name="T41" fmla="*/ T40 w 17"/>
                                <a:gd name="T42" fmla="+- 0 593 577"/>
                                <a:gd name="T43" fmla="*/ 593 h 17"/>
                                <a:gd name="T44" fmla="+- 0 7928 7928"/>
                                <a:gd name="T45" fmla="*/ T44 w 17"/>
                                <a:gd name="T46" fmla="+- 0 590 577"/>
                                <a:gd name="T47" fmla="*/ 590 h 17"/>
                                <a:gd name="T48" fmla="+- 0 7928 7928"/>
                                <a:gd name="T49" fmla="*/ T48 w 17"/>
                                <a:gd name="T50" fmla="+- 0 585 577"/>
                                <a:gd name="T51" fmla="*/ 585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3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2" y="16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3" y="16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8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0" name="docshape307"/>
                          <wps:cNvSpPr>
                            <a:spLocks/>
                          </wps:cNvSpPr>
                          <wps:spPr bwMode="auto">
                            <a:xfrm>
                              <a:off x="7927" y="577"/>
                              <a:ext cx="17" cy="17"/>
                            </a:xfrm>
                            <a:custGeom>
                              <a:avLst/>
                              <a:gdLst>
                                <a:gd name="T0" fmla="+- 0 7940 7928"/>
                                <a:gd name="T1" fmla="*/ T0 w 17"/>
                                <a:gd name="T2" fmla="+- 0 577 577"/>
                                <a:gd name="T3" fmla="*/ 577 h 17"/>
                                <a:gd name="T4" fmla="+- 0 7931 7928"/>
                                <a:gd name="T5" fmla="*/ T4 w 17"/>
                                <a:gd name="T6" fmla="+- 0 577 577"/>
                                <a:gd name="T7" fmla="*/ 577 h 17"/>
                                <a:gd name="T8" fmla="+- 0 7928 7928"/>
                                <a:gd name="T9" fmla="*/ T8 w 17"/>
                                <a:gd name="T10" fmla="+- 0 581 577"/>
                                <a:gd name="T11" fmla="*/ 581 h 17"/>
                                <a:gd name="T12" fmla="+- 0 7928 7928"/>
                                <a:gd name="T13" fmla="*/ T12 w 17"/>
                                <a:gd name="T14" fmla="+- 0 585 577"/>
                                <a:gd name="T15" fmla="*/ 585 h 17"/>
                                <a:gd name="T16" fmla="+- 0 7928 7928"/>
                                <a:gd name="T17" fmla="*/ T16 w 17"/>
                                <a:gd name="T18" fmla="+- 0 590 577"/>
                                <a:gd name="T19" fmla="*/ 590 h 17"/>
                                <a:gd name="T20" fmla="+- 0 7931 7928"/>
                                <a:gd name="T21" fmla="*/ T20 w 17"/>
                                <a:gd name="T22" fmla="+- 0 593 577"/>
                                <a:gd name="T23" fmla="*/ 593 h 17"/>
                                <a:gd name="T24" fmla="+- 0 7940 7928"/>
                                <a:gd name="T25" fmla="*/ T24 w 17"/>
                                <a:gd name="T26" fmla="+- 0 593 577"/>
                                <a:gd name="T27" fmla="*/ 593 h 17"/>
                                <a:gd name="T28" fmla="+- 0 7944 7928"/>
                                <a:gd name="T29" fmla="*/ T28 w 17"/>
                                <a:gd name="T30" fmla="+- 0 590 577"/>
                                <a:gd name="T31" fmla="*/ 590 h 17"/>
                                <a:gd name="T32" fmla="+- 0 7944 7928"/>
                                <a:gd name="T33" fmla="*/ T32 w 17"/>
                                <a:gd name="T34" fmla="+- 0 581 577"/>
                                <a:gd name="T35" fmla="*/ 581 h 17"/>
                                <a:gd name="T36" fmla="+- 0 7940 7928"/>
                                <a:gd name="T37" fmla="*/ T36 w 17"/>
                                <a:gd name="T38" fmla="+- 0 577 577"/>
                                <a:gd name="T39" fmla="*/ 577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2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3" y="16"/>
                                  </a:lnTo>
                                  <a:lnTo>
                                    <a:pt x="12" y="16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1" name="docshape308"/>
                          <wps:cNvSpPr>
                            <a:spLocks/>
                          </wps:cNvSpPr>
                          <wps:spPr bwMode="auto">
                            <a:xfrm>
                              <a:off x="7927" y="577"/>
                              <a:ext cx="17" cy="17"/>
                            </a:xfrm>
                            <a:custGeom>
                              <a:avLst/>
                              <a:gdLst>
                                <a:gd name="T0" fmla="+- 0 7928 7928"/>
                                <a:gd name="T1" fmla="*/ T0 w 17"/>
                                <a:gd name="T2" fmla="+- 0 585 577"/>
                                <a:gd name="T3" fmla="*/ 585 h 17"/>
                                <a:gd name="T4" fmla="+- 0 7928 7928"/>
                                <a:gd name="T5" fmla="*/ T4 w 17"/>
                                <a:gd name="T6" fmla="+- 0 581 577"/>
                                <a:gd name="T7" fmla="*/ 581 h 17"/>
                                <a:gd name="T8" fmla="+- 0 7931 7928"/>
                                <a:gd name="T9" fmla="*/ T8 w 17"/>
                                <a:gd name="T10" fmla="+- 0 577 577"/>
                                <a:gd name="T11" fmla="*/ 577 h 17"/>
                                <a:gd name="T12" fmla="+- 0 7936 7928"/>
                                <a:gd name="T13" fmla="*/ T12 w 17"/>
                                <a:gd name="T14" fmla="+- 0 577 577"/>
                                <a:gd name="T15" fmla="*/ 577 h 17"/>
                                <a:gd name="T16" fmla="+- 0 7940 7928"/>
                                <a:gd name="T17" fmla="*/ T16 w 17"/>
                                <a:gd name="T18" fmla="+- 0 577 577"/>
                                <a:gd name="T19" fmla="*/ 577 h 17"/>
                                <a:gd name="T20" fmla="+- 0 7944 7928"/>
                                <a:gd name="T21" fmla="*/ T20 w 17"/>
                                <a:gd name="T22" fmla="+- 0 581 577"/>
                                <a:gd name="T23" fmla="*/ 581 h 17"/>
                                <a:gd name="T24" fmla="+- 0 7944 7928"/>
                                <a:gd name="T25" fmla="*/ T24 w 17"/>
                                <a:gd name="T26" fmla="+- 0 585 577"/>
                                <a:gd name="T27" fmla="*/ 585 h 17"/>
                                <a:gd name="T28" fmla="+- 0 7944 7928"/>
                                <a:gd name="T29" fmla="*/ T28 w 17"/>
                                <a:gd name="T30" fmla="+- 0 590 577"/>
                                <a:gd name="T31" fmla="*/ 590 h 17"/>
                                <a:gd name="T32" fmla="+- 0 7940 7928"/>
                                <a:gd name="T33" fmla="*/ T32 w 17"/>
                                <a:gd name="T34" fmla="+- 0 593 577"/>
                                <a:gd name="T35" fmla="*/ 593 h 17"/>
                                <a:gd name="T36" fmla="+- 0 7936 7928"/>
                                <a:gd name="T37" fmla="*/ T36 w 17"/>
                                <a:gd name="T38" fmla="+- 0 593 577"/>
                                <a:gd name="T39" fmla="*/ 593 h 17"/>
                                <a:gd name="T40" fmla="+- 0 7931 7928"/>
                                <a:gd name="T41" fmla="*/ T40 w 17"/>
                                <a:gd name="T42" fmla="+- 0 593 577"/>
                                <a:gd name="T43" fmla="*/ 593 h 17"/>
                                <a:gd name="T44" fmla="+- 0 7928 7928"/>
                                <a:gd name="T45" fmla="*/ T44 w 17"/>
                                <a:gd name="T46" fmla="+- 0 590 577"/>
                                <a:gd name="T47" fmla="*/ 590 h 17"/>
                                <a:gd name="T48" fmla="+- 0 7928 7928"/>
                                <a:gd name="T49" fmla="*/ T48 w 17"/>
                                <a:gd name="T50" fmla="+- 0 585 577"/>
                                <a:gd name="T51" fmla="*/ 585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3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2" y="16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3" y="16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8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2" name="docshape309"/>
                          <wps:cNvSpPr>
                            <a:spLocks/>
                          </wps:cNvSpPr>
                          <wps:spPr bwMode="auto">
                            <a:xfrm>
                              <a:off x="8364" y="338"/>
                              <a:ext cx="76" cy="152"/>
                            </a:xfrm>
                            <a:custGeom>
                              <a:avLst/>
                              <a:gdLst>
                                <a:gd name="T0" fmla="+- 0 8364 8364"/>
                                <a:gd name="T1" fmla="*/ T0 w 76"/>
                                <a:gd name="T2" fmla="+- 0 481 338"/>
                                <a:gd name="T3" fmla="*/ 481 h 152"/>
                                <a:gd name="T4" fmla="+- 0 8364 8364"/>
                                <a:gd name="T5" fmla="*/ T4 w 76"/>
                                <a:gd name="T6" fmla="+- 0 473 338"/>
                                <a:gd name="T7" fmla="*/ 473 h 152"/>
                                <a:gd name="T8" fmla="+- 0 8365 8364"/>
                                <a:gd name="T9" fmla="*/ T8 w 76"/>
                                <a:gd name="T10" fmla="+- 0 468 338"/>
                                <a:gd name="T11" fmla="*/ 468 h 152"/>
                                <a:gd name="T12" fmla="+- 0 8365 8364"/>
                                <a:gd name="T13" fmla="*/ T12 w 76"/>
                                <a:gd name="T14" fmla="+- 0 466 338"/>
                                <a:gd name="T15" fmla="*/ 466 h 152"/>
                                <a:gd name="T16" fmla="+- 0 8366 8364"/>
                                <a:gd name="T17" fmla="*/ T16 w 76"/>
                                <a:gd name="T18" fmla="+- 0 464 338"/>
                                <a:gd name="T19" fmla="*/ 464 h 152"/>
                                <a:gd name="T20" fmla="+- 0 8369 8364"/>
                                <a:gd name="T21" fmla="*/ T20 w 76"/>
                                <a:gd name="T22" fmla="+- 0 459 338"/>
                                <a:gd name="T23" fmla="*/ 459 h 152"/>
                                <a:gd name="T24" fmla="+- 0 8371 8364"/>
                                <a:gd name="T25" fmla="*/ T24 w 76"/>
                                <a:gd name="T26" fmla="+- 0 454 338"/>
                                <a:gd name="T27" fmla="*/ 454 h 152"/>
                                <a:gd name="T28" fmla="+- 0 8372 8364"/>
                                <a:gd name="T29" fmla="*/ T28 w 76"/>
                                <a:gd name="T30" fmla="+- 0 451 338"/>
                                <a:gd name="T31" fmla="*/ 451 h 152"/>
                                <a:gd name="T32" fmla="+- 0 8373 8364"/>
                                <a:gd name="T33" fmla="*/ T32 w 76"/>
                                <a:gd name="T34" fmla="+- 0 448 338"/>
                                <a:gd name="T35" fmla="*/ 448 h 152"/>
                                <a:gd name="T36" fmla="+- 0 8376 8364"/>
                                <a:gd name="T37" fmla="*/ T36 w 76"/>
                                <a:gd name="T38" fmla="+- 0 443 338"/>
                                <a:gd name="T39" fmla="*/ 443 h 152"/>
                                <a:gd name="T40" fmla="+- 0 8378 8364"/>
                                <a:gd name="T41" fmla="*/ T40 w 76"/>
                                <a:gd name="T42" fmla="+- 0 441 338"/>
                                <a:gd name="T43" fmla="*/ 441 h 152"/>
                                <a:gd name="T44" fmla="+- 0 8380 8364"/>
                                <a:gd name="T45" fmla="*/ T44 w 76"/>
                                <a:gd name="T46" fmla="+- 0 438 338"/>
                                <a:gd name="T47" fmla="*/ 438 h 152"/>
                                <a:gd name="T48" fmla="+- 0 8382 8364"/>
                                <a:gd name="T49" fmla="*/ T48 w 76"/>
                                <a:gd name="T50" fmla="+- 0 437 338"/>
                                <a:gd name="T51" fmla="*/ 437 h 152"/>
                                <a:gd name="T52" fmla="+- 0 8385 8364"/>
                                <a:gd name="T53" fmla="*/ T52 w 76"/>
                                <a:gd name="T54" fmla="+- 0 435 338"/>
                                <a:gd name="T55" fmla="*/ 435 h 152"/>
                                <a:gd name="T56" fmla="+- 0 8391 8364"/>
                                <a:gd name="T57" fmla="*/ T56 w 76"/>
                                <a:gd name="T58" fmla="+- 0 432 338"/>
                                <a:gd name="T59" fmla="*/ 432 h 152"/>
                                <a:gd name="T60" fmla="+- 0 8398 8364"/>
                                <a:gd name="T61" fmla="*/ T60 w 76"/>
                                <a:gd name="T62" fmla="+- 0 428 338"/>
                                <a:gd name="T63" fmla="*/ 428 h 152"/>
                                <a:gd name="T64" fmla="+- 0 8403 8364"/>
                                <a:gd name="T65" fmla="*/ T64 w 76"/>
                                <a:gd name="T66" fmla="+- 0 426 338"/>
                                <a:gd name="T67" fmla="*/ 426 h 152"/>
                                <a:gd name="T68" fmla="+- 0 8405 8364"/>
                                <a:gd name="T69" fmla="*/ T68 w 76"/>
                                <a:gd name="T70" fmla="+- 0 424 338"/>
                                <a:gd name="T71" fmla="*/ 424 h 152"/>
                                <a:gd name="T72" fmla="+- 0 8408 8364"/>
                                <a:gd name="T73" fmla="*/ T72 w 76"/>
                                <a:gd name="T74" fmla="+- 0 423 338"/>
                                <a:gd name="T75" fmla="*/ 423 h 152"/>
                                <a:gd name="T76" fmla="+- 0 8410 8364"/>
                                <a:gd name="T77" fmla="*/ T76 w 76"/>
                                <a:gd name="T78" fmla="+- 0 422 338"/>
                                <a:gd name="T79" fmla="*/ 422 h 152"/>
                                <a:gd name="T80" fmla="+- 0 8412 8364"/>
                                <a:gd name="T81" fmla="*/ T80 w 76"/>
                                <a:gd name="T82" fmla="+- 0 421 338"/>
                                <a:gd name="T83" fmla="*/ 421 h 152"/>
                                <a:gd name="T84" fmla="+- 0 8420 8364"/>
                                <a:gd name="T85" fmla="*/ T84 w 76"/>
                                <a:gd name="T86" fmla="+- 0 417 338"/>
                                <a:gd name="T87" fmla="*/ 417 h 152"/>
                                <a:gd name="T88" fmla="+- 0 8424 8364"/>
                                <a:gd name="T89" fmla="*/ T88 w 76"/>
                                <a:gd name="T90" fmla="+- 0 415 338"/>
                                <a:gd name="T91" fmla="*/ 415 h 152"/>
                                <a:gd name="T92" fmla="+- 0 8427 8364"/>
                                <a:gd name="T93" fmla="*/ T92 w 76"/>
                                <a:gd name="T94" fmla="+- 0 414 338"/>
                                <a:gd name="T95" fmla="*/ 414 h 152"/>
                                <a:gd name="T96" fmla="+- 0 8431 8364"/>
                                <a:gd name="T97" fmla="*/ T96 w 76"/>
                                <a:gd name="T98" fmla="+- 0 412 338"/>
                                <a:gd name="T99" fmla="*/ 412 h 152"/>
                                <a:gd name="T100" fmla="+- 0 8435 8364"/>
                                <a:gd name="T101" fmla="*/ T100 w 76"/>
                                <a:gd name="T102" fmla="+- 0 408 338"/>
                                <a:gd name="T103" fmla="*/ 408 h 152"/>
                                <a:gd name="T104" fmla="+- 0 8436 8364"/>
                                <a:gd name="T105" fmla="*/ T104 w 76"/>
                                <a:gd name="T106" fmla="+- 0 406 338"/>
                                <a:gd name="T107" fmla="*/ 406 h 152"/>
                                <a:gd name="T108" fmla="+- 0 8438 8364"/>
                                <a:gd name="T109" fmla="*/ T108 w 76"/>
                                <a:gd name="T110" fmla="+- 0 403 338"/>
                                <a:gd name="T111" fmla="*/ 403 h 152"/>
                                <a:gd name="T112" fmla="+- 0 8440 8364"/>
                                <a:gd name="T113" fmla="*/ T112 w 76"/>
                                <a:gd name="T114" fmla="+- 0 395 338"/>
                                <a:gd name="T115" fmla="*/ 395 h 152"/>
                                <a:gd name="T116" fmla="+- 0 8438 8364"/>
                                <a:gd name="T117" fmla="*/ T116 w 76"/>
                                <a:gd name="T118" fmla="+- 0 392 338"/>
                                <a:gd name="T119" fmla="*/ 392 h 152"/>
                                <a:gd name="T120" fmla="+- 0 8435 8364"/>
                                <a:gd name="T121" fmla="*/ T120 w 76"/>
                                <a:gd name="T122" fmla="+- 0 389 338"/>
                                <a:gd name="T123" fmla="*/ 389 h 152"/>
                                <a:gd name="T124" fmla="+- 0 8434 8364"/>
                                <a:gd name="T125" fmla="*/ T124 w 76"/>
                                <a:gd name="T126" fmla="+- 0 388 338"/>
                                <a:gd name="T127" fmla="*/ 388 h 152"/>
                                <a:gd name="T128" fmla="+- 0 8432 8364"/>
                                <a:gd name="T129" fmla="*/ T128 w 76"/>
                                <a:gd name="T130" fmla="+- 0 385 338"/>
                                <a:gd name="T131" fmla="*/ 385 h 152"/>
                                <a:gd name="T132" fmla="+- 0 8429 8364"/>
                                <a:gd name="T133" fmla="*/ T132 w 76"/>
                                <a:gd name="T134" fmla="+- 0 383 338"/>
                                <a:gd name="T135" fmla="*/ 383 h 152"/>
                                <a:gd name="T136" fmla="+- 0 8427 8364"/>
                                <a:gd name="T137" fmla="*/ T136 w 76"/>
                                <a:gd name="T138" fmla="+- 0 381 338"/>
                                <a:gd name="T139" fmla="*/ 381 h 152"/>
                                <a:gd name="T140" fmla="+- 0 8421 8364"/>
                                <a:gd name="T141" fmla="*/ T140 w 76"/>
                                <a:gd name="T142" fmla="+- 0 379 338"/>
                                <a:gd name="T143" fmla="*/ 379 h 152"/>
                                <a:gd name="T144" fmla="+- 0 8417 8364"/>
                                <a:gd name="T145" fmla="*/ T144 w 76"/>
                                <a:gd name="T146" fmla="+- 0 377 338"/>
                                <a:gd name="T147" fmla="*/ 377 h 152"/>
                                <a:gd name="T148" fmla="+- 0 8401 8364"/>
                                <a:gd name="T149" fmla="*/ T148 w 76"/>
                                <a:gd name="T150" fmla="+- 0 372 338"/>
                                <a:gd name="T151" fmla="*/ 372 h 152"/>
                                <a:gd name="T152" fmla="+- 0 8396 8364"/>
                                <a:gd name="T153" fmla="*/ T152 w 76"/>
                                <a:gd name="T154" fmla="+- 0 370 338"/>
                                <a:gd name="T155" fmla="*/ 370 h 152"/>
                                <a:gd name="T156" fmla="+- 0 8392 8364"/>
                                <a:gd name="T157" fmla="*/ T156 w 76"/>
                                <a:gd name="T158" fmla="+- 0 369 338"/>
                                <a:gd name="T159" fmla="*/ 369 h 152"/>
                                <a:gd name="T160" fmla="+- 0 8388 8364"/>
                                <a:gd name="T161" fmla="*/ T160 w 76"/>
                                <a:gd name="T162" fmla="+- 0 367 338"/>
                                <a:gd name="T163" fmla="*/ 367 h 152"/>
                                <a:gd name="T164" fmla="+- 0 8383 8364"/>
                                <a:gd name="T165" fmla="*/ T164 w 76"/>
                                <a:gd name="T166" fmla="+- 0 365 338"/>
                                <a:gd name="T167" fmla="*/ 365 h 152"/>
                                <a:gd name="T168" fmla="+- 0 8379 8364"/>
                                <a:gd name="T169" fmla="*/ T168 w 76"/>
                                <a:gd name="T170" fmla="+- 0 362 338"/>
                                <a:gd name="T171" fmla="*/ 362 h 152"/>
                                <a:gd name="T172" fmla="+- 0 8377 8364"/>
                                <a:gd name="T173" fmla="*/ T172 w 76"/>
                                <a:gd name="T174" fmla="+- 0 360 338"/>
                                <a:gd name="T175" fmla="*/ 360 h 152"/>
                                <a:gd name="T176" fmla="+- 0 8375 8364"/>
                                <a:gd name="T177" fmla="*/ T176 w 76"/>
                                <a:gd name="T178" fmla="+- 0 359 338"/>
                                <a:gd name="T179" fmla="*/ 359 h 152"/>
                                <a:gd name="T180" fmla="+- 0 8370 8364"/>
                                <a:gd name="T181" fmla="*/ T180 w 76"/>
                                <a:gd name="T182" fmla="+- 0 354 338"/>
                                <a:gd name="T183" fmla="*/ 354 h 152"/>
                                <a:gd name="T184" fmla="+- 0 8369 8364"/>
                                <a:gd name="T185" fmla="*/ T184 w 76"/>
                                <a:gd name="T186" fmla="+- 0 352 338"/>
                                <a:gd name="T187" fmla="*/ 352 h 152"/>
                                <a:gd name="T188" fmla="+- 0 8367 8364"/>
                                <a:gd name="T189" fmla="*/ T188 w 76"/>
                                <a:gd name="T190" fmla="+- 0 350 338"/>
                                <a:gd name="T191" fmla="*/ 350 h 152"/>
                                <a:gd name="T192" fmla="+- 0 8366 8364"/>
                                <a:gd name="T193" fmla="*/ T192 w 76"/>
                                <a:gd name="T194" fmla="+- 0 347 338"/>
                                <a:gd name="T195" fmla="*/ 347 h 152"/>
                                <a:gd name="T196" fmla="+- 0 8365 8364"/>
                                <a:gd name="T197" fmla="*/ T196 w 76"/>
                                <a:gd name="T198" fmla="+- 0 339 338"/>
                                <a:gd name="T199" fmla="*/ 339 h 15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</a:cxnLst>
                              <a:rect l="0" t="0" r="r" b="b"/>
                              <a:pathLst>
                                <a:path w="76" h="152">
                                  <a:moveTo>
                                    <a:pt x="0" y="143"/>
                                  </a:moveTo>
                                  <a:lnTo>
                                    <a:pt x="0" y="152"/>
                                  </a:lnTo>
                                  <a:lnTo>
                                    <a:pt x="0" y="143"/>
                                  </a:lnTo>
                                  <a:close/>
                                  <a:moveTo>
                                    <a:pt x="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35"/>
                                  </a:lnTo>
                                  <a:lnTo>
                                    <a:pt x="0" y="133"/>
                                  </a:lnTo>
                                  <a:lnTo>
                                    <a:pt x="0" y="132"/>
                                  </a:lnTo>
                                  <a:lnTo>
                                    <a:pt x="1" y="131"/>
                                  </a:lnTo>
                                  <a:lnTo>
                                    <a:pt x="1" y="130"/>
                                  </a:lnTo>
                                  <a:lnTo>
                                    <a:pt x="1" y="129"/>
                                  </a:lnTo>
                                  <a:lnTo>
                                    <a:pt x="1" y="128"/>
                                  </a:lnTo>
                                  <a:lnTo>
                                    <a:pt x="2" y="127"/>
                                  </a:lnTo>
                                  <a:lnTo>
                                    <a:pt x="2" y="126"/>
                                  </a:lnTo>
                                  <a:lnTo>
                                    <a:pt x="3" y="124"/>
                                  </a:lnTo>
                                  <a:lnTo>
                                    <a:pt x="4" y="122"/>
                                  </a:lnTo>
                                  <a:lnTo>
                                    <a:pt x="5" y="121"/>
                                  </a:lnTo>
                                  <a:lnTo>
                                    <a:pt x="7" y="117"/>
                                  </a:lnTo>
                                  <a:lnTo>
                                    <a:pt x="7" y="116"/>
                                  </a:lnTo>
                                  <a:lnTo>
                                    <a:pt x="8" y="115"/>
                                  </a:lnTo>
                                  <a:lnTo>
                                    <a:pt x="8" y="114"/>
                                  </a:lnTo>
                                  <a:lnTo>
                                    <a:pt x="8" y="113"/>
                                  </a:lnTo>
                                  <a:lnTo>
                                    <a:pt x="9" y="112"/>
                                  </a:lnTo>
                                  <a:lnTo>
                                    <a:pt x="9" y="111"/>
                                  </a:lnTo>
                                  <a:lnTo>
                                    <a:pt x="9" y="110"/>
                                  </a:lnTo>
                                  <a:lnTo>
                                    <a:pt x="11" y="108"/>
                                  </a:lnTo>
                                  <a:lnTo>
                                    <a:pt x="12" y="106"/>
                                  </a:lnTo>
                                  <a:lnTo>
                                    <a:pt x="12" y="105"/>
                                  </a:lnTo>
                                  <a:lnTo>
                                    <a:pt x="13" y="104"/>
                                  </a:lnTo>
                                  <a:lnTo>
                                    <a:pt x="13" y="103"/>
                                  </a:lnTo>
                                  <a:lnTo>
                                    <a:pt x="14" y="103"/>
                                  </a:lnTo>
                                  <a:lnTo>
                                    <a:pt x="14" y="102"/>
                                  </a:lnTo>
                                  <a:lnTo>
                                    <a:pt x="16" y="100"/>
                                  </a:lnTo>
                                  <a:lnTo>
                                    <a:pt x="17" y="100"/>
                                  </a:lnTo>
                                  <a:lnTo>
                                    <a:pt x="17" y="99"/>
                                  </a:lnTo>
                                  <a:lnTo>
                                    <a:pt x="18" y="99"/>
                                  </a:lnTo>
                                  <a:lnTo>
                                    <a:pt x="19" y="98"/>
                                  </a:lnTo>
                                  <a:lnTo>
                                    <a:pt x="20" y="97"/>
                                  </a:lnTo>
                                  <a:lnTo>
                                    <a:pt x="21" y="97"/>
                                  </a:lnTo>
                                  <a:lnTo>
                                    <a:pt x="22" y="96"/>
                                  </a:lnTo>
                                  <a:lnTo>
                                    <a:pt x="23" y="96"/>
                                  </a:lnTo>
                                  <a:lnTo>
                                    <a:pt x="24" y="95"/>
                                  </a:lnTo>
                                  <a:lnTo>
                                    <a:pt x="27" y="94"/>
                                  </a:lnTo>
                                  <a:lnTo>
                                    <a:pt x="28" y="93"/>
                                  </a:lnTo>
                                  <a:lnTo>
                                    <a:pt x="33" y="91"/>
                                  </a:lnTo>
                                  <a:lnTo>
                                    <a:pt x="34" y="90"/>
                                  </a:lnTo>
                                  <a:lnTo>
                                    <a:pt x="37" y="89"/>
                                  </a:lnTo>
                                  <a:lnTo>
                                    <a:pt x="38" y="89"/>
                                  </a:lnTo>
                                  <a:lnTo>
                                    <a:pt x="38" y="88"/>
                                  </a:lnTo>
                                  <a:lnTo>
                                    <a:pt x="39" y="88"/>
                                  </a:lnTo>
                                  <a:lnTo>
                                    <a:pt x="40" y="87"/>
                                  </a:lnTo>
                                  <a:lnTo>
                                    <a:pt x="41" y="87"/>
                                  </a:lnTo>
                                  <a:lnTo>
                                    <a:pt x="41" y="86"/>
                                  </a:lnTo>
                                  <a:lnTo>
                                    <a:pt x="42" y="86"/>
                                  </a:lnTo>
                                  <a:lnTo>
                                    <a:pt x="43" y="86"/>
                                  </a:lnTo>
                                  <a:lnTo>
                                    <a:pt x="44" y="85"/>
                                  </a:lnTo>
                                  <a:lnTo>
                                    <a:pt x="45" y="85"/>
                                  </a:lnTo>
                                  <a:lnTo>
                                    <a:pt x="45" y="84"/>
                                  </a:lnTo>
                                  <a:lnTo>
                                    <a:pt x="46" y="84"/>
                                  </a:lnTo>
                                  <a:lnTo>
                                    <a:pt x="47" y="83"/>
                                  </a:lnTo>
                                  <a:lnTo>
                                    <a:pt x="48" y="83"/>
                                  </a:lnTo>
                                  <a:lnTo>
                                    <a:pt x="54" y="80"/>
                                  </a:lnTo>
                                  <a:lnTo>
                                    <a:pt x="55" y="79"/>
                                  </a:lnTo>
                                  <a:lnTo>
                                    <a:pt x="56" y="79"/>
                                  </a:lnTo>
                                  <a:lnTo>
                                    <a:pt x="57" y="79"/>
                                  </a:lnTo>
                                  <a:lnTo>
                                    <a:pt x="57" y="78"/>
                                  </a:lnTo>
                                  <a:lnTo>
                                    <a:pt x="59" y="78"/>
                                  </a:lnTo>
                                  <a:lnTo>
                                    <a:pt x="60" y="77"/>
                                  </a:lnTo>
                                  <a:lnTo>
                                    <a:pt x="61" y="77"/>
                                  </a:lnTo>
                                  <a:lnTo>
                                    <a:pt x="62" y="76"/>
                                  </a:lnTo>
                                  <a:lnTo>
                                    <a:pt x="63" y="76"/>
                                  </a:lnTo>
                                  <a:lnTo>
                                    <a:pt x="64" y="75"/>
                                  </a:lnTo>
                                  <a:lnTo>
                                    <a:pt x="66" y="75"/>
                                  </a:lnTo>
                                  <a:lnTo>
                                    <a:pt x="66" y="74"/>
                                  </a:lnTo>
                                  <a:lnTo>
                                    <a:pt x="67" y="74"/>
                                  </a:lnTo>
                                  <a:lnTo>
                                    <a:pt x="69" y="72"/>
                                  </a:lnTo>
                                  <a:lnTo>
                                    <a:pt x="71" y="71"/>
                                  </a:lnTo>
                                  <a:lnTo>
                                    <a:pt x="71" y="70"/>
                                  </a:lnTo>
                                  <a:lnTo>
                                    <a:pt x="72" y="69"/>
                                  </a:lnTo>
                                  <a:lnTo>
                                    <a:pt x="72" y="68"/>
                                  </a:lnTo>
                                  <a:lnTo>
                                    <a:pt x="73" y="67"/>
                                  </a:lnTo>
                                  <a:lnTo>
                                    <a:pt x="73" y="66"/>
                                  </a:lnTo>
                                  <a:lnTo>
                                    <a:pt x="74" y="65"/>
                                  </a:lnTo>
                                  <a:lnTo>
                                    <a:pt x="75" y="61"/>
                                  </a:lnTo>
                                  <a:lnTo>
                                    <a:pt x="76" y="60"/>
                                  </a:lnTo>
                                  <a:lnTo>
                                    <a:pt x="76" y="57"/>
                                  </a:lnTo>
                                  <a:lnTo>
                                    <a:pt x="75" y="55"/>
                                  </a:lnTo>
                                  <a:lnTo>
                                    <a:pt x="74" y="55"/>
                                  </a:lnTo>
                                  <a:lnTo>
                                    <a:pt x="74" y="54"/>
                                  </a:lnTo>
                                  <a:lnTo>
                                    <a:pt x="73" y="54"/>
                                  </a:lnTo>
                                  <a:lnTo>
                                    <a:pt x="73" y="53"/>
                                  </a:lnTo>
                                  <a:lnTo>
                                    <a:pt x="71" y="51"/>
                                  </a:lnTo>
                                  <a:lnTo>
                                    <a:pt x="70" y="50"/>
                                  </a:lnTo>
                                  <a:lnTo>
                                    <a:pt x="69" y="49"/>
                                  </a:lnTo>
                                  <a:lnTo>
                                    <a:pt x="68" y="48"/>
                                  </a:lnTo>
                                  <a:lnTo>
                                    <a:pt x="68" y="47"/>
                                  </a:lnTo>
                                  <a:lnTo>
                                    <a:pt x="67" y="46"/>
                                  </a:lnTo>
                                  <a:lnTo>
                                    <a:pt x="66" y="46"/>
                                  </a:lnTo>
                                  <a:lnTo>
                                    <a:pt x="66" y="45"/>
                                  </a:lnTo>
                                  <a:lnTo>
                                    <a:pt x="65" y="45"/>
                                  </a:lnTo>
                                  <a:lnTo>
                                    <a:pt x="64" y="44"/>
                                  </a:lnTo>
                                  <a:lnTo>
                                    <a:pt x="63" y="44"/>
                                  </a:lnTo>
                                  <a:lnTo>
                                    <a:pt x="63" y="43"/>
                                  </a:lnTo>
                                  <a:lnTo>
                                    <a:pt x="59" y="42"/>
                                  </a:lnTo>
                                  <a:lnTo>
                                    <a:pt x="59" y="41"/>
                                  </a:lnTo>
                                  <a:lnTo>
                                    <a:pt x="58" y="41"/>
                                  </a:lnTo>
                                  <a:lnTo>
                                    <a:pt x="57" y="41"/>
                                  </a:lnTo>
                                  <a:lnTo>
                                    <a:pt x="56" y="40"/>
                                  </a:lnTo>
                                  <a:lnTo>
                                    <a:pt x="55" y="40"/>
                                  </a:lnTo>
                                  <a:lnTo>
                                    <a:pt x="53" y="39"/>
                                  </a:lnTo>
                                  <a:lnTo>
                                    <a:pt x="51" y="39"/>
                                  </a:lnTo>
                                  <a:lnTo>
                                    <a:pt x="51" y="38"/>
                                  </a:lnTo>
                                  <a:lnTo>
                                    <a:pt x="38" y="34"/>
                                  </a:lnTo>
                                  <a:lnTo>
                                    <a:pt x="37" y="34"/>
                                  </a:lnTo>
                                  <a:lnTo>
                                    <a:pt x="34" y="33"/>
                                  </a:lnTo>
                                  <a:lnTo>
                                    <a:pt x="33" y="33"/>
                                  </a:lnTo>
                                  <a:lnTo>
                                    <a:pt x="32" y="32"/>
                                  </a:lnTo>
                                  <a:lnTo>
                                    <a:pt x="31" y="32"/>
                                  </a:lnTo>
                                  <a:lnTo>
                                    <a:pt x="30" y="31"/>
                                  </a:lnTo>
                                  <a:lnTo>
                                    <a:pt x="29" y="31"/>
                                  </a:lnTo>
                                  <a:lnTo>
                                    <a:pt x="28" y="31"/>
                                  </a:lnTo>
                                  <a:lnTo>
                                    <a:pt x="26" y="30"/>
                                  </a:lnTo>
                                  <a:lnTo>
                                    <a:pt x="25" y="30"/>
                                  </a:lnTo>
                                  <a:lnTo>
                                    <a:pt x="25" y="29"/>
                                  </a:lnTo>
                                  <a:lnTo>
                                    <a:pt x="24" y="29"/>
                                  </a:lnTo>
                                  <a:lnTo>
                                    <a:pt x="23" y="29"/>
                                  </a:lnTo>
                                  <a:lnTo>
                                    <a:pt x="20" y="27"/>
                                  </a:lnTo>
                                  <a:lnTo>
                                    <a:pt x="19" y="27"/>
                                  </a:lnTo>
                                  <a:lnTo>
                                    <a:pt x="19" y="26"/>
                                  </a:lnTo>
                                  <a:lnTo>
                                    <a:pt x="18" y="26"/>
                                  </a:lnTo>
                                  <a:lnTo>
                                    <a:pt x="15" y="24"/>
                                  </a:lnTo>
                                  <a:lnTo>
                                    <a:pt x="14" y="23"/>
                                  </a:lnTo>
                                  <a:lnTo>
                                    <a:pt x="13" y="23"/>
                                  </a:lnTo>
                                  <a:lnTo>
                                    <a:pt x="13" y="22"/>
                                  </a:lnTo>
                                  <a:lnTo>
                                    <a:pt x="12" y="22"/>
                                  </a:lnTo>
                                  <a:lnTo>
                                    <a:pt x="11" y="21"/>
                                  </a:lnTo>
                                  <a:lnTo>
                                    <a:pt x="10" y="20"/>
                                  </a:lnTo>
                                  <a:lnTo>
                                    <a:pt x="7" y="17"/>
                                  </a:lnTo>
                                  <a:lnTo>
                                    <a:pt x="6" y="16"/>
                                  </a:lnTo>
                                  <a:lnTo>
                                    <a:pt x="6" y="15"/>
                                  </a:lnTo>
                                  <a:lnTo>
                                    <a:pt x="5" y="15"/>
                                  </a:lnTo>
                                  <a:lnTo>
                                    <a:pt x="5" y="14"/>
                                  </a:lnTo>
                                  <a:lnTo>
                                    <a:pt x="4" y="14"/>
                                  </a:lnTo>
                                  <a:lnTo>
                                    <a:pt x="4" y="13"/>
                                  </a:lnTo>
                                  <a:lnTo>
                                    <a:pt x="3" y="12"/>
                                  </a:lnTo>
                                  <a:lnTo>
                                    <a:pt x="2" y="10"/>
                                  </a:lnTo>
                                  <a:lnTo>
                                    <a:pt x="2" y="9"/>
                                  </a:lnTo>
                                  <a:lnTo>
                                    <a:pt x="2" y="8"/>
                                  </a:lnTo>
                                  <a:lnTo>
                                    <a:pt x="2" y="7"/>
                                  </a:lnTo>
                                  <a:lnTo>
                                    <a:pt x="1" y="6"/>
                                  </a:lnTo>
                                  <a:lnTo>
                                    <a:pt x="1" y="1"/>
                                  </a:lnTo>
                                  <a:lnTo>
                                    <a:pt x="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64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3" name="Line 13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364" y="450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1253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54" name="docshape310"/>
                          <wps:cNvSpPr>
                            <a:spLocks/>
                          </wps:cNvSpPr>
                          <wps:spPr bwMode="auto">
                            <a:xfrm>
                              <a:off x="8221" y="446"/>
                              <a:ext cx="54" cy="189"/>
                            </a:xfrm>
                            <a:custGeom>
                              <a:avLst/>
                              <a:gdLst>
                                <a:gd name="T0" fmla="+- 0 8224 8221"/>
                                <a:gd name="T1" fmla="*/ T0 w 54"/>
                                <a:gd name="T2" fmla="+- 0 447 447"/>
                                <a:gd name="T3" fmla="*/ 447 h 189"/>
                                <a:gd name="T4" fmla="+- 0 8221 8221"/>
                                <a:gd name="T5" fmla="*/ T4 w 54"/>
                                <a:gd name="T6" fmla="+- 0 447 447"/>
                                <a:gd name="T7" fmla="*/ 447 h 189"/>
                                <a:gd name="T8" fmla="+- 0 8221 8221"/>
                                <a:gd name="T9" fmla="*/ T8 w 54"/>
                                <a:gd name="T10" fmla="+- 0 635 447"/>
                                <a:gd name="T11" fmla="*/ 635 h 189"/>
                                <a:gd name="T12" fmla="+- 0 8222 8221"/>
                                <a:gd name="T13" fmla="*/ T12 w 54"/>
                                <a:gd name="T14" fmla="+- 0 635 447"/>
                                <a:gd name="T15" fmla="*/ 635 h 189"/>
                                <a:gd name="T16" fmla="+- 0 8228 8221"/>
                                <a:gd name="T17" fmla="*/ T16 w 54"/>
                                <a:gd name="T18" fmla="+- 0 590 447"/>
                                <a:gd name="T19" fmla="*/ 590 h 189"/>
                                <a:gd name="T20" fmla="+- 0 8253 8221"/>
                                <a:gd name="T21" fmla="*/ T20 w 54"/>
                                <a:gd name="T22" fmla="+- 0 555 447"/>
                                <a:gd name="T23" fmla="*/ 555 h 189"/>
                                <a:gd name="T24" fmla="+- 0 8272 8221"/>
                                <a:gd name="T25" fmla="*/ T24 w 54"/>
                                <a:gd name="T26" fmla="+- 0 537 447"/>
                                <a:gd name="T27" fmla="*/ 537 h 189"/>
                                <a:gd name="T28" fmla="+- 0 8275 8221"/>
                                <a:gd name="T29" fmla="*/ T28 w 54"/>
                                <a:gd name="T30" fmla="+- 0 521 447"/>
                                <a:gd name="T31" fmla="*/ 521 h 189"/>
                                <a:gd name="T32" fmla="+- 0 8273 8221"/>
                                <a:gd name="T33" fmla="*/ T32 w 54"/>
                                <a:gd name="T34" fmla="+- 0 509 447"/>
                                <a:gd name="T35" fmla="*/ 509 h 189"/>
                                <a:gd name="T36" fmla="+- 0 8269 8221"/>
                                <a:gd name="T37" fmla="*/ T36 w 54"/>
                                <a:gd name="T38" fmla="+- 0 504 447"/>
                                <a:gd name="T39" fmla="*/ 504 h 189"/>
                                <a:gd name="T40" fmla="+- 0 8250 8221"/>
                                <a:gd name="T41" fmla="*/ T40 w 54"/>
                                <a:gd name="T42" fmla="+- 0 490 447"/>
                                <a:gd name="T43" fmla="*/ 490 h 189"/>
                                <a:gd name="T44" fmla="+- 0 8240 8221"/>
                                <a:gd name="T45" fmla="*/ T44 w 54"/>
                                <a:gd name="T46" fmla="+- 0 479 447"/>
                                <a:gd name="T47" fmla="*/ 479 h 189"/>
                                <a:gd name="T48" fmla="+- 0 8227 8221"/>
                                <a:gd name="T49" fmla="*/ T48 w 54"/>
                                <a:gd name="T50" fmla="+- 0 458 447"/>
                                <a:gd name="T51" fmla="*/ 458 h 189"/>
                                <a:gd name="T52" fmla="+- 0 8224 8221"/>
                                <a:gd name="T53" fmla="*/ T52 w 54"/>
                                <a:gd name="T54" fmla="+- 0 447 447"/>
                                <a:gd name="T55" fmla="*/ 447 h 18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54" h="189">
                                  <a:moveTo>
                                    <a:pt x="3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88"/>
                                  </a:lnTo>
                                  <a:lnTo>
                                    <a:pt x="1" y="188"/>
                                  </a:lnTo>
                                  <a:lnTo>
                                    <a:pt x="7" y="143"/>
                                  </a:lnTo>
                                  <a:lnTo>
                                    <a:pt x="32" y="108"/>
                                  </a:lnTo>
                                  <a:lnTo>
                                    <a:pt x="51" y="90"/>
                                  </a:lnTo>
                                  <a:lnTo>
                                    <a:pt x="54" y="74"/>
                                  </a:lnTo>
                                  <a:lnTo>
                                    <a:pt x="52" y="62"/>
                                  </a:lnTo>
                                  <a:lnTo>
                                    <a:pt x="48" y="57"/>
                                  </a:lnTo>
                                  <a:lnTo>
                                    <a:pt x="29" y="43"/>
                                  </a:lnTo>
                                  <a:lnTo>
                                    <a:pt x="19" y="32"/>
                                  </a:lnTo>
                                  <a:lnTo>
                                    <a:pt x="6" y="11"/>
                                  </a:lnTo>
                                  <a:lnTo>
                                    <a:pt x="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64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5" name="Line 13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221" y="587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1253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56" name="docshape311"/>
                          <wps:cNvSpPr>
                            <a:spLocks/>
                          </wps:cNvSpPr>
                          <wps:spPr bwMode="auto">
                            <a:xfrm>
                              <a:off x="8221" y="381"/>
                              <a:ext cx="143" cy="163"/>
                            </a:xfrm>
                            <a:custGeom>
                              <a:avLst/>
                              <a:gdLst>
                                <a:gd name="T0" fmla="+- 0 8221 8221"/>
                                <a:gd name="T1" fmla="*/ T0 w 143"/>
                                <a:gd name="T2" fmla="+- 0 544 381"/>
                                <a:gd name="T3" fmla="*/ 544 h 163"/>
                                <a:gd name="T4" fmla="+- 0 8221 8221"/>
                                <a:gd name="T5" fmla="*/ T4 w 143"/>
                                <a:gd name="T6" fmla="+- 0 501 381"/>
                                <a:gd name="T7" fmla="*/ 501 h 163"/>
                                <a:gd name="T8" fmla="+- 0 8364 8221"/>
                                <a:gd name="T9" fmla="*/ T8 w 143"/>
                                <a:gd name="T10" fmla="+- 0 412 381"/>
                                <a:gd name="T11" fmla="*/ 412 h 163"/>
                                <a:gd name="T12" fmla="+- 0 8364 8221"/>
                                <a:gd name="T13" fmla="*/ T12 w 143"/>
                                <a:gd name="T14" fmla="+- 0 381 381"/>
                                <a:gd name="T15" fmla="*/ 381 h 16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43" h="163">
                                  <a:moveTo>
                                    <a:pt x="0" y="163"/>
                                  </a:moveTo>
                                  <a:lnTo>
                                    <a:pt x="0" y="120"/>
                                  </a:lnTo>
                                  <a:moveTo>
                                    <a:pt x="143" y="31"/>
                                  </a:moveTo>
                                  <a:lnTo>
                                    <a:pt x="143" y="0"/>
                                  </a:lnTo>
                                </a:path>
                              </a:pathLst>
                            </a:custGeom>
                            <a:noFill/>
                            <a:ln w="2927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7" name="docshape312"/>
                          <wps:cNvSpPr>
                            <a:spLocks/>
                          </wps:cNvSpPr>
                          <wps:spPr bwMode="auto">
                            <a:xfrm>
                              <a:off x="8213" y="516"/>
                              <a:ext cx="17" cy="17"/>
                            </a:xfrm>
                            <a:custGeom>
                              <a:avLst/>
                              <a:gdLst>
                                <a:gd name="T0" fmla="+- 0 8226 8213"/>
                                <a:gd name="T1" fmla="*/ T0 w 17"/>
                                <a:gd name="T2" fmla="+- 0 516 516"/>
                                <a:gd name="T3" fmla="*/ 516 h 17"/>
                                <a:gd name="T4" fmla="+- 0 8217 8213"/>
                                <a:gd name="T5" fmla="*/ T4 w 17"/>
                                <a:gd name="T6" fmla="+- 0 516 516"/>
                                <a:gd name="T7" fmla="*/ 516 h 17"/>
                                <a:gd name="T8" fmla="+- 0 8213 8213"/>
                                <a:gd name="T9" fmla="*/ T8 w 17"/>
                                <a:gd name="T10" fmla="+- 0 520 516"/>
                                <a:gd name="T11" fmla="*/ 520 h 17"/>
                                <a:gd name="T12" fmla="+- 0 8213 8213"/>
                                <a:gd name="T13" fmla="*/ T12 w 17"/>
                                <a:gd name="T14" fmla="+- 0 525 516"/>
                                <a:gd name="T15" fmla="*/ 525 h 17"/>
                                <a:gd name="T16" fmla="+- 0 8213 8213"/>
                                <a:gd name="T17" fmla="*/ T16 w 17"/>
                                <a:gd name="T18" fmla="+- 0 529 516"/>
                                <a:gd name="T19" fmla="*/ 529 h 17"/>
                                <a:gd name="T20" fmla="+- 0 8217 8213"/>
                                <a:gd name="T21" fmla="*/ T20 w 17"/>
                                <a:gd name="T22" fmla="+- 0 533 516"/>
                                <a:gd name="T23" fmla="*/ 533 h 17"/>
                                <a:gd name="T24" fmla="+- 0 8226 8213"/>
                                <a:gd name="T25" fmla="*/ T24 w 17"/>
                                <a:gd name="T26" fmla="+- 0 533 516"/>
                                <a:gd name="T27" fmla="*/ 533 h 17"/>
                                <a:gd name="T28" fmla="+- 0 8229 8213"/>
                                <a:gd name="T29" fmla="*/ T28 w 17"/>
                                <a:gd name="T30" fmla="+- 0 529 516"/>
                                <a:gd name="T31" fmla="*/ 529 h 17"/>
                                <a:gd name="T32" fmla="+- 0 8229 8213"/>
                                <a:gd name="T33" fmla="*/ T32 w 17"/>
                                <a:gd name="T34" fmla="+- 0 520 516"/>
                                <a:gd name="T35" fmla="*/ 520 h 17"/>
                                <a:gd name="T36" fmla="+- 0 8226 8213"/>
                                <a:gd name="T37" fmla="*/ T36 w 17"/>
                                <a:gd name="T38" fmla="+- 0 516 516"/>
                                <a:gd name="T39" fmla="*/ 516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3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4" y="17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8" name="docshape313"/>
                          <wps:cNvSpPr>
                            <a:spLocks/>
                          </wps:cNvSpPr>
                          <wps:spPr bwMode="auto">
                            <a:xfrm>
                              <a:off x="8213" y="516"/>
                              <a:ext cx="17" cy="17"/>
                            </a:xfrm>
                            <a:custGeom>
                              <a:avLst/>
                              <a:gdLst>
                                <a:gd name="T0" fmla="+- 0 8213 8213"/>
                                <a:gd name="T1" fmla="*/ T0 w 17"/>
                                <a:gd name="T2" fmla="+- 0 525 516"/>
                                <a:gd name="T3" fmla="*/ 525 h 17"/>
                                <a:gd name="T4" fmla="+- 0 8213 8213"/>
                                <a:gd name="T5" fmla="*/ T4 w 17"/>
                                <a:gd name="T6" fmla="+- 0 520 516"/>
                                <a:gd name="T7" fmla="*/ 520 h 17"/>
                                <a:gd name="T8" fmla="+- 0 8217 8213"/>
                                <a:gd name="T9" fmla="*/ T8 w 17"/>
                                <a:gd name="T10" fmla="+- 0 516 516"/>
                                <a:gd name="T11" fmla="*/ 516 h 17"/>
                                <a:gd name="T12" fmla="+- 0 8221 8213"/>
                                <a:gd name="T13" fmla="*/ T12 w 17"/>
                                <a:gd name="T14" fmla="+- 0 516 516"/>
                                <a:gd name="T15" fmla="*/ 516 h 17"/>
                                <a:gd name="T16" fmla="+- 0 8226 8213"/>
                                <a:gd name="T17" fmla="*/ T16 w 17"/>
                                <a:gd name="T18" fmla="+- 0 516 516"/>
                                <a:gd name="T19" fmla="*/ 516 h 17"/>
                                <a:gd name="T20" fmla="+- 0 8229 8213"/>
                                <a:gd name="T21" fmla="*/ T20 w 17"/>
                                <a:gd name="T22" fmla="+- 0 520 516"/>
                                <a:gd name="T23" fmla="*/ 520 h 17"/>
                                <a:gd name="T24" fmla="+- 0 8229 8213"/>
                                <a:gd name="T25" fmla="*/ T24 w 17"/>
                                <a:gd name="T26" fmla="+- 0 525 516"/>
                                <a:gd name="T27" fmla="*/ 525 h 17"/>
                                <a:gd name="T28" fmla="+- 0 8229 8213"/>
                                <a:gd name="T29" fmla="*/ T28 w 17"/>
                                <a:gd name="T30" fmla="+- 0 529 516"/>
                                <a:gd name="T31" fmla="*/ 529 h 17"/>
                                <a:gd name="T32" fmla="+- 0 8226 8213"/>
                                <a:gd name="T33" fmla="*/ T32 w 17"/>
                                <a:gd name="T34" fmla="+- 0 533 516"/>
                                <a:gd name="T35" fmla="*/ 533 h 17"/>
                                <a:gd name="T36" fmla="+- 0 8221 8213"/>
                                <a:gd name="T37" fmla="*/ T36 w 17"/>
                                <a:gd name="T38" fmla="+- 0 533 516"/>
                                <a:gd name="T39" fmla="*/ 533 h 17"/>
                                <a:gd name="T40" fmla="+- 0 8217 8213"/>
                                <a:gd name="T41" fmla="*/ T40 w 17"/>
                                <a:gd name="T42" fmla="+- 0 533 516"/>
                                <a:gd name="T43" fmla="*/ 533 h 17"/>
                                <a:gd name="T44" fmla="+- 0 8213 8213"/>
                                <a:gd name="T45" fmla="*/ T44 w 17"/>
                                <a:gd name="T46" fmla="+- 0 529 516"/>
                                <a:gd name="T47" fmla="*/ 529 h 17"/>
                                <a:gd name="T48" fmla="+- 0 8213 8213"/>
                                <a:gd name="T49" fmla="*/ T48 w 17"/>
                                <a:gd name="T50" fmla="+- 0 525 516"/>
                                <a:gd name="T51" fmla="*/ 525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9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4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9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4" y="17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9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9" name="docshape314"/>
                          <wps:cNvSpPr>
                            <a:spLocks/>
                          </wps:cNvSpPr>
                          <wps:spPr bwMode="auto">
                            <a:xfrm>
                              <a:off x="8355" y="391"/>
                              <a:ext cx="17" cy="17"/>
                            </a:xfrm>
                            <a:custGeom>
                              <a:avLst/>
                              <a:gdLst>
                                <a:gd name="T0" fmla="+- 0 8369 8356"/>
                                <a:gd name="T1" fmla="*/ T0 w 17"/>
                                <a:gd name="T2" fmla="+- 0 391 391"/>
                                <a:gd name="T3" fmla="*/ 391 h 17"/>
                                <a:gd name="T4" fmla="+- 0 8360 8356"/>
                                <a:gd name="T5" fmla="*/ T4 w 17"/>
                                <a:gd name="T6" fmla="+- 0 391 391"/>
                                <a:gd name="T7" fmla="*/ 391 h 17"/>
                                <a:gd name="T8" fmla="+- 0 8356 8356"/>
                                <a:gd name="T9" fmla="*/ T8 w 17"/>
                                <a:gd name="T10" fmla="+- 0 395 391"/>
                                <a:gd name="T11" fmla="*/ 395 h 17"/>
                                <a:gd name="T12" fmla="+- 0 8356 8356"/>
                                <a:gd name="T13" fmla="*/ T12 w 17"/>
                                <a:gd name="T14" fmla="+- 0 399 391"/>
                                <a:gd name="T15" fmla="*/ 399 h 17"/>
                                <a:gd name="T16" fmla="+- 0 8356 8356"/>
                                <a:gd name="T17" fmla="*/ T16 w 17"/>
                                <a:gd name="T18" fmla="+- 0 404 391"/>
                                <a:gd name="T19" fmla="*/ 404 h 17"/>
                                <a:gd name="T20" fmla="+- 0 8360 8356"/>
                                <a:gd name="T21" fmla="*/ T20 w 17"/>
                                <a:gd name="T22" fmla="+- 0 408 391"/>
                                <a:gd name="T23" fmla="*/ 408 h 17"/>
                                <a:gd name="T24" fmla="+- 0 8369 8356"/>
                                <a:gd name="T25" fmla="*/ T24 w 17"/>
                                <a:gd name="T26" fmla="+- 0 408 391"/>
                                <a:gd name="T27" fmla="*/ 408 h 17"/>
                                <a:gd name="T28" fmla="+- 0 8372 8356"/>
                                <a:gd name="T29" fmla="*/ T28 w 17"/>
                                <a:gd name="T30" fmla="+- 0 404 391"/>
                                <a:gd name="T31" fmla="*/ 404 h 17"/>
                                <a:gd name="T32" fmla="+- 0 8372 8356"/>
                                <a:gd name="T33" fmla="*/ T32 w 17"/>
                                <a:gd name="T34" fmla="+- 0 395 391"/>
                                <a:gd name="T35" fmla="*/ 395 h 17"/>
                                <a:gd name="T36" fmla="+- 0 8369 8356"/>
                                <a:gd name="T37" fmla="*/ T36 w 17"/>
                                <a:gd name="T38" fmla="+- 0 391 391"/>
                                <a:gd name="T39" fmla="*/ 391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3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4" y="17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0" name="docshape315"/>
                          <wps:cNvSpPr>
                            <a:spLocks/>
                          </wps:cNvSpPr>
                          <wps:spPr bwMode="auto">
                            <a:xfrm>
                              <a:off x="8355" y="391"/>
                              <a:ext cx="17" cy="17"/>
                            </a:xfrm>
                            <a:custGeom>
                              <a:avLst/>
                              <a:gdLst>
                                <a:gd name="T0" fmla="+- 0 8356 8356"/>
                                <a:gd name="T1" fmla="*/ T0 w 17"/>
                                <a:gd name="T2" fmla="+- 0 399 391"/>
                                <a:gd name="T3" fmla="*/ 399 h 17"/>
                                <a:gd name="T4" fmla="+- 0 8356 8356"/>
                                <a:gd name="T5" fmla="*/ T4 w 17"/>
                                <a:gd name="T6" fmla="+- 0 395 391"/>
                                <a:gd name="T7" fmla="*/ 395 h 17"/>
                                <a:gd name="T8" fmla="+- 0 8360 8356"/>
                                <a:gd name="T9" fmla="*/ T8 w 17"/>
                                <a:gd name="T10" fmla="+- 0 391 391"/>
                                <a:gd name="T11" fmla="*/ 391 h 17"/>
                                <a:gd name="T12" fmla="+- 0 8364 8356"/>
                                <a:gd name="T13" fmla="*/ T12 w 17"/>
                                <a:gd name="T14" fmla="+- 0 391 391"/>
                                <a:gd name="T15" fmla="*/ 391 h 17"/>
                                <a:gd name="T16" fmla="+- 0 8369 8356"/>
                                <a:gd name="T17" fmla="*/ T16 w 17"/>
                                <a:gd name="T18" fmla="+- 0 391 391"/>
                                <a:gd name="T19" fmla="*/ 391 h 17"/>
                                <a:gd name="T20" fmla="+- 0 8372 8356"/>
                                <a:gd name="T21" fmla="*/ T20 w 17"/>
                                <a:gd name="T22" fmla="+- 0 395 391"/>
                                <a:gd name="T23" fmla="*/ 395 h 17"/>
                                <a:gd name="T24" fmla="+- 0 8372 8356"/>
                                <a:gd name="T25" fmla="*/ T24 w 17"/>
                                <a:gd name="T26" fmla="+- 0 399 391"/>
                                <a:gd name="T27" fmla="*/ 399 h 17"/>
                                <a:gd name="T28" fmla="+- 0 8372 8356"/>
                                <a:gd name="T29" fmla="*/ T28 w 17"/>
                                <a:gd name="T30" fmla="+- 0 404 391"/>
                                <a:gd name="T31" fmla="*/ 404 h 17"/>
                                <a:gd name="T32" fmla="+- 0 8369 8356"/>
                                <a:gd name="T33" fmla="*/ T32 w 17"/>
                                <a:gd name="T34" fmla="+- 0 408 391"/>
                                <a:gd name="T35" fmla="*/ 408 h 17"/>
                                <a:gd name="T36" fmla="+- 0 8364 8356"/>
                                <a:gd name="T37" fmla="*/ T36 w 17"/>
                                <a:gd name="T38" fmla="+- 0 408 391"/>
                                <a:gd name="T39" fmla="*/ 408 h 17"/>
                                <a:gd name="T40" fmla="+- 0 8360 8356"/>
                                <a:gd name="T41" fmla="*/ T40 w 17"/>
                                <a:gd name="T42" fmla="+- 0 408 391"/>
                                <a:gd name="T43" fmla="*/ 408 h 17"/>
                                <a:gd name="T44" fmla="+- 0 8356 8356"/>
                                <a:gd name="T45" fmla="*/ T44 w 17"/>
                                <a:gd name="T46" fmla="+- 0 404 391"/>
                                <a:gd name="T47" fmla="*/ 404 h 17"/>
                                <a:gd name="T48" fmla="+- 0 8356 8356"/>
                                <a:gd name="T49" fmla="*/ T48 w 17"/>
                                <a:gd name="T50" fmla="+- 0 399 391"/>
                                <a:gd name="T51" fmla="*/ 399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4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4" y="17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8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1" name="docshape316"/>
                          <wps:cNvSpPr>
                            <a:spLocks/>
                          </wps:cNvSpPr>
                          <wps:spPr bwMode="auto">
                            <a:xfrm>
                              <a:off x="8213" y="516"/>
                              <a:ext cx="17" cy="17"/>
                            </a:xfrm>
                            <a:custGeom>
                              <a:avLst/>
                              <a:gdLst>
                                <a:gd name="T0" fmla="+- 0 8226 8213"/>
                                <a:gd name="T1" fmla="*/ T0 w 17"/>
                                <a:gd name="T2" fmla="+- 0 516 516"/>
                                <a:gd name="T3" fmla="*/ 516 h 17"/>
                                <a:gd name="T4" fmla="+- 0 8217 8213"/>
                                <a:gd name="T5" fmla="*/ T4 w 17"/>
                                <a:gd name="T6" fmla="+- 0 516 516"/>
                                <a:gd name="T7" fmla="*/ 516 h 17"/>
                                <a:gd name="T8" fmla="+- 0 8213 8213"/>
                                <a:gd name="T9" fmla="*/ T8 w 17"/>
                                <a:gd name="T10" fmla="+- 0 520 516"/>
                                <a:gd name="T11" fmla="*/ 520 h 17"/>
                                <a:gd name="T12" fmla="+- 0 8213 8213"/>
                                <a:gd name="T13" fmla="*/ T12 w 17"/>
                                <a:gd name="T14" fmla="+- 0 525 516"/>
                                <a:gd name="T15" fmla="*/ 525 h 17"/>
                                <a:gd name="T16" fmla="+- 0 8213 8213"/>
                                <a:gd name="T17" fmla="*/ T16 w 17"/>
                                <a:gd name="T18" fmla="+- 0 529 516"/>
                                <a:gd name="T19" fmla="*/ 529 h 17"/>
                                <a:gd name="T20" fmla="+- 0 8217 8213"/>
                                <a:gd name="T21" fmla="*/ T20 w 17"/>
                                <a:gd name="T22" fmla="+- 0 533 516"/>
                                <a:gd name="T23" fmla="*/ 533 h 17"/>
                                <a:gd name="T24" fmla="+- 0 8226 8213"/>
                                <a:gd name="T25" fmla="*/ T24 w 17"/>
                                <a:gd name="T26" fmla="+- 0 533 516"/>
                                <a:gd name="T27" fmla="*/ 533 h 17"/>
                                <a:gd name="T28" fmla="+- 0 8229 8213"/>
                                <a:gd name="T29" fmla="*/ T28 w 17"/>
                                <a:gd name="T30" fmla="+- 0 529 516"/>
                                <a:gd name="T31" fmla="*/ 529 h 17"/>
                                <a:gd name="T32" fmla="+- 0 8229 8213"/>
                                <a:gd name="T33" fmla="*/ T32 w 17"/>
                                <a:gd name="T34" fmla="+- 0 520 516"/>
                                <a:gd name="T35" fmla="*/ 520 h 17"/>
                                <a:gd name="T36" fmla="+- 0 8226 8213"/>
                                <a:gd name="T37" fmla="*/ T36 w 17"/>
                                <a:gd name="T38" fmla="+- 0 516 516"/>
                                <a:gd name="T39" fmla="*/ 516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3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4" y="17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2" name="docshape317"/>
                          <wps:cNvSpPr>
                            <a:spLocks/>
                          </wps:cNvSpPr>
                          <wps:spPr bwMode="auto">
                            <a:xfrm>
                              <a:off x="8213" y="516"/>
                              <a:ext cx="17" cy="17"/>
                            </a:xfrm>
                            <a:custGeom>
                              <a:avLst/>
                              <a:gdLst>
                                <a:gd name="T0" fmla="+- 0 8213 8213"/>
                                <a:gd name="T1" fmla="*/ T0 w 17"/>
                                <a:gd name="T2" fmla="+- 0 525 516"/>
                                <a:gd name="T3" fmla="*/ 525 h 17"/>
                                <a:gd name="T4" fmla="+- 0 8213 8213"/>
                                <a:gd name="T5" fmla="*/ T4 w 17"/>
                                <a:gd name="T6" fmla="+- 0 520 516"/>
                                <a:gd name="T7" fmla="*/ 520 h 17"/>
                                <a:gd name="T8" fmla="+- 0 8217 8213"/>
                                <a:gd name="T9" fmla="*/ T8 w 17"/>
                                <a:gd name="T10" fmla="+- 0 516 516"/>
                                <a:gd name="T11" fmla="*/ 516 h 17"/>
                                <a:gd name="T12" fmla="+- 0 8221 8213"/>
                                <a:gd name="T13" fmla="*/ T12 w 17"/>
                                <a:gd name="T14" fmla="+- 0 516 516"/>
                                <a:gd name="T15" fmla="*/ 516 h 17"/>
                                <a:gd name="T16" fmla="+- 0 8226 8213"/>
                                <a:gd name="T17" fmla="*/ T16 w 17"/>
                                <a:gd name="T18" fmla="+- 0 516 516"/>
                                <a:gd name="T19" fmla="*/ 516 h 17"/>
                                <a:gd name="T20" fmla="+- 0 8229 8213"/>
                                <a:gd name="T21" fmla="*/ T20 w 17"/>
                                <a:gd name="T22" fmla="+- 0 520 516"/>
                                <a:gd name="T23" fmla="*/ 520 h 17"/>
                                <a:gd name="T24" fmla="+- 0 8229 8213"/>
                                <a:gd name="T25" fmla="*/ T24 w 17"/>
                                <a:gd name="T26" fmla="+- 0 525 516"/>
                                <a:gd name="T27" fmla="*/ 525 h 17"/>
                                <a:gd name="T28" fmla="+- 0 8229 8213"/>
                                <a:gd name="T29" fmla="*/ T28 w 17"/>
                                <a:gd name="T30" fmla="+- 0 529 516"/>
                                <a:gd name="T31" fmla="*/ 529 h 17"/>
                                <a:gd name="T32" fmla="+- 0 8226 8213"/>
                                <a:gd name="T33" fmla="*/ T32 w 17"/>
                                <a:gd name="T34" fmla="+- 0 533 516"/>
                                <a:gd name="T35" fmla="*/ 533 h 17"/>
                                <a:gd name="T36" fmla="+- 0 8221 8213"/>
                                <a:gd name="T37" fmla="*/ T36 w 17"/>
                                <a:gd name="T38" fmla="+- 0 533 516"/>
                                <a:gd name="T39" fmla="*/ 533 h 17"/>
                                <a:gd name="T40" fmla="+- 0 8217 8213"/>
                                <a:gd name="T41" fmla="*/ T40 w 17"/>
                                <a:gd name="T42" fmla="+- 0 533 516"/>
                                <a:gd name="T43" fmla="*/ 533 h 17"/>
                                <a:gd name="T44" fmla="+- 0 8213 8213"/>
                                <a:gd name="T45" fmla="*/ T44 w 17"/>
                                <a:gd name="T46" fmla="+- 0 529 516"/>
                                <a:gd name="T47" fmla="*/ 529 h 17"/>
                                <a:gd name="T48" fmla="+- 0 8213 8213"/>
                                <a:gd name="T49" fmla="*/ T48 w 17"/>
                                <a:gd name="T50" fmla="+- 0 525 516"/>
                                <a:gd name="T51" fmla="*/ 525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9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4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9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4" y="17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9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3" name="docshape318"/>
                          <wps:cNvSpPr>
                            <a:spLocks/>
                          </wps:cNvSpPr>
                          <wps:spPr bwMode="auto">
                            <a:xfrm>
                              <a:off x="8355" y="391"/>
                              <a:ext cx="17" cy="17"/>
                            </a:xfrm>
                            <a:custGeom>
                              <a:avLst/>
                              <a:gdLst>
                                <a:gd name="T0" fmla="+- 0 8369 8356"/>
                                <a:gd name="T1" fmla="*/ T0 w 17"/>
                                <a:gd name="T2" fmla="+- 0 391 391"/>
                                <a:gd name="T3" fmla="*/ 391 h 17"/>
                                <a:gd name="T4" fmla="+- 0 8360 8356"/>
                                <a:gd name="T5" fmla="*/ T4 w 17"/>
                                <a:gd name="T6" fmla="+- 0 391 391"/>
                                <a:gd name="T7" fmla="*/ 391 h 17"/>
                                <a:gd name="T8" fmla="+- 0 8356 8356"/>
                                <a:gd name="T9" fmla="*/ T8 w 17"/>
                                <a:gd name="T10" fmla="+- 0 395 391"/>
                                <a:gd name="T11" fmla="*/ 395 h 17"/>
                                <a:gd name="T12" fmla="+- 0 8356 8356"/>
                                <a:gd name="T13" fmla="*/ T12 w 17"/>
                                <a:gd name="T14" fmla="+- 0 399 391"/>
                                <a:gd name="T15" fmla="*/ 399 h 17"/>
                                <a:gd name="T16" fmla="+- 0 8356 8356"/>
                                <a:gd name="T17" fmla="*/ T16 w 17"/>
                                <a:gd name="T18" fmla="+- 0 404 391"/>
                                <a:gd name="T19" fmla="*/ 404 h 17"/>
                                <a:gd name="T20" fmla="+- 0 8360 8356"/>
                                <a:gd name="T21" fmla="*/ T20 w 17"/>
                                <a:gd name="T22" fmla="+- 0 408 391"/>
                                <a:gd name="T23" fmla="*/ 408 h 17"/>
                                <a:gd name="T24" fmla="+- 0 8369 8356"/>
                                <a:gd name="T25" fmla="*/ T24 w 17"/>
                                <a:gd name="T26" fmla="+- 0 408 391"/>
                                <a:gd name="T27" fmla="*/ 408 h 17"/>
                                <a:gd name="T28" fmla="+- 0 8372 8356"/>
                                <a:gd name="T29" fmla="*/ T28 w 17"/>
                                <a:gd name="T30" fmla="+- 0 404 391"/>
                                <a:gd name="T31" fmla="*/ 404 h 17"/>
                                <a:gd name="T32" fmla="+- 0 8372 8356"/>
                                <a:gd name="T33" fmla="*/ T32 w 17"/>
                                <a:gd name="T34" fmla="+- 0 395 391"/>
                                <a:gd name="T35" fmla="*/ 395 h 17"/>
                                <a:gd name="T36" fmla="+- 0 8369 8356"/>
                                <a:gd name="T37" fmla="*/ T36 w 17"/>
                                <a:gd name="T38" fmla="+- 0 391 391"/>
                                <a:gd name="T39" fmla="*/ 391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3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4" y="17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4" name="docshape319"/>
                          <wps:cNvSpPr>
                            <a:spLocks/>
                          </wps:cNvSpPr>
                          <wps:spPr bwMode="auto">
                            <a:xfrm>
                              <a:off x="8355" y="391"/>
                              <a:ext cx="17" cy="17"/>
                            </a:xfrm>
                            <a:custGeom>
                              <a:avLst/>
                              <a:gdLst>
                                <a:gd name="T0" fmla="+- 0 8356 8356"/>
                                <a:gd name="T1" fmla="*/ T0 w 17"/>
                                <a:gd name="T2" fmla="+- 0 399 391"/>
                                <a:gd name="T3" fmla="*/ 399 h 17"/>
                                <a:gd name="T4" fmla="+- 0 8356 8356"/>
                                <a:gd name="T5" fmla="*/ T4 w 17"/>
                                <a:gd name="T6" fmla="+- 0 395 391"/>
                                <a:gd name="T7" fmla="*/ 395 h 17"/>
                                <a:gd name="T8" fmla="+- 0 8360 8356"/>
                                <a:gd name="T9" fmla="*/ T8 w 17"/>
                                <a:gd name="T10" fmla="+- 0 391 391"/>
                                <a:gd name="T11" fmla="*/ 391 h 17"/>
                                <a:gd name="T12" fmla="+- 0 8364 8356"/>
                                <a:gd name="T13" fmla="*/ T12 w 17"/>
                                <a:gd name="T14" fmla="+- 0 391 391"/>
                                <a:gd name="T15" fmla="*/ 391 h 17"/>
                                <a:gd name="T16" fmla="+- 0 8369 8356"/>
                                <a:gd name="T17" fmla="*/ T16 w 17"/>
                                <a:gd name="T18" fmla="+- 0 391 391"/>
                                <a:gd name="T19" fmla="*/ 391 h 17"/>
                                <a:gd name="T20" fmla="+- 0 8372 8356"/>
                                <a:gd name="T21" fmla="*/ T20 w 17"/>
                                <a:gd name="T22" fmla="+- 0 395 391"/>
                                <a:gd name="T23" fmla="*/ 395 h 17"/>
                                <a:gd name="T24" fmla="+- 0 8372 8356"/>
                                <a:gd name="T25" fmla="*/ T24 w 17"/>
                                <a:gd name="T26" fmla="+- 0 399 391"/>
                                <a:gd name="T27" fmla="*/ 399 h 17"/>
                                <a:gd name="T28" fmla="+- 0 8372 8356"/>
                                <a:gd name="T29" fmla="*/ T28 w 17"/>
                                <a:gd name="T30" fmla="+- 0 404 391"/>
                                <a:gd name="T31" fmla="*/ 404 h 17"/>
                                <a:gd name="T32" fmla="+- 0 8369 8356"/>
                                <a:gd name="T33" fmla="*/ T32 w 17"/>
                                <a:gd name="T34" fmla="+- 0 408 391"/>
                                <a:gd name="T35" fmla="*/ 408 h 17"/>
                                <a:gd name="T36" fmla="+- 0 8364 8356"/>
                                <a:gd name="T37" fmla="*/ T36 w 17"/>
                                <a:gd name="T38" fmla="+- 0 408 391"/>
                                <a:gd name="T39" fmla="*/ 408 h 17"/>
                                <a:gd name="T40" fmla="+- 0 8360 8356"/>
                                <a:gd name="T41" fmla="*/ T40 w 17"/>
                                <a:gd name="T42" fmla="+- 0 408 391"/>
                                <a:gd name="T43" fmla="*/ 408 h 17"/>
                                <a:gd name="T44" fmla="+- 0 8356 8356"/>
                                <a:gd name="T45" fmla="*/ T44 w 17"/>
                                <a:gd name="T46" fmla="+- 0 404 391"/>
                                <a:gd name="T47" fmla="*/ 404 h 17"/>
                                <a:gd name="T48" fmla="+- 0 8356 8356"/>
                                <a:gd name="T49" fmla="*/ T48 w 17"/>
                                <a:gd name="T50" fmla="+- 0 399 391"/>
                                <a:gd name="T51" fmla="*/ 399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4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4" y="17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8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5" name="Line 12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850" y="644"/>
                              <a:ext cx="942" cy="0"/>
                            </a:xfrm>
                            <a:prstGeom prst="line">
                              <a:avLst/>
                            </a:pr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403BB784" id="docshapegroup298" o:spid="_x0000_s1026" style="position:absolute;margin-left:392.5pt;margin-top:16.9pt;width:47.15pt;height:19.05pt;z-index:15758336;mso-position-horizontal-relative:page" coordorigin="7850,338" coordsize="943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">
                  <v:shape id="docshape299" o:spid="_x0000_s1027" style="position:absolute;left:8078;top:475;width:45;height:210;visibility:visible;mso-wrap-style:square;v-text-anchor:top" coordsize="45,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" path="m,l,,,210r1,l6,178r3,-9l26,140r9,-11l37,123,44,95,38,82,34,72,31,63,25,54,11,38,3,19,,xe" fillcolor="black" stroked="f">
                    <v:fill opacity="32896f"/>
                    <v:path arrowok="t" o:connecttype="custom" o:connectlocs="0,475;0,475;0,685;1,685;6,653;9,644;26,615;35,604;37,598;44,570;38,557;34,547;31,538;25,529;11,513;3,494;0,475" o:connectangles="0,0,0,0,0,0,0,0,0,0,0,0,0,0,0,0,0"/>
                  </v:shape>
                  <v:line id="Line 148" o:spid="_x0000_s1028" style="position:absolute;visibility:visible;mso-wrap-style:square" from="8079,654" to="8079,6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" strokeweight=".34811mm"/>
                  <v:line id="Line 147" o:spid="_x0000_s1029" style="position:absolute;visibility:visible;mso-wrap-style:square" from="8079,605" to="8079,6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" strokeweight=".81319mm"/>
                  <v:shape id="docshape300" o:spid="_x0000_s1030" style="position:absolute;left:8070;top:56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" path="m13,l4,,,4,,8r,5l4,16r9,l17,13r,-9l13,xe" fillcolor="black" stroked="f">
                    <v:fill opacity="32896f"/>
                    <v:path arrowok="t" o:connecttype="custom" o:connectlocs="13,567;4,567;0,571;0,575;0,580;4,583;13,583;17,580;17,571;13,567" o:connectangles="0,0,0,0,0,0,0,0,0,0"/>
                  </v:shape>
                  <v:shape id="docshape301" o:spid="_x0000_s1031" style="position:absolute;left:8070;top:56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" path="m,8l,4,4,,9,r4,l17,4r,4l17,13r-4,3l9,16r-5,l,13,,8e" filled="f" strokeweight=".28828mm">
                    <v:path arrowok="t" o:connecttype="custom" o:connectlocs="0,575;0,571;4,567;9,567;13,567;17,571;17,575;17,580;13,583;9,583;4,583;0,580;0,575" o:connectangles="0,0,0,0,0,0,0,0,0,0,0,0,0"/>
                  </v:shape>
                  <v:shape id="docshape302" o:spid="_x0000_s1032" style="position:absolute;left:8070;top:56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" path="m13,l4,,,4,,8r,5l4,16r9,l17,13r,-9l13,xe" fillcolor="black" stroked="f">
                    <v:fill opacity="32896f"/>
                    <v:path arrowok="t" o:connecttype="custom" o:connectlocs="13,567;4,567;0,571;0,575;0,580;4,583;13,583;17,580;17,571;13,567" o:connectangles="0,0,0,0,0,0,0,0,0,0"/>
                  </v:shape>
                  <v:shape id="docshape303" o:spid="_x0000_s1033" style="position:absolute;left:8070;top:56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" path="m,8l,4,4,,9,r4,l17,4r,4l17,13r-4,3l9,16r-5,l,13,,8e" filled="f" strokeweight=".28828mm">
                    <v:path arrowok="t" o:connecttype="custom" o:connectlocs="0,575;0,571;4,567;9,567;13,567;17,571;17,575;17,580;13,583;9,583;4,583;0,580;0,575" o:connectangles="0,0,0,0,0,0,0,0,0,0,0,0,0"/>
                  </v:shape>
                  <v:shape id="docshape304" o:spid="_x0000_s1034" style="position:absolute;left:7935;top:460;width:43;height:259;visibility:visible;mso-wrap-style:square;v-text-anchor:top" coordsize="43,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" path="m,l,,,258,8,196,19,172,36,154r3,-5l41,142r1,-15l41,121,34,105,32,94,18,68,8,51,2,33,,xe" fillcolor="black" stroked="f">
                    <v:fill opacity="32896f"/>
                    <v:path arrowok="t" o:connecttype="custom" o:connectlocs="0,460;0,460;0,718;0,718;8,656;19,632;36,614;39,609;41,602;42,587;41,581;34,565;32,554;18,528;8,511;2,493;0,460" o:connectangles="0,0,0,0,0,0,0,0,0,0,0,0,0,0,0,0,0"/>
                  </v:shape>
                  <v:line id="Line 141" o:spid="_x0000_s1035" style="position:absolute;visibility:visible;mso-wrap-style:square" from="7936,665" to="7936,6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" strokeweight=".34811mm"/>
                  <v:line id="Line 140" o:spid="_x0000_s1036" style="position:absolute;visibility:visible;mso-wrap-style:square" from="7936,619" to="7936,6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" strokeweight=".81319mm"/>
                  <v:shape id="docshape305" o:spid="_x0000_s1037" style="position:absolute;left:7927;top:57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" path="m12,l3,,,4,,8r,5l3,16r9,l16,13r,-9l12,xe" fillcolor="black" stroked="f">
                    <v:fill opacity="32896f"/>
                    <v:path arrowok="t" o:connecttype="custom" o:connectlocs="12,577;3,577;0,581;0,585;0,590;3,593;12,593;16,590;16,581;12,577" o:connectangles="0,0,0,0,0,0,0,0,0,0"/>
                  </v:shape>
                  <v:shape id="docshape306" o:spid="_x0000_s1038" style="position:absolute;left:7927;top:57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" path="m,8l,4,3,,8,r4,l16,4r,4l16,13r-4,3l8,16r-5,l,13,,8e" filled="f" strokeweight=".28828mm">
                    <v:path arrowok="t" o:connecttype="custom" o:connectlocs="0,585;0,581;3,577;8,577;12,577;16,581;16,585;16,590;12,593;8,593;3,593;0,590;0,585" o:connectangles="0,0,0,0,0,0,0,0,0,0,0,0,0"/>
                  </v:shape>
                  <v:shape id="docshape307" o:spid="_x0000_s1039" style="position:absolute;left:7927;top:57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" path="m12,l3,,,4,,8r,5l3,16r9,l16,13r,-9l12,xe" fillcolor="black" stroked="f">
                    <v:fill opacity="32896f"/>
                    <v:path arrowok="t" o:connecttype="custom" o:connectlocs="12,577;3,577;0,581;0,585;0,590;3,593;12,593;16,590;16,581;12,577" o:connectangles="0,0,0,0,0,0,0,0,0,0"/>
                  </v:shape>
                  <v:shape id="docshape308" o:spid="_x0000_s1040" style="position:absolute;left:7927;top:57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" path="m,8l,4,3,,8,r4,l16,4r,4l16,13r-4,3l8,16r-5,l,13,,8e" filled="f" strokeweight=".28828mm">
                    <v:path arrowok="t" o:connecttype="custom" o:connectlocs="0,585;0,581;3,577;8,577;12,577;16,581;16,585;16,590;12,593;8,593;3,593;0,590;0,585" o:connectangles="0,0,0,0,0,0,0,0,0,0,0,0,0"/>
                  </v:shape>
                  <v:shape id="docshape309" o:spid="_x0000_s1041" style="position:absolute;left:8364;top:338;width:76;height:152;visibility:visible;mso-wrap-style:square;v-text-anchor:top" coordsize="76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" path="m,143r,9l,143xm1,l,,,135r,-2l,132r1,-1l1,130r,-1l1,128r1,-1l2,126r1,-2l4,122r1,-1l7,117r,-1l8,115r,-1l8,113r1,-1l9,111r,-1l11,108r1,-2l12,105r1,-1l13,103r1,l14,102r2,-2l17,100r,-1l18,99r1,-1l20,97r1,l22,96r1,l24,95r3,-1l28,93r5,-2l34,90r3,-1l38,89r,-1l39,88r1,-1l41,87r,-1l42,86r1,l44,85r1,l45,84r1,l47,83r1,l54,80r1,-1l56,79r1,l57,78r2,l60,77r1,l62,76r1,l64,75r2,l66,74r1,l69,72r2,-1l71,70r1,-1l72,68r1,-1l73,66r1,-1l75,61r1,-1l76,57,75,55r-1,l74,54r-1,l73,53,71,51,70,50,69,49,68,48r,-1l67,46r-1,l66,45r-1,l64,44r-1,l63,43,59,42r,-1l58,41r-1,l56,40r-1,l53,39r-2,l51,38,38,34r-1,l34,33r-1,l32,32r-1,l30,31r-1,l28,31,26,30r-1,l25,29r-1,l23,29,20,27r-1,l19,26r-1,l15,24,14,23r-1,l13,22r-1,l11,21,10,20,7,17,6,16r,-1l5,15r,-1l4,14r,-1l3,12,2,10,2,9,2,8,2,7,1,6,1,1,1,xe" fillcolor="#006400" stroked="f">
                    <v:fill opacity="32896f"/>
                    <v:path arrowok="t" o:connecttype="custom" o:connectlocs="0,481;0,473;1,468;1,466;2,464;5,459;7,454;8,451;9,448;12,443;14,441;16,438;18,437;21,435;27,432;34,428;39,426;41,424;44,423;46,422;48,421;56,417;60,415;63,414;67,412;71,408;72,406;74,403;76,395;74,392;71,389;70,388;68,385;65,383;63,381;57,379;53,377;37,372;32,370;28,369;24,367;19,365;15,362;13,360;11,359;6,354;5,352;3,350;2,347;1,339" o:connectangles="0,0,0,0,0,0,0,0,0,0,0,0,0,0,0,0,0,0,0,0,0,0,0,0,0,0,0,0,0,0,0,0,0,0,0,0,0,0,0,0,0,0,0,0,0,0,0,0,0,0"/>
                  </v:shape>
                  <v:line id="Line 134" o:spid="_x0000_s1042" style="position:absolute;visibility:visible;mso-wrap-style:square" from="8364,450" to="8364,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" strokeweight=".34811mm"/>
                  <v:shape id="docshape310" o:spid="_x0000_s1043" style="position:absolute;left:8221;top:446;width:54;height:189;visibility:visible;mso-wrap-style:square;v-text-anchor:top" coordsize="5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" path="m3,l,,,188r1,l7,143,32,108,51,90,54,74,52,62,48,57,29,43,19,32,6,11,3,xe" fillcolor="#006400" stroked="f">
                    <v:fill opacity="32896f"/>
                    <v:path arrowok="t" o:connecttype="custom" o:connectlocs="3,447;0,447;0,635;1,635;7,590;32,555;51,537;54,521;52,509;48,504;29,490;19,479;6,458;3,447" o:connectangles="0,0,0,0,0,0,0,0,0,0,0,0,0,0"/>
                  </v:shape>
                  <v:line id="Line 132" o:spid="_x0000_s1044" style="position:absolute;visibility:visible;mso-wrap-style:square" from="8221,587" to="8221,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" strokeweight=".34811mm"/>
                  <v:shape id="docshape311" o:spid="_x0000_s1045" style="position:absolute;left:8221;top:381;width:143;height:163;visibility:visible;mso-wrap-style:square;v-text-anchor:top" coordsize="143,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" path="m,163l,120m143,31l143,e" filled="f" strokeweight=".81319mm">
                    <v:path arrowok="t" o:connecttype="custom" o:connectlocs="0,544;0,501;143,412;143,381" o:connectangles="0,0,0,0"/>
                  </v:shape>
                  <v:shape id="docshape312" o:spid="_x0000_s1046" style="position:absolute;left:8213;top:51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" path="m13,l4,,,4,,9r,4l4,17r9,l16,13r,-9l13,xe" fillcolor="black" stroked="f">
                    <v:fill opacity="32896f"/>
                    <v:path arrowok="t" o:connecttype="custom" o:connectlocs="13,516;4,516;0,520;0,525;0,529;4,533;13,533;16,529;16,520;13,516" o:connectangles="0,0,0,0,0,0,0,0,0,0"/>
                  </v:shape>
                  <v:shape id="docshape313" o:spid="_x0000_s1047" style="position:absolute;left:8213;top:51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" path="m,9l,4,4,,8,r5,l16,4r,5l16,13r-3,4l8,17r-4,l,13,,9e" filled="f" strokeweight=".28828mm">
                    <v:path arrowok="t" o:connecttype="custom" o:connectlocs="0,525;0,520;4,516;8,516;13,516;16,520;16,525;16,529;13,533;8,533;4,533;0,529;0,525" o:connectangles="0,0,0,0,0,0,0,0,0,0,0,0,0"/>
                  </v:shape>
                  <v:shape id="docshape314" o:spid="_x0000_s1048" style="position:absolute;left:8355;top:391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" path="m13,l4,,,4,,8r,5l4,17r9,l16,13r,-9l13,xe" fillcolor="black" stroked="f">
                    <v:fill opacity="32896f"/>
                    <v:path arrowok="t" o:connecttype="custom" o:connectlocs="13,391;4,391;0,395;0,399;0,404;4,408;13,408;16,404;16,395;13,391" o:connectangles="0,0,0,0,0,0,0,0,0,0"/>
                  </v:shape>
                  <v:shape id="docshape315" o:spid="_x0000_s1049" style="position:absolute;left:8355;top:391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" path="m,8l,4,4,,8,r5,l16,4r,4l16,13r-3,4l8,17r-4,l,13,,8e" filled="f" strokeweight=".28828mm">
                    <v:path arrowok="t" o:connecttype="custom" o:connectlocs="0,399;0,395;4,391;8,391;13,391;16,395;16,399;16,404;13,408;8,408;4,408;0,404;0,399" o:connectangles="0,0,0,0,0,0,0,0,0,0,0,0,0"/>
                  </v:shape>
                  <v:shape id="docshape316" o:spid="_x0000_s1050" style="position:absolute;left:8213;top:51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" path="m13,l4,,,4,,9r,4l4,17r9,l16,13r,-9l13,xe" fillcolor="black" stroked="f">
                    <v:fill opacity="32896f"/>
                    <v:path arrowok="t" o:connecttype="custom" o:connectlocs="13,516;4,516;0,520;0,525;0,529;4,533;13,533;16,529;16,520;13,516" o:connectangles="0,0,0,0,0,0,0,0,0,0"/>
                  </v:shape>
                  <v:shape id="docshape317" o:spid="_x0000_s1051" style="position:absolute;left:8213;top:51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" path="m,9l,4,4,,8,r5,l16,4r,5l16,13r-3,4l8,17r-4,l,13,,9e" filled="f" strokeweight=".28828mm">
                    <v:path arrowok="t" o:connecttype="custom" o:connectlocs="0,525;0,520;4,516;8,516;13,516;16,520;16,525;16,529;13,533;8,533;4,533;0,529;0,525" o:connectangles="0,0,0,0,0,0,0,0,0,0,0,0,0"/>
                  </v:shape>
                  <v:shape id="docshape318" o:spid="_x0000_s1052" style="position:absolute;left:8355;top:391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" path="m13,l4,,,4,,8r,5l4,17r9,l16,13r,-9l13,xe" fillcolor="black" stroked="f">
                    <v:fill opacity="32896f"/>
                    <v:path arrowok="t" o:connecttype="custom" o:connectlocs="13,391;4,391;0,395;0,399;0,404;4,408;13,408;16,404;16,395;13,391" o:connectangles="0,0,0,0,0,0,0,0,0,0"/>
                  </v:shape>
                  <v:shape id="docshape319" o:spid="_x0000_s1053" style="position:absolute;left:8355;top:391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" path="m,8l,4,4,,8,r5,l16,4r,4l16,13r-3,4l8,17r-4,l,13,,8e" filled="f" strokeweight=".28828mm">
                    <v:path arrowok="t" o:connecttype="custom" o:connectlocs="0,399;0,395;4,391;8,391;13,391;16,395;16,399;16,404;13,408;8,408;4,408;0,404;0,399" o:connectangles="0,0,0,0,0,0,0,0,0,0,0,0,0"/>
                  </v:shape>
                  <v:line id="Line 122" o:spid="_x0000_s1054" style="position:absolute;visibility:visible;mso-wrap-style:square" from="7850,644" to="8792,6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" strokeweight=".291mm">
                    <v:stroke dashstyle="dash"/>
                  </v:line>
                  <w10:wrap anchorx="page"/>
                </v:group>
              </w:pict>
            </mc:Fallback>
          </mc:AlternateContent>
        </w:r>
        <w:r>
          <w:rPr>
            <w:noProof/>
            <w:lang w:val="en-GB" w:eastAsia="en-GB"/>
          </w:rPr>
          <mc:AlternateContent>
            <mc:Choice Requires="wpg">
              <w:drawing>
                <wp:anchor distT="0" distB="0" distL="114300" distR="114300" simplePos="0" relativeHeight="487726592" behindDoc="0" locked="0" layoutInCell="1" allowOverlap="1" wp14:anchorId="023D1E3C" wp14:editId="7DBD9732">
                  <wp:simplePos x="0" y="0"/>
                  <wp:positionH relativeFrom="page">
                    <wp:posOffset>5478145</wp:posOffset>
                  </wp:positionH>
                  <wp:positionV relativeFrom="paragraph">
                    <wp:posOffset>233045</wp:posOffset>
                  </wp:positionV>
                  <wp:extent cx="51435" cy="114300"/>
                  <wp:effectExtent l="0" t="0" r="0" b="0"/>
                  <wp:wrapNone/>
                  <wp:docPr id="966" name="docshapegroup3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1435" cy="114300"/>
                            <a:chOff x="8627" y="367"/>
                            <a:chExt cx="81" cy="180"/>
                          </a:xfrm>
                        </wpg:grpSpPr>
                        <wps:wsp>
                          <wps:cNvPr id="967" name="docshape321"/>
                          <wps:cNvSpPr>
                            <a:spLocks/>
                          </wps:cNvSpPr>
                          <wps:spPr bwMode="auto">
                            <a:xfrm>
                              <a:off x="8649" y="367"/>
                              <a:ext cx="58" cy="180"/>
                            </a:xfrm>
                            <a:custGeom>
                              <a:avLst/>
                              <a:gdLst>
                                <a:gd name="T0" fmla="+- 0 8651 8650"/>
                                <a:gd name="T1" fmla="*/ T0 w 58"/>
                                <a:gd name="T2" fmla="+- 0 367 367"/>
                                <a:gd name="T3" fmla="*/ 367 h 180"/>
                                <a:gd name="T4" fmla="+- 0 8650 8650"/>
                                <a:gd name="T5" fmla="*/ T4 w 58"/>
                                <a:gd name="T6" fmla="+- 0 367 367"/>
                                <a:gd name="T7" fmla="*/ 367 h 180"/>
                                <a:gd name="T8" fmla="+- 0 8650 8650"/>
                                <a:gd name="T9" fmla="*/ T8 w 58"/>
                                <a:gd name="T10" fmla="+- 0 546 367"/>
                                <a:gd name="T11" fmla="*/ 546 h 180"/>
                                <a:gd name="T12" fmla="+- 0 8650 8650"/>
                                <a:gd name="T13" fmla="*/ T12 w 58"/>
                                <a:gd name="T14" fmla="+- 0 546 367"/>
                                <a:gd name="T15" fmla="*/ 546 h 180"/>
                                <a:gd name="T16" fmla="+- 0 8656 8650"/>
                                <a:gd name="T17" fmla="*/ T16 w 58"/>
                                <a:gd name="T18" fmla="+- 0 508 367"/>
                                <a:gd name="T19" fmla="*/ 508 h 180"/>
                                <a:gd name="T20" fmla="+- 0 8670 8650"/>
                                <a:gd name="T21" fmla="*/ T20 w 58"/>
                                <a:gd name="T22" fmla="+- 0 486 367"/>
                                <a:gd name="T23" fmla="*/ 486 h 180"/>
                                <a:gd name="T24" fmla="+- 0 8684 8650"/>
                                <a:gd name="T25" fmla="*/ T24 w 58"/>
                                <a:gd name="T26" fmla="+- 0 471 367"/>
                                <a:gd name="T27" fmla="*/ 471 h 180"/>
                                <a:gd name="T28" fmla="+- 0 8697 8650"/>
                                <a:gd name="T29" fmla="*/ T28 w 58"/>
                                <a:gd name="T30" fmla="+- 0 452 367"/>
                                <a:gd name="T31" fmla="*/ 452 h 180"/>
                                <a:gd name="T32" fmla="+- 0 8703 8650"/>
                                <a:gd name="T33" fmla="*/ T32 w 58"/>
                                <a:gd name="T34" fmla="+- 0 445 367"/>
                                <a:gd name="T35" fmla="*/ 445 h 180"/>
                                <a:gd name="T36" fmla="+- 0 8707 8650"/>
                                <a:gd name="T37" fmla="*/ T36 w 58"/>
                                <a:gd name="T38" fmla="+- 0 437 367"/>
                                <a:gd name="T39" fmla="*/ 437 h 180"/>
                                <a:gd name="T40" fmla="+- 0 8707 8650"/>
                                <a:gd name="T41" fmla="*/ T40 w 58"/>
                                <a:gd name="T42" fmla="+- 0 434 367"/>
                                <a:gd name="T43" fmla="*/ 434 h 180"/>
                                <a:gd name="T44" fmla="+- 0 8706 8650"/>
                                <a:gd name="T45" fmla="*/ T44 w 58"/>
                                <a:gd name="T46" fmla="+- 0 429 367"/>
                                <a:gd name="T47" fmla="*/ 429 h 180"/>
                                <a:gd name="T48" fmla="+- 0 8674 8650"/>
                                <a:gd name="T49" fmla="*/ T48 w 58"/>
                                <a:gd name="T50" fmla="+- 0 400 367"/>
                                <a:gd name="T51" fmla="*/ 400 h 180"/>
                                <a:gd name="T52" fmla="+- 0 8661 8650"/>
                                <a:gd name="T53" fmla="*/ T52 w 58"/>
                                <a:gd name="T54" fmla="+- 0 389 367"/>
                                <a:gd name="T55" fmla="*/ 389 h 180"/>
                                <a:gd name="T56" fmla="+- 0 8652 8650"/>
                                <a:gd name="T57" fmla="*/ T56 w 58"/>
                                <a:gd name="T58" fmla="+- 0 374 367"/>
                                <a:gd name="T59" fmla="*/ 374 h 180"/>
                                <a:gd name="T60" fmla="+- 0 8651 8650"/>
                                <a:gd name="T61" fmla="*/ T60 w 58"/>
                                <a:gd name="T62" fmla="+- 0 367 367"/>
                                <a:gd name="T63" fmla="*/ 367 h 1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</a:cxnLst>
                              <a:rect l="0" t="0" r="r" b="b"/>
                              <a:pathLst>
                                <a:path w="58" h="180">
                                  <a:moveTo>
                                    <a:pt x="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79"/>
                                  </a:lnTo>
                                  <a:lnTo>
                                    <a:pt x="6" y="141"/>
                                  </a:lnTo>
                                  <a:lnTo>
                                    <a:pt x="20" y="119"/>
                                  </a:lnTo>
                                  <a:lnTo>
                                    <a:pt x="34" y="104"/>
                                  </a:lnTo>
                                  <a:lnTo>
                                    <a:pt x="47" y="85"/>
                                  </a:lnTo>
                                  <a:lnTo>
                                    <a:pt x="53" y="78"/>
                                  </a:lnTo>
                                  <a:lnTo>
                                    <a:pt x="57" y="70"/>
                                  </a:lnTo>
                                  <a:lnTo>
                                    <a:pt x="57" y="67"/>
                                  </a:lnTo>
                                  <a:lnTo>
                                    <a:pt x="56" y="62"/>
                                  </a:lnTo>
                                  <a:lnTo>
                                    <a:pt x="24" y="33"/>
                                  </a:lnTo>
                                  <a:lnTo>
                                    <a:pt x="11" y="22"/>
                                  </a:lnTo>
                                  <a:lnTo>
                                    <a:pt x="2" y="7"/>
                                  </a:lnTo>
                                  <a:lnTo>
                                    <a:pt x="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64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8" name="Line 11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650" y="502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1253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69" name="Line 1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650" y="459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2927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70" name="docshape322"/>
                          <wps:cNvSpPr>
                            <a:spLocks/>
                          </wps:cNvSpPr>
                          <wps:spPr bwMode="auto">
                            <a:xfrm>
                              <a:off x="8641" y="432"/>
                              <a:ext cx="17" cy="17"/>
                            </a:xfrm>
                            <a:custGeom>
                              <a:avLst/>
                              <a:gdLst>
                                <a:gd name="T0" fmla="+- 0 8654 8641"/>
                                <a:gd name="T1" fmla="*/ T0 w 17"/>
                                <a:gd name="T2" fmla="+- 0 432 432"/>
                                <a:gd name="T3" fmla="*/ 432 h 17"/>
                                <a:gd name="T4" fmla="+- 0 8645 8641"/>
                                <a:gd name="T5" fmla="*/ T4 w 17"/>
                                <a:gd name="T6" fmla="+- 0 432 432"/>
                                <a:gd name="T7" fmla="*/ 432 h 17"/>
                                <a:gd name="T8" fmla="+- 0 8641 8641"/>
                                <a:gd name="T9" fmla="*/ T8 w 17"/>
                                <a:gd name="T10" fmla="+- 0 436 432"/>
                                <a:gd name="T11" fmla="*/ 436 h 17"/>
                                <a:gd name="T12" fmla="+- 0 8641 8641"/>
                                <a:gd name="T13" fmla="*/ T12 w 17"/>
                                <a:gd name="T14" fmla="+- 0 441 432"/>
                                <a:gd name="T15" fmla="*/ 441 h 17"/>
                                <a:gd name="T16" fmla="+- 0 8641 8641"/>
                                <a:gd name="T17" fmla="*/ T16 w 17"/>
                                <a:gd name="T18" fmla="+- 0 445 432"/>
                                <a:gd name="T19" fmla="*/ 445 h 17"/>
                                <a:gd name="T20" fmla="+- 0 8645 8641"/>
                                <a:gd name="T21" fmla="*/ T20 w 17"/>
                                <a:gd name="T22" fmla="+- 0 449 432"/>
                                <a:gd name="T23" fmla="*/ 449 h 17"/>
                                <a:gd name="T24" fmla="+- 0 8654 8641"/>
                                <a:gd name="T25" fmla="*/ T24 w 17"/>
                                <a:gd name="T26" fmla="+- 0 449 432"/>
                                <a:gd name="T27" fmla="*/ 449 h 17"/>
                                <a:gd name="T28" fmla="+- 0 8658 8641"/>
                                <a:gd name="T29" fmla="*/ T28 w 17"/>
                                <a:gd name="T30" fmla="+- 0 445 432"/>
                                <a:gd name="T31" fmla="*/ 445 h 17"/>
                                <a:gd name="T32" fmla="+- 0 8658 8641"/>
                                <a:gd name="T33" fmla="*/ T32 w 17"/>
                                <a:gd name="T34" fmla="+- 0 436 432"/>
                                <a:gd name="T35" fmla="*/ 436 h 17"/>
                                <a:gd name="T36" fmla="+- 0 8654 8641"/>
                                <a:gd name="T37" fmla="*/ T36 w 17"/>
                                <a:gd name="T38" fmla="+- 0 432 432"/>
                                <a:gd name="T39" fmla="*/ 432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3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4" y="17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17" y="13"/>
                                  </a:lnTo>
                                  <a:lnTo>
                                    <a:pt x="17" y="4"/>
                                  </a:lnTo>
                                  <a:lnTo>
                                    <a:pt x="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1" name="docshape323"/>
                          <wps:cNvSpPr>
                            <a:spLocks/>
                          </wps:cNvSpPr>
                          <wps:spPr bwMode="auto">
                            <a:xfrm>
                              <a:off x="8641" y="432"/>
                              <a:ext cx="17" cy="17"/>
                            </a:xfrm>
                            <a:custGeom>
                              <a:avLst/>
                              <a:gdLst>
                                <a:gd name="T0" fmla="+- 0 8641 8641"/>
                                <a:gd name="T1" fmla="*/ T0 w 17"/>
                                <a:gd name="T2" fmla="+- 0 441 432"/>
                                <a:gd name="T3" fmla="*/ 441 h 17"/>
                                <a:gd name="T4" fmla="+- 0 8641 8641"/>
                                <a:gd name="T5" fmla="*/ T4 w 17"/>
                                <a:gd name="T6" fmla="+- 0 436 432"/>
                                <a:gd name="T7" fmla="*/ 436 h 17"/>
                                <a:gd name="T8" fmla="+- 0 8645 8641"/>
                                <a:gd name="T9" fmla="*/ T8 w 17"/>
                                <a:gd name="T10" fmla="+- 0 432 432"/>
                                <a:gd name="T11" fmla="*/ 432 h 17"/>
                                <a:gd name="T12" fmla="+- 0 8650 8641"/>
                                <a:gd name="T13" fmla="*/ T12 w 17"/>
                                <a:gd name="T14" fmla="+- 0 432 432"/>
                                <a:gd name="T15" fmla="*/ 432 h 17"/>
                                <a:gd name="T16" fmla="+- 0 8654 8641"/>
                                <a:gd name="T17" fmla="*/ T16 w 17"/>
                                <a:gd name="T18" fmla="+- 0 432 432"/>
                                <a:gd name="T19" fmla="*/ 432 h 17"/>
                                <a:gd name="T20" fmla="+- 0 8658 8641"/>
                                <a:gd name="T21" fmla="*/ T20 w 17"/>
                                <a:gd name="T22" fmla="+- 0 436 432"/>
                                <a:gd name="T23" fmla="*/ 436 h 17"/>
                                <a:gd name="T24" fmla="+- 0 8658 8641"/>
                                <a:gd name="T25" fmla="*/ T24 w 17"/>
                                <a:gd name="T26" fmla="+- 0 441 432"/>
                                <a:gd name="T27" fmla="*/ 441 h 17"/>
                                <a:gd name="T28" fmla="+- 0 8658 8641"/>
                                <a:gd name="T29" fmla="*/ T28 w 17"/>
                                <a:gd name="T30" fmla="+- 0 445 432"/>
                                <a:gd name="T31" fmla="*/ 445 h 17"/>
                                <a:gd name="T32" fmla="+- 0 8654 8641"/>
                                <a:gd name="T33" fmla="*/ T32 w 17"/>
                                <a:gd name="T34" fmla="+- 0 449 432"/>
                                <a:gd name="T35" fmla="*/ 449 h 17"/>
                                <a:gd name="T36" fmla="+- 0 8650 8641"/>
                                <a:gd name="T37" fmla="*/ T36 w 17"/>
                                <a:gd name="T38" fmla="+- 0 449 432"/>
                                <a:gd name="T39" fmla="*/ 449 h 17"/>
                                <a:gd name="T40" fmla="+- 0 8645 8641"/>
                                <a:gd name="T41" fmla="*/ T40 w 17"/>
                                <a:gd name="T42" fmla="+- 0 449 432"/>
                                <a:gd name="T43" fmla="*/ 449 h 17"/>
                                <a:gd name="T44" fmla="+- 0 8641 8641"/>
                                <a:gd name="T45" fmla="*/ T44 w 17"/>
                                <a:gd name="T46" fmla="+- 0 445 432"/>
                                <a:gd name="T47" fmla="*/ 445 h 17"/>
                                <a:gd name="T48" fmla="+- 0 8641 8641"/>
                                <a:gd name="T49" fmla="*/ T48 w 17"/>
                                <a:gd name="T50" fmla="+- 0 441 432"/>
                                <a:gd name="T51" fmla="*/ 441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9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4" y="0"/>
                                  </a:lnTo>
                                  <a:lnTo>
                                    <a:pt x="9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7" y="4"/>
                                  </a:lnTo>
                                  <a:lnTo>
                                    <a:pt x="17" y="9"/>
                                  </a:lnTo>
                                  <a:lnTo>
                                    <a:pt x="17" y="13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9" y="17"/>
                                  </a:lnTo>
                                  <a:lnTo>
                                    <a:pt x="4" y="17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9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2" name="docshape324"/>
                          <wps:cNvSpPr>
                            <a:spLocks/>
                          </wps:cNvSpPr>
                          <wps:spPr bwMode="auto">
                            <a:xfrm>
                              <a:off x="8641" y="432"/>
                              <a:ext cx="17" cy="17"/>
                            </a:xfrm>
                            <a:custGeom>
                              <a:avLst/>
                              <a:gdLst>
                                <a:gd name="T0" fmla="+- 0 8654 8641"/>
                                <a:gd name="T1" fmla="*/ T0 w 17"/>
                                <a:gd name="T2" fmla="+- 0 432 432"/>
                                <a:gd name="T3" fmla="*/ 432 h 17"/>
                                <a:gd name="T4" fmla="+- 0 8645 8641"/>
                                <a:gd name="T5" fmla="*/ T4 w 17"/>
                                <a:gd name="T6" fmla="+- 0 432 432"/>
                                <a:gd name="T7" fmla="*/ 432 h 17"/>
                                <a:gd name="T8" fmla="+- 0 8641 8641"/>
                                <a:gd name="T9" fmla="*/ T8 w 17"/>
                                <a:gd name="T10" fmla="+- 0 436 432"/>
                                <a:gd name="T11" fmla="*/ 436 h 17"/>
                                <a:gd name="T12" fmla="+- 0 8641 8641"/>
                                <a:gd name="T13" fmla="*/ T12 w 17"/>
                                <a:gd name="T14" fmla="+- 0 441 432"/>
                                <a:gd name="T15" fmla="*/ 441 h 17"/>
                                <a:gd name="T16" fmla="+- 0 8641 8641"/>
                                <a:gd name="T17" fmla="*/ T16 w 17"/>
                                <a:gd name="T18" fmla="+- 0 445 432"/>
                                <a:gd name="T19" fmla="*/ 445 h 17"/>
                                <a:gd name="T20" fmla="+- 0 8645 8641"/>
                                <a:gd name="T21" fmla="*/ T20 w 17"/>
                                <a:gd name="T22" fmla="+- 0 449 432"/>
                                <a:gd name="T23" fmla="*/ 449 h 17"/>
                                <a:gd name="T24" fmla="+- 0 8654 8641"/>
                                <a:gd name="T25" fmla="*/ T24 w 17"/>
                                <a:gd name="T26" fmla="+- 0 449 432"/>
                                <a:gd name="T27" fmla="*/ 449 h 17"/>
                                <a:gd name="T28" fmla="+- 0 8658 8641"/>
                                <a:gd name="T29" fmla="*/ T28 w 17"/>
                                <a:gd name="T30" fmla="+- 0 445 432"/>
                                <a:gd name="T31" fmla="*/ 445 h 17"/>
                                <a:gd name="T32" fmla="+- 0 8658 8641"/>
                                <a:gd name="T33" fmla="*/ T32 w 17"/>
                                <a:gd name="T34" fmla="+- 0 436 432"/>
                                <a:gd name="T35" fmla="*/ 436 h 17"/>
                                <a:gd name="T36" fmla="+- 0 8654 8641"/>
                                <a:gd name="T37" fmla="*/ T36 w 17"/>
                                <a:gd name="T38" fmla="+- 0 432 432"/>
                                <a:gd name="T39" fmla="*/ 432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3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4" y="17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17" y="13"/>
                                  </a:lnTo>
                                  <a:lnTo>
                                    <a:pt x="17" y="4"/>
                                  </a:lnTo>
                                  <a:lnTo>
                                    <a:pt x="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3" name="docshape325"/>
                          <wps:cNvSpPr>
                            <a:spLocks/>
                          </wps:cNvSpPr>
                          <wps:spPr bwMode="auto">
                            <a:xfrm>
                              <a:off x="8641" y="432"/>
                              <a:ext cx="17" cy="17"/>
                            </a:xfrm>
                            <a:custGeom>
                              <a:avLst/>
                              <a:gdLst>
                                <a:gd name="T0" fmla="+- 0 8641 8641"/>
                                <a:gd name="T1" fmla="*/ T0 w 17"/>
                                <a:gd name="T2" fmla="+- 0 441 432"/>
                                <a:gd name="T3" fmla="*/ 441 h 17"/>
                                <a:gd name="T4" fmla="+- 0 8641 8641"/>
                                <a:gd name="T5" fmla="*/ T4 w 17"/>
                                <a:gd name="T6" fmla="+- 0 436 432"/>
                                <a:gd name="T7" fmla="*/ 436 h 17"/>
                                <a:gd name="T8" fmla="+- 0 8645 8641"/>
                                <a:gd name="T9" fmla="*/ T8 w 17"/>
                                <a:gd name="T10" fmla="+- 0 432 432"/>
                                <a:gd name="T11" fmla="*/ 432 h 17"/>
                                <a:gd name="T12" fmla="+- 0 8650 8641"/>
                                <a:gd name="T13" fmla="*/ T12 w 17"/>
                                <a:gd name="T14" fmla="+- 0 432 432"/>
                                <a:gd name="T15" fmla="*/ 432 h 17"/>
                                <a:gd name="T16" fmla="+- 0 8654 8641"/>
                                <a:gd name="T17" fmla="*/ T16 w 17"/>
                                <a:gd name="T18" fmla="+- 0 432 432"/>
                                <a:gd name="T19" fmla="*/ 432 h 17"/>
                                <a:gd name="T20" fmla="+- 0 8658 8641"/>
                                <a:gd name="T21" fmla="*/ T20 w 17"/>
                                <a:gd name="T22" fmla="+- 0 436 432"/>
                                <a:gd name="T23" fmla="*/ 436 h 17"/>
                                <a:gd name="T24" fmla="+- 0 8658 8641"/>
                                <a:gd name="T25" fmla="*/ T24 w 17"/>
                                <a:gd name="T26" fmla="+- 0 441 432"/>
                                <a:gd name="T27" fmla="*/ 441 h 17"/>
                                <a:gd name="T28" fmla="+- 0 8658 8641"/>
                                <a:gd name="T29" fmla="*/ T28 w 17"/>
                                <a:gd name="T30" fmla="+- 0 445 432"/>
                                <a:gd name="T31" fmla="*/ 445 h 17"/>
                                <a:gd name="T32" fmla="+- 0 8654 8641"/>
                                <a:gd name="T33" fmla="*/ T32 w 17"/>
                                <a:gd name="T34" fmla="+- 0 449 432"/>
                                <a:gd name="T35" fmla="*/ 449 h 17"/>
                                <a:gd name="T36" fmla="+- 0 8650 8641"/>
                                <a:gd name="T37" fmla="*/ T36 w 17"/>
                                <a:gd name="T38" fmla="+- 0 449 432"/>
                                <a:gd name="T39" fmla="*/ 449 h 17"/>
                                <a:gd name="T40" fmla="+- 0 8645 8641"/>
                                <a:gd name="T41" fmla="*/ T40 w 17"/>
                                <a:gd name="T42" fmla="+- 0 449 432"/>
                                <a:gd name="T43" fmla="*/ 449 h 17"/>
                                <a:gd name="T44" fmla="+- 0 8641 8641"/>
                                <a:gd name="T45" fmla="*/ T44 w 17"/>
                                <a:gd name="T46" fmla="+- 0 445 432"/>
                                <a:gd name="T47" fmla="*/ 445 h 17"/>
                                <a:gd name="T48" fmla="+- 0 8641 8641"/>
                                <a:gd name="T49" fmla="*/ T48 w 17"/>
                                <a:gd name="T50" fmla="+- 0 441 432"/>
                                <a:gd name="T51" fmla="*/ 441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9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4" y="0"/>
                                  </a:lnTo>
                                  <a:lnTo>
                                    <a:pt x="9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7" y="4"/>
                                  </a:lnTo>
                                  <a:lnTo>
                                    <a:pt x="17" y="9"/>
                                  </a:lnTo>
                                  <a:lnTo>
                                    <a:pt x="17" y="13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9" y="17"/>
                                  </a:lnTo>
                                  <a:lnTo>
                                    <a:pt x="4" y="17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9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763391CF" id="docshapegroup320" o:spid="_x0000_s1026" style="position:absolute;margin-left:431.35pt;margin-top:18.35pt;width:4.05pt;height:9pt;z-index:15758848;mso-position-horizontal-relative:page" coordorigin="8627,367" coordsize="81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">
                  <v:shape id="docshape321" o:spid="_x0000_s1027" style="position:absolute;left:8649;top:367;width:58;height:180;visibility:visible;mso-wrap-style:square;v-text-anchor:top" coordsize="58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" path="m1,l,,,179,6,141,20,119,34,104,47,85r6,-7l57,70r,-3l56,62,24,33,11,22,2,7,1,xe" fillcolor="#006400" stroked="f">
                    <v:fill opacity="32896f"/>
                    <v:path arrowok="t" o:connecttype="custom" o:connectlocs="1,367;0,367;0,546;0,546;6,508;20,486;34,471;47,452;53,445;57,437;57,434;56,429;24,400;11,389;2,374;1,367" o:connectangles="0,0,0,0,0,0,0,0,0,0,0,0,0,0,0,0"/>
                  </v:shape>
                  <v:line id="Line 119" o:spid="_x0000_s1028" style="position:absolute;visibility:visible;mso-wrap-style:square" from="8650,502" to="8650,5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" strokeweight=".34811mm"/>
                  <v:line id="Line 118" o:spid="_x0000_s1029" style="position:absolute;visibility:visible;mso-wrap-style:square" from="8650,459" to="8650,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" strokeweight=".81319mm"/>
                  <v:shape id="docshape322" o:spid="_x0000_s1030" style="position:absolute;left:8641;top:432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" path="m13,l4,,,4,,9r,4l4,17r9,l17,13r,-9l13,xe" fillcolor="black" stroked="f">
                    <v:fill opacity="32896f"/>
                    <v:path arrowok="t" o:connecttype="custom" o:connectlocs="13,432;4,432;0,436;0,441;0,445;4,449;13,449;17,445;17,436;13,432" o:connectangles="0,0,0,0,0,0,0,0,0,0"/>
                  </v:shape>
                  <v:shape id="docshape323" o:spid="_x0000_s1031" style="position:absolute;left:8641;top:432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" path="m,9l,4,4,,9,r4,l17,4r,5l17,13r-4,4l9,17r-5,l,13,,9e" filled="f" strokeweight=".28828mm">
                    <v:path arrowok="t" o:connecttype="custom" o:connectlocs="0,441;0,436;4,432;9,432;13,432;17,436;17,441;17,445;13,449;9,449;4,449;0,445;0,441" o:connectangles="0,0,0,0,0,0,0,0,0,0,0,0,0"/>
                  </v:shape>
                  <v:shape id="docshape324" o:spid="_x0000_s1032" style="position:absolute;left:8641;top:432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" path="m13,l4,,,4,,9r,4l4,17r9,l17,13r,-9l13,xe" fillcolor="black" stroked="f">
                    <v:fill opacity="32896f"/>
                    <v:path arrowok="t" o:connecttype="custom" o:connectlocs="13,432;4,432;0,436;0,441;0,445;4,449;13,449;17,445;17,436;13,432" o:connectangles="0,0,0,0,0,0,0,0,0,0"/>
                  </v:shape>
                  <v:shape id="docshape325" o:spid="_x0000_s1033" style="position:absolute;left:8641;top:432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" path="m,9l,4,4,,9,r4,l17,4r,5l17,13r-4,4l9,17r-5,l,13,,9e" filled="f" strokeweight=".28828mm">
                    <v:path arrowok="t" o:connecttype="custom" o:connectlocs="0,441;0,436;4,432;9,432;13,432;17,436;17,441;17,445;13,449;9,449;4,449;0,445;0,441" o:connectangles="0,0,0,0,0,0,0,0,0,0,0,0,0"/>
                  </v:shape>
                  <w10:wrap anchorx="page"/>
                </v:group>
              </w:pict>
            </mc:Fallback>
          </mc:AlternateContent>
        </w:r>
        <w:r>
          <w:rPr>
            <w:noProof/>
            <w:lang w:val="en-GB" w:eastAsia="en-GB"/>
          </w:rPr>
          <mc:AlternateContent>
            <mc:Choice Requires="wpg">
              <w:drawing>
                <wp:anchor distT="0" distB="0" distL="114300" distR="114300" simplePos="0" relativeHeight="487731712" behindDoc="1" locked="0" layoutInCell="1" allowOverlap="1" wp14:anchorId="6D5E4A3B" wp14:editId="5552ADF2">
                  <wp:simplePos x="0" y="0"/>
                  <wp:positionH relativeFrom="page">
                    <wp:posOffset>5676265</wp:posOffset>
                  </wp:positionH>
                  <wp:positionV relativeFrom="paragraph">
                    <wp:posOffset>-334010</wp:posOffset>
                  </wp:positionV>
                  <wp:extent cx="140335" cy="125095"/>
                  <wp:effectExtent l="0" t="0" r="0" b="0"/>
                  <wp:wrapNone/>
                  <wp:docPr id="974" name="docshapegroup3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40335" cy="125095"/>
                            <a:chOff x="8939" y="-526"/>
                            <a:chExt cx="221" cy="197"/>
                          </a:xfrm>
                        </wpg:grpSpPr>
                        <wps:wsp>
                          <wps:cNvPr id="975" name="docshape327"/>
                          <wps:cNvSpPr>
                            <a:spLocks/>
                          </wps:cNvSpPr>
                          <wps:spPr bwMode="auto">
                            <a:xfrm>
                              <a:off x="9105" y="-522"/>
                              <a:ext cx="55" cy="171"/>
                            </a:xfrm>
                            <a:custGeom>
                              <a:avLst/>
                              <a:gdLst>
                                <a:gd name="T0" fmla="+- 0 9107 9105"/>
                                <a:gd name="T1" fmla="*/ T0 w 55"/>
                                <a:gd name="T2" fmla="+- 0 -522 -522"/>
                                <a:gd name="T3" fmla="*/ -522 h 171"/>
                                <a:gd name="T4" fmla="+- 0 9105 9105"/>
                                <a:gd name="T5" fmla="*/ T4 w 55"/>
                                <a:gd name="T6" fmla="+- 0 -522 -522"/>
                                <a:gd name="T7" fmla="*/ -522 h 171"/>
                                <a:gd name="T8" fmla="+- 0 9105 9105"/>
                                <a:gd name="T9" fmla="*/ T8 w 55"/>
                                <a:gd name="T10" fmla="+- 0 -352 -522"/>
                                <a:gd name="T11" fmla="*/ -352 h 171"/>
                                <a:gd name="T12" fmla="+- 0 9106 9105"/>
                                <a:gd name="T13" fmla="*/ T12 w 55"/>
                                <a:gd name="T14" fmla="+- 0 -352 -522"/>
                                <a:gd name="T15" fmla="*/ -352 h 171"/>
                                <a:gd name="T16" fmla="+- 0 9113 9105"/>
                                <a:gd name="T17" fmla="*/ T16 w 55"/>
                                <a:gd name="T18" fmla="+- 0 -390 -522"/>
                                <a:gd name="T19" fmla="*/ -390 h 171"/>
                                <a:gd name="T20" fmla="+- 0 9128 9105"/>
                                <a:gd name="T21" fmla="*/ T20 w 55"/>
                                <a:gd name="T22" fmla="+- 0 -409 -522"/>
                                <a:gd name="T23" fmla="*/ -409 h 171"/>
                                <a:gd name="T24" fmla="+- 0 9147 9105"/>
                                <a:gd name="T25" fmla="*/ T24 w 55"/>
                                <a:gd name="T26" fmla="+- 0 -423 -522"/>
                                <a:gd name="T27" fmla="*/ -423 h 171"/>
                                <a:gd name="T28" fmla="+- 0 9150 9105"/>
                                <a:gd name="T29" fmla="*/ T28 w 55"/>
                                <a:gd name="T30" fmla="+- 0 -428 -522"/>
                                <a:gd name="T31" fmla="*/ -428 h 171"/>
                                <a:gd name="T32" fmla="+- 0 9150 9105"/>
                                <a:gd name="T33" fmla="*/ T32 w 55"/>
                                <a:gd name="T34" fmla="+- 0 -433 -522"/>
                                <a:gd name="T35" fmla="*/ -433 h 171"/>
                                <a:gd name="T36" fmla="+- 0 9150 9105"/>
                                <a:gd name="T37" fmla="*/ T36 w 55"/>
                                <a:gd name="T38" fmla="+- 0 -436 -522"/>
                                <a:gd name="T39" fmla="*/ -436 h 171"/>
                                <a:gd name="T40" fmla="+- 0 9152 9105"/>
                                <a:gd name="T41" fmla="*/ T40 w 55"/>
                                <a:gd name="T42" fmla="+- 0 -441 -522"/>
                                <a:gd name="T43" fmla="*/ -441 h 171"/>
                                <a:gd name="T44" fmla="+- 0 9159 9105"/>
                                <a:gd name="T45" fmla="*/ T44 w 55"/>
                                <a:gd name="T46" fmla="+- 0 -452 -522"/>
                                <a:gd name="T47" fmla="*/ -452 h 171"/>
                                <a:gd name="T48" fmla="+- 0 9160 9105"/>
                                <a:gd name="T49" fmla="*/ T48 w 55"/>
                                <a:gd name="T50" fmla="+- 0 -468 -522"/>
                                <a:gd name="T51" fmla="*/ -468 h 171"/>
                                <a:gd name="T52" fmla="+- 0 9158 9105"/>
                                <a:gd name="T53" fmla="*/ T52 w 55"/>
                                <a:gd name="T54" fmla="+- 0 -472 -522"/>
                                <a:gd name="T55" fmla="*/ -472 h 171"/>
                                <a:gd name="T56" fmla="+- 0 9153 9105"/>
                                <a:gd name="T57" fmla="*/ T56 w 55"/>
                                <a:gd name="T58" fmla="+- 0 -476 -522"/>
                                <a:gd name="T59" fmla="*/ -476 h 171"/>
                                <a:gd name="T60" fmla="+- 0 9132 9105"/>
                                <a:gd name="T61" fmla="*/ T60 w 55"/>
                                <a:gd name="T62" fmla="+- 0 -488 -522"/>
                                <a:gd name="T63" fmla="*/ -488 h 171"/>
                                <a:gd name="T64" fmla="+- 0 9125 9105"/>
                                <a:gd name="T65" fmla="*/ T64 w 55"/>
                                <a:gd name="T66" fmla="+- 0 -493 -522"/>
                                <a:gd name="T67" fmla="*/ -493 h 171"/>
                                <a:gd name="T68" fmla="+- 0 9115 9105"/>
                                <a:gd name="T69" fmla="*/ T68 w 55"/>
                                <a:gd name="T70" fmla="+- 0 -505 -522"/>
                                <a:gd name="T71" fmla="*/ -505 h 171"/>
                                <a:gd name="T72" fmla="+- 0 9107 9105"/>
                                <a:gd name="T73" fmla="*/ T72 w 55"/>
                                <a:gd name="T74" fmla="+- 0 -519 -522"/>
                                <a:gd name="T75" fmla="*/ -519 h 171"/>
                                <a:gd name="T76" fmla="+- 0 9107 9105"/>
                                <a:gd name="T77" fmla="*/ T76 w 55"/>
                                <a:gd name="T78" fmla="+- 0 -522 -522"/>
                                <a:gd name="T79" fmla="*/ -522 h 17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55" h="171">
                                  <a:moveTo>
                                    <a:pt x="2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70"/>
                                  </a:lnTo>
                                  <a:lnTo>
                                    <a:pt x="1" y="170"/>
                                  </a:lnTo>
                                  <a:lnTo>
                                    <a:pt x="8" y="132"/>
                                  </a:lnTo>
                                  <a:lnTo>
                                    <a:pt x="23" y="113"/>
                                  </a:lnTo>
                                  <a:lnTo>
                                    <a:pt x="42" y="99"/>
                                  </a:lnTo>
                                  <a:lnTo>
                                    <a:pt x="45" y="94"/>
                                  </a:lnTo>
                                  <a:lnTo>
                                    <a:pt x="45" y="89"/>
                                  </a:lnTo>
                                  <a:lnTo>
                                    <a:pt x="45" y="86"/>
                                  </a:lnTo>
                                  <a:lnTo>
                                    <a:pt x="47" y="81"/>
                                  </a:lnTo>
                                  <a:lnTo>
                                    <a:pt x="54" y="70"/>
                                  </a:lnTo>
                                  <a:lnTo>
                                    <a:pt x="55" y="54"/>
                                  </a:lnTo>
                                  <a:lnTo>
                                    <a:pt x="53" y="50"/>
                                  </a:lnTo>
                                  <a:lnTo>
                                    <a:pt x="48" y="46"/>
                                  </a:lnTo>
                                  <a:lnTo>
                                    <a:pt x="27" y="34"/>
                                  </a:lnTo>
                                  <a:lnTo>
                                    <a:pt x="20" y="29"/>
                                  </a:lnTo>
                                  <a:lnTo>
                                    <a:pt x="10" y="17"/>
                                  </a:lnTo>
                                  <a:lnTo>
                                    <a:pt x="2" y="3"/>
                                  </a:lnTo>
                                  <a:lnTo>
                                    <a:pt x="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64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6" name="Line 1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05" y="-388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1253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77" name="docshape328"/>
                          <wps:cNvSpPr>
                            <a:spLocks/>
                          </wps:cNvSpPr>
                          <wps:spPr bwMode="auto">
                            <a:xfrm>
                              <a:off x="8962" y="-527"/>
                              <a:ext cx="55" cy="197"/>
                            </a:xfrm>
                            <a:custGeom>
                              <a:avLst/>
                              <a:gdLst>
                                <a:gd name="T0" fmla="+- 0 8963 8962"/>
                                <a:gd name="T1" fmla="*/ T0 w 55"/>
                                <a:gd name="T2" fmla="+- 0 -526 -526"/>
                                <a:gd name="T3" fmla="*/ -526 h 197"/>
                                <a:gd name="T4" fmla="+- 0 8962 8962"/>
                                <a:gd name="T5" fmla="*/ T4 w 55"/>
                                <a:gd name="T6" fmla="+- 0 -526 -526"/>
                                <a:gd name="T7" fmla="*/ -526 h 197"/>
                                <a:gd name="T8" fmla="+- 0 8962 8962"/>
                                <a:gd name="T9" fmla="*/ T8 w 55"/>
                                <a:gd name="T10" fmla="+- 0 -330 -526"/>
                                <a:gd name="T11" fmla="*/ -330 h 197"/>
                                <a:gd name="T12" fmla="+- 0 8963 8962"/>
                                <a:gd name="T13" fmla="*/ T12 w 55"/>
                                <a:gd name="T14" fmla="+- 0 -330 -526"/>
                                <a:gd name="T15" fmla="*/ -330 h 197"/>
                                <a:gd name="T16" fmla="+- 0 8971 8962"/>
                                <a:gd name="T17" fmla="*/ T16 w 55"/>
                                <a:gd name="T18" fmla="+- 0 -375 -526"/>
                                <a:gd name="T19" fmla="*/ -375 h 197"/>
                                <a:gd name="T20" fmla="+- 0 8983 8962"/>
                                <a:gd name="T21" fmla="*/ T20 w 55"/>
                                <a:gd name="T22" fmla="+- 0 -393 -526"/>
                                <a:gd name="T23" fmla="*/ -393 h 197"/>
                                <a:gd name="T24" fmla="+- 0 8996 8962"/>
                                <a:gd name="T25" fmla="*/ T24 w 55"/>
                                <a:gd name="T26" fmla="+- 0 -413 -526"/>
                                <a:gd name="T27" fmla="*/ -413 h 197"/>
                                <a:gd name="T28" fmla="+- 0 9012 8962"/>
                                <a:gd name="T29" fmla="*/ T28 w 55"/>
                                <a:gd name="T30" fmla="+- 0 -426 -526"/>
                                <a:gd name="T31" fmla="*/ -426 h 197"/>
                                <a:gd name="T32" fmla="+- 0 9016 8962"/>
                                <a:gd name="T33" fmla="*/ T32 w 55"/>
                                <a:gd name="T34" fmla="+- 0 -433 -526"/>
                                <a:gd name="T35" fmla="*/ -433 h 197"/>
                                <a:gd name="T36" fmla="+- 0 9017 8962"/>
                                <a:gd name="T37" fmla="*/ T36 w 55"/>
                                <a:gd name="T38" fmla="+- 0 -444 -526"/>
                                <a:gd name="T39" fmla="*/ -444 h 197"/>
                                <a:gd name="T40" fmla="+- 0 9016 8962"/>
                                <a:gd name="T41" fmla="*/ T40 w 55"/>
                                <a:gd name="T42" fmla="+- 0 -447 -526"/>
                                <a:gd name="T43" fmla="*/ -447 h 197"/>
                                <a:gd name="T44" fmla="+- 0 9013 8962"/>
                                <a:gd name="T45" fmla="*/ T44 w 55"/>
                                <a:gd name="T46" fmla="+- 0 -452 -526"/>
                                <a:gd name="T47" fmla="*/ -452 h 197"/>
                                <a:gd name="T48" fmla="+- 0 9003 8962"/>
                                <a:gd name="T49" fmla="*/ T48 w 55"/>
                                <a:gd name="T50" fmla="+- 0 -463 -526"/>
                                <a:gd name="T51" fmla="*/ -463 h 197"/>
                                <a:gd name="T52" fmla="+- 0 8998 8962"/>
                                <a:gd name="T53" fmla="*/ T52 w 55"/>
                                <a:gd name="T54" fmla="+- 0 -471 -526"/>
                                <a:gd name="T55" fmla="*/ -471 h 197"/>
                                <a:gd name="T56" fmla="+- 0 8990 8962"/>
                                <a:gd name="T57" fmla="*/ T56 w 55"/>
                                <a:gd name="T58" fmla="+- 0 -478 -526"/>
                                <a:gd name="T59" fmla="*/ -478 h 197"/>
                                <a:gd name="T60" fmla="+- 0 8982 8962"/>
                                <a:gd name="T61" fmla="*/ T60 w 55"/>
                                <a:gd name="T62" fmla="+- 0 -485 -526"/>
                                <a:gd name="T63" fmla="*/ -485 h 197"/>
                                <a:gd name="T64" fmla="+- 0 8970 8962"/>
                                <a:gd name="T65" fmla="*/ T64 w 55"/>
                                <a:gd name="T66" fmla="+- 0 -498 -526"/>
                                <a:gd name="T67" fmla="*/ -498 h 197"/>
                                <a:gd name="T68" fmla="+- 0 8965 8962"/>
                                <a:gd name="T69" fmla="*/ T68 w 55"/>
                                <a:gd name="T70" fmla="+- 0 -508 -526"/>
                                <a:gd name="T71" fmla="*/ -508 h 197"/>
                                <a:gd name="T72" fmla="+- 0 8963 8962"/>
                                <a:gd name="T73" fmla="*/ T72 w 55"/>
                                <a:gd name="T74" fmla="+- 0 -526 -526"/>
                                <a:gd name="T75" fmla="*/ -526 h 19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</a:cxnLst>
                              <a:rect l="0" t="0" r="r" b="b"/>
                              <a:pathLst>
                                <a:path w="55" h="197">
                                  <a:moveTo>
                                    <a:pt x="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96"/>
                                  </a:lnTo>
                                  <a:lnTo>
                                    <a:pt x="1" y="196"/>
                                  </a:lnTo>
                                  <a:lnTo>
                                    <a:pt x="9" y="151"/>
                                  </a:lnTo>
                                  <a:lnTo>
                                    <a:pt x="21" y="133"/>
                                  </a:lnTo>
                                  <a:lnTo>
                                    <a:pt x="34" y="113"/>
                                  </a:lnTo>
                                  <a:lnTo>
                                    <a:pt x="50" y="100"/>
                                  </a:lnTo>
                                  <a:lnTo>
                                    <a:pt x="54" y="93"/>
                                  </a:lnTo>
                                  <a:lnTo>
                                    <a:pt x="55" y="82"/>
                                  </a:lnTo>
                                  <a:lnTo>
                                    <a:pt x="54" y="79"/>
                                  </a:lnTo>
                                  <a:lnTo>
                                    <a:pt x="51" y="74"/>
                                  </a:lnTo>
                                  <a:lnTo>
                                    <a:pt x="41" y="63"/>
                                  </a:lnTo>
                                  <a:lnTo>
                                    <a:pt x="36" y="55"/>
                                  </a:lnTo>
                                  <a:lnTo>
                                    <a:pt x="28" y="48"/>
                                  </a:lnTo>
                                  <a:lnTo>
                                    <a:pt x="20" y="41"/>
                                  </a:lnTo>
                                  <a:lnTo>
                                    <a:pt x="8" y="28"/>
                                  </a:lnTo>
                                  <a:lnTo>
                                    <a:pt x="3" y="18"/>
                                  </a:lnTo>
                                  <a:lnTo>
                                    <a:pt x="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64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8" name="Line 10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962" y="-368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1253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79" name="docshape329"/>
                          <wps:cNvSpPr>
                            <a:spLocks/>
                          </wps:cNvSpPr>
                          <wps:spPr bwMode="auto">
                            <a:xfrm>
                              <a:off x="8962" y="-479"/>
                              <a:ext cx="143" cy="59"/>
                            </a:xfrm>
                            <a:custGeom>
                              <a:avLst/>
                              <a:gdLst>
                                <a:gd name="T0" fmla="+- 0 8962 8962"/>
                                <a:gd name="T1" fmla="*/ T0 w 143"/>
                                <a:gd name="T2" fmla="+- 0 -420 -478"/>
                                <a:gd name="T3" fmla="*/ -420 h 59"/>
                                <a:gd name="T4" fmla="+- 0 8962 8962"/>
                                <a:gd name="T5" fmla="*/ T4 w 143"/>
                                <a:gd name="T6" fmla="+- 0 -464 -478"/>
                                <a:gd name="T7" fmla="*/ -464 h 59"/>
                                <a:gd name="T8" fmla="+- 0 9105 8962"/>
                                <a:gd name="T9" fmla="*/ T8 w 143"/>
                                <a:gd name="T10" fmla="+- 0 -435 -478"/>
                                <a:gd name="T11" fmla="*/ -435 h 59"/>
                                <a:gd name="T12" fmla="+- 0 9105 8962"/>
                                <a:gd name="T13" fmla="*/ T12 w 143"/>
                                <a:gd name="T14" fmla="+- 0 -478 -478"/>
                                <a:gd name="T15" fmla="*/ -478 h 5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43" h="59">
                                  <a:moveTo>
                                    <a:pt x="0" y="58"/>
                                  </a:moveTo>
                                  <a:lnTo>
                                    <a:pt x="0" y="14"/>
                                  </a:lnTo>
                                  <a:moveTo>
                                    <a:pt x="143" y="43"/>
                                  </a:moveTo>
                                  <a:lnTo>
                                    <a:pt x="143" y="0"/>
                                  </a:lnTo>
                                </a:path>
                              </a:pathLst>
                            </a:custGeom>
                            <a:noFill/>
                            <a:ln w="2927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0" name="docshape330"/>
                          <wps:cNvSpPr>
                            <a:spLocks/>
                          </wps:cNvSpPr>
                          <wps:spPr bwMode="auto">
                            <a:xfrm>
                              <a:off x="8954" y="-447"/>
                              <a:ext cx="17" cy="17"/>
                            </a:xfrm>
                            <a:custGeom>
                              <a:avLst/>
                              <a:gdLst>
                                <a:gd name="T0" fmla="+- 0 8967 8954"/>
                                <a:gd name="T1" fmla="*/ T0 w 17"/>
                                <a:gd name="T2" fmla="+- 0 -447 -447"/>
                                <a:gd name="T3" fmla="*/ -447 h 17"/>
                                <a:gd name="T4" fmla="+- 0 8958 8954"/>
                                <a:gd name="T5" fmla="*/ T4 w 17"/>
                                <a:gd name="T6" fmla="+- 0 -447 -447"/>
                                <a:gd name="T7" fmla="*/ -447 h 17"/>
                                <a:gd name="T8" fmla="+- 0 8954 8954"/>
                                <a:gd name="T9" fmla="*/ T8 w 17"/>
                                <a:gd name="T10" fmla="+- 0 -443 -447"/>
                                <a:gd name="T11" fmla="*/ -443 h 17"/>
                                <a:gd name="T12" fmla="+- 0 8954 8954"/>
                                <a:gd name="T13" fmla="*/ T12 w 17"/>
                                <a:gd name="T14" fmla="+- 0 -439 -447"/>
                                <a:gd name="T15" fmla="*/ -439 h 17"/>
                                <a:gd name="T16" fmla="+- 0 8954 8954"/>
                                <a:gd name="T17" fmla="*/ T16 w 17"/>
                                <a:gd name="T18" fmla="+- 0 -434 -447"/>
                                <a:gd name="T19" fmla="*/ -434 h 17"/>
                                <a:gd name="T20" fmla="+- 0 8958 8954"/>
                                <a:gd name="T21" fmla="*/ T20 w 17"/>
                                <a:gd name="T22" fmla="+- 0 -430 -447"/>
                                <a:gd name="T23" fmla="*/ -430 h 17"/>
                                <a:gd name="T24" fmla="+- 0 8967 8954"/>
                                <a:gd name="T25" fmla="*/ T24 w 17"/>
                                <a:gd name="T26" fmla="+- 0 -430 -447"/>
                                <a:gd name="T27" fmla="*/ -430 h 17"/>
                                <a:gd name="T28" fmla="+- 0 8971 8954"/>
                                <a:gd name="T29" fmla="*/ T28 w 17"/>
                                <a:gd name="T30" fmla="+- 0 -434 -447"/>
                                <a:gd name="T31" fmla="*/ -434 h 17"/>
                                <a:gd name="T32" fmla="+- 0 8971 8954"/>
                                <a:gd name="T33" fmla="*/ T32 w 17"/>
                                <a:gd name="T34" fmla="+- 0 -443 -447"/>
                                <a:gd name="T35" fmla="*/ -443 h 17"/>
                                <a:gd name="T36" fmla="+- 0 8967 8954"/>
                                <a:gd name="T37" fmla="*/ T36 w 17"/>
                                <a:gd name="T38" fmla="+- 0 -447 -447"/>
                                <a:gd name="T39" fmla="*/ -447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3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4" y="17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17" y="13"/>
                                  </a:lnTo>
                                  <a:lnTo>
                                    <a:pt x="17" y="4"/>
                                  </a:lnTo>
                                  <a:lnTo>
                                    <a:pt x="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1" name="docshape331"/>
                          <wps:cNvSpPr>
                            <a:spLocks/>
                          </wps:cNvSpPr>
                          <wps:spPr bwMode="auto">
                            <a:xfrm>
                              <a:off x="8954" y="-447"/>
                              <a:ext cx="17" cy="17"/>
                            </a:xfrm>
                            <a:custGeom>
                              <a:avLst/>
                              <a:gdLst>
                                <a:gd name="T0" fmla="+- 0 8954 8954"/>
                                <a:gd name="T1" fmla="*/ T0 w 17"/>
                                <a:gd name="T2" fmla="+- 0 -439 -447"/>
                                <a:gd name="T3" fmla="*/ -439 h 17"/>
                                <a:gd name="T4" fmla="+- 0 8954 8954"/>
                                <a:gd name="T5" fmla="*/ T4 w 17"/>
                                <a:gd name="T6" fmla="+- 0 -443 -447"/>
                                <a:gd name="T7" fmla="*/ -443 h 17"/>
                                <a:gd name="T8" fmla="+- 0 8958 8954"/>
                                <a:gd name="T9" fmla="*/ T8 w 17"/>
                                <a:gd name="T10" fmla="+- 0 -447 -447"/>
                                <a:gd name="T11" fmla="*/ -447 h 17"/>
                                <a:gd name="T12" fmla="+- 0 8962 8954"/>
                                <a:gd name="T13" fmla="*/ T12 w 17"/>
                                <a:gd name="T14" fmla="+- 0 -447 -447"/>
                                <a:gd name="T15" fmla="*/ -447 h 17"/>
                                <a:gd name="T16" fmla="+- 0 8967 8954"/>
                                <a:gd name="T17" fmla="*/ T16 w 17"/>
                                <a:gd name="T18" fmla="+- 0 -447 -447"/>
                                <a:gd name="T19" fmla="*/ -447 h 17"/>
                                <a:gd name="T20" fmla="+- 0 8971 8954"/>
                                <a:gd name="T21" fmla="*/ T20 w 17"/>
                                <a:gd name="T22" fmla="+- 0 -443 -447"/>
                                <a:gd name="T23" fmla="*/ -443 h 17"/>
                                <a:gd name="T24" fmla="+- 0 8971 8954"/>
                                <a:gd name="T25" fmla="*/ T24 w 17"/>
                                <a:gd name="T26" fmla="+- 0 -439 -447"/>
                                <a:gd name="T27" fmla="*/ -439 h 17"/>
                                <a:gd name="T28" fmla="+- 0 8971 8954"/>
                                <a:gd name="T29" fmla="*/ T28 w 17"/>
                                <a:gd name="T30" fmla="+- 0 -434 -447"/>
                                <a:gd name="T31" fmla="*/ -434 h 17"/>
                                <a:gd name="T32" fmla="+- 0 8967 8954"/>
                                <a:gd name="T33" fmla="*/ T32 w 17"/>
                                <a:gd name="T34" fmla="+- 0 -430 -447"/>
                                <a:gd name="T35" fmla="*/ -430 h 17"/>
                                <a:gd name="T36" fmla="+- 0 8962 8954"/>
                                <a:gd name="T37" fmla="*/ T36 w 17"/>
                                <a:gd name="T38" fmla="+- 0 -430 -447"/>
                                <a:gd name="T39" fmla="*/ -430 h 17"/>
                                <a:gd name="T40" fmla="+- 0 8958 8954"/>
                                <a:gd name="T41" fmla="*/ T40 w 17"/>
                                <a:gd name="T42" fmla="+- 0 -430 -447"/>
                                <a:gd name="T43" fmla="*/ -430 h 17"/>
                                <a:gd name="T44" fmla="+- 0 8954 8954"/>
                                <a:gd name="T45" fmla="*/ T44 w 17"/>
                                <a:gd name="T46" fmla="+- 0 -434 -447"/>
                                <a:gd name="T47" fmla="*/ -434 h 17"/>
                                <a:gd name="T48" fmla="+- 0 8954 8954"/>
                                <a:gd name="T49" fmla="*/ T48 w 17"/>
                                <a:gd name="T50" fmla="+- 0 -439 -447"/>
                                <a:gd name="T51" fmla="*/ -439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4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7" y="4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17" y="13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4" y="17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8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2" name="docshape332"/>
                          <wps:cNvSpPr>
                            <a:spLocks/>
                          </wps:cNvSpPr>
                          <wps:spPr bwMode="auto">
                            <a:xfrm>
                              <a:off x="9097" y="-460"/>
                              <a:ext cx="17" cy="17"/>
                            </a:xfrm>
                            <a:custGeom>
                              <a:avLst/>
                              <a:gdLst>
                                <a:gd name="T0" fmla="+- 0 9110 9097"/>
                                <a:gd name="T1" fmla="*/ T0 w 17"/>
                                <a:gd name="T2" fmla="+- 0 -460 -460"/>
                                <a:gd name="T3" fmla="*/ -460 h 17"/>
                                <a:gd name="T4" fmla="+- 0 9101 9097"/>
                                <a:gd name="T5" fmla="*/ T4 w 17"/>
                                <a:gd name="T6" fmla="+- 0 -460 -460"/>
                                <a:gd name="T7" fmla="*/ -460 h 17"/>
                                <a:gd name="T8" fmla="+- 0 9097 9097"/>
                                <a:gd name="T9" fmla="*/ T8 w 17"/>
                                <a:gd name="T10" fmla="+- 0 -456 -460"/>
                                <a:gd name="T11" fmla="*/ -456 h 17"/>
                                <a:gd name="T12" fmla="+- 0 9097 9097"/>
                                <a:gd name="T13" fmla="*/ T12 w 17"/>
                                <a:gd name="T14" fmla="+- 0 -452 -460"/>
                                <a:gd name="T15" fmla="*/ -452 h 17"/>
                                <a:gd name="T16" fmla="+- 0 9097 9097"/>
                                <a:gd name="T17" fmla="*/ T16 w 17"/>
                                <a:gd name="T18" fmla="+- 0 -447 -460"/>
                                <a:gd name="T19" fmla="*/ -447 h 17"/>
                                <a:gd name="T20" fmla="+- 0 9101 9097"/>
                                <a:gd name="T21" fmla="*/ T20 w 17"/>
                                <a:gd name="T22" fmla="+- 0 -443 -460"/>
                                <a:gd name="T23" fmla="*/ -443 h 17"/>
                                <a:gd name="T24" fmla="+- 0 9110 9097"/>
                                <a:gd name="T25" fmla="*/ T24 w 17"/>
                                <a:gd name="T26" fmla="+- 0 -443 -460"/>
                                <a:gd name="T27" fmla="*/ -443 h 17"/>
                                <a:gd name="T28" fmla="+- 0 9113 9097"/>
                                <a:gd name="T29" fmla="*/ T28 w 17"/>
                                <a:gd name="T30" fmla="+- 0 -447 -460"/>
                                <a:gd name="T31" fmla="*/ -447 h 17"/>
                                <a:gd name="T32" fmla="+- 0 9113 9097"/>
                                <a:gd name="T33" fmla="*/ T32 w 17"/>
                                <a:gd name="T34" fmla="+- 0 -456 -460"/>
                                <a:gd name="T35" fmla="*/ -456 h 17"/>
                                <a:gd name="T36" fmla="+- 0 9110 9097"/>
                                <a:gd name="T37" fmla="*/ T36 w 17"/>
                                <a:gd name="T38" fmla="+- 0 -460 -460"/>
                                <a:gd name="T39" fmla="*/ -460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3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4" y="17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3" name="docshape333"/>
                          <wps:cNvSpPr>
                            <a:spLocks/>
                          </wps:cNvSpPr>
                          <wps:spPr bwMode="auto">
                            <a:xfrm>
                              <a:off x="9097" y="-460"/>
                              <a:ext cx="17" cy="17"/>
                            </a:xfrm>
                            <a:custGeom>
                              <a:avLst/>
                              <a:gdLst>
                                <a:gd name="T0" fmla="+- 0 9097 9097"/>
                                <a:gd name="T1" fmla="*/ T0 w 17"/>
                                <a:gd name="T2" fmla="+- 0 -452 -460"/>
                                <a:gd name="T3" fmla="*/ -452 h 17"/>
                                <a:gd name="T4" fmla="+- 0 9097 9097"/>
                                <a:gd name="T5" fmla="*/ T4 w 17"/>
                                <a:gd name="T6" fmla="+- 0 -456 -460"/>
                                <a:gd name="T7" fmla="*/ -456 h 17"/>
                                <a:gd name="T8" fmla="+- 0 9101 9097"/>
                                <a:gd name="T9" fmla="*/ T8 w 17"/>
                                <a:gd name="T10" fmla="+- 0 -460 -460"/>
                                <a:gd name="T11" fmla="*/ -460 h 17"/>
                                <a:gd name="T12" fmla="+- 0 9105 9097"/>
                                <a:gd name="T13" fmla="*/ T12 w 17"/>
                                <a:gd name="T14" fmla="+- 0 -460 -460"/>
                                <a:gd name="T15" fmla="*/ -460 h 17"/>
                                <a:gd name="T16" fmla="+- 0 9110 9097"/>
                                <a:gd name="T17" fmla="*/ T16 w 17"/>
                                <a:gd name="T18" fmla="+- 0 -460 -460"/>
                                <a:gd name="T19" fmla="*/ -460 h 17"/>
                                <a:gd name="T20" fmla="+- 0 9113 9097"/>
                                <a:gd name="T21" fmla="*/ T20 w 17"/>
                                <a:gd name="T22" fmla="+- 0 -456 -460"/>
                                <a:gd name="T23" fmla="*/ -456 h 17"/>
                                <a:gd name="T24" fmla="+- 0 9113 9097"/>
                                <a:gd name="T25" fmla="*/ T24 w 17"/>
                                <a:gd name="T26" fmla="+- 0 -452 -460"/>
                                <a:gd name="T27" fmla="*/ -452 h 17"/>
                                <a:gd name="T28" fmla="+- 0 9113 9097"/>
                                <a:gd name="T29" fmla="*/ T28 w 17"/>
                                <a:gd name="T30" fmla="+- 0 -447 -460"/>
                                <a:gd name="T31" fmla="*/ -447 h 17"/>
                                <a:gd name="T32" fmla="+- 0 9110 9097"/>
                                <a:gd name="T33" fmla="*/ T32 w 17"/>
                                <a:gd name="T34" fmla="+- 0 -443 -460"/>
                                <a:gd name="T35" fmla="*/ -443 h 17"/>
                                <a:gd name="T36" fmla="+- 0 9105 9097"/>
                                <a:gd name="T37" fmla="*/ T36 w 17"/>
                                <a:gd name="T38" fmla="+- 0 -443 -460"/>
                                <a:gd name="T39" fmla="*/ -443 h 17"/>
                                <a:gd name="T40" fmla="+- 0 9101 9097"/>
                                <a:gd name="T41" fmla="*/ T40 w 17"/>
                                <a:gd name="T42" fmla="+- 0 -443 -460"/>
                                <a:gd name="T43" fmla="*/ -443 h 17"/>
                                <a:gd name="T44" fmla="+- 0 9097 9097"/>
                                <a:gd name="T45" fmla="*/ T44 w 17"/>
                                <a:gd name="T46" fmla="+- 0 -447 -460"/>
                                <a:gd name="T47" fmla="*/ -447 h 17"/>
                                <a:gd name="T48" fmla="+- 0 9097 9097"/>
                                <a:gd name="T49" fmla="*/ T48 w 17"/>
                                <a:gd name="T50" fmla="+- 0 -452 -460"/>
                                <a:gd name="T51" fmla="*/ -452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4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4" y="17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8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4" name="docshape334"/>
                          <wps:cNvSpPr>
                            <a:spLocks/>
                          </wps:cNvSpPr>
                          <wps:spPr bwMode="auto">
                            <a:xfrm>
                              <a:off x="8954" y="-447"/>
                              <a:ext cx="17" cy="17"/>
                            </a:xfrm>
                            <a:custGeom>
                              <a:avLst/>
                              <a:gdLst>
                                <a:gd name="T0" fmla="+- 0 8967 8954"/>
                                <a:gd name="T1" fmla="*/ T0 w 17"/>
                                <a:gd name="T2" fmla="+- 0 -447 -447"/>
                                <a:gd name="T3" fmla="*/ -447 h 17"/>
                                <a:gd name="T4" fmla="+- 0 8958 8954"/>
                                <a:gd name="T5" fmla="*/ T4 w 17"/>
                                <a:gd name="T6" fmla="+- 0 -447 -447"/>
                                <a:gd name="T7" fmla="*/ -447 h 17"/>
                                <a:gd name="T8" fmla="+- 0 8954 8954"/>
                                <a:gd name="T9" fmla="*/ T8 w 17"/>
                                <a:gd name="T10" fmla="+- 0 -443 -447"/>
                                <a:gd name="T11" fmla="*/ -443 h 17"/>
                                <a:gd name="T12" fmla="+- 0 8954 8954"/>
                                <a:gd name="T13" fmla="*/ T12 w 17"/>
                                <a:gd name="T14" fmla="+- 0 -439 -447"/>
                                <a:gd name="T15" fmla="*/ -439 h 17"/>
                                <a:gd name="T16" fmla="+- 0 8954 8954"/>
                                <a:gd name="T17" fmla="*/ T16 w 17"/>
                                <a:gd name="T18" fmla="+- 0 -434 -447"/>
                                <a:gd name="T19" fmla="*/ -434 h 17"/>
                                <a:gd name="T20" fmla="+- 0 8958 8954"/>
                                <a:gd name="T21" fmla="*/ T20 w 17"/>
                                <a:gd name="T22" fmla="+- 0 -430 -447"/>
                                <a:gd name="T23" fmla="*/ -430 h 17"/>
                                <a:gd name="T24" fmla="+- 0 8967 8954"/>
                                <a:gd name="T25" fmla="*/ T24 w 17"/>
                                <a:gd name="T26" fmla="+- 0 -430 -447"/>
                                <a:gd name="T27" fmla="*/ -430 h 17"/>
                                <a:gd name="T28" fmla="+- 0 8971 8954"/>
                                <a:gd name="T29" fmla="*/ T28 w 17"/>
                                <a:gd name="T30" fmla="+- 0 -434 -447"/>
                                <a:gd name="T31" fmla="*/ -434 h 17"/>
                                <a:gd name="T32" fmla="+- 0 8971 8954"/>
                                <a:gd name="T33" fmla="*/ T32 w 17"/>
                                <a:gd name="T34" fmla="+- 0 -443 -447"/>
                                <a:gd name="T35" fmla="*/ -443 h 17"/>
                                <a:gd name="T36" fmla="+- 0 8967 8954"/>
                                <a:gd name="T37" fmla="*/ T36 w 17"/>
                                <a:gd name="T38" fmla="+- 0 -447 -447"/>
                                <a:gd name="T39" fmla="*/ -447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3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4" y="17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17" y="13"/>
                                  </a:lnTo>
                                  <a:lnTo>
                                    <a:pt x="17" y="4"/>
                                  </a:lnTo>
                                  <a:lnTo>
                                    <a:pt x="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5" name="docshape335"/>
                          <wps:cNvSpPr>
                            <a:spLocks/>
                          </wps:cNvSpPr>
                          <wps:spPr bwMode="auto">
                            <a:xfrm>
                              <a:off x="8954" y="-447"/>
                              <a:ext cx="17" cy="17"/>
                            </a:xfrm>
                            <a:custGeom>
                              <a:avLst/>
                              <a:gdLst>
                                <a:gd name="T0" fmla="+- 0 8954 8954"/>
                                <a:gd name="T1" fmla="*/ T0 w 17"/>
                                <a:gd name="T2" fmla="+- 0 -439 -447"/>
                                <a:gd name="T3" fmla="*/ -439 h 17"/>
                                <a:gd name="T4" fmla="+- 0 8954 8954"/>
                                <a:gd name="T5" fmla="*/ T4 w 17"/>
                                <a:gd name="T6" fmla="+- 0 -443 -447"/>
                                <a:gd name="T7" fmla="*/ -443 h 17"/>
                                <a:gd name="T8" fmla="+- 0 8958 8954"/>
                                <a:gd name="T9" fmla="*/ T8 w 17"/>
                                <a:gd name="T10" fmla="+- 0 -447 -447"/>
                                <a:gd name="T11" fmla="*/ -447 h 17"/>
                                <a:gd name="T12" fmla="+- 0 8962 8954"/>
                                <a:gd name="T13" fmla="*/ T12 w 17"/>
                                <a:gd name="T14" fmla="+- 0 -447 -447"/>
                                <a:gd name="T15" fmla="*/ -447 h 17"/>
                                <a:gd name="T16" fmla="+- 0 8967 8954"/>
                                <a:gd name="T17" fmla="*/ T16 w 17"/>
                                <a:gd name="T18" fmla="+- 0 -447 -447"/>
                                <a:gd name="T19" fmla="*/ -447 h 17"/>
                                <a:gd name="T20" fmla="+- 0 8971 8954"/>
                                <a:gd name="T21" fmla="*/ T20 w 17"/>
                                <a:gd name="T22" fmla="+- 0 -443 -447"/>
                                <a:gd name="T23" fmla="*/ -443 h 17"/>
                                <a:gd name="T24" fmla="+- 0 8971 8954"/>
                                <a:gd name="T25" fmla="*/ T24 w 17"/>
                                <a:gd name="T26" fmla="+- 0 -439 -447"/>
                                <a:gd name="T27" fmla="*/ -439 h 17"/>
                                <a:gd name="T28" fmla="+- 0 8971 8954"/>
                                <a:gd name="T29" fmla="*/ T28 w 17"/>
                                <a:gd name="T30" fmla="+- 0 -434 -447"/>
                                <a:gd name="T31" fmla="*/ -434 h 17"/>
                                <a:gd name="T32" fmla="+- 0 8967 8954"/>
                                <a:gd name="T33" fmla="*/ T32 w 17"/>
                                <a:gd name="T34" fmla="+- 0 -430 -447"/>
                                <a:gd name="T35" fmla="*/ -430 h 17"/>
                                <a:gd name="T36" fmla="+- 0 8962 8954"/>
                                <a:gd name="T37" fmla="*/ T36 w 17"/>
                                <a:gd name="T38" fmla="+- 0 -430 -447"/>
                                <a:gd name="T39" fmla="*/ -430 h 17"/>
                                <a:gd name="T40" fmla="+- 0 8958 8954"/>
                                <a:gd name="T41" fmla="*/ T40 w 17"/>
                                <a:gd name="T42" fmla="+- 0 -430 -447"/>
                                <a:gd name="T43" fmla="*/ -430 h 17"/>
                                <a:gd name="T44" fmla="+- 0 8954 8954"/>
                                <a:gd name="T45" fmla="*/ T44 w 17"/>
                                <a:gd name="T46" fmla="+- 0 -434 -447"/>
                                <a:gd name="T47" fmla="*/ -434 h 17"/>
                                <a:gd name="T48" fmla="+- 0 8954 8954"/>
                                <a:gd name="T49" fmla="*/ T48 w 17"/>
                                <a:gd name="T50" fmla="+- 0 -439 -447"/>
                                <a:gd name="T51" fmla="*/ -439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4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7" y="4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17" y="13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4" y="17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8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6" name="docshape336"/>
                          <wps:cNvSpPr>
                            <a:spLocks/>
                          </wps:cNvSpPr>
                          <wps:spPr bwMode="auto">
                            <a:xfrm>
                              <a:off x="9097" y="-460"/>
                              <a:ext cx="17" cy="17"/>
                            </a:xfrm>
                            <a:custGeom>
                              <a:avLst/>
                              <a:gdLst>
                                <a:gd name="T0" fmla="+- 0 9110 9097"/>
                                <a:gd name="T1" fmla="*/ T0 w 17"/>
                                <a:gd name="T2" fmla="+- 0 -460 -460"/>
                                <a:gd name="T3" fmla="*/ -460 h 17"/>
                                <a:gd name="T4" fmla="+- 0 9101 9097"/>
                                <a:gd name="T5" fmla="*/ T4 w 17"/>
                                <a:gd name="T6" fmla="+- 0 -460 -460"/>
                                <a:gd name="T7" fmla="*/ -460 h 17"/>
                                <a:gd name="T8" fmla="+- 0 9097 9097"/>
                                <a:gd name="T9" fmla="*/ T8 w 17"/>
                                <a:gd name="T10" fmla="+- 0 -456 -460"/>
                                <a:gd name="T11" fmla="*/ -456 h 17"/>
                                <a:gd name="T12" fmla="+- 0 9097 9097"/>
                                <a:gd name="T13" fmla="*/ T12 w 17"/>
                                <a:gd name="T14" fmla="+- 0 -452 -460"/>
                                <a:gd name="T15" fmla="*/ -452 h 17"/>
                                <a:gd name="T16" fmla="+- 0 9097 9097"/>
                                <a:gd name="T17" fmla="*/ T16 w 17"/>
                                <a:gd name="T18" fmla="+- 0 -447 -460"/>
                                <a:gd name="T19" fmla="*/ -447 h 17"/>
                                <a:gd name="T20" fmla="+- 0 9101 9097"/>
                                <a:gd name="T21" fmla="*/ T20 w 17"/>
                                <a:gd name="T22" fmla="+- 0 -443 -460"/>
                                <a:gd name="T23" fmla="*/ -443 h 17"/>
                                <a:gd name="T24" fmla="+- 0 9110 9097"/>
                                <a:gd name="T25" fmla="*/ T24 w 17"/>
                                <a:gd name="T26" fmla="+- 0 -443 -460"/>
                                <a:gd name="T27" fmla="*/ -443 h 17"/>
                                <a:gd name="T28" fmla="+- 0 9113 9097"/>
                                <a:gd name="T29" fmla="*/ T28 w 17"/>
                                <a:gd name="T30" fmla="+- 0 -447 -460"/>
                                <a:gd name="T31" fmla="*/ -447 h 17"/>
                                <a:gd name="T32" fmla="+- 0 9113 9097"/>
                                <a:gd name="T33" fmla="*/ T32 w 17"/>
                                <a:gd name="T34" fmla="+- 0 -456 -460"/>
                                <a:gd name="T35" fmla="*/ -456 h 17"/>
                                <a:gd name="T36" fmla="+- 0 9110 9097"/>
                                <a:gd name="T37" fmla="*/ T36 w 17"/>
                                <a:gd name="T38" fmla="+- 0 -460 -460"/>
                                <a:gd name="T39" fmla="*/ -460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3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4" y="17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7" name="docshape337"/>
                          <wps:cNvSpPr>
                            <a:spLocks/>
                          </wps:cNvSpPr>
                          <wps:spPr bwMode="auto">
                            <a:xfrm>
                              <a:off x="9097" y="-460"/>
                              <a:ext cx="17" cy="17"/>
                            </a:xfrm>
                            <a:custGeom>
                              <a:avLst/>
                              <a:gdLst>
                                <a:gd name="T0" fmla="+- 0 9097 9097"/>
                                <a:gd name="T1" fmla="*/ T0 w 17"/>
                                <a:gd name="T2" fmla="+- 0 -452 -460"/>
                                <a:gd name="T3" fmla="*/ -452 h 17"/>
                                <a:gd name="T4" fmla="+- 0 9097 9097"/>
                                <a:gd name="T5" fmla="*/ T4 w 17"/>
                                <a:gd name="T6" fmla="+- 0 -456 -460"/>
                                <a:gd name="T7" fmla="*/ -456 h 17"/>
                                <a:gd name="T8" fmla="+- 0 9101 9097"/>
                                <a:gd name="T9" fmla="*/ T8 w 17"/>
                                <a:gd name="T10" fmla="+- 0 -460 -460"/>
                                <a:gd name="T11" fmla="*/ -460 h 17"/>
                                <a:gd name="T12" fmla="+- 0 9105 9097"/>
                                <a:gd name="T13" fmla="*/ T12 w 17"/>
                                <a:gd name="T14" fmla="+- 0 -460 -460"/>
                                <a:gd name="T15" fmla="*/ -460 h 17"/>
                                <a:gd name="T16" fmla="+- 0 9110 9097"/>
                                <a:gd name="T17" fmla="*/ T16 w 17"/>
                                <a:gd name="T18" fmla="+- 0 -460 -460"/>
                                <a:gd name="T19" fmla="*/ -460 h 17"/>
                                <a:gd name="T20" fmla="+- 0 9113 9097"/>
                                <a:gd name="T21" fmla="*/ T20 w 17"/>
                                <a:gd name="T22" fmla="+- 0 -456 -460"/>
                                <a:gd name="T23" fmla="*/ -456 h 17"/>
                                <a:gd name="T24" fmla="+- 0 9113 9097"/>
                                <a:gd name="T25" fmla="*/ T24 w 17"/>
                                <a:gd name="T26" fmla="+- 0 -452 -460"/>
                                <a:gd name="T27" fmla="*/ -452 h 17"/>
                                <a:gd name="T28" fmla="+- 0 9113 9097"/>
                                <a:gd name="T29" fmla="*/ T28 w 17"/>
                                <a:gd name="T30" fmla="+- 0 -447 -460"/>
                                <a:gd name="T31" fmla="*/ -447 h 17"/>
                                <a:gd name="T32" fmla="+- 0 9110 9097"/>
                                <a:gd name="T33" fmla="*/ T32 w 17"/>
                                <a:gd name="T34" fmla="+- 0 -443 -460"/>
                                <a:gd name="T35" fmla="*/ -443 h 17"/>
                                <a:gd name="T36" fmla="+- 0 9105 9097"/>
                                <a:gd name="T37" fmla="*/ T36 w 17"/>
                                <a:gd name="T38" fmla="+- 0 -443 -460"/>
                                <a:gd name="T39" fmla="*/ -443 h 17"/>
                                <a:gd name="T40" fmla="+- 0 9101 9097"/>
                                <a:gd name="T41" fmla="*/ T40 w 17"/>
                                <a:gd name="T42" fmla="+- 0 -443 -460"/>
                                <a:gd name="T43" fmla="*/ -443 h 17"/>
                                <a:gd name="T44" fmla="+- 0 9097 9097"/>
                                <a:gd name="T45" fmla="*/ T44 w 17"/>
                                <a:gd name="T46" fmla="+- 0 -447 -460"/>
                                <a:gd name="T47" fmla="*/ -447 h 17"/>
                                <a:gd name="T48" fmla="+- 0 9097 9097"/>
                                <a:gd name="T49" fmla="*/ T48 w 17"/>
                                <a:gd name="T50" fmla="+- 0 -452 -460"/>
                                <a:gd name="T51" fmla="*/ -452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4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4" y="17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8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77960B98" id="docshapegroup326" o:spid="_x0000_s1026" style="position:absolute;margin-left:446.95pt;margin-top:-26.3pt;width:11.05pt;height:9.85pt;z-index:-17353728;mso-position-horizontal-relative:page" coordorigin="8939,-526" coordsize="221,1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">
                  <v:shape id="docshape327" o:spid="_x0000_s1027" style="position:absolute;left:9105;top:-522;width:55;height:171;visibility:visible;mso-wrap-style:square;v-text-anchor:top" coordsize="55,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" path="m2,l,,,170r1,l8,132,23,113,42,99r3,-5l45,89r,-3l47,81,54,70,55,54,53,50,48,46,27,34,20,29,10,17,2,3,2,xe" fillcolor="#006400" stroked="f">
                    <v:fill opacity="32896f"/>
                    <v:path arrowok="t" o:connecttype="custom" o:connectlocs="2,-522;0,-522;0,-352;1,-352;8,-390;23,-409;42,-423;45,-428;45,-433;45,-436;47,-441;54,-452;55,-468;53,-472;48,-476;27,-488;20,-493;10,-505;2,-519;2,-522" o:connectangles="0,0,0,0,0,0,0,0,0,0,0,0,0,0,0,0,0,0,0,0"/>
                  </v:shape>
                  <v:line id="Line 111" o:spid="_x0000_s1028" style="position:absolute;visibility:visible;mso-wrap-style:square" from="9105,-388" to="9105,-3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" strokeweight=".34811mm"/>
                  <v:shape id="docshape328" o:spid="_x0000_s1029" style="position:absolute;left:8962;top:-527;width:55;height:197;visibility:visible;mso-wrap-style:square;v-text-anchor:top" coordsize="55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" path="m1,l,,,196r1,l9,151,21,133,34,113,50,100r4,-7l55,82,54,79,51,74,41,63,36,55,28,48,20,41,8,28,3,18,1,xe" fillcolor="#006400" stroked="f">
                    <v:fill opacity="32896f"/>
                    <v:path arrowok="t" o:connecttype="custom" o:connectlocs="1,-526;0,-526;0,-330;1,-330;9,-375;21,-393;34,-413;50,-426;54,-433;55,-444;54,-447;51,-452;41,-463;36,-471;28,-478;20,-485;8,-498;3,-508;1,-526" o:connectangles="0,0,0,0,0,0,0,0,0,0,0,0,0,0,0,0,0,0,0"/>
                  </v:shape>
                  <v:line id="Line 109" o:spid="_x0000_s1030" style="position:absolute;visibility:visible;mso-wrap-style:square" from="8962,-368" to="8962,-3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" strokeweight=".34811mm"/>
                  <v:shape id="docshape329" o:spid="_x0000_s1031" style="position:absolute;left:8962;top:-479;width:143;height:59;visibility:visible;mso-wrap-style:square;v-text-anchor:top" coordsize="143,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" path="m,58l,14m143,43l143,e" filled="f" strokeweight=".81319mm">
                    <v:path arrowok="t" o:connecttype="custom" o:connectlocs="0,-420;0,-464;143,-435;143,-478" o:connectangles="0,0,0,0"/>
                  </v:shape>
                  <v:shape id="docshape330" o:spid="_x0000_s1032" style="position:absolute;left:8954;top:-44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" path="m13,l4,,,4,,8r,5l4,17r9,l17,13r,-9l13,xe" fillcolor="black" stroked="f">
                    <v:fill opacity="32896f"/>
                    <v:path arrowok="t" o:connecttype="custom" o:connectlocs="13,-447;4,-447;0,-443;0,-439;0,-434;4,-430;13,-430;17,-434;17,-443;13,-447" o:connectangles="0,0,0,0,0,0,0,0,0,0"/>
                  </v:shape>
                  <v:shape id="docshape331" o:spid="_x0000_s1033" style="position:absolute;left:8954;top:-44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" path="m,8l,4,4,,8,r5,l17,4r,4l17,13r-4,4l8,17r-4,l,13,,8e" filled="f" strokeweight=".28828mm">
                    <v:path arrowok="t" o:connecttype="custom" o:connectlocs="0,-439;0,-443;4,-447;8,-447;13,-447;17,-443;17,-439;17,-434;13,-430;8,-430;4,-430;0,-434;0,-439" o:connectangles="0,0,0,0,0,0,0,0,0,0,0,0,0"/>
                  </v:shape>
                  <v:shape id="docshape332" o:spid="_x0000_s1034" style="position:absolute;left:9097;top:-460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" path="m13,l4,,,4,,8r,5l4,17r9,l16,13r,-9l13,xe" fillcolor="black" stroked="f">
                    <v:fill opacity="32896f"/>
                    <v:path arrowok="t" o:connecttype="custom" o:connectlocs="13,-460;4,-460;0,-456;0,-452;0,-447;4,-443;13,-443;16,-447;16,-456;13,-460" o:connectangles="0,0,0,0,0,0,0,0,0,0"/>
                  </v:shape>
                  <v:shape id="docshape333" o:spid="_x0000_s1035" style="position:absolute;left:9097;top:-460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" path="m,8l,4,4,,8,r5,l16,4r,4l16,13r-3,4l8,17r-4,l,13,,8e" filled="f" strokeweight=".28828mm">
                    <v:path arrowok="t" o:connecttype="custom" o:connectlocs="0,-452;0,-456;4,-460;8,-460;13,-460;16,-456;16,-452;16,-447;13,-443;8,-443;4,-443;0,-447;0,-452" o:connectangles="0,0,0,0,0,0,0,0,0,0,0,0,0"/>
                  </v:shape>
                  <v:shape id="docshape334" o:spid="_x0000_s1036" style="position:absolute;left:8954;top:-44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" path="m13,l4,,,4,,8r,5l4,17r9,l17,13r,-9l13,xe" fillcolor="black" stroked="f">
                    <v:fill opacity="32896f"/>
                    <v:path arrowok="t" o:connecttype="custom" o:connectlocs="13,-447;4,-447;0,-443;0,-439;0,-434;4,-430;13,-430;17,-434;17,-443;13,-447" o:connectangles="0,0,0,0,0,0,0,0,0,0"/>
                  </v:shape>
                  <v:shape id="docshape335" o:spid="_x0000_s1037" style="position:absolute;left:8954;top:-44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" path="m,8l,4,4,,8,r5,l17,4r,4l17,13r-4,4l8,17r-4,l,13,,8e" filled="f" strokeweight=".28828mm">
                    <v:path arrowok="t" o:connecttype="custom" o:connectlocs="0,-439;0,-443;4,-447;8,-447;13,-447;17,-443;17,-439;17,-434;13,-430;8,-430;4,-430;0,-434;0,-439" o:connectangles="0,0,0,0,0,0,0,0,0,0,0,0,0"/>
                  </v:shape>
                  <v:shape id="docshape336" o:spid="_x0000_s1038" style="position:absolute;left:9097;top:-460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" path="m13,l4,,,4,,8r,5l4,17r9,l16,13r,-9l13,xe" fillcolor="black" stroked="f">
                    <v:fill opacity="32896f"/>
                    <v:path arrowok="t" o:connecttype="custom" o:connectlocs="13,-460;4,-460;0,-456;0,-452;0,-447;4,-443;13,-443;16,-447;16,-456;13,-460" o:connectangles="0,0,0,0,0,0,0,0,0,0"/>
                  </v:shape>
                  <v:shape id="docshape337" o:spid="_x0000_s1039" style="position:absolute;left:9097;top:-460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" path="m,8l,4,4,,8,r5,l16,4r,4l16,13r-3,4l8,17r-4,l,13,,8e" filled="f" strokeweight=".28828mm">
                    <v:path arrowok="t" o:connecttype="custom" o:connectlocs="0,-452;0,-456;4,-460;8,-460;13,-460;16,-456;16,-452;16,-447;13,-443;8,-443;4,-443;0,-447;0,-452" o:connectangles="0,0,0,0,0,0,0,0,0,0,0,0,0"/>
                  </v:shape>
                  <w10:wrap anchorx="page"/>
                </v:group>
              </w:pict>
            </mc:Fallback>
          </mc:AlternateContent>
        </w:r>
        <w:r>
          <w:rPr>
            <w:noProof/>
            <w:lang w:val="en-GB" w:eastAsia="en-GB"/>
          </w:rPr>
          <mc:AlternateContent>
            <mc:Choice Requires="wpg">
              <w:drawing>
                <wp:anchor distT="0" distB="0" distL="114300" distR="114300" simplePos="0" relativeHeight="487727616" behindDoc="0" locked="0" layoutInCell="1" allowOverlap="1" wp14:anchorId="5FE80823" wp14:editId="638CFDC8">
                  <wp:simplePos x="0" y="0"/>
                  <wp:positionH relativeFrom="page">
                    <wp:posOffset>5636895</wp:posOffset>
                  </wp:positionH>
                  <wp:positionV relativeFrom="paragraph">
                    <wp:posOffset>325755</wp:posOffset>
                  </wp:positionV>
                  <wp:extent cx="598805" cy="235585"/>
                  <wp:effectExtent l="0" t="0" r="0" b="0"/>
                  <wp:wrapNone/>
                  <wp:docPr id="988" name="docshapegroup33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98805" cy="235585"/>
                            <a:chOff x="8877" y="513"/>
                            <a:chExt cx="943" cy="371"/>
                          </a:xfrm>
                        </wpg:grpSpPr>
                        <wps:wsp>
                          <wps:cNvPr id="989" name="docshape339"/>
                          <wps:cNvSpPr>
                            <a:spLocks/>
                          </wps:cNvSpPr>
                          <wps:spPr bwMode="auto">
                            <a:xfrm>
                              <a:off x="9248" y="512"/>
                              <a:ext cx="41" cy="270"/>
                            </a:xfrm>
                            <a:custGeom>
                              <a:avLst/>
                              <a:gdLst>
                                <a:gd name="T0" fmla="+- 0 9249 9248"/>
                                <a:gd name="T1" fmla="*/ T0 w 41"/>
                                <a:gd name="T2" fmla="+- 0 513 513"/>
                                <a:gd name="T3" fmla="*/ 513 h 270"/>
                                <a:gd name="T4" fmla="+- 0 9248 9248"/>
                                <a:gd name="T5" fmla="*/ T4 w 41"/>
                                <a:gd name="T6" fmla="+- 0 513 513"/>
                                <a:gd name="T7" fmla="*/ 513 h 270"/>
                                <a:gd name="T8" fmla="+- 0 9248 9248"/>
                                <a:gd name="T9" fmla="*/ T8 w 41"/>
                                <a:gd name="T10" fmla="+- 0 782 513"/>
                                <a:gd name="T11" fmla="*/ 782 h 270"/>
                                <a:gd name="T12" fmla="+- 0 9249 9248"/>
                                <a:gd name="T13" fmla="*/ T12 w 41"/>
                                <a:gd name="T14" fmla="+- 0 782 513"/>
                                <a:gd name="T15" fmla="*/ 782 h 270"/>
                                <a:gd name="T16" fmla="+- 0 9259 9248"/>
                                <a:gd name="T17" fmla="*/ T16 w 41"/>
                                <a:gd name="T18" fmla="+- 0 702 513"/>
                                <a:gd name="T19" fmla="*/ 702 h 270"/>
                                <a:gd name="T20" fmla="+- 0 9288 9248"/>
                                <a:gd name="T21" fmla="*/ T20 w 41"/>
                                <a:gd name="T22" fmla="+- 0 633 513"/>
                                <a:gd name="T23" fmla="*/ 633 h 270"/>
                                <a:gd name="T24" fmla="+- 0 9289 9248"/>
                                <a:gd name="T25" fmla="*/ T24 w 41"/>
                                <a:gd name="T26" fmla="+- 0 625 513"/>
                                <a:gd name="T27" fmla="*/ 625 h 270"/>
                                <a:gd name="T28" fmla="+- 0 9286 9248"/>
                                <a:gd name="T29" fmla="*/ T28 w 41"/>
                                <a:gd name="T30" fmla="+- 0 613 513"/>
                                <a:gd name="T31" fmla="*/ 613 h 270"/>
                                <a:gd name="T32" fmla="+- 0 9274 9248"/>
                                <a:gd name="T33" fmla="*/ T32 w 41"/>
                                <a:gd name="T34" fmla="+- 0 588 513"/>
                                <a:gd name="T35" fmla="*/ 588 h 270"/>
                                <a:gd name="T36" fmla="+- 0 9258 9248"/>
                                <a:gd name="T37" fmla="*/ T36 w 41"/>
                                <a:gd name="T38" fmla="+- 0 562 513"/>
                                <a:gd name="T39" fmla="*/ 562 h 270"/>
                                <a:gd name="T40" fmla="+- 0 9252 9248"/>
                                <a:gd name="T41" fmla="*/ T40 w 41"/>
                                <a:gd name="T42" fmla="+- 0 543 513"/>
                                <a:gd name="T43" fmla="*/ 543 h 270"/>
                                <a:gd name="T44" fmla="+- 0 9249 9248"/>
                                <a:gd name="T45" fmla="*/ T44 w 41"/>
                                <a:gd name="T46" fmla="+- 0 513 513"/>
                                <a:gd name="T47" fmla="*/ 513 h 27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41" h="270">
                                  <a:moveTo>
                                    <a:pt x="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69"/>
                                  </a:lnTo>
                                  <a:lnTo>
                                    <a:pt x="1" y="269"/>
                                  </a:lnTo>
                                  <a:lnTo>
                                    <a:pt x="11" y="189"/>
                                  </a:lnTo>
                                  <a:lnTo>
                                    <a:pt x="40" y="120"/>
                                  </a:lnTo>
                                  <a:lnTo>
                                    <a:pt x="41" y="112"/>
                                  </a:lnTo>
                                  <a:lnTo>
                                    <a:pt x="38" y="100"/>
                                  </a:lnTo>
                                  <a:lnTo>
                                    <a:pt x="26" y="75"/>
                                  </a:lnTo>
                                  <a:lnTo>
                                    <a:pt x="10" y="49"/>
                                  </a:lnTo>
                                  <a:lnTo>
                                    <a:pt x="4" y="30"/>
                                  </a:lnTo>
                                  <a:lnTo>
                                    <a:pt x="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0" name="Line 9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248" y="725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1253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91" name="Line 9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248" y="654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2927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92" name="docshape340"/>
                          <wps:cNvSpPr>
                            <a:spLocks/>
                          </wps:cNvSpPr>
                          <wps:spPr bwMode="auto">
                            <a:xfrm>
                              <a:off x="9239" y="622"/>
                              <a:ext cx="17" cy="17"/>
                            </a:xfrm>
                            <a:custGeom>
                              <a:avLst/>
                              <a:gdLst>
                                <a:gd name="T0" fmla="+- 0 9253 9240"/>
                                <a:gd name="T1" fmla="*/ T0 w 17"/>
                                <a:gd name="T2" fmla="+- 0 622 622"/>
                                <a:gd name="T3" fmla="*/ 622 h 17"/>
                                <a:gd name="T4" fmla="+- 0 9244 9240"/>
                                <a:gd name="T5" fmla="*/ T4 w 17"/>
                                <a:gd name="T6" fmla="+- 0 622 622"/>
                                <a:gd name="T7" fmla="*/ 622 h 17"/>
                                <a:gd name="T8" fmla="+- 0 9240 9240"/>
                                <a:gd name="T9" fmla="*/ T8 w 17"/>
                                <a:gd name="T10" fmla="+- 0 626 622"/>
                                <a:gd name="T11" fmla="*/ 626 h 17"/>
                                <a:gd name="T12" fmla="+- 0 9240 9240"/>
                                <a:gd name="T13" fmla="*/ T12 w 17"/>
                                <a:gd name="T14" fmla="+- 0 631 622"/>
                                <a:gd name="T15" fmla="*/ 631 h 17"/>
                                <a:gd name="T16" fmla="+- 0 9240 9240"/>
                                <a:gd name="T17" fmla="*/ T16 w 17"/>
                                <a:gd name="T18" fmla="+- 0 635 622"/>
                                <a:gd name="T19" fmla="*/ 635 h 17"/>
                                <a:gd name="T20" fmla="+- 0 9244 9240"/>
                                <a:gd name="T21" fmla="*/ T20 w 17"/>
                                <a:gd name="T22" fmla="+- 0 639 622"/>
                                <a:gd name="T23" fmla="*/ 639 h 17"/>
                                <a:gd name="T24" fmla="+- 0 9253 9240"/>
                                <a:gd name="T25" fmla="*/ T24 w 17"/>
                                <a:gd name="T26" fmla="+- 0 639 622"/>
                                <a:gd name="T27" fmla="*/ 639 h 17"/>
                                <a:gd name="T28" fmla="+- 0 9256 9240"/>
                                <a:gd name="T29" fmla="*/ T28 w 17"/>
                                <a:gd name="T30" fmla="+- 0 635 622"/>
                                <a:gd name="T31" fmla="*/ 635 h 17"/>
                                <a:gd name="T32" fmla="+- 0 9256 9240"/>
                                <a:gd name="T33" fmla="*/ T32 w 17"/>
                                <a:gd name="T34" fmla="+- 0 626 622"/>
                                <a:gd name="T35" fmla="*/ 626 h 17"/>
                                <a:gd name="T36" fmla="+- 0 9253 9240"/>
                                <a:gd name="T37" fmla="*/ T36 w 17"/>
                                <a:gd name="T38" fmla="+- 0 622 622"/>
                                <a:gd name="T39" fmla="*/ 622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3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4" y="17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3" name="docshape341"/>
                          <wps:cNvSpPr>
                            <a:spLocks/>
                          </wps:cNvSpPr>
                          <wps:spPr bwMode="auto">
                            <a:xfrm>
                              <a:off x="9239" y="622"/>
                              <a:ext cx="17" cy="17"/>
                            </a:xfrm>
                            <a:custGeom>
                              <a:avLst/>
                              <a:gdLst>
                                <a:gd name="T0" fmla="+- 0 9240 9240"/>
                                <a:gd name="T1" fmla="*/ T0 w 17"/>
                                <a:gd name="T2" fmla="+- 0 631 622"/>
                                <a:gd name="T3" fmla="*/ 631 h 17"/>
                                <a:gd name="T4" fmla="+- 0 9240 9240"/>
                                <a:gd name="T5" fmla="*/ T4 w 17"/>
                                <a:gd name="T6" fmla="+- 0 626 622"/>
                                <a:gd name="T7" fmla="*/ 626 h 17"/>
                                <a:gd name="T8" fmla="+- 0 9244 9240"/>
                                <a:gd name="T9" fmla="*/ T8 w 17"/>
                                <a:gd name="T10" fmla="+- 0 622 622"/>
                                <a:gd name="T11" fmla="*/ 622 h 17"/>
                                <a:gd name="T12" fmla="+- 0 9248 9240"/>
                                <a:gd name="T13" fmla="*/ T12 w 17"/>
                                <a:gd name="T14" fmla="+- 0 622 622"/>
                                <a:gd name="T15" fmla="*/ 622 h 17"/>
                                <a:gd name="T16" fmla="+- 0 9253 9240"/>
                                <a:gd name="T17" fmla="*/ T16 w 17"/>
                                <a:gd name="T18" fmla="+- 0 622 622"/>
                                <a:gd name="T19" fmla="*/ 622 h 17"/>
                                <a:gd name="T20" fmla="+- 0 9256 9240"/>
                                <a:gd name="T21" fmla="*/ T20 w 17"/>
                                <a:gd name="T22" fmla="+- 0 626 622"/>
                                <a:gd name="T23" fmla="*/ 626 h 17"/>
                                <a:gd name="T24" fmla="+- 0 9256 9240"/>
                                <a:gd name="T25" fmla="*/ T24 w 17"/>
                                <a:gd name="T26" fmla="+- 0 631 622"/>
                                <a:gd name="T27" fmla="*/ 631 h 17"/>
                                <a:gd name="T28" fmla="+- 0 9256 9240"/>
                                <a:gd name="T29" fmla="*/ T28 w 17"/>
                                <a:gd name="T30" fmla="+- 0 635 622"/>
                                <a:gd name="T31" fmla="*/ 635 h 17"/>
                                <a:gd name="T32" fmla="+- 0 9253 9240"/>
                                <a:gd name="T33" fmla="*/ T32 w 17"/>
                                <a:gd name="T34" fmla="+- 0 639 622"/>
                                <a:gd name="T35" fmla="*/ 639 h 17"/>
                                <a:gd name="T36" fmla="+- 0 9248 9240"/>
                                <a:gd name="T37" fmla="*/ T36 w 17"/>
                                <a:gd name="T38" fmla="+- 0 639 622"/>
                                <a:gd name="T39" fmla="*/ 639 h 17"/>
                                <a:gd name="T40" fmla="+- 0 9244 9240"/>
                                <a:gd name="T41" fmla="*/ T40 w 17"/>
                                <a:gd name="T42" fmla="+- 0 639 622"/>
                                <a:gd name="T43" fmla="*/ 639 h 17"/>
                                <a:gd name="T44" fmla="+- 0 9240 9240"/>
                                <a:gd name="T45" fmla="*/ T44 w 17"/>
                                <a:gd name="T46" fmla="+- 0 635 622"/>
                                <a:gd name="T47" fmla="*/ 635 h 17"/>
                                <a:gd name="T48" fmla="+- 0 9240 9240"/>
                                <a:gd name="T49" fmla="*/ T48 w 17"/>
                                <a:gd name="T50" fmla="+- 0 631 622"/>
                                <a:gd name="T51" fmla="*/ 631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9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4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9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4" y="17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9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4" name="docshape342"/>
                          <wps:cNvSpPr>
                            <a:spLocks/>
                          </wps:cNvSpPr>
                          <wps:spPr bwMode="auto">
                            <a:xfrm>
                              <a:off x="9239" y="622"/>
                              <a:ext cx="17" cy="17"/>
                            </a:xfrm>
                            <a:custGeom>
                              <a:avLst/>
                              <a:gdLst>
                                <a:gd name="T0" fmla="+- 0 9253 9240"/>
                                <a:gd name="T1" fmla="*/ T0 w 17"/>
                                <a:gd name="T2" fmla="+- 0 622 622"/>
                                <a:gd name="T3" fmla="*/ 622 h 17"/>
                                <a:gd name="T4" fmla="+- 0 9244 9240"/>
                                <a:gd name="T5" fmla="*/ T4 w 17"/>
                                <a:gd name="T6" fmla="+- 0 622 622"/>
                                <a:gd name="T7" fmla="*/ 622 h 17"/>
                                <a:gd name="T8" fmla="+- 0 9240 9240"/>
                                <a:gd name="T9" fmla="*/ T8 w 17"/>
                                <a:gd name="T10" fmla="+- 0 626 622"/>
                                <a:gd name="T11" fmla="*/ 626 h 17"/>
                                <a:gd name="T12" fmla="+- 0 9240 9240"/>
                                <a:gd name="T13" fmla="*/ T12 w 17"/>
                                <a:gd name="T14" fmla="+- 0 631 622"/>
                                <a:gd name="T15" fmla="*/ 631 h 17"/>
                                <a:gd name="T16" fmla="+- 0 9240 9240"/>
                                <a:gd name="T17" fmla="*/ T16 w 17"/>
                                <a:gd name="T18" fmla="+- 0 635 622"/>
                                <a:gd name="T19" fmla="*/ 635 h 17"/>
                                <a:gd name="T20" fmla="+- 0 9244 9240"/>
                                <a:gd name="T21" fmla="*/ T20 w 17"/>
                                <a:gd name="T22" fmla="+- 0 639 622"/>
                                <a:gd name="T23" fmla="*/ 639 h 17"/>
                                <a:gd name="T24" fmla="+- 0 9253 9240"/>
                                <a:gd name="T25" fmla="*/ T24 w 17"/>
                                <a:gd name="T26" fmla="+- 0 639 622"/>
                                <a:gd name="T27" fmla="*/ 639 h 17"/>
                                <a:gd name="T28" fmla="+- 0 9256 9240"/>
                                <a:gd name="T29" fmla="*/ T28 w 17"/>
                                <a:gd name="T30" fmla="+- 0 635 622"/>
                                <a:gd name="T31" fmla="*/ 635 h 17"/>
                                <a:gd name="T32" fmla="+- 0 9256 9240"/>
                                <a:gd name="T33" fmla="*/ T32 w 17"/>
                                <a:gd name="T34" fmla="+- 0 626 622"/>
                                <a:gd name="T35" fmla="*/ 626 h 17"/>
                                <a:gd name="T36" fmla="+- 0 9253 9240"/>
                                <a:gd name="T37" fmla="*/ T36 w 17"/>
                                <a:gd name="T38" fmla="+- 0 622 622"/>
                                <a:gd name="T39" fmla="*/ 622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3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4" y="17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5" name="docshape343"/>
                          <wps:cNvSpPr>
                            <a:spLocks/>
                          </wps:cNvSpPr>
                          <wps:spPr bwMode="auto">
                            <a:xfrm>
                              <a:off x="9239" y="622"/>
                              <a:ext cx="17" cy="17"/>
                            </a:xfrm>
                            <a:custGeom>
                              <a:avLst/>
                              <a:gdLst>
                                <a:gd name="T0" fmla="+- 0 9240 9240"/>
                                <a:gd name="T1" fmla="*/ T0 w 17"/>
                                <a:gd name="T2" fmla="+- 0 631 622"/>
                                <a:gd name="T3" fmla="*/ 631 h 17"/>
                                <a:gd name="T4" fmla="+- 0 9240 9240"/>
                                <a:gd name="T5" fmla="*/ T4 w 17"/>
                                <a:gd name="T6" fmla="+- 0 626 622"/>
                                <a:gd name="T7" fmla="*/ 626 h 17"/>
                                <a:gd name="T8" fmla="+- 0 9244 9240"/>
                                <a:gd name="T9" fmla="*/ T8 w 17"/>
                                <a:gd name="T10" fmla="+- 0 622 622"/>
                                <a:gd name="T11" fmla="*/ 622 h 17"/>
                                <a:gd name="T12" fmla="+- 0 9248 9240"/>
                                <a:gd name="T13" fmla="*/ T12 w 17"/>
                                <a:gd name="T14" fmla="+- 0 622 622"/>
                                <a:gd name="T15" fmla="*/ 622 h 17"/>
                                <a:gd name="T16" fmla="+- 0 9253 9240"/>
                                <a:gd name="T17" fmla="*/ T16 w 17"/>
                                <a:gd name="T18" fmla="+- 0 622 622"/>
                                <a:gd name="T19" fmla="*/ 622 h 17"/>
                                <a:gd name="T20" fmla="+- 0 9256 9240"/>
                                <a:gd name="T21" fmla="*/ T20 w 17"/>
                                <a:gd name="T22" fmla="+- 0 626 622"/>
                                <a:gd name="T23" fmla="*/ 626 h 17"/>
                                <a:gd name="T24" fmla="+- 0 9256 9240"/>
                                <a:gd name="T25" fmla="*/ T24 w 17"/>
                                <a:gd name="T26" fmla="+- 0 631 622"/>
                                <a:gd name="T27" fmla="*/ 631 h 17"/>
                                <a:gd name="T28" fmla="+- 0 9256 9240"/>
                                <a:gd name="T29" fmla="*/ T28 w 17"/>
                                <a:gd name="T30" fmla="+- 0 635 622"/>
                                <a:gd name="T31" fmla="*/ 635 h 17"/>
                                <a:gd name="T32" fmla="+- 0 9253 9240"/>
                                <a:gd name="T33" fmla="*/ T32 w 17"/>
                                <a:gd name="T34" fmla="+- 0 639 622"/>
                                <a:gd name="T35" fmla="*/ 639 h 17"/>
                                <a:gd name="T36" fmla="+- 0 9248 9240"/>
                                <a:gd name="T37" fmla="*/ T36 w 17"/>
                                <a:gd name="T38" fmla="+- 0 639 622"/>
                                <a:gd name="T39" fmla="*/ 639 h 17"/>
                                <a:gd name="T40" fmla="+- 0 9244 9240"/>
                                <a:gd name="T41" fmla="*/ T40 w 17"/>
                                <a:gd name="T42" fmla="+- 0 639 622"/>
                                <a:gd name="T43" fmla="*/ 639 h 17"/>
                                <a:gd name="T44" fmla="+- 0 9240 9240"/>
                                <a:gd name="T45" fmla="*/ T44 w 17"/>
                                <a:gd name="T46" fmla="+- 0 635 622"/>
                                <a:gd name="T47" fmla="*/ 635 h 17"/>
                                <a:gd name="T48" fmla="+- 0 9240 9240"/>
                                <a:gd name="T49" fmla="*/ T48 w 17"/>
                                <a:gd name="T50" fmla="+- 0 631 622"/>
                                <a:gd name="T51" fmla="*/ 631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9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4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9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4" y="17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9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6" name="docshape344"/>
                          <wps:cNvSpPr>
                            <a:spLocks/>
                          </wps:cNvSpPr>
                          <wps:spPr bwMode="auto">
                            <a:xfrm>
                              <a:off x="9105" y="572"/>
                              <a:ext cx="34" cy="268"/>
                            </a:xfrm>
                            <a:custGeom>
                              <a:avLst/>
                              <a:gdLst>
                                <a:gd name="T0" fmla="+- 0 9106 9105"/>
                                <a:gd name="T1" fmla="*/ T0 w 34"/>
                                <a:gd name="T2" fmla="+- 0 573 573"/>
                                <a:gd name="T3" fmla="*/ 573 h 268"/>
                                <a:gd name="T4" fmla="+- 0 9105 9105"/>
                                <a:gd name="T5" fmla="*/ T4 w 34"/>
                                <a:gd name="T6" fmla="+- 0 573 573"/>
                                <a:gd name="T7" fmla="*/ 573 h 268"/>
                                <a:gd name="T8" fmla="+- 0 9105 9105"/>
                                <a:gd name="T9" fmla="*/ T8 w 34"/>
                                <a:gd name="T10" fmla="+- 0 840 573"/>
                                <a:gd name="T11" fmla="*/ 840 h 268"/>
                                <a:gd name="T12" fmla="+- 0 9107 9105"/>
                                <a:gd name="T13" fmla="*/ T12 w 34"/>
                                <a:gd name="T14" fmla="+- 0 840 573"/>
                                <a:gd name="T15" fmla="*/ 840 h 268"/>
                                <a:gd name="T16" fmla="+- 0 9114 9105"/>
                                <a:gd name="T17" fmla="*/ T16 w 34"/>
                                <a:gd name="T18" fmla="+- 0 806 573"/>
                                <a:gd name="T19" fmla="*/ 806 h 268"/>
                                <a:gd name="T20" fmla="+- 0 9135 9105"/>
                                <a:gd name="T21" fmla="*/ T20 w 34"/>
                                <a:gd name="T22" fmla="+- 0 755 573"/>
                                <a:gd name="T23" fmla="*/ 755 h 268"/>
                                <a:gd name="T24" fmla="+- 0 9139 9105"/>
                                <a:gd name="T25" fmla="*/ T24 w 34"/>
                                <a:gd name="T26" fmla="+- 0 721 573"/>
                                <a:gd name="T27" fmla="*/ 721 h 268"/>
                                <a:gd name="T28" fmla="+- 0 9136 9105"/>
                                <a:gd name="T29" fmla="*/ T28 w 34"/>
                                <a:gd name="T30" fmla="+- 0 699 573"/>
                                <a:gd name="T31" fmla="*/ 699 h 268"/>
                                <a:gd name="T32" fmla="+- 0 9117 9105"/>
                                <a:gd name="T33" fmla="*/ T32 w 34"/>
                                <a:gd name="T34" fmla="+- 0 654 573"/>
                                <a:gd name="T35" fmla="*/ 654 h 268"/>
                                <a:gd name="T36" fmla="+- 0 9112 9105"/>
                                <a:gd name="T37" fmla="*/ T36 w 34"/>
                                <a:gd name="T38" fmla="+- 0 631 573"/>
                                <a:gd name="T39" fmla="*/ 631 h 268"/>
                                <a:gd name="T40" fmla="+- 0 9108 9105"/>
                                <a:gd name="T41" fmla="*/ T40 w 34"/>
                                <a:gd name="T42" fmla="+- 0 617 573"/>
                                <a:gd name="T43" fmla="*/ 617 h 268"/>
                                <a:gd name="T44" fmla="+- 0 9106 9105"/>
                                <a:gd name="T45" fmla="*/ T44 w 34"/>
                                <a:gd name="T46" fmla="+- 0 573 573"/>
                                <a:gd name="T47" fmla="*/ 573 h 26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34" h="268">
                                  <a:moveTo>
                                    <a:pt x="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67"/>
                                  </a:lnTo>
                                  <a:lnTo>
                                    <a:pt x="2" y="267"/>
                                  </a:lnTo>
                                  <a:lnTo>
                                    <a:pt x="9" y="233"/>
                                  </a:lnTo>
                                  <a:lnTo>
                                    <a:pt x="30" y="182"/>
                                  </a:lnTo>
                                  <a:lnTo>
                                    <a:pt x="34" y="148"/>
                                  </a:lnTo>
                                  <a:lnTo>
                                    <a:pt x="31" y="126"/>
                                  </a:lnTo>
                                  <a:lnTo>
                                    <a:pt x="12" y="81"/>
                                  </a:lnTo>
                                  <a:lnTo>
                                    <a:pt x="7" y="58"/>
                                  </a:lnTo>
                                  <a:lnTo>
                                    <a:pt x="3" y="44"/>
                                  </a:lnTo>
                                  <a:lnTo>
                                    <a:pt x="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7" name="Line 9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05" y="827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1253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98" name="Line 8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05" y="765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2927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99" name="docshape345"/>
                          <wps:cNvSpPr>
                            <a:spLocks/>
                          </wps:cNvSpPr>
                          <wps:spPr bwMode="auto">
                            <a:xfrm>
                              <a:off x="9097" y="717"/>
                              <a:ext cx="17" cy="17"/>
                            </a:xfrm>
                            <a:custGeom>
                              <a:avLst/>
                              <a:gdLst>
                                <a:gd name="T0" fmla="+- 0 9110 9097"/>
                                <a:gd name="T1" fmla="*/ T0 w 17"/>
                                <a:gd name="T2" fmla="+- 0 717 717"/>
                                <a:gd name="T3" fmla="*/ 717 h 17"/>
                                <a:gd name="T4" fmla="+- 0 9101 9097"/>
                                <a:gd name="T5" fmla="*/ T4 w 17"/>
                                <a:gd name="T6" fmla="+- 0 717 717"/>
                                <a:gd name="T7" fmla="*/ 717 h 17"/>
                                <a:gd name="T8" fmla="+- 0 9097 9097"/>
                                <a:gd name="T9" fmla="*/ T8 w 17"/>
                                <a:gd name="T10" fmla="+- 0 721 717"/>
                                <a:gd name="T11" fmla="*/ 721 h 17"/>
                                <a:gd name="T12" fmla="+- 0 9097 9097"/>
                                <a:gd name="T13" fmla="*/ T12 w 17"/>
                                <a:gd name="T14" fmla="+- 0 726 717"/>
                                <a:gd name="T15" fmla="*/ 726 h 17"/>
                                <a:gd name="T16" fmla="+- 0 9097 9097"/>
                                <a:gd name="T17" fmla="*/ T16 w 17"/>
                                <a:gd name="T18" fmla="+- 0 730 717"/>
                                <a:gd name="T19" fmla="*/ 730 h 17"/>
                                <a:gd name="T20" fmla="+- 0 9101 9097"/>
                                <a:gd name="T21" fmla="*/ T20 w 17"/>
                                <a:gd name="T22" fmla="+- 0 734 717"/>
                                <a:gd name="T23" fmla="*/ 734 h 17"/>
                                <a:gd name="T24" fmla="+- 0 9110 9097"/>
                                <a:gd name="T25" fmla="*/ T24 w 17"/>
                                <a:gd name="T26" fmla="+- 0 734 717"/>
                                <a:gd name="T27" fmla="*/ 734 h 17"/>
                                <a:gd name="T28" fmla="+- 0 9113 9097"/>
                                <a:gd name="T29" fmla="*/ T28 w 17"/>
                                <a:gd name="T30" fmla="+- 0 730 717"/>
                                <a:gd name="T31" fmla="*/ 730 h 17"/>
                                <a:gd name="T32" fmla="+- 0 9113 9097"/>
                                <a:gd name="T33" fmla="*/ T32 w 17"/>
                                <a:gd name="T34" fmla="+- 0 721 717"/>
                                <a:gd name="T35" fmla="*/ 721 h 17"/>
                                <a:gd name="T36" fmla="+- 0 9110 9097"/>
                                <a:gd name="T37" fmla="*/ T36 w 17"/>
                                <a:gd name="T38" fmla="+- 0 717 717"/>
                                <a:gd name="T39" fmla="*/ 717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3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4" y="17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0" name="docshape346"/>
                          <wps:cNvSpPr>
                            <a:spLocks/>
                          </wps:cNvSpPr>
                          <wps:spPr bwMode="auto">
                            <a:xfrm>
                              <a:off x="9097" y="717"/>
                              <a:ext cx="17" cy="17"/>
                            </a:xfrm>
                            <a:custGeom>
                              <a:avLst/>
                              <a:gdLst>
                                <a:gd name="T0" fmla="+- 0 9097 9097"/>
                                <a:gd name="T1" fmla="*/ T0 w 17"/>
                                <a:gd name="T2" fmla="+- 0 726 717"/>
                                <a:gd name="T3" fmla="*/ 726 h 17"/>
                                <a:gd name="T4" fmla="+- 0 9097 9097"/>
                                <a:gd name="T5" fmla="*/ T4 w 17"/>
                                <a:gd name="T6" fmla="+- 0 721 717"/>
                                <a:gd name="T7" fmla="*/ 721 h 17"/>
                                <a:gd name="T8" fmla="+- 0 9101 9097"/>
                                <a:gd name="T9" fmla="*/ T8 w 17"/>
                                <a:gd name="T10" fmla="+- 0 717 717"/>
                                <a:gd name="T11" fmla="*/ 717 h 17"/>
                                <a:gd name="T12" fmla="+- 0 9105 9097"/>
                                <a:gd name="T13" fmla="*/ T12 w 17"/>
                                <a:gd name="T14" fmla="+- 0 717 717"/>
                                <a:gd name="T15" fmla="*/ 717 h 17"/>
                                <a:gd name="T16" fmla="+- 0 9110 9097"/>
                                <a:gd name="T17" fmla="*/ T16 w 17"/>
                                <a:gd name="T18" fmla="+- 0 717 717"/>
                                <a:gd name="T19" fmla="*/ 717 h 17"/>
                                <a:gd name="T20" fmla="+- 0 9113 9097"/>
                                <a:gd name="T21" fmla="*/ T20 w 17"/>
                                <a:gd name="T22" fmla="+- 0 721 717"/>
                                <a:gd name="T23" fmla="*/ 721 h 17"/>
                                <a:gd name="T24" fmla="+- 0 9113 9097"/>
                                <a:gd name="T25" fmla="*/ T24 w 17"/>
                                <a:gd name="T26" fmla="+- 0 726 717"/>
                                <a:gd name="T27" fmla="*/ 726 h 17"/>
                                <a:gd name="T28" fmla="+- 0 9113 9097"/>
                                <a:gd name="T29" fmla="*/ T28 w 17"/>
                                <a:gd name="T30" fmla="+- 0 730 717"/>
                                <a:gd name="T31" fmla="*/ 730 h 17"/>
                                <a:gd name="T32" fmla="+- 0 9110 9097"/>
                                <a:gd name="T33" fmla="*/ T32 w 17"/>
                                <a:gd name="T34" fmla="+- 0 734 717"/>
                                <a:gd name="T35" fmla="*/ 734 h 17"/>
                                <a:gd name="T36" fmla="+- 0 9105 9097"/>
                                <a:gd name="T37" fmla="*/ T36 w 17"/>
                                <a:gd name="T38" fmla="+- 0 734 717"/>
                                <a:gd name="T39" fmla="*/ 734 h 17"/>
                                <a:gd name="T40" fmla="+- 0 9101 9097"/>
                                <a:gd name="T41" fmla="*/ T40 w 17"/>
                                <a:gd name="T42" fmla="+- 0 734 717"/>
                                <a:gd name="T43" fmla="*/ 734 h 17"/>
                                <a:gd name="T44" fmla="+- 0 9097 9097"/>
                                <a:gd name="T45" fmla="*/ T44 w 17"/>
                                <a:gd name="T46" fmla="+- 0 730 717"/>
                                <a:gd name="T47" fmla="*/ 730 h 17"/>
                                <a:gd name="T48" fmla="+- 0 9097 9097"/>
                                <a:gd name="T49" fmla="*/ T48 w 17"/>
                                <a:gd name="T50" fmla="+- 0 726 717"/>
                                <a:gd name="T51" fmla="*/ 726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9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4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9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4" y="17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9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1" name="docshape347"/>
                          <wps:cNvSpPr>
                            <a:spLocks/>
                          </wps:cNvSpPr>
                          <wps:spPr bwMode="auto">
                            <a:xfrm>
                              <a:off x="9097" y="717"/>
                              <a:ext cx="17" cy="17"/>
                            </a:xfrm>
                            <a:custGeom>
                              <a:avLst/>
                              <a:gdLst>
                                <a:gd name="T0" fmla="+- 0 9110 9097"/>
                                <a:gd name="T1" fmla="*/ T0 w 17"/>
                                <a:gd name="T2" fmla="+- 0 717 717"/>
                                <a:gd name="T3" fmla="*/ 717 h 17"/>
                                <a:gd name="T4" fmla="+- 0 9101 9097"/>
                                <a:gd name="T5" fmla="*/ T4 w 17"/>
                                <a:gd name="T6" fmla="+- 0 717 717"/>
                                <a:gd name="T7" fmla="*/ 717 h 17"/>
                                <a:gd name="T8" fmla="+- 0 9097 9097"/>
                                <a:gd name="T9" fmla="*/ T8 w 17"/>
                                <a:gd name="T10" fmla="+- 0 721 717"/>
                                <a:gd name="T11" fmla="*/ 721 h 17"/>
                                <a:gd name="T12" fmla="+- 0 9097 9097"/>
                                <a:gd name="T13" fmla="*/ T12 w 17"/>
                                <a:gd name="T14" fmla="+- 0 726 717"/>
                                <a:gd name="T15" fmla="*/ 726 h 17"/>
                                <a:gd name="T16" fmla="+- 0 9097 9097"/>
                                <a:gd name="T17" fmla="*/ T16 w 17"/>
                                <a:gd name="T18" fmla="+- 0 730 717"/>
                                <a:gd name="T19" fmla="*/ 730 h 17"/>
                                <a:gd name="T20" fmla="+- 0 9101 9097"/>
                                <a:gd name="T21" fmla="*/ T20 w 17"/>
                                <a:gd name="T22" fmla="+- 0 734 717"/>
                                <a:gd name="T23" fmla="*/ 734 h 17"/>
                                <a:gd name="T24" fmla="+- 0 9110 9097"/>
                                <a:gd name="T25" fmla="*/ T24 w 17"/>
                                <a:gd name="T26" fmla="+- 0 734 717"/>
                                <a:gd name="T27" fmla="*/ 734 h 17"/>
                                <a:gd name="T28" fmla="+- 0 9113 9097"/>
                                <a:gd name="T29" fmla="*/ T28 w 17"/>
                                <a:gd name="T30" fmla="+- 0 730 717"/>
                                <a:gd name="T31" fmla="*/ 730 h 17"/>
                                <a:gd name="T32" fmla="+- 0 9113 9097"/>
                                <a:gd name="T33" fmla="*/ T32 w 17"/>
                                <a:gd name="T34" fmla="+- 0 721 717"/>
                                <a:gd name="T35" fmla="*/ 721 h 17"/>
                                <a:gd name="T36" fmla="+- 0 9110 9097"/>
                                <a:gd name="T37" fmla="*/ T36 w 17"/>
                                <a:gd name="T38" fmla="+- 0 717 717"/>
                                <a:gd name="T39" fmla="*/ 717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3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4" y="17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2" name="docshape348"/>
                          <wps:cNvSpPr>
                            <a:spLocks/>
                          </wps:cNvSpPr>
                          <wps:spPr bwMode="auto">
                            <a:xfrm>
                              <a:off x="9097" y="717"/>
                              <a:ext cx="17" cy="17"/>
                            </a:xfrm>
                            <a:custGeom>
                              <a:avLst/>
                              <a:gdLst>
                                <a:gd name="T0" fmla="+- 0 9097 9097"/>
                                <a:gd name="T1" fmla="*/ T0 w 17"/>
                                <a:gd name="T2" fmla="+- 0 726 717"/>
                                <a:gd name="T3" fmla="*/ 726 h 17"/>
                                <a:gd name="T4" fmla="+- 0 9097 9097"/>
                                <a:gd name="T5" fmla="*/ T4 w 17"/>
                                <a:gd name="T6" fmla="+- 0 721 717"/>
                                <a:gd name="T7" fmla="*/ 721 h 17"/>
                                <a:gd name="T8" fmla="+- 0 9101 9097"/>
                                <a:gd name="T9" fmla="*/ T8 w 17"/>
                                <a:gd name="T10" fmla="+- 0 717 717"/>
                                <a:gd name="T11" fmla="*/ 717 h 17"/>
                                <a:gd name="T12" fmla="+- 0 9105 9097"/>
                                <a:gd name="T13" fmla="*/ T12 w 17"/>
                                <a:gd name="T14" fmla="+- 0 717 717"/>
                                <a:gd name="T15" fmla="*/ 717 h 17"/>
                                <a:gd name="T16" fmla="+- 0 9110 9097"/>
                                <a:gd name="T17" fmla="*/ T16 w 17"/>
                                <a:gd name="T18" fmla="+- 0 717 717"/>
                                <a:gd name="T19" fmla="*/ 717 h 17"/>
                                <a:gd name="T20" fmla="+- 0 9113 9097"/>
                                <a:gd name="T21" fmla="*/ T20 w 17"/>
                                <a:gd name="T22" fmla="+- 0 721 717"/>
                                <a:gd name="T23" fmla="*/ 721 h 17"/>
                                <a:gd name="T24" fmla="+- 0 9113 9097"/>
                                <a:gd name="T25" fmla="*/ T24 w 17"/>
                                <a:gd name="T26" fmla="+- 0 726 717"/>
                                <a:gd name="T27" fmla="*/ 726 h 17"/>
                                <a:gd name="T28" fmla="+- 0 9113 9097"/>
                                <a:gd name="T29" fmla="*/ T28 w 17"/>
                                <a:gd name="T30" fmla="+- 0 730 717"/>
                                <a:gd name="T31" fmla="*/ 730 h 17"/>
                                <a:gd name="T32" fmla="+- 0 9110 9097"/>
                                <a:gd name="T33" fmla="*/ T32 w 17"/>
                                <a:gd name="T34" fmla="+- 0 734 717"/>
                                <a:gd name="T35" fmla="*/ 734 h 17"/>
                                <a:gd name="T36" fmla="+- 0 9105 9097"/>
                                <a:gd name="T37" fmla="*/ T36 w 17"/>
                                <a:gd name="T38" fmla="+- 0 734 717"/>
                                <a:gd name="T39" fmla="*/ 734 h 17"/>
                                <a:gd name="T40" fmla="+- 0 9101 9097"/>
                                <a:gd name="T41" fmla="*/ T40 w 17"/>
                                <a:gd name="T42" fmla="+- 0 734 717"/>
                                <a:gd name="T43" fmla="*/ 734 h 17"/>
                                <a:gd name="T44" fmla="+- 0 9097 9097"/>
                                <a:gd name="T45" fmla="*/ T44 w 17"/>
                                <a:gd name="T46" fmla="+- 0 730 717"/>
                                <a:gd name="T47" fmla="*/ 730 h 17"/>
                                <a:gd name="T48" fmla="+- 0 9097 9097"/>
                                <a:gd name="T49" fmla="*/ T48 w 17"/>
                                <a:gd name="T50" fmla="+- 0 726 717"/>
                                <a:gd name="T51" fmla="*/ 726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9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4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9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4" y="17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9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3" name="docshape349"/>
                          <wps:cNvSpPr>
                            <a:spLocks/>
                          </wps:cNvSpPr>
                          <wps:spPr bwMode="auto">
                            <a:xfrm>
                              <a:off x="8962" y="611"/>
                              <a:ext cx="32" cy="228"/>
                            </a:xfrm>
                            <a:custGeom>
                              <a:avLst/>
                              <a:gdLst>
                                <a:gd name="T0" fmla="+- 0 8964 8962"/>
                                <a:gd name="T1" fmla="*/ T0 w 32"/>
                                <a:gd name="T2" fmla="+- 0 612 612"/>
                                <a:gd name="T3" fmla="*/ 612 h 228"/>
                                <a:gd name="T4" fmla="+- 0 8962 8962"/>
                                <a:gd name="T5" fmla="*/ T4 w 32"/>
                                <a:gd name="T6" fmla="+- 0 612 612"/>
                                <a:gd name="T7" fmla="*/ 612 h 228"/>
                                <a:gd name="T8" fmla="+- 0 8962 8962"/>
                                <a:gd name="T9" fmla="*/ T8 w 32"/>
                                <a:gd name="T10" fmla="+- 0 839 612"/>
                                <a:gd name="T11" fmla="*/ 839 h 228"/>
                                <a:gd name="T12" fmla="+- 0 8967 8962"/>
                                <a:gd name="T13" fmla="*/ T12 w 32"/>
                                <a:gd name="T14" fmla="+- 0 839 612"/>
                                <a:gd name="T15" fmla="*/ 839 h 228"/>
                                <a:gd name="T16" fmla="+- 0 8978 8962"/>
                                <a:gd name="T17" fmla="*/ T16 w 32"/>
                                <a:gd name="T18" fmla="+- 0 803 612"/>
                                <a:gd name="T19" fmla="*/ 803 h 228"/>
                                <a:gd name="T20" fmla="+- 0 8987 8962"/>
                                <a:gd name="T21" fmla="*/ T20 w 32"/>
                                <a:gd name="T22" fmla="+- 0 781 612"/>
                                <a:gd name="T23" fmla="*/ 781 h 228"/>
                                <a:gd name="T24" fmla="+- 0 8994 8962"/>
                                <a:gd name="T25" fmla="*/ T24 w 32"/>
                                <a:gd name="T26" fmla="+- 0 736 612"/>
                                <a:gd name="T27" fmla="*/ 736 h 228"/>
                                <a:gd name="T28" fmla="+- 0 8988 8962"/>
                                <a:gd name="T29" fmla="*/ T28 w 32"/>
                                <a:gd name="T30" fmla="+- 0 692 612"/>
                                <a:gd name="T31" fmla="*/ 692 h 228"/>
                                <a:gd name="T32" fmla="+- 0 8975 8962"/>
                                <a:gd name="T33" fmla="*/ T32 w 32"/>
                                <a:gd name="T34" fmla="+- 0 662 612"/>
                                <a:gd name="T35" fmla="*/ 662 h 228"/>
                                <a:gd name="T36" fmla="+- 0 8964 8962"/>
                                <a:gd name="T37" fmla="*/ T36 w 32"/>
                                <a:gd name="T38" fmla="+- 0 612 612"/>
                                <a:gd name="T39" fmla="*/ 612 h 2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32" h="228">
                                  <a:moveTo>
                                    <a:pt x="2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27"/>
                                  </a:lnTo>
                                  <a:lnTo>
                                    <a:pt x="5" y="227"/>
                                  </a:lnTo>
                                  <a:lnTo>
                                    <a:pt x="16" y="191"/>
                                  </a:lnTo>
                                  <a:lnTo>
                                    <a:pt x="25" y="169"/>
                                  </a:lnTo>
                                  <a:lnTo>
                                    <a:pt x="32" y="124"/>
                                  </a:lnTo>
                                  <a:lnTo>
                                    <a:pt x="26" y="80"/>
                                  </a:lnTo>
                                  <a:lnTo>
                                    <a:pt x="13" y="50"/>
                                  </a:lnTo>
                                  <a:lnTo>
                                    <a:pt x="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4" name="Line 8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962" y="839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1253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05" name="Line 8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962" y="768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2927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06" name="docshape350"/>
                          <wps:cNvSpPr>
                            <a:spLocks/>
                          </wps:cNvSpPr>
                          <wps:spPr bwMode="auto">
                            <a:xfrm>
                              <a:off x="8954" y="726"/>
                              <a:ext cx="17" cy="17"/>
                            </a:xfrm>
                            <a:custGeom>
                              <a:avLst/>
                              <a:gdLst>
                                <a:gd name="T0" fmla="+- 0 8967 8954"/>
                                <a:gd name="T1" fmla="*/ T0 w 17"/>
                                <a:gd name="T2" fmla="+- 0 727 727"/>
                                <a:gd name="T3" fmla="*/ 727 h 17"/>
                                <a:gd name="T4" fmla="+- 0 8958 8954"/>
                                <a:gd name="T5" fmla="*/ T4 w 17"/>
                                <a:gd name="T6" fmla="+- 0 727 727"/>
                                <a:gd name="T7" fmla="*/ 727 h 17"/>
                                <a:gd name="T8" fmla="+- 0 8954 8954"/>
                                <a:gd name="T9" fmla="*/ T8 w 17"/>
                                <a:gd name="T10" fmla="+- 0 730 727"/>
                                <a:gd name="T11" fmla="*/ 730 h 17"/>
                                <a:gd name="T12" fmla="+- 0 8954 8954"/>
                                <a:gd name="T13" fmla="*/ T12 w 17"/>
                                <a:gd name="T14" fmla="+- 0 735 727"/>
                                <a:gd name="T15" fmla="*/ 735 h 17"/>
                                <a:gd name="T16" fmla="+- 0 8954 8954"/>
                                <a:gd name="T17" fmla="*/ T16 w 17"/>
                                <a:gd name="T18" fmla="+- 0 739 727"/>
                                <a:gd name="T19" fmla="*/ 739 h 17"/>
                                <a:gd name="T20" fmla="+- 0 8958 8954"/>
                                <a:gd name="T21" fmla="*/ T20 w 17"/>
                                <a:gd name="T22" fmla="+- 0 743 727"/>
                                <a:gd name="T23" fmla="*/ 743 h 17"/>
                                <a:gd name="T24" fmla="+- 0 8967 8954"/>
                                <a:gd name="T25" fmla="*/ T24 w 17"/>
                                <a:gd name="T26" fmla="+- 0 743 727"/>
                                <a:gd name="T27" fmla="*/ 743 h 17"/>
                                <a:gd name="T28" fmla="+- 0 8971 8954"/>
                                <a:gd name="T29" fmla="*/ T28 w 17"/>
                                <a:gd name="T30" fmla="+- 0 739 727"/>
                                <a:gd name="T31" fmla="*/ 739 h 17"/>
                                <a:gd name="T32" fmla="+- 0 8971 8954"/>
                                <a:gd name="T33" fmla="*/ T32 w 17"/>
                                <a:gd name="T34" fmla="+- 0 730 727"/>
                                <a:gd name="T35" fmla="*/ 730 h 17"/>
                                <a:gd name="T36" fmla="+- 0 8967 8954"/>
                                <a:gd name="T37" fmla="*/ T36 w 17"/>
                                <a:gd name="T38" fmla="+- 0 727 727"/>
                                <a:gd name="T39" fmla="*/ 727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3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13" y="16"/>
                                  </a:lnTo>
                                  <a:lnTo>
                                    <a:pt x="17" y="12"/>
                                  </a:lnTo>
                                  <a:lnTo>
                                    <a:pt x="17" y="3"/>
                                  </a:lnTo>
                                  <a:lnTo>
                                    <a:pt x="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7" name="docshape351"/>
                          <wps:cNvSpPr>
                            <a:spLocks/>
                          </wps:cNvSpPr>
                          <wps:spPr bwMode="auto">
                            <a:xfrm>
                              <a:off x="8954" y="726"/>
                              <a:ext cx="17" cy="17"/>
                            </a:xfrm>
                            <a:custGeom>
                              <a:avLst/>
                              <a:gdLst>
                                <a:gd name="T0" fmla="+- 0 8954 8954"/>
                                <a:gd name="T1" fmla="*/ T0 w 17"/>
                                <a:gd name="T2" fmla="+- 0 735 727"/>
                                <a:gd name="T3" fmla="*/ 735 h 17"/>
                                <a:gd name="T4" fmla="+- 0 8954 8954"/>
                                <a:gd name="T5" fmla="*/ T4 w 17"/>
                                <a:gd name="T6" fmla="+- 0 730 727"/>
                                <a:gd name="T7" fmla="*/ 730 h 17"/>
                                <a:gd name="T8" fmla="+- 0 8958 8954"/>
                                <a:gd name="T9" fmla="*/ T8 w 17"/>
                                <a:gd name="T10" fmla="+- 0 727 727"/>
                                <a:gd name="T11" fmla="*/ 727 h 17"/>
                                <a:gd name="T12" fmla="+- 0 8962 8954"/>
                                <a:gd name="T13" fmla="*/ T12 w 17"/>
                                <a:gd name="T14" fmla="+- 0 727 727"/>
                                <a:gd name="T15" fmla="*/ 727 h 17"/>
                                <a:gd name="T16" fmla="+- 0 8967 8954"/>
                                <a:gd name="T17" fmla="*/ T16 w 17"/>
                                <a:gd name="T18" fmla="+- 0 727 727"/>
                                <a:gd name="T19" fmla="*/ 727 h 17"/>
                                <a:gd name="T20" fmla="+- 0 8971 8954"/>
                                <a:gd name="T21" fmla="*/ T20 w 17"/>
                                <a:gd name="T22" fmla="+- 0 730 727"/>
                                <a:gd name="T23" fmla="*/ 730 h 17"/>
                                <a:gd name="T24" fmla="+- 0 8971 8954"/>
                                <a:gd name="T25" fmla="*/ T24 w 17"/>
                                <a:gd name="T26" fmla="+- 0 735 727"/>
                                <a:gd name="T27" fmla="*/ 735 h 17"/>
                                <a:gd name="T28" fmla="+- 0 8971 8954"/>
                                <a:gd name="T29" fmla="*/ T28 w 17"/>
                                <a:gd name="T30" fmla="+- 0 739 727"/>
                                <a:gd name="T31" fmla="*/ 739 h 17"/>
                                <a:gd name="T32" fmla="+- 0 8967 8954"/>
                                <a:gd name="T33" fmla="*/ T32 w 17"/>
                                <a:gd name="T34" fmla="+- 0 743 727"/>
                                <a:gd name="T35" fmla="*/ 743 h 17"/>
                                <a:gd name="T36" fmla="+- 0 8962 8954"/>
                                <a:gd name="T37" fmla="*/ T36 w 17"/>
                                <a:gd name="T38" fmla="+- 0 743 727"/>
                                <a:gd name="T39" fmla="*/ 743 h 17"/>
                                <a:gd name="T40" fmla="+- 0 8958 8954"/>
                                <a:gd name="T41" fmla="*/ T40 w 17"/>
                                <a:gd name="T42" fmla="+- 0 743 727"/>
                                <a:gd name="T43" fmla="*/ 743 h 17"/>
                                <a:gd name="T44" fmla="+- 0 8954 8954"/>
                                <a:gd name="T45" fmla="*/ T44 w 17"/>
                                <a:gd name="T46" fmla="+- 0 739 727"/>
                                <a:gd name="T47" fmla="*/ 739 h 17"/>
                                <a:gd name="T48" fmla="+- 0 8954 8954"/>
                                <a:gd name="T49" fmla="*/ T48 w 17"/>
                                <a:gd name="T50" fmla="+- 0 735 727"/>
                                <a:gd name="T51" fmla="*/ 735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0" y="3"/>
                                  </a:lnTo>
                                  <a:lnTo>
                                    <a:pt x="4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7" y="3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17" y="12"/>
                                  </a:lnTo>
                                  <a:lnTo>
                                    <a:pt x="13" y="16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8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8" name="docshape352"/>
                          <wps:cNvSpPr>
                            <a:spLocks/>
                          </wps:cNvSpPr>
                          <wps:spPr bwMode="auto">
                            <a:xfrm>
                              <a:off x="8954" y="726"/>
                              <a:ext cx="17" cy="17"/>
                            </a:xfrm>
                            <a:custGeom>
                              <a:avLst/>
                              <a:gdLst>
                                <a:gd name="T0" fmla="+- 0 8967 8954"/>
                                <a:gd name="T1" fmla="*/ T0 w 17"/>
                                <a:gd name="T2" fmla="+- 0 727 727"/>
                                <a:gd name="T3" fmla="*/ 727 h 17"/>
                                <a:gd name="T4" fmla="+- 0 8958 8954"/>
                                <a:gd name="T5" fmla="*/ T4 w 17"/>
                                <a:gd name="T6" fmla="+- 0 727 727"/>
                                <a:gd name="T7" fmla="*/ 727 h 17"/>
                                <a:gd name="T8" fmla="+- 0 8954 8954"/>
                                <a:gd name="T9" fmla="*/ T8 w 17"/>
                                <a:gd name="T10" fmla="+- 0 730 727"/>
                                <a:gd name="T11" fmla="*/ 730 h 17"/>
                                <a:gd name="T12" fmla="+- 0 8954 8954"/>
                                <a:gd name="T13" fmla="*/ T12 w 17"/>
                                <a:gd name="T14" fmla="+- 0 735 727"/>
                                <a:gd name="T15" fmla="*/ 735 h 17"/>
                                <a:gd name="T16" fmla="+- 0 8954 8954"/>
                                <a:gd name="T17" fmla="*/ T16 w 17"/>
                                <a:gd name="T18" fmla="+- 0 739 727"/>
                                <a:gd name="T19" fmla="*/ 739 h 17"/>
                                <a:gd name="T20" fmla="+- 0 8958 8954"/>
                                <a:gd name="T21" fmla="*/ T20 w 17"/>
                                <a:gd name="T22" fmla="+- 0 743 727"/>
                                <a:gd name="T23" fmla="*/ 743 h 17"/>
                                <a:gd name="T24" fmla="+- 0 8967 8954"/>
                                <a:gd name="T25" fmla="*/ T24 w 17"/>
                                <a:gd name="T26" fmla="+- 0 743 727"/>
                                <a:gd name="T27" fmla="*/ 743 h 17"/>
                                <a:gd name="T28" fmla="+- 0 8971 8954"/>
                                <a:gd name="T29" fmla="*/ T28 w 17"/>
                                <a:gd name="T30" fmla="+- 0 739 727"/>
                                <a:gd name="T31" fmla="*/ 739 h 17"/>
                                <a:gd name="T32" fmla="+- 0 8971 8954"/>
                                <a:gd name="T33" fmla="*/ T32 w 17"/>
                                <a:gd name="T34" fmla="+- 0 730 727"/>
                                <a:gd name="T35" fmla="*/ 730 h 17"/>
                                <a:gd name="T36" fmla="+- 0 8967 8954"/>
                                <a:gd name="T37" fmla="*/ T36 w 17"/>
                                <a:gd name="T38" fmla="+- 0 727 727"/>
                                <a:gd name="T39" fmla="*/ 727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3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13" y="16"/>
                                  </a:lnTo>
                                  <a:lnTo>
                                    <a:pt x="17" y="12"/>
                                  </a:lnTo>
                                  <a:lnTo>
                                    <a:pt x="17" y="3"/>
                                  </a:lnTo>
                                  <a:lnTo>
                                    <a:pt x="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9" name="docshape353"/>
                          <wps:cNvSpPr>
                            <a:spLocks/>
                          </wps:cNvSpPr>
                          <wps:spPr bwMode="auto">
                            <a:xfrm>
                              <a:off x="8954" y="726"/>
                              <a:ext cx="17" cy="17"/>
                            </a:xfrm>
                            <a:custGeom>
                              <a:avLst/>
                              <a:gdLst>
                                <a:gd name="T0" fmla="+- 0 8954 8954"/>
                                <a:gd name="T1" fmla="*/ T0 w 17"/>
                                <a:gd name="T2" fmla="+- 0 735 727"/>
                                <a:gd name="T3" fmla="*/ 735 h 17"/>
                                <a:gd name="T4" fmla="+- 0 8954 8954"/>
                                <a:gd name="T5" fmla="*/ T4 w 17"/>
                                <a:gd name="T6" fmla="+- 0 730 727"/>
                                <a:gd name="T7" fmla="*/ 730 h 17"/>
                                <a:gd name="T8" fmla="+- 0 8958 8954"/>
                                <a:gd name="T9" fmla="*/ T8 w 17"/>
                                <a:gd name="T10" fmla="+- 0 727 727"/>
                                <a:gd name="T11" fmla="*/ 727 h 17"/>
                                <a:gd name="T12" fmla="+- 0 8962 8954"/>
                                <a:gd name="T13" fmla="*/ T12 w 17"/>
                                <a:gd name="T14" fmla="+- 0 727 727"/>
                                <a:gd name="T15" fmla="*/ 727 h 17"/>
                                <a:gd name="T16" fmla="+- 0 8967 8954"/>
                                <a:gd name="T17" fmla="*/ T16 w 17"/>
                                <a:gd name="T18" fmla="+- 0 727 727"/>
                                <a:gd name="T19" fmla="*/ 727 h 17"/>
                                <a:gd name="T20" fmla="+- 0 8971 8954"/>
                                <a:gd name="T21" fmla="*/ T20 w 17"/>
                                <a:gd name="T22" fmla="+- 0 730 727"/>
                                <a:gd name="T23" fmla="*/ 730 h 17"/>
                                <a:gd name="T24" fmla="+- 0 8971 8954"/>
                                <a:gd name="T25" fmla="*/ T24 w 17"/>
                                <a:gd name="T26" fmla="+- 0 735 727"/>
                                <a:gd name="T27" fmla="*/ 735 h 17"/>
                                <a:gd name="T28" fmla="+- 0 8971 8954"/>
                                <a:gd name="T29" fmla="*/ T28 w 17"/>
                                <a:gd name="T30" fmla="+- 0 739 727"/>
                                <a:gd name="T31" fmla="*/ 739 h 17"/>
                                <a:gd name="T32" fmla="+- 0 8967 8954"/>
                                <a:gd name="T33" fmla="*/ T32 w 17"/>
                                <a:gd name="T34" fmla="+- 0 743 727"/>
                                <a:gd name="T35" fmla="*/ 743 h 17"/>
                                <a:gd name="T36" fmla="+- 0 8962 8954"/>
                                <a:gd name="T37" fmla="*/ T36 w 17"/>
                                <a:gd name="T38" fmla="+- 0 743 727"/>
                                <a:gd name="T39" fmla="*/ 743 h 17"/>
                                <a:gd name="T40" fmla="+- 0 8958 8954"/>
                                <a:gd name="T41" fmla="*/ T40 w 17"/>
                                <a:gd name="T42" fmla="+- 0 743 727"/>
                                <a:gd name="T43" fmla="*/ 743 h 17"/>
                                <a:gd name="T44" fmla="+- 0 8954 8954"/>
                                <a:gd name="T45" fmla="*/ T44 w 17"/>
                                <a:gd name="T46" fmla="+- 0 739 727"/>
                                <a:gd name="T47" fmla="*/ 739 h 17"/>
                                <a:gd name="T48" fmla="+- 0 8954 8954"/>
                                <a:gd name="T49" fmla="*/ T48 w 17"/>
                                <a:gd name="T50" fmla="+- 0 735 727"/>
                                <a:gd name="T51" fmla="*/ 735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0" y="3"/>
                                  </a:lnTo>
                                  <a:lnTo>
                                    <a:pt x="4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7" y="3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17" y="12"/>
                                  </a:lnTo>
                                  <a:lnTo>
                                    <a:pt x="13" y="16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8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10" name="Line 7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877" y="644"/>
                              <a:ext cx="942" cy="0"/>
                            </a:xfrm>
                            <a:prstGeom prst="line">
                              <a:avLst/>
                            </a:pr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11" name="docshape354"/>
                          <wps:cNvSpPr>
                            <a:spLocks/>
                          </wps:cNvSpPr>
                          <wps:spPr bwMode="auto">
                            <a:xfrm>
                              <a:off x="8962" y="841"/>
                              <a:ext cx="714" cy="43"/>
                            </a:xfrm>
                            <a:custGeom>
                              <a:avLst/>
                              <a:gdLst>
                                <a:gd name="T0" fmla="+- 0 8962 8962"/>
                                <a:gd name="T1" fmla="*/ T0 w 714"/>
                                <a:gd name="T2" fmla="+- 0 884 841"/>
                                <a:gd name="T3" fmla="*/ 884 h 43"/>
                                <a:gd name="T4" fmla="+- 0 8962 8962"/>
                                <a:gd name="T5" fmla="*/ T4 w 714"/>
                                <a:gd name="T6" fmla="+- 0 841 841"/>
                                <a:gd name="T7" fmla="*/ 841 h 43"/>
                                <a:gd name="T8" fmla="+- 0 9105 8962"/>
                                <a:gd name="T9" fmla="*/ T8 w 714"/>
                                <a:gd name="T10" fmla="+- 0 884 841"/>
                                <a:gd name="T11" fmla="*/ 884 h 43"/>
                                <a:gd name="T12" fmla="+- 0 9105 8962"/>
                                <a:gd name="T13" fmla="*/ T12 w 714"/>
                                <a:gd name="T14" fmla="+- 0 841 841"/>
                                <a:gd name="T15" fmla="*/ 841 h 43"/>
                                <a:gd name="T16" fmla="+- 0 9248 8962"/>
                                <a:gd name="T17" fmla="*/ T16 w 714"/>
                                <a:gd name="T18" fmla="+- 0 884 841"/>
                                <a:gd name="T19" fmla="*/ 884 h 43"/>
                                <a:gd name="T20" fmla="+- 0 9248 8962"/>
                                <a:gd name="T21" fmla="*/ T20 w 714"/>
                                <a:gd name="T22" fmla="+- 0 841 841"/>
                                <a:gd name="T23" fmla="*/ 841 h 43"/>
                                <a:gd name="T24" fmla="+- 0 9391 8962"/>
                                <a:gd name="T25" fmla="*/ T24 w 714"/>
                                <a:gd name="T26" fmla="+- 0 884 841"/>
                                <a:gd name="T27" fmla="*/ 884 h 43"/>
                                <a:gd name="T28" fmla="+- 0 9391 8962"/>
                                <a:gd name="T29" fmla="*/ T28 w 714"/>
                                <a:gd name="T30" fmla="+- 0 841 841"/>
                                <a:gd name="T31" fmla="*/ 841 h 43"/>
                                <a:gd name="T32" fmla="+- 0 9534 8962"/>
                                <a:gd name="T33" fmla="*/ T32 w 714"/>
                                <a:gd name="T34" fmla="+- 0 884 841"/>
                                <a:gd name="T35" fmla="*/ 884 h 43"/>
                                <a:gd name="T36" fmla="+- 0 9534 8962"/>
                                <a:gd name="T37" fmla="*/ T36 w 714"/>
                                <a:gd name="T38" fmla="+- 0 841 841"/>
                                <a:gd name="T39" fmla="*/ 841 h 43"/>
                                <a:gd name="T40" fmla="+- 0 9676 8962"/>
                                <a:gd name="T41" fmla="*/ T40 w 714"/>
                                <a:gd name="T42" fmla="+- 0 884 841"/>
                                <a:gd name="T43" fmla="*/ 884 h 43"/>
                                <a:gd name="T44" fmla="+- 0 9676 8962"/>
                                <a:gd name="T45" fmla="*/ T44 w 714"/>
                                <a:gd name="T46" fmla="+- 0 841 841"/>
                                <a:gd name="T47" fmla="*/ 841 h 4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714" h="43">
                                  <a:moveTo>
                                    <a:pt x="0" y="43"/>
                                  </a:moveTo>
                                  <a:lnTo>
                                    <a:pt x="0" y="0"/>
                                  </a:lnTo>
                                  <a:moveTo>
                                    <a:pt x="143" y="43"/>
                                  </a:moveTo>
                                  <a:lnTo>
                                    <a:pt x="143" y="0"/>
                                  </a:lnTo>
                                  <a:moveTo>
                                    <a:pt x="286" y="43"/>
                                  </a:moveTo>
                                  <a:lnTo>
                                    <a:pt x="286" y="0"/>
                                  </a:lnTo>
                                  <a:moveTo>
                                    <a:pt x="429" y="43"/>
                                  </a:moveTo>
                                  <a:lnTo>
                                    <a:pt x="429" y="0"/>
                                  </a:lnTo>
                                  <a:moveTo>
                                    <a:pt x="572" y="43"/>
                                  </a:moveTo>
                                  <a:lnTo>
                                    <a:pt x="572" y="0"/>
                                  </a:lnTo>
                                  <a:moveTo>
                                    <a:pt x="714" y="43"/>
                                  </a:moveTo>
                                  <a:lnTo>
                                    <a:pt x="714" y="0"/>
                                  </a:lnTo>
                                </a:path>
                              </a:pathLst>
                            </a:custGeom>
                            <a:noFill/>
                            <a:ln w="10476">
                              <a:solidFill>
                                <a:srgbClr val="3333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062051B" id="docshapegroup338" o:spid="_x0000_s1026" style="position:absolute;margin-left:443.85pt;margin-top:25.65pt;width:47.15pt;height:18.55pt;z-index:15759872;mso-position-horizontal-relative:page" coordorigin="8877,513" coordsize="943,3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">
                  <v:shape id="docshape339" o:spid="_x0000_s1027" style="position:absolute;left:9248;top:512;width:41;height:270;visibility:visible;mso-wrap-style:square;v-text-anchor:top" coordsize="41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" path="m1,l,,,269r1,l11,189,40,120r1,-8l38,100,26,75,10,49,4,30,1,xe" fillcolor="black" stroked="f">
                    <v:fill opacity="32896f"/>
                    <v:path arrowok="t" o:connecttype="custom" o:connectlocs="1,513;0,513;0,782;1,782;11,702;40,633;41,625;38,613;26,588;10,562;4,543;1,513" o:connectangles="0,0,0,0,0,0,0,0,0,0,0,0"/>
                  </v:shape>
                  <v:line id="Line 97" o:spid="_x0000_s1028" style="position:absolute;visibility:visible;mso-wrap-style:square" from="9248,725" to="9248,7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" strokeweight=".34811mm"/>
                  <v:line id="Line 96" o:spid="_x0000_s1029" style="position:absolute;visibility:visible;mso-wrap-style:square" from="9248,654" to="9248,6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" strokeweight=".81319mm"/>
                  <v:shape id="docshape340" o:spid="_x0000_s1030" style="position:absolute;left:9239;top:622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" path="m13,l4,,,4,,9r,4l4,17r9,l16,13r,-9l13,xe" fillcolor="black" stroked="f">
                    <v:fill opacity="32896f"/>
                    <v:path arrowok="t" o:connecttype="custom" o:connectlocs="13,622;4,622;0,626;0,631;0,635;4,639;13,639;16,635;16,626;13,622" o:connectangles="0,0,0,0,0,0,0,0,0,0"/>
                  </v:shape>
                  <v:shape id="docshape341" o:spid="_x0000_s1031" style="position:absolute;left:9239;top:622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" path="m,9l,4,4,,8,r5,l16,4r,5l16,13r-3,4l8,17r-4,l,13,,9e" filled="f" strokeweight=".28828mm">
                    <v:path arrowok="t" o:connecttype="custom" o:connectlocs="0,631;0,626;4,622;8,622;13,622;16,626;16,631;16,635;13,639;8,639;4,639;0,635;0,631" o:connectangles="0,0,0,0,0,0,0,0,0,0,0,0,0"/>
                  </v:shape>
                  <v:shape id="docshape342" o:spid="_x0000_s1032" style="position:absolute;left:9239;top:622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" path="m13,l4,,,4,,9r,4l4,17r9,l16,13r,-9l13,xe" fillcolor="black" stroked="f">
                    <v:fill opacity="32896f"/>
                    <v:path arrowok="t" o:connecttype="custom" o:connectlocs="13,622;4,622;0,626;0,631;0,635;4,639;13,639;16,635;16,626;13,622" o:connectangles="0,0,0,0,0,0,0,0,0,0"/>
                  </v:shape>
                  <v:shape id="docshape343" o:spid="_x0000_s1033" style="position:absolute;left:9239;top:622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" path="m,9l,4,4,,8,r5,l16,4r,5l16,13r-3,4l8,17r-4,l,13,,9e" filled="f" strokeweight=".28828mm">
                    <v:path arrowok="t" o:connecttype="custom" o:connectlocs="0,631;0,626;4,622;8,622;13,622;16,626;16,631;16,635;13,639;8,639;4,639;0,635;0,631" o:connectangles="0,0,0,0,0,0,0,0,0,0,0,0,0"/>
                  </v:shape>
                  <v:shape id="docshape344" o:spid="_x0000_s1034" style="position:absolute;left:9105;top:572;width:34;height:268;visibility:visible;mso-wrap-style:square;v-text-anchor:top" coordsize="34,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" path="m1,l,,,267r2,l9,233,30,182r4,-34l31,126,12,81,7,58,3,44,1,xe" fillcolor="black" stroked="f">
                    <v:fill opacity="32896f"/>
                    <v:path arrowok="t" o:connecttype="custom" o:connectlocs="1,573;0,573;0,840;2,840;9,806;30,755;34,721;31,699;12,654;7,631;3,617;1,573" o:connectangles="0,0,0,0,0,0,0,0,0,0,0,0"/>
                  </v:shape>
                  <v:line id="Line 90" o:spid="_x0000_s1035" style="position:absolute;visibility:visible;mso-wrap-style:square" from="9105,827" to="9105,8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" strokeweight=".34811mm"/>
                  <v:line id="Line 89" o:spid="_x0000_s1036" style="position:absolute;visibility:visible;mso-wrap-style:square" from="9105,765" to="9105,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" strokeweight=".81319mm"/>
                  <v:shape id="docshape345" o:spid="_x0000_s1037" style="position:absolute;left:9097;top:71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" path="m13,l4,,,4,,9r,4l4,17r9,l16,13r,-9l13,xe" fillcolor="black" stroked="f">
                    <v:fill opacity="32896f"/>
                    <v:path arrowok="t" o:connecttype="custom" o:connectlocs="13,717;4,717;0,721;0,726;0,730;4,734;13,734;16,730;16,721;13,717" o:connectangles="0,0,0,0,0,0,0,0,0,0"/>
                  </v:shape>
                  <v:shape id="docshape346" o:spid="_x0000_s1038" style="position:absolute;left:9097;top:71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" path="m,9l,4,4,,8,r5,l16,4r,5l16,13r-3,4l8,17r-4,l,13,,9e" filled="f" strokeweight=".28828mm">
                    <v:path arrowok="t" o:connecttype="custom" o:connectlocs="0,726;0,721;4,717;8,717;13,717;16,721;16,726;16,730;13,734;8,734;4,734;0,730;0,726" o:connectangles="0,0,0,0,0,0,0,0,0,0,0,0,0"/>
                  </v:shape>
                  <v:shape id="docshape347" o:spid="_x0000_s1039" style="position:absolute;left:9097;top:71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" path="m13,l4,,,4,,9r,4l4,17r9,l16,13r,-9l13,xe" fillcolor="black" stroked="f">
                    <v:fill opacity="32896f"/>
                    <v:path arrowok="t" o:connecttype="custom" o:connectlocs="13,717;4,717;0,721;0,726;0,730;4,734;13,734;16,730;16,721;13,717" o:connectangles="0,0,0,0,0,0,0,0,0,0"/>
                  </v:shape>
                  <v:shape id="docshape348" o:spid="_x0000_s1040" style="position:absolute;left:9097;top:71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" path="m,9l,4,4,,8,r5,l16,4r,5l16,13r-3,4l8,17r-4,l,13,,9e" filled="f" strokeweight=".28828mm">
                    <v:path arrowok="t" o:connecttype="custom" o:connectlocs="0,726;0,721;4,717;8,717;13,717;16,721;16,726;16,730;13,734;8,734;4,734;0,730;0,726" o:connectangles="0,0,0,0,0,0,0,0,0,0,0,0,0"/>
                  </v:shape>
                  <v:shape id="docshape349" o:spid="_x0000_s1041" style="position:absolute;left:8962;top:611;width:32;height:228;visibility:visible;mso-wrap-style:square;v-text-anchor:top" coordsize="32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" path="m2,l,,,227r5,l16,191r9,-22l32,124,26,80,13,50,2,xe" fillcolor="black" stroked="f">
                    <v:fill opacity="32896f"/>
                    <v:path arrowok="t" o:connecttype="custom" o:connectlocs="2,612;0,612;0,839;5,839;16,803;25,781;32,736;26,692;13,662;2,612" o:connectangles="0,0,0,0,0,0,0,0,0,0"/>
                  </v:shape>
                  <v:line id="Line 83" o:spid="_x0000_s1042" style="position:absolute;visibility:visible;mso-wrap-style:square" from="8962,839" to="8962,8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" strokeweight=".34811mm"/>
                  <v:line id="Line 82" o:spid="_x0000_s1043" style="position:absolute;visibility:visible;mso-wrap-style:square" from="8962,768" to="8962,7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" strokeweight=".81319mm"/>
                  <v:shape id="docshape350" o:spid="_x0000_s1044" style="position:absolute;left:8954;top:72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" path="m13,l4,,,3,,8r,4l4,16r9,l17,12r,-9l13,xe" fillcolor="black" stroked="f">
                    <v:fill opacity="32896f"/>
                    <v:path arrowok="t" o:connecttype="custom" o:connectlocs="13,727;4,727;0,730;0,735;0,739;4,743;13,743;17,739;17,730;13,727" o:connectangles="0,0,0,0,0,0,0,0,0,0"/>
                  </v:shape>
                  <v:shape id="docshape351" o:spid="_x0000_s1045" style="position:absolute;left:8954;top:72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" path="m,8l,3,4,,8,r5,l17,3r,5l17,12r-4,4l8,16r-4,l,12,,8e" filled="f" strokeweight=".28828mm">
                    <v:path arrowok="t" o:connecttype="custom" o:connectlocs="0,735;0,730;4,727;8,727;13,727;17,730;17,735;17,739;13,743;8,743;4,743;0,739;0,735" o:connectangles="0,0,0,0,0,0,0,0,0,0,0,0,0"/>
                  </v:shape>
                  <v:shape id="docshape352" o:spid="_x0000_s1046" style="position:absolute;left:8954;top:72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" path="m13,l4,,,3,,8r,4l4,16r9,l17,12r,-9l13,xe" fillcolor="black" stroked="f">
                    <v:fill opacity="32896f"/>
                    <v:path arrowok="t" o:connecttype="custom" o:connectlocs="13,727;4,727;0,730;0,735;0,739;4,743;13,743;17,739;17,730;13,727" o:connectangles="0,0,0,0,0,0,0,0,0,0"/>
                  </v:shape>
                  <v:shape id="docshape353" o:spid="_x0000_s1047" style="position:absolute;left:8954;top:72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" path="m,8l,3,4,,8,r5,l17,3r,5l17,12r-4,4l8,16r-4,l,12,,8e" filled="f" strokeweight=".28828mm">
                    <v:path arrowok="t" o:connecttype="custom" o:connectlocs="0,735;0,730;4,727;8,727;13,727;17,730;17,735;17,739;13,743;8,743;4,743;0,739;0,735" o:connectangles="0,0,0,0,0,0,0,0,0,0,0,0,0"/>
                  </v:shape>
                  <v:line id="Line 77" o:spid="_x0000_s1048" style="position:absolute;visibility:visible;mso-wrap-style:square" from="8877,644" to="9819,6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" strokeweight=".291mm">
                    <v:stroke dashstyle="dash"/>
                  </v:line>
                  <v:shape id="docshape354" o:spid="_x0000_s1049" style="position:absolute;left:8962;top:841;width:714;height:43;visibility:visible;mso-wrap-style:square;v-text-anchor:top" coordsize="714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" path="m,43l,m143,43l143,m286,43l286,m429,43l429,m572,43l572,m714,43l714,e" filled="f" strokecolor="#333" strokeweight=".291mm">
                    <v:path arrowok="t" o:connecttype="custom" o:connectlocs="0,884;0,841;143,884;143,841;286,884;286,841;429,884;429,841;572,884;572,841;714,884;714,841" o:connectangles="0,0,0,0,0,0,0,0,0,0,0,0"/>
                  </v:shape>
                  <w10:wrap anchorx="page"/>
                </v:group>
              </w:pict>
            </mc:Fallback>
          </mc:AlternateContent>
        </w:r>
        <w:r>
          <w:rPr>
            <w:noProof/>
            <w:lang w:val="en-GB" w:eastAsia="en-GB"/>
          </w:rPr>
          <mc:AlternateContent>
            <mc:Choice Requires="wpg">
              <w:drawing>
                <wp:anchor distT="0" distB="0" distL="114300" distR="114300" simplePos="0" relativeHeight="487728640" behindDoc="0" locked="0" layoutInCell="1" allowOverlap="1" wp14:anchorId="32F0BE0B" wp14:editId="58B78469">
                  <wp:simplePos x="0" y="0"/>
                  <wp:positionH relativeFrom="page">
                    <wp:posOffset>5948680</wp:posOffset>
                  </wp:positionH>
                  <wp:positionV relativeFrom="paragraph">
                    <wp:posOffset>204470</wp:posOffset>
                  </wp:positionV>
                  <wp:extent cx="142240" cy="142875"/>
                  <wp:effectExtent l="0" t="0" r="0" b="0"/>
                  <wp:wrapNone/>
                  <wp:docPr id="1012" name="docshapegroup35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42240" cy="142875"/>
                            <a:chOff x="9368" y="322"/>
                            <a:chExt cx="224" cy="225"/>
                          </a:xfrm>
                        </wpg:grpSpPr>
                        <wps:wsp>
                          <wps:cNvPr id="1013" name="docshape356"/>
                          <wps:cNvSpPr>
                            <a:spLocks/>
                          </wps:cNvSpPr>
                          <wps:spPr bwMode="auto">
                            <a:xfrm>
                              <a:off x="9390" y="321"/>
                              <a:ext cx="201" cy="225"/>
                            </a:xfrm>
                            <a:custGeom>
                              <a:avLst/>
                              <a:gdLst>
                                <a:gd name="T0" fmla="+- 0 9467 9391"/>
                                <a:gd name="T1" fmla="*/ T0 w 201"/>
                                <a:gd name="T2" fmla="+- 0 367 322"/>
                                <a:gd name="T3" fmla="*/ 367 h 225"/>
                                <a:gd name="T4" fmla="+- 0 9462 9391"/>
                                <a:gd name="T5" fmla="*/ T4 w 201"/>
                                <a:gd name="T6" fmla="+- 0 355 322"/>
                                <a:gd name="T7" fmla="*/ 355 h 225"/>
                                <a:gd name="T8" fmla="+- 0 9457 9391"/>
                                <a:gd name="T9" fmla="*/ T8 w 201"/>
                                <a:gd name="T10" fmla="+- 0 351 322"/>
                                <a:gd name="T11" fmla="*/ 351 h 225"/>
                                <a:gd name="T12" fmla="+- 0 9448 9391"/>
                                <a:gd name="T13" fmla="*/ T12 w 201"/>
                                <a:gd name="T14" fmla="+- 0 347 322"/>
                                <a:gd name="T15" fmla="*/ 347 h 225"/>
                                <a:gd name="T16" fmla="+- 0 9398 9391"/>
                                <a:gd name="T17" fmla="*/ T16 w 201"/>
                                <a:gd name="T18" fmla="+- 0 325 322"/>
                                <a:gd name="T19" fmla="*/ 325 h 225"/>
                                <a:gd name="T20" fmla="+- 0 9394 9391"/>
                                <a:gd name="T21" fmla="*/ T20 w 201"/>
                                <a:gd name="T22" fmla="+- 0 322 322"/>
                                <a:gd name="T23" fmla="*/ 322 h 225"/>
                                <a:gd name="T24" fmla="+- 0 9391 9391"/>
                                <a:gd name="T25" fmla="*/ T24 w 201"/>
                                <a:gd name="T26" fmla="+- 0 322 322"/>
                                <a:gd name="T27" fmla="*/ 322 h 225"/>
                                <a:gd name="T28" fmla="+- 0 9391 9391"/>
                                <a:gd name="T29" fmla="*/ T28 w 201"/>
                                <a:gd name="T30" fmla="+- 0 469 322"/>
                                <a:gd name="T31" fmla="*/ 469 h 225"/>
                                <a:gd name="T32" fmla="+- 0 9391 9391"/>
                                <a:gd name="T33" fmla="*/ T32 w 201"/>
                                <a:gd name="T34" fmla="+- 0 469 322"/>
                                <a:gd name="T35" fmla="*/ 469 h 225"/>
                                <a:gd name="T36" fmla="+- 0 9391 9391"/>
                                <a:gd name="T37" fmla="*/ T36 w 201"/>
                                <a:gd name="T38" fmla="+- 0 452 322"/>
                                <a:gd name="T39" fmla="*/ 452 h 225"/>
                                <a:gd name="T40" fmla="+- 0 9401 9391"/>
                                <a:gd name="T41" fmla="*/ T40 w 201"/>
                                <a:gd name="T42" fmla="+- 0 415 322"/>
                                <a:gd name="T43" fmla="*/ 415 h 225"/>
                                <a:gd name="T44" fmla="+- 0 9409 9391"/>
                                <a:gd name="T45" fmla="*/ T44 w 201"/>
                                <a:gd name="T46" fmla="+- 0 408 322"/>
                                <a:gd name="T47" fmla="*/ 408 h 225"/>
                                <a:gd name="T48" fmla="+- 0 9436 9391"/>
                                <a:gd name="T49" fmla="*/ T48 w 201"/>
                                <a:gd name="T50" fmla="+- 0 389 322"/>
                                <a:gd name="T51" fmla="*/ 389 h 225"/>
                                <a:gd name="T52" fmla="+- 0 9444 9391"/>
                                <a:gd name="T53" fmla="*/ T52 w 201"/>
                                <a:gd name="T54" fmla="+- 0 383 322"/>
                                <a:gd name="T55" fmla="*/ 383 h 225"/>
                                <a:gd name="T56" fmla="+- 0 9465 9391"/>
                                <a:gd name="T57" fmla="*/ T56 w 201"/>
                                <a:gd name="T58" fmla="+- 0 371 322"/>
                                <a:gd name="T59" fmla="*/ 371 h 225"/>
                                <a:gd name="T60" fmla="+- 0 9466 9391"/>
                                <a:gd name="T61" fmla="*/ T60 w 201"/>
                                <a:gd name="T62" fmla="+- 0 370 322"/>
                                <a:gd name="T63" fmla="*/ 370 h 225"/>
                                <a:gd name="T64" fmla="+- 0 9467 9391"/>
                                <a:gd name="T65" fmla="*/ T64 w 201"/>
                                <a:gd name="T66" fmla="+- 0 367 322"/>
                                <a:gd name="T67" fmla="*/ 367 h 225"/>
                                <a:gd name="T68" fmla="+- 0 9591 9391"/>
                                <a:gd name="T69" fmla="*/ T68 w 201"/>
                                <a:gd name="T70" fmla="+- 0 433 322"/>
                                <a:gd name="T71" fmla="*/ 433 h 225"/>
                                <a:gd name="T72" fmla="+- 0 9590 9391"/>
                                <a:gd name="T73" fmla="*/ T72 w 201"/>
                                <a:gd name="T74" fmla="+- 0 429 322"/>
                                <a:gd name="T75" fmla="*/ 429 h 225"/>
                                <a:gd name="T76" fmla="+- 0 9560 9391"/>
                                <a:gd name="T77" fmla="*/ T76 w 201"/>
                                <a:gd name="T78" fmla="+- 0 401 322"/>
                                <a:gd name="T79" fmla="*/ 401 h 225"/>
                                <a:gd name="T80" fmla="+- 0 9549 9391"/>
                                <a:gd name="T81" fmla="*/ T80 w 201"/>
                                <a:gd name="T82" fmla="+- 0 393 322"/>
                                <a:gd name="T83" fmla="*/ 393 h 225"/>
                                <a:gd name="T84" fmla="+- 0 9542 9391"/>
                                <a:gd name="T85" fmla="*/ T84 w 201"/>
                                <a:gd name="T86" fmla="+- 0 385 322"/>
                                <a:gd name="T87" fmla="*/ 385 h 225"/>
                                <a:gd name="T88" fmla="+- 0 9535 9391"/>
                                <a:gd name="T89" fmla="*/ T88 w 201"/>
                                <a:gd name="T90" fmla="+- 0 371 322"/>
                                <a:gd name="T91" fmla="*/ 371 h 225"/>
                                <a:gd name="T92" fmla="+- 0 9535 9391"/>
                                <a:gd name="T93" fmla="*/ T92 w 201"/>
                                <a:gd name="T94" fmla="+- 0 367 322"/>
                                <a:gd name="T95" fmla="*/ 367 h 225"/>
                                <a:gd name="T96" fmla="+- 0 9534 9391"/>
                                <a:gd name="T97" fmla="*/ T96 w 201"/>
                                <a:gd name="T98" fmla="+- 0 367 322"/>
                                <a:gd name="T99" fmla="*/ 367 h 225"/>
                                <a:gd name="T100" fmla="+- 0 9534 9391"/>
                                <a:gd name="T101" fmla="*/ T100 w 201"/>
                                <a:gd name="T102" fmla="+- 0 546 322"/>
                                <a:gd name="T103" fmla="*/ 546 h 225"/>
                                <a:gd name="T104" fmla="+- 0 9534 9391"/>
                                <a:gd name="T105" fmla="*/ T104 w 201"/>
                                <a:gd name="T106" fmla="+- 0 546 322"/>
                                <a:gd name="T107" fmla="*/ 546 h 225"/>
                                <a:gd name="T108" fmla="+- 0 9540 9391"/>
                                <a:gd name="T109" fmla="*/ T108 w 201"/>
                                <a:gd name="T110" fmla="+- 0 507 322"/>
                                <a:gd name="T111" fmla="*/ 507 h 225"/>
                                <a:gd name="T112" fmla="+- 0 9554 9391"/>
                                <a:gd name="T113" fmla="*/ T112 w 201"/>
                                <a:gd name="T114" fmla="+- 0 487 322"/>
                                <a:gd name="T115" fmla="*/ 487 h 225"/>
                                <a:gd name="T116" fmla="+- 0 9568 9391"/>
                                <a:gd name="T117" fmla="*/ T116 w 201"/>
                                <a:gd name="T118" fmla="+- 0 472 322"/>
                                <a:gd name="T119" fmla="*/ 472 h 225"/>
                                <a:gd name="T120" fmla="+- 0 9584 9391"/>
                                <a:gd name="T121" fmla="*/ T120 w 201"/>
                                <a:gd name="T122" fmla="+- 0 448 322"/>
                                <a:gd name="T123" fmla="*/ 448 h 225"/>
                                <a:gd name="T124" fmla="+- 0 9591 9391"/>
                                <a:gd name="T125" fmla="*/ T124 w 201"/>
                                <a:gd name="T126" fmla="+- 0 438 322"/>
                                <a:gd name="T127" fmla="*/ 438 h 225"/>
                                <a:gd name="T128" fmla="+- 0 9591 9391"/>
                                <a:gd name="T129" fmla="*/ T128 w 201"/>
                                <a:gd name="T130" fmla="+- 0 433 322"/>
                                <a:gd name="T131" fmla="*/ 433 h 22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</a:cxnLst>
                              <a:rect l="0" t="0" r="r" b="b"/>
                              <a:pathLst>
                                <a:path w="201" h="225">
                                  <a:moveTo>
                                    <a:pt x="76" y="45"/>
                                  </a:moveTo>
                                  <a:lnTo>
                                    <a:pt x="71" y="33"/>
                                  </a:lnTo>
                                  <a:lnTo>
                                    <a:pt x="66" y="29"/>
                                  </a:lnTo>
                                  <a:lnTo>
                                    <a:pt x="57" y="25"/>
                                  </a:lnTo>
                                  <a:lnTo>
                                    <a:pt x="7" y="3"/>
                                  </a:lnTo>
                                  <a:lnTo>
                                    <a:pt x="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47"/>
                                  </a:lnTo>
                                  <a:lnTo>
                                    <a:pt x="0" y="130"/>
                                  </a:lnTo>
                                  <a:lnTo>
                                    <a:pt x="10" y="93"/>
                                  </a:lnTo>
                                  <a:lnTo>
                                    <a:pt x="18" y="86"/>
                                  </a:lnTo>
                                  <a:lnTo>
                                    <a:pt x="45" y="67"/>
                                  </a:lnTo>
                                  <a:lnTo>
                                    <a:pt x="53" y="61"/>
                                  </a:lnTo>
                                  <a:lnTo>
                                    <a:pt x="74" y="49"/>
                                  </a:lnTo>
                                  <a:lnTo>
                                    <a:pt x="75" y="48"/>
                                  </a:lnTo>
                                  <a:lnTo>
                                    <a:pt x="76" y="45"/>
                                  </a:lnTo>
                                  <a:close/>
                                  <a:moveTo>
                                    <a:pt x="200" y="111"/>
                                  </a:moveTo>
                                  <a:lnTo>
                                    <a:pt x="199" y="107"/>
                                  </a:lnTo>
                                  <a:lnTo>
                                    <a:pt x="169" y="79"/>
                                  </a:lnTo>
                                  <a:lnTo>
                                    <a:pt x="158" y="71"/>
                                  </a:lnTo>
                                  <a:lnTo>
                                    <a:pt x="151" y="63"/>
                                  </a:lnTo>
                                  <a:lnTo>
                                    <a:pt x="144" y="49"/>
                                  </a:lnTo>
                                  <a:lnTo>
                                    <a:pt x="144" y="45"/>
                                  </a:lnTo>
                                  <a:lnTo>
                                    <a:pt x="143" y="45"/>
                                  </a:lnTo>
                                  <a:lnTo>
                                    <a:pt x="143" y="224"/>
                                  </a:lnTo>
                                  <a:lnTo>
                                    <a:pt x="149" y="185"/>
                                  </a:lnTo>
                                  <a:lnTo>
                                    <a:pt x="163" y="165"/>
                                  </a:lnTo>
                                  <a:lnTo>
                                    <a:pt x="177" y="150"/>
                                  </a:lnTo>
                                  <a:lnTo>
                                    <a:pt x="193" y="126"/>
                                  </a:lnTo>
                                  <a:lnTo>
                                    <a:pt x="200" y="116"/>
                                  </a:lnTo>
                                  <a:lnTo>
                                    <a:pt x="200" y="1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64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14" name="docshape357"/>
                          <wps:cNvSpPr>
                            <a:spLocks/>
                          </wps:cNvSpPr>
                          <wps:spPr bwMode="auto">
                            <a:xfrm>
                              <a:off x="9390" y="329"/>
                              <a:ext cx="143" cy="173"/>
                            </a:xfrm>
                            <a:custGeom>
                              <a:avLst/>
                              <a:gdLst>
                                <a:gd name="T0" fmla="+- 0 9534 9391"/>
                                <a:gd name="T1" fmla="*/ T0 w 143"/>
                                <a:gd name="T2" fmla="+- 0 502 329"/>
                                <a:gd name="T3" fmla="*/ 502 h 173"/>
                                <a:gd name="T4" fmla="+- 0 9534 9391"/>
                                <a:gd name="T5" fmla="*/ T4 w 143"/>
                                <a:gd name="T6" fmla="+- 0 380 329"/>
                                <a:gd name="T7" fmla="*/ 380 h 173"/>
                                <a:gd name="T8" fmla="+- 0 9391 9391"/>
                                <a:gd name="T9" fmla="*/ T8 w 143"/>
                                <a:gd name="T10" fmla="+- 0 423 329"/>
                                <a:gd name="T11" fmla="*/ 423 h 173"/>
                                <a:gd name="T12" fmla="+- 0 9391 9391"/>
                                <a:gd name="T13" fmla="*/ T12 w 143"/>
                                <a:gd name="T14" fmla="+- 0 329 329"/>
                                <a:gd name="T15" fmla="*/ 329 h 1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43" h="173">
                                  <a:moveTo>
                                    <a:pt x="143" y="173"/>
                                  </a:moveTo>
                                  <a:lnTo>
                                    <a:pt x="143" y="51"/>
                                  </a:lnTo>
                                  <a:moveTo>
                                    <a:pt x="0" y="94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253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15" name="docshape358"/>
                          <wps:cNvSpPr>
                            <a:spLocks/>
                          </wps:cNvSpPr>
                          <wps:spPr bwMode="auto">
                            <a:xfrm>
                              <a:off x="9390" y="349"/>
                              <a:ext cx="143" cy="110"/>
                            </a:xfrm>
                            <a:custGeom>
                              <a:avLst/>
                              <a:gdLst>
                                <a:gd name="T0" fmla="+- 0 9534 9391"/>
                                <a:gd name="T1" fmla="*/ T0 w 143"/>
                                <a:gd name="T2" fmla="+- 0 459 349"/>
                                <a:gd name="T3" fmla="*/ 459 h 110"/>
                                <a:gd name="T4" fmla="+- 0 9534 9391"/>
                                <a:gd name="T5" fmla="*/ T4 w 143"/>
                                <a:gd name="T6" fmla="+- 0 415 349"/>
                                <a:gd name="T7" fmla="*/ 415 h 110"/>
                                <a:gd name="T8" fmla="+- 0 9391 9391"/>
                                <a:gd name="T9" fmla="*/ T8 w 143"/>
                                <a:gd name="T10" fmla="+- 0 380 349"/>
                                <a:gd name="T11" fmla="*/ 380 h 110"/>
                                <a:gd name="T12" fmla="+- 0 9391 9391"/>
                                <a:gd name="T13" fmla="*/ T12 w 143"/>
                                <a:gd name="T14" fmla="+- 0 349 349"/>
                                <a:gd name="T15" fmla="*/ 349 h 1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43" h="110">
                                  <a:moveTo>
                                    <a:pt x="143" y="110"/>
                                  </a:moveTo>
                                  <a:lnTo>
                                    <a:pt x="143" y="66"/>
                                  </a:lnTo>
                                  <a:moveTo>
                                    <a:pt x="0" y="31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927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16" name="docshape359"/>
                          <wps:cNvSpPr>
                            <a:spLocks/>
                          </wps:cNvSpPr>
                          <wps:spPr bwMode="auto">
                            <a:xfrm>
                              <a:off x="9525" y="432"/>
                              <a:ext cx="17" cy="17"/>
                            </a:xfrm>
                            <a:custGeom>
                              <a:avLst/>
                              <a:gdLst>
                                <a:gd name="T0" fmla="+- 0 9538 9525"/>
                                <a:gd name="T1" fmla="*/ T0 w 17"/>
                                <a:gd name="T2" fmla="+- 0 432 432"/>
                                <a:gd name="T3" fmla="*/ 432 h 17"/>
                                <a:gd name="T4" fmla="+- 0 9529 9525"/>
                                <a:gd name="T5" fmla="*/ T4 w 17"/>
                                <a:gd name="T6" fmla="+- 0 432 432"/>
                                <a:gd name="T7" fmla="*/ 432 h 17"/>
                                <a:gd name="T8" fmla="+- 0 9525 9525"/>
                                <a:gd name="T9" fmla="*/ T8 w 17"/>
                                <a:gd name="T10" fmla="+- 0 436 432"/>
                                <a:gd name="T11" fmla="*/ 436 h 17"/>
                                <a:gd name="T12" fmla="+- 0 9525 9525"/>
                                <a:gd name="T13" fmla="*/ T12 w 17"/>
                                <a:gd name="T14" fmla="+- 0 441 432"/>
                                <a:gd name="T15" fmla="*/ 441 h 17"/>
                                <a:gd name="T16" fmla="+- 0 9525 9525"/>
                                <a:gd name="T17" fmla="*/ T16 w 17"/>
                                <a:gd name="T18" fmla="+- 0 445 432"/>
                                <a:gd name="T19" fmla="*/ 445 h 17"/>
                                <a:gd name="T20" fmla="+- 0 9529 9525"/>
                                <a:gd name="T21" fmla="*/ T20 w 17"/>
                                <a:gd name="T22" fmla="+- 0 449 432"/>
                                <a:gd name="T23" fmla="*/ 449 h 17"/>
                                <a:gd name="T24" fmla="+- 0 9538 9525"/>
                                <a:gd name="T25" fmla="*/ T24 w 17"/>
                                <a:gd name="T26" fmla="+- 0 449 432"/>
                                <a:gd name="T27" fmla="*/ 449 h 17"/>
                                <a:gd name="T28" fmla="+- 0 9542 9525"/>
                                <a:gd name="T29" fmla="*/ T28 w 17"/>
                                <a:gd name="T30" fmla="+- 0 445 432"/>
                                <a:gd name="T31" fmla="*/ 445 h 17"/>
                                <a:gd name="T32" fmla="+- 0 9542 9525"/>
                                <a:gd name="T33" fmla="*/ T32 w 17"/>
                                <a:gd name="T34" fmla="+- 0 436 432"/>
                                <a:gd name="T35" fmla="*/ 436 h 17"/>
                                <a:gd name="T36" fmla="+- 0 9538 9525"/>
                                <a:gd name="T37" fmla="*/ T36 w 17"/>
                                <a:gd name="T38" fmla="+- 0 432 432"/>
                                <a:gd name="T39" fmla="*/ 432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3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4" y="17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17" y="13"/>
                                  </a:lnTo>
                                  <a:lnTo>
                                    <a:pt x="17" y="4"/>
                                  </a:lnTo>
                                  <a:lnTo>
                                    <a:pt x="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17" name="docshape360"/>
                          <wps:cNvSpPr>
                            <a:spLocks/>
                          </wps:cNvSpPr>
                          <wps:spPr bwMode="auto">
                            <a:xfrm>
                              <a:off x="9525" y="432"/>
                              <a:ext cx="17" cy="17"/>
                            </a:xfrm>
                            <a:custGeom>
                              <a:avLst/>
                              <a:gdLst>
                                <a:gd name="T0" fmla="+- 0 9525 9525"/>
                                <a:gd name="T1" fmla="*/ T0 w 17"/>
                                <a:gd name="T2" fmla="+- 0 441 432"/>
                                <a:gd name="T3" fmla="*/ 441 h 17"/>
                                <a:gd name="T4" fmla="+- 0 9525 9525"/>
                                <a:gd name="T5" fmla="*/ T4 w 17"/>
                                <a:gd name="T6" fmla="+- 0 436 432"/>
                                <a:gd name="T7" fmla="*/ 436 h 17"/>
                                <a:gd name="T8" fmla="+- 0 9529 9525"/>
                                <a:gd name="T9" fmla="*/ T8 w 17"/>
                                <a:gd name="T10" fmla="+- 0 432 432"/>
                                <a:gd name="T11" fmla="*/ 432 h 17"/>
                                <a:gd name="T12" fmla="+- 0 9534 9525"/>
                                <a:gd name="T13" fmla="*/ T12 w 17"/>
                                <a:gd name="T14" fmla="+- 0 432 432"/>
                                <a:gd name="T15" fmla="*/ 432 h 17"/>
                                <a:gd name="T16" fmla="+- 0 9538 9525"/>
                                <a:gd name="T17" fmla="*/ T16 w 17"/>
                                <a:gd name="T18" fmla="+- 0 432 432"/>
                                <a:gd name="T19" fmla="*/ 432 h 17"/>
                                <a:gd name="T20" fmla="+- 0 9542 9525"/>
                                <a:gd name="T21" fmla="*/ T20 w 17"/>
                                <a:gd name="T22" fmla="+- 0 436 432"/>
                                <a:gd name="T23" fmla="*/ 436 h 17"/>
                                <a:gd name="T24" fmla="+- 0 9542 9525"/>
                                <a:gd name="T25" fmla="*/ T24 w 17"/>
                                <a:gd name="T26" fmla="+- 0 441 432"/>
                                <a:gd name="T27" fmla="*/ 441 h 17"/>
                                <a:gd name="T28" fmla="+- 0 9542 9525"/>
                                <a:gd name="T29" fmla="*/ T28 w 17"/>
                                <a:gd name="T30" fmla="+- 0 445 432"/>
                                <a:gd name="T31" fmla="*/ 445 h 17"/>
                                <a:gd name="T32" fmla="+- 0 9538 9525"/>
                                <a:gd name="T33" fmla="*/ T32 w 17"/>
                                <a:gd name="T34" fmla="+- 0 449 432"/>
                                <a:gd name="T35" fmla="*/ 449 h 17"/>
                                <a:gd name="T36" fmla="+- 0 9534 9525"/>
                                <a:gd name="T37" fmla="*/ T36 w 17"/>
                                <a:gd name="T38" fmla="+- 0 449 432"/>
                                <a:gd name="T39" fmla="*/ 449 h 17"/>
                                <a:gd name="T40" fmla="+- 0 9529 9525"/>
                                <a:gd name="T41" fmla="*/ T40 w 17"/>
                                <a:gd name="T42" fmla="+- 0 449 432"/>
                                <a:gd name="T43" fmla="*/ 449 h 17"/>
                                <a:gd name="T44" fmla="+- 0 9525 9525"/>
                                <a:gd name="T45" fmla="*/ T44 w 17"/>
                                <a:gd name="T46" fmla="+- 0 445 432"/>
                                <a:gd name="T47" fmla="*/ 445 h 17"/>
                                <a:gd name="T48" fmla="+- 0 9525 9525"/>
                                <a:gd name="T49" fmla="*/ T48 w 17"/>
                                <a:gd name="T50" fmla="+- 0 441 432"/>
                                <a:gd name="T51" fmla="*/ 441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9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4" y="0"/>
                                  </a:lnTo>
                                  <a:lnTo>
                                    <a:pt x="9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7" y="4"/>
                                  </a:lnTo>
                                  <a:lnTo>
                                    <a:pt x="17" y="9"/>
                                  </a:lnTo>
                                  <a:lnTo>
                                    <a:pt x="17" y="13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9" y="17"/>
                                  </a:lnTo>
                                  <a:lnTo>
                                    <a:pt x="4" y="17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9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18" name="docshape361"/>
                          <wps:cNvSpPr>
                            <a:spLocks/>
                          </wps:cNvSpPr>
                          <wps:spPr bwMode="auto">
                            <a:xfrm>
                              <a:off x="9382" y="359"/>
                              <a:ext cx="17" cy="17"/>
                            </a:xfrm>
                            <a:custGeom>
                              <a:avLst/>
                              <a:gdLst>
                                <a:gd name="T0" fmla="+- 0 9395 9383"/>
                                <a:gd name="T1" fmla="*/ T0 w 17"/>
                                <a:gd name="T2" fmla="+- 0 360 360"/>
                                <a:gd name="T3" fmla="*/ 360 h 17"/>
                                <a:gd name="T4" fmla="+- 0 9386 9383"/>
                                <a:gd name="T5" fmla="*/ T4 w 17"/>
                                <a:gd name="T6" fmla="+- 0 360 360"/>
                                <a:gd name="T7" fmla="*/ 360 h 17"/>
                                <a:gd name="T8" fmla="+- 0 9383 9383"/>
                                <a:gd name="T9" fmla="*/ T8 w 17"/>
                                <a:gd name="T10" fmla="+- 0 364 360"/>
                                <a:gd name="T11" fmla="*/ 364 h 17"/>
                                <a:gd name="T12" fmla="+- 0 9383 9383"/>
                                <a:gd name="T13" fmla="*/ T12 w 17"/>
                                <a:gd name="T14" fmla="+- 0 368 360"/>
                                <a:gd name="T15" fmla="*/ 368 h 17"/>
                                <a:gd name="T16" fmla="+- 0 9383 9383"/>
                                <a:gd name="T17" fmla="*/ T16 w 17"/>
                                <a:gd name="T18" fmla="+- 0 373 360"/>
                                <a:gd name="T19" fmla="*/ 373 h 17"/>
                                <a:gd name="T20" fmla="+- 0 9386 9383"/>
                                <a:gd name="T21" fmla="*/ T20 w 17"/>
                                <a:gd name="T22" fmla="+- 0 376 360"/>
                                <a:gd name="T23" fmla="*/ 376 h 17"/>
                                <a:gd name="T24" fmla="+- 0 9395 9383"/>
                                <a:gd name="T25" fmla="*/ T24 w 17"/>
                                <a:gd name="T26" fmla="+- 0 376 360"/>
                                <a:gd name="T27" fmla="*/ 376 h 17"/>
                                <a:gd name="T28" fmla="+- 0 9399 9383"/>
                                <a:gd name="T29" fmla="*/ T28 w 17"/>
                                <a:gd name="T30" fmla="+- 0 373 360"/>
                                <a:gd name="T31" fmla="*/ 373 h 17"/>
                                <a:gd name="T32" fmla="+- 0 9399 9383"/>
                                <a:gd name="T33" fmla="*/ T32 w 17"/>
                                <a:gd name="T34" fmla="+- 0 364 360"/>
                                <a:gd name="T35" fmla="*/ 364 h 17"/>
                                <a:gd name="T36" fmla="+- 0 9395 9383"/>
                                <a:gd name="T37" fmla="*/ T36 w 17"/>
                                <a:gd name="T38" fmla="+- 0 360 360"/>
                                <a:gd name="T39" fmla="*/ 360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2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3" y="16"/>
                                  </a:lnTo>
                                  <a:lnTo>
                                    <a:pt x="12" y="16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19" name="docshape362"/>
                          <wps:cNvSpPr>
                            <a:spLocks/>
                          </wps:cNvSpPr>
                          <wps:spPr bwMode="auto">
                            <a:xfrm>
                              <a:off x="9382" y="359"/>
                              <a:ext cx="17" cy="17"/>
                            </a:xfrm>
                            <a:custGeom>
                              <a:avLst/>
                              <a:gdLst>
                                <a:gd name="T0" fmla="+- 0 9383 9383"/>
                                <a:gd name="T1" fmla="*/ T0 w 17"/>
                                <a:gd name="T2" fmla="+- 0 368 360"/>
                                <a:gd name="T3" fmla="*/ 368 h 17"/>
                                <a:gd name="T4" fmla="+- 0 9383 9383"/>
                                <a:gd name="T5" fmla="*/ T4 w 17"/>
                                <a:gd name="T6" fmla="+- 0 364 360"/>
                                <a:gd name="T7" fmla="*/ 364 h 17"/>
                                <a:gd name="T8" fmla="+- 0 9386 9383"/>
                                <a:gd name="T9" fmla="*/ T8 w 17"/>
                                <a:gd name="T10" fmla="+- 0 360 360"/>
                                <a:gd name="T11" fmla="*/ 360 h 17"/>
                                <a:gd name="T12" fmla="+- 0 9391 9383"/>
                                <a:gd name="T13" fmla="*/ T12 w 17"/>
                                <a:gd name="T14" fmla="+- 0 360 360"/>
                                <a:gd name="T15" fmla="*/ 360 h 17"/>
                                <a:gd name="T16" fmla="+- 0 9395 9383"/>
                                <a:gd name="T17" fmla="*/ T16 w 17"/>
                                <a:gd name="T18" fmla="+- 0 360 360"/>
                                <a:gd name="T19" fmla="*/ 360 h 17"/>
                                <a:gd name="T20" fmla="+- 0 9399 9383"/>
                                <a:gd name="T21" fmla="*/ T20 w 17"/>
                                <a:gd name="T22" fmla="+- 0 364 360"/>
                                <a:gd name="T23" fmla="*/ 364 h 17"/>
                                <a:gd name="T24" fmla="+- 0 9399 9383"/>
                                <a:gd name="T25" fmla="*/ T24 w 17"/>
                                <a:gd name="T26" fmla="+- 0 368 360"/>
                                <a:gd name="T27" fmla="*/ 368 h 17"/>
                                <a:gd name="T28" fmla="+- 0 9399 9383"/>
                                <a:gd name="T29" fmla="*/ T28 w 17"/>
                                <a:gd name="T30" fmla="+- 0 373 360"/>
                                <a:gd name="T31" fmla="*/ 373 h 17"/>
                                <a:gd name="T32" fmla="+- 0 9395 9383"/>
                                <a:gd name="T33" fmla="*/ T32 w 17"/>
                                <a:gd name="T34" fmla="+- 0 376 360"/>
                                <a:gd name="T35" fmla="*/ 376 h 17"/>
                                <a:gd name="T36" fmla="+- 0 9391 9383"/>
                                <a:gd name="T37" fmla="*/ T36 w 17"/>
                                <a:gd name="T38" fmla="+- 0 376 360"/>
                                <a:gd name="T39" fmla="*/ 376 h 17"/>
                                <a:gd name="T40" fmla="+- 0 9386 9383"/>
                                <a:gd name="T41" fmla="*/ T40 w 17"/>
                                <a:gd name="T42" fmla="+- 0 376 360"/>
                                <a:gd name="T43" fmla="*/ 376 h 17"/>
                                <a:gd name="T44" fmla="+- 0 9383 9383"/>
                                <a:gd name="T45" fmla="*/ T44 w 17"/>
                                <a:gd name="T46" fmla="+- 0 373 360"/>
                                <a:gd name="T47" fmla="*/ 373 h 17"/>
                                <a:gd name="T48" fmla="+- 0 9383 9383"/>
                                <a:gd name="T49" fmla="*/ T48 w 17"/>
                                <a:gd name="T50" fmla="+- 0 368 360"/>
                                <a:gd name="T51" fmla="*/ 368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3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2" y="16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3" y="16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8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20" name="docshape363"/>
                          <wps:cNvSpPr>
                            <a:spLocks/>
                          </wps:cNvSpPr>
                          <wps:spPr bwMode="auto">
                            <a:xfrm>
                              <a:off x="9525" y="432"/>
                              <a:ext cx="17" cy="17"/>
                            </a:xfrm>
                            <a:custGeom>
                              <a:avLst/>
                              <a:gdLst>
                                <a:gd name="T0" fmla="+- 0 9538 9525"/>
                                <a:gd name="T1" fmla="*/ T0 w 17"/>
                                <a:gd name="T2" fmla="+- 0 432 432"/>
                                <a:gd name="T3" fmla="*/ 432 h 17"/>
                                <a:gd name="T4" fmla="+- 0 9529 9525"/>
                                <a:gd name="T5" fmla="*/ T4 w 17"/>
                                <a:gd name="T6" fmla="+- 0 432 432"/>
                                <a:gd name="T7" fmla="*/ 432 h 17"/>
                                <a:gd name="T8" fmla="+- 0 9525 9525"/>
                                <a:gd name="T9" fmla="*/ T8 w 17"/>
                                <a:gd name="T10" fmla="+- 0 436 432"/>
                                <a:gd name="T11" fmla="*/ 436 h 17"/>
                                <a:gd name="T12" fmla="+- 0 9525 9525"/>
                                <a:gd name="T13" fmla="*/ T12 w 17"/>
                                <a:gd name="T14" fmla="+- 0 441 432"/>
                                <a:gd name="T15" fmla="*/ 441 h 17"/>
                                <a:gd name="T16" fmla="+- 0 9525 9525"/>
                                <a:gd name="T17" fmla="*/ T16 w 17"/>
                                <a:gd name="T18" fmla="+- 0 445 432"/>
                                <a:gd name="T19" fmla="*/ 445 h 17"/>
                                <a:gd name="T20" fmla="+- 0 9529 9525"/>
                                <a:gd name="T21" fmla="*/ T20 w 17"/>
                                <a:gd name="T22" fmla="+- 0 449 432"/>
                                <a:gd name="T23" fmla="*/ 449 h 17"/>
                                <a:gd name="T24" fmla="+- 0 9538 9525"/>
                                <a:gd name="T25" fmla="*/ T24 w 17"/>
                                <a:gd name="T26" fmla="+- 0 449 432"/>
                                <a:gd name="T27" fmla="*/ 449 h 17"/>
                                <a:gd name="T28" fmla="+- 0 9542 9525"/>
                                <a:gd name="T29" fmla="*/ T28 w 17"/>
                                <a:gd name="T30" fmla="+- 0 445 432"/>
                                <a:gd name="T31" fmla="*/ 445 h 17"/>
                                <a:gd name="T32" fmla="+- 0 9542 9525"/>
                                <a:gd name="T33" fmla="*/ T32 w 17"/>
                                <a:gd name="T34" fmla="+- 0 436 432"/>
                                <a:gd name="T35" fmla="*/ 436 h 17"/>
                                <a:gd name="T36" fmla="+- 0 9538 9525"/>
                                <a:gd name="T37" fmla="*/ T36 w 17"/>
                                <a:gd name="T38" fmla="+- 0 432 432"/>
                                <a:gd name="T39" fmla="*/ 432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3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4" y="17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17" y="13"/>
                                  </a:lnTo>
                                  <a:lnTo>
                                    <a:pt x="17" y="4"/>
                                  </a:lnTo>
                                  <a:lnTo>
                                    <a:pt x="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21" name="docshape364"/>
                          <wps:cNvSpPr>
                            <a:spLocks/>
                          </wps:cNvSpPr>
                          <wps:spPr bwMode="auto">
                            <a:xfrm>
                              <a:off x="9525" y="432"/>
                              <a:ext cx="17" cy="17"/>
                            </a:xfrm>
                            <a:custGeom>
                              <a:avLst/>
                              <a:gdLst>
                                <a:gd name="T0" fmla="+- 0 9525 9525"/>
                                <a:gd name="T1" fmla="*/ T0 w 17"/>
                                <a:gd name="T2" fmla="+- 0 441 432"/>
                                <a:gd name="T3" fmla="*/ 441 h 17"/>
                                <a:gd name="T4" fmla="+- 0 9525 9525"/>
                                <a:gd name="T5" fmla="*/ T4 w 17"/>
                                <a:gd name="T6" fmla="+- 0 436 432"/>
                                <a:gd name="T7" fmla="*/ 436 h 17"/>
                                <a:gd name="T8" fmla="+- 0 9529 9525"/>
                                <a:gd name="T9" fmla="*/ T8 w 17"/>
                                <a:gd name="T10" fmla="+- 0 432 432"/>
                                <a:gd name="T11" fmla="*/ 432 h 17"/>
                                <a:gd name="T12" fmla="+- 0 9534 9525"/>
                                <a:gd name="T13" fmla="*/ T12 w 17"/>
                                <a:gd name="T14" fmla="+- 0 432 432"/>
                                <a:gd name="T15" fmla="*/ 432 h 17"/>
                                <a:gd name="T16" fmla="+- 0 9538 9525"/>
                                <a:gd name="T17" fmla="*/ T16 w 17"/>
                                <a:gd name="T18" fmla="+- 0 432 432"/>
                                <a:gd name="T19" fmla="*/ 432 h 17"/>
                                <a:gd name="T20" fmla="+- 0 9542 9525"/>
                                <a:gd name="T21" fmla="*/ T20 w 17"/>
                                <a:gd name="T22" fmla="+- 0 436 432"/>
                                <a:gd name="T23" fmla="*/ 436 h 17"/>
                                <a:gd name="T24" fmla="+- 0 9542 9525"/>
                                <a:gd name="T25" fmla="*/ T24 w 17"/>
                                <a:gd name="T26" fmla="+- 0 441 432"/>
                                <a:gd name="T27" fmla="*/ 441 h 17"/>
                                <a:gd name="T28" fmla="+- 0 9542 9525"/>
                                <a:gd name="T29" fmla="*/ T28 w 17"/>
                                <a:gd name="T30" fmla="+- 0 445 432"/>
                                <a:gd name="T31" fmla="*/ 445 h 17"/>
                                <a:gd name="T32" fmla="+- 0 9538 9525"/>
                                <a:gd name="T33" fmla="*/ T32 w 17"/>
                                <a:gd name="T34" fmla="+- 0 449 432"/>
                                <a:gd name="T35" fmla="*/ 449 h 17"/>
                                <a:gd name="T36" fmla="+- 0 9534 9525"/>
                                <a:gd name="T37" fmla="*/ T36 w 17"/>
                                <a:gd name="T38" fmla="+- 0 449 432"/>
                                <a:gd name="T39" fmla="*/ 449 h 17"/>
                                <a:gd name="T40" fmla="+- 0 9529 9525"/>
                                <a:gd name="T41" fmla="*/ T40 w 17"/>
                                <a:gd name="T42" fmla="+- 0 449 432"/>
                                <a:gd name="T43" fmla="*/ 449 h 17"/>
                                <a:gd name="T44" fmla="+- 0 9525 9525"/>
                                <a:gd name="T45" fmla="*/ T44 w 17"/>
                                <a:gd name="T46" fmla="+- 0 445 432"/>
                                <a:gd name="T47" fmla="*/ 445 h 17"/>
                                <a:gd name="T48" fmla="+- 0 9525 9525"/>
                                <a:gd name="T49" fmla="*/ T48 w 17"/>
                                <a:gd name="T50" fmla="+- 0 441 432"/>
                                <a:gd name="T51" fmla="*/ 441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9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4" y="0"/>
                                  </a:lnTo>
                                  <a:lnTo>
                                    <a:pt x="9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7" y="4"/>
                                  </a:lnTo>
                                  <a:lnTo>
                                    <a:pt x="17" y="9"/>
                                  </a:lnTo>
                                  <a:lnTo>
                                    <a:pt x="17" y="13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9" y="17"/>
                                  </a:lnTo>
                                  <a:lnTo>
                                    <a:pt x="4" y="17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9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22" name="docshape365"/>
                          <wps:cNvSpPr>
                            <a:spLocks/>
                          </wps:cNvSpPr>
                          <wps:spPr bwMode="auto">
                            <a:xfrm>
                              <a:off x="9382" y="359"/>
                              <a:ext cx="17" cy="17"/>
                            </a:xfrm>
                            <a:custGeom>
                              <a:avLst/>
                              <a:gdLst>
                                <a:gd name="T0" fmla="+- 0 9395 9383"/>
                                <a:gd name="T1" fmla="*/ T0 w 17"/>
                                <a:gd name="T2" fmla="+- 0 360 360"/>
                                <a:gd name="T3" fmla="*/ 360 h 17"/>
                                <a:gd name="T4" fmla="+- 0 9386 9383"/>
                                <a:gd name="T5" fmla="*/ T4 w 17"/>
                                <a:gd name="T6" fmla="+- 0 360 360"/>
                                <a:gd name="T7" fmla="*/ 360 h 17"/>
                                <a:gd name="T8" fmla="+- 0 9383 9383"/>
                                <a:gd name="T9" fmla="*/ T8 w 17"/>
                                <a:gd name="T10" fmla="+- 0 364 360"/>
                                <a:gd name="T11" fmla="*/ 364 h 17"/>
                                <a:gd name="T12" fmla="+- 0 9383 9383"/>
                                <a:gd name="T13" fmla="*/ T12 w 17"/>
                                <a:gd name="T14" fmla="+- 0 368 360"/>
                                <a:gd name="T15" fmla="*/ 368 h 17"/>
                                <a:gd name="T16" fmla="+- 0 9383 9383"/>
                                <a:gd name="T17" fmla="*/ T16 w 17"/>
                                <a:gd name="T18" fmla="+- 0 373 360"/>
                                <a:gd name="T19" fmla="*/ 373 h 17"/>
                                <a:gd name="T20" fmla="+- 0 9386 9383"/>
                                <a:gd name="T21" fmla="*/ T20 w 17"/>
                                <a:gd name="T22" fmla="+- 0 376 360"/>
                                <a:gd name="T23" fmla="*/ 376 h 17"/>
                                <a:gd name="T24" fmla="+- 0 9395 9383"/>
                                <a:gd name="T25" fmla="*/ T24 w 17"/>
                                <a:gd name="T26" fmla="+- 0 376 360"/>
                                <a:gd name="T27" fmla="*/ 376 h 17"/>
                                <a:gd name="T28" fmla="+- 0 9399 9383"/>
                                <a:gd name="T29" fmla="*/ T28 w 17"/>
                                <a:gd name="T30" fmla="+- 0 373 360"/>
                                <a:gd name="T31" fmla="*/ 373 h 17"/>
                                <a:gd name="T32" fmla="+- 0 9399 9383"/>
                                <a:gd name="T33" fmla="*/ T32 w 17"/>
                                <a:gd name="T34" fmla="+- 0 364 360"/>
                                <a:gd name="T35" fmla="*/ 364 h 17"/>
                                <a:gd name="T36" fmla="+- 0 9395 9383"/>
                                <a:gd name="T37" fmla="*/ T36 w 17"/>
                                <a:gd name="T38" fmla="+- 0 360 360"/>
                                <a:gd name="T39" fmla="*/ 360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2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3" y="16"/>
                                  </a:lnTo>
                                  <a:lnTo>
                                    <a:pt x="12" y="16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23" name="docshape366"/>
                          <wps:cNvSpPr>
                            <a:spLocks/>
                          </wps:cNvSpPr>
                          <wps:spPr bwMode="auto">
                            <a:xfrm>
                              <a:off x="9382" y="359"/>
                              <a:ext cx="17" cy="17"/>
                            </a:xfrm>
                            <a:custGeom>
                              <a:avLst/>
                              <a:gdLst>
                                <a:gd name="T0" fmla="+- 0 9383 9383"/>
                                <a:gd name="T1" fmla="*/ T0 w 17"/>
                                <a:gd name="T2" fmla="+- 0 368 360"/>
                                <a:gd name="T3" fmla="*/ 368 h 17"/>
                                <a:gd name="T4" fmla="+- 0 9383 9383"/>
                                <a:gd name="T5" fmla="*/ T4 w 17"/>
                                <a:gd name="T6" fmla="+- 0 364 360"/>
                                <a:gd name="T7" fmla="*/ 364 h 17"/>
                                <a:gd name="T8" fmla="+- 0 9386 9383"/>
                                <a:gd name="T9" fmla="*/ T8 w 17"/>
                                <a:gd name="T10" fmla="+- 0 360 360"/>
                                <a:gd name="T11" fmla="*/ 360 h 17"/>
                                <a:gd name="T12" fmla="+- 0 9391 9383"/>
                                <a:gd name="T13" fmla="*/ T12 w 17"/>
                                <a:gd name="T14" fmla="+- 0 360 360"/>
                                <a:gd name="T15" fmla="*/ 360 h 17"/>
                                <a:gd name="T16" fmla="+- 0 9395 9383"/>
                                <a:gd name="T17" fmla="*/ T16 w 17"/>
                                <a:gd name="T18" fmla="+- 0 360 360"/>
                                <a:gd name="T19" fmla="*/ 360 h 17"/>
                                <a:gd name="T20" fmla="+- 0 9399 9383"/>
                                <a:gd name="T21" fmla="*/ T20 w 17"/>
                                <a:gd name="T22" fmla="+- 0 364 360"/>
                                <a:gd name="T23" fmla="*/ 364 h 17"/>
                                <a:gd name="T24" fmla="+- 0 9399 9383"/>
                                <a:gd name="T25" fmla="*/ T24 w 17"/>
                                <a:gd name="T26" fmla="+- 0 368 360"/>
                                <a:gd name="T27" fmla="*/ 368 h 17"/>
                                <a:gd name="T28" fmla="+- 0 9399 9383"/>
                                <a:gd name="T29" fmla="*/ T28 w 17"/>
                                <a:gd name="T30" fmla="+- 0 373 360"/>
                                <a:gd name="T31" fmla="*/ 373 h 17"/>
                                <a:gd name="T32" fmla="+- 0 9395 9383"/>
                                <a:gd name="T33" fmla="*/ T32 w 17"/>
                                <a:gd name="T34" fmla="+- 0 376 360"/>
                                <a:gd name="T35" fmla="*/ 376 h 17"/>
                                <a:gd name="T36" fmla="+- 0 9391 9383"/>
                                <a:gd name="T37" fmla="*/ T36 w 17"/>
                                <a:gd name="T38" fmla="+- 0 376 360"/>
                                <a:gd name="T39" fmla="*/ 376 h 17"/>
                                <a:gd name="T40" fmla="+- 0 9386 9383"/>
                                <a:gd name="T41" fmla="*/ T40 w 17"/>
                                <a:gd name="T42" fmla="+- 0 376 360"/>
                                <a:gd name="T43" fmla="*/ 376 h 17"/>
                                <a:gd name="T44" fmla="+- 0 9383 9383"/>
                                <a:gd name="T45" fmla="*/ T44 w 17"/>
                                <a:gd name="T46" fmla="+- 0 373 360"/>
                                <a:gd name="T47" fmla="*/ 373 h 17"/>
                                <a:gd name="T48" fmla="+- 0 9383 9383"/>
                                <a:gd name="T49" fmla="*/ T48 w 17"/>
                                <a:gd name="T50" fmla="+- 0 368 360"/>
                                <a:gd name="T51" fmla="*/ 368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3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2" y="16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3" y="16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8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720EC1EC" id="docshapegroup355" o:spid="_x0000_s1026" style="position:absolute;margin-left:468.4pt;margin-top:16.1pt;width:11.2pt;height:11.25pt;z-index:15760384;mso-position-horizontal-relative:page" coordorigin="9368,322" coordsize="224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">
                  <v:shape id="docshape356" o:spid="_x0000_s1027" style="position:absolute;left:9390;top:321;width:201;height:225;visibility:visible;mso-wrap-style:square;v-text-anchor:top" coordsize="201,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" path="m76,45l71,33,66,29,57,25,7,3,3,,,,,147,,130,10,93r8,-7l45,67r8,-6l74,49r1,-1l76,45xm200,111r-1,-4l169,79,158,71r-7,-8l144,49r,-4l143,45r,179l149,185r14,-20l177,150r16,-24l200,116r,-5xe" fillcolor="#006400" stroked="f">
                    <v:fill opacity="32896f"/>
                    <v:path arrowok="t" o:connecttype="custom" o:connectlocs="76,367;71,355;66,351;57,347;7,325;3,322;0,322;0,469;0,469;0,452;10,415;18,408;45,389;53,383;74,371;75,370;76,367;200,433;199,429;169,401;158,393;151,385;144,371;144,367;143,367;143,546;143,546;149,507;163,487;177,472;193,448;200,438;200,433" o:connectangles="0,0,0,0,0,0,0,0,0,0,0,0,0,0,0,0,0,0,0,0,0,0,0,0,0,0,0,0,0,0,0,0,0"/>
                  </v:shape>
                  <v:shape id="docshape357" o:spid="_x0000_s1028" style="position:absolute;left:9390;top:329;width:143;height:173;visibility:visible;mso-wrap-style:square;v-text-anchor:top" coordsize="143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" path="m143,173r,-122m,94l,e" filled="f" strokeweight=".34811mm">
                    <v:path arrowok="t" o:connecttype="custom" o:connectlocs="143,502;143,380;0,423;0,329" o:connectangles="0,0,0,0"/>
                  </v:shape>
                  <v:shape id="docshape358" o:spid="_x0000_s1029" style="position:absolute;left:9390;top:349;width:143;height:110;visibility:visible;mso-wrap-style:square;v-text-anchor:top" coordsize="143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" path="m143,110r,-44m,31l,e" filled="f" strokeweight=".81319mm">
                    <v:path arrowok="t" o:connecttype="custom" o:connectlocs="143,459;143,415;0,380;0,349" o:connectangles="0,0,0,0"/>
                  </v:shape>
                  <v:shape id="docshape359" o:spid="_x0000_s1030" style="position:absolute;left:9525;top:432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" path="m13,l4,,,4,,9r,4l4,17r9,l17,13r,-9l13,xe" fillcolor="black" stroked="f">
                    <v:fill opacity="32896f"/>
                    <v:path arrowok="t" o:connecttype="custom" o:connectlocs="13,432;4,432;0,436;0,441;0,445;4,449;13,449;17,445;17,436;13,432" o:connectangles="0,0,0,0,0,0,0,0,0,0"/>
                  </v:shape>
                  <v:shape id="docshape360" o:spid="_x0000_s1031" style="position:absolute;left:9525;top:432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" path="m,9l,4,4,,9,r4,l17,4r,5l17,13r-4,4l9,17r-5,l,13,,9e" filled="f" strokeweight=".28828mm">
                    <v:path arrowok="t" o:connecttype="custom" o:connectlocs="0,441;0,436;4,432;9,432;13,432;17,436;17,441;17,445;13,449;9,449;4,449;0,445;0,441" o:connectangles="0,0,0,0,0,0,0,0,0,0,0,0,0"/>
                  </v:shape>
                  <v:shape id="docshape361" o:spid="_x0000_s1032" style="position:absolute;left:9382;top:35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" path="m12,l3,,,4,,8r,5l3,16r9,l16,13r,-9l12,xe" fillcolor="black" stroked="f">
                    <v:fill opacity="32896f"/>
                    <v:path arrowok="t" o:connecttype="custom" o:connectlocs="12,360;3,360;0,364;0,368;0,373;3,376;12,376;16,373;16,364;12,360" o:connectangles="0,0,0,0,0,0,0,0,0,0"/>
                  </v:shape>
                  <v:shape id="docshape362" o:spid="_x0000_s1033" style="position:absolute;left:9382;top:35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" path="m,8l,4,3,,8,r4,l16,4r,4l16,13r-4,3l8,16r-5,l,13,,8e" filled="f" strokeweight=".28828mm">
                    <v:path arrowok="t" o:connecttype="custom" o:connectlocs="0,368;0,364;3,360;8,360;12,360;16,364;16,368;16,373;12,376;8,376;3,376;0,373;0,368" o:connectangles="0,0,0,0,0,0,0,0,0,0,0,0,0"/>
                  </v:shape>
                  <v:shape id="docshape363" o:spid="_x0000_s1034" style="position:absolute;left:9525;top:432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" path="m13,l4,,,4,,9r,4l4,17r9,l17,13r,-9l13,xe" fillcolor="black" stroked="f">
                    <v:fill opacity="32896f"/>
                    <v:path arrowok="t" o:connecttype="custom" o:connectlocs="13,432;4,432;0,436;0,441;0,445;4,449;13,449;17,445;17,436;13,432" o:connectangles="0,0,0,0,0,0,0,0,0,0"/>
                  </v:shape>
                  <v:shape id="docshape364" o:spid="_x0000_s1035" style="position:absolute;left:9525;top:432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" path="m,9l,4,4,,9,r4,l17,4r,5l17,13r-4,4l9,17r-5,l,13,,9e" filled="f" strokeweight=".28828mm">
                    <v:path arrowok="t" o:connecttype="custom" o:connectlocs="0,441;0,436;4,432;9,432;13,432;17,436;17,441;17,445;13,449;9,449;4,449;0,445;0,441" o:connectangles="0,0,0,0,0,0,0,0,0,0,0,0,0"/>
                  </v:shape>
                  <v:shape id="docshape365" o:spid="_x0000_s1036" style="position:absolute;left:9382;top:35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" path="m12,l3,,,4,,8r,5l3,16r9,l16,13r,-9l12,xe" fillcolor="black" stroked="f">
                    <v:fill opacity="32896f"/>
                    <v:path arrowok="t" o:connecttype="custom" o:connectlocs="12,360;3,360;0,364;0,368;0,373;3,376;12,376;16,373;16,364;12,360" o:connectangles="0,0,0,0,0,0,0,0,0,0"/>
                  </v:shape>
                  <v:shape id="docshape366" o:spid="_x0000_s1037" style="position:absolute;left:9382;top:35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" path="m,8l,4,3,,8,r4,l16,4r,4l16,13r-4,3l8,16r-5,l,13,,8e" filled="f" strokeweight=".28828mm">
                    <v:path arrowok="t" o:connecttype="custom" o:connectlocs="0,368;0,364;3,360;8,360;12,360;16,364;16,368;16,373;12,376;8,376;3,376;0,373;0,368" o:connectangles="0,0,0,0,0,0,0,0,0,0,0,0,0"/>
                  </v:shape>
                  <w10:wrap anchorx="page"/>
                </v:group>
              </w:pict>
            </mc:Fallback>
          </mc:AlternateContent>
        </w:r>
      </w:del>
      <w:ins w:id="2439" w:author="Hughes, Anna E" w:date="2023-08-09T15:29:00Z">
        <w:r w:rsidR="001E0CFE">
          <w:rPr>
            <w:rFonts w:ascii="Times New Roman"/>
            <w:noProof/>
            <w:position w:val="8"/>
            <w:sz w:val="2"/>
            <w:lang w:val="en-GB" w:eastAsia="en-GB"/>
          </w:rPr>
          <mc:AlternateContent>
            <mc:Choice Requires="wpg">
              <w:drawing>
                <wp:inline distT="0" distB="0" distL="0" distR="0">
                  <wp:extent cx="27305" cy="10795"/>
                  <wp:effectExtent l="9525" t="0" r="1270" b="8255"/>
                  <wp:docPr id="285" name="Group 28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>
                          <a:xfrm>
                            <a:off x="0" y="0"/>
                            <a:ext cx="27305" cy="10795"/>
                            <a:chOff x="0" y="0"/>
                            <a:chExt cx="27305" cy="10795"/>
                          </a:xfrm>
                        </wpg:grpSpPr>
                        <wps:wsp>
                          <wps:cNvPr id="286" name="Graphic 286"/>
                          <wps:cNvSpPr/>
                          <wps:spPr>
                            <a:xfrm>
                              <a:off x="0" y="5238"/>
                              <a:ext cx="2730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7305">
                                  <a:moveTo>
                                    <a:pt x="0" y="0"/>
                                  </a:moveTo>
                                  <a:lnTo>
                                    <a:pt x="26827" y="0"/>
                                  </a:lnTo>
                                </a:path>
                              </a:pathLst>
                            </a:custGeom>
                            <a:ln w="10476">
                              <a:solidFill>
                                <a:srgbClr val="333333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7C5E0E91" id="Group 285" o:spid="_x0000_s1026" style="width:2.15pt;height:.85pt;mso-position-horizontal-relative:char;mso-position-vertical-relative:line" coordsize="27305,10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">
                  <v:shape id="Graphic 286" o:spid="_x0000_s1027" style="position:absolute;top:5238;width:27305;height:1270;visibility:visible;mso-wrap-style:square;v-text-anchor:top" coordsize="273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" path="m,l26827,e" filled="f" strokecolor="#333" strokeweight=".291mm">
                    <v:path arrowok="t"/>
                  </v:shape>
                  <w10:anchorlock/>
                </v:group>
              </w:pict>
            </mc:Fallback>
          </mc:AlternateContent>
        </w:r>
        <w:r w:rsidR="001E0CFE">
          <w:rPr>
            <w:rFonts w:ascii="Times New Roman"/>
            <w:position w:val="8"/>
            <w:sz w:val="2"/>
          </w:rPr>
          <w:tab/>
        </w:r>
        <w:r w:rsidR="001E0CFE">
          <w:rPr>
            <w:rFonts w:ascii="Times New Roman"/>
            <w:noProof/>
            <w:position w:val="-1"/>
            <w:sz w:val="11"/>
            <w:lang w:val="en-GB" w:eastAsia="en-GB"/>
          </w:rPr>
          <mc:AlternateContent>
            <mc:Choice Requires="wpg">
              <w:drawing>
                <wp:inline distT="0" distB="0" distL="0" distR="0">
                  <wp:extent cx="96520" cy="66675"/>
                  <wp:effectExtent l="9525" t="0" r="0" b="0"/>
                  <wp:docPr id="287" name="Group 28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>
                          <a:xfrm>
                            <a:off x="0" y="0"/>
                            <a:ext cx="96520" cy="66675"/>
                            <a:chOff x="0" y="0"/>
                            <a:chExt cx="96520" cy="66675"/>
                          </a:xfrm>
                        </wpg:grpSpPr>
                        <wps:wsp>
                          <wps:cNvPr id="288" name="Graphic 288"/>
                          <wps:cNvSpPr/>
                          <wps:spPr>
                            <a:xfrm>
                              <a:off x="14637" y="0"/>
                              <a:ext cx="81915" cy="666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1915" h="66675">
                                  <a:moveTo>
                                    <a:pt x="607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66480"/>
                                  </a:lnTo>
                                  <a:lnTo>
                                    <a:pt x="685" y="66480"/>
                                  </a:lnTo>
                                  <a:lnTo>
                                    <a:pt x="685" y="64913"/>
                                  </a:lnTo>
                                  <a:lnTo>
                                    <a:pt x="489" y="63053"/>
                                  </a:lnTo>
                                  <a:lnTo>
                                    <a:pt x="391" y="62564"/>
                                  </a:lnTo>
                                  <a:lnTo>
                                    <a:pt x="587" y="58256"/>
                                  </a:lnTo>
                                  <a:lnTo>
                                    <a:pt x="489" y="56885"/>
                                  </a:lnTo>
                                  <a:lnTo>
                                    <a:pt x="391" y="55220"/>
                                  </a:lnTo>
                                  <a:lnTo>
                                    <a:pt x="685" y="52773"/>
                                  </a:lnTo>
                                  <a:lnTo>
                                    <a:pt x="5972" y="37890"/>
                                  </a:lnTo>
                                  <a:lnTo>
                                    <a:pt x="8028" y="36324"/>
                                  </a:lnTo>
                                  <a:lnTo>
                                    <a:pt x="11944" y="34366"/>
                                  </a:lnTo>
                                  <a:lnTo>
                                    <a:pt x="17134" y="31526"/>
                                  </a:lnTo>
                                  <a:lnTo>
                                    <a:pt x="41219" y="23694"/>
                                  </a:lnTo>
                                  <a:lnTo>
                                    <a:pt x="69221" y="18406"/>
                                  </a:lnTo>
                                  <a:lnTo>
                                    <a:pt x="77935" y="16155"/>
                                  </a:lnTo>
                                  <a:lnTo>
                                    <a:pt x="81166" y="14686"/>
                                  </a:lnTo>
                                  <a:lnTo>
                                    <a:pt x="81656" y="13707"/>
                                  </a:lnTo>
                                  <a:lnTo>
                                    <a:pt x="79991" y="11161"/>
                                  </a:lnTo>
                                  <a:lnTo>
                                    <a:pt x="79110" y="10378"/>
                                  </a:lnTo>
                                  <a:lnTo>
                                    <a:pt x="76271" y="9203"/>
                                  </a:lnTo>
                                  <a:lnTo>
                                    <a:pt x="69515" y="7832"/>
                                  </a:lnTo>
                                  <a:lnTo>
                                    <a:pt x="20267" y="2447"/>
                                  </a:lnTo>
                                  <a:lnTo>
                                    <a:pt x="8322" y="587"/>
                                  </a:lnTo>
                                  <a:lnTo>
                                    <a:pt x="607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6400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9" name="Graphic 289"/>
                          <wps:cNvSpPr/>
                          <wps:spPr>
                            <a:xfrm>
                              <a:off x="14637" y="1860"/>
                              <a:ext cx="1270" cy="3746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7465">
                                  <a:moveTo>
                                    <a:pt x="0" y="37107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12532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0" name="Graphic 290"/>
                          <wps:cNvSpPr/>
                          <wps:spPr>
                            <a:xfrm>
                              <a:off x="14637" y="7441"/>
                              <a:ext cx="1270" cy="1206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2065">
                                  <a:moveTo>
                                    <a:pt x="0" y="11651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2927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1" name="Graphic 291"/>
                          <wps:cNvSpPr/>
                          <wps:spPr>
                            <a:xfrm>
                              <a:off x="9448" y="9986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8028" y="0"/>
                                  </a:moveTo>
                                  <a:lnTo>
                                    <a:pt x="2349" y="0"/>
                                  </a:lnTo>
                                  <a:lnTo>
                                    <a:pt x="0" y="2349"/>
                                  </a:lnTo>
                                  <a:lnTo>
                                    <a:pt x="0" y="5189"/>
                                  </a:lnTo>
                                  <a:lnTo>
                                    <a:pt x="0" y="8028"/>
                                  </a:lnTo>
                                  <a:lnTo>
                                    <a:pt x="2349" y="10378"/>
                                  </a:lnTo>
                                  <a:lnTo>
                                    <a:pt x="8028" y="10378"/>
                                  </a:lnTo>
                                  <a:lnTo>
                                    <a:pt x="10378" y="8028"/>
                                  </a:lnTo>
                                  <a:lnTo>
                                    <a:pt x="10378" y="2349"/>
                                  </a:lnTo>
                                  <a:lnTo>
                                    <a:pt x="80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2" name="Graphic 292"/>
                          <wps:cNvSpPr/>
                          <wps:spPr>
                            <a:xfrm>
                              <a:off x="9448" y="9986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0" y="5189"/>
                                  </a:moveTo>
                                  <a:lnTo>
                                    <a:pt x="0" y="2349"/>
                                  </a:lnTo>
                                  <a:lnTo>
                                    <a:pt x="2349" y="0"/>
                                  </a:lnTo>
                                  <a:lnTo>
                                    <a:pt x="5189" y="0"/>
                                  </a:lnTo>
                                  <a:lnTo>
                                    <a:pt x="8028" y="0"/>
                                  </a:lnTo>
                                  <a:lnTo>
                                    <a:pt x="10378" y="2349"/>
                                  </a:lnTo>
                                  <a:lnTo>
                                    <a:pt x="10378" y="5189"/>
                                  </a:lnTo>
                                  <a:lnTo>
                                    <a:pt x="10378" y="8028"/>
                                  </a:lnTo>
                                  <a:lnTo>
                                    <a:pt x="8028" y="10378"/>
                                  </a:lnTo>
                                  <a:lnTo>
                                    <a:pt x="5189" y="10378"/>
                                  </a:lnTo>
                                  <a:lnTo>
                                    <a:pt x="2349" y="10378"/>
                                  </a:lnTo>
                                  <a:lnTo>
                                    <a:pt x="0" y="8028"/>
                                  </a:lnTo>
                                  <a:lnTo>
                                    <a:pt x="0" y="5189"/>
                                  </a:lnTo>
                                </a:path>
                              </a:pathLst>
                            </a:custGeom>
                            <a:ln w="10378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3" name="Graphic 293"/>
                          <wps:cNvSpPr/>
                          <wps:spPr>
                            <a:xfrm>
                              <a:off x="9448" y="9986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8028" y="0"/>
                                  </a:moveTo>
                                  <a:lnTo>
                                    <a:pt x="2349" y="0"/>
                                  </a:lnTo>
                                  <a:lnTo>
                                    <a:pt x="0" y="2349"/>
                                  </a:lnTo>
                                  <a:lnTo>
                                    <a:pt x="0" y="5189"/>
                                  </a:lnTo>
                                  <a:lnTo>
                                    <a:pt x="0" y="8028"/>
                                  </a:lnTo>
                                  <a:lnTo>
                                    <a:pt x="2349" y="10378"/>
                                  </a:lnTo>
                                  <a:lnTo>
                                    <a:pt x="8028" y="10378"/>
                                  </a:lnTo>
                                  <a:lnTo>
                                    <a:pt x="10378" y="8028"/>
                                  </a:lnTo>
                                  <a:lnTo>
                                    <a:pt x="10378" y="2349"/>
                                  </a:lnTo>
                                  <a:lnTo>
                                    <a:pt x="80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4" name="Graphic 294"/>
                          <wps:cNvSpPr/>
                          <wps:spPr>
                            <a:xfrm>
                              <a:off x="9448" y="9986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0" y="5189"/>
                                  </a:moveTo>
                                  <a:lnTo>
                                    <a:pt x="0" y="2349"/>
                                  </a:lnTo>
                                  <a:lnTo>
                                    <a:pt x="2349" y="0"/>
                                  </a:lnTo>
                                  <a:lnTo>
                                    <a:pt x="5189" y="0"/>
                                  </a:lnTo>
                                  <a:lnTo>
                                    <a:pt x="8028" y="0"/>
                                  </a:lnTo>
                                  <a:lnTo>
                                    <a:pt x="10378" y="2349"/>
                                  </a:lnTo>
                                  <a:lnTo>
                                    <a:pt x="10378" y="5189"/>
                                  </a:lnTo>
                                  <a:lnTo>
                                    <a:pt x="10378" y="8028"/>
                                  </a:lnTo>
                                  <a:lnTo>
                                    <a:pt x="8028" y="10378"/>
                                  </a:lnTo>
                                  <a:lnTo>
                                    <a:pt x="5189" y="10378"/>
                                  </a:lnTo>
                                  <a:lnTo>
                                    <a:pt x="2349" y="10378"/>
                                  </a:lnTo>
                                  <a:lnTo>
                                    <a:pt x="0" y="8028"/>
                                  </a:lnTo>
                                  <a:lnTo>
                                    <a:pt x="0" y="5189"/>
                                  </a:lnTo>
                                </a:path>
                              </a:pathLst>
                            </a:custGeom>
                            <a:ln w="10378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5C83EE23" id="Group 287" o:spid="_x0000_s1026" style="width:7.6pt;height:5.25pt;mso-position-horizontal-relative:char;mso-position-vertical-relative:line" coordsize="96520,66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">
                  <v:shape id="Graphic 288" o:spid="_x0000_s1027" style="position:absolute;left:14637;width:81915;height:66675;visibility:visible;mso-wrap-style:square;v-text-anchor:top" coordsize="81915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" path="m6070,l,,,66480r685,l685,64913,489,63053r-98,-489l587,58256,489,56885,391,55220,685,52773,5972,37890,8028,36324r3916,-1958l17134,31526,41219,23694,69221,18406r8714,-2251l81166,14686r490,-979l79991,11161r-881,-783l76271,9203,69515,7832,20267,2447,8322,587,6070,xe" fillcolor="#006400" stroked="f">
                    <v:fill opacity="32896f"/>
                    <v:path arrowok="t"/>
                  </v:shape>
                  <v:shape id="Graphic 289" o:spid="_x0000_s1028" style="position:absolute;left:14637;top:1860;width:1270;height:37465;visibility:visible;mso-wrap-style:square;v-text-anchor:top" coordsize="1270,37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" path="m,37107l,e" filled="f" strokeweight=".34811mm">
                    <v:path arrowok="t"/>
                  </v:shape>
                  <v:shape id="Graphic 290" o:spid="_x0000_s1029" style="position:absolute;left:14637;top:7441;width:1270;height:12065;visibility:visible;mso-wrap-style:square;v-text-anchor:top" coordsize="1270,1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" path="m,11651l,e" filled="f" strokeweight=".81317mm">
                    <v:path arrowok="t"/>
                  </v:shape>
                  <v:shape id="Graphic 291" o:spid="_x0000_s1030" style="position:absolute;left:9448;top:9986;width:10795;height:10795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" path="m8028,l2349,,,2349,,5189,,8028r2349,2350l8028,10378,10378,8028r,-5679l8028,xe" fillcolor="black" stroked="f">
                    <v:fill opacity="32896f"/>
                    <v:path arrowok="t"/>
                  </v:shape>
                  <v:shape id="Graphic 292" o:spid="_x0000_s1031" style="position:absolute;left:9448;top:9986;width:10795;height:10795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" path="m,5189l,2349,2349,,5189,,8028,r2350,2349l10378,5189r,2839l8028,10378r-2839,l2349,10378,,8028,,5189e" filled="f" strokeweight=".28828mm">
                    <v:path arrowok="t"/>
                  </v:shape>
                  <v:shape id="Graphic 293" o:spid="_x0000_s1032" style="position:absolute;left:9448;top:9986;width:10795;height:10795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" path="m8028,l2349,,,2349,,5189,,8028r2349,2350l8028,10378,10378,8028r,-5679l8028,xe" fillcolor="black" stroked="f">
                    <v:fill opacity="32896f"/>
                    <v:path arrowok="t"/>
                  </v:shape>
                  <v:shape id="Graphic 294" o:spid="_x0000_s1033" style="position:absolute;left:9448;top:9986;width:10795;height:10795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" path="m,5189l,2349,2349,,5189,,8028,r2350,2349l10378,5189r,2839l8028,10378r-2839,l2349,10378,,8028,,5189e" filled="f" strokeweight=".28828mm">
                    <v:path arrowok="t"/>
                  </v:shape>
                  <w10:anchorlock/>
                </v:group>
              </w:pict>
            </mc:Fallback>
          </mc:AlternateContent>
        </w:r>
      </w:ins>
    </w:p>
    <w:p w14:paraId="661785EE" w14:textId="77777777" w:rsidR="00470D98" w:rsidRDefault="00470D98">
      <w:pPr>
        <w:pStyle w:val="BodyText"/>
        <w:spacing w:before="2"/>
        <w:ind w:left="0"/>
        <w:rPr>
          <w:ins w:id="2440" w:author="Hughes, Anna E" w:date="2023-08-09T15:29:00Z"/>
          <w:rFonts w:ascii="Times New Roman"/>
          <w:sz w:val="2"/>
        </w:rPr>
      </w:pPr>
    </w:p>
    <w:p w14:paraId="2F79F55F" w14:textId="77777777" w:rsidR="00470D98" w:rsidRDefault="001E0CFE">
      <w:pPr>
        <w:ind w:left="-16"/>
        <w:rPr>
          <w:ins w:id="2441" w:author="Hughes, Anna E" w:date="2023-08-09T15:29:00Z"/>
          <w:rFonts w:ascii="Times New Roman"/>
          <w:sz w:val="20"/>
        </w:rPr>
      </w:pPr>
      <w:ins w:id="2442" w:author="Hughes, Anna E" w:date="2023-08-09T15:29:00Z">
        <w:r>
          <w:rPr>
            <w:rFonts w:ascii="Times New Roman"/>
            <w:noProof/>
            <w:sz w:val="20"/>
            <w:lang w:val="en-GB" w:eastAsia="en-GB"/>
          </w:rPr>
          <mc:AlternateContent>
            <mc:Choice Requires="wpg">
              <w:drawing>
                <wp:inline distT="0" distB="0" distL="0" distR="0">
                  <wp:extent cx="625475" cy="240665"/>
                  <wp:effectExtent l="9525" t="0" r="3175" b="6985"/>
                  <wp:docPr id="295" name="Group 29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>
                          <a:xfrm>
                            <a:off x="0" y="0"/>
                            <a:ext cx="625475" cy="240665"/>
                            <a:chOff x="0" y="0"/>
                            <a:chExt cx="625475" cy="240665"/>
                          </a:xfrm>
                        </wpg:grpSpPr>
                        <wps:wsp>
                          <wps:cNvPr id="296" name="Graphic 296"/>
                          <wps:cNvSpPr/>
                          <wps:spPr>
                            <a:xfrm>
                              <a:off x="534585" y="96147"/>
                              <a:ext cx="20320" cy="1447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0320" h="144780">
                                  <a:moveTo>
                                    <a:pt x="979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44318"/>
                                  </a:lnTo>
                                  <a:lnTo>
                                    <a:pt x="2643" y="144318"/>
                                  </a:lnTo>
                                  <a:lnTo>
                                    <a:pt x="9497" y="121799"/>
                                  </a:lnTo>
                                  <a:lnTo>
                                    <a:pt x="15959" y="107112"/>
                                  </a:lnTo>
                                  <a:lnTo>
                                    <a:pt x="19777" y="77642"/>
                                  </a:lnTo>
                                  <a:lnTo>
                                    <a:pt x="15959" y="50521"/>
                                  </a:lnTo>
                                  <a:lnTo>
                                    <a:pt x="8224" y="33191"/>
                                  </a:lnTo>
                                  <a:lnTo>
                                    <a:pt x="97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7" name="Graphic 297"/>
                          <wps:cNvSpPr/>
                          <wps:spPr>
                            <a:xfrm>
                              <a:off x="534585" y="116316"/>
                              <a:ext cx="1270" cy="1244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24460">
                                  <a:moveTo>
                                    <a:pt x="0" y="124149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12532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8" name="Graphic 298"/>
                          <wps:cNvSpPr/>
                          <wps:spPr>
                            <a:xfrm>
                              <a:off x="534585" y="147745"/>
                              <a:ext cx="1270" cy="482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48260">
                                  <a:moveTo>
                                    <a:pt x="0" y="47877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2927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9" name="Graphic 299"/>
                          <wps:cNvSpPr/>
                          <wps:spPr>
                            <a:xfrm>
                              <a:off x="529396" y="169187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8028" y="0"/>
                                  </a:moveTo>
                                  <a:lnTo>
                                    <a:pt x="2251" y="0"/>
                                  </a:lnTo>
                                  <a:lnTo>
                                    <a:pt x="0" y="2349"/>
                                  </a:lnTo>
                                  <a:lnTo>
                                    <a:pt x="0" y="5189"/>
                                  </a:lnTo>
                                  <a:lnTo>
                                    <a:pt x="0" y="8028"/>
                                  </a:lnTo>
                                  <a:lnTo>
                                    <a:pt x="2251" y="10378"/>
                                  </a:lnTo>
                                  <a:lnTo>
                                    <a:pt x="8028" y="10378"/>
                                  </a:lnTo>
                                  <a:lnTo>
                                    <a:pt x="10378" y="8028"/>
                                  </a:lnTo>
                                  <a:lnTo>
                                    <a:pt x="10378" y="2349"/>
                                  </a:lnTo>
                                  <a:lnTo>
                                    <a:pt x="80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0" name="Graphic 300"/>
                          <wps:cNvSpPr/>
                          <wps:spPr>
                            <a:xfrm>
                              <a:off x="529396" y="169187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0" y="5189"/>
                                  </a:moveTo>
                                  <a:lnTo>
                                    <a:pt x="0" y="2349"/>
                                  </a:lnTo>
                                  <a:lnTo>
                                    <a:pt x="2251" y="0"/>
                                  </a:lnTo>
                                  <a:lnTo>
                                    <a:pt x="5189" y="0"/>
                                  </a:lnTo>
                                  <a:lnTo>
                                    <a:pt x="8028" y="0"/>
                                  </a:lnTo>
                                  <a:lnTo>
                                    <a:pt x="10378" y="2349"/>
                                  </a:lnTo>
                                  <a:lnTo>
                                    <a:pt x="10378" y="5189"/>
                                  </a:lnTo>
                                  <a:lnTo>
                                    <a:pt x="10378" y="8028"/>
                                  </a:lnTo>
                                  <a:lnTo>
                                    <a:pt x="8028" y="10378"/>
                                  </a:lnTo>
                                  <a:lnTo>
                                    <a:pt x="5189" y="10378"/>
                                  </a:lnTo>
                                  <a:lnTo>
                                    <a:pt x="2251" y="10378"/>
                                  </a:lnTo>
                                  <a:lnTo>
                                    <a:pt x="0" y="8028"/>
                                  </a:lnTo>
                                  <a:lnTo>
                                    <a:pt x="0" y="5189"/>
                                  </a:lnTo>
                                </a:path>
                              </a:pathLst>
                            </a:custGeom>
                            <a:ln w="10378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1" name="Graphic 301"/>
                          <wps:cNvSpPr/>
                          <wps:spPr>
                            <a:xfrm>
                              <a:off x="529396" y="169187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8028" y="0"/>
                                  </a:moveTo>
                                  <a:lnTo>
                                    <a:pt x="2251" y="0"/>
                                  </a:lnTo>
                                  <a:lnTo>
                                    <a:pt x="0" y="2349"/>
                                  </a:lnTo>
                                  <a:lnTo>
                                    <a:pt x="0" y="5189"/>
                                  </a:lnTo>
                                  <a:lnTo>
                                    <a:pt x="0" y="8028"/>
                                  </a:lnTo>
                                  <a:lnTo>
                                    <a:pt x="2251" y="10378"/>
                                  </a:lnTo>
                                  <a:lnTo>
                                    <a:pt x="8028" y="10378"/>
                                  </a:lnTo>
                                  <a:lnTo>
                                    <a:pt x="10378" y="8028"/>
                                  </a:lnTo>
                                  <a:lnTo>
                                    <a:pt x="10378" y="2349"/>
                                  </a:lnTo>
                                  <a:lnTo>
                                    <a:pt x="80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2" name="Graphic 302"/>
                          <wps:cNvSpPr/>
                          <wps:spPr>
                            <a:xfrm>
                              <a:off x="529396" y="169187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0" y="5189"/>
                                  </a:moveTo>
                                  <a:lnTo>
                                    <a:pt x="0" y="2349"/>
                                  </a:lnTo>
                                  <a:lnTo>
                                    <a:pt x="2251" y="0"/>
                                  </a:lnTo>
                                  <a:lnTo>
                                    <a:pt x="5189" y="0"/>
                                  </a:lnTo>
                                  <a:lnTo>
                                    <a:pt x="8028" y="0"/>
                                  </a:lnTo>
                                  <a:lnTo>
                                    <a:pt x="10378" y="2349"/>
                                  </a:lnTo>
                                  <a:lnTo>
                                    <a:pt x="10378" y="5189"/>
                                  </a:lnTo>
                                  <a:lnTo>
                                    <a:pt x="10378" y="8028"/>
                                  </a:lnTo>
                                  <a:lnTo>
                                    <a:pt x="8028" y="10378"/>
                                  </a:lnTo>
                                  <a:lnTo>
                                    <a:pt x="5189" y="10378"/>
                                  </a:lnTo>
                                  <a:lnTo>
                                    <a:pt x="2251" y="10378"/>
                                  </a:lnTo>
                                  <a:lnTo>
                                    <a:pt x="0" y="8028"/>
                                  </a:lnTo>
                                  <a:lnTo>
                                    <a:pt x="0" y="5189"/>
                                  </a:lnTo>
                                </a:path>
                              </a:pathLst>
                            </a:custGeom>
                            <a:ln w="10378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3" name="Graphic 303"/>
                          <wps:cNvSpPr/>
                          <wps:spPr>
                            <a:xfrm>
                              <a:off x="443921" y="0"/>
                              <a:ext cx="27305" cy="16446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7305" h="164465">
                                  <a:moveTo>
                                    <a:pt x="195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63900"/>
                                  </a:lnTo>
                                  <a:lnTo>
                                    <a:pt x="195" y="163900"/>
                                  </a:lnTo>
                                  <a:lnTo>
                                    <a:pt x="4797" y="125519"/>
                                  </a:lnTo>
                                  <a:lnTo>
                                    <a:pt x="11553" y="110148"/>
                                  </a:lnTo>
                                  <a:lnTo>
                                    <a:pt x="15763" y="104860"/>
                                  </a:lnTo>
                                  <a:lnTo>
                                    <a:pt x="23987" y="95755"/>
                                  </a:lnTo>
                                  <a:lnTo>
                                    <a:pt x="26239" y="90761"/>
                                  </a:lnTo>
                                  <a:lnTo>
                                    <a:pt x="26925" y="79991"/>
                                  </a:lnTo>
                                  <a:lnTo>
                                    <a:pt x="25652" y="75390"/>
                                  </a:lnTo>
                                  <a:lnTo>
                                    <a:pt x="21931" y="67165"/>
                                  </a:lnTo>
                                  <a:lnTo>
                                    <a:pt x="19288" y="57374"/>
                                  </a:lnTo>
                                  <a:lnTo>
                                    <a:pt x="10182" y="40632"/>
                                  </a:lnTo>
                                  <a:lnTo>
                                    <a:pt x="6266" y="34464"/>
                                  </a:lnTo>
                                  <a:lnTo>
                                    <a:pt x="2349" y="23889"/>
                                  </a:lnTo>
                                  <a:lnTo>
                                    <a:pt x="19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4" name="Graphic 304"/>
                          <wps:cNvSpPr/>
                          <wps:spPr>
                            <a:xfrm>
                              <a:off x="443921" y="24281"/>
                              <a:ext cx="1270" cy="1060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06045">
                                  <a:moveTo>
                                    <a:pt x="0" y="10584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12532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5" name="Graphic 305"/>
                          <wps:cNvSpPr/>
                          <wps:spPr>
                            <a:xfrm>
                              <a:off x="443921" y="65207"/>
                              <a:ext cx="1270" cy="361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6195">
                                  <a:moveTo>
                                    <a:pt x="0" y="35736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2927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6" name="Graphic 306"/>
                          <wps:cNvSpPr/>
                          <wps:spPr>
                            <a:xfrm>
                              <a:off x="438731" y="74215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8028" y="0"/>
                                  </a:moveTo>
                                  <a:lnTo>
                                    <a:pt x="2349" y="0"/>
                                  </a:lnTo>
                                  <a:lnTo>
                                    <a:pt x="0" y="2349"/>
                                  </a:lnTo>
                                  <a:lnTo>
                                    <a:pt x="0" y="5189"/>
                                  </a:lnTo>
                                  <a:lnTo>
                                    <a:pt x="0" y="8028"/>
                                  </a:lnTo>
                                  <a:lnTo>
                                    <a:pt x="2349" y="10378"/>
                                  </a:lnTo>
                                  <a:lnTo>
                                    <a:pt x="8028" y="10378"/>
                                  </a:lnTo>
                                  <a:lnTo>
                                    <a:pt x="10378" y="8028"/>
                                  </a:lnTo>
                                  <a:lnTo>
                                    <a:pt x="10378" y="2349"/>
                                  </a:lnTo>
                                  <a:lnTo>
                                    <a:pt x="80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7" name="Graphic 307"/>
                          <wps:cNvSpPr/>
                          <wps:spPr>
                            <a:xfrm>
                              <a:off x="438731" y="74215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0" y="5189"/>
                                  </a:moveTo>
                                  <a:lnTo>
                                    <a:pt x="0" y="2349"/>
                                  </a:lnTo>
                                  <a:lnTo>
                                    <a:pt x="2349" y="0"/>
                                  </a:lnTo>
                                  <a:lnTo>
                                    <a:pt x="5189" y="0"/>
                                  </a:lnTo>
                                  <a:lnTo>
                                    <a:pt x="8028" y="0"/>
                                  </a:lnTo>
                                  <a:lnTo>
                                    <a:pt x="10378" y="2349"/>
                                  </a:lnTo>
                                  <a:lnTo>
                                    <a:pt x="10378" y="5189"/>
                                  </a:lnTo>
                                  <a:lnTo>
                                    <a:pt x="10378" y="8028"/>
                                  </a:lnTo>
                                  <a:lnTo>
                                    <a:pt x="8028" y="10378"/>
                                  </a:lnTo>
                                  <a:lnTo>
                                    <a:pt x="5189" y="10378"/>
                                  </a:lnTo>
                                  <a:lnTo>
                                    <a:pt x="2349" y="10378"/>
                                  </a:lnTo>
                                  <a:lnTo>
                                    <a:pt x="0" y="8028"/>
                                  </a:lnTo>
                                  <a:lnTo>
                                    <a:pt x="0" y="5189"/>
                                  </a:lnTo>
                                </a:path>
                              </a:pathLst>
                            </a:custGeom>
                            <a:ln w="10378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8" name="Graphic 308"/>
                          <wps:cNvSpPr/>
                          <wps:spPr>
                            <a:xfrm>
                              <a:off x="438731" y="74215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8028" y="0"/>
                                  </a:moveTo>
                                  <a:lnTo>
                                    <a:pt x="2349" y="0"/>
                                  </a:lnTo>
                                  <a:lnTo>
                                    <a:pt x="0" y="2349"/>
                                  </a:lnTo>
                                  <a:lnTo>
                                    <a:pt x="0" y="5189"/>
                                  </a:lnTo>
                                  <a:lnTo>
                                    <a:pt x="0" y="8028"/>
                                  </a:lnTo>
                                  <a:lnTo>
                                    <a:pt x="2349" y="10378"/>
                                  </a:lnTo>
                                  <a:lnTo>
                                    <a:pt x="8028" y="10378"/>
                                  </a:lnTo>
                                  <a:lnTo>
                                    <a:pt x="10378" y="8028"/>
                                  </a:lnTo>
                                  <a:lnTo>
                                    <a:pt x="10378" y="2349"/>
                                  </a:lnTo>
                                  <a:lnTo>
                                    <a:pt x="80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9" name="Graphic 309"/>
                          <wps:cNvSpPr/>
                          <wps:spPr>
                            <a:xfrm>
                              <a:off x="438731" y="74215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0" y="5189"/>
                                  </a:moveTo>
                                  <a:lnTo>
                                    <a:pt x="0" y="2349"/>
                                  </a:lnTo>
                                  <a:lnTo>
                                    <a:pt x="2349" y="0"/>
                                  </a:lnTo>
                                  <a:lnTo>
                                    <a:pt x="5189" y="0"/>
                                  </a:lnTo>
                                  <a:lnTo>
                                    <a:pt x="8028" y="0"/>
                                  </a:lnTo>
                                  <a:lnTo>
                                    <a:pt x="10378" y="2349"/>
                                  </a:lnTo>
                                  <a:lnTo>
                                    <a:pt x="10378" y="5189"/>
                                  </a:lnTo>
                                  <a:lnTo>
                                    <a:pt x="10378" y="8028"/>
                                  </a:lnTo>
                                  <a:lnTo>
                                    <a:pt x="8028" y="10378"/>
                                  </a:lnTo>
                                  <a:lnTo>
                                    <a:pt x="5189" y="10378"/>
                                  </a:lnTo>
                                  <a:lnTo>
                                    <a:pt x="2349" y="10378"/>
                                  </a:lnTo>
                                  <a:lnTo>
                                    <a:pt x="0" y="8028"/>
                                  </a:lnTo>
                                  <a:lnTo>
                                    <a:pt x="0" y="5189"/>
                                  </a:lnTo>
                                </a:path>
                              </a:pathLst>
                            </a:custGeom>
                            <a:ln w="10378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0" name="Graphic 310"/>
                          <wps:cNvSpPr/>
                          <wps:spPr>
                            <a:xfrm>
                              <a:off x="353257" y="61585"/>
                              <a:ext cx="22225" cy="1689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25" h="168910">
                                  <a:moveTo>
                                    <a:pt x="489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68404"/>
                                  </a:lnTo>
                                  <a:lnTo>
                                    <a:pt x="391" y="168404"/>
                                  </a:lnTo>
                                  <a:lnTo>
                                    <a:pt x="7734" y="126988"/>
                                  </a:lnTo>
                                  <a:lnTo>
                                    <a:pt x="20560" y="99378"/>
                                  </a:lnTo>
                                  <a:lnTo>
                                    <a:pt x="22029" y="78425"/>
                                  </a:lnTo>
                                  <a:lnTo>
                                    <a:pt x="20169" y="70690"/>
                                  </a:lnTo>
                                  <a:lnTo>
                                    <a:pt x="18015" y="63347"/>
                                  </a:lnTo>
                                  <a:lnTo>
                                    <a:pt x="15861" y="53850"/>
                                  </a:lnTo>
                                  <a:lnTo>
                                    <a:pt x="2545" y="23596"/>
                                  </a:lnTo>
                                  <a:lnTo>
                                    <a:pt x="48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1" name="Graphic 311"/>
                          <wps:cNvSpPr/>
                          <wps:spPr>
                            <a:xfrm>
                              <a:off x="353257" y="86649"/>
                              <a:ext cx="1270" cy="12318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23189">
                                  <a:moveTo>
                                    <a:pt x="0" y="12317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12532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2" name="Graphic 312"/>
                          <wps:cNvSpPr/>
                          <wps:spPr>
                            <a:xfrm>
                              <a:off x="353257" y="126694"/>
                              <a:ext cx="1270" cy="438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43815">
                                  <a:moveTo>
                                    <a:pt x="0" y="43667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2927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3" name="Graphic 313"/>
                          <wps:cNvSpPr/>
                          <wps:spPr>
                            <a:xfrm>
                              <a:off x="348067" y="139129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8028" y="0"/>
                                  </a:moveTo>
                                  <a:lnTo>
                                    <a:pt x="2349" y="0"/>
                                  </a:lnTo>
                                  <a:lnTo>
                                    <a:pt x="0" y="2251"/>
                                  </a:lnTo>
                                  <a:lnTo>
                                    <a:pt x="0" y="5189"/>
                                  </a:lnTo>
                                  <a:lnTo>
                                    <a:pt x="0" y="8028"/>
                                  </a:lnTo>
                                  <a:lnTo>
                                    <a:pt x="2349" y="10378"/>
                                  </a:lnTo>
                                  <a:lnTo>
                                    <a:pt x="8028" y="10378"/>
                                  </a:lnTo>
                                  <a:lnTo>
                                    <a:pt x="10378" y="8028"/>
                                  </a:lnTo>
                                  <a:lnTo>
                                    <a:pt x="10378" y="2251"/>
                                  </a:lnTo>
                                  <a:lnTo>
                                    <a:pt x="80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4" name="Graphic 314"/>
                          <wps:cNvSpPr/>
                          <wps:spPr>
                            <a:xfrm>
                              <a:off x="348067" y="139129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0" y="5189"/>
                                  </a:moveTo>
                                  <a:lnTo>
                                    <a:pt x="0" y="2251"/>
                                  </a:lnTo>
                                  <a:lnTo>
                                    <a:pt x="2349" y="0"/>
                                  </a:lnTo>
                                  <a:lnTo>
                                    <a:pt x="5189" y="0"/>
                                  </a:lnTo>
                                  <a:lnTo>
                                    <a:pt x="8028" y="0"/>
                                  </a:lnTo>
                                  <a:lnTo>
                                    <a:pt x="10378" y="2251"/>
                                  </a:lnTo>
                                  <a:lnTo>
                                    <a:pt x="10378" y="5189"/>
                                  </a:lnTo>
                                  <a:lnTo>
                                    <a:pt x="10378" y="8028"/>
                                  </a:lnTo>
                                  <a:lnTo>
                                    <a:pt x="8028" y="10378"/>
                                  </a:lnTo>
                                  <a:lnTo>
                                    <a:pt x="5189" y="10378"/>
                                  </a:lnTo>
                                  <a:lnTo>
                                    <a:pt x="2349" y="10378"/>
                                  </a:lnTo>
                                  <a:lnTo>
                                    <a:pt x="0" y="8028"/>
                                  </a:lnTo>
                                  <a:lnTo>
                                    <a:pt x="0" y="5189"/>
                                  </a:lnTo>
                                </a:path>
                              </a:pathLst>
                            </a:custGeom>
                            <a:ln w="10378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5" name="Graphic 315"/>
                          <wps:cNvSpPr/>
                          <wps:spPr>
                            <a:xfrm>
                              <a:off x="348067" y="139129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8028" y="0"/>
                                  </a:moveTo>
                                  <a:lnTo>
                                    <a:pt x="2349" y="0"/>
                                  </a:lnTo>
                                  <a:lnTo>
                                    <a:pt x="0" y="2251"/>
                                  </a:lnTo>
                                  <a:lnTo>
                                    <a:pt x="0" y="5189"/>
                                  </a:lnTo>
                                  <a:lnTo>
                                    <a:pt x="0" y="8028"/>
                                  </a:lnTo>
                                  <a:lnTo>
                                    <a:pt x="2349" y="10378"/>
                                  </a:lnTo>
                                  <a:lnTo>
                                    <a:pt x="8028" y="10378"/>
                                  </a:lnTo>
                                  <a:lnTo>
                                    <a:pt x="10378" y="8028"/>
                                  </a:lnTo>
                                  <a:lnTo>
                                    <a:pt x="10378" y="2251"/>
                                  </a:lnTo>
                                  <a:lnTo>
                                    <a:pt x="80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6" name="Graphic 316"/>
                          <wps:cNvSpPr/>
                          <wps:spPr>
                            <a:xfrm>
                              <a:off x="348067" y="139129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0" y="5189"/>
                                  </a:moveTo>
                                  <a:lnTo>
                                    <a:pt x="0" y="2251"/>
                                  </a:lnTo>
                                  <a:lnTo>
                                    <a:pt x="2349" y="0"/>
                                  </a:lnTo>
                                  <a:lnTo>
                                    <a:pt x="5189" y="0"/>
                                  </a:lnTo>
                                  <a:lnTo>
                                    <a:pt x="8028" y="0"/>
                                  </a:lnTo>
                                  <a:lnTo>
                                    <a:pt x="10378" y="2251"/>
                                  </a:lnTo>
                                  <a:lnTo>
                                    <a:pt x="10378" y="5189"/>
                                  </a:lnTo>
                                  <a:lnTo>
                                    <a:pt x="10378" y="8028"/>
                                  </a:lnTo>
                                  <a:lnTo>
                                    <a:pt x="8028" y="10378"/>
                                  </a:lnTo>
                                  <a:lnTo>
                                    <a:pt x="5189" y="10378"/>
                                  </a:lnTo>
                                  <a:lnTo>
                                    <a:pt x="2349" y="10378"/>
                                  </a:lnTo>
                                  <a:lnTo>
                                    <a:pt x="0" y="8028"/>
                                  </a:lnTo>
                                  <a:lnTo>
                                    <a:pt x="0" y="5189"/>
                                  </a:lnTo>
                                </a:path>
                              </a:pathLst>
                            </a:custGeom>
                            <a:ln w="10378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7" name="Graphic 317"/>
                          <wps:cNvSpPr/>
                          <wps:spPr>
                            <a:xfrm>
                              <a:off x="26827" y="116512"/>
                              <a:ext cx="59880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98805">
                                  <a:moveTo>
                                    <a:pt x="0" y="0"/>
                                  </a:moveTo>
                                  <a:lnTo>
                                    <a:pt x="598422" y="0"/>
                                  </a:lnTo>
                                </a:path>
                              </a:pathLst>
                            </a:custGeom>
                            <a:ln w="10476">
                              <a:solidFill>
                                <a:srgbClr val="000000"/>
                              </a:solidFill>
                              <a:prstDash val="dash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8" name="Graphic 318"/>
                          <wps:cNvSpPr/>
                          <wps:spPr>
                            <a:xfrm>
                              <a:off x="0" y="11944"/>
                              <a:ext cx="27305" cy="2095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7305" h="209550">
                                  <a:moveTo>
                                    <a:pt x="0" y="209134"/>
                                  </a:moveTo>
                                  <a:lnTo>
                                    <a:pt x="26827" y="209134"/>
                                  </a:lnTo>
                                </a:path>
                                <a:path w="27305" h="209550">
                                  <a:moveTo>
                                    <a:pt x="0" y="104567"/>
                                  </a:moveTo>
                                  <a:lnTo>
                                    <a:pt x="26827" y="104567"/>
                                  </a:lnTo>
                                </a:path>
                                <a:path w="27305" h="209550">
                                  <a:moveTo>
                                    <a:pt x="0" y="0"/>
                                  </a:moveTo>
                                  <a:lnTo>
                                    <a:pt x="26827" y="0"/>
                                  </a:lnTo>
                                </a:path>
                              </a:pathLst>
                            </a:custGeom>
                            <a:ln w="10476">
                              <a:solidFill>
                                <a:srgbClr val="333333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65F1BE51" id="Group 295" o:spid="_x0000_s1026" style="width:49.25pt;height:18.95pt;mso-position-horizontal-relative:char;mso-position-vertical-relative:line" coordsize="6254,24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">
                  <v:shape id="Graphic 296" o:spid="_x0000_s1027" style="position:absolute;left:5345;top:961;width:204;height:1448;visibility:visible;mso-wrap-style:square;v-text-anchor:top" coordsize="20320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" path="m979,l,,,144318r2643,l9497,121799r6462,-14687l19777,77642,15959,50521,8224,33191,979,xe" fillcolor="black" stroked="f">
                    <v:fill opacity="32896f"/>
                    <v:path arrowok="t"/>
                  </v:shape>
                  <v:shape id="Graphic 297" o:spid="_x0000_s1028" style="position:absolute;left:5345;top:1163;width:13;height:1244;visibility:visible;mso-wrap-style:square;v-text-anchor:top" coordsize="1270,124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" path="m,124149l,e" filled="f" strokeweight=".34811mm">
                    <v:path arrowok="t"/>
                  </v:shape>
                  <v:shape id="Graphic 298" o:spid="_x0000_s1029" style="position:absolute;left:5345;top:1477;width:13;height:483;visibility:visible;mso-wrap-style:square;v-text-anchor:top" coordsize="1270,48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" path="m,47877l,e" filled="f" strokeweight=".81317mm">
                    <v:path arrowok="t"/>
                  </v:shape>
                  <v:shape id="Graphic 299" o:spid="_x0000_s1030" style="position:absolute;left:5293;top:1691;width:108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" path="m8028,l2251,,,2349,,5189,,8028r2251,2350l8028,10378,10378,8028r,-5679l8028,xe" fillcolor="black" stroked="f">
                    <v:fill opacity="32896f"/>
                    <v:path arrowok="t"/>
                  </v:shape>
                  <v:shape id="Graphic 300" o:spid="_x0000_s1031" style="position:absolute;left:5293;top:1691;width:108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" path="m,5189l,2349,2251,,5189,,8028,r2350,2349l10378,5189r,2839l8028,10378r-2839,l2251,10378,,8028,,5189e" filled="f" strokeweight=".28828mm">
                    <v:path arrowok="t"/>
                  </v:shape>
                  <v:shape id="Graphic 301" o:spid="_x0000_s1032" style="position:absolute;left:5293;top:1691;width:108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" path="m8028,l2251,,,2349,,5189,,8028r2251,2350l8028,10378,10378,8028r,-5679l8028,xe" fillcolor="black" stroked="f">
                    <v:fill opacity="32896f"/>
                    <v:path arrowok="t"/>
                  </v:shape>
                  <v:shape id="Graphic 302" o:spid="_x0000_s1033" style="position:absolute;left:5293;top:1691;width:108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" path="m,5189l,2349,2251,,5189,,8028,r2350,2349l10378,5189r,2839l8028,10378r-2839,l2251,10378,,8028,,5189e" filled="f" strokeweight=".28828mm">
                    <v:path arrowok="t"/>
                  </v:shape>
                  <v:shape id="Graphic 303" o:spid="_x0000_s1034" style="position:absolute;left:4439;width:273;height:1644;visibility:visible;mso-wrap-style:square;v-text-anchor:top" coordsize="27305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" path="m195,l,,,163900r195,l4797,125519r6756,-15371l15763,104860r8224,-9105l26239,90761r686,-10770l25652,75390,21931,67165,19288,57374,10182,40632,6266,34464,2349,23889,195,xe" fillcolor="black" stroked="f">
                    <v:fill opacity="32896f"/>
                    <v:path arrowok="t"/>
                  </v:shape>
                  <v:shape id="Graphic 304" o:spid="_x0000_s1035" style="position:absolute;left:4439;top:242;width:12;height:1061;visibility:visible;mso-wrap-style:square;v-text-anchor:top" coordsize="1270,106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" path="m,105840l,e" filled="f" strokeweight=".34811mm">
                    <v:path arrowok="t"/>
                  </v:shape>
                  <v:shape id="Graphic 305" o:spid="_x0000_s1036" style="position:absolute;left:4439;top:652;width:12;height:362;visibility:visible;mso-wrap-style:square;v-text-anchor:top" coordsize="1270,36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" path="m,35736l,e" filled="f" strokeweight=".81317mm">
                    <v:path arrowok="t"/>
                  </v:shape>
                  <v:shape id="Graphic 306" o:spid="_x0000_s1037" style="position:absolute;left:4387;top:742;width:108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" path="m8028,l2349,,,2349,,5189,,8028r2349,2350l8028,10378,10378,8028r,-5679l8028,xe" fillcolor="black" stroked="f">
                    <v:fill opacity="32896f"/>
                    <v:path arrowok="t"/>
                  </v:shape>
                  <v:shape id="Graphic 307" o:spid="_x0000_s1038" style="position:absolute;left:4387;top:742;width:108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" path="m,5189l,2349,2349,,5189,,8028,r2350,2349l10378,5189r,2839l8028,10378r-2839,l2349,10378,,8028,,5189e" filled="f" strokeweight=".28828mm">
                    <v:path arrowok="t"/>
                  </v:shape>
                  <v:shape id="Graphic 308" o:spid="_x0000_s1039" style="position:absolute;left:4387;top:742;width:108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" path="m8028,l2349,,,2349,,5189,,8028r2349,2350l8028,10378,10378,8028r,-5679l8028,xe" fillcolor="black" stroked="f">
                    <v:fill opacity="32896f"/>
                    <v:path arrowok="t"/>
                  </v:shape>
                  <v:shape id="Graphic 309" o:spid="_x0000_s1040" style="position:absolute;left:4387;top:742;width:108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" path="m,5189l,2349,2349,,5189,,8028,r2350,2349l10378,5189r,2839l8028,10378r-2839,l2349,10378,,8028,,5189e" filled="f" strokeweight=".28828mm">
                    <v:path arrowok="t"/>
                  </v:shape>
                  <v:shape id="Graphic 310" o:spid="_x0000_s1041" style="position:absolute;left:3532;top:615;width:222;height:1689;visibility:visible;mso-wrap-style:square;v-text-anchor:top" coordsize="2222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" path="m489,l,,,168404r391,l7734,126988,20560,99378,22029,78425,20169,70690,18015,63347,15861,53850,2545,23596,489,xe" fillcolor="black" stroked="f">
                    <v:fill opacity="32896f"/>
                    <v:path arrowok="t"/>
                  </v:shape>
                  <v:shape id="Graphic 311" o:spid="_x0000_s1042" style="position:absolute;left:3532;top:866;width:13;height:1232;visibility:visible;mso-wrap-style:square;v-text-anchor:top" coordsize="1270,123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" path="m,123170l,e" filled="f" strokeweight=".34811mm">
                    <v:path arrowok="t"/>
                  </v:shape>
                  <v:shape id="Graphic 312" o:spid="_x0000_s1043" style="position:absolute;left:3532;top:1266;width:13;height:439;visibility:visible;mso-wrap-style:square;v-text-anchor:top" coordsize="1270,43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" path="m,43667l,e" filled="f" strokeweight=".81317mm">
                    <v:path arrowok="t"/>
                  </v:shape>
                  <v:shape id="Graphic 313" o:spid="_x0000_s1044" style="position:absolute;left:3480;top:1391;width:108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" path="m8028,l2349,,,2251,,5189,,8028r2349,2350l8028,10378,10378,8028r,-5777l8028,xe" fillcolor="black" stroked="f">
                    <v:fill opacity="32896f"/>
                    <v:path arrowok="t"/>
                  </v:shape>
                  <v:shape id="Graphic 314" o:spid="_x0000_s1045" style="position:absolute;left:3480;top:1391;width:108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" path="m,5189l,2251,2349,,5189,,8028,r2350,2251l10378,5189r,2839l8028,10378r-2839,l2349,10378,,8028,,5189e" filled="f" strokeweight=".28828mm">
                    <v:path arrowok="t"/>
                  </v:shape>
                  <v:shape id="Graphic 315" o:spid="_x0000_s1046" style="position:absolute;left:3480;top:1391;width:108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" path="m8028,l2349,,,2251,,5189,,8028r2349,2350l8028,10378,10378,8028r,-5777l8028,xe" fillcolor="black" stroked="f">
                    <v:fill opacity="32896f"/>
                    <v:path arrowok="t"/>
                  </v:shape>
                  <v:shape id="Graphic 316" o:spid="_x0000_s1047" style="position:absolute;left:3480;top:1391;width:108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" path="m,5189l,2251,2349,,5189,,8028,r2350,2251l10378,5189r,2839l8028,10378r-2839,l2349,10378,,8028,,5189e" filled="f" strokeweight=".28828mm">
                    <v:path arrowok="t"/>
                  </v:shape>
                  <v:shape id="Graphic 317" o:spid="_x0000_s1048" style="position:absolute;left:268;top:1165;width:5988;height:12;visibility:visible;mso-wrap-style:square;v-text-anchor:top" coordsize="5988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" path="m,l598422,e" filled="f" strokeweight=".291mm">
                    <v:stroke dashstyle="dash"/>
                    <v:path arrowok="t"/>
                  </v:shape>
                  <v:shape id="Graphic 318" o:spid="_x0000_s1049" style="position:absolute;top:119;width:273;height:2095;visibility:visible;mso-wrap-style:square;v-text-anchor:top" coordsize="27305,209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" path="m,209134r26827,em,104567r26827,em,l26827,e" filled="f" strokecolor="#333" strokeweight=".291mm">
                    <v:path arrowok="t"/>
                  </v:shape>
                  <w10:anchorlock/>
                </v:group>
              </w:pict>
            </mc:Fallback>
          </mc:AlternateContent>
        </w:r>
        <w:r>
          <w:rPr>
            <w:rFonts w:ascii="Times New Roman"/>
            <w:spacing w:val="10"/>
            <w:sz w:val="20"/>
          </w:rPr>
          <w:t xml:space="preserve"> </w:t>
        </w:r>
        <w:r>
          <w:rPr>
            <w:rFonts w:ascii="Times New Roman"/>
            <w:noProof/>
            <w:spacing w:val="10"/>
            <w:position w:val="1"/>
            <w:sz w:val="20"/>
            <w:lang w:val="en-GB" w:eastAsia="en-GB"/>
          </w:rPr>
          <mc:AlternateContent>
            <mc:Choice Requires="wpg">
              <w:drawing>
                <wp:inline distT="0" distB="0" distL="0" distR="0">
                  <wp:extent cx="598805" cy="231775"/>
                  <wp:effectExtent l="9525" t="0" r="1270" b="6350"/>
                  <wp:docPr id="319" name="Group 3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>
                          <a:xfrm>
                            <a:off x="0" y="0"/>
                            <a:ext cx="598805" cy="231775"/>
                            <a:chOff x="0" y="0"/>
                            <a:chExt cx="598805" cy="231775"/>
                          </a:xfrm>
                        </wpg:grpSpPr>
                        <wps:wsp>
                          <wps:cNvPr id="320" name="Graphic 320"/>
                          <wps:cNvSpPr/>
                          <wps:spPr>
                            <a:xfrm>
                              <a:off x="507660" y="61780"/>
                              <a:ext cx="21590" cy="1701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590" h="170180">
                                  <a:moveTo>
                                    <a:pt x="195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69872"/>
                                  </a:lnTo>
                                  <a:lnTo>
                                    <a:pt x="1370" y="169872"/>
                                  </a:lnTo>
                                  <a:lnTo>
                                    <a:pt x="6168" y="146766"/>
                                  </a:lnTo>
                                  <a:lnTo>
                                    <a:pt x="19092" y="114847"/>
                                  </a:lnTo>
                                  <a:lnTo>
                                    <a:pt x="21148" y="96440"/>
                                  </a:lnTo>
                                  <a:lnTo>
                                    <a:pt x="19190" y="79110"/>
                                  </a:lnTo>
                                  <a:lnTo>
                                    <a:pt x="7049" y="50619"/>
                                  </a:lnTo>
                                  <a:lnTo>
                                    <a:pt x="3426" y="34953"/>
                                  </a:lnTo>
                                  <a:lnTo>
                                    <a:pt x="1370" y="27512"/>
                                  </a:lnTo>
                                  <a:lnTo>
                                    <a:pt x="19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1" name="Graphic 321"/>
                          <wps:cNvSpPr/>
                          <wps:spPr>
                            <a:xfrm>
                              <a:off x="507660" y="99867"/>
                              <a:ext cx="1270" cy="1238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23825">
                                  <a:moveTo>
                                    <a:pt x="0" y="123463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12532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2" name="Graphic 322"/>
                          <wps:cNvSpPr/>
                          <wps:spPr>
                            <a:xfrm>
                              <a:off x="507660" y="139716"/>
                              <a:ext cx="1270" cy="444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44450">
                                  <a:moveTo>
                                    <a:pt x="0" y="44059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2927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3" name="Graphic 323"/>
                          <wps:cNvSpPr/>
                          <wps:spPr>
                            <a:xfrm>
                              <a:off x="502470" y="153521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8028" y="0"/>
                                  </a:moveTo>
                                  <a:lnTo>
                                    <a:pt x="2349" y="0"/>
                                  </a:lnTo>
                                  <a:lnTo>
                                    <a:pt x="0" y="2349"/>
                                  </a:lnTo>
                                  <a:lnTo>
                                    <a:pt x="0" y="5189"/>
                                  </a:lnTo>
                                  <a:lnTo>
                                    <a:pt x="0" y="8126"/>
                                  </a:lnTo>
                                  <a:lnTo>
                                    <a:pt x="2349" y="10476"/>
                                  </a:lnTo>
                                  <a:lnTo>
                                    <a:pt x="8028" y="10476"/>
                                  </a:lnTo>
                                  <a:lnTo>
                                    <a:pt x="10378" y="8126"/>
                                  </a:lnTo>
                                  <a:lnTo>
                                    <a:pt x="10378" y="2349"/>
                                  </a:lnTo>
                                  <a:lnTo>
                                    <a:pt x="80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4" name="Graphic 324"/>
                          <wps:cNvSpPr/>
                          <wps:spPr>
                            <a:xfrm>
                              <a:off x="502470" y="153521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0" y="5189"/>
                                  </a:moveTo>
                                  <a:lnTo>
                                    <a:pt x="0" y="2349"/>
                                  </a:lnTo>
                                  <a:lnTo>
                                    <a:pt x="2349" y="0"/>
                                  </a:lnTo>
                                  <a:lnTo>
                                    <a:pt x="5189" y="0"/>
                                  </a:lnTo>
                                  <a:lnTo>
                                    <a:pt x="8028" y="0"/>
                                  </a:lnTo>
                                  <a:lnTo>
                                    <a:pt x="10378" y="2349"/>
                                  </a:lnTo>
                                  <a:lnTo>
                                    <a:pt x="10378" y="5189"/>
                                  </a:lnTo>
                                  <a:lnTo>
                                    <a:pt x="10378" y="8126"/>
                                  </a:lnTo>
                                  <a:lnTo>
                                    <a:pt x="8028" y="10476"/>
                                  </a:lnTo>
                                  <a:lnTo>
                                    <a:pt x="5189" y="10476"/>
                                  </a:lnTo>
                                  <a:lnTo>
                                    <a:pt x="2349" y="10476"/>
                                  </a:lnTo>
                                  <a:lnTo>
                                    <a:pt x="0" y="8126"/>
                                  </a:lnTo>
                                  <a:lnTo>
                                    <a:pt x="0" y="5189"/>
                                  </a:lnTo>
                                </a:path>
                              </a:pathLst>
                            </a:custGeom>
                            <a:ln w="10378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5" name="Graphic 325"/>
                          <wps:cNvSpPr/>
                          <wps:spPr>
                            <a:xfrm>
                              <a:off x="502470" y="153521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8028" y="0"/>
                                  </a:moveTo>
                                  <a:lnTo>
                                    <a:pt x="2349" y="0"/>
                                  </a:lnTo>
                                  <a:lnTo>
                                    <a:pt x="0" y="2349"/>
                                  </a:lnTo>
                                  <a:lnTo>
                                    <a:pt x="0" y="5189"/>
                                  </a:lnTo>
                                  <a:lnTo>
                                    <a:pt x="0" y="8126"/>
                                  </a:lnTo>
                                  <a:lnTo>
                                    <a:pt x="2349" y="10476"/>
                                  </a:lnTo>
                                  <a:lnTo>
                                    <a:pt x="8028" y="10476"/>
                                  </a:lnTo>
                                  <a:lnTo>
                                    <a:pt x="10378" y="8126"/>
                                  </a:lnTo>
                                  <a:lnTo>
                                    <a:pt x="10378" y="2349"/>
                                  </a:lnTo>
                                  <a:lnTo>
                                    <a:pt x="80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6" name="Graphic 326"/>
                          <wps:cNvSpPr/>
                          <wps:spPr>
                            <a:xfrm>
                              <a:off x="502470" y="153521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0" y="5189"/>
                                  </a:moveTo>
                                  <a:lnTo>
                                    <a:pt x="0" y="2349"/>
                                  </a:lnTo>
                                  <a:lnTo>
                                    <a:pt x="2349" y="0"/>
                                  </a:lnTo>
                                  <a:lnTo>
                                    <a:pt x="5189" y="0"/>
                                  </a:lnTo>
                                  <a:lnTo>
                                    <a:pt x="8028" y="0"/>
                                  </a:lnTo>
                                  <a:lnTo>
                                    <a:pt x="10378" y="2349"/>
                                  </a:lnTo>
                                  <a:lnTo>
                                    <a:pt x="10378" y="5189"/>
                                  </a:lnTo>
                                  <a:lnTo>
                                    <a:pt x="10378" y="8126"/>
                                  </a:lnTo>
                                  <a:lnTo>
                                    <a:pt x="8028" y="10476"/>
                                  </a:lnTo>
                                  <a:lnTo>
                                    <a:pt x="5189" y="10476"/>
                                  </a:lnTo>
                                  <a:lnTo>
                                    <a:pt x="2349" y="10476"/>
                                  </a:lnTo>
                                  <a:lnTo>
                                    <a:pt x="0" y="8126"/>
                                  </a:lnTo>
                                  <a:lnTo>
                                    <a:pt x="0" y="5189"/>
                                  </a:lnTo>
                                </a:path>
                              </a:pathLst>
                            </a:custGeom>
                            <a:ln w="10378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7" name="Graphic 327"/>
                          <wps:cNvSpPr/>
                          <wps:spPr>
                            <a:xfrm>
                              <a:off x="416996" y="0"/>
                              <a:ext cx="28575" cy="1333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575" h="133350">
                                  <a:moveTo>
                                    <a:pt x="587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32765"/>
                                  </a:lnTo>
                                  <a:lnTo>
                                    <a:pt x="783" y="132765"/>
                                  </a:lnTo>
                                  <a:lnTo>
                                    <a:pt x="4112" y="112106"/>
                                  </a:lnTo>
                                  <a:lnTo>
                                    <a:pt x="6168" y="107014"/>
                                  </a:lnTo>
                                  <a:lnTo>
                                    <a:pt x="17134" y="88216"/>
                                  </a:lnTo>
                                  <a:lnTo>
                                    <a:pt x="22519" y="81558"/>
                                  </a:lnTo>
                                  <a:lnTo>
                                    <a:pt x="24085" y="77837"/>
                                  </a:lnTo>
                                  <a:lnTo>
                                    <a:pt x="28002" y="60605"/>
                                  </a:lnTo>
                                  <a:lnTo>
                                    <a:pt x="26729" y="56004"/>
                                  </a:lnTo>
                                  <a:lnTo>
                                    <a:pt x="22029" y="44940"/>
                                  </a:lnTo>
                                  <a:lnTo>
                                    <a:pt x="20854" y="41415"/>
                                  </a:lnTo>
                                  <a:lnTo>
                                    <a:pt x="17329" y="35834"/>
                                  </a:lnTo>
                                  <a:lnTo>
                                    <a:pt x="6755" y="23106"/>
                                  </a:lnTo>
                                  <a:lnTo>
                                    <a:pt x="1762" y="10378"/>
                                  </a:lnTo>
                                  <a:lnTo>
                                    <a:pt x="58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8" name="Graphic 328"/>
                          <wps:cNvSpPr/>
                          <wps:spPr>
                            <a:xfrm>
                              <a:off x="416996" y="15959"/>
                              <a:ext cx="1270" cy="9779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97790">
                                  <a:moveTo>
                                    <a:pt x="0" y="97419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12532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9" name="Graphic 329"/>
                          <wps:cNvSpPr/>
                          <wps:spPr>
                            <a:xfrm>
                              <a:off x="416996" y="47583"/>
                              <a:ext cx="1270" cy="349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4925">
                                  <a:moveTo>
                                    <a:pt x="0" y="34855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2927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0" name="Graphic 330"/>
                          <wps:cNvSpPr/>
                          <wps:spPr>
                            <a:xfrm>
                              <a:off x="411806" y="57962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8028" y="0"/>
                                  </a:moveTo>
                                  <a:lnTo>
                                    <a:pt x="2349" y="0"/>
                                  </a:lnTo>
                                  <a:lnTo>
                                    <a:pt x="0" y="2349"/>
                                  </a:lnTo>
                                  <a:lnTo>
                                    <a:pt x="0" y="5287"/>
                                  </a:lnTo>
                                  <a:lnTo>
                                    <a:pt x="0" y="8126"/>
                                  </a:lnTo>
                                  <a:lnTo>
                                    <a:pt x="2349" y="10476"/>
                                  </a:lnTo>
                                  <a:lnTo>
                                    <a:pt x="8028" y="10476"/>
                                  </a:lnTo>
                                  <a:lnTo>
                                    <a:pt x="10378" y="8126"/>
                                  </a:lnTo>
                                  <a:lnTo>
                                    <a:pt x="10378" y="2349"/>
                                  </a:lnTo>
                                  <a:lnTo>
                                    <a:pt x="80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1" name="Graphic 331"/>
                          <wps:cNvSpPr/>
                          <wps:spPr>
                            <a:xfrm>
                              <a:off x="411806" y="57962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0" y="5287"/>
                                  </a:moveTo>
                                  <a:lnTo>
                                    <a:pt x="0" y="2349"/>
                                  </a:lnTo>
                                  <a:lnTo>
                                    <a:pt x="2349" y="0"/>
                                  </a:lnTo>
                                  <a:lnTo>
                                    <a:pt x="5189" y="0"/>
                                  </a:lnTo>
                                  <a:lnTo>
                                    <a:pt x="8028" y="0"/>
                                  </a:lnTo>
                                  <a:lnTo>
                                    <a:pt x="10378" y="2349"/>
                                  </a:lnTo>
                                  <a:lnTo>
                                    <a:pt x="10378" y="5287"/>
                                  </a:lnTo>
                                  <a:lnTo>
                                    <a:pt x="10378" y="8126"/>
                                  </a:lnTo>
                                  <a:lnTo>
                                    <a:pt x="8028" y="10476"/>
                                  </a:lnTo>
                                  <a:lnTo>
                                    <a:pt x="5189" y="10476"/>
                                  </a:lnTo>
                                  <a:lnTo>
                                    <a:pt x="2349" y="10476"/>
                                  </a:lnTo>
                                  <a:lnTo>
                                    <a:pt x="0" y="8126"/>
                                  </a:lnTo>
                                  <a:lnTo>
                                    <a:pt x="0" y="5287"/>
                                  </a:lnTo>
                                </a:path>
                              </a:pathLst>
                            </a:custGeom>
                            <a:ln w="10378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2" name="Graphic 332"/>
                          <wps:cNvSpPr/>
                          <wps:spPr>
                            <a:xfrm>
                              <a:off x="411806" y="57962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8028" y="0"/>
                                  </a:moveTo>
                                  <a:lnTo>
                                    <a:pt x="2349" y="0"/>
                                  </a:lnTo>
                                  <a:lnTo>
                                    <a:pt x="0" y="2349"/>
                                  </a:lnTo>
                                  <a:lnTo>
                                    <a:pt x="0" y="5287"/>
                                  </a:lnTo>
                                  <a:lnTo>
                                    <a:pt x="0" y="8126"/>
                                  </a:lnTo>
                                  <a:lnTo>
                                    <a:pt x="2349" y="10476"/>
                                  </a:lnTo>
                                  <a:lnTo>
                                    <a:pt x="8028" y="10476"/>
                                  </a:lnTo>
                                  <a:lnTo>
                                    <a:pt x="10378" y="8126"/>
                                  </a:lnTo>
                                  <a:lnTo>
                                    <a:pt x="10378" y="2349"/>
                                  </a:lnTo>
                                  <a:lnTo>
                                    <a:pt x="80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3" name="Graphic 333"/>
                          <wps:cNvSpPr/>
                          <wps:spPr>
                            <a:xfrm>
                              <a:off x="411806" y="57962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0" y="5287"/>
                                  </a:moveTo>
                                  <a:lnTo>
                                    <a:pt x="0" y="2349"/>
                                  </a:lnTo>
                                  <a:lnTo>
                                    <a:pt x="2349" y="0"/>
                                  </a:lnTo>
                                  <a:lnTo>
                                    <a:pt x="5189" y="0"/>
                                  </a:lnTo>
                                  <a:lnTo>
                                    <a:pt x="8028" y="0"/>
                                  </a:lnTo>
                                  <a:lnTo>
                                    <a:pt x="10378" y="2349"/>
                                  </a:lnTo>
                                  <a:lnTo>
                                    <a:pt x="10378" y="5287"/>
                                  </a:lnTo>
                                  <a:lnTo>
                                    <a:pt x="10378" y="8126"/>
                                  </a:lnTo>
                                  <a:lnTo>
                                    <a:pt x="8028" y="10476"/>
                                  </a:lnTo>
                                  <a:lnTo>
                                    <a:pt x="5189" y="10476"/>
                                  </a:lnTo>
                                  <a:lnTo>
                                    <a:pt x="2349" y="10476"/>
                                  </a:lnTo>
                                  <a:lnTo>
                                    <a:pt x="0" y="8126"/>
                                  </a:lnTo>
                                  <a:lnTo>
                                    <a:pt x="0" y="5287"/>
                                  </a:lnTo>
                                </a:path>
                              </a:pathLst>
                            </a:custGeom>
                            <a:ln w="10378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4" name="Graphic 334"/>
                          <wps:cNvSpPr/>
                          <wps:spPr>
                            <a:xfrm>
                              <a:off x="326331" y="42786"/>
                              <a:ext cx="24130" cy="1714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4130" h="171450">
                                  <a:moveTo>
                                    <a:pt x="39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71047"/>
                                  </a:lnTo>
                                  <a:lnTo>
                                    <a:pt x="293" y="171047"/>
                                  </a:lnTo>
                                  <a:lnTo>
                                    <a:pt x="4014" y="139912"/>
                                  </a:lnTo>
                                  <a:lnTo>
                                    <a:pt x="21735" y="93699"/>
                                  </a:lnTo>
                                  <a:lnTo>
                                    <a:pt x="24085" y="73236"/>
                                  </a:lnTo>
                                  <a:lnTo>
                                    <a:pt x="23204" y="69417"/>
                                  </a:lnTo>
                                  <a:lnTo>
                                    <a:pt x="14098" y="53360"/>
                                  </a:lnTo>
                                  <a:lnTo>
                                    <a:pt x="11651" y="49640"/>
                                  </a:lnTo>
                                  <a:lnTo>
                                    <a:pt x="2545" y="23302"/>
                                  </a:lnTo>
                                  <a:lnTo>
                                    <a:pt x="39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5" name="Graphic 335"/>
                          <wps:cNvSpPr/>
                          <wps:spPr>
                            <a:xfrm>
                              <a:off x="326331" y="69417"/>
                              <a:ext cx="1270" cy="1206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20650">
                                  <a:moveTo>
                                    <a:pt x="0" y="120036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12532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6" name="Graphic 336"/>
                          <wps:cNvSpPr/>
                          <wps:spPr>
                            <a:xfrm>
                              <a:off x="326331" y="103392"/>
                              <a:ext cx="1270" cy="40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40640">
                                  <a:moveTo>
                                    <a:pt x="0" y="40044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2927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7" name="Graphic 337"/>
                          <wps:cNvSpPr/>
                          <wps:spPr>
                            <a:xfrm>
                              <a:off x="321142" y="120134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8028" y="0"/>
                                  </a:moveTo>
                                  <a:lnTo>
                                    <a:pt x="2349" y="0"/>
                                  </a:lnTo>
                                  <a:lnTo>
                                    <a:pt x="0" y="2349"/>
                                  </a:lnTo>
                                  <a:lnTo>
                                    <a:pt x="0" y="5189"/>
                                  </a:lnTo>
                                  <a:lnTo>
                                    <a:pt x="0" y="8126"/>
                                  </a:lnTo>
                                  <a:lnTo>
                                    <a:pt x="2349" y="10476"/>
                                  </a:lnTo>
                                  <a:lnTo>
                                    <a:pt x="8028" y="10476"/>
                                  </a:lnTo>
                                  <a:lnTo>
                                    <a:pt x="10378" y="8126"/>
                                  </a:lnTo>
                                  <a:lnTo>
                                    <a:pt x="10378" y="2349"/>
                                  </a:lnTo>
                                  <a:lnTo>
                                    <a:pt x="80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8" name="Graphic 338"/>
                          <wps:cNvSpPr/>
                          <wps:spPr>
                            <a:xfrm>
                              <a:off x="321142" y="120134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0" y="5189"/>
                                  </a:moveTo>
                                  <a:lnTo>
                                    <a:pt x="0" y="2349"/>
                                  </a:lnTo>
                                  <a:lnTo>
                                    <a:pt x="2349" y="0"/>
                                  </a:lnTo>
                                  <a:lnTo>
                                    <a:pt x="5189" y="0"/>
                                  </a:lnTo>
                                  <a:lnTo>
                                    <a:pt x="8028" y="0"/>
                                  </a:lnTo>
                                  <a:lnTo>
                                    <a:pt x="10378" y="2349"/>
                                  </a:lnTo>
                                  <a:lnTo>
                                    <a:pt x="10378" y="5189"/>
                                  </a:lnTo>
                                  <a:lnTo>
                                    <a:pt x="10378" y="8126"/>
                                  </a:lnTo>
                                  <a:lnTo>
                                    <a:pt x="8028" y="10476"/>
                                  </a:lnTo>
                                  <a:lnTo>
                                    <a:pt x="5189" y="10476"/>
                                  </a:lnTo>
                                  <a:lnTo>
                                    <a:pt x="2349" y="10476"/>
                                  </a:lnTo>
                                  <a:lnTo>
                                    <a:pt x="0" y="8126"/>
                                  </a:lnTo>
                                  <a:lnTo>
                                    <a:pt x="0" y="5189"/>
                                  </a:lnTo>
                                </a:path>
                              </a:pathLst>
                            </a:custGeom>
                            <a:ln w="10378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9" name="Graphic 339"/>
                          <wps:cNvSpPr/>
                          <wps:spPr>
                            <a:xfrm>
                              <a:off x="321142" y="120134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8028" y="0"/>
                                  </a:moveTo>
                                  <a:lnTo>
                                    <a:pt x="2349" y="0"/>
                                  </a:lnTo>
                                  <a:lnTo>
                                    <a:pt x="0" y="2349"/>
                                  </a:lnTo>
                                  <a:lnTo>
                                    <a:pt x="0" y="5189"/>
                                  </a:lnTo>
                                  <a:lnTo>
                                    <a:pt x="0" y="8126"/>
                                  </a:lnTo>
                                  <a:lnTo>
                                    <a:pt x="2349" y="10476"/>
                                  </a:lnTo>
                                  <a:lnTo>
                                    <a:pt x="8028" y="10476"/>
                                  </a:lnTo>
                                  <a:lnTo>
                                    <a:pt x="10378" y="8126"/>
                                  </a:lnTo>
                                  <a:lnTo>
                                    <a:pt x="10378" y="2349"/>
                                  </a:lnTo>
                                  <a:lnTo>
                                    <a:pt x="80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0" name="Graphic 340"/>
                          <wps:cNvSpPr/>
                          <wps:spPr>
                            <a:xfrm>
                              <a:off x="321142" y="120134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0" y="5189"/>
                                  </a:moveTo>
                                  <a:lnTo>
                                    <a:pt x="0" y="2349"/>
                                  </a:lnTo>
                                  <a:lnTo>
                                    <a:pt x="2349" y="0"/>
                                  </a:lnTo>
                                  <a:lnTo>
                                    <a:pt x="5189" y="0"/>
                                  </a:lnTo>
                                  <a:lnTo>
                                    <a:pt x="8028" y="0"/>
                                  </a:lnTo>
                                  <a:lnTo>
                                    <a:pt x="10378" y="2349"/>
                                  </a:lnTo>
                                  <a:lnTo>
                                    <a:pt x="10378" y="5189"/>
                                  </a:lnTo>
                                  <a:lnTo>
                                    <a:pt x="10378" y="8126"/>
                                  </a:lnTo>
                                  <a:lnTo>
                                    <a:pt x="8028" y="10476"/>
                                  </a:lnTo>
                                  <a:lnTo>
                                    <a:pt x="5189" y="10476"/>
                                  </a:lnTo>
                                  <a:lnTo>
                                    <a:pt x="2349" y="10476"/>
                                  </a:lnTo>
                                  <a:lnTo>
                                    <a:pt x="0" y="8126"/>
                                  </a:lnTo>
                                  <a:lnTo>
                                    <a:pt x="0" y="5189"/>
                                  </a:lnTo>
                                </a:path>
                              </a:pathLst>
                            </a:custGeom>
                            <a:ln w="10378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1" name="Graphic 341"/>
                          <wps:cNvSpPr/>
                          <wps:spPr>
                            <a:xfrm>
                              <a:off x="0" y="106819"/>
                              <a:ext cx="59880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98805">
                                  <a:moveTo>
                                    <a:pt x="0" y="0"/>
                                  </a:moveTo>
                                  <a:lnTo>
                                    <a:pt x="598324" y="0"/>
                                  </a:lnTo>
                                </a:path>
                              </a:pathLst>
                            </a:custGeom>
                            <a:ln w="10476">
                              <a:solidFill>
                                <a:srgbClr val="000000"/>
                              </a:solidFill>
                              <a:prstDash val="dash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2260E0DD" id="Group 319" o:spid="_x0000_s1026" style="width:47.15pt;height:18.25pt;mso-position-horizontal-relative:char;mso-position-vertical-relative:line" coordsize="5988,23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">
                  <v:shape id="Graphic 320" o:spid="_x0000_s1027" style="position:absolute;left:5076;top:617;width:216;height:1702;visibility:visible;mso-wrap-style:square;v-text-anchor:top" coordsize="21590,170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" path="m195,l,,,169872r1370,l6168,146766,19092,114847,21148,96440,19190,79110,7049,50619,3426,34953,1370,27512,195,xe" fillcolor="black" stroked="f">
                    <v:fill opacity="32896f"/>
                    <v:path arrowok="t"/>
                  </v:shape>
                  <v:shape id="Graphic 321" o:spid="_x0000_s1028" style="position:absolute;left:5076;top:998;width:13;height:1238;visibility:visible;mso-wrap-style:square;v-text-anchor:top" coordsize="1270,123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" path="m,123463l,e" filled="f" strokeweight=".34811mm">
                    <v:path arrowok="t"/>
                  </v:shape>
                  <v:shape id="Graphic 322" o:spid="_x0000_s1029" style="position:absolute;left:5076;top:1397;width:13;height:444;visibility:visible;mso-wrap-style:square;v-text-anchor:top" coordsize="1270,4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" path="m,44059l,e" filled="f" strokeweight=".81317mm">
                    <v:path arrowok="t"/>
                  </v:shape>
                  <v:shape id="Graphic 323" o:spid="_x0000_s1030" style="position:absolute;left:5024;top:1535;width:108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" path="m8028,l2349,,,2349,,5189,,8126r2349,2350l8028,10476,10378,8126r,-5777l8028,xe" fillcolor="black" stroked="f">
                    <v:fill opacity="32896f"/>
                    <v:path arrowok="t"/>
                  </v:shape>
                  <v:shape id="Graphic 324" o:spid="_x0000_s1031" style="position:absolute;left:5024;top:1535;width:108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" path="m,5189l,2349,2349,,5189,,8028,r2350,2349l10378,5189r,2937l8028,10476r-2839,l2349,10476,,8126,,5189e" filled="f" strokeweight=".28828mm">
                    <v:path arrowok="t"/>
                  </v:shape>
                  <v:shape id="Graphic 325" o:spid="_x0000_s1032" style="position:absolute;left:5024;top:1535;width:108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" path="m8028,l2349,,,2349,,5189,,8126r2349,2350l8028,10476,10378,8126r,-5777l8028,xe" fillcolor="black" stroked="f">
                    <v:fill opacity="32896f"/>
                    <v:path arrowok="t"/>
                  </v:shape>
                  <v:shape id="Graphic 326" o:spid="_x0000_s1033" style="position:absolute;left:5024;top:1535;width:108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" path="m,5189l,2349,2349,,5189,,8028,r2350,2349l10378,5189r,2937l8028,10476r-2839,l2349,10476,,8126,,5189e" filled="f" strokeweight=".28828mm">
                    <v:path arrowok="t"/>
                  </v:shape>
                  <v:shape id="Graphic 327" o:spid="_x0000_s1034" style="position:absolute;left:4169;width:286;height:1333;visibility:visible;mso-wrap-style:square;v-text-anchor:top" coordsize="28575,133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" path="m587,l,,,132765r783,l4112,112106r2056,-5092l17134,88216r5385,-6658l24085,77837,28002,60605,26729,56004,22029,44940,20854,41415,17329,35834,6755,23106,1762,10378,587,xe" fillcolor="black" stroked="f">
                    <v:fill opacity="32896f"/>
                    <v:path arrowok="t"/>
                  </v:shape>
                  <v:shape id="Graphic 328" o:spid="_x0000_s1035" style="position:absolute;left:4169;top:159;width:13;height:978;visibility:visible;mso-wrap-style:square;v-text-anchor:top" coordsize="1270,97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" path="m,97419l,e" filled="f" strokeweight=".34811mm">
                    <v:path arrowok="t"/>
                  </v:shape>
                  <v:shape id="Graphic 329" o:spid="_x0000_s1036" style="position:absolute;left:4169;top:475;width:13;height:350;visibility:visible;mso-wrap-style:square;v-text-anchor:top" coordsize="1270,34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" path="m,34855l,e" filled="f" strokeweight=".81317mm">
                    <v:path arrowok="t"/>
                  </v:shape>
                  <v:shape id="Graphic 330" o:spid="_x0000_s1037" style="position:absolute;left:4118;top:579;width:108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" path="m8028,l2349,,,2349,,5287,,8126r2349,2350l8028,10476,10378,8126r,-5777l8028,xe" fillcolor="black" stroked="f">
                    <v:fill opacity="32896f"/>
                    <v:path arrowok="t"/>
                  </v:shape>
                  <v:shape id="Graphic 331" o:spid="_x0000_s1038" style="position:absolute;left:4118;top:579;width:108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" path="m,5287l,2349,2349,,5189,,8028,r2350,2349l10378,5287r,2839l8028,10476r-2839,l2349,10476,,8126,,5287e" filled="f" strokeweight=".28828mm">
                    <v:path arrowok="t"/>
                  </v:shape>
                  <v:shape id="Graphic 332" o:spid="_x0000_s1039" style="position:absolute;left:4118;top:579;width:108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" path="m8028,l2349,,,2349,,5287,,8126r2349,2350l8028,10476,10378,8126r,-5777l8028,xe" fillcolor="black" stroked="f">
                    <v:fill opacity="32896f"/>
                    <v:path arrowok="t"/>
                  </v:shape>
                  <v:shape id="Graphic 333" o:spid="_x0000_s1040" style="position:absolute;left:4118;top:579;width:108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" path="m,5287l,2349,2349,,5189,,8028,r2350,2349l10378,5287r,2839l8028,10476r-2839,l2349,10476,,8126,,5287e" filled="f" strokeweight=".28828mm">
                    <v:path arrowok="t"/>
                  </v:shape>
                  <v:shape id="Graphic 334" o:spid="_x0000_s1041" style="position:absolute;left:3263;top:427;width:241;height:1715;visibility:visible;mso-wrap-style:square;v-text-anchor:top" coordsize="24130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" path="m391,l,,,171047r293,l4014,139912,21735,93699,24085,73236r-881,-3819l14098,53360,11651,49640,2545,23302,391,xe" fillcolor="black" stroked="f">
                    <v:fill opacity="32896f"/>
                    <v:path arrowok="t"/>
                  </v:shape>
                  <v:shape id="Graphic 335" o:spid="_x0000_s1042" style="position:absolute;left:3263;top:694;width:13;height:1206;visibility:visible;mso-wrap-style:square;v-text-anchor:top" coordsize="1270,120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" path="m,120036l,e" filled="f" strokeweight=".34811mm">
                    <v:path arrowok="t"/>
                  </v:shape>
                  <v:shape id="Graphic 336" o:spid="_x0000_s1043" style="position:absolute;left:3263;top:1033;width:13;height:407;visibility:visible;mso-wrap-style:square;v-text-anchor:top" coordsize="1270,40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" path="m,40044l,e" filled="f" strokeweight=".81317mm">
                    <v:path arrowok="t"/>
                  </v:shape>
                  <v:shape id="Graphic 337" o:spid="_x0000_s1044" style="position:absolute;left:3211;top:1201;width:108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" path="m8028,l2349,,,2349,,5189,,8126r2349,2350l8028,10476,10378,8126r,-5777l8028,xe" fillcolor="black" stroked="f">
                    <v:fill opacity="32896f"/>
                    <v:path arrowok="t"/>
                  </v:shape>
                  <v:shape id="Graphic 338" o:spid="_x0000_s1045" style="position:absolute;left:3211;top:1201;width:108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" path="m,5189l,2349,2349,,5189,,8028,r2350,2349l10378,5189r,2937l8028,10476r-2839,l2349,10476,,8126,,5189e" filled="f" strokeweight=".28828mm">
                    <v:path arrowok="t"/>
                  </v:shape>
                  <v:shape id="Graphic 339" o:spid="_x0000_s1046" style="position:absolute;left:3211;top:1201;width:108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" path="m8028,l2349,,,2349,,5189,,8126r2349,2350l8028,10476,10378,8126r,-5777l8028,xe" fillcolor="black" stroked="f">
                    <v:fill opacity="32896f"/>
                    <v:path arrowok="t"/>
                  </v:shape>
                  <v:shape id="Graphic 340" o:spid="_x0000_s1047" style="position:absolute;left:3211;top:1201;width:108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" path="m,5189l,2349,2349,,5189,,8028,r2350,2349l10378,5189r,2937l8028,10476r-2839,l2349,10476,,8126,,5189e" filled="f" strokeweight=".28828mm">
                    <v:path arrowok="t"/>
                  </v:shape>
                  <v:shape id="Graphic 341" o:spid="_x0000_s1048" style="position:absolute;top:1068;width:5988;height:12;visibility:visible;mso-wrap-style:square;v-text-anchor:top" coordsize="5988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" path="m,l598324,e" filled="f" strokeweight=".291mm">
                    <v:stroke dashstyle="dash"/>
                    <v:path arrowok="t"/>
                  </v:shape>
                  <w10:anchorlock/>
                </v:group>
              </w:pict>
            </mc:Fallback>
          </mc:AlternateContent>
        </w:r>
        <w:r>
          <w:rPr>
            <w:rFonts w:ascii="Times New Roman"/>
            <w:spacing w:val="-3"/>
            <w:position w:val="1"/>
            <w:sz w:val="20"/>
          </w:rPr>
          <w:t xml:space="preserve"> </w:t>
        </w:r>
        <w:r>
          <w:rPr>
            <w:rFonts w:ascii="Times New Roman"/>
            <w:noProof/>
            <w:spacing w:val="-3"/>
            <w:position w:val="7"/>
            <w:sz w:val="20"/>
            <w:lang w:val="en-GB" w:eastAsia="en-GB"/>
          </w:rPr>
          <mc:AlternateContent>
            <mc:Choice Requires="wpg">
              <w:drawing>
                <wp:inline distT="0" distB="0" distL="0" distR="0">
                  <wp:extent cx="598805" cy="213360"/>
                  <wp:effectExtent l="9525" t="0" r="1270" b="5714"/>
                  <wp:docPr id="342" name="Group 3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>
                          <a:xfrm>
                            <a:off x="0" y="0"/>
                            <a:ext cx="598805" cy="213360"/>
                            <a:chOff x="0" y="0"/>
                            <a:chExt cx="598805" cy="213360"/>
                          </a:xfrm>
                        </wpg:grpSpPr>
                        <wps:wsp>
                          <wps:cNvPr id="343" name="Graphic 343"/>
                          <wps:cNvSpPr/>
                          <wps:spPr>
                            <a:xfrm>
                              <a:off x="507660" y="41905"/>
                              <a:ext cx="26034" cy="1714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6034" h="171450">
                                  <a:moveTo>
                                    <a:pt x="39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71047"/>
                                  </a:lnTo>
                                  <a:lnTo>
                                    <a:pt x="293" y="171047"/>
                                  </a:lnTo>
                                  <a:lnTo>
                                    <a:pt x="7343" y="119743"/>
                                  </a:lnTo>
                                  <a:lnTo>
                                    <a:pt x="25554" y="76663"/>
                                  </a:lnTo>
                                  <a:lnTo>
                                    <a:pt x="25945" y="71865"/>
                                  </a:lnTo>
                                  <a:lnTo>
                                    <a:pt x="24477" y="64326"/>
                                  </a:lnTo>
                                  <a:lnTo>
                                    <a:pt x="18700" y="51989"/>
                                  </a:lnTo>
                                  <a:lnTo>
                                    <a:pt x="7539" y="33582"/>
                                  </a:lnTo>
                                  <a:lnTo>
                                    <a:pt x="2741" y="20854"/>
                                  </a:lnTo>
                                  <a:lnTo>
                                    <a:pt x="39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4" name="Graphic 344"/>
                          <wps:cNvSpPr/>
                          <wps:spPr>
                            <a:xfrm>
                              <a:off x="507660" y="59822"/>
                              <a:ext cx="1270" cy="1174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17475">
                                  <a:moveTo>
                                    <a:pt x="0" y="117295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12532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5" name="Graphic 345"/>
                          <wps:cNvSpPr/>
                          <wps:spPr>
                            <a:xfrm>
                              <a:off x="416996" y="0"/>
                              <a:ext cx="34290" cy="12001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290" h="120014">
                                  <a:moveTo>
                                    <a:pt x="1468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19449"/>
                                  </a:lnTo>
                                  <a:lnTo>
                                    <a:pt x="195" y="119449"/>
                                  </a:lnTo>
                                  <a:lnTo>
                                    <a:pt x="4405" y="90859"/>
                                  </a:lnTo>
                                  <a:lnTo>
                                    <a:pt x="19875" y="68830"/>
                                  </a:lnTo>
                                  <a:lnTo>
                                    <a:pt x="26337" y="63053"/>
                                  </a:lnTo>
                                  <a:lnTo>
                                    <a:pt x="28981" y="60997"/>
                                  </a:lnTo>
                                  <a:lnTo>
                                    <a:pt x="31037" y="58843"/>
                                  </a:lnTo>
                                  <a:lnTo>
                                    <a:pt x="33387" y="54045"/>
                                  </a:lnTo>
                                  <a:lnTo>
                                    <a:pt x="34072" y="46604"/>
                                  </a:lnTo>
                                  <a:lnTo>
                                    <a:pt x="32603" y="39457"/>
                                  </a:lnTo>
                                  <a:lnTo>
                                    <a:pt x="27904" y="34659"/>
                                  </a:lnTo>
                                  <a:lnTo>
                                    <a:pt x="18504" y="28002"/>
                                  </a:lnTo>
                                  <a:lnTo>
                                    <a:pt x="14001" y="23008"/>
                                  </a:lnTo>
                                  <a:lnTo>
                                    <a:pt x="7343" y="14392"/>
                                  </a:lnTo>
                                  <a:lnTo>
                                    <a:pt x="3231" y="5776"/>
                                  </a:lnTo>
                                  <a:lnTo>
                                    <a:pt x="146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6400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6" name="Graphic 346"/>
                          <wps:cNvSpPr/>
                          <wps:spPr>
                            <a:xfrm>
                              <a:off x="416996" y="5287"/>
                              <a:ext cx="1270" cy="838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83820">
                                  <a:moveTo>
                                    <a:pt x="0" y="83614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12532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7" name="Graphic 347"/>
                          <wps:cNvSpPr/>
                          <wps:spPr>
                            <a:xfrm>
                              <a:off x="416996" y="34562"/>
                              <a:ext cx="90805" cy="971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0805" h="97155">
                                  <a:moveTo>
                                    <a:pt x="90664" y="96930"/>
                                  </a:moveTo>
                                  <a:lnTo>
                                    <a:pt x="90664" y="59137"/>
                                  </a:lnTo>
                                </a:path>
                                <a:path w="90805" h="97155">
                                  <a:moveTo>
                                    <a:pt x="0" y="2712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2927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8" name="Graphic 348"/>
                          <wps:cNvSpPr/>
                          <wps:spPr>
                            <a:xfrm>
                              <a:off x="502470" y="111616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8028" y="0"/>
                                  </a:moveTo>
                                  <a:lnTo>
                                    <a:pt x="2349" y="0"/>
                                  </a:lnTo>
                                  <a:lnTo>
                                    <a:pt x="0" y="2349"/>
                                  </a:lnTo>
                                  <a:lnTo>
                                    <a:pt x="0" y="5189"/>
                                  </a:lnTo>
                                  <a:lnTo>
                                    <a:pt x="0" y="8126"/>
                                  </a:lnTo>
                                  <a:lnTo>
                                    <a:pt x="2349" y="10476"/>
                                  </a:lnTo>
                                  <a:lnTo>
                                    <a:pt x="8028" y="10476"/>
                                  </a:lnTo>
                                  <a:lnTo>
                                    <a:pt x="10378" y="8126"/>
                                  </a:lnTo>
                                  <a:lnTo>
                                    <a:pt x="10378" y="2349"/>
                                  </a:lnTo>
                                  <a:lnTo>
                                    <a:pt x="80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9" name="Graphic 349"/>
                          <wps:cNvSpPr/>
                          <wps:spPr>
                            <a:xfrm>
                              <a:off x="502470" y="111616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0" y="5189"/>
                                  </a:moveTo>
                                  <a:lnTo>
                                    <a:pt x="0" y="2349"/>
                                  </a:lnTo>
                                  <a:lnTo>
                                    <a:pt x="2349" y="0"/>
                                  </a:lnTo>
                                  <a:lnTo>
                                    <a:pt x="5189" y="0"/>
                                  </a:lnTo>
                                  <a:lnTo>
                                    <a:pt x="8028" y="0"/>
                                  </a:lnTo>
                                  <a:lnTo>
                                    <a:pt x="10378" y="2349"/>
                                  </a:lnTo>
                                  <a:lnTo>
                                    <a:pt x="10378" y="5189"/>
                                  </a:lnTo>
                                  <a:lnTo>
                                    <a:pt x="10378" y="8126"/>
                                  </a:lnTo>
                                  <a:lnTo>
                                    <a:pt x="8028" y="10476"/>
                                  </a:lnTo>
                                  <a:lnTo>
                                    <a:pt x="5189" y="10476"/>
                                  </a:lnTo>
                                  <a:lnTo>
                                    <a:pt x="2349" y="10476"/>
                                  </a:lnTo>
                                  <a:lnTo>
                                    <a:pt x="0" y="8126"/>
                                  </a:lnTo>
                                  <a:lnTo>
                                    <a:pt x="0" y="5189"/>
                                  </a:lnTo>
                                </a:path>
                              </a:pathLst>
                            </a:custGeom>
                            <a:ln w="10378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0" name="Graphic 350"/>
                          <wps:cNvSpPr/>
                          <wps:spPr>
                            <a:xfrm>
                              <a:off x="411806" y="44255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8028" y="0"/>
                                  </a:moveTo>
                                  <a:lnTo>
                                    <a:pt x="2349" y="0"/>
                                  </a:lnTo>
                                  <a:lnTo>
                                    <a:pt x="0" y="2349"/>
                                  </a:lnTo>
                                  <a:lnTo>
                                    <a:pt x="0" y="5287"/>
                                  </a:lnTo>
                                  <a:lnTo>
                                    <a:pt x="0" y="8126"/>
                                  </a:lnTo>
                                  <a:lnTo>
                                    <a:pt x="2349" y="10476"/>
                                  </a:lnTo>
                                  <a:lnTo>
                                    <a:pt x="8028" y="10476"/>
                                  </a:lnTo>
                                  <a:lnTo>
                                    <a:pt x="10378" y="8126"/>
                                  </a:lnTo>
                                  <a:lnTo>
                                    <a:pt x="10378" y="2349"/>
                                  </a:lnTo>
                                  <a:lnTo>
                                    <a:pt x="80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1" name="Graphic 351"/>
                          <wps:cNvSpPr/>
                          <wps:spPr>
                            <a:xfrm>
                              <a:off x="411806" y="44255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0" y="5287"/>
                                  </a:moveTo>
                                  <a:lnTo>
                                    <a:pt x="0" y="2349"/>
                                  </a:lnTo>
                                  <a:lnTo>
                                    <a:pt x="2349" y="0"/>
                                  </a:lnTo>
                                  <a:lnTo>
                                    <a:pt x="5189" y="0"/>
                                  </a:lnTo>
                                  <a:lnTo>
                                    <a:pt x="8028" y="0"/>
                                  </a:lnTo>
                                  <a:lnTo>
                                    <a:pt x="10378" y="2349"/>
                                  </a:lnTo>
                                  <a:lnTo>
                                    <a:pt x="10378" y="5287"/>
                                  </a:lnTo>
                                  <a:lnTo>
                                    <a:pt x="10378" y="8126"/>
                                  </a:lnTo>
                                  <a:lnTo>
                                    <a:pt x="8028" y="10476"/>
                                  </a:lnTo>
                                  <a:lnTo>
                                    <a:pt x="5189" y="10476"/>
                                  </a:lnTo>
                                  <a:lnTo>
                                    <a:pt x="2349" y="10476"/>
                                  </a:lnTo>
                                  <a:lnTo>
                                    <a:pt x="0" y="8126"/>
                                  </a:lnTo>
                                  <a:lnTo>
                                    <a:pt x="0" y="5287"/>
                                  </a:lnTo>
                                </a:path>
                              </a:pathLst>
                            </a:custGeom>
                            <a:ln w="10378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2" name="Graphic 352"/>
                          <wps:cNvSpPr/>
                          <wps:spPr>
                            <a:xfrm>
                              <a:off x="502470" y="111616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8028" y="0"/>
                                  </a:moveTo>
                                  <a:lnTo>
                                    <a:pt x="2349" y="0"/>
                                  </a:lnTo>
                                  <a:lnTo>
                                    <a:pt x="0" y="2349"/>
                                  </a:lnTo>
                                  <a:lnTo>
                                    <a:pt x="0" y="5189"/>
                                  </a:lnTo>
                                  <a:lnTo>
                                    <a:pt x="0" y="8126"/>
                                  </a:lnTo>
                                  <a:lnTo>
                                    <a:pt x="2349" y="10476"/>
                                  </a:lnTo>
                                  <a:lnTo>
                                    <a:pt x="8028" y="10476"/>
                                  </a:lnTo>
                                  <a:lnTo>
                                    <a:pt x="10378" y="8126"/>
                                  </a:lnTo>
                                  <a:lnTo>
                                    <a:pt x="10378" y="2349"/>
                                  </a:lnTo>
                                  <a:lnTo>
                                    <a:pt x="80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3" name="Graphic 353"/>
                          <wps:cNvSpPr/>
                          <wps:spPr>
                            <a:xfrm>
                              <a:off x="502470" y="111616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0" y="5189"/>
                                  </a:moveTo>
                                  <a:lnTo>
                                    <a:pt x="0" y="2349"/>
                                  </a:lnTo>
                                  <a:lnTo>
                                    <a:pt x="2349" y="0"/>
                                  </a:lnTo>
                                  <a:lnTo>
                                    <a:pt x="5189" y="0"/>
                                  </a:lnTo>
                                  <a:lnTo>
                                    <a:pt x="8028" y="0"/>
                                  </a:lnTo>
                                  <a:lnTo>
                                    <a:pt x="10378" y="2349"/>
                                  </a:lnTo>
                                  <a:lnTo>
                                    <a:pt x="10378" y="5189"/>
                                  </a:lnTo>
                                  <a:lnTo>
                                    <a:pt x="10378" y="8126"/>
                                  </a:lnTo>
                                  <a:lnTo>
                                    <a:pt x="8028" y="10476"/>
                                  </a:lnTo>
                                  <a:lnTo>
                                    <a:pt x="5189" y="10476"/>
                                  </a:lnTo>
                                  <a:lnTo>
                                    <a:pt x="2349" y="10476"/>
                                  </a:lnTo>
                                  <a:lnTo>
                                    <a:pt x="0" y="8126"/>
                                  </a:lnTo>
                                  <a:lnTo>
                                    <a:pt x="0" y="5189"/>
                                  </a:lnTo>
                                </a:path>
                              </a:pathLst>
                            </a:custGeom>
                            <a:ln w="10378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4" name="Graphic 354"/>
                          <wps:cNvSpPr/>
                          <wps:spPr>
                            <a:xfrm>
                              <a:off x="411806" y="44255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8028" y="0"/>
                                  </a:moveTo>
                                  <a:lnTo>
                                    <a:pt x="2349" y="0"/>
                                  </a:lnTo>
                                  <a:lnTo>
                                    <a:pt x="0" y="2349"/>
                                  </a:lnTo>
                                  <a:lnTo>
                                    <a:pt x="0" y="5287"/>
                                  </a:lnTo>
                                  <a:lnTo>
                                    <a:pt x="0" y="8126"/>
                                  </a:lnTo>
                                  <a:lnTo>
                                    <a:pt x="2349" y="10476"/>
                                  </a:lnTo>
                                  <a:lnTo>
                                    <a:pt x="8028" y="10476"/>
                                  </a:lnTo>
                                  <a:lnTo>
                                    <a:pt x="10378" y="8126"/>
                                  </a:lnTo>
                                  <a:lnTo>
                                    <a:pt x="10378" y="2349"/>
                                  </a:lnTo>
                                  <a:lnTo>
                                    <a:pt x="80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5" name="Graphic 355"/>
                          <wps:cNvSpPr/>
                          <wps:spPr>
                            <a:xfrm>
                              <a:off x="411806" y="44255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0" y="5287"/>
                                  </a:moveTo>
                                  <a:lnTo>
                                    <a:pt x="0" y="2349"/>
                                  </a:lnTo>
                                  <a:lnTo>
                                    <a:pt x="2349" y="0"/>
                                  </a:lnTo>
                                  <a:lnTo>
                                    <a:pt x="5189" y="0"/>
                                  </a:lnTo>
                                  <a:lnTo>
                                    <a:pt x="8028" y="0"/>
                                  </a:lnTo>
                                  <a:lnTo>
                                    <a:pt x="10378" y="2349"/>
                                  </a:lnTo>
                                  <a:lnTo>
                                    <a:pt x="10378" y="5287"/>
                                  </a:lnTo>
                                  <a:lnTo>
                                    <a:pt x="10378" y="8126"/>
                                  </a:lnTo>
                                  <a:lnTo>
                                    <a:pt x="8028" y="10476"/>
                                  </a:lnTo>
                                  <a:lnTo>
                                    <a:pt x="5189" y="10476"/>
                                  </a:lnTo>
                                  <a:lnTo>
                                    <a:pt x="2349" y="10476"/>
                                  </a:lnTo>
                                  <a:lnTo>
                                    <a:pt x="0" y="8126"/>
                                  </a:lnTo>
                                  <a:lnTo>
                                    <a:pt x="0" y="5287"/>
                                  </a:lnTo>
                                </a:path>
                              </a:pathLst>
                            </a:custGeom>
                            <a:ln w="10378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6" name="Graphic 356"/>
                          <wps:cNvSpPr/>
                          <wps:spPr>
                            <a:xfrm>
                              <a:off x="326331" y="46800"/>
                              <a:ext cx="27305" cy="1587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7305" h="158750">
                                  <a:moveTo>
                                    <a:pt x="39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58711"/>
                                  </a:lnTo>
                                  <a:lnTo>
                                    <a:pt x="195" y="158711"/>
                                  </a:lnTo>
                                  <a:lnTo>
                                    <a:pt x="5091" y="118078"/>
                                  </a:lnTo>
                                  <a:lnTo>
                                    <a:pt x="9105" y="110441"/>
                                  </a:lnTo>
                                  <a:lnTo>
                                    <a:pt x="21833" y="91741"/>
                                  </a:lnTo>
                                  <a:lnTo>
                                    <a:pt x="24477" y="85670"/>
                                  </a:lnTo>
                                  <a:lnTo>
                                    <a:pt x="26729" y="69515"/>
                                  </a:lnTo>
                                  <a:lnTo>
                                    <a:pt x="26043" y="65990"/>
                                  </a:lnTo>
                                  <a:lnTo>
                                    <a:pt x="17036" y="45038"/>
                                  </a:lnTo>
                                  <a:lnTo>
                                    <a:pt x="7734" y="33974"/>
                                  </a:lnTo>
                                  <a:lnTo>
                                    <a:pt x="3818" y="27316"/>
                                  </a:lnTo>
                                  <a:lnTo>
                                    <a:pt x="1958" y="20952"/>
                                  </a:lnTo>
                                  <a:lnTo>
                                    <a:pt x="39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7" name="Graphic 357"/>
                          <wps:cNvSpPr/>
                          <wps:spPr>
                            <a:xfrm>
                              <a:off x="326331" y="74019"/>
                              <a:ext cx="1270" cy="10731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07314">
                                  <a:moveTo>
                                    <a:pt x="0" y="106917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12532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8" name="Graphic 358"/>
                          <wps:cNvSpPr/>
                          <wps:spPr>
                            <a:xfrm>
                              <a:off x="326331" y="103588"/>
                              <a:ext cx="1270" cy="361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6195">
                                  <a:moveTo>
                                    <a:pt x="0" y="35932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2927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9" name="Graphic 359"/>
                          <wps:cNvSpPr/>
                          <wps:spPr>
                            <a:xfrm>
                              <a:off x="321142" y="114651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8028" y="0"/>
                                  </a:moveTo>
                                  <a:lnTo>
                                    <a:pt x="2349" y="0"/>
                                  </a:lnTo>
                                  <a:lnTo>
                                    <a:pt x="0" y="2349"/>
                                  </a:lnTo>
                                  <a:lnTo>
                                    <a:pt x="0" y="5287"/>
                                  </a:lnTo>
                                  <a:lnTo>
                                    <a:pt x="0" y="8126"/>
                                  </a:lnTo>
                                  <a:lnTo>
                                    <a:pt x="2349" y="10476"/>
                                  </a:lnTo>
                                  <a:lnTo>
                                    <a:pt x="8028" y="10476"/>
                                  </a:lnTo>
                                  <a:lnTo>
                                    <a:pt x="10378" y="8126"/>
                                  </a:lnTo>
                                  <a:lnTo>
                                    <a:pt x="10378" y="2349"/>
                                  </a:lnTo>
                                  <a:lnTo>
                                    <a:pt x="80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0" name="Graphic 360"/>
                          <wps:cNvSpPr/>
                          <wps:spPr>
                            <a:xfrm>
                              <a:off x="321142" y="114651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0" y="5287"/>
                                  </a:moveTo>
                                  <a:lnTo>
                                    <a:pt x="0" y="2349"/>
                                  </a:lnTo>
                                  <a:lnTo>
                                    <a:pt x="2349" y="0"/>
                                  </a:lnTo>
                                  <a:lnTo>
                                    <a:pt x="5189" y="0"/>
                                  </a:lnTo>
                                  <a:lnTo>
                                    <a:pt x="8028" y="0"/>
                                  </a:lnTo>
                                  <a:lnTo>
                                    <a:pt x="10378" y="2349"/>
                                  </a:lnTo>
                                  <a:lnTo>
                                    <a:pt x="10378" y="5287"/>
                                  </a:lnTo>
                                  <a:lnTo>
                                    <a:pt x="10378" y="8126"/>
                                  </a:lnTo>
                                  <a:lnTo>
                                    <a:pt x="8028" y="10476"/>
                                  </a:lnTo>
                                  <a:lnTo>
                                    <a:pt x="5189" y="10476"/>
                                  </a:lnTo>
                                  <a:lnTo>
                                    <a:pt x="2349" y="10476"/>
                                  </a:lnTo>
                                  <a:lnTo>
                                    <a:pt x="0" y="8126"/>
                                  </a:lnTo>
                                  <a:lnTo>
                                    <a:pt x="0" y="5287"/>
                                  </a:lnTo>
                                </a:path>
                              </a:pathLst>
                            </a:custGeom>
                            <a:ln w="10378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1" name="Graphic 361"/>
                          <wps:cNvSpPr/>
                          <wps:spPr>
                            <a:xfrm>
                              <a:off x="321142" y="114651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8028" y="0"/>
                                  </a:moveTo>
                                  <a:lnTo>
                                    <a:pt x="2349" y="0"/>
                                  </a:lnTo>
                                  <a:lnTo>
                                    <a:pt x="0" y="2349"/>
                                  </a:lnTo>
                                  <a:lnTo>
                                    <a:pt x="0" y="5287"/>
                                  </a:lnTo>
                                  <a:lnTo>
                                    <a:pt x="0" y="8126"/>
                                  </a:lnTo>
                                  <a:lnTo>
                                    <a:pt x="2349" y="10476"/>
                                  </a:lnTo>
                                  <a:lnTo>
                                    <a:pt x="8028" y="10476"/>
                                  </a:lnTo>
                                  <a:lnTo>
                                    <a:pt x="10378" y="8126"/>
                                  </a:lnTo>
                                  <a:lnTo>
                                    <a:pt x="10378" y="2349"/>
                                  </a:lnTo>
                                  <a:lnTo>
                                    <a:pt x="80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2" name="Graphic 362"/>
                          <wps:cNvSpPr/>
                          <wps:spPr>
                            <a:xfrm>
                              <a:off x="321142" y="114651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0" y="5287"/>
                                  </a:moveTo>
                                  <a:lnTo>
                                    <a:pt x="0" y="2349"/>
                                  </a:lnTo>
                                  <a:lnTo>
                                    <a:pt x="2349" y="0"/>
                                  </a:lnTo>
                                  <a:lnTo>
                                    <a:pt x="5189" y="0"/>
                                  </a:lnTo>
                                  <a:lnTo>
                                    <a:pt x="8028" y="0"/>
                                  </a:lnTo>
                                  <a:lnTo>
                                    <a:pt x="10378" y="2349"/>
                                  </a:lnTo>
                                  <a:lnTo>
                                    <a:pt x="10378" y="5287"/>
                                  </a:lnTo>
                                  <a:lnTo>
                                    <a:pt x="10378" y="8126"/>
                                  </a:lnTo>
                                  <a:lnTo>
                                    <a:pt x="8028" y="10476"/>
                                  </a:lnTo>
                                  <a:lnTo>
                                    <a:pt x="5189" y="10476"/>
                                  </a:lnTo>
                                  <a:lnTo>
                                    <a:pt x="2349" y="10476"/>
                                  </a:lnTo>
                                  <a:lnTo>
                                    <a:pt x="0" y="8126"/>
                                  </a:lnTo>
                                  <a:lnTo>
                                    <a:pt x="0" y="5287"/>
                                  </a:lnTo>
                                </a:path>
                              </a:pathLst>
                            </a:custGeom>
                            <a:ln w="10378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3" name="Graphic 363"/>
                          <wps:cNvSpPr/>
                          <wps:spPr>
                            <a:xfrm>
                              <a:off x="0" y="125226"/>
                              <a:ext cx="59880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98805">
                                  <a:moveTo>
                                    <a:pt x="0" y="0"/>
                                  </a:moveTo>
                                  <a:lnTo>
                                    <a:pt x="598324" y="0"/>
                                  </a:lnTo>
                                </a:path>
                              </a:pathLst>
                            </a:custGeom>
                            <a:ln w="10476">
                              <a:solidFill>
                                <a:srgbClr val="000000"/>
                              </a:solidFill>
                              <a:prstDash val="dash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333FAFB9" id="Group 342" o:spid="_x0000_s1026" style="width:47.15pt;height:16.8pt;mso-position-horizontal-relative:char;mso-position-vertical-relative:line" coordsize="5988,2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">
                  <v:shape id="Graphic 343" o:spid="_x0000_s1027" style="position:absolute;left:5076;top:419;width:260;height:1714;visibility:visible;mso-wrap-style:square;v-text-anchor:top" coordsize="26034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" path="m391,l,,,171047r293,l7343,119743,25554,76663r391,-4798l24477,64326,18700,51989,7539,33582,2741,20854,391,xe" fillcolor="black" stroked="f">
                    <v:fill opacity="32896f"/>
                    <v:path arrowok="t"/>
                  </v:shape>
                  <v:shape id="Graphic 344" o:spid="_x0000_s1028" style="position:absolute;left:5076;top:598;width:13;height:1174;visibility:visible;mso-wrap-style:square;v-text-anchor:top" coordsize="1270,11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" path="m,117295l,e" filled="f" strokeweight=".34811mm">
                    <v:path arrowok="t"/>
                  </v:shape>
                  <v:shape id="Graphic 345" o:spid="_x0000_s1029" style="position:absolute;left:4169;width:343;height:1200;visibility:visible;mso-wrap-style:square;v-text-anchor:top" coordsize="34290,1200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" path="m1468,l,,,119449r195,l4405,90859,19875,68830r6462,-5777l28981,60997r2056,-2154l33387,54045r685,-7441l32603,39457,27904,34659,18504,28002,14001,23008,7343,14392,3231,5776,1468,xe" fillcolor="#006400" stroked="f">
                    <v:fill opacity="32896f"/>
                    <v:path arrowok="t"/>
                  </v:shape>
                  <v:shape id="Graphic 346" o:spid="_x0000_s1030" style="position:absolute;left:4169;top:52;width:13;height:839;visibility:visible;mso-wrap-style:square;v-text-anchor:top" coordsize="1270,8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" path="m,83614l,e" filled="f" strokeweight=".34811mm">
                    <v:path arrowok="t"/>
                  </v:shape>
                  <v:shape id="Graphic 347" o:spid="_x0000_s1031" style="position:absolute;left:4169;top:345;width:909;height:972;visibility:visible;mso-wrap-style:square;v-text-anchor:top" coordsize="90805,97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" path="m90664,96930r,-37793em,27120l,e" filled="f" strokeweight=".81317mm">
                    <v:path arrowok="t"/>
                  </v:shape>
                  <v:shape id="Graphic 348" o:spid="_x0000_s1032" style="position:absolute;left:5024;top:1116;width:108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" path="m8028,l2349,,,2349,,5189,,8126r2349,2350l8028,10476,10378,8126r,-5777l8028,xe" fillcolor="black" stroked="f">
                    <v:fill opacity="32896f"/>
                    <v:path arrowok="t"/>
                  </v:shape>
                  <v:shape id="Graphic 349" o:spid="_x0000_s1033" style="position:absolute;left:5024;top:1116;width:108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" path="m,5189l,2349,2349,,5189,,8028,r2350,2349l10378,5189r,2937l8028,10476r-2839,l2349,10476,,8126,,5189e" filled="f" strokeweight=".28828mm">
                    <v:path arrowok="t"/>
                  </v:shape>
                  <v:shape id="Graphic 350" o:spid="_x0000_s1034" style="position:absolute;left:4118;top:442;width:108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" path="m8028,l2349,,,2349,,5287,,8126r2349,2350l8028,10476,10378,8126r,-5777l8028,xe" fillcolor="black" stroked="f">
                    <v:fill opacity="32896f"/>
                    <v:path arrowok="t"/>
                  </v:shape>
                  <v:shape id="Graphic 351" o:spid="_x0000_s1035" style="position:absolute;left:4118;top:442;width:108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" path="m,5287l,2349,2349,,5189,,8028,r2350,2349l10378,5287r,2839l8028,10476r-2839,l2349,10476,,8126,,5287e" filled="f" strokeweight=".28828mm">
                    <v:path arrowok="t"/>
                  </v:shape>
                  <v:shape id="Graphic 352" o:spid="_x0000_s1036" style="position:absolute;left:5024;top:1116;width:108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" path="m8028,l2349,,,2349,,5189,,8126r2349,2350l8028,10476,10378,8126r,-5777l8028,xe" fillcolor="black" stroked="f">
                    <v:fill opacity="32896f"/>
                    <v:path arrowok="t"/>
                  </v:shape>
                  <v:shape id="Graphic 353" o:spid="_x0000_s1037" style="position:absolute;left:5024;top:1116;width:108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" path="m,5189l,2349,2349,,5189,,8028,r2350,2349l10378,5189r,2937l8028,10476r-2839,l2349,10476,,8126,,5189e" filled="f" strokeweight=".28828mm">
                    <v:path arrowok="t"/>
                  </v:shape>
                  <v:shape id="Graphic 354" o:spid="_x0000_s1038" style="position:absolute;left:4118;top:442;width:108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" path="m8028,l2349,,,2349,,5287,,8126r2349,2350l8028,10476,10378,8126r,-5777l8028,xe" fillcolor="black" stroked="f">
                    <v:fill opacity="32896f"/>
                    <v:path arrowok="t"/>
                  </v:shape>
                  <v:shape id="Graphic 355" o:spid="_x0000_s1039" style="position:absolute;left:4118;top:442;width:108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" path="m,5287l,2349,2349,,5189,,8028,r2350,2349l10378,5287r,2839l8028,10476r-2839,l2349,10476,,8126,,5287e" filled="f" strokeweight=".28828mm">
                    <v:path arrowok="t"/>
                  </v:shape>
                  <v:shape id="Graphic 356" o:spid="_x0000_s1040" style="position:absolute;left:3263;top:468;width:273;height:1587;visibility:visible;mso-wrap-style:square;v-text-anchor:top" coordsize="2730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" path="m391,l,,,158711r195,l5091,118078r4014,-7637l21833,91741r2644,-6071l26729,69515r-686,-3525l17036,45038,7734,33974,3818,27316,1958,20952,391,xe" fillcolor="black" stroked="f">
                    <v:fill opacity="32896f"/>
                    <v:path arrowok="t"/>
                  </v:shape>
                  <v:shape id="Graphic 357" o:spid="_x0000_s1041" style="position:absolute;left:3263;top:740;width:13;height:1073;visibility:visible;mso-wrap-style:square;v-text-anchor:top" coordsize="1270,107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" path="m,106917l,e" filled="f" strokeweight=".34811mm">
                    <v:path arrowok="t"/>
                  </v:shape>
                  <v:shape id="Graphic 358" o:spid="_x0000_s1042" style="position:absolute;left:3263;top:1035;width:13;height:362;visibility:visible;mso-wrap-style:square;v-text-anchor:top" coordsize="1270,36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" path="m,35932l,e" filled="f" strokeweight=".81317mm">
                    <v:path arrowok="t"/>
                  </v:shape>
                  <v:shape id="Graphic 359" o:spid="_x0000_s1043" style="position:absolute;left:3211;top:1146;width:108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" path="m8028,l2349,,,2349,,5287,,8126r2349,2350l8028,10476,10378,8126r,-5777l8028,xe" fillcolor="black" stroked="f">
                    <v:fill opacity="32896f"/>
                    <v:path arrowok="t"/>
                  </v:shape>
                  <v:shape id="Graphic 360" o:spid="_x0000_s1044" style="position:absolute;left:3211;top:1146;width:108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" path="m,5287l,2349,2349,,5189,,8028,r2350,2349l10378,5287r,2839l8028,10476r-2839,l2349,10476,,8126,,5287e" filled="f" strokeweight=".28828mm">
                    <v:path arrowok="t"/>
                  </v:shape>
                  <v:shape id="Graphic 361" o:spid="_x0000_s1045" style="position:absolute;left:3211;top:1146;width:108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" path="m8028,l2349,,,2349,,5287,,8126r2349,2350l8028,10476,10378,8126r,-5777l8028,xe" fillcolor="black" stroked="f">
                    <v:fill opacity="32896f"/>
                    <v:path arrowok="t"/>
                  </v:shape>
                  <v:shape id="Graphic 362" o:spid="_x0000_s1046" style="position:absolute;left:3211;top:1146;width:108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" path="m,5287l,2349,2349,,5189,,8028,r2350,2349l10378,5287r,2839l8028,10476r-2839,l2349,10476,,8126,,5287e" filled="f" strokeweight=".28828mm">
                    <v:path arrowok="t"/>
                  </v:shape>
                  <v:shape id="Graphic 363" o:spid="_x0000_s1047" style="position:absolute;top:1252;width:5988;height:12;visibility:visible;mso-wrap-style:square;v-text-anchor:top" coordsize="5988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" path="m,l598324,e" filled="f" strokeweight=".291mm">
                    <v:stroke dashstyle="dash"/>
                    <v:path arrowok="t"/>
                  </v:shape>
                  <w10:anchorlock/>
                </v:group>
              </w:pict>
            </mc:Fallback>
          </mc:AlternateContent>
        </w:r>
      </w:ins>
    </w:p>
    <w:p w14:paraId="74C7054A" w14:textId="77777777" w:rsidR="00470D98" w:rsidRDefault="001E0CFE">
      <w:pPr>
        <w:tabs>
          <w:tab w:val="left" w:pos="1057"/>
          <w:tab w:val="left" w:pos="2142"/>
        </w:tabs>
        <w:spacing w:before="101"/>
        <w:ind w:right="1015"/>
        <w:jc w:val="right"/>
        <w:rPr>
          <w:rFonts w:ascii="Times New Roman"/>
          <w:sz w:val="14"/>
        </w:rPr>
      </w:pPr>
      <w:ins w:id="2443" w:author="Hughes, Anna E" w:date="2023-08-09T15:29:00Z">
        <w:r>
          <w:rPr>
            <w:noProof/>
            <w:lang w:val="en-GB" w:eastAsia="en-GB"/>
          </w:rPr>
          <mc:AlternateContent>
            <mc:Choice Requires="wpg">
              <w:drawing>
                <wp:anchor distT="0" distB="0" distL="0" distR="0" simplePos="0" relativeHeight="485916672" behindDoc="1" locked="0" layoutInCell="1" allowOverlap="1">
                  <wp:simplePos x="0" y="0"/>
                  <wp:positionH relativeFrom="page">
                    <wp:posOffset>4463254</wp:posOffset>
                  </wp:positionH>
                  <wp:positionV relativeFrom="paragraph">
                    <wp:posOffset>-350835</wp:posOffset>
                  </wp:positionV>
                  <wp:extent cx="140335" cy="141605"/>
                  <wp:effectExtent l="0" t="0" r="0" b="0"/>
                  <wp:wrapNone/>
                  <wp:docPr id="364" name="Group 36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>
                          <a:xfrm>
                            <a:off x="0" y="0"/>
                            <a:ext cx="140335" cy="141605"/>
                            <a:chOff x="0" y="0"/>
                            <a:chExt cx="140335" cy="141605"/>
                          </a:xfrm>
                        </wpg:grpSpPr>
                        <wps:wsp>
                          <wps:cNvPr id="365" name="Graphic 365"/>
                          <wps:cNvSpPr/>
                          <wps:spPr>
                            <a:xfrm>
                              <a:off x="14625" y="7"/>
                              <a:ext cx="125730" cy="14160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5730" h="141605">
                                  <a:moveTo>
                                    <a:pt x="81559" y="13906"/>
                                  </a:moveTo>
                                  <a:lnTo>
                                    <a:pt x="79413" y="10668"/>
                                  </a:lnTo>
                                  <a:lnTo>
                                    <a:pt x="77457" y="9588"/>
                                  </a:lnTo>
                                  <a:lnTo>
                                    <a:pt x="71183" y="8128"/>
                                  </a:lnTo>
                                  <a:lnTo>
                                    <a:pt x="20269" y="2451"/>
                                  </a:lnTo>
                                  <a:lnTo>
                                    <a:pt x="10388" y="977"/>
                                  </a:lnTo>
                                  <a:lnTo>
                                    <a:pt x="598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6484"/>
                                  </a:lnTo>
                                  <a:lnTo>
                                    <a:pt x="685" y="66484"/>
                                  </a:lnTo>
                                  <a:lnTo>
                                    <a:pt x="685" y="65201"/>
                                  </a:lnTo>
                                  <a:lnTo>
                                    <a:pt x="393" y="61976"/>
                                  </a:lnTo>
                                  <a:lnTo>
                                    <a:pt x="596" y="58547"/>
                                  </a:lnTo>
                                  <a:lnTo>
                                    <a:pt x="29972" y="27317"/>
                                  </a:lnTo>
                                  <a:lnTo>
                                    <a:pt x="69227" y="18402"/>
                                  </a:lnTo>
                                  <a:lnTo>
                                    <a:pt x="77838" y="16154"/>
                                  </a:lnTo>
                                  <a:lnTo>
                                    <a:pt x="80492" y="15074"/>
                                  </a:lnTo>
                                  <a:lnTo>
                                    <a:pt x="81559" y="13906"/>
                                  </a:lnTo>
                                  <a:close/>
                                </a:path>
                                <a:path w="125730" h="141605">
                                  <a:moveTo>
                                    <a:pt x="125526" y="69608"/>
                                  </a:moveTo>
                                  <a:lnTo>
                                    <a:pt x="124155" y="65887"/>
                                  </a:lnTo>
                                  <a:lnTo>
                                    <a:pt x="122389" y="63639"/>
                                  </a:lnTo>
                                  <a:lnTo>
                                    <a:pt x="116128" y="56197"/>
                                  </a:lnTo>
                                  <a:lnTo>
                                    <a:pt x="112204" y="50914"/>
                                  </a:lnTo>
                                  <a:lnTo>
                                    <a:pt x="107607" y="46901"/>
                                  </a:lnTo>
                                  <a:lnTo>
                                    <a:pt x="103301" y="43472"/>
                                  </a:lnTo>
                                  <a:lnTo>
                                    <a:pt x="95758" y="34950"/>
                                  </a:lnTo>
                                  <a:lnTo>
                                    <a:pt x="92722" y="29464"/>
                                  </a:lnTo>
                                  <a:lnTo>
                                    <a:pt x="90868" y="16738"/>
                                  </a:lnTo>
                                  <a:lnTo>
                                    <a:pt x="90665" y="16738"/>
                                  </a:lnTo>
                                  <a:lnTo>
                                    <a:pt x="90665" y="141579"/>
                                  </a:lnTo>
                                  <a:lnTo>
                                    <a:pt x="91059" y="141579"/>
                                  </a:lnTo>
                                  <a:lnTo>
                                    <a:pt x="96253" y="112102"/>
                                  </a:lnTo>
                                  <a:lnTo>
                                    <a:pt x="111518" y="89090"/>
                                  </a:lnTo>
                                  <a:lnTo>
                                    <a:pt x="114554" y="86360"/>
                                  </a:lnTo>
                                  <a:lnTo>
                                    <a:pt x="121513" y="81165"/>
                                  </a:lnTo>
                                  <a:lnTo>
                                    <a:pt x="122974" y="79400"/>
                                  </a:lnTo>
                                  <a:lnTo>
                                    <a:pt x="124256" y="76657"/>
                                  </a:lnTo>
                                  <a:lnTo>
                                    <a:pt x="125526" y="6960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6400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6" name="Graphic 366"/>
                          <wps:cNvSpPr/>
                          <wps:spPr>
                            <a:xfrm>
                              <a:off x="14637" y="1860"/>
                              <a:ext cx="90805" cy="1155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0805" h="115570">
                                  <a:moveTo>
                                    <a:pt x="90664" y="115337"/>
                                  </a:moveTo>
                                  <a:lnTo>
                                    <a:pt x="90664" y="30939"/>
                                  </a:lnTo>
                                </a:path>
                                <a:path w="90805" h="115570">
                                  <a:moveTo>
                                    <a:pt x="0" y="37107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12532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7" name="Graphic 367"/>
                          <wps:cNvSpPr/>
                          <wps:spPr>
                            <a:xfrm>
                              <a:off x="14637" y="7441"/>
                              <a:ext cx="90805" cy="774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0805" h="77470">
                                  <a:moveTo>
                                    <a:pt x="90664" y="76858"/>
                                  </a:moveTo>
                                  <a:lnTo>
                                    <a:pt x="90664" y="48954"/>
                                  </a:lnTo>
                                </a:path>
                                <a:path w="90805" h="77470">
                                  <a:moveTo>
                                    <a:pt x="0" y="11651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2927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8" name="Graphic 368"/>
                          <wps:cNvSpPr/>
                          <wps:spPr>
                            <a:xfrm>
                              <a:off x="100112" y="67067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8028" y="0"/>
                                  </a:moveTo>
                                  <a:lnTo>
                                    <a:pt x="2349" y="0"/>
                                  </a:lnTo>
                                  <a:lnTo>
                                    <a:pt x="0" y="2349"/>
                                  </a:lnTo>
                                  <a:lnTo>
                                    <a:pt x="0" y="5287"/>
                                  </a:lnTo>
                                  <a:lnTo>
                                    <a:pt x="0" y="8126"/>
                                  </a:lnTo>
                                  <a:lnTo>
                                    <a:pt x="2349" y="10476"/>
                                  </a:lnTo>
                                  <a:lnTo>
                                    <a:pt x="8028" y="10476"/>
                                  </a:lnTo>
                                  <a:lnTo>
                                    <a:pt x="10378" y="8126"/>
                                  </a:lnTo>
                                  <a:lnTo>
                                    <a:pt x="10378" y="2349"/>
                                  </a:lnTo>
                                  <a:lnTo>
                                    <a:pt x="80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9" name="Graphic 369"/>
                          <wps:cNvSpPr/>
                          <wps:spPr>
                            <a:xfrm>
                              <a:off x="100112" y="67067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0" y="5287"/>
                                  </a:moveTo>
                                  <a:lnTo>
                                    <a:pt x="0" y="2349"/>
                                  </a:lnTo>
                                  <a:lnTo>
                                    <a:pt x="2349" y="0"/>
                                  </a:lnTo>
                                  <a:lnTo>
                                    <a:pt x="5189" y="0"/>
                                  </a:lnTo>
                                  <a:lnTo>
                                    <a:pt x="8028" y="0"/>
                                  </a:lnTo>
                                  <a:lnTo>
                                    <a:pt x="10378" y="2349"/>
                                  </a:lnTo>
                                  <a:lnTo>
                                    <a:pt x="10378" y="5287"/>
                                  </a:lnTo>
                                  <a:lnTo>
                                    <a:pt x="10378" y="8126"/>
                                  </a:lnTo>
                                  <a:lnTo>
                                    <a:pt x="8028" y="10476"/>
                                  </a:lnTo>
                                  <a:lnTo>
                                    <a:pt x="5189" y="10476"/>
                                  </a:lnTo>
                                  <a:lnTo>
                                    <a:pt x="2349" y="10476"/>
                                  </a:lnTo>
                                  <a:lnTo>
                                    <a:pt x="0" y="8126"/>
                                  </a:lnTo>
                                  <a:lnTo>
                                    <a:pt x="0" y="5287"/>
                                  </a:lnTo>
                                </a:path>
                              </a:pathLst>
                            </a:custGeom>
                            <a:ln w="10378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0" name="Graphic 370"/>
                          <wps:cNvSpPr/>
                          <wps:spPr>
                            <a:xfrm>
                              <a:off x="9448" y="9986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8028" y="0"/>
                                  </a:moveTo>
                                  <a:lnTo>
                                    <a:pt x="2349" y="0"/>
                                  </a:lnTo>
                                  <a:lnTo>
                                    <a:pt x="0" y="2349"/>
                                  </a:lnTo>
                                  <a:lnTo>
                                    <a:pt x="0" y="5189"/>
                                  </a:lnTo>
                                  <a:lnTo>
                                    <a:pt x="0" y="8028"/>
                                  </a:lnTo>
                                  <a:lnTo>
                                    <a:pt x="2349" y="10378"/>
                                  </a:lnTo>
                                  <a:lnTo>
                                    <a:pt x="8028" y="10378"/>
                                  </a:lnTo>
                                  <a:lnTo>
                                    <a:pt x="10378" y="8028"/>
                                  </a:lnTo>
                                  <a:lnTo>
                                    <a:pt x="10378" y="2349"/>
                                  </a:lnTo>
                                  <a:lnTo>
                                    <a:pt x="80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1" name="Graphic 371"/>
                          <wps:cNvSpPr/>
                          <wps:spPr>
                            <a:xfrm>
                              <a:off x="9448" y="9986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0" y="5189"/>
                                  </a:moveTo>
                                  <a:lnTo>
                                    <a:pt x="0" y="2349"/>
                                  </a:lnTo>
                                  <a:lnTo>
                                    <a:pt x="2349" y="0"/>
                                  </a:lnTo>
                                  <a:lnTo>
                                    <a:pt x="5189" y="0"/>
                                  </a:lnTo>
                                  <a:lnTo>
                                    <a:pt x="8028" y="0"/>
                                  </a:lnTo>
                                  <a:lnTo>
                                    <a:pt x="10378" y="2349"/>
                                  </a:lnTo>
                                  <a:lnTo>
                                    <a:pt x="10378" y="5189"/>
                                  </a:lnTo>
                                  <a:lnTo>
                                    <a:pt x="10378" y="8028"/>
                                  </a:lnTo>
                                  <a:lnTo>
                                    <a:pt x="8028" y="10378"/>
                                  </a:lnTo>
                                  <a:lnTo>
                                    <a:pt x="5189" y="10378"/>
                                  </a:lnTo>
                                  <a:lnTo>
                                    <a:pt x="2349" y="10378"/>
                                  </a:lnTo>
                                  <a:lnTo>
                                    <a:pt x="0" y="8028"/>
                                  </a:lnTo>
                                  <a:lnTo>
                                    <a:pt x="0" y="5189"/>
                                  </a:lnTo>
                                </a:path>
                              </a:pathLst>
                            </a:custGeom>
                            <a:ln w="10378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2" name="Graphic 372"/>
                          <wps:cNvSpPr/>
                          <wps:spPr>
                            <a:xfrm>
                              <a:off x="100112" y="67067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8028" y="0"/>
                                  </a:moveTo>
                                  <a:lnTo>
                                    <a:pt x="2349" y="0"/>
                                  </a:lnTo>
                                  <a:lnTo>
                                    <a:pt x="0" y="2349"/>
                                  </a:lnTo>
                                  <a:lnTo>
                                    <a:pt x="0" y="5287"/>
                                  </a:lnTo>
                                  <a:lnTo>
                                    <a:pt x="0" y="8126"/>
                                  </a:lnTo>
                                  <a:lnTo>
                                    <a:pt x="2349" y="10476"/>
                                  </a:lnTo>
                                  <a:lnTo>
                                    <a:pt x="8028" y="10476"/>
                                  </a:lnTo>
                                  <a:lnTo>
                                    <a:pt x="10378" y="8126"/>
                                  </a:lnTo>
                                  <a:lnTo>
                                    <a:pt x="10378" y="2349"/>
                                  </a:lnTo>
                                  <a:lnTo>
                                    <a:pt x="80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3" name="Graphic 373"/>
                          <wps:cNvSpPr/>
                          <wps:spPr>
                            <a:xfrm>
                              <a:off x="100112" y="67067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0" y="5287"/>
                                  </a:moveTo>
                                  <a:lnTo>
                                    <a:pt x="0" y="2349"/>
                                  </a:lnTo>
                                  <a:lnTo>
                                    <a:pt x="2349" y="0"/>
                                  </a:lnTo>
                                  <a:lnTo>
                                    <a:pt x="5189" y="0"/>
                                  </a:lnTo>
                                  <a:lnTo>
                                    <a:pt x="8028" y="0"/>
                                  </a:lnTo>
                                  <a:lnTo>
                                    <a:pt x="10378" y="2349"/>
                                  </a:lnTo>
                                  <a:lnTo>
                                    <a:pt x="10378" y="5287"/>
                                  </a:lnTo>
                                  <a:lnTo>
                                    <a:pt x="10378" y="8126"/>
                                  </a:lnTo>
                                  <a:lnTo>
                                    <a:pt x="8028" y="10476"/>
                                  </a:lnTo>
                                  <a:lnTo>
                                    <a:pt x="5189" y="10476"/>
                                  </a:lnTo>
                                  <a:lnTo>
                                    <a:pt x="2349" y="10476"/>
                                  </a:lnTo>
                                  <a:lnTo>
                                    <a:pt x="0" y="8126"/>
                                  </a:lnTo>
                                  <a:lnTo>
                                    <a:pt x="0" y="5287"/>
                                  </a:lnTo>
                                </a:path>
                              </a:pathLst>
                            </a:custGeom>
                            <a:ln w="10378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4" name="Graphic 374"/>
                          <wps:cNvSpPr/>
                          <wps:spPr>
                            <a:xfrm>
                              <a:off x="9448" y="9986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8028" y="0"/>
                                  </a:moveTo>
                                  <a:lnTo>
                                    <a:pt x="2349" y="0"/>
                                  </a:lnTo>
                                  <a:lnTo>
                                    <a:pt x="0" y="2349"/>
                                  </a:lnTo>
                                  <a:lnTo>
                                    <a:pt x="0" y="5189"/>
                                  </a:lnTo>
                                  <a:lnTo>
                                    <a:pt x="0" y="8028"/>
                                  </a:lnTo>
                                  <a:lnTo>
                                    <a:pt x="2349" y="10378"/>
                                  </a:lnTo>
                                  <a:lnTo>
                                    <a:pt x="8028" y="10378"/>
                                  </a:lnTo>
                                  <a:lnTo>
                                    <a:pt x="10378" y="8028"/>
                                  </a:lnTo>
                                  <a:lnTo>
                                    <a:pt x="10378" y="2349"/>
                                  </a:lnTo>
                                  <a:lnTo>
                                    <a:pt x="80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5" name="Graphic 375"/>
                          <wps:cNvSpPr/>
                          <wps:spPr>
                            <a:xfrm>
                              <a:off x="9448" y="9986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0" y="5189"/>
                                  </a:moveTo>
                                  <a:lnTo>
                                    <a:pt x="0" y="2349"/>
                                  </a:lnTo>
                                  <a:lnTo>
                                    <a:pt x="2349" y="0"/>
                                  </a:lnTo>
                                  <a:lnTo>
                                    <a:pt x="5189" y="0"/>
                                  </a:lnTo>
                                  <a:lnTo>
                                    <a:pt x="8028" y="0"/>
                                  </a:lnTo>
                                  <a:lnTo>
                                    <a:pt x="10378" y="2349"/>
                                  </a:lnTo>
                                  <a:lnTo>
                                    <a:pt x="10378" y="5189"/>
                                  </a:lnTo>
                                  <a:lnTo>
                                    <a:pt x="10378" y="8028"/>
                                  </a:lnTo>
                                  <a:lnTo>
                                    <a:pt x="8028" y="10378"/>
                                  </a:lnTo>
                                  <a:lnTo>
                                    <a:pt x="5189" y="10378"/>
                                  </a:lnTo>
                                  <a:lnTo>
                                    <a:pt x="2349" y="10378"/>
                                  </a:lnTo>
                                  <a:lnTo>
                                    <a:pt x="0" y="8028"/>
                                  </a:lnTo>
                                  <a:lnTo>
                                    <a:pt x="0" y="5189"/>
                                  </a:lnTo>
                                </a:path>
                              </a:pathLst>
                            </a:custGeom>
                            <a:ln w="10378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0EE00044" id="Group 364" o:spid="_x0000_s1026" style="position:absolute;margin-left:351.45pt;margin-top:-27.6pt;width:11.05pt;height:11.15pt;z-index:-17399808;mso-wrap-distance-left:0;mso-wrap-distance-right:0;mso-position-horizontal-relative:page" coordsize="14033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">
                  <v:shape id="Graphic 365" o:spid="_x0000_s1027" style="position:absolute;left:14625;top:7;width:125730;height:141605;visibility:visible;mso-wrap-style:square;v-text-anchor:top" coordsize="125730,141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" path="m81559,13906l79413,10668,77457,9588,71183,8128,20269,2451,10388,977,5981,,,,,66484r685,l685,65201,393,61976,596,58547,29972,27317,69227,18402r8611,-2248l80492,15074r1067,-1168xem125526,69608r-1371,-3721l122389,63639r-6261,-7442l112204,50914r-4597,-4013l103301,43472,95758,34950,92722,29464,90868,16738r-203,l90665,141579r394,l96253,112102,111518,89090r3036,-2730l121513,81165r1461,-1765l124256,76657r1270,-7049xe" fillcolor="#006400" stroked="f">
                    <v:fill opacity="32896f"/>
                    <v:path arrowok="t"/>
                  </v:shape>
                  <v:shape id="Graphic 366" o:spid="_x0000_s1028" style="position:absolute;left:14637;top:1860;width:90805;height:115570;visibility:visible;mso-wrap-style:square;v-text-anchor:top" coordsize="90805,115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" path="m90664,115337r,-84398em,37107l,e" filled="f" strokeweight=".34811mm">
                    <v:path arrowok="t"/>
                  </v:shape>
                  <v:shape id="Graphic 367" o:spid="_x0000_s1029" style="position:absolute;left:14637;top:7441;width:90805;height:77470;visibility:visible;mso-wrap-style:square;v-text-anchor:top" coordsize="90805,77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" path="m90664,76858r,-27904em,11651l,e" filled="f" strokeweight=".81317mm">
                    <v:path arrowok="t"/>
                  </v:shape>
                  <v:shape id="Graphic 368" o:spid="_x0000_s1030" style="position:absolute;left:100112;top:67067;width:10795;height:10795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" path="m8028,l2349,,,2349,,5287,,8126r2349,2350l8028,10476,10378,8126r,-5777l8028,xe" fillcolor="black" stroked="f">
                    <v:fill opacity="32896f"/>
                    <v:path arrowok="t"/>
                  </v:shape>
                  <v:shape id="Graphic 369" o:spid="_x0000_s1031" style="position:absolute;left:100112;top:67067;width:10795;height:10795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" path="m,5287l,2349,2349,,5189,,8028,r2350,2349l10378,5287r,2839l8028,10476r-2839,l2349,10476,,8126,,5287e" filled="f" strokeweight=".28828mm">
                    <v:path arrowok="t"/>
                  </v:shape>
                  <v:shape id="Graphic 370" o:spid="_x0000_s1032" style="position:absolute;left:9448;top:9986;width:10795;height:10795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" path="m8028,l2349,,,2349,,5189,,8028r2349,2350l8028,10378,10378,8028r,-5679l8028,xe" fillcolor="black" stroked="f">
                    <v:fill opacity="32896f"/>
                    <v:path arrowok="t"/>
                  </v:shape>
                  <v:shape id="Graphic 371" o:spid="_x0000_s1033" style="position:absolute;left:9448;top:9986;width:10795;height:10795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" path="m,5189l,2349,2349,,5189,,8028,r2350,2349l10378,5189r,2839l8028,10378r-2839,l2349,10378,,8028,,5189e" filled="f" strokeweight=".28828mm">
                    <v:path arrowok="t"/>
                  </v:shape>
                  <v:shape id="Graphic 372" o:spid="_x0000_s1034" style="position:absolute;left:100112;top:67067;width:10795;height:10795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" path="m8028,l2349,,,2349,,5287,,8126r2349,2350l8028,10476,10378,8126r,-5777l8028,xe" fillcolor="black" stroked="f">
                    <v:fill opacity="32896f"/>
                    <v:path arrowok="t"/>
                  </v:shape>
                  <v:shape id="Graphic 373" o:spid="_x0000_s1035" style="position:absolute;left:100112;top:67067;width:10795;height:10795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" path="m,5287l,2349,2349,,5189,,8028,r2350,2349l10378,5287r,2839l8028,10476r-2839,l2349,10476,,8126,,5287e" filled="f" strokeweight=".28828mm">
                    <v:path arrowok="t"/>
                  </v:shape>
                  <v:shape id="Graphic 374" o:spid="_x0000_s1036" style="position:absolute;left:9448;top:9986;width:10795;height:10795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" path="m8028,l2349,,,2349,,5189,,8028r2349,2350l8028,10378,10378,8028r,-5679l8028,xe" fillcolor="black" stroked="f">
                    <v:fill opacity="32896f"/>
                    <v:path arrowok="t"/>
                  </v:shape>
                  <v:shape id="Graphic 375" o:spid="_x0000_s1037" style="position:absolute;left:9448;top:9986;width:10795;height:10795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" path="m,5189l,2349,2349,,5189,,8028,r2350,2349l10378,5189r,2839l8028,10378r-2839,l2349,10378,,8028,,5189e" filled="f" strokeweight=".28828mm">
                    <v:path arrowok="t"/>
                  </v:shape>
                  <w10:wrap anchorx="page"/>
                </v:group>
              </w:pict>
            </mc:Fallback>
          </mc:AlternateContent>
        </w:r>
        <w:r>
          <w:rPr>
            <w:noProof/>
            <w:lang w:val="en-GB" w:eastAsia="en-GB"/>
          </w:rPr>
          <mc:AlternateContent>
            <mc:Choice Requires="wpg">
              <w:drawing>
                <wp:anchor distT="0" distB="0" distL="0" distR="0" simplePos="0" relativeHeight="15757312" behindDoc="0" locked="0" layoutInCell="1" allowOverlap="1">
                  <wp:simplePos x="0" y="0"/>
                  <wp:positionH relativeFrom="page">
                    <wp:posOffset>4735247</wp:posOffset>
                  </wp:positionH>
                  <wp:positionV relativeFrom="paragraph">
                    <wp:posOffset>204283</wp:posOffset>
                  </wp:positionV>
                  <wp:extent cx="153670" cy="107314"/>
                  <wp:effectExtent l="0" t="0" r="0" b="0"/>
                  <wp:wrapNone/>
                  <wp:docPr id="376" name="Group 37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>
                          <a:xfrm>
                            <a:off x="0" y="0"/>
                            <a:ext cx="153670" cy="107314"/>
                            <a:chOff x="0" y="0"/>
                            <a:chExt cx="153670" cy="107314"/>
                          </a:xfrm>
                        </wpg:grpSpPr>
                        <wps:wsp>
                          <wps:cNvPr id="377" name="Graphic 377"/>
                          <wps:cNvSpPr/>
                          <wps:spPr>
                            <a:xfrm>
                              <a:off x="14629" y="5"/>
                              <a:ext cx="139065" cy="10731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9065" h="107314">
                                  <a:moveTo>
                                    <a:pt x="203" y="106845"/>
                                  </a:moveTo>
                                  <a:lnTo>
                                    <a:pt x="101" y="102438"/>
                                  </a:lnTo>
                                  <a:lnTo>
                                    <a:pt x="0" y="102247"/>
                                  </a:lnTo>
                                  <a:lnTo>
                                    <a:pt x="0" y="106845"/>
                                  </a:lnTo>
                                  <a:lnTo>
                                    <a:pt x="203" y="106845"/>
                                  </a:lnTo>
                                  <a:close/>
                                </a:path>
                                <a:path w="139065" h="107314">
                                  <a:moveTo>
                                    <a:pt x="48069" y="46926"/>
                                  </a:moveTo>
                                  <a:lnTo>
                                    <a:pt x="47879" y="46532"/>
                                  </a:lnTo>
                                  <a:lnTo>
                                    <a:pt x="47879" y="46342"/>
                                  </a:lnTo>
                                  <a:lnTo>
                                    <a:pt x="47586" y="45745"/>
                                  </a:lnTo>
                                  <a:lnTo>
                                    <a:pt x="47396" y="45554"/>
                                  </a:lnTo>
                                  <a:lnTo>
                                    <a:pt x="47193" y="45161"/>
                                  </a:lnTo>
                                  <a:lnTo>
                                    <a:pt x="47002" y="44970"/>
                                  </a:lnTo>
                                  <a:lnTo>
                                    <a:pt x="46901" y="44767"/>
                                  </a:lnTo>
                                  <a:lnTo>
                                    <a:pt x="46507" y="44386"/>
                                  </a:lnTo>
                                  <a:lnTo>
                                    <a:pt x="46405" y="44183"/>
                                  </a:lnTo>
                                  <a:lnTo>
                                    <a:pt x="46024" y="43789"/>
                                  </a:lnTo>
                                  <a:lnTo>
                                    <a:pt x="45923" y="43599"/>
                                  </a:lnTo>
                                  <a:lnTo>
                                    <a:pt x="45135" y="42811"/>
                                  </a:lnTo>
                                  <a:lnTo>
                                    <a:pt x="45034" y="42621"/>
                                  </a:lnTo>
                                  <a:lnTo>
                                    <a:pt x="44843" y="42418"/>
                                  </a:lnTo>
                                  <a:lnTo>
                                    <a:pt x="44653" y="42329"/>
                                  </a:lnTo>
                                  <a:lnTo>
                                    <a:pt x="44450" y="42125"/>
                                  </a:lnTo>
                                  <a:lnTo>
                                    <a:pt x="44361" y="41935"/>
                                  </a:lnTo>
                                  <a:lnTo>
                                    <a:pt x="43764" y="41351"/>
                                  </a:lnTo>
                                  <a:lnTo>
                                    <a:pt x="43675" y="41148"/>
                                  </a:lnTo>
                                  <a:lnTo>
                                    <a:pt x="41910" y="39382"/>
                                  </a:lnTo>
                                  <a:lnTo>
                                    <a:pt x="41617" y="39192"/>
                                  </a:lnTo>
                                  <a:lnTo>
                                    <a:pt x="41414" y="39001"/>
                                  </a:lnTo>
                                  <a:lnTo>
                                    <a:pt x="40830" y="38608"/>
                                  </a:lnTo>
                                  <a:lnTo>
                                    <a:pt x="40640" y="38404"/>
                                  </a:lnTo>
                                  <a:lnTo>
                                    <a:pt x="40246" y="38214"/>
                                  </a:lnTo>
                                  <a:lnTo>
                                    <a:pt x="39649" y="37820"/>
                                  </a:lnTo>
                                  <a:lnTo>
                                    <a:pt x="37693" y="36842"/>
                                  </a:lnTo>
                                  <a:lnTo>
                                    <a:pt x="36233" y="36258"/>
                                  </a:lnTo>
                                  <a:lnTo>
                                    <a:pt x="35737" y="36156"/>
                                  </a:lnTo>
                                  <a:lnTo>
                                    <a:pt x="34264" y="35572"/>
                                  </a:lnTo>
                                  <a:lnTo>
                                    <a:pt x="33680" y="35369"/>
                                  </a:lnTo>
                                  <a:lnTo>
                                    <a:pt x="33197" y="35179"/>
                                  </a:lnTo>
                                  <a:lnTo>
                                    <a:pt x="31432" y="34594"/>
                                  </a:lnTo>
                                  <a:lnTo>
                                    <a:pt x="30937" y="34391"/>
                                  </a:lnTo>
                                  <a:lnTo>
                                    <a:pt x="23304" y="31851"/>
                                  </a:lnTo>
                                  <a:lnTo>
                                    <a:pt x="22809" y="31648"/>
                                  </a:lnTo>
                                  <a:lnTo>
                                    <a:pt x="21056" y="31064"/>
                                  </a:lnTo>
                                  <a:lnTo>
                                    <a:pt x="20561" y="30873"/>
                                  </a:lnTo>
                                  <a:lnTo>
                                    <a:pt x="19977" y="30670"/>
                                  </a:lnTo>
                                  <a:lnTo>
                                    <a:pt x="18999" y="30276"/>
                                  </a:lnTo>
                                  <a:lnTo>
                                    <a:pt x="18415" y="30187"/>
                                  </a:lnTo>
                                  <a:lnTo>
                                    <a:pt x="15963" y="29210"/>
                                  </a:lnTo>
                                  <a:lnTo>
                                    <a:pt x="15570" y="29006"/>
                                  </a:lnTo>
                                  <a:lnTo>
                                    <a:pt x="15074" y="28816"/>
                                  </a:lnTo>
                                  <a:lnTo>
                                    <a:pt x="12344" y="27444"/>
                                  </a:lnTo>
                                  <a:lnTo>
                                    <a:pt x="12039" y="27241"/>
                                  </a:lnTo>
                                  <a:lnTo>
                                    <a:pt x="11658" y="27051"/>
                                  </a:lnTo>
                                  <a:lnTo>
                                    <a:pt x="9309" y="25488"/>
                                  </a:lnTo>
                                  <a:lnTo>
                                    <a:pt x="9105" y="25285"/>
                                  </a:lnTo>
                                  <a:lnTo>
                                    <a:pt x="8813" y="25095"/>
                                  </a:lnTo>
                                  <a:lnTo>
                                    <a:pt x="8623" y="24892"/>
                                  </a:lnTo>
                                  <a:lnTo>
                                    <a:pt x="8318" y="24701"/>
                                  </a:lnTo>
                                  <a:lnTo>
                                    <a:pt x="8128" y="24511"/>
                                  </a:lnTo>
                                  <a:lnTo>
                                    <a:pt x="7835" y="24307"/>
                                  </a:lnTo>
                                  <a:lnTo>
                                    <a:pt x="7645" y="24117"/>
                                  </a:lnTo>
                                  <a:lnTo>
                                    <a:pt x="7340" y="24015"/>
                                  </a:lnTo>
                                  <a:lnTo>
                                    <a:pt x="6756" y="23431"/>
                                  </a:lnTo>
                                  <a:lnTo>
                                    <a:pt x="6464" y="23228"/>
                                  </a:lnTo>
                                  <a:lnTo>
                                    <a:pt x="5283" y="22059"/>
                                  </a:lnTo>
                                  <a:lnTo>
                                    <a:pt x="4991" y="21856"/>
                                  </a:lnTo>
                                  <a:lnTo>
                                    <a:pt x="4902" y="21666"/>
                                  </a:lnTo>
                                  <a:lnTo>
                                    <a:pt x="3924" y="20688"/>
                                  </a:lnTo>
                                  <a:lnTo>
                                    <a:pt x="3822" y="20485"/>
                                  </a:lnTo>
                                  <a:lnTo>
                                    <a:pt x="3429" y="20104"/>
                                  </a:lnTo>
                                  <a:lnTo>
                                    <a:pt x="3327" y="19900"/>
                                  </a:lnTo>
                                  <a:lnTo>
                                    <a:pt x="3136" y="19710"/>
                                  </a:lnTo>
                                  <a:lnTo>
                                    <a:pt x="3035" y="19507"/>
                                  </a:lnTo>
                                  <a:lnTo>
                                    <a:pt x="2844" y="19316"/>
                                  </a:lnTo>
                                  <a:lnTo>
                                    <a:pt x="2641" y="18923"/>
                                  </a:lnTo>
                                  <a:lnTo>
                                    <a:pt x="2451" y="18732"/>
                                  </a:lnTo>
                                  <a:lnTo>
                                    <a:pt x="2159" y="18135"/>
                                  </a:lnTo>
                                  <a:lnTo>
                                    <a:pt x="1371" y="16675"/>
                                  </a:lnTo>
                                  <a:lnTo>
                                    <a:pt x="1371" y="16471"/>
                                  </a:lnTo>
                                  <a:lnTo>
                                    <a:pt x="1181" y="16090"/>
                                  </a:lnTo>
                                  <a:lnTo>
                                    <a:pt x="1079" y="15494"/>
                                  </a:lnTo>
                                  <a:lnTo>
                                    <a:pt x="977" y="15100"/>
                                  </a:lnTo>
                                  <a:lnTo>
                                    <a:pt x="889" y="14516"/>
                                  </a:lnTo>
                                  <a:lnTo>
                                    <a:pt x="787" y="13728"/>
                                  </a:lnTo>
                                  <a:lnTo>
                                    <a:pt x="584" y="11290"/>
                                  </a:lnTo>
                                  <a:lnTo>
                                    <a:pt x="495" y="10502"/>
                                  </a:lnTo>
                                  <a:lnTo>
                                    <a:pt x="0" y="10502"/>
                                  </a:lnTo>
                                  <a:lnTo>
                                    <a:pt x="0" y="95681"/>
                                  </a:lnTo>
                                  <a:lnTo>
                                    <a:pt x="101" y="94513"/>
                                  </a:lnTo>
                                  <a:lnTo>
                                    <a:pt x="203" y="93726"/>
                                  </a:lnTo>
                                  <a:lnTo>
                                    <a:pt x="292" y="93141"/>
                                  </a:lnTo>
                                  <a:lnTo>
                                    <a:pt x="584" y="91960"/>
                                  </a:lnTo>
                                  <a:lnTo>
                                    <a:pt x="787" y="91567"/>
                                  </a:lnTo>
                                  <a:lnTo>
                                    <a:pt x="787" y="91376"/>
                                  </a:lnTo>
                                  <a:lnTo>
                                    <a:pt x="977" y="90982"/>
                                  </a:lnTo>
                                  <a:lnTo>
                                    <a:pt x="1079" y="90690"/>
                                  </a:lnTo>
                                  <a:lnTo>
                                    <a:pt x="2057" y="88734"/>
                                  </a:lnTo>
                                  <a:lnTo>
                                    <a:pt x="2247" y="88531"/>
                                  </a:lnTo>
                                  <a:lnTo>
                                    <a:pt x="2933" y="87172"/>
                                  </a:lnTo>
                                  <a:lnTo>
                                    <a:pt x="3136" y="86969"/>
                                  </a:lnTo>
                                  <a:lnTo>
                                    <a:pt x="4216" y="84823"/>
                                  </a:lnTo>
                                  <a:lnTo>
                                    <a:pt x="4406" y="84328"/>
                                  </a:lnTo>
                                  <a:lnTo>
                                    <a:pt x="4800" y="83540"/>
                                  </a:lnTo>
                                  <a:lnTo>
                                    <a:pt x="4800" y="83350"/>
                                  </a:lnTo>
                                  <a:lnTo>
                                    <a:pt x="5194" y="82562"/>
                                  </a:lnTo>
                                  <a:lnTo>
                                    <a:pt x="5194" y="82372"/>
                                  </a:lnTo>
                                  <a:lnTo>
                                    <a:pt x="5486" y="81788"/>
                                  </a:lnTo>
                                  <a:lnTo>
                                    <a:pt x="5486" y="81584"/>
                                  </a:lnTo>
                                  <a:lnTo>
                                    <a:pt x="5880" y="80797"/>
                                  </a:lnTo>
                                  <a:lnTo>
                                    <a:pt x="5880" y="80606"/>
                                  </a:lnTo>
                                  <a:lnTo>
                                    <a:pt x="6362" y="79629"/>
                                  </a:lnTo>
                                  <a:lnTo>
                                    <a:pt x="6362" y="79438"/>
                                  </a:lnTo>
                                  <a:lnTo>
                                    <a:pt x="6654" y="78841"/>
                                  </a:lnTo>
                                  <a:lnTo>
                                    <a:pt x="7645" y="76987"/>
                                  </a:lnTo>
                                  <a:lnTo>
                                    <a:pt x="7835" y="76784"/>
                                  </a:lnTo>
                                  <a:lnTo>
                                    <a:pt x="8128" y="76200"/>
                                  </a:lnTo>
                                  <a:lnTo>
                                    <a:pt x="8318" y="76009"/>
                                  </a:lnTo>
                                  <a:lnTo>
                                    <a:pt x="8521" y="75615"/>
                                  </a:lnTo>
                                  <a:lnTo>
                                    <a:pt x="8915" y="75222"/>
                                  </a:lnTo>
                                  <a:lnTo>
                                    <a:pt x="9004" y="75031"/>
                                  </a:lnTo>
                                  <a:lnTo>
                                    <a:pt x="10375" y="73660"/>
                                  </a:lnTo>
                                  <a:lnTo>
                                    <a:pt x="10668" y="73456"/>
                                  </a:lnTo>
                                  <a:lnTo>
                                    <a:pt x="10871" y="73266"/>
                                  </a:lnTo>
                                  <a:lnTo>
                                    <a:pt x="11747" y="72682"/>
                                  </a:lnTo>
                                  <a:lnTo>
                                    <a:pt x="12039" y="72580"/>
                                  </a:lnTo>
                                  <a:lnTo>
                                    <a:pt x="12928" y="71996"/>
                                  </a:lnTo>
                                  <a:lnTo>
                                    <a:pt x="13322" y="71793"/>
                                  </a:lnTo>
                                  <a:lnTo>
                                    <a:pt x="13614" y="71602"/>
                                  </a:lnTo>
                                  <a:lnTo>
                                    <a:pt x="14389" y="71208"/>
                                  </a:lnTo>
                                  <a:lnTo>
                                    <a:pt x="14693" y="71005"/>
                                  </a:lnTo>
                                  <a:lnTo>
                                    <a:pt x="17818" y="69443"/>
                                  </a:lnTo>
                                  <a:lnTo>
                                    <a:pt x="18313" y="69253"/>
                                  </a:lnTo>
                                  <a:lnTo>
                                    <a:pt x="23406" y="66700"/>
                                  </a:lnTo>
                                  <a:lnTo>
                                    <a:pt x="23799" y="66611"/>
                                  </a:lnTo>
                                  <a:lnTo>
                                    <a:pt x="24091" y="66408"/>
                                  </a:lnTo>
                                  <a:lnTo>
                                    <a:pt x="24866" y="66014"/>
                                  </a:lnTo>
                                  <a:lnTo>
                                    <a:pt x="25158" y="65824"/>
                                  </a:lnTo>
                                  <a:lnTo>
                                    <a:pt x="25552" y="65620"/>
                                  </a:lnTo>
                                  <a:lnTo>
                                    <a:pt x="25844" y="65430"/>
                                  </a:lnTo>
                                  <a:lnTo>
                                    <a:pt x="26238" y="65239"/>
                                  </a:lnTo>
                                  <a:lnTo>
                                    <a:pt x="26530" y="65036"/>
                                  </a:lnTo>
                                  <a:lnTo>
                                    <a:pt x="26924" y="64846"/>
                                  </a:lnTo>
                                  <a:lnTo>
                                    <a:pt x="27216" y="64643"/>
                                  </a:lnTo>
                                  <a:lnTo>
                                    <a:pt x="27609" y="64452"/>
                                  </a:lnTo>
                                  <a:lnTo>
                                    <a:pt x="27901" y="64262"/>
                                  </a:lnTo>
                                  <a:lnTo>
                                    <a:pt x="28295" y="64058"/>
                                  </a:lnTo>
                                  <a:lnTo>
                                    <a:pt x="28587" y="63868"/>
                                  </a:lnTo>
                                  <a:lnTo>
                                    <a:pt x="28981" y="63665"/>
                                  </a:lnTo>
                                  <a:lnTo>
                                    <a:pt x="29273" y="63474"/>
                                  </a:lnTo>
                                  <a:lnTo>
                                    <a:pt x="30060" y="63080"/>
                                  </a:lnTo>
                                  <a:lnTo>
                                    <a:pt x="30353" y="62890"/>
                                  </a:lnTo>
                                  <a:lnTo>
                                    <a:pt x="31140" y="62496"/>
                                  </a:lnTo>
                                  <a:lnTo>
                                    <a:pt x="31432" y="62293"/>
                                  </a:lnTo>
                                  <a:lnTo>
                                    <a:pt x="33388" y="61315"/>
                                  </a:lnTo>
                                  <a:lnTo>
                                    <a:pt x="33883" y="61125"/>
                                  </a:lnTo>
                                  <a:lnTo>
                                    <a:pt x="34658" y="60731"/>
                                  </a:lnTo>
                                  <a:lnTo>
                                    <a:pt x="35153" y="60540"/>
                                  </a:lnTo>
                                  <a:lnTo>
                                    <a:pt x="35547" y="60439"/>
                                  </a:lnTo>
                                  <a:lnTo>
                                    <a:pt x="36029" y="60236"/>
                                  </a:lnTo>
                                  <a:lnTo>
                                    <a:pt x="36423" y="60045"/>
                                  </a:lnTo>
                                  <a:lnTo>
                                    <a:pt x="36918" y="59855"/>
                                  </a:lnTo>
                                  <a:lnTo>
                                    <a:pt x="37299" y="59651"/>
                                  </a:lnTo>
                                  <a:lnTo>
                                    <a:pt x="37795" y="59461"/>
                                  </a:lnTo>
                                  <a:lnTo>
                                    <a:pt x="38188" y="59258"/>
                                  </a:lnTo>
                                  <a:lnTo>
                                    <a:pt x="38671" y="59067"/>
                                  </a:lnTo>
                                  <a:lnTo>
                                    <a:pt x="39065" y="58877"/>
                                  </a:lnTo>
                                  <a:lnTo>
                                    <a:pt x="39560" y="58674"/>
                                  </a:lnTo>
                                  <a:lnTo>
                                    <a:pt x="42303" y="57302"/>
                                  </a:lnTo>
                                  <a:lnTo>
                                    <a:pt x="43764" y="56324"/>
                                  </a:lnTo>
                                  <a:lnTo>
                                    <a:pt x="43967" y="56134"/>
                                  </a:lnTo>
                                  <a:lnTo>
                                    <a:pt x="44259" y="55930"/>
                                  </a:lnTo>
                                  <a:lnTo>
                                    <a:pt x="44843" y="55346"/>
                                  </a:lnTo>
                                  <a:lnTo>
                                    <a:pt x="44945" y="55156"/>
                                  </a:lnTo>
                                  <a:lnTo>
                                    <a:pt x="45135" y="54952"/>
                                  </a:lnTo>
                                  <a:lnTo>
                                    <a:pt x="45339" y="54559"/>
                                  </a:lnTo>
                                  <a:lnTo>
                                    <a:pt x="45631" y="54267"/>
                                  </a:lnTo>
                                  <a:lnTo>
                                    <a:pt x="45720" y="53873"/>
                                  </a:lnTo>
                                  <a:lnTo>
                                    <a:pt x="46113" y="53098"/>
                                  </a:lnTo>
                                  <a:lnTo>
                                    <a:pt x="46113" y="52895"/>
                                  </a:lnTo>
                                  <a:lnTo>
                                    <a:pt x="46609" y="51917"/>
                                  </a:lnTo>
                                  <a:lnTo>
                                    <a:pt x="46609" y="51727"/>
                                  </a:lnTo>
                                  <a:lnTo>
                                    <a:pt x="47777" y="49377"/>
                                  </a:lnTo>
                                  <a:lnTo>
                                    <a:pt x="47777" y="49174"/>
                                  </a:lnTo>
                                  <a:lnTo>
                                    <a:pt x="47980" y="48780"/>
                                  </a:lnTo>
                                  <a:lnTo>
                                    <a:pt x="48069" y="48094"/>
                                  </a:lnTo>
                                  <a:lnTo>
                                    <a:pt x="48069" y="46926"/>
                                  </a:lnTo>
                                  <a:close/>
                                </a:path>
                                <a:path w="139065" h="107314">
                                  <a:moveTo>
                                    <a:pt x="90855" y="93726"/>
                                  </a:moveTo>
                                  <a:lnTo>
                                    <a:pt x="90766" y="89281"/>
                                  </a:lnTo>
                                  <a:lnTo>
                                    <a:pt x="90665" y="89027"/>
                                  </a:lnTo>
                                  <a:lnTo>
                                    <a:pt x="90665" y="93726"/>
                                  </a:lnTo>
                                  <a:lnTo>
                                    <a:pt x="90855" y="93726"/>
                                  </a:lnTo>
                                  <a:close/>
                                </a:path>
                                <a:path w="139065" h="107314">
                                  <a:moveTo>
                                    <a:pt x="138544" y="28321"/>
                                  </a:moveTo>
                                  <a:lnTo>
                                    <a:pt x="138353" y="27940"/>
                                  </a:lnTo>
                                  <a:lnTo>
                                    <a:pt x="138353" y="27686"/>
                                  </a:lnTo>
                                  <a:lnTo>
                                    <a:pt x="138150" y="27432"/>
                                  </a:lnTo>
                                  <a:lnTo>
                                    <a:pt x="137960" y="27051"/>
                                  </a:lnTo>
                                  <a:lnTo>
                                    <a:pt x="137960" y="26797"/>
                                  </a:lnTo>
                                  <a:lnTo>
                                    <a:pt x="137274" y="25400"/>
                                  </a:lnTo>
                                  <a:lnTo>
                                    <a:pt x="137172" y="25146"/>
                                  </a:lnTo>
                                  <a:lnTo>
                                    <a:pt x="136982" y="24765"/>
                                  </a:lnTo>
                                  <a:lnTo>
                                    <a:pt x="136982" y="24511"/>
                                  </a:lnTo>
                                  <a:lnTo>
                                    <a:pt x="136779" y="24130"/>
                                  </a:lnTo>
                                  <a:lnTo>
                                    <a:pt x="136779" y="24003"/>
                                  </a:lnTo>
                                  <a:lnTo>
                                    <a:pt x="136588" y="23622"/>
                                  </a:lnTo>
                                  <a:lnTo>
                                    <a:pt x="136486" y="22987"/>
                                  </a:lnTo>
                                  <a:lnTo>
                                    <a:pt x="136296" y="22733"/>
                                  </a:lnTo>
                                  <a:lnTo>
                                    <a:pt x="136296" y="22479"/>
                                  </a:lnTo>
                                  <a:lnTo>
                                    <a:pt x="136093" y="22098"/>
                                  </a:lnTo>
                                  <a:lnTo>
                                    <a:pt x="136093" y="21971"/>
                                  </a:lnTo>
                                  <a:lnTo>
                                    <a:pt x="135509" y="20701"/>
                                  </a:lnTo>
                                  <a:lnTo>
                                    <a:pt x="134239" y="19431"/>
                                  </a:lnTo>
                                  <a:lnTo>
                                    <a:pt x="132473" y="18288"/>
                                  </a:lnTo>
                                  <a:lnTo>
                                    <a:pt x="132080" y="18161"/>
                                  </a:lnTo>
                                  <a:lnTo>
                                    <a:pt x="130911" y="17653"/>
                                  </a:lnTo>
                                  <a:lnTo>
                                    <a:pt x="130416" y="17399"/>
                                  </a:lnTo>
                                  <a:lnTo>
                                    <a:pt x="130022" y="17272"/>
                                  </a:lnTo>
                                  <a:lnTo>
                                    <a:pt x="126987" y="16002"/>
                                  </a:lnTo>
                                  <a:lnTo>
                                    <a:pt x="126504" y="16002"/>
                                  </a:lnTo>
                                  <a:lnTo>
                                    <a:pt x="125907" y="15748"/>
                                  </a:lnTo>
                                  <a:lnTo>
                                    <a:pt x="125425" y="15621"/>
                                  </a:lnTo>
                                  <a:lnTo>
                                    <a:pt x="123659" y="14986"/>
                                  </a:lnTo>
                                  <a:lnTo>
                                    <a:pt x="123177" y="14732"/>
                                  </a:lnTo>
                                  <a:lnTo>
                                    <a:pt x="120230" y="13843"/>
                                  </a:lnTo>
                                  <a:lnTo>
                                    <a:pt x="119646" y="13716"/>
                                  </a:lnTo>
                                  <a:lnTo>
                                    <a:pt x="119164" y="13462"/>
                                  </a:lnTo>
                                  <a:lnTo>
                                    <a:pt x="117398" y="12954"/>
                                  </a:lnTo>
                                  <a:lnTo>
                                    <a:pt x="116903" y="12700"/>
                                  </a:lnTo>
                                  <a:lnTo>
                                    <a:pt x="116319" y="12573"/>
                                  </a:lnTo>
                                  <a:lnTo>
                                    <a:pt x="115341" y="12192"/>
                                  </a:lnTo>
                                  <a:lnTo>
                                    <a:pt x="114757" y="11938"/>
                                  </a:lnTo>
                                  <a:lnTo>
                                    <a:pt x="113766" y="11557"/>
                                  </a:lnTo>
                                  <a:lnTo>
                                    <a:pt x="112788" y="11303"/>
                                  </a:lnTo>
                                  <a:lnTo>
                                    <a:pt x="112407" y="11049"/>
                                  </a:lnTo>
                                  <a:lnTo>
                                    <a:pt x="111417" y="10668"/>
                                  </a:lnTo>
                                  <a:lnTo>
                                    <a:pt x="111036" y="10414"/>
                                  </a:lnTo>
                                  <a:lnTo>
                                    <a:pt x="110540" y="10287"/>
                                  </a:lnTo>
                                  <a:lnTo>
                                    <a:pt x="108483" y="9271"/>
                                  </a:lnTo>
                                  <a:lnTo>
                                    <a:pt x="108089" y="9144"/>
                                  </a:lnTo>
                                  <a:lnTo>
                                    <a:pt x="104571" y="7493"/>
                                  </a:lnTo>
                                  <a:lnTo>
                                    <a:pt x="104279" y="7239"/>
                                  </a:lnTo>
                                  <a:lnTo>
                                    <a:pt x="103886" y="6985"/>
                                  </a:lnTo>
                                  <a:lnTo>
                                    <a:pt x="103492" y="6985"/>
                                  </a:lnTo>
                                  <a:lnTo>
                                    <a:pt x="102704" y="6604"/>
                                  </a:lnTo>
                                  <a:lnTo>
                                    <a:pt x="102412" y="6350"/>
                                  </a:lnTo>
                                  <a:lnTo>
                                    <a:pt x="101244" y="5715"/>
                                  </a:lnTo>
                                  <a:lnTo>
                                    <a:pt x="100164" y="5207"/>
                                  </a:lnTo>
                                  <a:lnTo>
                                    <a:pt x="99872" y="4953"/>
                                  </a:lnTo>
                                  <a:lnTo>
                                    <a:pt x="99085" y="4699"/>
                                  </a:lnTo>
                                  <a:lnTo>
                                    <a:pt x="98793" y="4445"/>
                                  </a:lnTo>
                                  <a:lnTo>
                                    <a:pt x="98399" y="4318"/>
                                  </a:lnTo>
                                  <a:lnTo>
                                    <a:pt x="95656" y="2540"/>
                                  </a:lnTo>
                                  <a:lnTo>
                                    <a:pt x="95364" y="2413"/>
                                  </a:lnTo>
                                  <a:lnTo>
                                    <a:pt x="95173" y="2286"/>
                                  </a:lnTo>
                                  <a:lnTo>
                                    <a:pt x="94881" y="2032"/>
                                  </a:lnTo>
                                  <a:lnTo>
                                    <a:pt x="94678" y="1905"/>
                                  </a:lnTo>
                                  <a:lnTo>
                                    <a:pt x="94386" y="1651"/>
                                  </a:lnTo>
                                  <a:lnTo>
                                    <a:pt x="93802" y="1016"/>
                                  </a:lnTo>
                                  <a:lnTo>
                                    <a:pt x="93510" y="889"/>
                                  </a:lnTo>
                                  <a:lnTo>
                                    <a:pt x="93408" y="635"/>
                                  </a:lnTo>
                                  <a:lnTo>
                                    <a:pt x="92722" y="0"/>
                                  </a:lnTo>
                                  <a:lnTo>
                                    <a:pt x="90665" y="0"/>
                                  </a:lnTo>
                                  <a:lnTo>
                                    <a:pt x="90665" y="83947"/>
                                  </a:lnTo>
                                  <a:lnTo>
                                    <a:pt x="90766" y="82296"/>
                                  </a:lnTo>
                                  <a:lnTo>
                                    <a:pt x="90957" y="80645"/>
                                  </a:lnTo>
                                  <a:lnTo>
                                    <a:pt x="91160" y="79629"/>
                                  </a:lnTo>
                                  <a:lnTo>
                                    <a:pt x="91351" y="78359"/>
                                  </a:lnTo>
                                  <a:lnTo>
                                    <a:pt x="91541" y="77597"/>
                                  </a:lnTo>
                                  <a:lnTo>
                                    <a:pt x="91643" y="77089"/>
                                  </a:lnTo>
                                  <a:lnTo>
                                    <a:pt x="91846" y="76327"/>
                                  </a:lnTo>
                                  <a:lnTo>
                                    <a:pt x="92036" y="75184"/>
                                  </a:lnTo>
                                  <a:lnTo>
                                    <a:pt x="92138" y="74930"/>
                                  </a:lnTo>
                                  <a:lnTo>
                                    <a:pt x="92430" y="72898"/>
                                  </a:lnTo>
                                  <a:lnTo>
                                    <a:pt x="92621" y="72009"/>
                                  </a:lnTo>
                                  <a:lnTo>
                                    <a:pt x="92913" y="70866"/>
                                  </a:lnTo>
                                  <a:lnTo>
                                    <a:pt x="93116" y="70485"/>
                                  </a:lnTo>
                                  <a:lnTo>
                                    <a:pt x="93116" y="70358"/>
                                  </a:lnTo>
                                  <a:lnTo>
                                    <a:pt x="93306" y="69977"/>
                                  </a:lnTo>
                                  <a:lnTo>
                                    <a:pt x="93306" y="69850"/>
                                  </a:lnTo>
                                  <a:lnTo>
                                    <a:pt x="93599" y="69215"/>
                                  </a:lnTo>
                                  <a:lnTo>
                                    <a:pt x="93599" y="68961"/>
                                  </a:lnTo>
                                  <a:lnTo>
                                    <a:pt x="93992" y="68199"/>
                                  </a:lnTo>
                                  <a:lnTo>
                                    <a:pt x="94386" y="67564"/>
                                  </a:lnTo>
                                  <a:lnTo>
                                    <a:pt x="94386" y="67310"/>
                                  </a:lnTo>
                                  <a:lnTo>
                                    <a:pt x="94970" y="66167"/>
                                  </a:lnTo>
                                  <a:lnTo>
                                    <a:pt x="95072" y="65913"/>
                                  </a:lnTo>
                                  <a:lnTo>
                                    <a:pt x="95173" y="65532"/>
                                  </a:lnTo>
                                  <a:lnTo>
                                    <a:pt x="95364" y="65151"/>
                                  </a:lnTo>
                                  <a:lnTo>
                                    <a:pt x="95364" y="64897"/>
                                  </a:lnTo>
                                  <a:lnTo>
                                    <a:pt x="95567" y="64516"/>
                                  </a:lnTo>
                                  <a:lnTo>
                                    <a:pt x="95656" y="63881"/>
                                  </a:lnTo>
                                  <a:lnTo>
                                    <a:pt x="95758" y="63627"/>
                                  </a:lnTo>
                                  <a:lnTo>
                                    <a:pt x="95859" y="62992"/>
                                  </a:lnTo>
                                  <a:lnTo>
                                    <a:pt x="96253" y="61468"/>
                                  </a:lnTo>
                                  <a:lnTo>
                                    <a:pt x="96443" y="61214"/>
                                  </a:lnTo>
                                  <a:lnTo>
                                    <a:pt x="96443" y="60960"/>
                                  </a:lnTo>
                                  <a:lnTo>
                                    <a:pt x="96837" y="60198"/>
                                  </a:lnTo>
                                  <a:lnTo>
                                    <a:pt x="96837" y="60071"/>
                                  </a:lnTo>
                                  <a:lnTo>
                                    <a:pt x="97028" y="59817"/>
                                  </a:lnTo>
                                  <a:lnTo>
                                    <a:pt x="97320" y="59182"/>
                                  </a:lnTo>
                                  <a:lnTo>
                                    <a:pt x="97612" y="58928"/>
                                  </a:lnTo>
                                  <a:lnTo>
                                    <a:pt x="97917" y="58547"/>
                                  </a:lnTo>
                                  <a:lnTo>
                                    <a:pt x="98005" y="58293"/>
                                  </a:lnTo>
                                  <a:lnTo>
                                    <a:pt x="98209" y="58166"/>
                                  </a:lnTo>
                                  <a:lnTo>
                                    <a:pt x="98298" y="57912"/>
                                  </a:lnTo>
                                  <a:lnTo>
                                    <a:pt x="99275" y="57023"/>
                                  </a:lnTo>
                                  <a:lnTo>
                                    <a:pt x="99479" y="56896"/>
                                  </a:lnTo>
                                  <a:lnTo>
                                    <a:pt x="100457" y="55880"/>
                                  </a:lnTo>
                                  <a:lnTo>
                                    <a:pt x="100749" y="55753"/>
                                  </a:lnTo>
                                  <a:lnTo>
                                    <a:pt x="101142" y="55372"/>
                                  </a:lnTo>
                                  <a:lnTo>
                                    <a:pt x="101434" y="55118"/>
                                  </a:lnTo>
                                  <a:lnTo>
                                    <a:pt x="101638" y="54864"/>
                                  </a:lnTo>
                                  <a:lnTo>
                                    <a:pt x="101930" y="54737"/>
                                  </a:lnTo>
                                  <a:lnTo>
                                    <a:pt x="102120" y="54610"/>
                                  </a:lnTo>
                                  <a:lnTo>
                                    <a:pt x="102412" y="54483"/>
                                  </a:lnTo>
                                  <a:lnTo>
                                    <a:pt x="102616" y="54229"/>
                                  </a:lnTo>
                                  <a:lnTo>
                                    <a:pt x="103200" y="53848"/>
                                  </a:lnTo>
                                  <a:lnTo>
                                    <a:pt x="103390" y="53594"/>
                                  </a:lnTo>
                                  <a:lnTo>
                                    <a:pt x="105156" y="52451"/>
                                  </a:lnTo>
                                  <a:lnTo>
                                    <a:pt x="105448" y="52324"/>
                                  </a:lnTo>
                                  <a:lnTo>
                                    <a:pt x="106629" y="51562"/>
                                  </a:lnTo>
                                  <a:lnTo>
                                    <a:pt x="107022" y="51435"/>
                                  </a:lnTo>
                                  <a:lnTo>
                                    <a:pt x="107899" y="50800"/>
                                  </a:lnTo>
                                  <a:lnTo>
                                    <a:pt x="108292" y="50673"/>
                                  </a:lnTo>
                                  <a:lnTo>
                                    <a:pt x="108877" y="50165"/>
                                  </a:lnTo>
                                  <a:lnTo>
                                    <a:pt x="109270" y="50165"/>
                                  </a:lnTo>
                                  <a:lnTo>
                                    <a:pt x="110147" y="49530"/>
                                  </a:lnTo>
                                  <a:lnTo>
                                    <a:pt x="111721" y="48514"/>
                                  </a:lnTo>
                                  <a:lnTo>
                                    <a:pt x="112102" y="48387"/>
                                  </a:lnTo>
                                  <a:lnTo>
                                    <a:pt x="112699" y="48006"/>
                                  </a:lnTo>
                                  <a:lnTo>
                                    <a:pt x="112991" y="47879"/>
                                  </a:lnTo>
                                  <a:lnTo>
                                    <a:pt x="114757" y="46736"/>
                                  </a:lnTo>
                                  <a:lnTo>
                                    <a:pt x="114947" y="46482"/>
                                  </a:lnTo>
                                  <a:lnTo>
                                    <a:pt x="115824" y="45974"/>
                                  </a:lnTo>
                                  <a:lnTo>
                                    <a:pt x="116027" y="45720"/>
                                  </a:lnTo>
                                  <a:lnTo>
                                    <a:pt x="116319" y="45466"/>
                                  </a:lnTo>
                                  <a:lnTo>
                                    <a:pt x="116509" y="45466"/>
                                  </a:lnTo>
                                  <a:lnTo>
                                    <a:pt x="116801" y="45212"/>
                                  </a:lnTo>
                                  <a:lnTo>
                                    <a:pt x="117005" y="45085"/>
                                  </a:lnTo>
                                  <a:lnTo>
                                    <a:pt x="117297" y="44831"/>
                                  </a:lnTo>
                                  <a:lnTo>
                                    <a:pt x="117690" y="44450"/>
                                  </a:lnTo>
                                  <a:lnTo>
                                    <a:pt x="118960" y="43307"/>
                                  </a:lnTo>
                                  <a:lnTo>
                                    <a:pt x="119164" y="43180"/>
                                  </a:lnTo>
                                  <a:lnTo>
                                    <a:pt x="120142" y="42164"/>
                                  </a:lnTo>
                                  <a:lnTo>
                                    <a:pt x="120230" y="42037"/>
                                  </a:lnTo>
                                  <a:lnTo>
                                    <a:pt x="121208" y="41021"/>
                                  </a:lnTo>
                                  <a:lnTo>
                                    <a:pt x="121513" y="40894"/>
                                  </a:lnTo>
                                  <a:lnTo>
                                    <a:pt x="121894" y="40513"/>
                                  </a:lnTo>
                                  <a:lnTo>
                                    <a:pt x="122186" y="40386"/>
                                  </a:lnTo>
                                  <a:lnTo>
                                    <a:pt x="125133" y="38481"/>
                                  </a:lnTo>
                                  <a:lnTo>
                                    <a:pt x="125425" y="38227"/>
                                  </a:lnTo>
                                  <a:lnTo>
                                    <a:pt x="128854" y="36576"/>
                                  </a:lnTo>
                                  <a:lnTo>
                                    <a:pt x="129247" y="36449"/>
                                  </a:lnTo>
                                  <a:lnTo>
                                    <a:pt x="132867" y="34671"/>
                                  </a:lnTo>
                                  <a:lnTo>
                                    <a:pt x="133159" y="34417"/>
                                  </a:lnTo>
                                  <a:lnTo>
                                    <a:pt x="133946" y="34163"/>
                                  </a:lnTo>
                                  <a:lnTo>
                                    <a:pt x="134239" y="33909"/>
                                  </a:lnTo>
                                  <a:lnTo>
                                    <a:pt x="134632" y="33782"/>
                                  </a:lnTo>
                                  <a:lnTo>
                                    <a:pt x="136385" y="32639"/>
                                  </a:lnTo>
                                  <a:lnTo>
                                    <a:pt x="136588" y="32385"/>
                                  </a:lnTo>
                                  <a:lnTo>
                                    <a:pt x="136880" y="32258"/>
                                  </a:lnTo>
                                  <a:lnTo>
                                    <a:pt x="137071" y="32004"/>
                                  </a:lnTo>
                                  <a:lnTo>
                                    <a:pt x="137274" y="31877"/>
                                  </a:lnTo>
                                  <a:lnTo>
                                    <a:pt x="137858" y="31369"/>
                                  </a:lnTo>
                                  <a:lnTo>
                                    <a:pt x="137960" y="31115"/>
                                  </a:lnTo>
                                  <a:lnTo>
                                    <a:pt x="138150" y="30988"/>
                                  </a:lnTo>
                                  <a:lnTo>
                                    <a:pt x="138544" y="30099"/>
                                  </a:lnTo>
                                  <a:lnTo>
                                    <a:pt x="138544" y="283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6400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8" name="Graphic 378"/>
                          <wps:cNvSpPr/>
                          <wps:spPr>
                            <a:xfrm>
                              <a:off x="14637" y="4628"/>
                              <a:ext cx="90805" cy="768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0805" h="76835">
                                  <a:moveTo>
                                    <a:pt x="90664" y="59626"/>
                                  </a:moveTo>
                                  <a:lnTo>
                                    <a:pt x="90664" y="0"/>
                                  </a:lnTo>
                                </a:path>
                                <a:path w="90805" h="76835">
                                  <a:moveTo>
                                    <a:pt x="0" y="76565"/>
                                  </a:moveTo>
                                  <a:lnTo>
                                    <a:pt x="0" y="17525"/>
                                  </a:lnTo>
                                </a:path>
                              </a:pathLst>
                            </a:custGeom>
                            <a:ln w="12532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9" name="Graphic 379"/>
                          <wps:cNvSpPr/>
                          <wps:spPr>
                            <a:xfrm>
                              <a:off x="14637" y="17552"/>
                              <a:ext cx="90805" cy="4000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0805" h="40005">
                                  <a:moveTo>
                                    <a:pt x="90664" y="19679"/>
                                  </a:moveTo>
                                  <a:lnTo>
                                    <a:pt x="90664" y="0"/>
                                  </a:lnTo>
                                </a:path>
                                <a:path w="90805" h="40005">
                                  <a:moveTo>
                                    <a:pt x="0" y="39849"/>
                                  </a:moveTo>
                                  <a:lnTo>
                                    <a:pt x="0" y="20267"/>
                                  </a:lnTo>
                                </a:path>
                              </a:pathLst>
                            </a:custGeom>
                            <a:ln w="2927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0" name="Graphic 380"/>
                          <wps:cNvSpPr/>
                          <wps:spPr>
                            <a:xfrm>
                              <a:off x="100112" y="24308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8028" y="0"/>
                                  </a:moveTo>
                                  <a:lnTo>
                                    <a:pt x="2251" y="0"/>
                                  </a:lnTo>
                                  <a:lnTo>
                                    <a:pt x="0" y="2349"/>
                                  </a:lnTo>
                                  <a:lnTo>
                                    <a:pt x="0" y="5189"/>
                                  </a:lnTo>
                                  <a:lnTo>
                                    <a:pt x="0" y="8028"/>
                                  </a:lnTo>
                                  <a:lnTo>
                                    <a:pt x="2251" y="10378"/>
                                  </a:lnTo>
                                  <a:lnTo>
                                    <a:pt x="8028" y="10378"/>
                                  </a:lnTo>
                                  <a:lnTo>
                                    <a:pt x="10378" y="8028"/>
                                  </a:lnTo>
                                  <a:lnTo>
                                    <a:pt x="10378" y="2349"/>
                                  </a:lnTo>
                                  <a:lnTo>
                                    <a:pt x="80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1" name="Graphic 381"/>
                          <wps:cNvSpPr/>
                          <wps:spPr>
                            <a:xfrm>
                              <a:off x="100112" y="24308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0" y="5189"/>
                                  </a:moveTo>
                                  <a:lnTo>
                                    <a:pt x="0" y="2349"/>
                                  </a:lnTo>
                                  <a:lnTo>
                                    <a:pt x="2251" y="0"/>
                                  </a:lnTo>
                                  <a:lnTo>
                                    <a:pt x="5189" y="0"/>
                                  </a:lnTo>
                                  <a:lnTo>
                                    <a:pt x="8028" y="0"/>
                                  </a:lnTo>
                                  <a:lnTo>
                                    <a:pt x="10378" y="2349"/>
                                  </a:lnTo>
                                  <a:lnTo>
                                    <a:pt x="10378" y="5189"/>
                                  </a:lnTo>
                                  <a:lnTo>
                                    <a:pt x="10378" y="8028"/>
                                  </a:lnTo>
                                  <a:lnTo>
                                    <a:pt x="8028" y="10378"/>
                                  </a:lnTo>
                                  <a:lnTo>
                                    <a:pt x="5189" y="10378"/>
                                  </a:lnTo>
                                  <a:lnTo>
                                    <a:pt x="2251" y="10378"/>
                                  </a:lnTo>
                                  <a:lnTo>
                                    <a:pt x="0" y="8028"/>
                                  </a:lnTo>
                                  <a:lnTo>
                                    <a:pt x="0" y="5189"/>
                                  </a:lnTo>
                                </a:path>
                              </a:pathLst>
                            </a:custGeom>
                            <a:ln w="10378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2" name="Graphic 382"/>
                          <wps:cNvSpPr/>
                          <wps:spPr>
                            <a:xfrm>
                              <a:off x="9448" y="44183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8028" y="0"/>
                                  </a:moveTo>
                                  <a:lnTo>
                                    <a:pt x="2349" y="0"/>
                                  </a:lnTo>
                                  <a:lnTo>
                                    <a:pt x="0" y="2251"/>
                                  </a:lnTo>
                                  <a:lnTo>
                                    <a:pt x="0" y="5189"/>
                                  </a:lnTo>
                                  <a:lnTo>
                                    <a:pt x="0" y="8028"/>
                                  </a:lnTo>
                                  <a:lnTo>
                                    <a:pt x="2349" y="10378"/>
                                  </a:lnTo>
                                  <a:lnTo>
                                    <a:pt x="8028" y="10378"/>
                                  </a:lnTo>
                                  <a:lnTo>
                                    <a:pt x="10378" y="8028"/>
                                  </a:lnTo>
                                  <a:lnTo>
                                    <a:pt x="10378" y="2251"/>
                                  </a:lnTo>
                                  <a:lnTo>
                                    <a:pt x="80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3" name="Graphic 383"/>
                          <wps:cNvSpPr/>
                          <wps:spPr>
                            <a:xfrm>
                              <a:off x="9448" y="44183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0" y="5189"/>
                                  </a:moveTo>
                                  <a:lnTo>
                                    <a:pt x="0" y="2251"/>
                                  </a:lnTo>
                                  <a:lnTo>
                                    <a:pt x="2349" y="0"/>
                                  </a:lnTo>
                                  <a:lnTo>
                                    <a:pt x="5189" y="0"/>
                                  </a:lnTo>
                                  <a:lnTo>
                                    <a:pt x="8028" y="0"/>
                                  </a:lnTo>
                                  <a:lnTo>
                                    <a:pt x="10378" y="2251"/>
                                  </a:lnTo>
                                  <a:lnTo>
                                    <a:pt x="10378" y="5189"/>
                                  </a:lnTo>
                                  <a:lnTo>
                                    <a:pt x="10378" y="8028"/>
                                  </a:lnTo>
                                  <a:lnTo>
                                    <a:pt x="8028" y="10378"/>
                                  </a:lnTo>
                                  <a:lnTo>
                                    <a:pt x="5189" y="10378"/>
                                  </a:lnTo>
                                  <a:lnTo>
                                    <a:pt x="2349" y="10378"/>
                                  </a:lnTo>
                                  <a:lnTo>
                                    <a:pt x="0" y="8028"/>
                                  </a:lnTo>
                                  <a:lnTo>
                                    <a:pt x="0" y="5189"/>
                                  </a:lnTo>
                                </a:path>
                              </a:pathLst>
                            </a:custGeom>
                            <a:ln w="10378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4" name="Graphic 384"/>
                          <wps:cNvSpPr/>
                          <wps:spPr>
                            <a:xfrm>
                              <a:off x="100112" y="24308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8028" y="0"/>
                                  </a:moveTo>
                                  <a:lnTo>
                                    <a:pt x="2251" y="0"/>
                                  </a:lnTo>
                                  <a:lnTo>
                                    <a:pt x="0" y="2349"/>
                                  </a:lnTo>
                                  <a:lnTo>
                                    <a:pt x="0" y="5189"/>
                                  </a:lnTo>
                                  <a:lnTo>
                                    <a:pt x="0" y="8028"/>
                                  </a:lnTo>
                                  <a:lnTo>
                                    <a:pt x="2251" y="10378"/>
                                  </a:lnTo>
                                  <a:lnTo>
                                    <a:pt x="8028" y="10378"/>
                                  </a:lnTo>
                                  <a:lnTo>
                                    <a:pt x="10378" y="8028"/>
                                  </a:lnTo>
                                  <a:lnTo>
                                    <a:pt x="10378" y="2349"/>
                                  </a:lnTo>
                                  <a:lnTo>
                                    <a:pt x="80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5" name="Graphic 385"/>
                          <wps:cNvSpPr/>
                          <wps:spPr>
                            <a:xfrm>
                              <a:off x="100112" y="24308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0" y="5189"/>
                                  </a:moveTo>
                                  <a:lnTo>
                                    <a:pt x="0" y="2349"/>
                                  </a:lnTo>
                                  <a:lnTo>
                                    <a:pt x="2251" y="0"/>
                                  </a:lnTo>
                                  <a:lnTo>
                                    <a:pt x="5189" y="0"/>
                                  </a:lnTo>
                                  <a:lnTo>
                                    <a:pt x="8028" y="0"/>
                                  </a:lnTo>
                                  <a:lnTo>
                                    <a:pt x="10378" y="2349"/>
                                  </a:lnTo>
                                  <a:lnTo>
                                    <a:pt x="10378" y="5189"/>
                                  </a:lnTo>
                                  <a:lnTo>
                                    <a:pt x="10378" y="8028"/>
                                  </a:lnTo>
                                  <a:lnTo>
                                    <a:pt x="8028" y="10378"/>
                                  </a:lnTo>
                                  <a:lnTo>
                                    <a:pt x="5189" y="10378"/>
                                  </a:lnTo>
                                  <a:lnTo>
                                    <a:pt x="2251" y="10378"/>
                                  </a:lnTo>
                                  <a:lnTo>
                                    <a:pt x="0" y="8028"/>
                                  </a:lnTo>
                                  <a:lnTo>
                                    <a:pt x="0" y="5189"/>
                                  </a:lnTo>
                                </a:path>
                              </a:pathLst>
                            </a:custGeom>
                            <a:ln w="10378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6" name="Graphic 386"/>
                          <wps:cNvSpPr/>
                          <wps:spPr>
                            <a:xfrm>
                              <a:off x="9448" y="44183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8028" y="0"/>
                                  </a:moveTo>
                                  <a:lnTo>
                                    <a:pt x="2349" y="0"/>
                                  </a:lnTo>
                                  <a:lnTo>
                                    <a:pt x="0" y="2251"/>
                                  </a:lnTo>
                                  <a:lnTo>
                                    <a:pt x="0" y="5189"/>
                                  </a:lnTo>
                                  <a:lnTo>
                                    <a:pt x="0" y="8028"/>
                                  </a:lnTo>
                                  <a:lnTo>
                                    <a:pt x="2349" y="10378"/>
                                  </a:lnTo>
                                  <a:lnTo>
                                    <a:pt x="8028" y="10378"/>
                                  </a:lnTo>
                                  <a:lnTo>
                                    <a:pt x="10378" y="8028"/>
                                  </a:lnTo>
                                  <a:lnTo>
                                    <a:pt x="10378" y="2251"/>
                                  </a:lnTo>
                                  <a:lnTo>
                                    <a:pt x="80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7" name="Graphic 387"/>
                          <wps:cNvSpPr/>
                          <wps:spPr>
                            <a:xfrm>
                              <a:off x="9448" y="44183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0" y="5189"/>
                                  </a:moveTo>
                                  <a:lnTo>
                                    <a:pt x="0" y="2251"/>
                                  </a:lnTo>
                                  <a:lnTo>
                                    <a:pt x="2349" y="0"/>
                                  </a:lnTo>
                                  <a:lnTo>
                                    <a:pt x="5189" y="0"/>
                                  </a:lnTo>
                                  <a:lnTo>
                                    <a:pt x="8028" y="0"/>
                                  </a:lnTo>
                                  <a:lnTo>
                                    <a:pt x="10378" y="2251"/>
                                  </a:lnTo>
                                  <a:lnTo>
                                    <a:pt x="10378" y="5189"/>
                                  </a:lnTo>
                                  <a:lnTo>
                                    <a:pt x="10378" y="8028"/>
                                  </a:lnTo>
                                  <a:lnTo>
                                    <a:pt x="8028" y="10378"/>
                                  </a:lnTo>
                                  <a:lnTo>
                                    <a:pt x="5189" y="10378"/>
                                  </a:lnTo>
                                  <a:lnTo>
                                    <a:pt x="2349" y="10378"/>
                                  </a:lnTo>
                                  <a:lnTo>
                                    <a:pt x="0" y="8028"/>
                                  </a:lnTo>
                                  <a:lnTo>
                                    <a:pt x="0" y="5189"/>
                                  </a:lnTo>
                                </a:path>
                              </a:pathLst>
                            </a:custGeom>
                            <a:ln w="10378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21B6E1D0" id="Group 376" o:spid="_x0000_s1026" style="position:absolute;margin-left:372.85pt;margin-top:16.1pt;width:12.1pt;height:8.45pt;z-index:15757312;mso-wrap-distance-left:0;mso-wrap-distance-right:0;mso-position-horizontal-relative:page" coordsize="153670,107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">
                  <v:shape id="Graphic 377" o:spid="_x0000_s1027" style="position:absolute;left:14629;top:5;width:139065;height:107314;visibility:visible;mso-wrap-style:square;v-text-anchor:top" coordsize="139065,107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" path="m203,106845l101,102438,,102247r,4598l203,106845xem48069,46926r-190,-394l47879,46342r-293,-597l47396,45554r-203,-393l47002,44970r-101,-203l46507,44386r-102,-203l46024,43789r-101,-190l45135,42811r-101,-190l44843,42418r-190,-89l44450,42125r-89,-190l43764,41351r-89,-203l41910,39382r-293,-190l41414,39001r-584,-393l40640,38404r-394,-190l39649,37820r-1956,-978l36233,36258r-496,-102l34264,35572r-584,-203l33197,35179r-1765,-585l30937,34391,23304,31851r-495,-203l21056,31064r-495,-191l19977,30670r-978,-394l18415,30187r-2452,-977l15570,29006r-496,-190l12344,27444r-305,-203l11658,27051,9309,25488r-204,-203l8813,25095r-190,-203l8318,24701r-190,-190l7835,24307r-190,-190l7340,24015r-584,-584l6464,23228,5283,22059r-292,-203l4902,21666r-978,-978l3822,20485r-393,-381l3327,19900r-191,-190l3035,19507r-191,-191l2641,18923r-190,-191l2159,18135,1371,16675r,-204l1181,16090r-102,-596l977,15100r-88,-584l787,13728,584,11290r-89,-788l,10502,,95681,101,94513r102,-787l292,93141,584,91960r203,-393l787,91376r190,-394l1079,90690r978,-1956l2247,88531r686,-1359l3136,86969,4216,84823r190,-495l4800,83540r,-190l5194,82562r,-190l5486,81788r,-204l5880,80797r,-191l6362,79629r,-191l6654,78841r991,-1854l7835,76784r293,-584l8318,76009r203,-394l8915,75222r89,-191l10375,73660r293,-204l10871,73266r876,-584l12039,72580r889,-584l13322,71793r292,-191l14389,71208r304,-203l17818,69443r495,-190l23406,66700r393,-89l24091,66408r775,-394l25158,65824r394,-204l25844,65430r394,-191l26530,65036r394,-190l27216,64643r393,-191l27901,64262r394,-204l28587,63868r394,-203l29273,63474r787,-394l30353,62890r787,-394l31432,62293r1956,-978l33883,61125r775,-394l35153,60540r394,-101l36029,60236r394,-191l36918,59855r381,-204l37795,59461r393,-203l38671,59067r394,-190l39560,58674r2743,-1372l43764,56324r203,-190l44259,55930r584,-584l44945,55156r190,-204l45339,54559r292,-292l45720,53873r393,-775l46113,52895r496,-978l46609,51727r1168,-2350l47777,49174r203,-394l48069,48094r,-1168xem90855,93726r-89,-4445l90665,89027r,4699l90855,93726xem138544,28321r-191,-381l138353,27686r-203,-254l137960,27051r,-254l137274,25400r-102,-254l136982,24765r,-254l136779,24130r,-127l136588,23622r-102,-635l136296,22733r,-254l136093,22098r,-127l135509,20701r-1270,-1270l132473,18288r-393,-127l130911,17653r-495,-254l130022,17272r-3035,-1270l126504,16002r-597,-254l125425,15621r-1766,-635l123177,14732r-2947,-889l119646,13716r-482,-254l117398,12954r-495,-254l116319,12573r-978,-381l114757,11938r-991,-381l112788,11303r-381,-254l111417,10668r-381,-254l110540,10287,108483,9271r-394,-127l104571,7493r-292,-254l103886,6985r-394,l102704,6604r-292,-254l101244,5715r-1080,-508l99872,4953r-787,-254l98793,4445r-394,-127l95656,2540r-292,-127l95173,2286r-292,-254l94678,1905r-292,-254l93802,1016,93510,889,93408,635,92722,,90665,r,83947l90766,82296r191,-1651l91160,79629r191,-1270l91541,77597r102,-508l91846,76327r190,-1143l92138,74930r292,-2032l92621,72009r292,-1143l93116,70485r,-127l93306,69977r,-127l93599,69215r,-254l93992,68199r394,-635l94386,67310r584,-1143l95072,65913r101,-381l95364,65151r,-254l95567,64516r89,-635l95758,63627r101,-635l96253,61468r190,-254l96443,60960r394,-762l96837,60071r191,-254l97320,59182r292,-254l97917,58547r88,-254l98209,58166r89,-254l99275,57023r204,-127l100457,55880r292,-127l101142,55372r292,-254l101638,54864r292,-127l102120,54610r292,-127l102616,54229r584,-381l103390,53594r1766,-1143l105448,52324r1181,-762l107022,51435r877,-635l108292,50673r585,-508l109270,50165r877,-635l111721,48514r381,-127l112699,48006r292,-127l114757,46736r190,-254l115824,45974r203,-254l116319,45466r190,l116801,45212r204,-127l117297,44831r393,-381l118960,43307r204,-127l120142,42164r88,-127l121208,41021r305,-127l121894,40513r292,-127l125133,38481r292,-254l128854,36576r393,-127l132867,34671r292,-254l133946,34163r293,-254l134632,33782r1753,-1143l136588,32385r292,-127l137071,32004r203,-127l137858,31369r102,-254l138150,30988r394,-889l138544,28321xe" fillcolor="#006400" stroked="f">
                    <v:fill opacity="32896f"/>
                    <v:path arrowok="t"/>
                  </v:shape>
                  <v:shape id="Graphic 378" o:spid="_x0000_s1028" style="position:absolute;left:14637;top:4628;width:90805;height:76835;visibility:visible;mso-wrap-style:square;v-text-anchor:top" coordsize="90805,76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" path="m90664,59626l90664,em,76565l,17525e" filled="f" strokeweight=".34811mm">
                    <v:path arrowok="t"/>
                  </v:shape>
                  <v:shape id="Graphic 379" o:spid="_x0000_s1029" style="position:absolute;left:14637;top:17552;width:90805;height:40005;visibility:visible;mso-wrap-style:square;v-text-anchor:top" coordsize="90805,40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" path="m90664,19679l90664,em,39849l,20267e" filled="f" strokeweight=".81317mm">
                    <v:path arrowok="t"/>
                  </v:shape>
                  <v:shape id="Graphic 380" o:spid="_x0000_s1030" style="position:absolute;left:100112;top:24308;width:10795;height:10795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" path="m8028,l2251,,,2349,,5189,,8028r2251,2350l8028,10378,10378,8028r,-5679l8028,xe" fillcolor="black" stroked="f">
                    <v:fill opacity="32896f"/>
                    <v:path arrowok="t"/>
                  </v:shape>
                  <v:shape id="Graphic 381" o:spid="_x0000_s1031" style="position:absolute;left:100112;top:24308;width:10795;height:10795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" path="m,5189l,2349,2251,,5189,,8028,r2350,2349l10378,5189r,2839l8028,10378r-2839,l2251,10378,,8028,,5189e" filled="f" strokeweight=".28828mm">
                    <v:path arrowok="t"/>
                  </v:shape>
                  <v:shape id="Graphic 382" o:spid="_x0000_s1032" style="position:absolute;left:9448;top:44183;width:10795;height:10795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" path="m8028,l2349,,,2251,,5189,,8028r2349,2350l8028,10378,10378,8028r,-5777l8028,xe" fillcolor="black" stroked="f">
                    <v:fill opacity="32896f"/>
                    <v:path arrowok="t"/>
                  </v:shape>
                  <v:shape id="Graphic 383" o:spid="_x0000_s1033" style="position:absolute;left:9448;top:44183;width:10795;height:10795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" path="m,5189l,2251,2349,,5189,,8028,r2350,2251l10378,5189r,2839l8028,10378r-2839,l2349,10378,,8028,,5189e" filled="f" strokeweight=".28828mm">
                    <v:path arrowok="t"/>
                  </v:shape>
                  <v:shape id="Graphic 384" o:spid="_x0000_s1034" style="position:absolute;left:100112;top:24308;width:10795;height:10795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" path="m8028,l2251,,,2349,,5189,,8028r2251,2350l8028,10378,10378,8028r,-5679l8028,xe" fillcolor="black" stroked="f">
                    <v:fill opacity="32896f"/>
                    <v:path arrowok="t"/>
                  </v:shape>
                  <v:shape id="Graphic 385" o:spid="_x0000_s1035" style="position:absolute;left:100112;top:24308;width:10795;height:10795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" path="m,5189l,2349,2251,,5189,,8028,r2350,2349l10378,5189r,2839l8028,10378r-2839,l2251,10378,,8028,,5189e" filled="f" strokeweight=".28828mm">
                    <v:path arrowok="t"/>
                  </v:shape>
                  <v:shape id="Graphic 386" o:spid="_x0000_s1036" style="position:absolute;left:9448;top:44183;width:10795;height:10795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" path="m8028,l2349,,,2251,,5189,,8028r2349,2350l8028,10378,10378,8028r,-5777l8028,xe" fillcolor="black" stroked="f">
                    <v:fill opacity="32896f"/>
                    <v:path arrowok="t"/>
                  </v:shape>
                  <v:shape id="Graphic 387" o:spid="_x0000_s1037" style="position:absolute;left:9448;top:44183;width:10795;height:10795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" path="m,5189l,2251,2349,,5189,,8028,r2350,2251l10378,5189r,2839l8028,10378r-2839,l2349,10378,,8028,,5189e" filled="f" strokeweight=".28828mm">
                    <v:path arrowok="t"/>
                  </v:shape>
                  <w10:wrap anchorx="page"/>
                </v:group>
              </w:pict>
            </mc:Fallback>
          </mc:AlternateContent>
        </w:r>
        <w:r>
          <w:rPr>
            <w:noProof/>
            <w:lang w:val="en-GB" w:eastAsia="en-GB"/>
          </w:rPr>
          <mc:AlternateContent>
            <mc:Choice Requires="wpg">
              <w:drawing>
                <wp:anchor distT="0" distB="0" distL="0" distR="0" simplePos="0" relativeHeight="485918208" behindDoc="1" locked="0" layoutInCell="1" allowOverlap="1">
                  <wp:simplePos x="0" y="0"/>
                  <wp:positionH relativeFrom="page">
                    <wp:posOffset>5205897</wp:posOffset>
                  </wp:positionH>
                  <wp:positionV relativeFrom="paragraph">
                    <wp:posOffset>-331449</wp:posOffset>
                  </wp:positionV>
                  <wp:extent cx="49530" cy="108585"/>
                  <wp:effectExtent l="0" t="0" r="0" b="0"/>
                  <wp:wrapNone/>
                  <wp:docPr id="388" name="Group 38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>
                          <a:xfrm>
                            <a:off x="0" y="0"/>
                            <a:ext cx="49530" cy="108585"/>
                            <a:chOff x="0" y="0"/>
                            <a:chExt cx="49530" cy="108585"/>
                          </a:xfrm>
                        </wpg:grpSpPr>
                        <wps:wsp>
                          <wps:cNvPr id="389" name="Graphic 389"/>
                          <wps:cNvSpPr/>
                          <wps:spPr>
                            <a:xfrm>
                              <a:off x="14637" y="0"/>
                              <a:ext cx="34925" cy="10858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925" h="108585">
                                  <a:moveTo>
                                    <a:pt x="979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08189"/>
                                  </a:lnTo>
                                  <a:lnTo>
                                    <a:pt x="489" y="108189"/>
                                  </a:lnTo>
                                  <a:lnTo>
                                    <a:pt x="5482" y="83027"/>
                                  </a:lnTo>
                                  <a:lnTo>
                                    <a:pt x="13119" y="72648"/>
                                  </a:lnTo>
                                  <a:lnTo>
                                    <a:pt x="26337" y="62759"/>
                                  </a:lnTo>
                                  <a:lnTo>
                                    <a:pt x="28295" y="59920"/>
                                  </a:lnTo>
                                  <a:lnTo>
                                    <a:pt x="28589" y="56885"/>
                                  </a:lnTo>
                                  <a:lnTo>
                                    <a:pt x="29470" y="51500"/>
                                  </a:lnTo>
                                  <a:lnTo>
                                    <a:pt x="34170" y="44548"/>
                                  </a:lnTo>
                                  <a:lnTo>
                                    <a:pt x="34562" y="40044"/>
                                  </a:lnTo>
                                  <a:lnTo>
                                    <a:pt x="33778" y="32212"/>
                                  </a:lnTo>
                                  <a:lnTo>
                                    <a:pt x="30939" y="29372"/>
                                  </a:lnTo>
                                  <a:lnTo>
                                    <a:pt x="13609" y="19288"/>
                                  </a:lnTo>
                                  <a:lnTo>
                                    <a:pt x="7734" y="13217"/>
                                  </a:lnTo>
                                  <a:lnTo>
                                    <a:pt x="1664" y="2839"/>
                                  </a:lnTo>
                                  <a:lnTo>
                                    <a:pt x="97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6400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0" name="Graphic 390"/>
                          <wps:cNvSpPr/>
                          <wps:spPr>
                            <a:xfrm>
                              <a:off x="14637" y="8126"/>
                              <a:ext cx="1270" cy="768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76835">
                                  <a:moveTo>
                                    <a:pt x="0" y="76663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12532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1" name="Graphic 391"/>
                          <wps:cNvSpPr/>
                          <wps:spPr>
                            <a:xfrm>
                              <a:off x="14637" y="27610"/>
                              <a:ext cx="1270" cy="279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27940">
                                  <a:moveTo>
                                    <a:pt x="0" y="27414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2927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2" name="Graphic 392"/>
                          <wps:cNvSpPr/>
                          <wps:spPr>
                            <a:xfrm>
                              <a:off x="9448" y="39555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8028" y="0"/>
                                  </a:moveTo>
                                  <a:lnTo>
                                    <a:pt x="2349" y="0"/>
                                  </a:lnTo>
                                  <a:lnTo>
                                    <a:pt x="0" y="2349"/>
                                  </a:lnTo>
                                  <a:lnTo>
                                    <a:pt x="0" y="5189"/>
                                  </a:lnTo>
                                  <a:lnTo>
                                    <a:pt x="0" y="8028"/>
                                  </a:lnTo>
                                  <a:lnTo>
                                    <a:pt x="2349" y="10378"/>
                                  </a:lnTo>
                                  <a:lnTo>
                                    <a:pt x="8028" y="10378"/>
                                  </a:lnTo>
                                  <a:lnTo>
                                    <a:pt x="10378" y="8028"/>
                                  </a:lnTo>
                                  <a:lnTo>
                                    <a:pt x="10378" y="2349"/>
                                  </a:lnTo>
                                  <a:lnTo>
                                    <a:pt x="80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3" name="Graphic 393"/>
                          <wps:cNvSpPr/>
                          <wps:spPr>
                            <a:xfrm>
                              <a:off x="9448" y="39555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0" y="5189"/>
                                  </a:moveTo>
                                  <a:lnTo>
                                    <a:pt x="0" y="2349"/>
                                  </a:lnTo>
                                  <a:lnTo>
                                    <a:pt x="2349" y="0"/>
                                  </a:lnTo>
                                  <a:lnTo>
                                    <a:pt x="5189" y="0"/>
                                  </a:lnTo>
                                  <a:lnTo>
                                    <a:pt x="8028" y="0"/>
                                  </a:lnTo>
                                  <a:lnTo>
                                    <a:pt x="10378" y="2349"/>
                                  </a:lnTo>
                                  <a:lnTo>
                                    <a:pt x="10378" y="5189"/>
                                  </a:lnTo>
                                  <a:lnTo>
                                    <a:pt x="10378" y="8028"/>
                                  </a:lnTo>
                                  <a:lnTo>
                                    <a:pt x="8028" y="10378"/>
                                  </a:lnTo>
                                  <a:lnTo>
                                    <a:pt x="5189" y="10378"/>
                                  </a:lnTo>
                                  <a:lnTo>
                                    <a:pt x="2349" y="10378"/>
                                  </a:lnTo>
                                  <a:lnTo>
                                    <a:pt x="0" y="8028"/>
                                  </a:lnTo>
                                  <a:lnTo>
                                    <a:pt x="0" y="5189"/>
                                  </a:lnTo>
                                </a:path>
                              </a:pathLst>
                            </a:custGeom>
                            <a:ln w="10378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4" name="Graphic 394"/>
                          <wps:cNvSpPr/>
                          <wps:spPr>
                            <a:xfrm>
                              <a:off x="9448" y="39555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8028" y="0"/>
                                  </a:moveTo>
                                  <a:lnTo>
                                    <a:pt x="2349" y="0"/>
                                  </a:lnTo>
                                  <a:lnTo>
                                    <a:pt x="0" y="2349"/>
                                  </a:lnTo>
                                  <a:lnTo>
                                    <a:pt x="0" y="5189"/>
                                  </a:lnTo>
                                  <a:lnTo>
                                    <a:pt x="0" y="8028"/>
                                  </a:lnTo>
                                  <a:lnTo>
                                    <a:pt x="2349" y="10378"/>
                                  </a:lnTo>
                                  <a:lnTo>
                                    <a:pt x="8028" y="10378"/>
                                  </a:lnTo>
                                  <a:lnTo>
                                    <a:pt x="10378" y="8028"/>
                                  </a:lnTo>
                                  <a:lnTo>
                                    <a:pt x="10378" y="2349"/>
                                  </a:lnTo>
                                  <a:lnTo>
                                    <a:pt x="80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5" name="Graphic 395"/>
                          <wps:cNvSpPr/>
                          <wps:spPr>
                            <a:xfrm>
                              <a:off x="9448" y="39555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0" y="5189"/>
                                  </a:moveTo>
                                  <a:lnTo>
                                    <a:pt x="0" y="2349"/>
                                  </a:lnTo>
                                  <a:lnTo>
                                    <a:pt x="2349" y="0"/>
                                  </a:lnTo>
                                  <a:lnTo>
                                    <a:pt x="5189" y="0"/>
                                  </a:lnTo>
                                  <a:lnTo>
                                    <a:pt x="8028" y="0"/>
                                  </a:lnTo>
                                  <a:lnTo>
                                    <a:pt x="10378" y="2349"/>
                                  </a:lnTo>
                                  <a:lnTo>
                                    <a:pt x="10378" y="5189"/>
                                  </a:lnTo>
                                  <a:lnTo>
                                    <a:pt x="10378" y="8028"/>
                                  </a:lnTo>
                                  <a:lnTo>
                                    <a:pt x="8028" y="10378"/>
                                  </a:lnTo>
                                  <a:lnTo>
                                    <a:pt x="5189" y="10378"/>
                                  </a:lnTo>
                                  <a:lnTo>
                                    <a:pt x="2349" y="10378"/>
                                  </a:lnTo>
                                  <a:lnTo>
                                    <a:pt x="0" y="8028"/>
                                  </a:lnTo>
                                  <a:lnTo>
                                    <a:pt x="0" y="5189"/>
                                  </a:lnTo>
                                </a:path>
                              </a:pathLst>
                            </a:custGeom>
                            <a:ln w="10378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4A787460" id="Group 388" o:spid="_x0000_s1026" style="position:absolute;margin-left:409.9pt;margin-top:-26.1pt;width:3.9pt;height:8.55pt;z-index:-17398272;mso-wrap-distance-left:0;mso-wrap-distance-right:0;mso-position-horizontal-relative:page" coordsize="49530,108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">
                  <v:shape id="Graphic 389" o:spid="_x0000_s1027" style="position:absolute;left:14637;width:34925;height:108585;visibility:visible;mso-wrap-style:square;v-text-anchor:top" coordsize="34925,108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" path="m979,l,,,108189r489,l5482,83027,13119,72648,26337,62759r1958,-2839l28589,56885r881,-5385l34170,44548r392,-4504l33778,32212,30939,29372,13609,19288,7734,13217,1664,2839,979,xe" fillcolor="#006400" stroked="f">
                    <v:fill opacity="32896f"/>
                    <v:path arrowok="t"/>
                  </v:shape>
                  <v:shape id="Graphic 390" o:spid="_x0000_s1028" style="position:absolute;left:14637;top:8126;width:1270;height:76835;visibility:visible;mso-wrap-style:square;v-text-anchor:top" coordsize="1270,76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" path="m,76663l,e" filled="f" strokeweight=".34811mm">
                    <v:path arrowok="t"/>
                  </v:shape>
                  <v:shape id="Graphic 391" o:spid="_x0000_s1029" style="position:absolute;left:14637;top:27610;width:1270;height:27940;visibility:visible;mso-wrap-style:square;v-text-anchor:top" coordsize="1270,27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" path="m,27414l,e" filled="f" strokeweight=".81317mm">
                    <v:path arrowok="t"/>
                  </v:shape>
                  <v:shape id="Graphic 392" o:spid="_x0000_s1030" style="position:absolute;left:9448;top:39555;width:10795;height:10795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" path="m8028,l2349,,,2349,,5189,,8028r2349,2350l8028,10378,10378,8028r,-5679l8028,xe" fillcolor="black" stroked="f">
                    <v:fill opacity="32896f"/>
                    <v:path arrowok="t"/>
                  </v:shape>
                  <v:shape id="Graphic 393" o:spid="_x0000_s1031" style="position:absolute;left:9448;top:39555;width:10795;height:10795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" path="m,5189l,2349,2349,,5189,,8028,r2350,2349l10378,5189r,2839l8028,10378r-2839,l2349,10378,,8028,,5189e" filled="f" strokeweight=".28828mm">
                    <v:path arrowok="t"/>
                  </v:shape>
                  <v:shape id="Graphic 394" o:spid="_x0000_s1032" style="position:absolute;left:9448;top:39555;width:10795;height:10795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" path="m8028,l2349,,,2349,,5189,,8028r2349,2350l8028,10378,10378,8028r,-5679l8028,xe" fillcolor="black" stroked="f">
                    <v:fill opacity="32896f"/>
                    <v:path arrowok="t"/>
                  </v:shape>
                  <v:shape id="Graphic 395" o:spid="_x0000_s1033" style="position:absolute;left:9448;top:39555;width:10795;height:10795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" path="m,5189l,2349,2349,,5189,,8028,r2350,2349l10378,5189r,2839l8028,10378r-2839,l2349,10378,,8028,,5189e" filled="f" strokeweight=".28828mm">
                    <v:path arrowok="t"/>
                  </v:shape>
                  <w10:wrap anchorx="page"/>
                </v:group>
              </w:pict>
            </mc:Fallback>
          </mc:AlternateContent>
        </w:r>
        <w:r>
          <w:rPr>
            <w:noProof/>
            <w:lang w:val="en-GB" w:eastAsia="en-GB"/>
          </w:rPr>
          <mc:AlternateContent>
            <mc:Choice Requires="wpg">
              <w:drawing>
                <wp:anchor distT="0" distB="0" distL="0" distR="0" simplePos="0" relativeHeight="15758336" behindDoc="0" locked="0" layoutInCell="1" allowOverlap="1">
                  <wp:simplePos x="0" y="0"/>
                  <wp:positionH relativeFrom="page">
                    <wp:posOffset>4984867</wp:posOffset>
                  </wp:positionH>
                  <wp:positionV relativeFrom="paragraph">
                    <wp:posOffset>214786</wp:posOffset>
                  </wp:positionV>
                  <wp:extent cx="598805" cy="241935"/>
                  <wp:effectExtent l="0" t="0" r="0" b="0"/>
                  <wp:wrapNone/>
                  <wp:docPr id="396" name="Group 39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>
                          <a:xfrm>
                            <a:off x="0" y="0"/>
                            <a:ext cx="598805" cy="241935"/>
                            <a:chOff x="0" y="0"/>
                            <a:chExt cx="598805" cy="241935"/>
                          </a:xfrm>
                        </wpg:grpSpPr>
                        <wps:wsp>
                          <wps:cNvPr id="397" name="Graphic 397"/>
                          <wps:cNvSpPr/>
                          <wps:spPr>
                            <a:xfrm>
                              <a:off x="145003" y="87139"/>
                              <a:ext cx="28575" cy="1333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575" h="133350">
                                  <a:moveTo>
                                    <a:pt x="587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32863"/>
                                  </a:lnTo>
                                  <a:lnTo>
                                    <a:pt x="881" y="132863"/>
                                  </a:lnTo>
                                  <a:lnTo>
                                    <a:pt x="3916" y="112693"/>
                                  </a:lnTo>
                                  <a:lnTo>
                                    <a:pt x="6070" y="107308"/>
                                  </a:lnTo>
                                  <a:lnTo>
                                    <a:pt x="16938" y="88510"/>
                                  </a:lnTo>
                                  <a:lnTo>
                                    <a:pt x="22519" y="81558"/>
                                  </a:lnTo>
                                  <a:lnTo>
                                    <a:pt x="24085" y="77837"/>
                                  </a:lnTo>
                                  <a:lnTo>
                                    <a:pt x="28002" y="60312"/>
                                  </a:lnTo>
                                  <a:lnTo>
                                    <a:pt x="24673" y="51794"/>
                                  </a:lnTo>
                                  <a:lnTo>
                                    <a:pt x="22127" y="45234"/>
                                  </a:lnTo>
                                  <a:lnTo>
                                    <a:pt x="20071" y="39849"/>
                                  </a:lnTo>
                                  <a:lnTo>
                                    <a:pt x="15959" y="34268"/>
                                  </a:lnTo>
                                  <a:lnTo>
                                    <a:pt x="7245" y="23987"/>
                                  </a:lnTo>
                                  <a:lnTo>
                                    <a:pt x="2154" y="12042"/>
                                  </a:lnTo>
                                  <a:lnTo>
                                    <a:pt x="58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8" name="Graphic 398"/>
                          <wps:cNvSpPr/>
                          <wps:spPr>
                            <a:xfrm>
                              <a:off x="145003" y="103098"/>
                              <a:ext cx="1270" cy="9779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97790">
                                  <a:moveTo>
                                    <a:pt x="0" y="97517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12532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9" name="Graphic 399"/>
                          <wps:cNvSpPr/>
                          <wps:spPr>
                            <a:xfrm>
                              <a:off x="145003" y="134723"/>
                              <a:ext cx="1270" cy="349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4925">
                                  <a:moveTo>
                                    <a:pt x="0" y="34855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2927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0" name="Graphic 400"/>
                          <wps:cNvSpPr/>
                          <wps:spPr>
                            <a:xfrm>
                              <a:off x="139814" y="145199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8028" y="0"/>
                                  </a:moveTo>
                                  <a:lnTo>
                                    <a:pt x="2349" y="0"/>
                                  </a:lnTo>
                                  <a:lnTo>
                                    <a:pt x="0" y="2349"/>
                                  </a:lnTo>
                                  <a:lnTo>
                                    <a:pt x="0" y="5189"/>
                                  </a:lnTo>
                                  <a:lnTo>
                                    <a:pt x="0" y="8028"/>
                                  </a:lnTo>
                                  <a:lnTo>
                                    <a:pt x="2349" y="10378"/>
                                  </a:lnTo>
                                  <a:lnTo>
                                    <a:pt x="8028" y="10378"/>
                                  </a:lnTo>
                                  <a:lnTo>
                                    <a:pt x="10378" y="8028"/>
                                  </a:lnTo>
                                  <a:lnTo>
                                    <a:pt x="10378" y="2349"/>
                                  </a:lnTo>
                                  <a:lnTo>
                                    <a:pt x="80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1" name="Graphic 401"/>
                          <wps:cNvSpPr/>
                          <wps:spPr>
                            <a:xfrm>
                              <a:off x="139814" y="145199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0" y="5189"/>
                                  </a:moveTo>
                                  <a:lnTo>
                                    <a:pt x="0" y="2349"/>
                                  </a:lnTo>
                                  <a:lnTo>
                                    <a:pt x="2349" y="0"/>
                                  </a:lnTo>
                                  <a:lnTo>
                                    <a:pt x="5189" y="0"/>
                                  </a:lnTo>
                                  <a:lnTo>
                                    <a:pt x="8028" y="0"/>
                                  </a:lnTo>
                                  <a:lnTo>
                                    <a:pt x="10378" y="2349"/>
                                  </a:lnTo>
                                  <a:lnTo>
                                    <a:pt x="10378" y="5189"/>
                                  </a:lnTo>
                                  <a:lnTo>
                                    <a:pt x="10378" y="8028"/>
                                  </a:lnTo>
                                  <a:lnTo>
                                    <a:pt x="8028" y="10378"/>
                                  </a:lnTo>
                                  <a:lnTo>
                                    <a:pt x="5189" y="10378"/>
                                  </a:lnTo>
                                  <a:lnTo>
                                    <a:pt x="2349" y="10378"/>
                                  </a:lnTo>
                                  <a:lnTo>
                                    <a:pt x="0" y="8028"/>
                                  </a:lnTo>
                                  <a:lnTo>
                                    <a:pt x="0" y="5189"/>
                                  </a:lnTo>
                                </a:path>
                              </a:pathLst>
                            </a:custGeom>
                            <a:ln w="10378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2" name="Graphic 402"/>
                          <wps:cNvSpPr/>
                          <wps:spPr>
                            <a:xfrm>
                              <a:off x="139814" y="145199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8028" y="0"/>
                                  </a:moveTo>
                                  <a:lnTo>
                                    <a:pt x="2349" y="0"/>
                                  </a:lnTo>
                                  <a:lnTo>
                                    <a:pt x="0" y="2349"/>
                                  </a:lnTo>
                                  <a:lnTo>
                                    <a:pt x="0" y="5189"/>
                                  </a:lnTo>
                                  <a:lnTo>
                                    <a:pt x="0" y="8028"/>
                                  </a:lnTo>
                                  <a:lnTo>
                                    <a:pt x="2349" y="10378"/>
                                  </a:lnTo>
                                  <a:lnTo>
                                    <a:pt x="8028" y="10378"/>
                                  </a:lnTo>
                                  <a:lnTo>
                                    <a:pt x="10378" y="8028"/>
                                  </a:lnTo>
                                  <a:lnTo>
                                    <a:pt x="10378" y="2349"/>
                                  </a:lnTo>
                                  <a:lnTo>
                                    <a:pt x="80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3" name="Graphic 403"/>
                          <wps:cNvSpPr/>
                          <wps:spPr>
                            <a:xfrm>
                              <a:off x="139814" y="145199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0" y="5189"/>
                                  </a:moveTo>
                                  <a:lnTo>
                                    <a:pt x="0" y="2349"/>
                                  </a:lnTo>
                                  <a:lnTo>
                                    <a:pt x="2349" y="0"/>
                                  </a:lnTo>
                                  <a:lnTo>
                                    <a:pt x="5189" y="0"/>
                                  </a:lnTo>
                                  <a:lnTo>
                                    <a:pt x="8028" y="0"/>
                                  </a:lnTo>
                                  <a:lnTo>
                                    <a:pt x="10378" y="2349"/>
                                  </a:lnTo>
                                  <a:lnTo>
                                    <a:pt x="10378" y="5189"/>
                                  </a:lnTo>
                                  <a:lnTo>
                                    <a:pt x="10378" y="8028"/>
                                  </a:lnTo>
                                  <a:lnTo>
                                    <a:pt x="8028" y="10378"/>
                                  </a:lnTo>
                                  <a:lnTo>
                                    <a:pt x="5189" y="10378"/>
                                  </a:lnTo>
                                  <a:lnTo>
                                    <a:pt x="2349" y="10378"/>
                                  </a:lnTo>
                                  <a:lnTo>
                                    <a:pt x="0" y="8028"/>
                                  </a:lnTo>
                                  <a:lnTo>
                                    <a:pt x="0" y="5189"/>
                                  </a:lnTo>
                                </a:path>
                              </a:pathLst>
                            </a:custGeom>
                            <a:ln w="10378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4" name="Graphic 404"/>
                          <wps:cNvSpPr/>
                          <wps:spPr>
                            <a:xfrm>
                              <a:off x="54339" y="77446"/>
                              <a:ext cx="27305" cy="16446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7305" h="164465">
                                  <a:moveTo>
                                    <a:pt x="195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63900"/>
                                  </a:lnTo>
                                  <a:lnTo>
                                    <a:pt x="195" y="163900"/>
                                  </a:lnTo>
                                  <a:lnTo>
                                    <a:pt x="5287" y="124247"/>
                                  </a:lnTo>
                                  <a:lnTo>
                                    <a:pt x="12238" y="109168"/>
                                  </a:lnTo>
                                  <a:lnTo>
                                    <a:pt x="22910" y="97419"/>
                                  </a:lnTo>
                                  <a:lnTo>
                                    <a:pt x="24868" y="94482"/>
                                  </a:lnTo>
                                  <a:lnTo>
                                    <a:pt x="26435" y="89880"/>
                                  </a:lnTo>
                                  <a:lnTo>
                                    <a:pt x="27022" y="80677"/>
                                  </a:lnTo>
                                  <a:lnTo>
                                    <a:pt x="26239" y="76760"/>
                                  </a:lnTo>
                                  <a:lnTo>
                                    <a:pt x="21735" y="66284"/>
                                  </a:lnTo>
                                  <a:lnTo>
                                    <a:pt x="20267" y="59724"/>
                                  </a:lnTo>
                                  <a:lnTo>
                                    <a:pt x="11749" y="42982"/>
                                  </a:lnTo>
                                  <a:lnTo>
                                    <a:pt x="5385" y="32505"/>
                                  </a:lnTo>
                                  <a:lnTo>
                                    <a:pt x="1664" y="21050"/>
                                  </a:lnTo>
                                  <a:lnTo>
                                    <a:pt x="19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5" name="Graphic 405"/>
                          <wps:cNvSpPr/>
                          <wps:spPr>
                            <a:xfrm>
                              <a:off x="54339" y="101825"/>
                              <a:ext cx="1270" cy="1060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06045">
                                  <a:moveTo>
                                    <a:pt x="0" y="105742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12532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6" name="Graphic 406"/>
                          <wps:cNvSpPr/>
                          <wps:spPr>
                            <a:xfrm>
                              <a:off x="54339" y="142653"/>
                              <a:ext cx="1270" cy="361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6195">
                                  <a:moveTo>
                                    <a:pt x="0" y="35834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2927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7" name="Graphic 407"/>
                          <wps:cNvSpPr/>
                          <wps:spPr>
                            <a:xfrm>
                              <a:off x="49150" y="151661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8028" y="0"/>
                                  </a:moveTo>
                                  <a:lnTo>
                                    <a:pt x="2349" y="0"/>
                                  </a:lnTo>
                                  <a:lnTo>
                                    <a:pt x="0" y="2349"/>
                                  </a:lnTo>
                                  <a:lnTo>
                                    <a:pt x="0" y="5189"/>
                                  </a:lnTo>
                                  <a:lnTo>
                                    <a:pt x="0" y="8028"/>
                                  </a:lnTo>
                                  <a:lnTo>
                                    <a:pt x="2349" y="10378"/>
                                  </a:lnTo>
                                  <a:lnTo>
                                    <a:pt x="8028" y="10378"/>
                                  </a:lnTo>
                                  <a:lnTo>
                                    <a:pt x="10378" y="8028"/>
                                  </a:lnTo>
                                  <a:lnTo>
                                    <a:pt x="10378" y="2349"/>
                                  </a:lnTo>
                                  <a:lnTo>
                                    <a:pt x="80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8" name="Graphic 408"/>
                          <wps:cNvSpPr/>
                          <wps:spPr>
                            <a:xfrm>
                              <a:off x="49150" y="151661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0" y="5189"/>
                                  </a:moveTo>
                                  <a:lnTo>
                                    <a:pt x="0" y="2349"/>
                                  </a:lnTo>
                                  <a:lnTo>
                                    <a:pt x="2349" y="0"/>
                                  </a:lnTo>
                                  <a:lnTo>
                                    <a:pt x="5189" y="0"/>
                                  </a:lnTo>
                                  <a:lnTo>
                                    <a:pt x="8028" y="0"/>
                                  </a:lnTo>
                                  <a:lnTo>
                                    <a:pt x="10378" y="2349"/>
                                  </a:lnTo>
                                  <a:lnTo>
                                    <a:pt x="10378" y="5189"/>
                                  </a:lnTo>
                                  <a:lnTo>
                                    <a:pt x="10378" y="8028"/>
                                  </a:lnTo>
                                  <a:lnTo>
                                    <a:pt x="8028" y="10378"/>
                                  </a:lnTo>
                                  <a:lnTo>
                                    <a:pt x="5189" y="10378"/>
                                  </a:lnTo>
                                  <a:lnTo>
                                    <a:pt x="2349" y="10378"/>
                                  </a:lnTo>
                                  <a:lnTo>
                                    <a:pt x="0" y="8028"/>
                                  </a:lnTo>
                                  <a:lnTo>
                                    <a:pt x="0" y="5189"/>
                                  </a:lnTo>
                                </a:path>
                              </a:pathLst>
                            </a:custGeom>
                            <a:ln w="10378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9" name="Graphic 409"/>
                          <wps:cNvSpPr/>
                          <wps:spPr>
                            <a:xfrm>
                              <a:off x="49150" y="151661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8028" y="0"/>
                                  </a:moveTo>
                                  <a:lnTo>
                                    <a:pt x="2349" y="0"/>
                                  </a:lnTo>
                                  <a:lnTo>
                                    <a:pt x="0" y="2349"/>
                                  </a:lnTo>
                                  <a:lnTo>
                                    <a:pt x="0" y="5189"/>
                                  </a:lnTo>
                                  <a:lnTo>
                                    <a:pt x="0" y="8028"/>
                                  </a:lnTo>
                                  <a:lnTo>
                                    <a:pt x="2349" y="10378"/>
                                  </a:lnTo>
                                  <a:lnTo>
                                    <a:pt x="8028" y="10378"/>
                                  </a:lnTo>
                                  <a:lnTo>
                                    <a:pt x="10378" y="8028"/>
                                  </a:lnTo>
                                  <a:lnTo>
                                    <a:pt x="10378" y="2349"/>
                                  </a:lnTo>
                                  <a:lnTo>
                                    <a:pt x="80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0" name="Graphic 410"/>
                          <wps:cNvSpPr/>
                          <wps:spPr>
                            <a:xfrm>
                              <a:off x="49150" y="151661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0" y="5189"/>
                                  </a:moveTo>
                                  <a:lnTo>
                                    <a:pt x="0" y="2349"/>
                                  </a:lnTo>
                                  <a:lnTo>
                                    <a:pt x="2349" y="0"/>
                                  </a:lnTo>
                                  <a:lnTo>
                                    <a:pt x="5189" y="0"/>
                                  </a:lnTo>
                                  <a:lnTo>
                                    <a:pt x="8028" y="0"/>
                                  </a:lnTo>
                                  <a:lnTo>
                                    <a:pt x="10378" y="2349"/>
                                  </a:lnTo>
                                  <a:lnTo>
                                    <a:pt x="10378" y="5189"/>
                                  </a:lnTo>
                                  <a:lnTo>
                                    <a:pt x="10378" y="8028"/>
                                  </a:lnTo>
                                  <a:lnTo>
                                    <a:pt x="8028" y="10378"/>
                                  </a:lnTo>
                                  <a:lnTo>
                                    <a:pt x="5189" y="10378"/>
                                  </a:lnTo>
                                  <a:lnTo>
                                    <a:pt x="2349" y="10378"/>
                                  </a:lnTo>
                                  <a:lnTo>
                                    <a:pt x="0" y="8028"/>
                                  </a:lnTo>
                                  <a:lnTo>
                                    <a:pt x="0" y="5189"/>
                                  </a:lnTo>
                                </a:path>
                              </a:pathLst>
                            </a:custGeom>
                            <a:ln w="10378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1" name="Graphic 411"/>
                          <wps:cNvSpPr/>
                          <wps:spPr>
                            <a:xfrm>
                              <a:off x="326332" y="0"/>
                              <a:ext cx="48260" cy="96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260" h="96520">
                                  <a:moveTo>
                                    <a:pt x="0" y="90761"/>
                                  </a:moveTo>
                                  <a:lnTo>
                                    <a:pt x="0" y="96342"/>
                                  </a:lnTo>
                                  <a:lnTo>
                                    <a:pt x="195" y="96342"/>
                                  </a:lnTo>
                                  <a:lnTo>
                                    <a:pt x="97" y="90957"/>
                                  </a:lnTo>
                                  <a:lnTo>
                                    <a:pt x="0" y="90761"/>
                                  </a:lnTo>
                                  <a:close/>
                                </a:path>
                                <a:path w="48260" h="96520">
                                  <a:moveTo>
                                    <a:pt x="489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85768"/>
                                  </a:lnTo>
                                  <a:lnTo>
                                    <a:pt x="97" y="84202"/>
                                  </a:lnTo>
                                  <a:lnTo>
                                    <a:pt x="195" y="83418"/>
                                  </a:lnTo>
                                  <a:lnTo>
                                    <a:pt x="293" y="82831"/>
                                  </a:lnTo>
                                  <a:lnTo>
                                    <a:pt x="391" y="82439"/>
                                  </a:lnTo>
                                  <a:lnTo>
                                    <a:pt x="489" y="81852"/>
                                  </a:lnTo>
                                  <a:lnTo>
                                    <a:pt x="685" y="81460"/>
                                  </a:lnTo>
                                  <a:lnTo>
                                    <a:pt x="685" y="81264"/>
                                  </a:lnTo>
                                  <a:lnTo>
                                    <a:pt x="881" y="80873"/>
                                  </a:lnTo>
                                  <a:lnTo>
                                    <a:pt x="979" y="80481"/>
                                  </a:lnTo>
                                  <a:lnTo>
                                    <a:pt x="1370" y="79796"/>
                                  </a:lnTo>
                                  <a:lnTo>
                                    <a:pt x="1370" y="79600"/>
                                  </a:lnTo>
                                  <a:lnTo>
                                    <a:pt x="1762" y="78817"/>
                                  </a:lnTo>
                                  <a:lnTo>
                                    <a:pt x="1958" y="78621"/>
                                  </a:lnTo>
                                  <a:lnTo>
                                    <a:pt x="2741" y="77054"/>
                                  </a:lnTo>
                                  <a:lnTo>
                                    <a:pt x="2937" y="76858"/>
                                  </a:lnTo>
                                  <a:lnTo>
                                    <a:pt x="4210" y="74313"/>
                                  </a:lnTo>
                                  <a:lnTo>
                                    <a:pt x="4601" y="73627"/>
                                  </a:lnTo>
                                  <a:lnTo>
                                    <a:pt x="4601" y="73432"/>
                                  </a:lnTo>
                                  <a:lnTo>
                                    <a:pt x="4993" y="72648"/>
                                  </a:lnTo>
                                  <a:lnTo>
                                    <a:pt x="4993" y="72452"/>
                                  </a:lnTo>
                                  <a:lnTo>
                                    <a:pt x="5287" y="71865"/>
                                  </a:lnTo>
                                  <a:lnTo>
                                    <a:pt x="5287" y="71669"/>
                                  </a:lnTo>
                                  <a:lnTo>
                                    <a:pt x="5580" y="71082"/>
                                  </a:lnTo>
                                  <a:lnTo>
                                    <a:pt x="5580" y="70886"/>
                                  </a:lnTo>
                                  <a:lnTo>
                                    <a:pt x="5972" y="70103"/>
                                  </a:lnTo>
                                  <a:lnTo>
                                    <a:pt x="5972" y="69907"/>
                                  </a:lnTo>
                                  <a:lnTo>
                                    <a:pt x="6657" y="68536"/>
                                  </a:lnTo>
                                  <a:lnTo>
                                    <a:pt x="6755" y="68242"/>
                                  </a:lnTo>
                                  <a:lnTo>
                                    <a:pt x="7441" y="66872"/>
                                  </a:lnTo>
                                  <a:lnTo>
                                    <a:pt x="7636" y="66676"/>
                                  </a:lnTo>
                                  <a:lnTo>
                                    <a:pt x="8028" y="65893"/>
                                  </a:lnTo>
                                  <a:lnTo>
                                    <a:pt x="8224" y="65697"/>
                                  </a:lnTo>
                                  <a:lnTo>
                                    <a:pt x="8420" y="65305"/>
                                  </a:lnTo>
                                  <a:lnTo>
                                    <a:pt x="8616" y="65109"/>
                                  </a:lnTo>
                                  <a:lnTo>
                                    <a:pt x="8713" y="64913"/>
                                  </a:lnTo>
                                  <a:lnTo>
                                    <a:pt x="8909" y="64718"/>
                                  </a:lnTo>
                                  <a:lnTo>
                                    <a:pt x="9007" y="64522"/>
                                  </a:lnTo>
                                  <a:lnTo>
                                    <a:pt x="10182" y="63347"/>
                                  </a:lnTo>
                                  <a:lnTo>
                                    <a:pt x="10476" y="63151"/>
                                  </a:lnTo>
                                  <a:lnTo>
                                    <a:pt x="10672" y="62955"/>
                                  </a:lnTo>
                                  <a:lnTo>
                                    <a:pt x="10965" y="62759"/>
                                  </a:lnTo>
                                  <a:lnTo>
                                    <a:pt x="11161" y="62564"/>
                                  </a:lnTo>
                                  <a:lnTo>
                                    <a:pt x="11749" y="62172"/>
                                  </a:lnTo>
                                  <a:lnTo>
                                    <a:pt x="12042" y="62074"/>
                                  </a:lnTo>
                                  <a:lnTo>
                                    <a:pt x="12630" y="61682"/>
                                  </a:lnTo>
                                  <a:lnTo>
                                    <a:pt x="13021" y="61487"/>
                                  </a:lnTo>
                                  <a:lnTo>
                                    <a:pt x="13609" y="61095"/>
                                  </a:lnTo>
                                  <a:lnTo>
                                    <a:pt x="14784" y="60507"/>
                                  </a:lnTo>
                                  <a:lnTo>
                                    <a:pt x="15078" y="60312"/>
                                  </a:lnTo>
                                  <a:lnTo>
                                    <a:pt x="17036" y="59333"/>
                                  </a:lnTo>
                                  <a:lnTo>
                                    <a:pt x="17525" y="59137"/>
                                  </a:lnTo>
                                  <a:lnTo>
                                    <a:pt x="21050" y="57374"/>
                                  </a:lnTo>
                                  <a:lnTo>
                                    <a:pt x="21540" y="57179"/>
                                  </a:lnTo>
                                  <a:lnTo>
                                    <a:pt x="21833" y="56983"/>
                                  </a:lnTo>
                                  <a:lnTo>
                                    <a:pt x="23400" y="56199"/>
                                  </a:lnTo>
                                  <a:lnTo>
                                    <a:pt x="23791" y="56102"/>
                                  </a:lnTo>
                                  <a:lnTo>
                                    <a:pt x="24183" y="55906"/>
                                  </a:lnTo>
                                  <a:lnTo>
                                    <a:pt x="24477" y="55710"/>
                                  </a:lnTo>
                                  <a:lnTo>
                                    <a:pt x="25260" y="55318"/>
                                  </a:lnTo>
                                  <a:lnTo>
                                    <a:pt x="25554" y="55122"/>
                                  </a:lnTo>
                                  <a:lnTo>
                                    <a:pt x="25945" y="54927"/>
                                  </a:lnTo>
                                  <a:lnTo>
                                    <a:pt x="26239" y="54731"/>
                                  </a:lnTo>
                                  <a:lnTo>
                                    <a:pt x="26631" y="54535"/>
                                  </a:lnTo>
                                  <a:lnTo>
                                    <a:pt x="26925" y="54339"/>
                                  </a:lnTo>
                                  <a:lnTo>
                                    <a:pt x="27316" y="54143"/>
                                  </a:lnTo>
                                  <a:lnTo>
                                    <a:pt x="27610" y="53948"/>
                                  </a:lnTo>
                                  <a:lnTo>
                                    <a:pt x="28002" y="53752"/>
                                  </a:lnTo>
                                  <a:lnTo>
                                    <a:pt x="28295" y="53556"/>
                                  </a:lnTo>
                                  <a:lnTo>
                                    <a:pt x="28687" y="53360"/>
                                  </a:lnTo>
                                  <a:lnTo>
                                    <a:pt x="28981" y="53164"/>
                                  </a:lnTo>
                                  <a:lnTo>
                                    <a:pt x="29372" y="52968"/>
                                  </a:lnTo>
                                  <a:lnTo>
                                    <a:pt x="29666" y="52773"/>
                                  </a:lnTo>
                                  <a:lnTo>
                                    <a:pt x="30058" y="52577"/>
                                  </a:lnTo>
                                  <a:lnTo>
                                    <a:pt x="30351" y="52381"/>
                                  </a:lnTo>
                                  <a:lnTo>
                                    <a:pt x="34268" y="50423"/>
                                  </a:lnTo>
                                  <a:lnTo>
                                    <a:pt x="34757" y="50227"/>
                                  </a:lnTo>
                                  <a:lnTo>
                                    <a:pt x="35149" y="50031"/>
                                  </a:lnTo>
                                  <a:lnTo>
                                    <a:pt x="35541" y="49933"/>
                                  </a:lnTo>
                                  <a:lnTo>
                                    <a:pt x="36030" y="49737"/>
                                  </a:lnTo>
                                  <a:lnTo>
                                    <a:pt x="36422" y="49542"/>
                                  </a:lnTo>
                                  <a:lnTo>
                                    <a:pt x="37401" y="49150"/>
                                  </a:lnTo>
                                  <a:lnTo>
                                    <a:pt x="37793" y="48954"/>
                                  </a:lnTo>
                                  <a:lnTo>
                                    <a:pt x="38282" y="48758"/>
                                  </a:lnTo>
                                  <a:lnTo>
                                    <a:pt x="38674" y="48563"/>
                                  </a:lnTo>
                                  <a:lnTo>
                                    <a:pt x="39163" y="48367"/>
                                  </a:lnTo>
                                  <a:lnTo>
                                    <a:pt x="39947" y="47975"/>
                                  </a:lnTo>
                                  <a:lnTo>
                                    <a:pt x="40436" y="47779"/>
                                  </a:lnTo>
                                  <a:lnTo>
                                    <a:pt x="41611" y="47192"/>
                                  </a:lnTo>
                                  <a:lnTo>
                                    <a:pt x="41905" y="46996"/>
                                  </a:lnTo>
                                  <a:lnTo>
                                    <a:pt x="42296" y="46800"/>
                                  </a:lnTo>
                                  <a:lnTo>
                                    <a:pt x="44059" y="45625"/>
                                  </a:lnTo>
                                  <a:lnTo>
                                    <a:pt x="44842" y="44842"/>
                                  </a:lnTo>
                                  <a:lnTo>
                                    <a:pt x="44940" y="44646"/>
                                  </a:lnTo>
                                  <a:lnTo>
                                    <a:pt x="45136" y="44450"/>
                                  </a:lnTo>
                                  <a:lnTo>
                                    <a:pt x="45234" y="44255"/>
                                  </a:lnTo>
                                  <a:lnTo>
                                    <a:pt x="45527" y="43961"/>
                                  </a:lnTo>
                                  <a:lnTo>
                                    <a:pt x="45919" y="43178"/>
                                  </a:lnTo>
                                  <a:lnTo>
                                    <a:pt x="45919" y="42982"/>
                                  </a:lnTo>
                                  <a:lnTo>
                                    <a:pt x="46311" y="42198"/>
                                  </a:lnTo>
                                  <a:lnTo>
                                    <a:pt x="46311" y="42003"/>
                                  </a:lnTo>
                                  <a:lnTo>
                                    <a:pt x="46800" y="41024"/>
                                  </a:lnTo>
                                  <a:lnTo>
                                    <a:pt x="46800" y="40828"/>
                                  </a:lnTo>
                                  <a:lnTo>
                                    <a:pt x="47877" y="38674"/>
                                  </a:lnTo>
                                  <a:lnTo>
                                    <a:pt x="47877" y="38478"/>
                                  </a:lnTo>
                                  <a:lnTo>
                                    <a:pt x="48073" y="38086"/>
                                  </a:lnTo>
                                  <a:lnTo>
                                    <a:pt x="47975" y="36030"/>
                                  </a:lnTo>
                                  <a:lnTo>
                                    <a:pt x="47486" y="35051"/>
                                  </a:lnTo>
                                  <a:lnTo>
                                    <a:pt x="47290" y="34855"/>
                                  </a:lnTo>
                                  <a:lnTo>
                                    <a:pt x="47094" y="34464"/>
                                  </a:lnTo>
                                  <a:lnTo>
                                    <a:pt x="46702" y="34072"/>
                                  </a:lnTo>
                                  <a:lnTo>
                                    <a:pt x="46604" y="33876"/>
                                  </a:lnTo>
                                  <a:lnTo>
                                    <a:pt x="46213" y="33485"/>
                                  </a:lnTo>
                                  <a:lnTo>
                                    <a:pt x="46115" y="33289"/>
                                  </a:lnTo>
                                  <a:lnTo>
                                    <a:pt x="45332" y="32505"/>
                                  </a:lnTo>
                                  <a:lnTo>
                                    <a:pt x="45234" y="32310"/>
                                  </a:lnTo>
                                  <a:lnTo>
                                    <a:pt x="44842" y="31918"/>
                                  </a:lnTo>
                                  <a:lnTo>
                                    <a:pt x="44646" y="31820"/>
                                  </a:lnTo>
                                  <a:lnTo>
                                    <a:pt x="44548" y="31624"/>
                                  </a:lnTo>
                                  <a:lnTo>
                                    <a:pt x="43961" y="31037"/>
                                  </a:lnTo>
                                  <a:lnTo>
                                    <a:pt x="43863" y="30841"/>
                                  </a:lnTo>
                                  <a:lnTo>
                                    <a:pt x="43080" y="30058"/>
                                  </a:lnTo>
                                  <a:lnTo>
                                    <a:pt x="42982" y="29862"/>
                                  </a:lnTo>
                                  <a:lnTo>
                                    <a:pt x="42394" y="29274"/>
                                  </a:lnTo>
                                  <a:lnTo>
                                    <a:pt x="42101" y="29079"/>
                                  </a:lnTo>
                                  <a:lnTo>
                                    <a:pt x="41709" y="28687"/>
                                  </a:lnTo>
                                  <a:lnTo>
                                    <a:pt x="41415" y="28491"/>
                                  </a:lnTo>
                                  <a:lnTo>
                                    <a:pt x="41219" y="28295"/>
                                  </a:lnTo>
                                  <a:lnTo>
                                    <a:pt x="40338" y="27708"/>
                                  </a:lnTo>
                                  <a:lnTo>
                                    <a:pt x="39947" y="27512"/>
                                  </a:lnTo>
                                  <a:lnTo>
                                    <a:pt x="39653" y="27316"/>
                                  </a:lnTo>
                                  <a:lnTo>
                                    <a:pt x="37695" y="26337"/>
                                  </a:lnTo>
                                  <a:lnTo>
                                    <a:pt x="37205" y="26141"/>
                                  </a:lnTo>
                                  <a:lnTo>
                                    <a:pt x="36813" y="25945"/>
                                  </a:lnTo>
                                  <a:lnTo>
                                    <a:pt x="36324" y="25750"/>
                                  </a:lnTo>
                                  <a:lnTo>
                                    <a:pt x="35834" y="25652"/>
                                  </a:lnTo>
                                  <a:lnTo>
                                    <a:pt x="35345" y="25456"/>
                                  </a:lnTo>
                                  <a:lnTo>
                                    <a:pt x="34757" y="25260"/>
                                  </a:lnTo>
                                  <a:lnTo>
                                    <a:pt x="33778" y="24868"/>
                                  </a:lnTo>
                                  <a:lnTo>
                                    <a:pt x="32603" y="24477"/>
                                  </a:lnTo>
                                  <a:lnTo>
                                    <a:pt x="32114" y="24281"/>
                                  </a:lnTo>
                                  <a:lnTo>
                                    <a:pt x="23889" y="21540"/>
                                  </a:lnTo>
                                  <a:lnTo>
                                    <a:pt x="23400" y="21344"/>
                                  </a:lnTo>
                                  <a:lnTo>
                                    <a:pt x="21637" y="20756"/>
                                  </a:lnTo>
                                  <a:lnTo>
                                    <a:pt x="21148" y="20560"/>
                                  </a:lnTo>
                                  <a:lnTo>
                                    <a:pt x="20560" y="20365"/>
                                  </a:lnTo>
                                  <a:lnTo>
                                    <a:pt x="20071" y="20169"/>
                                  </a:lnTo>
                                  <a:lnTo>
                                    <a:pt x="19483" y="19973"/>
                                  </a:lnTo>
                                  <a:lnTo>
                                    <a:pt x="18994" y="19777"/>
                                  </a:lnTo>
                                  <a:lnTo>
                                    <a:pt x="18504" y="19679"/>
                                  </a:lnTo>
                                  <a:lnTo>
                                    <a:pt x="17917" y="19483"/>
                                  </a:lnTo>
                                  <a:lnTo>
                                    <a:pt x="16448" y="18896"/>
                                  </a:lnTo>
                                  <a:lnTo>
                                    <a:pt x="16057" y="18700"/>
                                  </a:lnTo>
                                  <a:lnTo>
                                    <a:pt x="15567" y="18504"/>
                                  </a:lnTo>
                                  <a:lnTo>
                                    <a:pt x="15175" y="18309"/>
                                  </a:lnTo>
                                  <a:lnTo>
                                    <a:pt x="14686" y="18113"/>
                                  </a:lnTo>
                                  <a:lnTo>
                                    <a:pt x="12728" y="17134"/>
                                  </a:lnTo>
                                  <a:lnTo>
                                    <a:pt x="12434" y="16938"/>
                                  </a:lnTo>
                                  <a:lnTo>
                                    <a:pt x="12042" y="16742"/>
                                  </a:lnTo>
                                  <a:lnTo>
                                    <a:pt x="11749" y="16546"/>
                                  </a:lnTo>
                                  <a:lnTo>
                                    <a:pt x="11357" y="16350"/>
                                  </a:lnTo>
                                  <a:lnTo>
                                    <a:pt x="9595" y="15175"/>
                                  </a:lnTo>
                                  <a:lnTo>
                                    <a:pt x="9399" y="14980"/>
                                  </a:lnTo>
                                  <a:lnTo>
                                    <a:pt x="8811" y="14588"/>
                                  </a:lnTo>
                                  <a:lnTo>
                                    <a:pt x="8616" y="14392"/>
                                  </a:lnTo>
                                  <a:lnTo>
                                    <a:pt x="8322" y="14196"/>
                                  </a:lnTo>
                                  <a:lnTo>
                                    <a:pt x="8126" y="14001"/>
                                  </a:lnTo>
                                  <a:lnTo>
                                    <a:pt x="7832" y="13805"/>
                                  </a:lnTo>
                                  <a:lnTo>
                                    <a:pt x="7636" y="13609"/>
                                  </a:lnTo>
                                  <a:lnTo>
                                    <a:pt x="7441" y="13511"/>
                                  </a:lnTo>
                                  <a:lnTo>
                                    <a:pt x="7147" y="13315"/>
                                  </a:lnTo>
                                  <a:lnTo>
                                    <a:pt x="6559" y="12728"/>
                                  </a:lnTo>
                                  <a:lnTo>
                                    <a:pt x="6266" y="12532"/>
                                  </a:lnTo>
                                  <a:lnTo>
                                    <a:pt x="4112" y="10378"/>
                                  </a:lnTo>
                                  <a:lnTo>
                                    <a:pt x="4014" y="10182"/>
                                  </a:lnTo>
                                  <a:lnTo>
                                    <a:pt x="3622" y="9790"/>
                                  </a:lnTo>
                                  <a:lnTo>
                                    <a:pt x="3524" y="9595"/>
                                  </a:lnTo>
                                  <a:lnTo>
                                    <a:pt x="3133" y="9203"/>
                                  </a:lnTo>
                                  <a:lnTo>
                                    <a:pt x="2937" y="8811"/>
                                  </a:lnTo>
                                  <a:lnTo>
                                    <a:pt x="2741" y="8616"/>
                                  </a:lnTo>
                                  <a:lnTo>
                                    <a:pt x="2545" y="8224"/>
                                  </a:lnTo>
                                  <a:lnTo>
                                    <a:pt x="2349" y="8028"/>
                                  </a:lnTo>
                                  <a:lnTo>
                                    <a:pt x="2154" y="7636"/>
                                  </a:lnTo>
                                  <a:lnTo>
                                    <a:pt x="1468" y="6364"/>
                                  </a:lnTo>
                                  <a:lnTo>
                                    <a:pt x="1468" y="6168"/>
                                  </a:lnTo>
                                  <a:lnTo>
                                    <a:pt x="1272" y="5776"/>
                                  </a:lnTo>
                                  <a:lnTo>
                                    <a:pt x="1174" y="5189"/>
                                  </a:lnTo>
                                  <a:lnTo>
                                    <a:pt x="979" y="4405"/>
                                  </a:lnTo>
                                  <a:lnTo>
                                    <a:pt x="881" y="3818"/>
                                  </a:lnTo>
                                  <a:lnTo>
                                    <a:pt x="587" y="391"/>
                                  </a:lnTo>
                                  <a:lnTo>
                                    <a:pt x="48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6400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2" name="Graphic 412"/>
                          <wps:cNvSpPr/>
                          <wps:spPr>
                            <a:xfrm>
                              <a:off x="326331" y="11651"/>
                              <a:ext cx="1270" cy="590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59055">
                                  <a:moveTo>
                                    <a:pt x="0" y="59039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12532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3" name="Graphic 413"/>
                          <wps:cNvSpPr/>
                          <wps:spPr>
                            <a:xfrm>
                              <a:off x="235667" y="68830"/>
                              <a:ext cx="34290" cy="12001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290" h="120014">
                                  <a:moveTo>
                                    <a:pt x="1468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19449"/>
                                  </a:lnTo>
                                  <a:lnTo>
                                    <a:pt x="195" y="119449"/>
                                  </a:lnTo>
                                  <a:lnTo>
                                    <a:pt x="4405" y="90761"/>
                                  </a:lnTo>
                                  <a:lnTo>
                                    <a:pt x="20071" y="68536"/>
                                  </a:lnTo>
                                  <a:lnTo>
                                    <a:pt x="32114" y="57081"/>
                                  </a:lnTo>
                                  <a:lnTo>
                                    <a:pt x="34072" y="46996"/>
                                  </a:lnTo>
                                  <a:lnTo>
                                    <a:pt x="32701" y="39653"/>
                                  </a:lnTo>
                                  <a:lnTo>
                                    <a:pt x="30253" y="36520"/>
                                  </a:lnTo>
                                  <a:lnTo>
                                    <a:pt x="18211" y="27708"/>
                                  </a:lnTo>
                                  <a:lnTo>
                                    <a:pt x="12140" y="20560"/>
                                  </a:lnTo>
                                  <a:lnTo>
                                    <a:pt x="3720" y="7147"/>
                                  </a:lnTo>
                                  <a:lnTo>
                                    <a:pt x="146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6400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4" name="Graphic 414"/>
                          <wps:cNvSpPr/>
                          <wps:spPr>
                            <a:xfrm>
                              <a:off x="235667" y="74117"/>
                              <a:ext cx="1270" cy="838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83820">
                                  <a:moveTo>
                                    <a:pt x="0" y="83614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12532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5" name="Graphic 415"/>
                          <wps:cNvSpPr/>
                          <wps:spPr>
                            <a:xfrm>
                              <a:off x="235667" y="27316"/>
                              <a:ext cx="90805" cy="10350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0805" h="103505">
                                  <a:moveTo>
                                    <a:pt x="0" y="103098"/>
                                  </a:moveTo>
                                  <a:lnTo>
                                    <a:pt x="0" y="75977"/>
                                  </a:lnTo>
                                </a:path>
                                <a:path w="90805" h="103505">
                                  <a:moveTo>
                                    <a:pt x="90664" y="19581"/>
                                  </a:moveTo>
                                  <a:lnTo>
                                    <a:pt x="90664" y="0"/>
                                  </a:lnTo>
                                </a:path>
                              </a:pathLst>
                            </a:custGeom>
                            <a:ln w="2927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6" name="Graphic 416"/>
                          <wps:cNvSpPr/>
                          <wps:spPr>
                            <a:xfrm>
                              <a:off x="230478" y="113085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8028" y="0"/>
                                  </a:moveTo>
                                  <a:lnTo>
                                    <a:pt x="2349" y="0"/>
                                  </a:lnTo>
                                  <a:lnTo>
                                    <a:pt x="0" y="2349"/>
                                  </a:lnTo>
                                  <a:lnTo>
                                    <a:pt x="0" y="5189"/>
                                  </a:lnTo>
                                  <a:lnTo>
                                    <a:pt x="0" y="8028"/>
                                  </a:lnTo>
                                  <a:lnTo>
                                    <a:pt x="2349" y="10378"/>
                                  </a:lnTo>
                                  <a:lnTo>
                                    <a:pt x="8028" y="10378"/>
                                  </a:lnTo>
                                  <a:lnTo>
                                    <a:pt x="10378" y="8028"/>
                                  </a:lnTo>
                                  <a:lnTo>
                                    <a:pt x="10378" y="2349"/>
                                  </a:lnTo>
                                  <a:lnTo>
                                    <a:pt x="80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7" name="Graphic 417"/>
                          <wps:cNvSpPr/>
                          <wps:spPr>
                            <a:xfrm>
                              <a:off x="230478" y="113085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0" y="5189"/>
                                  </a:moveTo>
                                  <a:lnTo>
                                    <a:pt x="0" y="2349"/>
                                  </a:lnTo>
                                  <a:lnTo>
                                    <a:pt x="2349" y="0"/>
                                  </a:lnTo>
                                  <a:lnTo>
                                    <a:pt x="5189" y="0"/>
                                  </a:lnTo>
                                  <a:lnTo>
                                    <a:pt x="8028" y="0"/>
                                  </a:lnTo>
                                  <a:lnTo>
                                    <a:pt x="10378" y="2349"/>
                                  </a:lnTo>
                                  <a:lnTo>
                                    <a:pt x="10378" y="5189"/>
                                  </a:lnTo>
                                  <a:lnTo>
                                    <a:pt x="10378" y="8028"/>
                                  </a:lnTo>
                                  <a:lnTo>
                                    <a:pt x="8028" y="10378"/>
                                  </a:lnTo>
                                  <a:lnTo>
                                    <a:pt x="5189" y="10378"/>
                                  </a:lnTo>
                                  <a:lnTo>
                                    <a:pt x="2349" y="10378"/>
                                  </a:lnTo>
                                  <a:lnTo>
                                    <a:pt x="0" y="8028"/>
                                  </a:lnTo>
                                  <a:lnTo>
                                    <a:pt x="0" y="5189"/>
                                  </a:lnTo>
                                </a:path>
                              </a:pathLst>
                            </a:custGeom>
                            <a:ln w="10378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8" name="Graphic 418"/>
                          <wps:cNvSpPr/>
                          <wps:spPr>
                            <a:xfrm>
                              <a:off x="321142" y="33680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8028" y="0"/>
                                  </a:moveTo>
                                  <a:lnTo>
                                    <a:pt x="2349" y="0"/>
                                  </a:lnTo>
                                  <a:lnTo>
                                    <a:pt x="0" y="2251"/>
                                  </a:lnTo>
                                  <a:lnTo>
                                    <a:pt x="0" y="5189"/>
                                  </a:lnTo>
                                  <a:lnTo>
                                    <a:pt x="0" y="8028"/>
                                  </a:lnTo>
                                  <a:lnTo>
                                    <a:pt x="2349" y="10378"/>
                                  </a:lnTo>
                                  <a:lnTo>
                                    <a:pt x="8028" y="10378"/>
                                  </a:lnTo>
                                  <a:lnTo>
                                    <a:pt x="10378" y="8028"/>
                                  </a:lnTo>
                                  <a:lnTo>
                                    <a:pt x="10378" y="2251"/>
                                  </a:lnTo>
                                  <a:lnTo>
                                    <a:pt x="80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9" name="Graphic 419"/>
                          <wps:cNvSpPr/>
                          <wps:spPr>
                            <a:xfrm>
                              <a:off x="321142" y="33680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0" y="5189"/>
                                  </a:moveTo>
                                  <a:lnTo>
                                    <a:pt x="0" y="2251"/>
                                  </a:lnTo>
                                  <a:lnTo>
                                    <a:pt x="2349" y="0"/>
                                  </a:lnTo>
                                  <a:lnTo>
                                    <a:pt x="5189" y="0"/>
                                  </a:lnTo>
                                  <a:lnTo>
                                    <a:pt x="8028" y="0"/>
                                  </a:lnTo>
                                  <a:lnTo>
                                    <a:pt x="10378" y="2251"/>
                                  </a:lnTo>
                                  <a:lnTo>
                                    <a:pt x="10378" y="5189"/>
                                  </a:lnTo>
                                  <a:lnTo>
                                    <a:pt x="10378" y="8028"/>
                                  </a:lnTo>
                                  <a:lnTo>
                                    <a:pt x="8028" y="10378"/>
                                  </a:lnTo>
                                  <a:lnTo>
                                    <a:pt x="5189" y="10378"/>
                                  </a:lnTo>
                                  <a:lnTo>
                                    <a:pt x="2349" y="10378"/>
                                  </a:lnTo>
                                  <a:lnTo>
                                    <a:pt x="0" y="8028"/>
                                  </a:lnTo>
                                  <a:lnTo>
                                    <a:pt x="0" y="5189"/>
                                  </a:lnTo>
                                </a:path>
                              </a:pathLst>
                            </a:custGeom>
                            <a:ln w="10378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0" name="Graphic 420"/>
                          <wps:cNvSpPr/>
                          <wps:spPr>
                            <a:xfrm>
                              <a:off x="230478" y="113085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8028" y="0"/>
                                  </a:moveTo>
                                  <a:lnTo>
                                    <a:pt x="2349" y="0"/>
                                  </a:lnTo>
                                  <a:lnTo>
                                    <a:pt x="0" y="2349"/>
                                  </a:lnTo>
                                  <a:lnTo>
                                    <a:pt x="0" y="5189"/>
                                  </a:lnTo>
                                  <a:lnTo>
                                    <a:pt x="0" y="8028"/>
                                  </a:lnTo>
                                  <a:lnTo>
                                    <a:pt x="2349" y="10378"/>
                                  </a:lnTo>
                                  <a:lnTo>
                                    <a:pt x="8028" y="10378"/>
                                  </a:lnTo>
                                  <a:lnTo>
                                    <a:pt x="10378" y="8028"/>
                                  </a:lnTo>
                                  <a:lnTo>
                                    <a:pt x="10378" y="2349"/>
                                  </a:lnTo>
                                  <a:lnTo>
                                    <a:pt x="80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1" name="Graphic 421"/>
                          <wps:cNvSpPr/>
                          <wps:spPr>
                            <a:xfrm>
                              <a:off x="230478" y="113085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0" y="5189"/>
                                  </a:moveTo>
                                  <a:lnTo>
                                    <a:pt x="0" y="2349"/>
                                  </a:lnTo>
                                  <a:lnTo>
                                    <a:pt x="2349" y="0"/>
                                  </a:lnTo>
                                  <a:lnTo>
                                    <a:pt x="5189" y="0"/>
                                  </a:lnTo>
                                  <a:lnTo>
                                    <a:pt x="8028" y="0"/>
                                  </a:lnTo>
                                  <a:lnTo>
                                    <a:pt x="10378" y="2349"/>
                                  </a:lnTo>
                                  <a:lnTo>
                                    <a:pt x="10378" y="5189"/>
                                  </a:lnTo>
                                  <a:lnTo>
                                    <a:pt x="10378" y="8028"/>
                                  </a:lnTo>
                                  <a:lnTo>
                                    <a:pt x="8028" y="10378"/>
                                  </a:lnTo>
                                  <a:lnTo>
                                    <a:pt x="5189" y="10378"/>
                                  </a:lnTo>
                                  <a:lnTo>
                                    <a:pt x="2349" y="10378"/>
                                  </a:lnTo>
                                  <a:lnTo>
                                    <a:pt x="0" y="8028"/>
                                  </a:lnTo>
                                  <a:lnTo>
                                    <a:pt x="0" y="5189"/>
                                  </a:lnTo>
                                </a:path>
                              </a:pathLst>
                            </a:custGeom>
                            <a:ln w="10378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2" name="Graphic 422"/>
                          <wps:cNvSpPr/>
                          <wps:spPr>
                            <a:xfrm>
                              <a:off x="321142" y="33680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8028" y="0"/>
                                  </a:moveTo>
                                  <a:lnTo>
                                    <a:pt x="2349" y="0"/>
                                  </a:lnTo>
                                  <a:lnTo>
                                    <a:pt x="0" y="2251"/>
                                  </a:lnTo>
                                  <a:lnTo>
                                    <a:pt x="0" y="5189"/>
                                  </a:lnTo>
                                  <a:lnTo>
                                    <a:pt x="0" y="8028"/>
                                  </a:lnTo>
                                  <a:lnTo>
                                    <a:pt x="2349" y="10378"/>
                                  </a:lnTo>
                                  <a:lnTo>
                                    <a:pt x="8028" y="10378"/>
                                  </a:lnTo>
                                  <a:lnTo>
                                    <a:pt x="10378" y="8028"/>
                                  </a:lnTo>
                                  <a:lnTo>
                                    <a:pt x="10378" y="2251"/>
                                  </a:lnTo>
                                  <a:lnTo>
                                    <a:pt x="80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3" name="Graphic 423"/>
                          <wps:cNvSpPr/>
                          <wps:spPr>
                            <a:xfrm>
                              <a:off x="321142" y="33680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0" y="5189"/>
                                  </a:moveTo>
                                  <a:lnTo>
                                    <a:pt x="0" y="2251"/>
                                  </a:lnTo>
                                  <a:lnTo>
                                    <a:pt x="2349" y="0"/>
                                  </a:lnTo>
                                  <a:lnTo>
                                    <a:pt x="5189" y="0"/>
                                  </a:lnTo>
                                  <a:lnTo>
                                    <a:pt x="8028" y="0"/>
                                  </a:lnTo>
                                  <a:lnTo>
                                    <a:pt x="10378" y="2251"/>
                                  </a:lnTo>
                                  <a:lnTo>
                                    <a:pt x="10378" y="5189"/>
                                  </a:lnTo>
                                  <a:lnTo>
                                    <a:pt x="10378" y="8028"/>
                                  </a:lnTo>
                                  <a:lnTo>
                                    <a:pt x="8028" y="10378"/>
                                  </a:lnTo>
                                  <a:lnTo>
                                    <a:pt x="5189" y="10378"/>
                                  </a:lnTo>
                                  <a:lnTo>
                                    <a:pt x="2349" y="10378"/>
                                  </a:lnTo>
                                  <a:lnTo>
                                    <a:pt x="0" y="8028"/>
                                  </a:lnTo>
                                  <a:lnTo>
                                    <a:pt x="0" y="5189"/>
                                  </a:lnTo>
                                </a:path>
                              </a:pathLst>
                            </a:custGeom>
                            <a:ln w="10378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4" name="Graphic 424"/>
                          <wps:cNvSpPr/>
                          <wps:spPr>
                            <a:xfrm>
                              <a:off x="0" y="193958"/>
                              <a:ext cx="59880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98805">
                                  <a:moveTo>
                                    <a:pt x="0" y="0"/>
                                  </a:moveTo>
                                  <a:lnTo>
                                    <a:pt x="598324" y="0"/>
                                  </a:lnTo>
                                </a:path>
                              </a:pathLst>
                            </a:custGeom>
                            <a:ln w="10476">
                              <a:solidFill>
                                <a:srgbClr val="000000"/>
                              </a:solidFill>
                              <a:prstDash val="dash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1A45C570" id="Group 396" o:spid="_x0000_s1026" style="position:absolute;margin-left:392.5pt;margin-top:16.9pt;width:47.15pt;height:19.05pt;z-index:15758336;mso-wrap-distance-left:0;mso-wrap-distance-right:0;mso-position-horizontal-relative:page" coordsize="5988,2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">
                  <v:shape id="Graphic 397" o:spid="_x0000_s1027" style="position:absolute;left:1450;top:871;width:285;height:1333;visibility:visible;mso-wrap-style:square;v-text-anchor:top" coordsize="28575,133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" path="m587,l,,,132863r881,l3916,112693r2154,-5385l16938,88510r5581,-6952l24085,77837,28002,60312,24673,51794,22127,45234,20071,39849,15959,34268,7245,23987,2154,12042,587,xe" fillcolor="black" stroked="f">
                    <v:fill opacity="32896f"/>
                    <v:path arrowok="t"/>
                  </v:shape>
                  <v:shape id="Graphic 398" o:spid="_x0000_s1028" style="position:absolute;left:1450;top:1030;width:12;height:978;visibility:visible;mso-wrap-style:square;v-text-anchor:top" coordsize="1270,97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" path="m,97517l,e" filled="f" strokeweight=".34811mm">
                    <v:path arrowok="t"/>
                  </v:shape>
                  <v:shape id="Graphic 399" o:spid="_x0000_s1029" style="position:absolute;left:1450;top:1347;width:12;height:349;visibility:visible;mso-wrap-style:square;v-text-anchor:top" coordsize="1270,34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" path="m,34855l,e" filled="f" strokeweight=".81317mm">
                    <v:path arrowok="t"/>
                  </v:shape>
                  <v:shape id="Graphic 400" o:spid="_x0000_s1030" style="position:absolute;left:1398;top:1451;width:108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" path="m8028,l2349,,,2349,,5189,,8028r2349,2350l8028,10378,10378,8028r,-5679l8028,xe" fillcolor="black" stroked="f">
                    <v:fill opacity="32896f"/>
                    <v:path arrowok="t"/>
                  </v:shape>
                  <v:shape id="Graphic 401" o:spid="_x0000_s1031" style="position:absolute;left:1398;top:1451;width:108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" path="m,5189l,2349,2349,,5189,,8028,r2350,2349l10378,5189r,2839l8028,10378r-2839,l2349,10378,,8028,,5189e" filled="f" strokeweight=".28828mm">
                    <v:path arrowok="t"/>
                  </v:shape>
                  <v:shape id="Graphic 402" o:spid="_x0000_s1032" style="position:absolute;left:1398;top:1451;width:108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" path="m8028,l2349,,,2349,,5189,,8028r2349,2350l8028,10378,10378,8028r,-5679l8028,xe" fillcolor="black" stroked="f">
                    <v:fill opacity="32896f"/>
                    <v:path arrowok="t"/>
                  </v:shape>
                  <v:shape id="Graphic 403" o:spid="_x0000_s1033" style="position:absolute;left:1398;top:1451;width:108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" path="m,5189l,2349,2349,,5189,,8028,r2350,2349l10378,5189r,2839l8028,10378r-2839,l2349,10378,,8028,,5189e" filled="f" strokeweight=".28828mm">
                    <v:path arrowok="t"/>
                  </v:shape>
                  <v:shape id="Graphic 404" o:spid="_x0000_s1034" style="position:absolute;left:543;top:774;width:273;height:1645;visibility:visible;mso-wrap-style:square;v-text-anchor:top" coordsize="27305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" path="m195,l,,,163900r195,l5287,124247r6951,-15079l22910,97419r1958,-2937l26435,89880r587,-9203l26239,76760,21735,66284,20267,59724,11749,42982,5385,32505,1664,21050,195,xe" fillcolor="black" stroked="f">
                    <v:fill opacity="32896f"/>
                    <v:path arrowok="t"/>
                  </v:shape>
                  <v:shape id="Graphic 405" o:spid="_x0000_s1035" style="position:absolute;left:543;top:1018;width:13;height:1060;visibility:visible;mso-wrap-style:square;v-text-anchor:top" coordsize="1270,106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" path="m,105742l,e" filled="f" strokeweight=".34811mm">
                    <v:path arrowok="t"/>
                  </v:shape>
                  <v:shape id="Graphic 406" o:spid="_x0000_s1036" style="position:absolute;left:543;top:1426;width:13;height:362;visibility:visible;mso-wrap-style:square;v-text-anchor:top" coordsize="1270,36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" path="m,35834l,e" filled="f" strokeweight=".81317mm">
                    <v:path arrowok="t"/>
                  </v:shape>
                  <v:shape id="Graphic 407" o:spid="_x0000_s1037" style="position:absolute;left:491;top:1516;width:108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" path="m8028,l2349,,,2349,,5189,,8028r2349,2350l8028,10378,10378,8028r,-5679l8028,xe" fillcolor="black" stroked="f">
                    <v:fill opacity="32896f"/>
                    <v:path arrowok="t"/>
                  </v:shape>
                  <v:shape id="Graphic 408" o:spid="_x0000_s1038" style="position:absolute;left:491;top:1516;width:108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" path="m,5189l,2349,2349,,5189,,8028,r2350,2349l10378,5189r,2839l8028,10378r-2839,l2349,10378,,8028,,5189e" filled="f" strokeweight=".28828mm">
                    <v:path arrowok="t"/>
                  </v:shape>
                  <v:shape id="Graphic 409" o:spid="_x0000_s1039" style="position:absolute;left:491;top:1516;width:108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" path="m8028,l2349,,,2349,,5189,,8028r2349,2350l8028,10378,10378,8028r,-5679l8028,xe" fillcolor="black" stroked="f">
                    <v:fill opacity="32896f"/>
                    <v:path arrowok="t"/>
                  </v:shape>
                  <v:shape id="Graphic 410" o:spid="_x0000_s1040" style="position:absolute;left:491;top:1516;width:108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" path="m,5189l,2349,2349,,5189,,8028,r2350,2349l10378,5189r,2839l8028,10378r-2839,l2349,10378,,8028,,5189e" filled="f" strokeweight=".28828mm">
                    <v:path arrowok="t"/>
                  </v:shape>
                  <v:shape id="Graphic 411" o:spid="_x0000_s1041" style="position:absolute;left:3263;width:482;height:965;visibility:visible;mso-wrap-style:square;v-text-anchor:top" coordsize="48260,96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" path="m,90761r,5581l195,96342,97,90957,,90761xem489,l,,,85768,97,84202r98,-784l293,82831r98,-392l489,81852r196,-392l685,81264r196,-391l979,80481r391,-685l1370,79600r392,-783l1958,78621r783,-1567l2937,76858,4210,74313r391,-686l4601,73432r392,-784l4993,72452r294,-587l5287,71669r293,-587l5580,70886r392,-783l5972,69907r685,-1371l6755,68242r686,-1370l7636,66676r392,-783l8224,65697r196,-392l8616,65109r97,-196l8909,64718r98,-196l10182,63347r294,-196l10672,62955r293,-196l11161,62564r588,-392l12042,62074r588,-392l13021,61487r588,-392l14784,60507r294,-195l17036,59333r489,-196l21050,57374r490,-195l21833,56983r1567,-784l23791,56102r392,-196l24477,55710r783,-392l25554,55122r391,-195l26239,54731r392,-196l26925,54339r391,-196l27610,53948r392,-196l28295,53556r392,-196l28981,53164r391,-196l29666,52773r392,-196l30351,52381r3917,-1958l34757,50227r392,-196l35541,49933r489,-196l36422,49542r979,-392l37793,48954r489,-196l38674,48563r489,-196l39947,47975r489,-196l41611,47192r294,-196l42296,46800r1763,-1175l44842,44842r98,-196l45136,44450r98,-195l45527,43961r392,-783l45919,42982r392,-784l46311,42003r489,-979l46800,40828r1077,-2154l47877,38478r196,-392l47975,36030r-489,-979l47290,34855r-196,-391l46702,34072r-98,-196l46213,33485r-98,-196l45332,32505r-98,-195l44842,31918r-196,-98l44548,31624r-587,-587l43863,30841r-783,-783l42982,29862r-588,-588l42101,29079r-392,-392l41415,28491r-196,-196l40338,27708r-391,-196l39653,27316r-1958,-979l37205,26141r-392,-196l36324,25750r-490,-98l35345,25456r-588,-196l33778,24868r-1175,-391l32114,24281,23889,21540r-489,-196l21637,20756r-489,-196l20560,20365r-489,-196l19483,19973r-489,-196l18504,19679r-587,-196l16448,18896r-391,-196l15567,18504r-392,-195l14686,18113r-1958,-979l12434,16938r-392,-196l11749,16546r-392,-196l9595,15175r-196,-195l8811,14588r-195,-196l8322,14196r-196,-195l7832,13805r-196,-196l7441,13511r-294,-196l6559,12728r-293,-196l4112,10378r-98,-196l3622,9790r-98,-195l3133,9203,2937,8811,2741,8616,2545,8224,2349,8028,2154,7636,1468,6364r,-196l1272,5776r-98,-587l979,4405,881,3818,587,391,489,xe" fillcolor="#006400" stroked="f">
                    <v:fill opacity="32896f"/>
                    <v:path arrowok="t"/>
                  </v:shape>
                  <v:shape id="Graphic 412" o:spid="_x0000_s1042" style="position:absolute;left:3263;top:116;width:13;height:591;visibility:visible;mso-wrap-style:square;v-text-anchor:top" coordsize="127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" path="m,59039l,e" filled="f" strokeweight=".34811mm">
                    <v:path arrowok="t"/>
                  </v:shape>
                  <v:shape id="Graphic 413" o:spid="_x0000_s1043" style="position:absolute;left:2356;top:688;width:343;height:1200;visibility:visible;mso-wrap-style:square;v-text-anchor:top" coordsize="34290,1200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" path="m1468,l,,,119449r195,l4405,90761,20071,68536,32114,57081,34072,46996,32701,39653,30253,36520,18211,27708,12140,20560,3720,7147,1468,xe" fillcolor="#006400" stroked="f">
                    <v:fill opacity="32896f"/>
                    <v:path arrowok="t"/>
                  </v:shape>
                  <v:shape id="Graphic 414" o:spid="_x0000_s1044" style="position:absolute;left:2356;top:741;width:13;height:838;visibility:visible;mso-wrap-style:square;v-text-anchor:top" coordsize="1270,8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" path="m,83614l,e" filled="f" strokeweight=".34811mm">
                    <v:path arrowok="t"/>
                  </v:shape>
                  <v:shape id="Graphic 415" o:spid="_x0000_s1045" style="position:absolute;left:2356;top:273;width:908;height:1035;visibility:visible;mso-wrap-style:square;v-text-anchor:top" coordsize="90805,103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" path="m,103098l,75977em90664,19581l90664,e" filled="f" strokeweight=".81317mm">
                    <v:path arrowok="t"/>
                  </v:shape>
                  <v:shape id="Graphic 416" o:spid="_x0000_s1046" style="position:absolute;left:2304;top:1130;width:108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" path="m8028,l2349,,,2349,,5189,,8028r2349,2350l8028,10378,10378,8028r,-5679l8028,xe" fillcolor="black" stroked="f">
                    <v:fill opacity="32896f"/>
                    <v:path arrowok="t"/>
                  </v:shape>
                  <v:shape id="Graphic 417" o:spid="_x0000_s1047" style="position:absolute;left:2304;top:1130;width:108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" path="m,5189l,2349,2349,,5189,,8028,r2350,2349l10378,5189r,2839l8028,10378r-2839,l2349,10378,,8028,,5189e" filled="f" strokeweight=".28828mm">
                    <v:path arrowok="t"/>
                  </v:shape>
                  <v:shape id="Graphic 418" o:spid="_x0000_s1048" style="position:absolute;left:3211;top:336;width:108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" path="m8028,l2349,,,2251,,5189,,8028r2349,2350l8028,10378,10378,8028r,-5777l8028,xe" fillcolor="black" stroked="f">
                    <v:fill opacity="32896f"/>
                    <v:path arrowok="t"/>
                  </v:shape>
                  <v:shape id="Graphic 419" o:spid="_x0000_s1049" style="position:absolute;left:3211;top:336;width:108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" path="m,5189l,2251,2349,,5189,,8028,r2350,2251l10378,5189r,2839l8028,10378r-2839,l2349,10378,,8028,,5189e" filled="f" strokeweight=".28828mm">
                    <v:path arrowok="t"/>
                  </v:shape>
                  <v:shape id="Graphic 420" o:spid="_x0000_s1050" style="position:absolute;left:2304;top:1130;width:108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" path="m8028,l2349,,,2349,,5189,,8028r2349,2350l8028,10378,10378,8028r,-5679l8028,xe" fillcolor="black" stroked="f">
                    <v:fill opacity="32896f"/>
                    <v:path arrowok="t"/>
                  </v:shape>
                  <v:shape id="Graphic 421" o:spid="_x0000_s1051" style="position:absolute;left:2304;top:1130;width:108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" path="m,5189l,2349,2349,,5189,,8028,r2350,2349l10378,5189r,2839l8028,10378r-2839,l2349,10378,,8028,,5189e" filled="f" strokeweight=".28828mm">
                    <v:path arrowok="t"/>
                  </v:shape>
                  <v:shape id="Graphic 422" o:spid="_x0000_s1052" style="position:absolute;left:3211;top:336;width:108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" path="m8028,l2349,,,2251,,5189,,8028r2349,2350l8028,10378,10378,8028r,-5777l8028,xe" fillcolor="black" stroked="f">
                    <v:fill opacity="32896f"/>
                    <v:path arrowok="t"/>
                  </v:shape>
                  <v:shape id="Graphic 423" o:spid="_x0000_s1053" style="position:absolute;left:3211;top:336;width:108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" path="m,5189l,2251,2349,,5189,,8028,r2350,2251l10378,5189r,2839l8028,10378r-2839,l2349,10378,,8028,,5189e" filled="f" strokeweight=".28828mm">
                    <v:path arrowok="t"/>
                  </v:shape>
                  <v:shape id="Graphic 424" o:spid="_x0000_s1054" style="position:absolute;top:1939;width:5988;height:13;visibility:visible;mso-wrap-style:square;v-text-anchor:top" coordsize="5988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" path="m,l598324,e" filled="f" strokeweight=".291mm">
                    <v:stroke dashstyle="dash"/>
                    <v:path arrowok="t"/>
                  </v:shape>
                  <w10:wrap anchorx="page"/>
                </v:group>
              </w:pict>
            </mc:Fallback>
          </mc:AlternateContent>
        </w:r>
        <w:r>
          <w:rPr>
            <w:noProof/>
            <w:lang w:val="en-GB" w:eastAsia="en-GB"/>
          </w:rPr>
          <mc:AlternateContent>
            <mc:Choice Requires="wpg">
              <w:drawing>
                <wp:anchor distT="0" distB="0" distL="0" distR="0" simplePos="0" relativeHeight="15758848" behindDoc="0" locked="0" layoutInCell="1" allowOverlap="1">
                  <wp:simplePos x="0" y="0"/>
                  <wp:positionH relativeFrom="page">
                    <wp:posOffset>5477889</wp:posOffset>
                  </wp:positionH>
                  <wp:positionV relativeFrom="paragraph">
                    <wp:posOffset>233095</wp:posOffset>
                  </wp:positionV>
                  <wp:extent cx="51435" cy="114300"/>
                  <wp:effectExtent l="0" t="0" r="0" b="0"/>
                  <wp:wrapNone/>
                  <wp:docPr id="425" name="Group 4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>
                          <a:xfrm>
                            <a:off x="0" y="0"/>
                            <a:ext cx="51435" cy="114300"/>
                            <a:chOff x="0" y="0"/>
                            <a:chExt cx="51435" cy="114300"/>
                          </a:xfrm>
                        </wpg:grpSpPr>
                        <wps:wsp>
                          <wps:cNvPr id="426" name="Graphic 426"/>
                          <wps:cNvSpPr/>
                          <wps:spPr>
                            <a:xfrm>
                              <a:off x="14637" y="0"/>
                              <a:ext cx="36830" cy="1143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6830" h="114300">
                                  <a:moveTo>
                                    <a:pt x="587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13672"/>
                                  </a:lnTo>
                                  <a:lnTo>
                                    <a:pt x="195" y="113672"/>
                                  </a:lnTo>
                                  <a:lnTo>
                                    <a:pt x="3720" y="89782"/>
                                  </a:lnTo>
                                  <a:lnTo>
                                    <a:pt x="13217" y="75683"/>
                                  </a:lnTo>
                                  <a:lnTo>
                                    <a:pt x="22127" y="66186"/>
                                  </a:lnTo>
                                  <a:lnTo>
                                    <a:pt x="30253" y="53654"/>
                                  </a:lnTo>
                                  <a:lnTo>
                                    <a:pt x="34072" y="49346"/>
                                  </a:lnTo>
                                  <a:lnTo>
                                    <a:pt x="36520" y="44352"/>
                                  </a:lnTo>
                                  <a:lnTo>
                                    <a:pt x="36716" y="42296"/>
                                  </a:lnTo>
                                  <a:lnTo>
                                    <a:pt x="35834" y="39555"/>
                                  </a:lnTo>
                                  <a:lnTo>
                                    <a:pt x="15665" y="20854"/>
                                  </a:lnTo>
                                  <a:lnTo>
                                    <a:pt x="7441" y="14098"/>
                                  </a:lnTo>
                                  <a:lnTo>
                                    <a:pt x="1468" y="4308"/>
                                  </a:lnTo>
                                  <a:lnTo>
                                    <a:pt x="58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6400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7" name="Graphic 427"/>
                          <wps:cNvSpPr/>
                          <wps:spPr>
                            <a:xfrm>
                              <a:off x="14637" y="7930"/>
                              <a:ext cx="1270" cy="774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77470">
                                  <a:moveTo>
                                    <a:pt x="0" y="77446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12532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8" name="Graphic 428"/>
                          <wps:cNvSpPr/>
                          <wps:spPr>
                            <a:xfrm>
                              <a:off x="14637" y="30743"/>
                              <a:ext cx="1270" cy="279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27940">
                                  <a:moveTo>
                                    <a:pt x="0" y="27512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2927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9" name="Graphic 429"/>
                          <wps:cNvSpPr/>
                          <wps:spPr>
                            <a:xfrm>
                              <a:off x="9448" y="41513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8028" y="0"/>
                                  </a:moveTo>
                                  <a:lnTo>
                                    <a:pt x="2349" y="0"/>
                                  </a:lnTo>
                                  <a:lnTo>
                                    <a:pt x="0" y="2349"/>
                                  </a:lnTo>
                                  <a:lnTo>
                                    <a:pt x="0" y="5189"/>
                                  </a:lnTo>
                                  <a:lnTo>
                                    <a:pt x="0" y="8126"/>
                                  </a:lnTo>
                                  <a:lnTo>
                                    <a:pt x="2349" y="10476"/>
                                  </a:lnTo>
                                  <a:lnTo>
                                    <a:pt x="8028" y="10476"/>
                                  </a:lnTo>
                                  <a:lnTo>
                                    <a:pt x="10378" y="8126"/>
                                  </a:lnTo>
                                  <a:lnTo>
                                    <a:pt x="10378" y="2349"/>
                                  </a:lnTo>
                                  <a:lnTo>
                                    <a:pt x="80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0" name="Graphic 430"/>
                          <wps:cNvSpPr/>
                          <wps:spPr>
                            <a:xfrm>
                              <a:off x="9448" y="41513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0" y="5189"/>
                                  </a:moveTo>
                                  <a:lnTo>
                                    <a:pt x="0" y="2349"/>
                                  </a:lnTo>
                                  <a:lnTo>
                                    <a:pt x="2349" y="0"/>
                                  </a:lnTo>
                                  <a:lnTo>
                                    <a:pt x="5189" y="0"/>
                                  </a:lnTo>
                                  <a:lnTo>
                                    <a:pt x="8028" y="0"/>
                                  </a:lnTo>
                                  <a:lnTo>
                                    <a:pt x="10378" y="2349"/>
                                  </a:lnTo>
                                  <a:lnTo>
                                    <a:pt x="10378" y="5189"/>
                                  </a:lnTo>
                                  <a:lnTo>
                                    <a:pt x="10378" y="8126"/>
                                  </a:lnTo>
                                  <a:lnTo>
                                    <a:pt x="8028" y="10476"/>
                                  </a:lnTo>
                                  <a:lnTo>
                                    <a:pt x="5189" y="10476"/>
                                  </a:lnTo>
                                  <a:lnTo>
                                    <a:pt x="2349" y="10476"/>
                                  </a:lnTo>
                                  <a:lnTo>
                                    <a:pt x="0" y="8126"/>
                                  </a:lnTo>
                                  <a:lnTo>
                                    <a:pt x="0" y="5189"/>
                                  </a:lnTo>
                                </a:path>
                              </a:pathLst>
                            </a:custGeom>
                            <a:ln w="10378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1" name="Graphic 431"/>
                          <wps:cNvSpPr/>
                          <wps:spPr>
                            <a:xfrm>
                              <a:off x="9448" y="41513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8028" y="0"/>
                                  </a:moveTo>
                                  <a:lnTo>
                                    <a:pt x="2349" y="0"/>
                                  </a:lnTo>
                                  <a:lnTo>
                                    <a:pt x="0" y="2349"/>
                                  </a:lnTo>
                                  <a:lnTo>
                                    <a:pt x="0" y="5189"/>
                                  </a:lnTo>
                                  <a:lnTo>
                                    <a:pt x="0" y="8126"/>
                                  </a:lnTo>
                                  <a:lnTo>
                                    <a:pt x="2349" y="10476"/>
                                  </a:lnTo>
                                  <a:lnTo>
                                    <a:pt x="8028" y="10476"/>
                                  </a:lnTo>
                                  <a:lnTo>
                                    <a:pt x="10378" y="8126"/>
                                  </a:lnTo>
                                  <a:lnTo>
                                    <a:pt x="10378" y="2349"/>
                                  </a:lnTo>
                                  <a:lnTo>
                                    <a:pt x="80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2" name="Graphic 432"/>
                          <wps:cNvSpPr/>
                          <wps:spPr>
                            <a:xfrm>
                              <a:off x="9448" y="41513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0" y="5189"/>
                                  </a:moveTo>
                                  <a:lnTo>
                                    <a:pt x="0" y="2349"/>
                                  </a:lnTo>
                                  <a:lnTo>
                                    <a:pt x="2349" y="0"/>
                                  </a:lnTo>
                                  <a:lnTo>
                                    <a:pt x="5189" y="0"/>
                                  </a:lnTo>
                                  <a:lnTo>
                                    <a:pt x="8028" y="0"/>
                                  </a:lnTo>
                                  <a:lnTo>
                                    <a:pt x="10378" y="2349"/>
                                  </a:lnTo>
                                  <a:lnTo>
                                    <a:pt x="10378" y="5189"/>
                                  </a:lnTo>
                                  <a:lnTo>
                                    <a:pt x="10378" y="8126"/>
                                  </a:lnTo>
                                  <a:lnTo>
                                    <a:pt x="8028" y="10476"/>
                                  </a:lnTo>
                                  <a:lnTo>
                                    <a:pt x="5189" y="10476"/>
                                  </a:lnTo>
                                  <a:lnTo>
                                    <a:pt x="2349" y="10476"/>
                                  </a:lnTo>
                                  <a:lnTo>
                                    <a:pt x="0" y="8126"/>
                                  </a:lnTo>
                                  <a:lnTo>
                                    <a:pt x="0" y="5189"/>
                                  </a:lnTo>
                                </a:path>
                              </a:pathLst>
                            </a:custGeom>
                            <a:ln w="10378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4E24E34E" id="Group 425" o:spid="_x0000_s1026" style="position:absolute;margin-left:431.35pt;margin-top:18.35pt;width:4.05pt;height:9pt;z-index:15758848;mso-wrap-distance-left:0;mso-wrap-distance-right:0;mso-position-horizontal-relative:page" coordsize="51435,114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">
                  <v:shape id="Graphic 426" o:spid="_x0000_s1027" style="position:absolute;left:14637;width:36830;height:114300;visibility:visible;mso-wrap-style:square;v-text-anchor:top" coordsize="36830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" path="m587,l,,,113672r195,l3720,89782,13217,75683r8910,-9497l30253,53654r3819,-4308l36520,44352r196,-2056l35834,39555,15665,20854,7441,14098,1468,4308,587,xe" fillcolor="#006400" stroked="f">
                    <v:fill opacity="32896f"/>
                    <v:path arrowok="t"/>
                  </v:shape>
                  <v:shape id="Graphic 427" o:spid="_x0000_s1028" style="position:absolute;left:14637;top:7930;width:1270;height:77470;visibility:visible;mso-wrap-style:square;v-text-anchor:top" coordsize="1270,77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" path="m,77446l,e" filled="f" strokeweight=".34811mm">
                    <v:path arrowok="t"/>
                  </v:shape>
                  <v:shape id="Graphic 428" o:spid="_x0000_s1029" style="position:absolute;left:14637;top:30743;width:1270;height:27940;visibility:visible;mso-wrap-style:square;v-text-anchor:top" coordsize="1270,27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" path="m,27512l,e" filled="f" strokeweight=".81317mm">
                    <v:path arrowok="t"/>
                  </v:shape>
                  <v:shape id="Graphic 429" o:spid="_x0000_s1030" style="position:absolute;left:9448;top:41513;width:10795;height:10795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" path="m8028,l2349,,,2349,,5189,,8126r2349,2350l8028,10476,10378,8126r,-5777l8028,xe" fillcolor="black" stroked="f">
                    <v:fill opacity="32896f"/>
                    <v:path arrowok="t"/>
                  </v:shape>
                  <v:shape id="Graphic 430" o:spid="_x0000_s1031" style="position:absolute;left:9448;top:41513;width:10795;height:10795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" path="m,5189l,2349,2349,,5189,,8028,r2350,2349l10378,5189r,2937l8028,10476r-2839,l2349,10476,,8126,,5189e" filled="f" strokeweight=".28828mm">
                    <v:path arrowok="t"/>
                  </v:shape>
                  <v:shape id="Graphic 431" o:spid="_x0000_s1032" style="position:absolute;left:9448;top:41513;width:10795;height:10795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" path="m8028,l2349,,,2349,,5189,,8126r2349,2350l8028,10476,10378,8126r,-5777l8028,xe" fillcolor="black" stroked="f">
                    <v:fill opacity="32896f"/>
                    <v:path arrowok="t"/>
                  </v:shape>
                  <v:shape id="Graphic 432" o:spid="_x0000_s1033" style="position:absolute;left:9448;top:41513;width:10795;height:10795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" path="m,5189l,2349,2349,,5189,,8028,r2350,2349l10378,5189r,2937l8028,10476r-2839,l2349,10476,,8126,,5189e" filled="f" strokeweight=".28828mm">
                    <v:path arrowok="t"/>
                  </v:shape>
                  <w10:wrap anchorx="page"/>
                </v:group>
              </w:pict>
            </mc:Fallback>
          </mc:AlternateContent>
        </w:r>
        <w:r>
          <w:rPr>
            <w:noProof/>
            <w:lang w:val="en-GB" w:eastAsia="en-GB"/>
          </w:rPr>
          <mc:AlternateContent>
            <mc:Choice Requires="wpg">
              <w:drawing>
                <wp:anchor distT="0" distB="0" distL="0" distR="0" simplePos="0" relativeHeight="485919744" behindDoc="1" locked="0" layoutInCell="1" allowOverlap="1">
                  <wp:simplePos x="0" y="0"/>
                  <wp:positionH relativeFrom="page">
                    <wp:posOffset>5676548</wp:posOffset>
                  </wp:positionH>
                  <wp:positionV relativeFrom="paragraph">
                    <wp:posOffset>-334093</wp:posOffset>
                  </wp:positionV>
                  <wp:extent cx="140335" cy="125095"/>
                  <wp:effectExtent l="0" t="0" r="0" b="0"/>
                  <wp:wrapNone/>
                  <wp:docPr id="433" name="Group 4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>
                          <a:xfrm>
                            <a:off x="0" y="0"/>
                            <a:ext cx="140335" cy="125095"/>
                            <a:chOff x="0" y="0"/>
                            <a:chExt cx="140335" cy="125095"/>
                          </a:xfrm>
                        </wpg:grpSpPr>
                        <wps:wsp>
                          <wps:cNvPr id="434" name="Graphic 434"/>
                          <wps:cNvSpPr/>
                          <wps:spPr>
                            <a:xfrm>
                              <a:off x="105301" y="2643"/>
                              <a:ext cx="34925" cy="10858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925" h="108585">
                                  <a:moveTo>
                                    <a:pt x="979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08189"/>
                                  </a:lnTo>
                                  <a:lnTo>
                                    <a:pt x="587" y="108189"/>
                                  </a:lnTo>
                                  <a:lnTo>
                                    <a:pt x="5189" y="83712"/>
                                  </a:lnTo>
                                  <a:lnTo>
                                    <a:pt x="14294" y="71571"/>
                                  </a:lnTo>
                                  <a:lnTo>
                                    <a:pt x="26337" y="62759"/>
                                  </a:lnTo>
                                  <a:lnTo>
                                    <a:pt x="28393" y="59724"/>
                                  </a:lnTo>
                                  <a:lnTo>
                                    <a:pt x="28589" y="56493"/>
                                  </a:lnTo>
                                  <a:lnTo>
                                    <a:pt x="28491" y="54731"/>
                                  </a:lnTo>
                                  <a:lnTo>
                                    <a:pt x="29372" y="51696"/>
                                  </a:lnTo>
                                  <a:lnTo>
                                    <a:pt x="34268" y="44352"/>
                                  </a:lnTo>
                                  <a:lnTo>
                                    <a:pt x="34659" y="34562"/>
                                  </a:lnTo>
                                  <a:lnTo>
                                    <a:pt x="33680" y="32016"/>
                                  </a:lnTo>
                                  <a:lnTo>
                                    <a:pt x="30351" y="28981"/>
                                  </a:lnTo>
                                  <a:lnTo>
                                    <a:pt x="16840" y="21442"/>
                                  </a:lnTo>
                                  <a:lnTo>
                                    <a:pt x="12238" y="18211"/>
                                  </a:lnTo>
                                  <a:lnTo>
                                    <a:pt x="6266" y="11063"/>
                                  </a:lnTo>
                                  <a:lnTo>
                                    <a:pt x="1370" y="1762"/>
                                  </a:lnTo>
                                  <a:lnTo>
                                    <a:pt x="97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6400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5" name="Graphic 435"/>
                          <wps:cNvSpPr/>
                          <wps:spPr>
                            <a:xfrm>
                              <a:off x="105301" y="10770"/>
                              <a:ext cx="1270" cy="768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76835">
                                  <a:moveTo>
                                    <a:pt x="0" y="76663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12532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6" name="Graphic 436"/>
                          <wps:cNvSpPr/>
                          <wps:spPr>
                            <a:xfrm>
                              <a:off x="14637" y="0"/>
                              <a:ext cx="34925" cy="1250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925" h="125095">
                                  <a:moveTo>
                                    <a:pt x="195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24834"/>
                                  </a:lnTo>
                                  <a:lnTo>
                                    <a:pt x="489" y="124834"/>
                                  </a:lnTo>
                                  <a:lnTo>
                                    <a:pt x="5287" y="96049"/>
                                  </a:lnTo>
                                  <a:lnTo>
                                    <a:pt x="13315" y="84593"/>
                                  </a:lnTo>
                                  <a:lnTo>
                                    <a:pt x="21344" y="71865"/>
                                  </a:lnTo>
                                  <a:lnTo>
                                    <a:pt x="31624" y="63641"/>
                                  </a:lnTo>
                                  <a:lnTo>
                                    <a:pt x="33778" y="59430"/>
                                  </a:lnTo>
                                  <a:lnTo>
                                    <a:pt x="34855" y="52381"/>
                                  </a:lnTo>
                                  <a:lnTo>
                                    <a:pt x="34170" y="50129"/>
                                  </a:lnTo>
                                  <a:lnTo>
                                    <a:pt x="32212" y="47388"/>
                                  </a:lnTo>
                                  <a:lnTo>
                                    <a:pt x="25848" y="39947"/>
                                  </a:lnTo>
                                  <a:lnTo>
                                    <a:pt x="22519" y="35149"/>
                                  </a:lnTo>
                                  <a:lnTo>
                                    <a:pt x="17623" y="30645"/>
                                  </a:lnTo>
                                  <a:lnTo>
                                    <a:pt x="12140" y="26239"/>
                                  </a:lnTo>
                                  <a:lnTo>
                                    <a:pt x="4797" y="17721"/>
                                  </a:lnTo>
                                  <a:lnTo>
                                    <a:pt x="1762" y="11749"/>
                                  </a:lnTo>
                                  <a:lnTo>
                                    <a:pt x="19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6400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7" name="Graphic 437"/>
                          <wps:cNvSpPr/>
                          <wps:spPr>
                            <a:xfrm>
                              <a:off x="14637" y="16057"/>
                              <a:ext cx="1270" cy="844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84455">
                                  <a:moveTo>
                                    <a:pt x="0" y="84397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12532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8" name="Graphic 438"/>
                          <wps:cNvSpPr/>
                          <wps:spPr>
                            <a:xfrm>
                              <a:off x="14637" y="30253"/>
                              <a:ext cx="90805" cy="3746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0805" h="37465">
                                  <a:moveTo>
                                    <a:pt x="0" y="37303"/>
                                  </a:moveTo>
                                  <a:lnTo>
                                    <a:pt x="0" y="9399"/>
                                  </a:lnTo>
                                </a:path>
                                <a:path w="90805" h="37465">
                                  <a:moveTo>
                                    <a:pt x="90664" y="27414"/>
                                  </a:moveTo>
                                  <a:lnTo>
                                    <a:pt x="90664" y="0"/>
                                  </a:lnTo>
                                </a:path>
                              </a:pathLst>
                            </a:custGeom>
                            <a:ln w="2927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9" name="Graphic 439"/>
                          <wps:cNvSpPr/>
                          <wps:spPr>
                            <a:xfrm>
                              <a:off x="9448" y="50325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8126" y="0"/>
                                  </a:moveTo>
                                  <a:lnTo>
                                    <a:pt x="2349" y="0"/>
                                  </a:lnTo>
                                  <a:lnTo>
                                    <a:pt x="0" y="2349"/>
                                  </a:lnTo>
                                  <a:lnTo>
                                    <a:pt x="0" y="5287"/>
                                  </a:lnTo>
                                  <a:lnTo>
                                    <a:pt x="0" y="8126"/>
                                  </a:lnTo>
                                  <a:lnTo>
                                    <a:pt x="2349" y="10476"/>
                                  </a:lnTo>
                                  <a:lnTo>
                                    <a:pt x="8126" y="10476"/>
                                  </a:lnTo>
                                  <a:lnTo>
                                    <a:pt x="10476" y="8126"/>
                                  </a:lnTo>
                                  <a:lnTo>
                                    <a:pt x="10476" y="2349"/>
                                  </a:lnTo>
                                  <a:lnTo>
                                    <a:pt x="81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0" name="Graphic 440"/>
                          <wps:cNvSpPr/>
                          <wps:spPr>
                            <a:xfrm>
                              <a:off x="9448" y="50325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0" y="5287"/>
                                  </a:moveTo>
                                  <a:lnTo>
                                    <a:pt x="0" y="2349"/>
                                  </a:lnTo>
                                  <a:lnTo>
                                    <a:pt x="2349" y="0"/>
                                  </a:lnTo>
                                  <a:lnTo>
                                    <a:pt x="5189" y="0"/>
                                  </a:lnTo>
                                  <a:lnTo>
                                    <a:pt x="8126" y="0"/>
                                  </a:lnTo>
                                  <a:lnTo>
                                    <a:pt x="10476" y="2349"/>
                                  </a:lnTo>
                                  <a:lnTo>
                                    <a:pt x="10476" y="5287"/>
                                  </a:lnTo>
                                  <a:lnTo>
                                    <a:pt x="10476" y="8126"/>
                                  </a:lnTo>
                                  <a:lnTo>
                                    <a:pt x="8126" y="10476"/>
                                  </a:lnTo>
                                  <a:lnTo>
                                    <a:pt x="5189" y="10476"/>
                                  </a:lnTo>
                                  <a:lnTo>
                                    <a:pt x="2349" y="10476"/>
                                  </a:lnTo>
                                  <a:lnTo>
                                    <a:pt x="0" y="8126"/>
                                  </a:lnTo>
                                  <a:lnTo>
                                    <a:pt x="0" y="5287"/>
                                  </a:lnTo>
                                </a:path>
                              </a:pathLst>
                            </a:custGeom>
                            <a:ln w="10378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1" name="Graphic 441"/>
                          <wps:cNvSpPr/>
                          <wps:spPr>
                            <a:xfrm>
                              <a:off x="100112" y="42198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8126" y="0"/>
                                  </a:moveTo>
                                  <a:lnTo>
                                    <a:pt x="2349" y="0"/>
                                  </a:lnTo>
                                  <a:lnTo>
                                    <a:pt x="0" y="2349"/>
                                  </a:lnTo>
                                  <a:lnTo>
                                    <a:pt x="0" y="5189"/>
                                  </a:lnTo>
                                  <a:lnTo>
                                    <a:pt x="0" y="8028"/>
                                  </a:lnTo>
                                  <a:lnTo>
                                    <a:pt x="2349" y="10378"/>
                                  </a:lnTo>
                                  <a:lnTo>
                                    <a:pt x="8126" y="10378"/>
                                  </a:lnTo>
                                  <a:lnTo>
                                    <a:pt x="10378" y="8028"/>
                                  </a:lnTo>
                                  <a:lnTo>
                                    <a:pt x="10378" y="2349"/>
                                  </a:lnTo>
                                  <a:lnTo>
                                    <a:pt x="81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2" name="Graphic 442"/>
                          <wps:cNvSpPr/>
                          <wps:spPr>
                            <a:xfrm>
                              <a:off x="100112" y="42198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0" y="5189"/>
                                  </a:moveTo>
                                  <a:lnTo>
                                    <a:pt x="0" y="2349"/>
                                  </a:lnTo>
                                  <a:lnTo>
                                    <a:pt x="2349" y="0"/>
                                  </a:lnTo>
                                  <a:lnTo>
                                    <a:pt x="5189" y="0"/>
                                  </a:lnTo>
                                  <a:lnTo>
                                    <a:pt x="8126" y="0"/>
                                  </a:lnTo>
                                  <a:lnTo>
                                    <a:pt x="10378" y="2349"/>
                                  </a:lnTo>
                                  <a:lnTo>
                                    <a:pt x="10378" y="5189"/>
                                  </a:lnTo>
                                  <a:lnTo>
                                    <a:pt x="10378" y="8028"/>
                                  </a:lnTo>
                                  <a:lnTo>
                                    <a:pt x="8126" y="10378"/>
                                  </a:lnTo>
                                  <a:lnTo>
                                    <a:pt x="5189" y="10378"/>
                                  </a:lnTo>
                                  <a:lnTo>
                                    <a:pt x="2349" y="10378"/>
                                  </a:lnTo>
                                  <a:lnTo>
                                    <a:pt x="0" y="8028"/>
                                  </a:lnTo>
                                  <a:lnTo>
                                    <a:pt x="0" y="5189"/>
                                  </a:lnTo>
                                </a:path>
                              </a:pathLst>
                            </a:custGeom>
                            <a:ln w="10378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3" name="Graphic 443"/>
                          <wps:cNvSpPr/>
                          <wps:spPr>
                            <a:xfrm>
                              <a:off x="9448" y="50325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8126" y="0"/>
                                  </a:moveTo>
                                  <a:lnTo>
                                    <a:pt x="2349" y="0"/>
                                  </a:lnTo>
                                  <a:lnTo>
                                    <a:pt x="0" y="2349"/>
                                  </a:lnTo>
                                  <a:lnTo>
                                    <a:pt x="0" y="5287"/>
                                  </a:lnTo>
                                  <a:lnTo>
                                    <a:pt x="0" y="8126"/>
                                  </a:lnTo>
                                  <a:lnTo>
                                    <a:pt x="2349" y="10476"/>
                                  </a:lnTo>
                                  <a:lnTo>
                                    <a:pt x="8126" y="10476"/>
                                  </a:lnTo>
                                  <a:lnTo>
                                    <a:pt x="10476" y="8126"/>
                                  </a:lnTo>
                                  <a:lnTo>
                                    <a:pt x="10476" y="2349"/>
                                  </a:lnTo>
                                  <a:lnTo>
                                    <a:pt x="81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4" name="Graphic 444"/>
                          <wps:cNvSpPr/>
                          <wps:spPr>
                            <a:xfrm>
                              <a:off x="9448" y="50325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0" y="5287"/>
                                  </a:moveTo>
                                  <a:lnTo>
                                    <a:pt x="0" y="2349"/>
                                  </a:lnTo>
                                  <a:lnTo>
                                    <a:pt x="2349" y="0"/>
                                  </a:lnTo>
                                  <a:lnTo>
                                    <a:pt x="5189" y="0"/>
                                  </a:lnTo>
                                  <a:lnTo>
                                    <a:pt x="8126" y="0"/>
                                  </a:lnTo>
                                  <a:lnTo>
                                    <a:pt x="10476" y="2349"/>
                                  </a:lnTo>
                                  <a:lnTo>
                                    <a:pt x="10476" y="5287"/>
                                  </a:lnTo>
                                  <a:lnTo>
                                    <a:pt x="10476" y="8126"/>
                                  </a:lnTo>
                                  <a:lnTo>
                                    <a:pt x="8126" y="10476"/>
                                  </a:lnTo>
                                  <a:lnTo>
                                    <a:pt x="5189" y="10476"/>
                                  </a:lnTo>
                                  <a:lnTo>
                                    <a:pt x="2349" y="10476"/>
                                  </a:lnTo>
                                  <a:lnTo>
                                    <a:pt x="0" y="8126"/>
                                  </a:lnTo>
                                  <a:lnTo>
                                    <a:pt x="0" y="5287"/>
                                  </a:lnTo>
                                </a:path>
                              </a:pathLst>
                            </a:custGeom>
                            <a:ln w="10378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5" name="Graphic 445"/>
                          <wps:cNvSpPr/>
                          <wps:spPr>
                            <a:xfrm>
                              <a:off x="100112" y="42198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8126" y="0"/>
                                  </a:moveTo>
                                  <a:lnTo>
                                    <a:pt x="2349" y="0"/>
                                  </a:lnTo>
                                  <a:lnTo>
                                    <a:pt x="0" y="2349"/>
                                  </a:lnTo>
                                  <a:lnTo>
                                    <a:pt x="0" y="5189"/>
                                  </a:lnTo>
                                  <a:lnTo>
                                    <a:pt x="0" y="8028"/>
                                  </a:lnTo>
                                  <a:lnTo>
                                    <a:pt x="2349" y="10378"/>
                                  </a:lnTo>
                                  <a:lnTo>
                                    <a:pt x="8126" y="10378"/>
                                  </a:lnTo>
                                  <a:lnTo>
                                    <a:pt x="10378" y="8028"/>
                                  </a:lnTo>
                                  <a:lnTo>
                                    <a:pt x="10378" y="2349"/>
                                  </a:lnTo>
                                  <a:lnTo>
                                    <a:pt x="81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6" name="Graphic 446"/>
                          <wps:cNvSpPr/>
                          <wps:spPr>
                            <a:xfrm>
                              <a:off x="100112" y="42198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0" y="5189"/>
                                  </a:moveTo>
                                  <a:lnTo>
                                    <a:pt x="0" y="2349"/>
                                  </a:lnTo>
                                  <a:lnTo>
                                    <a:pt x="2349" y="0"/>
                                  </a:lnTo>
                                  <a:lnTo>
                                    <a:pt x="5189" y="0"/>
                                  </a:lnTo>
                                  <a:lnTo>
                                    <a:pt x="8126" y="0"/>
                                  </a:lnTo>
                                  <a:lnTo>
                                    <a:pt x="10378" y="2349"/>
                                  </a:lnTo>
                                  <a:lnTo>
                                    <a:pt x="10378" y="5189"/>
                                  </a:lnTo>
                                  <a:lnTo>
                                    <a:pt x="10378" y="8028"/>
                                  </a:lnTo>
                                  <a:lnTo>
                                    <a:pt x="8126" y="10378"/>
                                  </a:lnTo>
                                  <a:lnTo>
                                    <a:pt x="5189" y="10378"/>
                                  </a:lnTo>
                                  <a:lnTo>
                                    <a:pt x="2349" y="10378"/>
                                  </a:lnTo>
                                  <a:lnTo>
                                    <a:pt x="0" y="8028"/>
                                  </a:lnTo>
                                  <a:lnTo>
                                    <a:pt x="0" y="5189"/>
                                  </a:lnTo>
                                </a:path>
                              </a:pathLst>
                            </a:custGeom>
                            <a:ln w="10378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61A16F7B" id="Group 433" o:spid="_x0000_s1026" style="position:absolute;margin-left:446.95pt;margin-top:-26.3pt;width:11.05pt;height:9.85pt;z-index:-17396736;mso-wrap-distance-left:0;mso-wrap-distance-right:0;mso-position-horizontal-relative:page" coordsize="140335,1250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">
                  <v:shape id="Graphic 434" o:spid="_x0000_s1027" style="position:absolute;left:105301;top:2643;width:34925;height:108585;visibility:visible;mso-wrap-style:square;v-text-anchor:top" coordsize="34925,108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" path="m979,l,,,108189r587,l5189,83712,14294,71571,26337,62759r2056,-3035l28589,56493r-98,-1762l29372,51696r4896,-7344l34659,34562r-979,-2546l30351,28981,16840,21442,12238,18211,6266,11063,1370,1762,979,xe" fillcolor="#006400" stroked="f">
                    <v:fill opacity="32896f"/>
                    <v:path arrowok="t"/>
                  </v:shape>
                  <v:shape id="Graphic 435" o:spid="_x0000_s1028" style="position:absolute;left:105301;top:10770;width:1270;height:76835;visibility:visible;mso-wrap-style:square;v-text-anchor:top" coordsize="1270,76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" path="m,76663l,e" filled="f" strokeweight=".34811mm">
                    <v:path arrowok="t"/>
                  </v:shape>
                  <v:shape id="Graphic 436" o:spid="_x0000_s1029" style="position:absolute;left:14637;width:34925;height:125095;visibility:visible;mso-wrap-style:square;v-text-anchor:top" coordsize="34925,125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" path="m195,l,,,124834r489,l5287,96049,13315,84593,21344,71865,31624,63641r2154,-4211l34855,52381r-685,-2252l32212,47388,25848,39947,22519,35149,17623,30645,12140,26239,4797,17721,1762,11749,195,xe" fillcolor="#006400" stroked="f">
                    <v:fill opacity="32896f"/>
                    <v:path arrowok="t"/>
                  </v:shape>
                  <v:shape id="Graphic 437" o:spid="_x0000_s1030" style="position:absolute;left:14637;top:16057;width:1270;height:84455;visibility:visible;mso-wrap-style:square;v-text-anchor:top" coordsize="1270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" path="m,84397l,e" filled="f" strokeweight=".34811mm">
                    <v:path arrowok="t"/>
                  </v:shape>
                  <v:shape id="Graphic 438" o:spid="_x0000_s1031" style="position:absolute;left:14637;top:30253;width:90805;height:37465;visibility:visible;mso-wrap-style:square;v-text-anchor:top" coordsize="90805,37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" path="m,37303l,9399em90664,27414l90664,e" filled="f" strokeweight=".81317mm">
                    <v:path arrowok="t"/>
                  </v:shape>
                  <v:shape id="Graphic 439" o:spid="_x0000_s1032" style="position:absolute;left:9448;top:50325;width:10795;height:10795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" path="m8126,l2349,,,2349,,5287,,8126r2349,2350l8126,10476,10476,8126r,-5777l8126,xe" fillcolor="black" stroked="f">
                    <v:fill opacity="32896f"/>
                    <v:path arrowok="t"/>
                  </v:shape>
                  <v:shape id="Graphic 440" o:spid="_x0000_s1033" style="position:absolute;left:9448;top:50325;width:10795;height:10795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" path="m,5287l,2349,2349,,5189,,8126,r2350,2349l10476,5287r,2839l8126,10476r-2937,l2349,10476,,8126,,5287e" filled="f" strokeweight=".28828mm">
                    <v:path arrowok="t"/>
                  </v:shape>
                  <v:shape id="Graphic 441" o:spid="_x0000_s1034" style="position:absolute;left:100112;top:42198;width:10795;height:10795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" path="m8126,l2349,,,2349,,5189,,8028r2349,2350l8126,10378,10378,8028r,-5679l8126,xe" fillcolor="black" stroked="f">
                    <v:fill opacity="32896f"/>
                    <v:path arrowok="t"/>
                  </v:shape>
                  <v:shape id="Graphic 442" o:spid="_x0000_s1035" style="position:absolute;left:100112;top:42198;width:10795;height:10795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" path="m,5189l,2349,2349,,5189,,8126,r2252,2349l10378,5189r,2839l8126,10378r-2937,l2349,10378,,8028,,5189e" filled="f" strokeweight=".28828mm">
                    <v:path arrowok="t"/>
                  </v:shape>
                  <v:shape id="Graphic 443" o:spid="_x0000_s1036" style="position:absolute;left:9448;top:50325;width:10795;height:10795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" path="m8126,l2349,,,2349,,5287,,8126r2349,2350l8126,10476,10476,8126r,-5777l8126,xe" fillcolor="black" stroked="f">
                    <v:fill opacity="32896f"/>
                    <v:path arrowok="t"/>
                  </v:shape>
                  <v:shape id="Graphic 444" o:spid="_x0000_s1037" style="position:absolute;left:9448;top:50325;width:10795;height:10795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" path="m,5287l,2349,2349,,5189,,8126,r2350,2349l10476,5287r,2839l8126,10476r-2937,l2349,10476,,8126,,5287e" filled="f" strokeweight=".28828mm">
                    <v:path arrowok="t"/>
                  </v:shape>
                  <v:shape id="Graphic 445" o:spid="_x0000_s1038" style="position:absolute;left:100112;top:42198;width:10795;height:10795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" path="m8126,l2349,,,2349,,5189,,8028r2349,2350l8126,10378,10378,8028r,-5679l8126,xe" fillcolor="black" stroked="f">
                    <v:fill opacity="32896f"/>
                    <v:path arrowok="t"/>
                  </v:shape>
                  <v:shape id="Graphic 446" o:spid="_x0000_s1039" style="position:absolute;left:100112;top:42198;width:10795;height:10795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" path="m,5189l,2349,2349,,5189,,8126,r2252,2349l10378,5189r,2839l8126,10378r-2937,l2349,10378,,8028,,5189e" filled="f" strokeweight=".28828mm">
                    <v:path arrowok="t"/>
                  </v:shape>
                  <w10:wrap anchorx="page"/>
                </v:group>
              </w:pict>
            </mc:Fallback>
          </mc:AlternateContent>
        </w:r>
        <w:r>
          <w:rPr>
            <w:noProof/>
            <w:lang w:val="en-GB" w:eastAsia="en-GB"/>
          </w:rPr>
          <mc:AlternateContent>
            <mc:Choice Requires="wpg">
              <w:drawing>
                <wp:anchor distT="0" distB="0" distL="0" distR="0" simplePos="0" relativeHeight="15759872" behindDoc="0" locked="0" layoutInCell="1" allowOverlap="1">
                  <wp:simplePos x="0" y="0"/>
                  <wp:positionH relativeFrom="page">
                    <wp:posOffset>5636845</wp:posOffset>
                  </wp:positionH>
                  <wp:positionV relativeFrom="paragraph">
                    <wp:posOffset>325522</wp:posOffset>
                  </wp:positionV>
                  <wp:extent cx="598805" cy="235585"/>
                  <wp:effectExtent l="0" t="0" r="0" b="0"/>
                  <wp:wrapNone/>
                  <wp:docPr id="447" name="Group 44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>
                          <a:xfrm>
                            <a:off x="0" y="0"/>
                            <a:ext cx="598805" cy="235585"/>
                            <a:chOff x="0" y="0"/>
                            <a:chExt cx="598805" cy="235585"/>
                          </a:xfrm>
                        </wpg:grpSpPr>
                        <wps:wsp>
                          <wps:cNvPr id="448" name="Graphic 448"/>
                          <wps:cNvSpPr/>
                          <wps:spPr>
                            <a:xfrm>
                              <a:off x="235667" y="0"/>
                              <a:ext cx="26034" cy="1714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6034" h="171450">
                                  <a:moveTo>
                                    <a:pt x="39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70949"/>
                                  </a:lnTo>
                                  <a:lnTo>
                                    <a:pt x="293" y="170949"/>
                                  </a:lnTo>
                                  <a:lnTo>
                                    <a:pt x="7245" y="120036"/>
                                  </a:lnTo>
                                  <a:lnTo>
                                    <a:pt x="25554" y="76565"/>
                                  </a:lnTo>
                                  <a:lnTo>
                                    <a:pt x="25945" y="71473"/>
                                  </a:lnTo>
                                  <a:lnTo>
                                    <a:pt x="24379" y="63934"/>
                                  </a:lnTo>
                                  <a:lnTo>
                                    <a:pt x="16448" y="48171"/>
                                  </a:lnTo>
                                  <a:lnTo>
                                    <a:pt x="6364" y="31135"/>
                                  </a:lnTo>
                                  <a:lnTo>
                                    <a:pt x="2447" y="19483"/>
                                  </a:lnTo>
                                  <a:lnTo>
                                    <a:pt x="39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9" name="Graphic 449"/>
                          <wps:cNvSpPr/>
                          <wps:spPr>
                            <a:xfrm>
                              <a:off x="235667" y="17917"/>
                              <a:ext cx="1270" cy="1174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17475">
                                  <a:moveTo>
                                    <a:pt x="0" y="117197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12532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0" name="Graphic 450"/>
                          <wps:cNvSpPr/>
                          <wps:spPr>
                            <a:xfrm>
                              <a:off x="235667" y="51696"/>
                              <a:ext cx="1270" cy="381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8100">
                                  <a:moveTo>
                                    <a:pt x="0" y="3789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2927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1" name="Graphic 451"/>
                          <wps:cNvSpPr/>
                          <wps:spPr>
                            <a:xfrm>
                              <a:off x="230478" y="69711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8126" y="0"/>
                                  </a:moveTo>
                                  <a:lnTo>
                                    <a:pt x="2349" y="0"/>
                                  </a:lnTo>
                                  <a:lnTo>
                                    <a:pt x="0" y="2349"/>
                                  </a:lnTo>
                                  <a:lnTo>
                                    <a:pt x="0" y="5189"/>
                                  </a:lnTo>
                                  <a:lnTo>
                                    <a:pt x="0" y="8028"/>
                                  </a:lnTo>
                                  <a:lnTo>
                                    <a:pt x="2349" y="10378"/>
                                  </a:lnTo>
                                  <a:lnTo>
                                    <a:pt x="8126" y="10378"/>
                                  </a:lnTo>
                                  <a:lnTo>
                                    <a:pt x="10378" y="8028"/>
                                  </a:lnTo>
                                  <a:lnTo>
                                    <a:pt x="10378" y="2349"/>
                                  </a:lnTo>
                                  <a:lnTo>
                                    <a:pt x="81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2" name="Graphic 452"/>
                          <wps:cNvSpPr/>
                          <wps:spPr>
                            <a:xfrm>
                              <a:off x="230478" y="69711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0" y="5189"/>
                                  </a:moveTo>
                                  <a:lnTo>
                                    <a:pt x="0" y="2349"/>
                                  </a:lnTo>
                                  <a:lnTo>
                                    <a:pt x="2349" y="0"/>
                                  </a:lnTo>
                                  <a:lnTo>
                                    <a:pt x="5189" y="0"/>
                                  </a:lnTo>
                                  <a:lnTo>
                                    <a:pt x="8126" y="0"/>
                                  </a:lnTo>
                                  <a:lnTo>
                                    <a:pt x="10378" y="2349"/>
                                  </a:lnTo>
                                  <a:lnTo>
                                    <a:pt x="10378" y="5189"/>
                                  </a:lnTo>
                                  <a:lnTo>
                                    <a:pt x="10378" y="8028"/>
                                  </a:lnTo>
                                  <a:lnTo>
                                    <a:pt x="8126" y="10378"/>
                                  </a:lnTo>
                                  <a:lnTo>
                                    <a:pt x="5189" y="10378"/>
                                  </a:lnTo>
                                  <a:lnTo>
                                    <a:pt x="2349" y="10378"/>
                                  </a:lnTo>
                                  <a:lnTo>
                                    <a:pt x="0" y="8028"/>
                                  </a:lnTo>
                                  <a:lnTo>
                                    <a:pt x="0" y="5189"/>
                                  </a:lnTo>
                                </a:path>
                              </a:pathLst>
                            </a:custGeom>
                            <a:ln w="10378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3" name="Graphic 453"/>
                          <wps:cNvSpPr/>
                          <wps:spPr>
                            <a:xfrm>
                              <a:off x="230478" y="69711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8126" y="0"/>
                                  </a:moveTo>
                                  <a:lnTo>
                                    <a:pt x="2349" y="0"/>
                                  </a:lnTo>
                                  <a:lnTo>
                                    <a:pt x="0" y="2349"/>
                                  </a:lnTo>
                                  <a:lnTo>
                                    <a:pt x="0" y="5189"/>
                                  </a:lnTo>
                                  <a:lnTo>
                                    <a:pt x="0" y="8028"/>
                                  </a:lnTo>
                                  <a:lnTo>
                                    <a:pt x="2349" y="10378"/>
                                  </a:lnTo>
                                  <a:lnTo>
                                    <a:pt x="8126" y="10378"/>
                                  </a:lnTo>
                                  <a:lnTo>
                                    <a:pt x="10378" y="8028"/>
                                  </a:lnTo>
                                  <a:lnTo>
                                    <a:pt x="10378" y="2349"/>
                                  </a:lnTo>
                                  <a:lnTo>
                                    <a:pt x="81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4" name="Graphic 454"/>
                          <wps:cNvSpPr/>
                          <wps:spPr>
                            <a:xfrm>
                              <a:off x="230478" y="69711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0" y="5189"/>
                                  </a:moveTo>
                                  <a:lnTo>
                                    <a:pt x="0" y="2349"/>
                                  </a:lnTo>
                                  <a:lnTo>
                                    <a:pt x="2349" y="0"/>
                                  </a:lnTo>
                                  <a:lnTo>
                                    <a:pt x="5189" y="0"/>
                                  </a:lnTo>
                                  <a:lnTo>
                                    <a:pt x="8126" y="0"/>
                                  </a:lnTo>
                                  <a:lnTo>
                                    <a:pt x="10378" y="2349"/>
                                  </a:lnTo>
                                  <a:lnTo>
                                    <a:pt x="10378" y="5189"/>
                                  </a:lnTo>
                                  <a:lnTo>
                                    <a:pt x="10378" y="8028"/>
                                  </a:lnTo>
                                  <a:lnTo>
                                    <a:pt x="8126" y="10378"/>
                                  </a:lnTo>
                                  <a:lnTo>
                                    <a:pt x="5189" y="10378"/>
                                  </a:lnTo>
                                  <a:lnTo>
                                    <a:pt x="2349" y="10378"/>
                                  </a:lnTo>
                                  <a:lnTo>
                                    <a:pt x="0" y="8028"/>
                                  </a:lnTo>
                                  <a:lnTo>
                                    <a:pt x="0" y="5189"/>
                                  </a:lnTo>
                                </a:path>
                              </a:pathLst>
                            </a:custGeom>
                            <a:ln w="10378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5" name="Graphic 455"/>
                          <wps:cNvSpPr/>
                          <wps:spPr>
                            <a:xfrm>
                              <a:off x="145003" y="38184"/>
                              <a:ext cx="21590" cy="1701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590" h="170180">
                                  <a:moveTo>
                                    <a:pt x="195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69872"/>
                                  </a:lnTo>
                                  <a:lnTo>
                                    <a:pt x="1370" y="169872"/>
                                  </a:lnTo>
                                  <a:lnTo>
                                    <a:pt x="5776" y="148136"/>
                                  </a:lnTo>
                                  <a:lnTo>
                                    <a:pt x="18896" y="115826"/>
                                  </a:lnTo>
                                  <a:lnTo>
                                    <a:pt x="21148" y="94090"/>
                                  </a:lnTo>
                                  <a:lnTo>
                                    <a:pt x="19581" y="80187"/>
                                  </a:lnTo>
                                  <a:lnTo>
                                    <a:pt x="7343" y="51696"/>
                                  </a:lnTo>
                                  <a:lnTo>
                                    <a:pt x="4112" y="37009"/>
                                  </a:lnTo>
                                  <a:lnTo>
                                    <a:pt x="1468" y="27904"/>
                                  </a:lnTo>
                                  <a:lnTo>
                                    <a:pt x="19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6" name="Graphic 456"/>
                          <wps:cNvSpPr/>
                          <wps:spPr>
                            <a:xfrm>
                              <a:off x="145003" y="76271"/>
                              <a:ext cx="1270" cy="1238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23825">
                                  <a:moveTo>
                                    <a:pt x="0" y="123463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12532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7" name="Graphic 457"/>
                          <wps:cNvSpPr/>
                          <wps:spPr>
                            <a:xfrm>
                              <a:off x="145003" y="116218"/>
                              <a:ext cx="1270" cy="444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44450">
                                  <a:moveTo>
                                    <a:pt x="0" y="43961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2927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8" name="Graphic 458"/>
                          <wps:cNvSpPr/>
                          <wps:spPr>
                            <a:xfrm>
                              <a:off x="139814" y="130023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8126" y="0"/>
                                  </a:moveTo>
                                  <a:lnTo>
                                    <a:pt x="2349" y="0"/>
                                  </a:lnTo>
                                  <a:lnTo>
                                    <a:pt x="0" y="2349"/>
                                  </a:lnTo>
                                  <a:lnTo>
                                    <a:pt x="0" y="5189"/>
                                  </a:lnTo>
                                  <a:lnTo>
                                    <a:pt x="0" y="8028"/>
                                  </a:lnTo>
                                  <a:lnTo>
                                    <a:pt x="2349" y="10378"/>
                                  </a:lnTo>
                                  <a:lnTo>
                                    <a:pt x="8126" y="10378"/>
                                  </a:lnTo>
                                  <a:lnTo>
                                    <a:pt x="10378" y="8028"/>
                                  </a:lnTo>
                                  <a:lnTo>
                                    <a:pt x="10378" y="2349"/>
                                  </a:lnTo>
                                  <a:lnTo>
                                    <a:pt x="81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9" name="Graphic 459"/>
                          <wps:cNvSpPr/>
                          <wps:spPr>
                            <a:xfrm>
                              <a:off x="139814" y="130023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0" y="5189"/>
                                  </a:moveTo>
                                  <a:lnTo>
                                    <a:pt x="0" y="2349"/>
                                  </a:lnTo>
                                  <a:lnTo>
                                    <a:pt x="2349" y="0"/>
                                  </a:lnTo>
                                  <a:lnTo>
                                    <a:pt x="5189" y="0"/>
                                  </a:lnTo>
                                  <a:lnTo>
                                    <a:pt x="8126" y="0"/>
                                  </a:lnTo>
                                  <a:lnTo>
                                    <a:pt x="10378" y="2349"/>
                                  </a:lnTo>
                                  <a:lnTo>
                                    <a:pt x="10378" y="5189"/>
                                  </a:lnTo>
                                  <a:lnTo>
                                    <a:pt x="10378" y="8028"/>
                                  </a:lnTo>
                                  <a:lnTo>
                                    <a:pt x="8126" y="10378"/>
                                  </a:lnTo>
                                  <a:lnTo>
                                    <a:pt x="5189" y="10378"/>
                                  </a:lnTo>
                                  <a:lnTo>
                                    <a:pt x="2349" y="10378"/>
                                  </a:lnTo>
                                  <a:lnTo>
                                    <a:pt x="0" y="8028"/>
                                  </a:lnTo>
                                  <a:lnTo>
                                    <a:pt x="0" y="5189"/>
                                  </a:lnTo>
                                </a:path>
                              </a:pathLst>
                            </a:custGeom>
                            <a:ln w="10378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0" name="Graphic 460"/>
                          <wps:cNvSpPr/>
                          <wps:spPr>
                            <a:xfrm>
                              <a:off x="139814" y="130023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8126" y="0"/>
                                  </a:moveTo>
                                  <a:lnTo>
                                    <a:pt x="2349" y="0"/>
                                  </a:lnTo>
                                  <a:lnTo>
                                    <a:pt x="0" y="2349"/>
                                  </a:lnTo>
                                  <a:lnTo>
                                    <a:pt x="0" y="5189"/>
                                  </a:lnTo>
                                  <a:lnTo>
                                    <a:pt x="0" y="8028"/>
                                  </a:lnTo>
                                  <a:lnTo>
                                    <a:pt x="2349" y="10378"/>
                                  </a:lnTo>
                                  <a:lnTo>
                                    <a:pt x="8126" y="10378"/>
                                  </a:lnTo>
                                  <a:lnTo>
                                    <a:pt x="10378" y="8028"/>
                                  </a:lnTo>
                                  <a:lnTo>
                                    <a:pt x="10378" y="2349"/>
                                  </a:lnTo>
                                  <a:lnTo>
                                    <a:pt x="81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1" name="Graphic 461"/>
                          <wps:cNvSpPr/>
                          <wps:spPr>
                            <a:xfrm>
                              <a:off x="139814" y="130023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0" y="5189"/>
                                  </a:moveTo>
                                  <a:lnTo>
                                    <a:pt x="0" y="2349"/>
                                  </a:lnTo>
                                  <a:lnTo>
                                    <a:pt x="2349" y="0"/>
                                  </a:lnTo>
                                  <a:lnTo>
                                    <a:pt x="5189" y="0"/>
                                  </a:lnTo>
                                  <a:lnTo>
                                    <a:pt x="8126" y="0"/>
                                  </a:lnTo>
                                  <a:lnTo>
                                    <a:pt x="10378" y="2349"/>
                                  </a:lnTo>
                                  <a:lnTo>
                                    <a:pt x="10378" y="5189"/>
                                  </a:lnTo>
                                  <a:lnTo>
                                    <a:pt x="10378" y="8028"/>
                                  </a:lnTo>
                                  <a:lnTo>
                                    <a:pt x="8126" y="10378"/>
                                  </a:lnTo>
                                  <a:lnTo>
                                    <a:pt x="5189" y="10378"/>
                                  </a:lnTo>
                                  <a:lnTo>
                                    <a:pt x="2349" y="10378"/>
                                  </a:lnTo>
                                  <a:lnTo>
                                    <a:pt x="0" y="8028"/>
                                  </a:lnTo>
                                  <a:lnTo>
                                    <a:pt x="0" y="5189"/>
                                  </a:lnTo>
                                </a:path>
                              </a:pathLst>
                            </a:custGeom>
                            <a:ln w="10378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2" name="Graphic 462"/>
                          <wps:cNvSpPr/>
                          <wps:spPr>
                            <a:xfrm>
                              <a:off x="54339" y="62857"/>
                              <a:ext cx="20320" cy="1447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0320" h="144780">
                                  <a:moveTo>
                                    <a:pt x="1077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44318"/>
                                  </a:lnTo>
                                  <a:lnTo>
                                    <a:pt x="2643" y="144318"/>
                                  </a:lnTo>
                                  <a:lnTo>
                                    <a:pt x="9790" y="121309"/>
                                  </a:lnTo>
                                  <a:lnTo>
                                    <a:pt x="15861" y="107700"/>
                                  </a:lnTo>
                                  <a:lnTo>
                                    <a:pt x="19875" y="79110"/>
                                  </a:lnTo>
                                  <a:lnTo>
                                    <a:pt x="16252" y="51108"/>
                                  </a:lnTo>
                                  <a:lnTo>
                                    <a:pt x="7832" y="31820"/>
                                  </a:lnTo>
                                  <a:lnTo>
                                    <a:pt x="107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3" name="Graphic 463"/>
                          <wps:cNvSpPr/>
                          <wps:spPr>
                            <a:xfrm>
                              <a:off x="54339" y="83125"/>
                              <a:ext cx="1270" cy="1244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24460">
                                  <a:moveTo>
                                    <a:pt x="0" y="124051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12532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4" name="Graphic 464"/>
                          <wps:cNvSpPr/>
                          <wps:spPr>
                            <a:xfrm>
                              <a:off x="54339" y="114456"/>
                              <a:ext cx="1270" cy="482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48260">
                                  <a:moveTo>
                                    <a:pt x="0" y="47975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2927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5" name="Graphic 465"/>
                          <wps:cNvSpPr/>
                          <wps:spPr>
                            <a:xfrm>
                              <a:off x="49150" y="135898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8126" y="0"/>
                                  </a:moveTo>
                                  <a:lnTo>
                                    <a:pt x="2349" y="0"/>
                                  </a:lnTo>
                                  <a:lnTo>
                                    <a:pt x="0" y="2349"/>
                                  </a:lnTo>
                                  <a:lnTo>
                                    <a:pt x="0" y="5189"/>
                                  </a:lnTo>
                                  <a:lnTo>
                                    <a:pt x="0" y="8028"/>
                                  </a:lnTo>
                                  <a:lnTo>
                                    <a:pt x="2349" y="10378"/>
                                  </a:lnTo>
                                  <a:lnTo>
                                    <a:pt x="8126" y="10378"/>
                                  </a:lnTo>
                                  <a:lnTo>
                                    <a:pt x="10476" y="8028"/>
                                  </a:lnTo>
                                  <a:lnTo>
                                    <a:pt x="10476" y="2349"/>
                                  </a:lnTo>
                                  <a:lnTo>
                                    <a:pt x="81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6" name="Graphic 466"/>
                          <wps:cNvSpPr/>
                          <wps:spPr>
                            <a:xfrm>
                              <a:off x="49150" y="135898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0" y="5189"/>
                                  </a:moveTo>
                                  <a:lnTo>
                                    <a:pt x="0" y="2349"/>
                                  </a:lnTo>
                                  <a:lnTo>
                                    <a:pt x="2349" y="0"/>
                                  </a:lnTo>
                                  <a:lnTo>
                                    <a:pt x="5189" y="0"/>
                                  </a:lnTo>
                                  <a:lnTo>
                                    <a:pt x="8126" y="0"/>
                                  </a:lnTo>
                                  <a:lnTo>
                                    <a:pt x="10476" y="2349"/>
                                  </a:lnTo>
                                  <a:lnTo>
                                    <a:pt x="10476" y="5189"/>
                                  </a:lnTo>
                                  <a:lnTo>
                                    <a:pt x="10476" y="8028"/>
                                  </a:lnTo>
                                  <a:lnTo>
                                    <a:pt x="8126" y="10378"/>
                                  </a:lnTo>
                                  <a:lnTo>
                                    <a:pt x="5189" y="10378"/>
                                  </a:lnTo>
                                  <a:lnTo>
                                    <a:pt x="2349" y="10378"/>
                                  </a:lnTo>
                                  <a:lnTo>
                                    <a:pt x="0" y="8028"/>
                                  </a:lnTo>
                                  <a:lnTo>
                                    <a:pt x="0" y="5189"/>
                                  </a:lnTo>
                                </a:path>
                              </a:pathLst>
                            </a:custGeom>
                            <a:ln w="10378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7" name="Graphic 467"/>
                          <wps:cNvSpPr/>
                          <wps:spPr>
                            <a:xfrm>
                              <a:off x="49150" y="135898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8126" y="0"/>
                                  </a:moveTo>
                                  <a:lnTo>
                                    <a:pt x="2349" y="0"/>
                                  </a:lnTo>
                                  <a:lnTo>
                                    <a:pt x="0" y="2349"/>
                                  </a:lnTo>
                                  <a:lnTo>
                                    <a:pt x="0" y="5189"/>
                                  </a:lnTo>
                                  <a:lnTo>
                                    <a:pt x="0" y="8028"/>
                                  </a:lnTo>
                                  <a:lnTo>
                                    <a:pt x="2349" y="10378"/>
                                  </a:lnTo>
                                  <a:lnTo>
                                    <a:pt x="8126" y="10378"/>
                                  </a:lnTo>
                                  <a:lnTo>
                                    <a:pt x="10476" y="8028"/>
                                  </a:lnTo>
                                  <a:lnTo>
                                    <a:pt x="10476" y="2349"/>
                                  </a:lnTo>
                                  <a:lnTo>
                                    <a:pt x="81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8" name="Graphic 468"/>
                          <wps:cNvSpPr/>
                          <wps:spPr>
                            <a:xfrm>
                              <a:off x="49150" y="135898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0" y="5189"/>
                                  </a:moveTo>
                                  <a:lnTo>
                                    <a:pt x="0" y="2349"/>
                                  </a:lnTo>
                                  <a:lnTo>
                                    <a:pt x="2349" y="0"/>
                                  </a:lnTo>
                                  <a:lnTo>
                                    <a:pt x="5189" y="0"/>
                                  </a:lnTo>
                                  <a:lnTo>
                                    <a:pt x="8126" y="0"/>
                                  </a:lnTo>
                                  <a:lnTo>
                                    <a:pt x="10476" y="2349"/>
                                  </a:lnTo>
                                  <a:lnTo>
                                    <a:pt x="10476" y="5189"/>
                                  </a:lnTo>
                                  <a:lnTo>
                                    <a:pt x="10476" y="8028"/>
                                  </a:lnTo>
                                  <a:lnTo>
                                    <a:pt x="8126" y="10378"/>
                                  </a:lnTo>
                                  <a:lnTo>
                                    <a:pt x="5189" y="10378"/>
                                  </a:lnTo>
                                  <a:lnTo>
                                    <a:pt x="2349" y="10378"/>
                                  </a:lnTo>
                                  <a:lnTo>
                                    <a:pt x="0" y="8028"/>
                                  </a:lnTo>
                                  <a:lnTo>
                                    <a:pt x="0" y="5189"/>
                                  </a:lnTo>
                                </a:path>
                              </a:pathLst>
                            </a:custGeom>
                            <a:ln w="10378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9" name="Graphic 469"/>
                          <wps:cNvSpPr/>
                          <wps:spPr>
                            <a:xfrm>
                              <a:off x="0" y="83222"/>
                              <a:ext cx="59880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98805">
                                  <a:moveTo>
                                    <a:pt x="0" y="0"/>
                                  </a:moveTo>
                                  <a:lnTo>
                                    <a:pt x="598324" y="0"/>
                                  </a:lnTo>
                                </a:path>
                              </a:pathLst>
                            </a:custGeom>
                            <a:ln w="10476">
                              <a:solidFill>
                                <a:srgbClr val="000000"/>
                              </a:solidFill>
                              <a:prstDash val="dash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0" name="Graphic 470"/>
                          <wps:cNvSpPr/>
                          <wps:spPr>
                            <a:xfrm>
                              <a:off x="54339" y="208742"/>
                              <a:ext cx="453390" cy="2730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53390" h="27305">
                                  <a:moveTo>
                                    <a:pt x="0" y="26827"/>
                                  </a:moveTo>
                                  <a:lnTo>
                                    <a:pt x="0" y="0"/>
                                  </a:lnTo>
                                </a:path>
                                <a:path w="453390" h="27305">
                                  <a:moveTo>
                                    <a:pt x="90664" y="26827"/>
                                  </a:moveTo>
                                  <a:lnTo>
                                    <a:pt x="90664" y="0"/>
                                  </a:lnTo>
                                </a:path>
                                <a:path w="453390" h="27305">
                                  <a:moveTo>
                                    <a:pt x="181328" y="26827"/>
                                  </a:moveTo>
                                  <a:lnTo>
                                    <a:pt x="181328" y="0"/>
                                  </a:lnTo>
                                </a:path>
                                <a:path w="453390" h="27305">
                                  <a:moveTo>
                                    <a:pt x="271992" y="26827"/>
                                  </a:moveTo>
                                  <a:lnTo>
                                    <a:pt x="271992" y="0"/>
                                  </a:lnTo>
                                </a:path>
                                <a:path w="453390" h="27305">
                                  <a:moveTo>
                                    <a:pt x="362656" y="26827"/>
                                  </a:moveTo>
                                  <a:lnTo>
                                    <a:pt x="362656" y="0"/>
                                  </a:lnTo>
                                </a:path>
                                <a:path w="453390" h="27305">
                                  <a:moveTo>
                                    <a:pt x="453320" y="26827"/>
                                  </a:moveTo>
                                  <a:lnTo>
                                    <a:pt x="453320" y="0"/>
                                  </a:lnTo>
                                </a:path>
                              </a:pathLst>
                            </a:custGeom>
                            <a:ln w="10476">
                              <a:solidFill>
                                <a:srgbClr val="333333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402BE7AA" id="Group 447" o:spid="_x0000_s1026" style="position:absolute;margin-left:443.85pt;margin-top:25.65pt;width:47.15pt;height:18.55pt;z-index:15759872;mso-wrap-distance-left:0;mso-wrap-distance-right:0;mso-position-horizontal-relative:page" coordsize="5988,23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">
                  <v:shape id="Graphic 448" o:spid="_x0000_s1027" style="position:absolute;left:2356;width:261;height:1714;visibility:visible;mso-wrap-style:square;v-text-anchor:top" coordsize="26034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" path="m391,l,,,170949r293,l7245,120036,25554,76565r391,-5092l24379,63934,16448,48171,6364,31135,2447,19483,391,xe" fillcolor="black" stroked="f">
                    <v:fill opacity="32896f"/>
                    <v:path arrowok="t"/>
                  </v:shape>
                  <v:shape id="Graphic 449" o:spid="_x0000_s1028" style="position:absolute;left:2356;top:179;width:13;height:1174;visibility:visible;mso-wrap-style:square;v-text-anchor:top" coordsize="1270,11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" path="m,117197l,e" filled="f" strokeweight=".34811mm">
                    <v:path arrowok="t"/>
                  </v:shape>
                  <v:shape id="Graphic 450" o:spid="_x0000_s1029" style="position:absolute;left:2356;top:516;width:13;height:381;visibility:visible;mso-wrap-style:square;v-text-anchor:top" coordsize="127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" path="m,37890l,e" filled="f" strokeweight=".81317mm">
                    <v:path arrowok="t"/>
                  </v:shape>
                  <v:shape id="Graphic 451" o:spid="_x0000_s1030" style="position:absolute;left:2304;top:697;width:108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" path="m8126,l2349,,,2349,,5189,,8028r2349,2350l8126,10378,10378,8028r,-5679l8126,xe" fillcolor="black" stroked="f">
                    <v:fill opacity="32896f"/>
                    <v:path arrowok="t"/>
                  </v:shape>
                  <v:shape id="Graphic 452" o:spid="_x0000_s1031" style="position:absolute;left:2304;top:697;width:108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" path="m,5189l,2349,2349,,5189,,8126,r2252,2349l10378,5189r,2839l8126,10378r-2937,l2349,10378,,8028,,5189e" filled="f" strokeweight=".28828mm">
                    <v:path arrowok="t"/>
                  </v:shape>
                  <v:shape id="Graphic 453" o:spid="_x0000_s1032" style="position:absolute;left:2304;top:697;width:108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" path="m8126,l2349,,,2349,,5189,,8028r2349,2350l8126,10378,10378,8028r,-5679l8126,xe" fillcolor="black" stroked="f">
                    <v:fill opacity="32896f"/>
                    <v:path arrowok="t"/>
                  </v:shape>
                  <v:shape id="Graphic 454" o:spid="_x0000_s1033" style="position:absolute;left:2304;top:697;width:108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" path="m,5189l,2349,2349,,5189,,8126,r2252,2349l10378,5189r,2839l8126,10378r-2937,l2349,10378,,8028,,5189e" filled="f" strokeweight=".28828mm">
                    <v:path arrowok="t"/>
                  </v:shape>
                  <v:shape id="Graphic 455" o:spid="_x0000_s1034" style="position:absolute;left:1450;top:381;width:215;height:1702;visibility:visible;mso-wrap-style:square;v-text-anchor:top" coordsize="21590,170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" path="m195,l,,,169872r1370,l5776,148136,18896,115826,21148,94090,19581,80187,7343,51696,4112,37009,1468,27904,195,xe" fillcolor="black" stroked="f">
                    <v:fill opacity="32896f"/>
                    <v:path arrowok="t"/>
                  </v:shape>
                  <v:shape id="Graphic 456" o:spid="_x0000_s1035" style="position:absolute;left:1450;top:762;width:12;height:1238;visibility:visible;mso-wrap-style:square;v-text-anchor:top" coordsize="1270,123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" path="m,123463l,e" filled="f" strokeweight=".34811mm">
                    <v:path arrowok="t"/>
                  </v:shape>
                  <v:shape id="Graphic 457" o:spid="_x0000_s1036" style="position:absolute;left:1450;top:1162;width:12;height:444;visibility:visible;mso-wrap-style:square;v-text-anchor:top" coordsize="1270,4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" path="m,43961l,e" filled="f" strokeweight=".81317mm">
                    <v:path arrowok="t"/>
                  </v:shape>
                  <v:shape id="Graphic 458" o:spid="_x0000_s1037" style="position:absolute;left:1398;top:1300;width:108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" path="m8126,l2349,,,2349,,5189,,8028r2349,2350l8126,10378,10378,8028r,-5679l8126,xe" fillcolor="black" stroked="f">
                    <v:fill opacity="32896f"/>
                    <v:path arrowok="t"/>
                  </v:shape>
                  <v:shape id="Graphic 459" o:spid="_x0000_s1038" style="position:absolute;left:1398;top:1300;width:108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" path="m,5189l,2349,2349,,5189,,8126,r2252,2349l10378,5189r,2839l8126,10378r-2937,l2349,10378,,8028,,5189e" filled="f" strokeweight=".28828mm">
                    <v:path arrowok="t"/>
                  </v:shape>
                  <v:shape id="Graphic 460" o:spid="_x0000_s1039" style="position:absolute;left:1398;top:1300;width:108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" path="m8126,l2349,,,2349,,5189,,8028r2349,2350l8126,10378,10378,8028r,-5679l8126,xe" fillcolor="black" stroked="f">
                    <v:fill opacity="32896f"/>
                    <v:path arrowok="t"/>
                  </v:shape>
                  <v:shape id="Graphic 461" o:spid="_x0000_s1040" style="position:absolute;left:1398;top:1300;width:108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" path="m,5189l,2349,2349,,5189,,8126,r2252,2349l10378,5189r,2839l8126,10378r-2937,l2349,10378,,8028,,5189e" filled="f" strokeweight=".28828mm">
                    <v:path arrowok="t"/>
                  </v:shape>
                  <v:shape id="Graphic 462" o:spid="_x0000_s1041" style="position:absolute;left:543;top:628;width:203;height:1448;visibility:visible;mso-wrap-style:square;v-text-anchor:top" coordsize="20320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" path="m1077,l,,,144318r2643,l9790,121309r6071,-13609l19875,79110,16252,51108,7832,31820,1077,xe" fillcolor="black" stroked="f">
                    <v:fill opacity="32896f"/>
                    <v:path arrowok="t"/>
                  </v:shape>
                  <v:shape id="Graphic 463" o:spid="_x0000_s1042" style="position:absolute;left:543;top:831;width:13;height:1244;visibility:visible;mso-wrap-style:square;v-text-anchor:top" coordsize="1270,124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" path="m,124051l,e" filled="f" strokeweight=".34811mm">
                    <v:path arrowok="t"/>
                  </v:shape>
                  <v:shape id="Graphic 464" o:spid="_x0000_s1043" style="position:absolute;left:543;top:1144;width:13;height:483;visibility:visible;mso-wrap-style:square;v-text-anchor:top" coordsize="1270,48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" path="m,47975l,e" filled="f" strokeweight=".81317mm">
                    <v:path arrowok="t"/>
                  </v:shape>
                  <v:shape id="Graphic 465" o:spid="_x0000_s1044" style="position:absolute;left:491;top:1358;width:108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" path="m8126,l2349,,,2349,,5189,,8028r2349,2350l8126,10378,10476,8028r,-5679l8126,xe" fillcolor="black" stroked="f">
                    <v:fill opacity="32896f"/>
                    <v:path arrowok="t"/>
                  </v:shape>
                  <v:shape id="Graphic 466" o:spid="_x0000_s1045" style="position:absolute;left:491;top:1358;width:108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" path="m,5189l,2349,2349,,5189,,8126,r2350,2349l10476,5189r,2839l8126,10378r-2937,l2349,10378,,8028,,5189e" filled="f" strokeweight=".28828mm">
                    <v:path arrowok="t"/>
                  </v:shape>
                  <v:shape id="Graphic 467" o:spid="_x0000_s1046" style="position:absolute;left:491;top:1358;width:108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" path="m8126,l2349,,,2349,,5189,,8028r2349,2350l8126,10378,10476,8028r,-5679l8126,xe" fillcolor="black" stroked="f">
                    <v:fill opacity="32896f"/>
                    <v:path arrowok="t"/>
                  </v:shape>
                  <v:shape id="Graphic 468" o:spid="_x0000_s1047" style="position:absolute;left:491;top:1358;width:108;height:108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" path="m,5189l,2349,2349,,5189,,8126,r2350,2349l10476,5189r,2839l8126,10378r-2937,l2349,10378,,8028,,5189e" filled="f" strokeweight=".28828mm">
                    <v:path arrowok="t"/>
                  </v:shape>
                  <v:shape id="Graphic 469" o:spid="_x0000_s1048" style="position:absolute;top:832;width:5988;height:12;visibility:visible;mso-wrap-style:square;v-text-anchor:top" coordsize="5988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" path="m,l598324,e" filled="f" strokeweight=".291mm">
                    <v:stroke dashstyle="dash"/>
                    <v:path arrowok="t"/>
                  </v:shape>
                  <v:shape id="Graphic 470" o:spid="_x0000_s1049" style="position:absolute;left:543;top:2087;width:4534;height:273;visibility:visible;mso-wrap-style:square;v-text-anchor:top" coordsize="453390,2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" path="m,26827l,em90664,26827l90664,em181328,26827l181328,em271992,26827l271992,em362656,26827l362656,em453320,26827l453320,e" filled="f" strokecolor="#333" strokeweight=".291mm">
                    <v:path arrowok="t"/>
                  </v:shape>
                  <w10:wrap anchorx="page"/>
                </v:group>
              </w:pict>
            </mc:Fallback>
          </mc:AlternateContent>
        </w:r>
        <w:r>
          <w:rPr>
            <w:noProof/>
            <w:lang w:val="en-GB" w:eastAsia="en-GB"/>
          </w:rPr>
          <mc:AlternateContent>
            <mc:Choice Requires="wpg">
              <w:drawing>
                <wp:anchor distT="0" distB="0" distL="0" distR="0" simplePos="0" relativeHeight="15760384" behindDoc="0" locked="0" layoutInCell="1" allowOverlap="1">
                  <wp:simplePos x="0" y="0"/>
                  <wp:positionH relativeFrom="page">
                    <wp:posOffset>5948540</wp:posOffset>
                  </wp:positionH>
                  <wp:positionV relativeFrom="paragraph">
                    <wp:posOffset>204212</wp:posOffset>
                  </wp:positionV>
                  <wp:extent cx="142240" cy="142875"/>
                  <wp:effectExtent l="0" t="0" r="0" b="0"/>
                  <wp:wrapNone/>
                  <wp:docPr id="471" name="Group 47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>
                          <a:xfrm>
                            <a:off x="0" y="0"/>
                            <a:ext cx="142240" cy="142875"/>
                            <a:chOff x="0" y="0"/>
                            <a:chExt cx="142240" cy="142875"/>
                          </a:xfrm>
                        </wpg:grpSpPr>
                        <wps:wsp>
                          <wps:cNvPr id="472" name="Graphic 472"/>
                          <wps:cNvSpPr/>
                          <wps:spPr>
                            <a:xfrm>
                              <a:off x="14630" y="0"/>
                              <a:ext cx="127635" cy="1428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7635" h="142875">
                                  <a:moveTo>
                                    <a:pt x="48069" y="29083"/>
                                  </a:moveTo>
                                  <a:lnTo>
                                    <a:pt x="45135" y="21158"/>
                                  </a:lnTo>
                                  <a:lnTo>
                                    <a:pt x="42202" y="18516"/>
                                  </a:lnTo>
                                  <a:lnTo>
                                    <a:pt x="36423" y="16065"/>
                                  </a:lnTo>
                                  <a:lnTo>
                                    <a:pt x="4508" y="2260"/>
                                  </a:lnTo>
                                  <a:lnTo>
                                    <a:pt x="20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93802"/>
                                  </a:lnTo>
                                  <a:lnTo>
                                    <a:pt x="190" y="93802"/>
                                  </a:lnTo>
                                  <a:lnTo>
                                    <a:pt x="101" y="82931"/>
                                  </a:lnTo>
                                  <a:lnTo>
                                    <a:pt x="6565" y="59436"/>
                                  </a:lnTo>
                                  <a:lnTo>
                                    <a:pt x="11264" y="54737"/>
                                  </a:lnTo>
                                  <a:lnTo>
                                    <a:pt x="28790" y="42989"/>
                                  </a:lnTo>
                                  <a:lnTo>
                                    <a:pt x="33782" y="38773"/>
                                  </a:lnTo>
                                  <a:lnTo>
                                    <a:pt x="47091" y="31534"/>
                                  </a:lnTo>
                                  <a:lnTo>
                                    <a:pt x="47777" y="30556"/>
                                  </a:lnTo>
                                  <a:lnTo>
                                    <a:pt x="48069" y="29083"/>
                                  </a:lnTo>
                                  <a:close/>
                                </a:path>
                                <a:path w="127635" h="142875">
                                  <a:moveTo>
                                    <a:pt x="127381" y="70891"/>
                                  </a:moveTo>
                                  <a:lnTo>
                                    <a:pt x="126504" y="68440"/>
                                  </a:lnTo>
                                  <a:lnTo>
                                    <a:pt x="107315" y="50431"/>
                                  </a:lnTo>
                                  <a:lnTo>
                                    <a:pt x="100164" y="45046"/>
                                  </a:lnTo>
                                  <a:lnTo>
                                    <a:pt x="95758" y="40055"/>
                                  </a:lnTo>
                                  <a:lnTo>
                                    <a:pt x="91744" y="31635"/>
                                  </a:lnTo>
                                  <a:lnTo>
                                    <a:pt x="91249" y="28892"/>
                                  </a:lnTo>
                                  <a:lnTo>
                                    <a:pt x="90665" y="28892"/>
                                  </a:lnTo>
                                  <a:lnTo>
                                    <a:pt x="90665" y="142557"/>
                                  </a:lnTo>
                                  <a:lnTo>
                                    <a:pt x="90855" y="142557"/>
                                  </a:lnTo>
                                  <a:lnTo>
                                    <a:pt x="94970" y="117589"/>
                                  </a:lnTo>
                                  <a:lnTo>
                                    <a:pt x="103492" y="105067"/>
                                  </a:lnTo>
                                  <a:lnTo>
                                    <a:pt x="112306" y="95758"/>
                                  </a:lnTo>
                                  <a:lnTo>
                                    <a:pt x="122783" y="80492"/>
                                  </a:lnTo>
                                  <a:lnTo>
                                    <a:pt x="127088" y="73926"/>
                                  </a:lnTo>
                                  <a:lnTo>
                                    <a:pt x="127381" y="708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6400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3" name="Graphic 473"/>
                          <wps:cNvSpPr/>
                          <wps:spPr>
                            <a:xfrm>
                              <a:off x="14637" y="4699"/>
                              <a:ext cx="90805" cy="1098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0805" h="109855">
                                  <a:moveTo>
                                    <a:pt x="90664" y="109560"/>
                                  </a:moveTo>
                                  <a:lnTo>
                                    <a:pt x="90664" y="32114"/>
                                  </a:lnTo>
                                </a:path>
                                <a:path w="90805" h="109855">
                                  <a:moveTo>
                                    <a:pt x="0" y="59626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12532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4" name="Graphic 474"/>
                          <wps:cNvSpPr/>
                          <wps:spPr>
                            <a:xfrm>
                              <a:off x="14637" y="17623"/>
                              <a:ext cx="90805" cy="698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0805" h="69850">
                                  <a:moveTo>
                                    <a:pt x="90664" y="69515"/>
                                  </a:moveTo>
                                  <a:lnTo>
                                    <a:pt x="90664" y="42003"/>
                                  </a:lnTo>
                                </a:path>
                                <a:path w="90805" h="69850">
                                  <a:moveTo>
                                    <a:pt x="0" y="19679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29274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5" name="Graphic 475"/>
                          <wps:cNvSpPr/>
                          <wps:spPr>
                            <a:xfrm>
                              <a:off x="100112" y="70396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8028" y="0"/>
                                  </a:moveTo>
                                  <a:lnTo>
                                    <a:pt x="2349" y="0"/>
                                  </a:lnTo>
                                  <a:lnTo>
                                    <a:pt x="0" y="2349"/>
                                  </a:lnTo>
                                  <a:lnTo>
                                    <a:pt x="0" y="5189"/>
                                  </a:lnTo>
                                  <a:lnTo>
                                    <a:pt x="0" y="8126"/>
                                  </a:lnTo>
                                  <a:lnTo>
                                    <a:pt x="2349" y="10476"/>
                                  </a:lnTo>
                                  <a:lnTo>
                                    <a:pt x="8028" y="10476"/>
                                  </a:lnTo>
                                  <a:lnTo>
                                    <a:pt x="10378" y="8126"/>
                                  </a:lnTo>
                                  <a:lnTo>
                                    <a:pt x="10378" y="2349"/>
                                  </a:lnTo>
                                  <a:lnTo>
                                    <a:pt x="80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6" name="Graphic 476"/>
                          <wps:cNvSpPr/>
                          <wps:spPr>
                            <a:xfrm>
                              <a:off x="100112" y="70396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0" y="5189"/>
                                  </a:moveTo>
                                  <a:lnTo>
                                    <a:pt x="0" y="2349"/>
                                  </a:lnTo>
                                  <a:lnTo>
                                    <a:pt x="2349" y="0"/>
                                  </a:lnTo>
                                  <a:lnTo>
                                    <a:pt x="5189" y="0"/>
                                  </a:lnTo>
                                  <a:lnTo>
                                    <a:pt x="8028" y="0"/>
                                  </a:lnTo>
                                  <a:lnTo>
                                    <a:pt x="10378" y="2349"/>
                                  </a:lnTo>
                                  <a:lnTo>
                                    <a:pt x="10378" y="5189"/>
                                  </a:lnTo>
                                  <a:lnTo>
                                    <a:pt x="10378" y="8126"/>
                                  </a:lnTo>
                                  <a:lnTo>
                                    <a:pt x="8028" y="10476"/>
                                  </a:lnTo>
                                  <a:lnTo>
                                    <a:pt x="5189" y="10476"/>
                                  </a:lnTo>
                                  <a:lnTo>
                                    <a:pt x="2349" y="10476"/>
                                  </a:lnTo>
                                  <a:lnTo>
                                    <a:pt x="0" y="8126"/>
                                  </a:lnTo>
                                  <a:lnTo>
                                    <a:pt x="0" y="5189"/>
                                  </a:lnTo>
                                </a:path>
                              </a:pathLst>
                            </a:custGeom>
                            <a:ln w="10378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7" name="Graphic 477"/>
                          <wps:cNvSpPr/>
                          <wps:spPr>
                            <a:xfrm>
                              <a:off x="9448" y="24379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8028" y="0"/>
                                  </a:moveTo>
                                  <a:lnTo>
                                    <a:pt x="2349" y="0"/>
                                  </a:lnTo>
                                  <a:lnTo>
                                    <a:pt x="0" y="2349"/>
                                  </a:lnTo>
                                  <a:lnTo>
                                    <a:pt x="0" y="5189"/>
                                  </a:lnTo>
                                  <a:lnTo>
                                    <a:pt x="0" y="8028"/>
                                  </a:lnTo>
                                  <a:lnTo>
                                    <a:pt x="2349" y="10378"/>
                                  </a:lnTo>
                                  <a:lnTo>
                                    <a:pt x="8028" y="10378"/>
                                  </a:lnTo>
                                  <a:lnTo>
                                    <a:pt x="10378" y="8028"/>
                                  </a:lnTo>
                                  <a:lnTo>
                                    <a:pt x="10378" y="2349"/>
                                  </a:lnTo>
                                  <a:lnTo>
                                    <a:pt x="80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8" name="Graphic 478"/>
                          <wps:cNvSpPr/>
                          <wps:spPr>
                            <a:xfrm>
                              <a:off x="9448" y="24379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0" y="5189"/>
                                  </a:moveTo>
                                  <a:lnTo>
                                    <a:pt x="0" y="2349"/>
                                  </a:lnTo>
                                  <a:lnTo>
                                    <a:pt x="2349" y="0"/>
                                  </a:lnTo>
                                  <a:lnTo>
                                    <a:pt x="5189" y="0"/>
                                  </a:lnTo>
                                  <a:lnTo>
                                    <a:pt x="8028" y="0"/>
                                  </a:lnTo>
                                  <a:lnTo>
                                    <a:pt x="10378" y="2349"/>
                                  </a:lnTo>
                                  <a:lnTo>
                                    <a:pt x="10378" y="5189"/>
                                  </a:lnTo>
                                  <a:lnTo>
                                    <a:pt x="10378" y="8028"/>
                                  </a:lnTo>
                                  <a:lnTo>
                                    <a:pt x="8028" y="10378"/>
                                  </a:lnTo>
                                  <a:lnTo>
                                    <a:pt x="5189" y="10378"/>
                                  </a:lnTo>
                                  <a:lnTo>
                                    <a:pt x="2349" y="10378"/>
                                  </a:lnTo>
                                  <a:lnTo>
                                    <a:pt x="0" y="8028"/>
                                  </a:lnTo>
                                  <a:lnTo>
                                    <a:pt x="0" y="5189"/>
                                  </a:lnTo>
                                </a:path>
                              </a:pathLst>
                            </a:custGeom>
                            <a:ln w="10378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9" name="Graphic 479"/>
                          <wps:cNvSpPr/>
                          <wps:spPr>
                            <a:xfrm>
                              <a:off x="100112" y="70396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8028" y="0"/>
                                  </a:moveTo>
                                  <a:lnTo>
                                    <a:pt x="2349" y="0"/>
                                  </a:lnTo>
                                  <a:lnTo>
                                    <a:pt x="0" y="2349"/>
                                  </a:lnTo>
                                  <a:lnTo>
                                    <a:pt x="0" y="5189"/>
                                  </a:lnTo>
                                  <a:lnTo>
                                    <a:pt x="0" y="8126"/>
                                  </a:lnTo>
                                  <a:lnTo>
                                    <a:pt x="2349" y="10476"/>
                                  </a:lnTo>
                                  <a:lnTo>
                                    <a:pt x="8028" y="10476"/>
                                  </a:lnTo>
                                  <a:lnTo>
                                    <a:pt x="10378" y="8126"/>
                                  </a:lnTo>
                                  <a:lnTo>
                                    <a:pt x="10378" y="2349"/>
                                  </a:lnTo>
                                  <a:lnTo>
                                    <a:pt x="80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0" name="Graphic 480"/>
                          <wps:cNvSpPr/>
                          <wps:spPr>
                            <a:xfrm>
                              <a:off x="100112" y="70396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0" y="5189"/>
                                  </a:moveTo>
                                  <a:lnTo>
                                    <a:pt x="0" y="2349"/>
                                  </a:lnTo>
                                  <a:lnTo>
                                    <a:pt x="2349" y="0"/>
                                  </a:lnTo>
                                  <a:lnTo>
                                    <a:pt x="5189" y="0"/>
                                  </a:lnTo>
                                  <a:lnTo>
                                    <a:pt x="8028" y="0"/>
                                  </a:lnTo>
                                  <a:lnTo>
                                    <a:pt x="10378" y="2349"/>
                                  </a:lnTo>
                                  <a:lnTo>
                                    <a:pt x="10378" y="5189"/>
                                  </a:lnTo>
                                  <a:lnTo>
                                    <a:pt x="10378" y="8126"/>
                                  </a:lnTo>
                                  <a:lnTo>
                                    <a:pt x="8028" y="10476"/>
                                  </a:lnTo>
                                  <a:lnTo>
                                    <a:pt x="5189" y="10476"/>
                                  </a:lnTo>
                                  <a:lnTo>
                                    <a:pt x="2349" y="10476"/>
                                  </a:lnTo>
                                  <a:lnTo>
                                    <a:pt x="0" y="8126"/>
                                  </a:lnTo>
                                  <a:lnTo>
                                    <a:pt x="0" y="5189"/>
                                  </a:lnTo>
                                </a:path>
                              </a:pathLst>
                            </a:custGeom>
                            <a:ln w="10378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1" name="Graphic 481"/>
                          <wps:cNvSpPr/>
                          <wps:spPr>
                            <a:xfrm>
                              <a:off x="9448" y="24379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8028" y="0"/>
                                  </a:moveTo>
                                  <a:lnTo>
                                    <a:pt x="2349" y="0"/>
                                  </a:lnTo>
                                  <a:lnTo>
                                    <a:pt x="0" y="2349"/>
                                  </a:lnTo>
                                  <a:lnTo>
                                    <a:pt x="0" y="5189"/>
                                  </a:lnTo>
                                  <a:lnTo>
                                    <a:pt x="0" y="8028"/>
                                  </a:lnTo>
                                  <a:lnTo>
                                    <a:pt x="2349" y="10378"/>
                                  </a:lnTo>
                                  <a:lnTo>
                                    <a:pt x="8028" y="10378"/>
                                  </a:lnTo>
                                  <a:lnTo>
                                    <a:pt x="10378" y="8028"/>
                                  </a:lnTo>
                                  <a:lnTo>
                                    <a:pt x="10378" y="2349"/>
                                  </a:lnTo>
                                  <a:lnTo>
                                    <a:pt x="80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2" name="Graphic 482"/>
                          <wps:cNvSpPr/>
                          <wps:spPr>
                            <a:xfrm>
                              <a:off x="9448" y="24379"/>
                              <a:ext cx="10795" cy="10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0795">
                                  <a:moveTo>
                                    <a:pt x="0" y="5189"/>
                                  </a:moveTo>
                                  <a:lnTo>
                                    <a:pt x="0" y="2349"/>
                                  </a:lnTo>
                                  <a:lnTo>
                                    <a:pt x="2349" y="0"/>
                                  </a:lnTo>
                                  <a:lnTo>
                                    <a:pt x="5189" y="0"/>
                                  </a:lnTo>
                                  <a:lnTo>
                                    <a:pt x="8028" y="0"/>
                                  </a:lnTo>
                                  <a:lnTo>
                                    <a:pt x="10378" y="2349"/>
                                  </a:lnTo>
                                  <a:lnTo>
                                    <a:pt x="10378" y="5189"/>
                                  </a:lnTo>
                                  <a:lnTo>
                                    <a:pt x="10378" y="8028"/>
                                  </a:lnTo>
                                  <a:lnTo>
                                    <a:pt x="8028" y="10378"/>
                                  </a:lnTo>
                                  <a:lnTo>
                                    <a:pt x="5189" y="10378"/>
                                  </a:lnTo>
                                  <a:lnTo>
                                    <a:pt x="2349" y="10378"/>
                                  </a:lnTo>
                                  <a:lnTo>
                                    <a:pt x="0" y="8028"/>
                                  </a:lnTo>
                                  <a:lnTo>
                                    <a:pt x="0" y="5189"/>
                                  </a:lnTo>
                                </a:path>
                              </a:pathLst>
                            </a:custGeom>
                            <a:ln w="10378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72D182C7" id="Group 471" o:spid="_x0000_s1026" style="position:absolute;margin-left:468.4pt;margin-top:16.1pt;width:11.2pt;height:11.25pt;z-index:15760384;mso-wrap-distance-left:0;mso-wrap-distance-right:0;mso-position-horizontal-relative:page" coordsize="142240,142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">
                  <v:shape id="Graphic 472" o:spid="_x0000_s1027" style="position:absolute;left:14630;width:127635;height:142875;visibility:visible;mso-wrap-style:square;v-text-anchor:top" coordsize="127635,142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" path="m48069,29083l45135,21158,42202,18516,36423,16065,4508,2260,2057,,,,,93802r190,l101,82931,6565,59436r4699,-4699l28790,42989r4992,-4216l47091,31534r686,-978l48069,29083xem127381,70891r-877,-2451l107315,50431r-7151,-5385l95758,40055,91744,31635r-495,-2743l90665,28892r,113665l90855,142557r4115,-24968l103492,105067r8814,-9309l122783,80492r4305,-6566l127381,70891xe" fillcolor="#006400" stroked="f">
                    <v:fill opacity="32896f"/>
                    <v:path arrowok="t"/>
                  </v:shape>
                  <v:shape id="Graphic 473" o:spid="_x0000_s1028" style="position:absolute;left:14637;top:4699;width:90805;height:109855;visibility:visible;mso-wrap-style:square;v-text-anchor:top" coordsize="90805,109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" path="m90664,109560r,-77446em,59626l,e" filled="f" strokeweight=".34811mm">
                    <v:path arrowok="t"/>
                  </v:shape>
                  <v:shape id="Graphic 474" o:spid="_x0000_s1029" style="position:absolute;left:14637;top:17623;width:90805;height:69850;visibility:visible;mso-wrap-style:square;v-text-anchor:top" coordsize="90805,69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" path="m90664,69515r,-27512em,19679l,e" filled="f" strokeweight=".81317mm">
                    <v:path arrowok="t"/>
                  </v:shape>
                  <v:shape id="Graphic 475" o:spid="_x0000_s1030" style="position:absolute;left:100112;top:70396;width:10795;height:10795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" path="m8028,l2349,,,2349,,5189,,8126r2349,2350l8028,10476,10378,8126r,-5777l8028,xe" fillcolor="black" stroked="f">
                    <v:fill opacity="32896f"/>
                    <v:path arrowok="t"/>
                  </v:shape>
                  <v:shape id="Graphic 476" o:spid="_x0000_s1031" style="position:absolute;left:100112;top:70396;width:10795;height:10795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" path="m,5189l,2349,2349,,5189,,8028,r2350,2349l10378,5189r,2937l8028,10476r-2839,l2349,10476,,8126,,5189e" filled="f" strokeweight=".28828mm">
                    <v:path arrowok="t"/>
                  </v:shape>
                  <v:shape id="Graphic 477" o:spid="_x0000_s1032" style="position:absolute;left:9448;top:24379;width:10795;height:10795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" path="m8028,l2349,,,2349,,5189,,8028r2349,2350l8028,10378,10378,8028r,-5679l8028,xe" fillcolor="black" stroked="f">
                    <v:fill opacity="32896f"/>
                    <v:path arrowok="t"/>
                  </v:shape>
                  <v:shape id="Graphic 478" o:spid="_x0000_s1033" style="position:absolute;left:9448;top:24379;width:10795;height:10795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" path="m,5189l,2349,2349,,5189,,8028,r2350,2349l10378,5189r,2839l8028,10378r-2839,l2349,10378,,8028,,5189e" filled="f" strokeweight=".28828mm">
                    <v:path arrowok="t"/>
                  </v:shape>
                  <v:shape id="Graphic 479" o:spid="_x0000_s1034" style="position:absolute;left:100112;top:70396;width:10795;height:10795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" path="m8028,l2349,,,2349,,5189,,8126r2349,2350l8028,10476,10378,8126r,-5777l8028,xe" fillcolor="black" stroked="f">
                    <v:fill opacity="32896f"/>
                    <v:path arrowok="t"/>
                  </v:shape>
                  <v:shape id="Graphic 480" o:spid="_x0000_s1035" style="position:absolute;left:100112;top:70396;width:10795;height:10795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" path="m,5189l,2349,2349,,5189,,8028,r2350,2349l10378,5189r,2937l8028,10476r-2839,l2349,10476,,8126,,5189e" filled="f" strokeweight=".28828mm">
                    <v:path arrowok="t"/>
                  </v:shape>
                  <v:shape id="Graphic 481" o:spid="_x0000_s1036" style="position:absolute;left:9448;top:24379;width:10795;height:10795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" path="m8028,l2349,,,2349,,5189,,8028r2349,2350l8028,10378,10378,8028r,-5679l8028,xe" fillcolor="black" stroked="f">
                    <v:fill opacity="32896f"/>
                    <v:path arrowok="t"/>
                  </v:shape>
                  <v:shape id="Graphic 482" o:spid="_x0000_s1037" style="position:absolute;left:9448;top:24379;width:10795;height:10795;visibility:visible;mso-wrap-style:square;v-text-anchor:top" coordsize="1079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" path="m,5189l,2349,2349,,5189,,8028,r2350,2349l10378,5189r,2839l8028,10378r-2839,l2349,10378,,8028,,5189e" filled="f" strokeweight=".28828mm">
                    <v:path arrowok="t"/>
                  </v:shape>
                  <w10:wrap anchorx="page"/>
                </v:group>
              </w:pict>
            </mc:Fallback>
          </mc:AlternateContent>
        </w:r>
      </w:ins>
      <w:r>
        <w:rPr>
          <w:rFonts w:ascii="Times New Roman"/>
          <w:color w:val="1A1A1A"/>
          <w:spacing w:val="-2"/>
          <w:sz w:val="14"/>
        </w:rPr>
        <w:t>diamond</w:t>
      </w:r>
      <w:r>
        <w:rPr>
          <w:rFonts w:ascii="Times New Roman"/>
          <w:color w:val="1A1A1A"/>
          <w:sz w:val="14"/>
        </w:rPr>
        <w:tab/>
      </w:r>
      <w:r>
        <w:rPr>
          <w:rFonts w:ascii="Times New Roman"/>
          <w:color w:val="1A1A1A"/>
          <w:spacing w:val="-2"/>
          <w:sz w:val="14"/>
        </w:rPr>
        <w:t>triangle</w:t>
      </w:r>
      <w:r>
        <w:rPr>
          <w:rFonts w:ascii="Times New Roman"/>
          <w:color w:val="1A1A1A"/>
          <w:sz w:val="14"/>
        </w:rPr>
        <w:tab/>
      </w:r>
      <w:r>
        <w:rPr>
          <w:rFonts w:ascii="Times New Roman"/>
          <w:color w:val="1A1A1A"/>
          <w:spacing w:val="-2"/>
          <w:sz w:val="14"/>
        </w:rPr>
        <w:t>circle</w:t>
      </w:r>
    </w:p>
    <w:p w14:paraId="1222E88A" w14:textId="77777777" w:rsidR="00470D98" w:rsidRDefault="00470D98">
      <w:pPr>
        <w:pStyle w:val="BodyText"/>
        <w:spacing w:before="6"/>
        <w:ind w:left="0"/>
        <w:rPr>
          <w:rFonts w:ascii="Times New Roman"/>
          <w:sz w:val="4"/>
        </w:rPr>
      </w:pPr>
    </w:p>
    <w:p w14:paraId="135F96E0" w14:textId="77777777" w:rsidR="00087420" w:rsidRDefault="00133F83">
      <w:pPr>
        <w:pStyle w:val="BodyText"/>
        <w:spacing w:before="0" w:line="20" w:lineRule="exact"/>
        <w:ind w:left="-7"/>
        <w:rPr>
          <w:del w:id="2444" w:author="Hughes, Anna E" w:date="2023-08-09T15:29:00Z"/>
          <w:rFonts w:ascii="Times New Roman"/>
          <w:sz w:val="2"/>
        </w:rPr>
      </w:pPr>
      <w:del w:id="2445" w:author="Hughes, Anna E" w:date="2023-08-09T15:29:00Z">
        <w:r>
          <w:rPr>
            <w:rFonts w:ascii="Times New Roman"/>
            <w:noProof/>
            <w:sz w:val="2"/>
            <w:lang w:val="en-GB" w:eastAsia="en-GB"/>
          </w:rPr>
          <mc:AlternateContent>
            <mc:Choice Requires="wpg">
              <w:drawing>
                <wp:inline distT="0" distB="0" distL="0" distR="0" wp14:anchorId="552BC3F9" wp14:editId="0B0A14EE">
                  <wp:extent cx="27305" cy="10795"/>
                  <wp:effectExtent l="10160" t="4445" r="10160" b="3810"/>
                  <wp:docPr id="1024" name="docshapegroup36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27305" cy="10795"/>
                            <a:chOff x="0" y="0"/>
                            <a:chExt cx="43" cy="17"/>
                          </a:xfrm>
                        </wpg:grpSpPr>
                        <wps:wsp>
                          <wps:cNvPr id="1025" name="Line 6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8"/>
                              <a:ext cx="42" cy="0"/>
                            </a:xfrm>
                            <a:prstGeom prst="line">
                              <a:avLst/>
                            </a:prstGeom>
                            <a:noFill/>
                            <a:ln w="10476">
                              <a:solidFill>
                                <a:srgbClr val="3333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6C0A44ED" id="docshapegroup367" o:spid="_x0000_s1026" style="width:2.15pt;height:.85pt;mso-position-horizontal-relative:char;mso-position-vertical-relative:line" coordsize="43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">
                  <v:line id="Line 62" o:spid="_x0000_s1027" style="position:absolute;visibility:visible;mso-wrap-style:square" from="0,8" to="42,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" strokecolor="#333" strokeweight=".291mm"/>
                  <w10:anchorlock/>
                </v:group>
              </w:pict>
            </mc:Fallback>
          </mc:AlternateContent>
        </w:r>
      </w:del>
    </w:p>
    <w:p w14:paraId="603FA4F6" w14:textId="77777777" w:rsidR="00470D98" w:rsidRDefault="001E0CFE">
      <w:pPr>
        <w:pStyle w:val="BodyText"/>
        <w:spacing w:before="0" w:line="20" w:lineRule="exact"/>
        <w:ind w:left="-7"/>
        <w:rPr>
          <w:ins w:id="2446" w:author="Hughes, Anna E" w:date="2023-08-09T15:29:00Z"/>
          <w:rFonts w:ascii="Times New Roman"/>
          <w:sz w:val="2"/>
        </w:rPr>
      </w:pPr>
      <w:ins w:id="2447" w:author="Hughes, Anna E" w:date="2023-08-09T15:29:00Z">
        <w:r>
          <w:rPr>
            <w:rFonts w:ascii="Times New Roman"/>
            <w:noProof/>
            <w:sz w:val="2"/>
            <w:lang w:val="en-GB" w:eastAsia="en-GB"/>
          </w:rPr>
          <mc:AlternateContent>
            <mc:Choice Requires="wpg">
              <w:drawing>
                <wp:inline distT="0" distB="0" distL="0" distR="0">
                  <wp:extent cx="27305" cy="10795"/>
                  <wp:effectExtent l="9525" t="0" r="1270" b="8255"/>
                  <wp:docPr id="483" name="Group 48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>
                          <a:xfrm>
                            <a:off x="0" y="0"/>
                            <a:ext cx="27305" cy="10795"/>
                            <a:chOff x="0" y="0"/>
                            <a:chExt cx="27305" cy="10795"/>
                          </a:xfrm>
                        </wpg:grpSpPr>
                        <wps:wsp>
                          <wps:cNvPr id="484" name="Graphic 484"/>
                          <wps:cNvSpPr/>
                          <wps:spPr>
                            <a:xfrm>
                              <a:off x="0" y="5238"/>
                              <a:ext cx="2730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7305">
                                  <a:moveTo>
                                    <a:pt x="0" y="0"/>
                                  </a:moveTo>
                                  <a:lnTo>
                                    <a:pt x="26827" y="0"/>
                                  </a:lnTo>
                                </a:path>
                              </a:pathLst>
                            </a:custGeom>
                            <a:ln w="10476">
                              <a:solidFill>
                                <a:srgbClr val="333333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3D42B028" id="Group 483" o:spid="_x0000_s1026" style="width:2.15pt;height:.85pt;mso-position-horizontal-relative:char;mso-position-vertical-relative:line" coordsize="27305,10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">
                  <v:shape id="Graphic 484" o:spid="_x0000_s1027" style="position:absolute;top:5238;width:27305;height:1270;visibility:visible;mso-wrap-style:square;v-text-anchor:top" coordsize="273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" path="m,l26827,e" filled="f" strokecolor="#333" strokeweight=".291mm">
                    <v:path arrowok="t"/>
                  </v:shape>
                  <w10:anchorlock/>
                </v:group>
              </w:pict>
            </mc:Fallback>
          </mc:AlternateContent>
        </w:r>
      </w:ins>
    </w:p>
    <w:p w14:paraId="04A85F5E" w14:textId="77777777" w:rsidR="00470D98" w:rsidRDefault="00470D98">
      <w:pPr>
        <w:spacing w:line="20" w:lineRule="exact"/>
        <w:rPr>
          <w:rFonts w:ascii="Times New Roman"/>
          <w:sz w:val="2"/>
        </w:rPr>
        <w:sectPr w:rsidR="00470D98">
          <w:type w:val="continuous"/>
          <w:pgSz w:w="12240" w:h="15840"/>
          <w:pgMar w:top="1820" w:right="1720" w:bottom="280" w:left="1600" w:header="0" w:footer="1818" w:gutter="0"/>
          <w:cols w:num="4" w:space="720" w:equalWidth="0">
            <w:col w:w="1464" w:space="40"/>
            <w:col w:w="2904" w:space="39"/>
            <w:col w:w="701" w:space="40"/>
            <w:col w:w="3732"/>
          </w:cols>
        </w:sectPr>
      </w:pPr>
    </w:p>
    <w:p w14:paraId="4A5F3F23" w14:textId="77777777" w:rsidR="00470D98" w:rsidRDefault="00470D98">
      <w:pPr>
        <w:pStyle w:val="BodyText"/>
        <w:spacing w:before="0"/>
        <w:ind w:left="0"/>
        <w:rPr>
          <w:rFonts w:ascii="Times New Roman"/>
          <w:sz w:val="20"/>
        </w:rPr>
      </w:pPr>
    </w:p>
    <w:p w14:paraId="4305FF13" w14:textId="77777777" w:rsidR="00470D98" w:rsidRDefault="001E0CFE">
      <w:pPr>
        <w:spacing w:before="216"/>
        <w:ind w:left="617"/>
        <w:rPr>
          <w:sz w:val="20"/>
        </w:rPr>
      </w:pPr>
      <w:r>
        <w:rPr>
          <w:spacing w:val="-4"/>
          <w:sz w:val="20"/>
        </w:rPr>
        <w:t>Figure 5:</w:t>
      </w:r>
      <w:r>
        <w:rPr>
          <w:spacing w:val="7"/>
          <w:sz w:val="20"/>
        </w:rPr>
        <w:t xml:space="preserve"> </w:t>
      </w:r>
      <w:bookmarkStart w:id="2448" w:name="_bookmark19"/>
      <w:bookmarkEnd w:id="2448"/>
      <w:r>
        <w:rPr>
          <w:spacing w:val="-4"/>
          <w:sz w:val="20"/>
        </w:rPr>
        <w:t>Individual differences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 xml:space="preserve">in </w:t>
      </w:r>
      <w:r>
        <w:rPr>
          <w:rFonts w:ascii="Times New Roman"/>
          <w:i/>
          <w:spacing w:val="-4"/>
          <w:sz w:val="20"/>
        </w:rPr>
        <w:t>D</w:t>
      </w:r>
      <w:r>
        <w:rPr>
          <w:rFonts w:ascii="Times New Roman"/>
          <w:i/>
          <w:spacing w:val="-4"/>
          <w:sz w:val="20"/>
          <w:vertAlign w:val="subscript"/>
        </w:rPr>
        <w:t>c</w:t>
      </w:r>
      <w:r>
        <w:rPr>
          <w:rFonts w:ascii="Times New Roman"/>
          <w:i/>
          <w:spacing w:val="-2"/>
          <w:sz w:val="20"/>
        </w:rPr>
        <w:t xml:space="preserve"> </w:t>
      </w:r>
      <w:r>
        <w:rPr>
          <w:spacing w:val="-4"/>
          <w:sz w:val="20"/>
        </w:rPr>
        <w:t xml:space="preserve">and </w:t>
      </w:r>
      <w:r>
        <w:rPr>
          <w:rFonts w:ascii="Times New Roman"/>
          <w:i/>
          <w:spacing w:val="-4"/>
          <w:sz w:val="20"/>
        </w:rPr>
        <w:t>D</w:t>
      </w:r>
      <w:r>
        <w:rPr>
          <w:rFonts w:ascii="Times New Roman"/>
          <w:i/>
          <w:spacing w:val="-4"/>
          <w:sz w:val="20"/>
          <w:vertAlign w:val="subscript"/>
        </w:rPr>
        <w:t>s</w:t>
      </w:r>
      <w:r>
        <w:rPr>
          <w:spacing w:val="-4"/>
          <w:sz w:val="20"/>
        </w:rPr>
        <w:t>.</w:t>
      </w:r>
      <w:r>
        <w:rPr>
          <w:spacing w:val="9"/>
          <w:sz w:val="20"/>
        </w:rPr>
        <w:t xml:space="preserve"> </w:t>
      </w:r>
      <w:r>
        <w:rPr>
          <w:spacing w:val="-4"/>
          <w:sz w:val="20"/>
        </w:rPr>
        <w:t>(</w:t>
      </w:r>
      <w:r>
        <w:rPr>
          <w:rFonts w:ascii="Times New Roman"/>
          <w:i/>
          <w:spacing w:val="-4"/>
          <w:sz w:val="20"/>
        </w:rPr>
        <w:t>left</w:t>
      </w:r>
      <w:r>
        <w:rPr>
          <w:spacing w:val="-4"/>
          <w:sz w:val="20"/>
        </w:rPr>
        <w:t>) Posterior probability distributions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 xml:space="preserve">for </w:t>
      </w:r>
      <w:r>
        <w:rPr>
          <w:rFonts w:ascii="Times New Roman"/>
          <w:i/>
          <w:spacing w:val="-4"/>
          <w:sz w:val="20"/>
        </w:rPr>
        <w:t>D</w:t>
      </w:r>
      <w:r>
        <w:rPr>
          <w:rFonts w:ascii="Times New Roman"/>
          <w:i/>
          <w:spacing w:val="-4"/>
          <w:sz w:val="20"/>
          <w:vertAlign w:val="subscript"/>
        </w:rPr>
        <w:t>c</w:t>
      </w:r>
      <w:r>
        <w:rPr>
          <w:rFonts w:ascii="Times New Roman"/>
          <w:i/>
          <w:spacing w:val="-2"/>
          <w:sz w:val="20"/>
        </w:rPr>
        <w:t xml:space="preserve"> </w:t>
      </w:r>
      <w:r>
        <w:rPr>
          <w:spacing w:val="-5"/>
          <w:sz w:val="20"/>
        </w:rPr>
        <w:t>and</w:t>
      </w:r>
    </w:p>
    <w:p w14:paraId="5817622E" w14:textId="77777777" w:rsidR="00470D98" w:rsidRDefault="001E0CFE">
      <w:pPr>
        <w:spacing w:before="4"/>
        <w:ind w:left="617"/>
        <w:rPr>
          <w:sz w:val="20"/>
        </w:rPr>
      </w:pPr>
      <w:r>
        <w:rPr>
          <w:rFonts w:ascii="Times New Roman"/>
          <w:i/>
          <w:spacing w:val="-6"/>
          <w:sz w:val="20"/>
        </w:rPr>
        <w:t>D</w:t>
      </w:r>
      <w:r>
        <w:rPr>
          <w:rFonts w:ascii="Times New Roman"/>
          <w:i/>
          <w:spacing w:val="-6"/>
          <w:sz w:val="20"/>
          <w:vertAlign w:val="subscript"/>
        </w:rPr>
        <w:t>s</w:t>
      </w:r>
      <w:r>
        <w:rPr>
          <w:rFonts w:ascii="Times New Roman"/>
          <w:i/>
          <w:spacing w:val="5"/>
          <w:sz w:val="20"/>
        </w:rPr>
        <w:t xml:space="preserve"> </w:t>
      </w:r>
      <w:r>
        <w:rPr>
          <w:spacing w:val="-6"/>
          <w:sz w:val="20"/>
        </w:rPr>
        <w:t>for</w:t>
      </w:r>
      <w:r>
        <w:rPr>
          <w:spacing w:val="2"/>
          <w:sz w:val="20"/>
        </w:rPr>
        <w:t xml:space="preserve"> </w:t>
      </w:r>
      <w:r>
        <w:rPr>
          <w:spacing w:val="-6"/>
          <w:sz w:val="20"/>
        </w:rPr>
        <w:t>each</w:t>
      </w:r>
      <w:r>
        <w:rPr>
          <w:spacing w:val="1"/>
          <w:sz w:val="20"/>
        </w:rPr>
        <w:t xml:space="preserve"> </w:t>
      </w:r>
      <w:r>
        <w:rPr>
          <w:spacing w:val="-6"/>
          <w:sz w:val="20"/>
        </w:rPr>
        <w:t>individual.</w:t>
      </w:r>
      <w:r>
        <w:rPr>
          <w:spacing w:val="14"/>
          <w:sz w:val="20"/>
        </w:rPr>
        <w:t xml:space="preserve"> </w:t>
      </w:r>
      <w:r>
        <w:rPr>
          <w:spacing w:val="-6"/>
          <w:sz w:val="20"/>
        </w:rPr>
        <w:t>(</w:t>
      </w:r>
      <w:r>
        <w:rPr>
          <w:rFonts w:ascii="Times New Roman"/>
          <w:i/>
          <w:spacing w:val="-6"/>
          <w:sz w:val="20"/>
        </w:rPr>
        <w:t>right</w:t>
      </w:r>
      <w:r>
        <w:rPr>
          <w:spacing w:val="-6"/>
          <w:sz w:val="20"/>
        </w:rPr>
        <w:t>)</w:t>
      </w:r>
      <w:r>
        <w:rPr>
          <w:spacing w:val="1"/>
          <w:sz w:val="20"/>
        </w:rPr>
        <w:t xml:space="preserve"> </w:t>
      </w:r>
      <w:r>
        <w:rPr>
          <w:spacing w:val="-6"/>
          <w:sz w:val="20"/>
        </w:rPr>
        <w:t>Estimated</w:t>
      </w:r>
      <w:r>
        <w:rPr>
          <w:spacing w:val="2"/>
          <w:sz w:val="20"/>
        </w:rPr>
        <w:t xml:space="preserve"> </w:t>
      </w:r>
      <w:r>
        <w:rPr>
          <w:spacing w:val="-6"/>
          <w:sz w:val="20"/>
        </w:rPr>
        <w:t>correlations</w:t>
      </w:r>
      <w:r>
        <w:rPr>
          <w:spacing w:val="2"/>
          <w:sz w:val="20"/>
        </w:rPr>
        <w:t xml:space="preserve"> </w:t>
      </w:r>
      <w:r>
        <w:rPr>
          <w:spacing w:val="-6"/>
          <w:sz w:val="20"/>
        </w:rPr>
        <w:t>between</w:t>
      </w:r>
      <w:r>
        <w:rPr>
          <w:spacing w:val="2"/>
          <w:sz w:val="20"/>
        </w:rPr>
        <w:t xml:space="preserve"> </w:t>
      </w:r>
      <w:r>
        <w:rPr>
          <w:spacing w:val="-6"/>
          <w:sz w:val="20"/>
        </w:rPr>
        <w:t>each</w:t>
      </w:r>
      <w:r>
        <w:rPr>
          <w:spacing w:val="2"/>
          <w:sz w:val="20"/>
        </w:rPr>
        <w:t xml:space="preserve"> </w:t>
      </w:r>
      <w:r>
        <w:rPr>
          <w:spacing w:val="-6"/>
          <w:sz w:val="20"/>
        </w:rPr>
        <w:t>of</w:t>
      </w:r>
      <w:r>
        <w:rPr>
          <w:spacing w:val="2"/>
          <w:sz w:val="20"/>
        </w:rPr>
        <w:t xml:space="preserve"> </w:t>
      </w:r>
      <w:r>
        <w:rPr>
          <w:spacing w:val="-6"/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rFonts w:ascii="Times New Roman"/>
          <w:i/>
          <w:spacing w:val="-6"/>
          <w:sz w:val="20"/>
        </w:rPr>
        <w:t>D</w:t>
      </w:r>
      <w:r>
        <w:rPr>
          <w:rFonts w:ascii="Times New Roman"/>
          <w:i/>
          <w:spacing w:val="-6"/>
          <w:sz w:val="20"/>
          <w:vertAlign w:val="subscript"/>
        </w:rPr>
        <w:t>c</w:t>
      </w:r>
      <w:r>
        <w:rPr>
          <w:rFonts w:ascii="Times New Roman"/>
          <w:i/>
          <w:spacing w:val="6"/>
          <w:sz w:val="20"/>
        </w:rPr>
        <w:t xml:space="preserve"> </w:t>
      </w:r>
      <w:r>
        <w:rPr>
          <w:spacing w:val="-6"/>
          <w:sz w:val="20"/>
        </w:rPr>
        <w:t>and</w:t>
      </w:r>
      <w:r>
        <w:rPr>
          <w:spacing w:val="2"/>
          <w:sz w:val="20"/>
        </w:rPr>
        <w:t xml:space="preserve"> </w:t>
      </w:r>
      <w:r>
        <w:rPr>
          <w:rFonts w:ascii="Times New Roman"/>
          <w:i/>
          <w:spacing w:val="-6"/>
          <w:sz w:val="20"/>
        </w:rPr>
        <w:t>D</w:t>
      </w:r>
      <w:r>
        <w:rPr>
          <w:rFonts w:ascii="Times New Roman"/>
          <w:i/>
          <w:spacing w:val="-6"/>
          <w:sz w:val="20"/>
          <w:vertAlign w:val="subscript"/>
        </w:rPr>
        <w:t>s</w:t>
      </w:r>
      <w:r>
        <w:rPr>
          <w:spacing w:val="-6"/>
          <w:sz w:val="20"/>
        </w:rPr>
        <w:t>.</w:t>
      </w:r>
    </w:p>
    <w:p w14:paraId="141E563B" w14:textId="77777777" w:rsidR="00470D98" w:rsidRDefault="00470D98">
      <w:pPr>
        <w:pStyle w:val="BodyText"/>
        <w:spacing w:before="9"/>
        <w:ind w:left="0"/>
        <w:rPr>
          <w:sz w:val="26"/>
        </w:rPr>
      </w:pPr>
    </w:p>
    <w:p w14:paraId="6ADECEE7" w14:textId="1CD1B066" w:rsidR="00470D98" w:rsidRDefault="001644E6">
      <w:pPr>
        <w:spacing w:before="97"/>
        <w:ind w:left="227"/>
        <w:rPr>
          <w:rFonts w:ascii="Times New Roman"/>
          <w:i/>
          <w:sz w:val="24"/>
        </w:rPr>
      </w:pPr>
      <w:del w:id="2449" w:author="Hughes, Anna E" w:date="2023-08-09T15:29:00Z">
        <w:r>
          <w:rPr>
            <w:rFonts w:ascii="Trebuchet MS"/>
            <w:sz w:val="12"/>
          </w:rPr>
          <w:delText>564</w:delText>
        </w:r>
      </w:del>
      <w:ins w:id="2450" w:author="Hughes, Anna E" w:date="2023-08-09T15:29:00Z">
        <w:r w:rsidR="001E0CFE">
          <w:rPr>
            <w:rFonts w:ascii="Trebuchet MS"/>
            <w:sz w:val="12"/>
          </w:rPr>
          <w:t>562</w:t>
        </w:r>
      </w:ins>
      <w:r w:rsidR="001E0CFE">
        <w:rPr>
          <w:rFonts w:ascii="Trebuchet MS"/>
          <w:spacing w:val="136"/>
          <w:sz w:val="12"/>
        </w:rPr>
        <w:t xml:space="preserve"> </w:t>
      </w:r>
      <w:bookmarkStart w:id="2451" w:name="Target_Eccentricity"/>
      <w:bookmarkEnd w:id="2451"/>
      <w:r w:rsidR="001E0CFE">
        <w:rPr>
          <w:rFonts w:ascii="Times New Roman"/>
          <w:i/>
          <w:sz w:val="24"/>
        </w:rPr>
        <w:t>6.2.</w:t>
      </w:r>
      <w:r w:rsidR="001E0CFE">
        <w:rPr>
          <w:rFonts w:ascii="Times New Roman"/>
          <w:i/>
          <w:spacing w:val="45"/>
          <w:sz w:val="24"/>
        </w:rPr>
        <w:t xml:space="preserve"> </w:t>
      </w:r>
      <w:r w:rsidR="001E0CFE">
        <w:rPr>
          <w:rFonts w:ascii="Times New Roman"/>
          <w:i/>
          <w:sz w:val="24"/>
        </w:rPr>
        <w:t>Target</w:t>
      </w:r>
      <w:r w:rsidR="001E0CFE">
        <w:rPr>
          <w:rFonts w:ascii="Times New Roman"/>
          <w:i/>
          <w:spacing w:val="-7"/>
          <w:sz w:val="24"/>
        </w:rPr>
        <w:t xml:space="preserve"> </w:t>
      </w:r>
      <w:r w:rsidR="001E0CFE">
        <w:rPr>
          <w:rFonts w:ascii="Times New Roman"/>
          <w:i/>
          <w:spacing w:val="-2"/>
          <w:sz w:val="24"/>
        </w:rPr>
        <w:t>Eccentricity</w:t>
      </w:r>
    </w:p>
    <w:p w14:paraId="00B459F9" w14:textId="33690CE7" w:rsidR="00470D98" w:rsidRDefault="001644E6">
      <w:pPr>
        <w:pStyle w:val="BodyText"/>
        <w:tabs>
          <w:tab w:val="left" w:pos="968"/>
        </w:tabs>
        <w:spacing w:before="68"/>
      </w:pPr>
      <w:del w:id="2452" w:author="Hughes, Anna E" w:date="2023-08-09T15:29:00Z">
        <w:r>
          <w:rPr>
            <w:rFonts w:ascii="Trebuchet MS"/>
            <w:spacing w:val="-5"/>
            <w:sz w:val="12"/>
          </w:rPr>
          <w:delText>565</w:delText>
        </w:r>
      </w:del>
      <w:ins w:id="2453" w:author="Hughes, Anna E" w:date="2023-08-09T15:29:00Z">
        <w:r w:rsidR="001E0CFE">
          <w:rPr>
            <w:rFonts w:ascii="Trebuchet MS"/>
            <w:spacing w:val="-5"/>
            <w:sz w:val="12"/>
          </w:rPr>
          <w:t>563</w:t>
        </w:r>
      </w:ins>
      <w:r w:rsidR="001E0CFE">
        <w:rPr>
          <w:rFonts w:ascii="Trebuchet MS"/>
          <w:sz w:val="12"/>
        </w:rPr>
        <w:tab/>
      </w:r>
      <w:r w:rsidR="001E0CFE">
        <w:rPr>
          <w:spacing w:val="-6"/>
        </w:rPr>
        <w:t>It</w:t>
      </w:r>
      <w:r w:rsidR="001E0CFE">
        <w:rPr>
          <w:spacing w:val="-3"/>
        </w:rPr>
        <w:t xml:space="preserve"> </w:t>
      </w:r>
      <w:r w:rsidR="001E0CFE">
        <w:rPr>
          <w:spacing w:val="-6"/>
        </w:rPr>
        <w:t>is</w:t>
      </w:r>
      <w:r w:rsidR="001E0CFE">
        <w:rPr>
          <w:spacing w:val="-3"/>
        </w:rPr>
        <w:t xml:space="preserve"> </w:t>
      </w:r>
      <w:r w:rsidR="001E0CFE">
        <w:rPr>
          <w:spacing w:val="-6"/>
        </w:rPr>
        <w:t>well</w:t>
      </w:r>
      <w:r w:rsidR="001E0CFE">
        <w:rPr>
          <w:spacing w:val="-3"/>
        </w:rPr>
        <w:t xml:space="preserve"> </w:t>
      </w:r>
      <w:r w:rsidR="001E0CFE">
        <w:rPr>
          <w:spacing w:val="-6"/>
        </w:rPr>
        <w:t>known</w:t>
      </w:r>
      <w:r w:rsidR="001E0CFE">
        <w:rPr>
          <w:spacing w:val="-3"/>
        </w:rPr>
        <w:t xml:space="preserve"> </w:t>
      </w:r>
      <w:r w:rsidR="001E0CFE">
        <w:rPr>
          <w:spacing w:val="-6"/>
        </w:rPr>
        <w:t>that</w:t>
      </w:r>
      <w:r w:rsidR="001E0CFE">
        <w:rPr>
          <w:spacing w:val="-2"/>
        </w:rPr>
        <w:t xml:space="preserve"> </w:t>
      </w:r>
      <w:r w:rsidR="001E0CFE">
        <w:rPr>
          <w:spacing w:val="-6"/>
        </w:rPr>
        <w:t>there</w:t>
      </w:r>
      <w:r w:rsidR="001E0CFE">
        <w:rPr>
          <w:spacing w:val="-3"/>
        </w:rPr>
        <w:t xml:space="preserve"> </w:t>
      </w:r>
      <w:r w:rsidR="001E0CFE">
        <w:rPr>
          <w:spacing w:val="-6"/>
        </w:rPr>
        <w:t>are</w:t>
      </w:r>
      <w:r w:rsidR="001E0CFE">
        <w:rPr>
          <w:spacing w:val="-3"/>
        </w:rPr>
        <w:t xml:space="preserve"> </w:t>
      </w:r>
      <w:r w:rsidR="001E0CFE">
        <w:rPr>
          <w:spacing w:val="-6"/>
        </w:rPr>
        <w:t>eccentricity</w:t>
      </w:r>
      <w:r w:rsidR="001E0CFE">
        <w:rPr>
          <w:spacing w:val="-3"/>
        </w:rPr>
        <w:t xml:space="preserve"> </w:t>
      </w:r>
      <w:r w:rsidR="001E0CFE">
        <w:rPr>
          <w:spacing w:val="-6"/>
        </w:rPr>
        <w:t>effects</w:t>
      </w:r>
      <w:r w:rsidR="001E0CFE">
        <w:rPr>
          <w:spacing w:val="-2"/>
        </w:rPr>
        <w:t xml:space="preserve"> </w:t>
      </w:r>
      <w:r w:rsidR="001E0CFE">
        <w:rPr>
          <w:spacing w:val="-6"/>
        </w:rPr>
        <w:t>in</w:t>
      </w:r>
      <w:r w:rsidR="001E0CFE">
        <w:rPr>
          <w:spacing w:val="-3"/>
        </w:rPr>
        <w:t xml:space="preserve"> </w:t>
      </w:r>
      <w:r w:rsidR="001E0CFE">
        <w:rPr>
          <w:spacing w:val="-6"/>
        </w:rPr>
        <w:t>visual</w:t>
      </w:r>
      <w:r w:rsidR="001E0CFE">
        <w:rPr>
          <w:spacing w:val="-3"/>
        </w:rPr>
        <w:t xml:space="preserve"> </w:t>
      </w:r>
      <w:r w:rsidR="001E0CFE">
        <w:rPr>
          <w:spacing w:val="-6"/>
        </w:rPr>
        <w:t>search,</w:t>
      </w:r>
      <w:r w:rsidR="001E0CFE">
        <w:rPr>
          <w:spacing w:val="-1"/>
        </w:rPr>
        <w:t xml:space="preserve"> </w:t>
      </w:r>
      <w:r w:rsidR="001E0CFE">
        <w:rPr>
          <w:spacing w:val="-6"/>
        </w:rPr>
        <w:t>with</w:t>
      </w:r>
      <w:r w:rsidR="001E0CFE">
        <w:rPr>
          <w:spacing w:val="-3"/>
        </w:rPr>
        <w:t xml:space="preserve"> </w:t>
      </w:r>
      <w:r w:rsidR="001E0CFE">
        <w:rPr>
          <w:spacing w:val="-6"/>
        </w:rPr>
        <w:t>reac-</w:t>
      </w:r>
    </w:p>
    <w:p w14:paraId="21EC6838" w14:textId="62215C6B" w:rsidR="00470D98" w:rsidRDefault="001644E6">
      <w:pPr>
        <w:pStyle w:val="BodyText"/>
        <w:spacing w:before="8"/>
      </w:pPr>
      <w:del w:id="2454" w:author="Hughes, Anna E" w:date="2023-08-09T15:29:00Z">
        <w:r>
          <w:rPr>
            <w:rFonts w:ascii="Trebuchet MS"/>
            <w:spacing w:val="-4"/>
            <w:sz w:val="12"/>
          </w:rPr>
          <w:delText>566</w:delText>
        </w:r>
      </w:del>
      <w:ins w:id="2455" w:author="Hughes, Anna E" w:date="2023-08-09T15:29:00Z">
        <w:r w:rsidR="001E0CFE">
          <w:rPr>
            <w:rFonts w:ascii="Trebuchet MS"/>
            <w:spacing w:val="-4"/>
            <w:sz w:val="12"/>
          </w:rPr>
          <w:t>564</w:t>
        </w:r>
      </w:ins>
      <w:r w:rsidR="001E0CFE">
        <w:rPr>
          <w:rFonts w:ascii="Trebuchet MS"/>
          <w:spacing w:val="77"/>
          <w:w w:val="150"/>
          <w:sz w:val="12"/>
        </w:rPr>
        <w:t xml:space="preserve"> </w:t>
      </w:r>
      <w:r w:rsidR="001E0CFE">
        <w:rPr>
          <w:spacing w:val="-4"/>
        </w:rPr>
        <w:t>tion</w:t>
      </w:r>
      <w:r w:rsidR="001E0CFE">
        <w:rPr>
          <w:spacing w:val="-3"/>
        </w:rPr>
        <w:t xml:space="preserve"> </w:t>
      </w:r>
      <w:r w:rsidR="001E0CFE">
        <w:rPr>
          <w:spacing w:val="-4"/>
        </w:rPr>
        <w:t>times</w:t>
      </w:r>
      <w:r w:rsidR="001E0CFE">
        <w:rPr>
          <w:spacing w:val="-3"/>
        </w:rPr>
        <w:t xml:space="preserve"> </w:t>
      </w:r>
      <w:r w:rsidR="001E0CFE">
        <w:rPr>
          <w:spacing w:val="-4"/>
        </w:rPr>
        <w:t>being</w:t>
      </w:r>
      <w:r w:rsidR="001E0CFE">
        <w:rPr>
          <w:spacing w:val="-3"/>
        </w:rPr>
        <w:t xml:space="preserve"> </w:t>
      </w:r>
      <w:r w:rsidR="001E0CFE">
        <w:rPr>
          <w:spacing w:val="-4"/>
        </w:rPr>
        <w:t>longer</w:t>
      </w:r>
      <w:r w:rsidR="001E0CFE">
        <w:rPr>
          <w:spacing w:val="-3"/>
        </w:rPr>
        <w:t xml:space="preserve"> </w:t>
      </w:r>
      <w:r w:rsidR="001E0CFE">
        <w:rPr>
          <w:spacing w:val="-4"/>
        </w:rPr>
        <w:t>for</w:t>
      </w:r>
      <w:r w:rsidR="001E0CFE">
        <w:rPr>
          <w:spacing w:val="-3"/>
        </w:rPr>
        <w:t xml:space="preserve"> </w:t>
      </w:r>
      <w:r w:rsidR="001E0CFE">
        <w:rPr>
          <w:spacing w:val="-4"/>
        </w:rPr>
        <w:t>targets</w:t>
      </w:r>
      <w:r w:rsidR="001E0CFE">
        <w:rPr>
          <w:spacing w:val="-3"/>
        </w:rPr>
        <w:t xml:space="preserve"> </w:t>
      </w:r>
      <w:r w:rsidR="001E0CFE">
        <w:rPr>
          <w:spacing w:val="-4"/>
        </w:rPr>
        <w:t>that</w:t>
      </w:r>
      <w:r w:rsidR="001E0CFE">
        <w:rPr>
          <w:spacing w:val="-3"/>
        </w:rPr>
        <w:t xml:space="preserve"> </w:t>
      </w:r>
      <w:r w:rsidR="001E0CFE">
        <w:rPr>
          <w:spacing w:val="-4"/>
        </w:rPr>
        <w:t>are</w:t>
      </w:r>
      <w:r w:rsidR="001E0CFE">
        <w:rPr>
          <w:spacing w:val="-3"/>
        </w:rPr>
        <w:t xml:space="preserve"> </w:t>
      </w:r>
      <w:r w:rsidR="001E0CFE">
        <w:rPr>
          <w:spacing w:val="-4"/>
        </w:rPr>
        <w:t>further</w:t>
      </w:r>
      <w:r w:rsidR="001E0CFE">
        <w:rPr>
          <w:spacing w:val="-3"/>
        </w:rPr>
        <w:t xml:space="preserve"> </w:t>
      </w:r>
      <w:r w:rsidR="001E0CFE">
        <w:rPr>
          <w:spacing w:val="-4"/>
        </w:rPr>
        <w:t>away</w:t>
      </w:r>
      <w:r w:rsidR="001E0CFE">
        <w:rPr>
          <w:spacing w:val="-3"/>
        </w:rPr>
        <w:t xml:space="preserve"> </w:t>
      </w:r>
      <w:r w:rsidR="001E0CFE">
        <w:rPr>
          <w:spacing w:val="-4"/>
        </w:rPr>
        <w:t>from</w:t>
      </w:r>
      <w:r w:rsidR="001E0CFE">
        <w:rPr>
          <w:spacing w:val="-3"/>
        </w:rPr>
        <w:t xml:space="preserve"> </w:t>
      </w:r>
      <w:r w:rsidR="001E0CFE">
        <w:rPr>
          <w:spacing w:val="-4"/>
        </w:rPr>
        <w:t>fixation</w:t>
      </w:r>
      <w:r w:rsidR="001E0CFE">
        <w:rPr>
          <w:spacing w:val="-3"/>
        </w:rPr>
        <w:t xml:space="preserve"> </w:t>
      </w:r>
      <w:del w:id="2456" w:author="Hughes, Anna E" w:date="2023-08-09T15:29:00Z">
        <w:r w:rsidR="00791F47">
          <w:fldChar w:fldCharType="begin"/>
        </w:r>
        <w:r w:rsidR="00791F47">
          <w:delInstrText xml:space="preserve"> HYPERLINK \l "_bookmark30" </w:delInstrText>
        </w:r>
        <w:r w:rsidR="00791F47">
          <w:fldChar w:fldCharType="separate"/>
        </w:r>
        <w:r>
          <w:rPr>
            <w:spacing w:val="-4"/>
          </w:rPr>
          <w:delText>(Carrasco</w:delText>
        </w:r>
        <w:r w:rsidR="00791F47">
          <w:rPr>
            <w:spacing w:val="-4"/>
          </w:rPr>
          <w:fldChar w:fldCharType="end"/>
        </w:r>
      </w:del>
      <w:ins w:id="2457" w:author="Hughes, Anna E" w:date="2023-08-09T15:29:00Z">
        <w:r w:rsidR="00791F47">
          <w:fldChar w:fldCharType="begin"/>
        </w:r>
        <w:r w:rsidR="00791F47">
          <w:instrText xml:space="preserve"> HYPERLINK \l "_bookmark31" </w:instrText>
        </w:r>
        <w:r w:rsidR="00791F47">
          <w:fldChar w:fldCharType="separate"/>
        </w:r>
        <w:r w:rsidR="001E0CFE">
          <w:rPr>
            <w:spacing w:val="-4"/>
          </w:rPr>
          <w:t>(Carrasco</w:t>
        </w:r>
        <w:r w:rsidR="00791F47">
          <w:rPr>
            <w:spacing w:val="-4"/>
          </w:rPr>
          <w:fldChar w:fldCharType="end"/>
        </w:r>
      </w:ins>
    </w:p>
    <w:p w14:paraId="0567001E" w14:textId="28FD5B6B" w:rsidR="00470D98" w:rsidRDefault="001644E6">
      <w:pPr>
        <w:pStyle w:val="BodyText"/>
      </w:pPr>
      <w:del w:id="2458" w:author="Hughes, Anna E" w:date="2023-08-09T15:29:00Z">
        <w:r>
          <w:rPr>
            <w:rFonts w:ascii="Trebuchet MS"/>
            <w:spacing w:val="-4"/>
            <w:sz w:val="12"/>
          </w:rPr>
          <w:delText>567</w:delText>
        </w:r>
      </w:del>
      <w:ins w:id="2459" w:author="Hughes, Anna E" w:date="2023-08-09T15:29:00Z">
        <w:r w:rsidR="001E0CFE">
          <w:rPr>
            <w:rFonts w:ascii="Trebuchet MS"/>
            <w:spacing w:val="-4"/>
            <w:sz w:val="12"/>
          </w:rPr>
          <w:t>565</w:t>
        </w:r>
      </w:ins>
      <w:r w:rsidR="001E0CFE">
        <w:rPr>
          <w:rFonts w:ascii="Trebuchet MS"/>
          <w:spacing w:val="38"/>
          <w:sz w:val="12"/>
        </w:rPr>
        <w:t xml:space="preserve">  </w:t>
      </w:r>
      <w:del w:id="2460" w:author="Hughes, Anna E" w:date="2023-08-09T15:29:00Z">
        <w:r w:rsidR="00791F47">
          <w:fldChar w:fldCharType="begin"/>
        </w:r>
        <w:r w:rsidR="00791F47">
          <w:delInstrText xml:space="preserve"> HYPERLINK \l "_bookmark30" </w:delInstrText>
        </w:r>
        <w:r w:rsidR="00791F47">
          <w:fldChar w:fldCharType="separate"/>
        </w:r>
        <w:r>
          <w:rPr>
            <w:spacing w:val="-4"/>
          </w:rPr>
          <w:delText>et</w:delText>
        </w:r>
        <w:r>
          <w:rPr>
            <w:spacing w:val="-5"/>
          </w:rPr>
          <w:delText xml:space="preserve"> </w:delText>
        </w:r>
        <w:r>
          <w:rPr>
            <w:spacing w:val="-4"/>
          </w:rPr>
          <w:delText>al.,</w:delText>
        </w:r>
        <w:r w:rsidR="00791F47">
          <w:rPr>
            <w:spacing w:val="-4"/>
          </w:rPr>
          <w:fldChar w:fldCharType="end"/>
        </w:r>
      </w:del>
      <w:ins w:id="2461" w:author="Hughes, Anna E" w:date="2023-08-09T15:29:00Z">
        <w:r w:rsidR="00791F47">
          <w:fldChar w:fldCharType="begin"/>
        </w:r>
        <w:r w:rsidR="00791F47">
          <w:instrText xml:space="preserve"> HYPERLINK \l "_bookmark31" </w:instrText>
        </w:r>
        <w:r w:rsidR="00791F47">
          <w:fldChar w:fldCharType="separate"/>
        </w:r>
        <w:r w:rsidR="001E0CFE">
          <w:rPr>
            <w:spacing w:val="-4"/>
          </w:rPr>
          <w:t>et</w:t>
        </w:r>
        <w:r w:rsidR="001E0CFE">
          <w:rPr>
            <w:spacing w:val="-5"/>
          </w:rPr>
          <w:t xml:space="preserve"> </w:t>
        </w:r>
        <w:r w:rsidR="001E0CFE">
          <w:rPr>
            <w:spacing w:val="-4"/>
          </w:rPr>
          <w:t>al.,</w:t>
        </w:r>
        <w:r w:rsidR="00791F47">
          <w:rPr>
            <w:spacing w:val="-4"/>
          </w:rPr>
          <w:fldChar w:fldCharType="end"/>
        </w:r>
      </w:ins>
      <w:r w:rsidR="001E0CFE">
        <w:rPr>
          <w:spacing w:val="-6"/>
        </w:rPr>
        <w:t xml:space="preserve"> </w:t>
      </w:r>
      <w:del w:id="2462" w:author="Hughes, Anna E" w:date="2023-08-09T15:29:00Z">
        <w:r w:rsidR="00791F47">
          <w:fldChar w:fldCharType="begin"/>
        </w:r>
        <w:r w:rsidR="00791F47">
          <w:delInstrText xml:space="preserve"> HYPERLINK \l "_bookmark30" </w:delInstrText>
        </w:r>
        <w:r w:rsidR="00791F47">
          <w:fldChar w:fldCharType="separate"/>
        </w:r>
        <w:r>
          <w:rPr>
            <w:spacing w:val="-4"/>
          </w:rPr>
          <w:delText>1995;</w:delText>
        </w:r>
        <w:r w:rsidR="00791F47">
          <w:rPr>
            <w:spacing w:val="-4"/>
          </w:rPr>
          <w:fldChar w:fldCharType="end"/>
        </w:r>
      </w:del>
      <w:ins w:id="2463" w:author="Hughes, Anna E" w:date="2023-08-09T15:29:00Z">
        <w:r w:rsidR="00791F47">
          <w:fldChar w:fldCharType="begin"/>
        </w:r>
        <w:r w:rsidR="00791F47">
          <w:instrText xml:space="preserve"> HYPERLINK \l "_bookmark31" </w:instrText>
        </w:r>
        <w:r w:rsidR="00791F47">
          <w:fldChar w:fldCharType="separate"/>
        </w:r>
        <w:r w:rsidR="001E0CFE">
          <w:rPr>
            <w:spacing w:val="-4"/>
          </w:rPr>
          <w:t>1995;</w:t>
        </w:r>
        <w:r w:rsidR="00791F47">
          <w:rPr>
            <w:spacing w:val="-4"/>
          </w:rPr>
          <w:fldChar w:fldCharType="end"/>
        </w:r>
      </w:ins>
      <w:r w:rsidR="001E0CFE">
        <w:rPr>
          <w:spacing w:val="-6"/>
        </w:rPr>
        <w:t xml:space="preserve"> </w:t>
      </w:r>
      <w:del w:id="2464" w:author="Hughes, Anna E" w:date="2023-08-09T15:29:00Z">
        <w:r w:rsidR="00791F47">
          <w:fldChar w:fldCharType="begin"/>
        </w:r>
        <w:r w:rsidR="00791F47">
          <w:delInstrText xml:space="preserve"> HYPERLINK \l "_bookmark81" </w:delInstrText>
        </w:r>
        <w:r w:rsidR="00791F47">
          <w:fldChar w:fldCharType="separate"/>
        </w:r>
        <w:r>
          <w:rPr>
            <w:spacing w:val="-4"/>
          </w:rPr>
          <w:delText>Wang</w:delText>
        </w:r>
        <w:r>
          <w:rPr>
            <w:spacing w:val="-6"/>
          </w:rPr>
          <w:delText xml:space="preserve"> </w:delText>
        </w:r>
        <w:r>
          <w:rPr>
            <w:spacing w:val="-4"/>
          </w:rPr>
          <w:delText>et</w:delText>
        </w:r>
        <w:r>
          <w:rPr>
            <w:spacing w:val="-6"/>
          </w:rPr>
          <w:delText xml:space="preserve"> </w:delText>
        </w:r>
        <w:r>
          <w:rPr>
            <w:spacing w:val="-4"/>
          </w:rPr>
          <w:delText>al.,</w:delText>
        </w:r>
        <w:r w:rsidR="00791F47">
          <w:rPr>
            <w:spacing w:val="-4"/>
          </w:rPr>
          <w:fldChar w:fldCharType="end"/>
        </w:r>
      </w:del>
      <w:ins w:id="2465" w:author="Hughes, Anna E" w:date="2023-08-09T15:29:00Z">
        <w:r w:rsidR="00791F47">
          <w:fldChar w:fldCharType="begin"/>
        </w:r>
        <w:r w:rsidR="00791F47">
          <w:instrText xml:space="preserve"> HYPERLINK \l "_bookmark82" </w:instrText>
        </w:r>
        <w:r w:rsidR="00791F47">
          <w:fldChar w:fldCharType="separate"/>
        </w:r>
        <w:r w:rsidR="001E0CFE">
          <w:rPr>
            <w:spacing w:val="-4"/>
          </w:rPr>
          <w:t>Wang</w:t>
        </w:r>
        <w:r w:rsidR="001E0CFE">
          <w:rPr>
            <w:spacing w:val="-6"/>
          </w:rPr>
          <w:t xml:space="preserve"> </w:t>
        </w:r>
        <w:r w:rsidR="001E0CFE">
          <w:rPr>
            <w:spacing w:val="-4"/>
          </w:rPr>
          <w:t>et</w:t>
        </w:r>
        <w:r w:rsidR="001E0CFE">
          <w:rPr>
            <w:spacing w:val="-6"/>
          </w:rPr>
          <w:t xml:space="preserve"> </w:t>
        </w:r>
        <w:r w:rsidR="001E0CFE">
          <w:rPr>
            <w:spacing w:val="-4"/>
          </w:rPr>
          <w:t>al.,</w:t>
        </w:r>
        <w:r w:rsidR="00791F47">
          <w:rPr>
            <w:spacing w:val="-4"/>
          </w:rPr>
          <w:fldChar w:fldCharType="end"/>
        </w:r>
      </w:ins>
      <w:r w:rsidR="001E0CFE">
        <w:rPr>
          <w:spacing w:val="-6"/>
        </w:rPr>
        <w:t xml:space="preserve"> </w:t>
      </w:r>
      <w:del w:id="2466" w:author="Hughes, Anna E" w:date="2023-08-09T15:29:00Z">
        <w:r w:rsidR="00791F47">
          <w:fldChar w:fldCharType="begin"/>
        </w:r>
        <w:r w:rsidR="00791F47">
          <w:delInstrText xml:space="preserve"> HYPERLINK \l "_bookmark81" </w:delInstrText>
        </w:r>
        <w:r w:rsidR="00791F47">
          <w:fldChar w:fldCharType="separate"/>
        </w:r>
        <w:r>
          <w:rPr>
            <w:spacing w:val="-4"/>
          </w:rPr>
          <w:delText>2017).</w:delText>
        </w:r>
        <w:r w:rsidR="00791F47">
          <w:rPr>
            <w:spacing w:val="-4"/>
          </w:rPr>
          <w:fldChar w:fldCharType="end"/>
        </w:r>
      </w:del>
      <w:ins w:id="2467" w:author="Hughes, Anna E" w:date="2023-08-09T15:29:00Z">
        <w:r w:rsidR="00791F47">
          <w:fldChar w:fldCharType="begin"/>
        </w:r>
        <w:r w:rsidR="00791F47">
          <w:instrText xml:space="preserve"> HYPERLINK \l "_bookmark82" </w:instrText>
        </w:r>
        <w:r w:rsidR="00791F47">
          <w:fldChar w:fldCharType="separate"/>
        </w:r>
        <w:r w:rsidR="001E0CFE">
          <w:rPr>
            <w:spacing w:val="-4"/>
          </w:rPr>
          <w:t>2017).</w:t>
        </w:r>
        <w:r w:rsidR="00791F47">
          <w:rPr>
            <w:spacing w:val="-4"/>
          </w:rPr>
          <w:fldChar w:fldCharType="end"/>
        </w:r>
      </w:ins>
      <w:r w:rsidR="001E0CFE">
        <w:rPr>
          <w:spacing w:val="9"/>
        </w:rPr>
        <w:t xml:space="preserve"> </w:t>
      </w:r>
      <w:r w:rsidR="001E0CFE">
        <w:rPr>
          <w:spacing w:val="-4"/>
        </w:rPr>
        <w:t>To</w:t>
      </w:r>
      <w:r w:rsidR="001E0CFE">
        <w:rPr>
          <w:spacing w:val="-6"/>
        </w:rPr>
        <w:t xml:space="preserve"> </w:t>
      </w:r>
      <w:r w:rsidR="001E0CFE">
        <w:rPr>
          <w:spacing w:val="-4"/>
        </w:rPr>
        <w:t>investigate</w:t>
      </w:r>
      <w:r w:rsidR="001E0CFE">
        <w:rPr>
          <w:spacing w:val="-6"/>
        </w:rPr>
        <w:t xml:space="preserve"> </w:t>
      </w:r>
      <w:r w:rsidR="001E0CFE">
        <w:rPr>
          <w:spacing w:val="-4"/>
        </w:rPr>
        <w:t>this</w:t>
      </w:r>
      <w:r w:rsidR="001E0CFE">
        <w:rPr>
          <w:spacing w:val="-6"/>
        </w:rPr>
        <w:t xml:space="preserve"> </w:t>
      </w:r>
      <w:r w:rsidR="001E0CFE">
        <w:rPr>
          <w:spacing w:val="-4"/>
        </w:rPr>
        <w:t>in</w:t>
      </w:r>
      <w:r w:rsidR="001E0CFE">
        <w:rPr>
          <w:spacing w:val="-6"/>
        </w:rPr>
        <w:t xml:space="preserve"> </w:t>
      </w:r>
      <w:r w:rsidR="001E0CFE">
        <w:rPr>
          <w:spacing w:val="-4"/>
        </w:rPr>
        <w:t>our</w:t>
      </w:r>
      <w:r w:rsidR="001E0CFE">
        <w:rPr>
          <w:spacing w:val="-7"/>
        </w:rPr>
        <w:t xml:space="preserve"> </w:t>
      </w:r>
      <w:r w:rsidR="001E0CFE">
        <w:rPr>
          <w:spacing w:val="-4"/>
        </w:rPr>
        <w:t>dataset,</w:t>
      </w:r>
      <w:r w:rsidR="001E0CFE">
        <w:rPr>
          <w:spacing w:val="-5"/>
        </w:rPr>
        <w:t xml:space="preserve"> </w:t>
      </w:r>
      <w:r w:rsidR="001E0CFE">
        <w:rPr>
          <w:spacing w:val="-4"/>
        </w:rPr>
        <w:t>we</w:t>
      </w:r>
      <w:r w:rsidR="001E0CFE">
        <w:rPr>
          <w:spacing w:val="-6"/>
        </w:rPr>
        <w:t xml:space="preserve"> </w:t>
      </w:r>
      <w:r w:rsidR="001E0CFE">
        <w:rPr>
          <w:spacing w:val="-4"/>
        </w:rPr>
        <w:t>will</w:t>
      </w:r>
      <w:r w:rsidR="001E0CFE">
        <w:rPr>
          <w:spacing w:val="-6"/>
        </w:rPr>
        <w:t xml:space="preserve"> </w:t>
      </w:r>
      <w:r w:rsidR="001E0CFE">
        <w:rPr>
          <w:spacing w:val="-4"/>
        </w:rPr>
        <w:t>use</w:t>
      </w:r>
      <w:r w:rsidR="001E0CFE">
        <w:rPr>
          <w:spacing w:val="-6"/>
        </w:rPr>
        <w:t xml:space="preserve"> </w:t>
      </w:r>
      <w:r w:rsidR="001E0CFE">
        <w:rPr>
          <w:spacing w:val="-5"/>
        </w:rPr>
        <w:t>the</w:t>
      </w:r>
    </w:p>
    <w:p w14:paraId="5B7C40B9" w14:textId="1AA8EE7E" w:rsidR="00470D98" w:rsidRDefault="001644E6">
      <w:pPr>
        <w:pStyle w:val="BodyText"/>
        <w:spacing w:before="8"/>
      </w:pPr>
      <w:del w:id="2468" w:author="Hughes, Anna E" w:date="2023-08-09T15:29:00Z">
        <w:r>
          <w:rPr>
            <w:rFonts w:ascii="Trebuchet MS"/>
            <w:spacing w:val="-4"/>
            <w:sz w:val="12"/>
          </w:rPr>
          <w:delText>568</w:delText>
        </w:r>
      </w:del>
      <w:ins w:id="2469" w:author="Hughes, Anna E" w:date="2023-08-09T15:29:00Z">
        <w:r w:rsidR="001E0CFE">
          <w:rPr>
            <w:rFonts w:ascii="Trebuchet MS"/>
            <w:spacing w:val="-4"/>
            <w:sz w:val="12"/>
          </w:rPr>
          <w:t>566</w:t>
        </w:r>
      </w:ins>
      <w:r w:rsidR="001E0CFE">
        <w:rPr>
          <w:rFonts w:ascii="Trebuchet MS"/>
          <w:spacing w:val="76"/>
          <w:w w:val="150"/>
          <w:sz w:val="12"/>
        </w:rPr>
        <w:t xml:space="preserve"> </w:t>
      </w:r>
      <w:r w:rsidR="001E0CFE">
        <w:rPr>
          <w:spacing w:val="-4"/>
        </w:rPr>
        <w:t>same</w:t>
      </w:r>
      <w:r w:rsidR="001E0CFE">
        <w:rPr>
          <w:spacing w:val="-1"/>
        </w:rPr>
        <w:t xml:space="preserve"> </w:t>
      </w:r>
      <w:r w:rsidR="001E0CFE">
        <w:rPr>
          <w:spacing w:val="-4"/>
        </w:rPr>
        <w:t>methods</w:t>
      </w:r>
      <w:r w:rsidR="001E0CFE">
        <w:t xml:space="preserve"> </w:t>
      </w:r>
      <w:r w:rsidR="001E0CFE">
        <w:rPr>
          <w:spacing w:val="-4"/>
        </w:rPr>
        <w:t>as</w:t>
      </w:r>
      <w:r w:rsidR="001E0CFE">
        <w:rPr>
          <w:spacing w:val="-1"/>
        </w:rPr>
        <w:t xml:space="preserve"> </w:t>
      </w:r>
      <w:r w:rsidR="001E0CFE">
        <w:rPr>
          <w:spacing w:val="-4"/>
        </w:rPr>
        <w:t>above</w:t>
      </w:r>
      <w:r w:rsidR="001E0CFE">
        <w:t xml:space="preserve"> </w:t>
      </w:r>
      <w:r w:rsidR="001E0CFE">
        <w:rPr>
          <w:spacing w:val="-4"/>
        </w:rPr>
        <w:t>(fitting</w:t>
      </w:r>
      <w:r w:rsidR="001E0CFE">
        <w:t xml:space="preserve"> </w:t>
      </w:r>
      <w:r w:rsidR="001E0CFE">
        <w:rPr>
          <w:spacing w:val="-4"/>
        </w:rPr>
        <w:t>a</w:t>
      </w:r>
      <w:r w:rsidR="001E0CFE">
        <w:rPr>
          <w:spacing w:val="-1"/>
        </w:rPr>
        <w:t xml:space="preserve"> </w:t>
      </w:r>
      <w:r w:rsidR="001E0CFE">
        <w:rPr>
          <w:spacing w:val="-4"/>
        </w:rPr>
        <w:t>multi-level</w:t>
      </w:r>
      <w:r w:rsidR="001E0CFE">
        <w:t xml:space="preserve"> </w:t>
      </w:r>
      <w:r w:rsidR="001E0CFE">
        <w:rPr>
          <w:spacing w:val="-4"/>
        </w:rPr>
        <w:t>shifted-lognormal</w:t>
      </w:r>
      <w:r w:rsidR="001E0CFE">
        <w:t xml:space="preserve"> </w:t>
      </w:r>
      <w:r w:rsidR="001E0CFE">
        <w:rPr>
          <w:spacing w:val="-4"/>
        </w:rPr>
        <w:t>model)</w:t>
      </w:r>
      <w:r w:rsidR="001E0CFE">
        <w:rPr>
          <w:spacing w:val="-1"/>
        </w:rPr>
        <w:t xml:space="preserve"> </w:t>
      </w:r>
      <w:r w:rsidR="001E0CFE">
        <w:rPr>
          <w:spacing w:val="-4"/>
        </w:rPr>
        <w:t>but</w:t>
      </w:r>
      <w:r w:rsidR="001E0CFE">
        <w:t xml:space="preserve"> </w:t>
      </w:r>
      <w:r w:rsidR="001E0CFE">
        <w:rPr>
          <w:spacing w:val="-5"/>
        </w:rPr>
        <w:t>now</w:t>
      </w:r>
    </w:p>
    <w:p w14:paraId="48CBD5C8" w14:textId="5DD20A59" w:rsidR="00470D98" w:rsidRDefault="001644E6">
      <w:pPr>
        <w:pStyle w:val="BodyText"/>
        <w:spacing w:before="8"/>
      </w:pPr>
      <w:del w:id="2470" w:author="Hughes, Anna E" w:date="2023-08-09T15:29:00Z">
        <w:r>
          <w:rPr>
            <w:rFonts w:ascii="Trebuchet MS"/>
            <w:spacing w:val="-8"/>
            <w:sz w:val="12"/>
          </w:rPr>
          <w:delText>569</w:delText>
        </w:r>
      </w:del>
      <w:ins w:id="2471" w:author="Hughes, Anna E" w:date="2023-08-09T15:29:00Z">
        <w:r w:rsidR="001E0CFE">
          <w:rPr>
            <w:rFonts w:ascii="Trebuchet MS"/>
            <w:spacing w:val="-8"/>
            <w:sz w:val="12"/>
          </w:rPr>
          <w:t>567</w:t>
        </w:r>
      </w:ins>
      <w:r w:rsidR="001E0CFE">
        <w:rPr>
          <w:rFonts w:ascii="Trebuchet MS"/>
          <w:spacing w:val="45"/>
          <w:sz w:val="12"/>
        </w:rPr>
        <w:t xml:space="preserve">  </w:t>
      </w:r>
      <w:r w:rsidR="001E0CFE">
        <w:rPr>
          <w:spacing w:val="-8"/>
        </w:rPr>
        <w:t>including</w:t>
      </w:r>
      <w:r w:rsidR="001E0CFE">
        <w:rPr>
          <w:spacing w:val="1"/>
        </w:rPr>
        <w:t xml:space="preserve"> </w:t>
      </w:r>
      <w:r w:rsidR="001E0CFE">
        <w:rPr>
          <w:spacing w:val="-8"/>
        </w:rPr>
        <w:t>an</w:t>
      </w:r>
      <w:r w:rsidR="001E0CFE">
        <w:rPr>
          <w:spacing w:val="1"/>
        </w:rPr>
        <w:t xml:space="preserve"> </w:t>
      </w:r>
      <w:r w:rsidR="001E0CFE">
        <w:rPr>
          <w:spacing w:val="-8"/>
        </w:rPr>
        <w:t>additional</w:t>
      </w:r>
      <w:r w:rsidR="001E0CFE">
        <w:t xml:space="preserve"> </w:t>
      </w:r>
      <w:r w:rsidR="001E0CFE">
        <w:rPr>
          <w:spacing w:val="-8"/>
        </w:rPr>
        <w:t>factor</w:t>
      </w:r>
      <w:r w:rsidR="001E0CFE">
        <w:t xml:space="preserve"> </w:t>
      </w:r>
      <w:r w:rsidR="001E0CFE">
        <w:rPr>
          <w:spacing w:val="-8"/>
        </w:rPr>
        <w:t>that</w:t>
      </w:r>
      <w:r w:rsidR="001E0CFE">
        <w:t xml:space="preserve"> </w:t>
      </w:r>
      <w:r w:rsidR="001E0CFE">
        <w:rPr>
          <w:spacing w:val="-8"/>
        </w:rPr>
        <w:t>represents</w:t>
      </w:r>
      <w:r w:rsidR="001E0CFE">
        <w:t xml:space="preserve"> </w:t>
      </w:r>
      <w:r w:rsidR="001E0CFE">
        <w:rPr>
          <w:spacing w:val="-8"/>
        </w:rPr>
        <w:t>how</w:t>
      </w:r>
      <w:r w:rsidR="001E0CFE">
        <w:t xml:space="preserve"> </w:t>
      </w:r>
      <w:r w:rsidR="001E0CFE">
        <w:rPr>
          <w:spacing w:val="-8"/>
        </w:rPr>
        <w:t>far</w:t>
      </w:r>
      <w:r w:rsidR="001E0CFE">
        <w:rPr>
          <w:spacing w:val="1"/>
        </w:rPr>
        <w:t xml:space="preserve"> </w:t>
      </w:r>
      <w:r w:rsidR="001E0CFE">
        <w:rPr>
          <w:spacing w:val="-8"/>
        </w:rPr>
        <w:t>the</w:t>
      </w:r>
      <w:r w:rsidR="001E0CFE">
        <w:t xml:space="preserve"> </w:t>
      </w:r>
      <w:r w:rsidR="001E0CFE">
        <w:rPr>
          <w:spacing w:val="-8"/>
        </w:rPr>
        <w:t>target</w:t>
      </w:r>
      <w:r w:rsidR="001E0CFE">
        <w:t xml:space="preserve"> </w:t>
      </w:r>
      <w:r w:rsidR="001E0CFE">
        <w:rPr>
          <w:spacing w:val="-8"/>
        </w:rPr>
        <w:t>was</w:t>
      </w:r>
      <w:r w:rsidR="001E0CFE">
        <w:t xml:space="preserve"> </w:t>
      </w:r>
      <w:r w:rsidR="001E0CFE">
        <w:rPr>
          <w:spacing w:val="-8"/>
        </w:rPr>
        <w:t>from</w:t>
      </w:r>
      <w:r w:rsidR="001E0CFE">
        <w:t xml:space="preserve"> </w:t>
      </w:r>
      <w:r w:rsidR="001E0CFE">
        <w:rPr>
          <w:spacing w:val="-8"/>
        </w:rPr>
        <w:t>the</w:t>
      </w:r>
      <w:r w:rsidR="001E0CFE">
        <w:t xml:space="preserve"> </w:t>
      </w:r>
      <w:r w:rsidR="001E0CFE">
        <w:rPr>
          <w:spacing w:val="-8"/>
        </w:rPr>
        <w:t>fix-</w:t>
      </w:r>
    </w:p>
    <w:p w14:paraId="4ED53046" w14:textId="5DE3E979" w:rsidR="00470D98" w:rsidRDefault="001644E6">
      <w:pPr>
        <w:pStyle w:val="BodyText"/>
      </w:pPr>
      <w:del w:id="2472" w:author="Hughes, Anna E" w:date="2023-08-09T15:29:00Z">
        <w:r>
          <w:rPr>
            <w:rFonts w:ascii="Trebuchet MS"/>
            <w:spacing w:val="-4"/>
            <w:sz w:val="12"/>
          </w:rPr>
          <w:delText>570</w:delText>
        </w:r>
      </w:del>
      <w:ins w:id="2473" w:author="Hughes, Anna E" w:date="2023-08-09T15:29:00Z">
        <w:r w:rsidR="001E0CFE">
          <w:rPr>
            <w:rFonts w:ascii="Trebuchet MS"/>
            <w:spacing w:val="-4"/>
            <w:sz w:val="12"/>
          </w:rPr>
          <w:t>568</w:t>
        </w:r>
      </w:ins>
      <w:r w:rsidR="001E0CFE">
        <w:rPr>
          <w:rFonts w:ascii="Trebuchet MS"/>
          <w:spacing w:val="33"/>
          <w:sz w:val="12"/>
        </w:rPr>
        <w:t xml:space="preserve">  </w:t>
      </w:r>
      <w:r w:rsidR="001E0CFE">
        <w:rPr>
          <w:spacing w:val="-4"/>
        </w:rPr>
        <w:t>ation</w:t>
      </w:r>
      <w:r w:rsidR="001E0CFE">
        <w:rPr>
          <w:spacing w:val="2"/>
        </w:rPr>
        <w:t xml:space="preserve"> </w:t>
      </w:r>
      <w:r w:rsidR="001E0CFE">
        <w:rPr>
          <w:spacing w:val="-4"/>
        </w:rPr>
        <w:t>cross.</w:t>
      </w:r>
      <w:r w:rsidR="001E0CFE">
        <w:rPr>
          <w:spacing w:val="36"/>
        </w:rPr>
        <w:t xml:space="preserve"> </w:t>
      </w:r>
      <w:r w:rsidR="001E0CFE">
        <w:rPr>
          <w:spacing w:val="-4"/>
        </w:rPr>
        <w:t>This</w:t>
      </w:r>
      <w:r w:rsidR="001E0CFE">
        <w:rPr>
          <w:spacing w:val="2"/>
        </w:rPr>
        <w:t xml:space="preserve"> </w:t>
      </w:r>
      <w:r w:rsidR="001E0CFE">
        <w:rPr>
          <w:spacing w:val="-4"/>
        </w:rPr>
        <w:t>is</w:t>
      </w:r>
      <w:r w:rsidR="001E0CFE">
        <w:rPr>
          <w:spacing w:val="1"/>
        </w:rPr>
        <w:t xml:space="preserve"> </w:t>
      </w:r>
      <w:r w:rsidR="001E0CFE">
        <w:rPr>
          <w:spacing w:val="-4"/>
        </w:rPr>
        <w:t>coded</w:t>
      </w:r>
      <w:r w:rsidR="001E0CFE">
        <w:rPr>
          <w:spacing w:val="1"/>
        </w:rPr>
        <w:t xml:space="preserve"> </w:t>
      </w:r>
      <w:r w:rsidR="001E0CFE">
        <w:rPr>
          <w:spacing w:val="-4"/>
        </w:rPr>
        <w:t>as</w:t>
      </w:r>
      <w:r w:rsidR="001E0CFE">
        <w:rPr>
          <w:spacing w:val="2"/>
        </w:rPr>
        <w:t xml:space="preserve"> </w:t>
      </w:r>
      <w:r w:rsidR="001E0CFE">
        <w:rPr>
          <w:spacing w:val="-4"/>
        </w:rPr>
        <w:t>a</w:t>
      </w:r>
      <w:r w:rsidR="001E0CFE">
        <w:rPr>
          <w:spacing w:val="1"/>
        </w:rPr>
        <w:t xml:space="preserve"> </w:t>
      </w:r>
      <w:r w:rsidR="001E0CFE">
        <w:rPr>
          <w:spacing w:val="-4"/>
        </w:rPr>
        <w:t>three-level</w:t>
      </w:r>
      <w:r w:rsidR="001E0CFE">
        <w:rPr>
          <w:spacing w:val="1"/>
        </w:rPr>
        <w:t xml:space="preserve"> </w:t>
      </w:r>
      <w:r w:rsidR="001E0CFE">
        <w:rPr>
          <w:spacing w:val="-4"/>
        </w:rPr>
        <w:t>categorical</w:t>
      </w:r>
      <w:r w:rsidR="001E0CFE">
        <w:rPr>
          <w:spacing w:val="2"/>
        </w:rPr>
        <w:t xml:space="preserve"> </w:t>
      </w:r>
      <w:r w:rsidR="001E0CFE">
        <w:rPr>
          <w:spacing w:val="-4"/>
        </w:rPr>
        <w:t>factor</w:t>
      </w:r>
      <w:r w:rsidR="001E0CFE">
        <w:rPr>
          <w:spacing w:val="1"/>
        </w:rPr>
        <w:t xml:space="preserve"> </w:t>
      </w:r>
      <w:r w:rsidR="001E0CFE">
        <w:rPr>
          <w:spacing w:val="-4"/>
        </w:rPr>
        <w:t>representing</w:t>
      </w:r>
      <w:r w:rsidR="001E0CFE">
        <w:rPr>
          <w:spacing w:val="1"/>
        </w:rPr>
        <w:t xml:space="preserve"> </w:t>
      </w:r>
      <w:r w:rsidR="001E0CFE">
        <w:rPr>
          <w:spacing w:val="-4"/>
        </w:rPr>
        <w:t>which</w:t>
      </w:r>
    </w:p>
    <w:p w14:paraId="63A9C65E" w14:textId="0B80AB70" w:rsidR="00470D98" w:rsidRDefault="001644E6">
      <w:pPr>
        <w:pStyle w:val="BodyText"/>
        <w:spacing w:before="8"/>
      </w:pPr>
      <w:del w:id="2474" w:author="Hughes, Anna E" w:date="2023-08-09T15:29:00Z">
        <w:r>
          <w:rPr>
            <w:rFonts w:ascii="Trebuchet MS"/>
            <w:spacing w:val="-4"/>
            <w:sz w:val="12"/>
          </w:rPr>
          <w:delText>571</w:delText>
        </w:r>
      </w:del>
      <w:ins w:id="2475" w:author="Hughes, Anna E" w:date="2023-08-09T15:29:00Z">
        <w:r w:rsidR="001E0CFE">
          <w:rPr>
            <w:rFonts w:ascii="Trebuchet MS"/>
            <w:spacing w:val="-4"/>
            <w:sz w:val="12"/>
          </w:rPr>
          <w:t>569</w:t>
        </w:r>
      </w:ins>
      <w:r w:rsidR="001E0CFE">
        <w:rPr>
          <w:rFonts w:ascii="Trebuchet MS"/>
          <w:spacing w:val="34"/>
          <w:sz w:val="12"/>
        </w:rPr>
        <w:t xml:space="preserve">  </w:t>
      </w:r>
      <w:r w:rsidR="001E0CFE">
        <w:rPr>
          <w:spacing w:val="-4"/>
        </w:rPr>
        <w:t>ring</w:t>
      </w:r>
      <w:r w:rsidR="001E0CFE">
        <w:rPr>
          <w:spacing w:val="-1"/>
        </w:rPr>
        <w:t xml:space="preserve"> </w:t>
      </w:r>
      <w:r w:rsidR="001E0CFE">
        <w:rPr>
          <w:spacing w:val="-4"/>
        </w:rPr>
        <w:t>contained</w:t>
      </w:r>
      <w:r w:rsidR="001E0CFE">
        <w:rPr>
          <w:spacing w:val="-2"/>
        </w:rPr>
        <w:t xml:space="preserve"> </w:t>
      </w:r>
      <w:r w:rsidR="001E0CFE">
        <w:rPr>
          <w:spacing w:val="-4"/>
        </w:rPr>
        <w:t>the</w:t>
      </w:r>
      <w:r w:rsidR="001E0CFE">
        <w:rPr>
          <w:spacing w:val="-3"/>
        </w:rPr>
        <w:t xml:space="preserve"> </w:t>
      </w:r>
      <w:r w:rsidR="001E0CFE">
        <w:rPr>
          <w:spacing w:val="-4"/>
        </w:rPr>
        <w:t>target</w:t>
      </w:r>
      <w:r w:rsidR="001E0CFE">
        <w:rPr>
          <w:spacing w:val="-2"/>
        </w:rPr>
        <w:t xml:space="preserve"> </w:t>
      </w:r>
      <w:r w:rsidR="001E0CFE">
        <w:rPr>
          <w:spacing w:val="-4"/>
        </w:rPr>
        <w:t>(see</w:t>
      </w:r>
      <w:r w:rsidR="001E0CFE">
        <w:rPr>
          <w:spacing w:val="-2"/>
        </w:rPr>
        <w:t xml:space="preserve"> </w:t>
      </w:r>
      <w:r w:rsidR="001E0CFE">
        <w:rPr>
          <w:spacing w:val="-4"/>
        </w:rPr>
        <w:t>stimulus</w:t>
      </w:r>
      <w:r w:rsidR="001E0CFE">
        <w:rPr>
          <w:spacing w:val="-2"/>
        </w:rPr>
        <w:t xml:space="preserve"> </w:t>
      </w:r>
      <w:r w:rsidR="001E0CFE">
        <w:rPr>
          <w:spacing w:val="-4"/>
        </w:rPr>
        <w:t>details,</w:t>
      </w:r>
      <w:r w:rsidR="001E0CFE">
        <w:t xml:space="preserve"> </w:t>
      </w:r>
      <w:r w:rsidR="001E0CFE">
        <w:rPr>
          <w:spacing w:val="-4"/>
        </w:rPr>
        <w:t>above).</w:t>
      </w:r>
      <w:r w:rsidR="001E0CFE">
        <w:rPr>
          <w:spacing w:val="23"/>
        </w:rPr>
        <w:t xml:space="preserve"> </w:t>
      </w:r>
      <w:r w:rsidR="001E0CFE">
        <w:rPr>
          <w:spacing w:val="-4"/>
        </w:rPr>
        <w:t>Allowing</w:t>
      </w:r>
      <w:r w:rsidR="001E0CFE">
        <w:rPr>
          <w:spacing w:val="-2"/>
        </w:rPr>
        <w:t xml:space="preserve"> </w:t>
      </w:r>
      <w:r w:rsidR="001E0CFE">
        <w:rPr>
          <w:spacing w:val="-4"/>
        </w:rPr>
        <w:t>for</w:t>
      </w:r>
      <w:r w:rsidR="001E0CFE">
        <w:rPr>
          <w:spacing w:val="-2"/>
        </w:rPr>
        <w:t xml:space="preserve"> </w:t>
      </w:r>
      <w:r w:rsidR="001E0CFE">
        <w:rPr>
          <w:spacing w:val="-4"/>
        </w:rPr>
        <w:t>interactions</w:t>
      </w:r>
    </w:p>
    <w:p w14:paraId="032BF54B" w14:textId="623DB16A" w:rsidR="00470D98" w:rsidRDefault="001644E6">
      <w:pPr>
        <w:pStyle w:val="BodyText"/>
      </w:pPr>
      <w:del w:id="2476" w:author="Hughes, Anna E" w:date="2023-08-09T15:29:00Z">
        <w:r>
          <w:rPr>
            <w:rFonts w:ascii="Trebuchet MS"/>
            <w:spacing w:val="-6"/>
            <w:sz w:val="12"/>
          </w:rPr>
          <w:delText>572</w:delText>
        </w:r>
      </w:del>
      <w:ins w:id="2477" w:author="Hughes, Anna E" w:date="2023-08-09T15:29:00Z">
        <w:r w:rsidR="001E0CFE">
          <w:rPr>
            <w:rFonts w:ascii="Trebuchet MS"/>
            <w:spacing w:val="-6"/>
            <w:sz w:val="12"/>
          </w:rPr>
          <w:t>570</w:t>
        </w:r>
      </w:ins>
      <w:r w:rsidR="001E0CFE">
        <w:rPr>
          <w:rFonts w:ascii="Trebuchet MS"/>
          <w:spacing w:val="41"/>
          <w:sz w:val="12"/>
        </w:rPr>
        <w:t xml:space="preserve">  </w:t>
      </w:r>
      <w:r w:rsidR="001E0CFE">
        <w:rPr>
          <w:spacing w:val="-6"/>
        </w:rPr>
        <w:t>with</w:t>
      </w:r>
      <w:r w:rsidR="001E0CFE">
        <w:rPr>
          <w:spacing w:val="-2"/>
        </w:rPr>
        <w:t xml:space="preserve"> </w:t>
      </w:r>
      <w:r w:rsidR="001E0CFE">
        <w:rPr>
          <w:spacing w:val="-6"/>
        </w:rPr>
        <w:t>the</w:t>
      </w:r>
      <w:r w:rsidR="001E0CFE">
        <w:rPr>
          <w:spacing w:val="-4"/>
        </w:rPr>
        <w:t xml:space="preserve"> </w:t>
      </w:r>
      <w:r w:rsidR="001E0CFE">
        <w:rPr>
          <w:rFonts w:ascii="Times New Roman"/>
          <w:i/>
          <w:spacing w:val="-6"/>
        </w:rPr>
        <w:t>feature</w:t>
      </w:r>
      <w:r w:rsidR="001E0CFE">
        <w:rPr>
          <w:rFonts w:ascii="Times New Roman"/>
          <w:i/>
          <w:spacing w:val="-9"/>
        </w:rPr>
        <w:t xml:space="preserve"> </w:t>
      </w:r>
      <w:r w:rsidR="001E0CFE">
        <w:rPr>
          <w:spacing w:val="-6"/>
        </w:rPr>
        <w:t>and</w:t>
      </w:r>
      <w:r w:rsidR="001E0CFE">
        <w:rPr>
          <w:spacing w:val="-4"/>
        </w:rPr>
        <w:t xml:space="preserve"> </w:t>
      </w:r>
      <w:r w:rsidR="001E0CFE">
        <w:rPr>
          <w:spacing w:val="-6"/>
        </w:rPr>
        <w:t>log</w:t>
      </w:r>
      <w:r w:rsidR="001E0CFE">
        <w:rPr>
          <w:spacing w:val="-27"/>
        </w:rPr>
        <w:t xml:space="preserve"> </w:t>
      </w:r>
      <w:r w:rsidR="001E0CFE">
        <w:rPr>
          <w:rFonts w:ascii="Times New Roman"/>
          <w:i/>
          <w:spacing w:val="-6"/>
        </w:rPr>
        <w:t>N</w:t>
      </w:r>
      <w:r w:rsidR="001E0CFE">
        <w:rPr>
          <w:rFonts w:ascii="Times New Roman"/>
          <w:i/>
          <w:spacing w:val="-6"/>
          <w:vertAlign w:val="subscript"/>
        </w:rPr>
        <w:t>T</w:t>
      </w:r>
      <w:r w:rsidR="001E0CFE">
        <w:rPr>
          <w:rFonts w:ascii="Times New Roman"/>
          <w:i/>
          <w:spacing w:val="16"/>
        </w:rPr>
        <w:t xml:space="preserve"> </w:t>
      </w:r>
      <w:r w:rsidR="001E0CFE">
        <w:rPr>
          <w:spacing w:val="-6"/>
        </w:rPr>
        <w:t>increases</w:t>
      </w:r>
      <w:r w:rsidR="001E0CFE">
        <w:rPr>
          <w:spacing w:val="-3"/>
        </w:rPr>
        <w:t xml:space="preserve"> </w:t>
      </w:r>
      <w:r w:rsidR="001E0CFE">
        <w:rPr>
          <w:spacing w:val="-6"/>
        </w:rPr>
        <w:t>the</w:t>
      </w:r>
      <w:r w:rsidR="001E0CFE">
        <w:rPr>
          <w:spacing w:val="-4"/>
        </w:rPr>
        <w:t xml:space="preserve"> </w:t>
      </w:r>
      <w:r w:rsidR="001E0CFE">
        <w:rPr>
          <w:spacing w:val="-6"/>
        </w:rPr>
        <w:t>number</w:t>
      </w:r>
      <w:r w:rsidR="001E0CFE">
        <w:rPr>
          <w:spacing w:val="-4"/>
        </w:rPr>
        <w:t xml:space="preserve"> </w:t>
      </w:r>
      <w:r w:rsidR="001E0CFE">
        <w:rPr>
          <w:spacing w:val="-6"/>
        </w:rPr>
        <w:t>of</w:t>
      </w:r>
      <w:r w:rsidR="001E0CFE">
        <w:rPr>
          <w:spacing w:val="-4"/>
        </w:rPr>
        <w:t xml:space="preserve"> </w:t>
      </w:r>
      <w:r w:rsidR="001E0CFE">
        <w:rPr>
          <w:spacing w:val="-6"/>
        </w:rPr>
        <w:t>fixed</w:t>
      </w:r>
      <w:r w:rsidR="001E0CFE">
        <w:rPr>
          <w:spacing w:val="-3"/>
        </w:rPr>
        <w:t xml:space="preserve"> </w:t>
      </w:r>
      <w:r w:rsidR="001E0CFE">
        <w:rPr>
          <w:spacing w:val="-6"/>
        </w:rPr>
        <w:t>effect</w:t>
      </w:r>
      <w:r w:rsidR="001E0CFE">
        <w:rPr>
          <w:spacing w:val="-4"/>
        </w:rPr>
        <w:t xml:space="preserve"> </w:t>
      </w:r>
      <w:r w:rsidR="001E0CFE">
        <w:rPr>
          <w:spacing w:val="-6"/>
        </w:rPr>
        <w:t>parameters</w:t>
      </w:r>
      <w:r w:rsidR="001E0CFE">
        <w:rPr>
          <w:spacing w:val="-4"/>
        </w:rPr>
        <w:t xml:space="preserve"> </w:t>
      </w:r>
      <w:r w:rsidR="001E0CFE">
        <w:rPr>
          <w:spacing w:val="-6"/>
        </w:rPr>
        <w:t>in</w:t>
      </w:r>
      <w:r w:rsidR="001E0CFE">
        <w:rPr>
          <w:spacing w:val="-4"/>
        </w:rPr>
        <w:t xml:space="preserve"> </w:t>
      </w:r>
      <w:r w:rsidR="001E0CFE">
        <w:rPr>
          <w:spacing w:val="-6"/>
        </w:rPr>
        <w:t>the</w:t>
      </w:r>
    </w:p>
    <w:p w14:paraId="486DFC5D" w14:textId="73CC2584" w:rsidR="00470D98" w:rsidRDefault="001644E6">
      <w:pPr>
        <w:pStyle w:val="BodyText"/>
        <w:spacing w:before="8"/>
      </w:pPr>
      <w:del w:id="2478" w:author="Hughes, Anna E" w:date="2023-08-09T15:29:00Z">
        <w:r>
          <w:rPr>
            <w:rFonts w:ascii="Trebuchet MS"/>
            <w:spacing w:val="-6"/>
            <w:sz w:val="12"/>
          </w:rPr>
          <w:delText>573</w:delText>
        </w:r>
      </w:del>
      <w:ins w:id="2479" w:author="Hughes, Anna E" w:date="2023-08-09T15:29:00Z">
        <w:r w:rsidR="001E0CFE">
          <w:rPr>
            <w:rFonts w:ascii="Trebuchet MS"/>
            <w:spacing w:val="-6"/>
            <w:sz w:val="12"/>
          </w:rPr>
          <w:t>571</w:t>
        </w:r>
      </w:ins>
      <w:r w:rsidR="001E0CFE">
        <w:rPr>
          <w:rFonts w:ascii="Trebuchet MS"/>
          <w:spacing w:val="44"/>
          <w:sz w:val="12"/>
        </w:rPr>
        <w:t xml:space="preserve">  </w:t>
      </w:r>
      <w:r w:rsidR="001E0CFE">
        <w:rPr>
          <w:spacing w:val="-6"/>
        </w:rPr>
        <w:t>model</w:t>
      </w:r>
      <w:r w:rsidR="001E0CFE">
        <w:rPr>
          <w:spacing w:val="-5"/>
        </w:rPr>
        <w:t xml:space="preserve"> </w:t>
      </w:r>
      <w:r w:rsidR="001E0CFE">
        <w:rPr>
          <w:spacing w:val="-6"/>
        </w:rPr>
        <w:t>from</w:t>
      </w:r>
      <w:r w:rsidR="001E0CFE">
        <w:rPr>
          <w:spacing w:val="-5"/>
        </w:rPr>
        <w:t xml:space="preserve"> </w:t>
      </w:r>
      <w:r w:rsidR="001E0CFE">
        <w:rPr>
          <w:spacing w:val="-6"/>
        </w:rPr>
        <w:t>8</w:t>
      </w:r>
      <w:r w:rsidR="001E0CFE">
        <w:rPr>
          <w:spacing w:val="-5"/>
        </w:rPr>
        <w:t xml:space="preserve"> </w:t>
      </w:r>
      <w:r w:rsidR="001E0CFE">
        <w:rPr>
          <w:spacing w:val="-6"/>
        </w:rPr>
        <w:t>to</w:t>
      </w:r>
      <w:r w:rsidR="001E0CFE">
        <w:rPr>
          <w:spacing w:val="-5"/>
        </w:rPr>
        <w:t xml:space="preserve"> </w:t>
      </w:r>
      <w:r w:rsidR="001E0CFE">
        <w:rPr>
          <w:spacing w:val="-6"/>
        </w:rPr>
        <w:t>22,</w:t>
      </w:r>
      <w:r w:rsidR="001E0CFE">
        <w:rPr>
          <w:spacing w:val="-5"/>
        </w:rPr>
        <w:t xml:space="preserve"> </w:t>
      </w:r>
      <w:r w:rsidR="001E0CFE">
        <w:rPr>
          <w:spacing w:val="-6"/>
        </w:rPr>
        <w:t>with the</w:t>
      </w:r>
      <w:r w:rsidR="001E0CFE">
        <w:rPr>
          <w:spacing w:val="-5"/>
        </w:rPr>
        <w:t xml:space="preserve"> </w:t>
      </w:r>
      <w:r w:rsidR="001E0CFE">
        <w:rPr>
          <w:spacing w:val="-6"/>
        </w:rPr>
        <w:t>model</w:t>
      </w:r>
      <w:r w:rsidR="001E0CFE">
        <w:rPr>
          <w:spacing w:val="-5"/>
        </w:rPr>
        <w:t xml:space="preserve"> </w:t>
      </w:r>
      <w:r w:rsidR="001E0CFE">
        <w:rPr>
          <w:spacing w:val="-6"/>
        </w:rPr>
        <w:t>equation</w:t>
      </w:r>
      <w:r w:rsidR="001E0CFE">
        <w:rPr>
          <w:spacing w:val="-5"/>
        </w:rPr>
        <w:t xml:space="preserve"> </w:t>
      </w:r>
      <w:r w:rsidR="001E0CFE">
        <w:rPr>
          <w:spacing w:val="-6"/>
        </w:rPr>
        <w:t>becoming</w:t>
      </w:r>
      <w:r w:rsidR="001E0CFE">
        <w:rPr>
          <w:spacing w:val="-5"/>
        </w:rPr>
        <w:t xml:space="preserve"> </w:t>
      </w:r>
      <w:r w:rsidR="001E0CFE">
        <w:rPr>
          <w:spacing w:val="-6"/>
        </w:rPr>
        <w:t>the</w:t>
      </w:r>
      <w:r w:rsidR="001E0CFE">
        <w:rPr>
          <w:spacing w:val="-5"/>
        </w:rPr>
        <w:t xml:space="preserve"> </w:t>
      </w:r>
      <w:r w:rsidR="001E0CFE">
        <w:rPr>
          <w:spacing w:val="-6"/>
        </w:rPr>
        <w:t>following:</w:t>
      </w:r>
    </w:p>
    <w:p w14:paraId="3E774584" w14:textId="77777777" w:rsidR="00470D98" w:rsidRDefault="001E0CFE">
      <w:pPr>
        <w:tabs>
          <w:tab w:val="left" w:pos="8109"/>
        </w:tabs>
        <w:spacing w:before="219"/>
        <w:ind w:left="2852"/>
        <w:rPr>
          <w:sz w:val="24"/>
        </w:rPr>
      </w:pPr>
      <w:r>
        <w:rPr>
          <w:rFonts w:ascii="Times New Roman" w:hAnsi="Times New Roman"/>
          <w:i/>
          <w:sz w:val="24"/>
        </w:rPr>
        <w:t>y</w:t>
      </w:r>
      <w:r>
        <w:rPr>
          <w:rFonts w:ascii="Times New Roman" w:hAnsi="Times New Roman"/>
          <w:i/>
          <w:spacing w:val="-7"/>
          <w:sz w:val="24"/>
        </w:rPr>
        <w:t xml:space="preserve"> </w:t>
      </w:r>
      <w:r>
        <w:rPr>
          <w:rFonts w:ascii="Meiryo UI" w:hAnsi="Meiryo UI"/>
          <w:i/>
          <w:sz w:val="24"/>
        </w:rPr>
        <w:t>∼</w:t>
      </w:r>
      <w:r>
        <w:rPr>
          <w:rFonts w:ascii="Meiryo UI" w:hAnsi="Meiryo UI"/>
          <w:i/>
          <w:spacing w:val="-28"/>
          <w:sz w:val="24"/>
        </w:rPr>
        <w:t xml:space="preserve"> </w:t>
      </w:r>
      <w:r>
        <w:rPr>
          <w:sz w:val="24"/>
        </w:rPr>
        <w:t>0</w:t>
      </w:r>
      <w:r>
        <w:rPr>
          <w:spacing w:val="-20"/>
          <w:sz w:val="24"/>
        </w:rPr>
        <w:t xml:space="preserve"> </w:t>
      </w:r>
      <w:r>
        <w:rPr>
          <w:rFonts w:ascii="Tahoma" w:hAnsi="Tahoma"/>
          <w:sz w:val="24"/>
        </w:rPr>
        <w:t>+</w:t>
      </w:r>
      <w:r>
        <w:rPr>
          <w:rFonts w:ascii="Tahoma" w:hAnsi="Tahoma"/>
          <w:spacing w:val="-42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r</w:t>
      </w:r>
      <w:r>
        <w:rPr>
          <w:rFonts w:ascii="Times New Roman" w:hAnsi="Times New Roman"/>
          <w:i/>
          <w:spacing w:val="-21"/>
          <w:sz w:val="24"/>
        </w:rPr>
        <w:t xml:space="preserve"> </w:t>
      </w:r>
      <w:r>
        <w:rPr>
          <w:rFonts w:ascii="Tahoma" w:hAnsi="Tahoma"/>
          <w:sz w:val="24"/>
        </w:rPr>
        <w:t>+</w:t>
      </w:r>
      <w:r>
        <w:rPr>
          <w:rFonts w:ascii="Tahoma" w:hAnsi="Tahoma"/>
          <w:spacing w:val="-42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r</w:t>
      </w:r>
      <w:r>
        <w:rPr>
          <w:rFonts w:ascii="Times New Roman" w:hAnsi="Times New Roman"/>
          <w:i/>
          <w:spacing w:val="-1"/>
          <w:sz w:val="24"/>
        </w:rPr>
        <w:t xml:space="preserve"> </w:t>
      </w:r>
      <w:r>
        <w:rPr>
          <w:sz w:val="24"/>
        </w:rPr>
        <w:t>:</w:t>
      </w:r>
      <w:r>
        <w:rPr>
          <w:spacing w:val="36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f</w:t>
      </w:r>
      <w:r>
        <w:rPr>
          <w:rFonts w:ascii="Times New Roman" w:hAnsi="Times New Roman"/>
          <w:i/>
          <w:spacing w:val="29"/>
          <w:sz w:val="24"/>
        </w:rPr>
        <w:t xml:space="preserve"> </w:t>
      </w:r>
      <w:r>
        <w:rPr>
          <w:sz w:val="24"/>
        </w:rPr>
        <w:t>: log</w:t>
      </w:r>
      <w:r>
        <w:rPr>
          <w:rFonts w:ascii="Tahoma" w:hAnsi="Tahoma"/>
          <w:sz w:val="24"/>
        </w:rPr>
        <w:t>(</w:t>
      </w:r>
      <w:r>
        <w:rPr>
          <w:rFonts w:ascii="Times New Roman" w:hAnsi="Times New Roman"/>
          <w:i/>
          <w:sz w:val="24"/>
        </w:rPr>
        <w:t>N</w:t>
      </w:r>
      <w:r>
        <w:rPr>
          <w:rFonts w:ascii="Times New Roman" w:hAnsi="Times New Roman"/>
          <w:i/>
          <w:sz w:val="24"/>
          <w:vertAlign w:val="subscript"/>
        </w:rPr>
        <w:t>T</w:t>
      </w:r>
      <w:r>
        <w:rPr>
          <w:rFonts w:ascii="Times New Roman" w:hAnsi="Times New Roman"/>
          <w:i/>
          <w:spacing w:val="-27"/>
          <w:sz w:val="24"/>
        </w:rPr>
        <w:t xml:space="preserve"> </w:t>
      </w:r>
      <w:r>
        <w:rPr>
          <w:rFonts w:ascii="Tahoma" w:hAnsi="Tahoma"/>
          <w:sz w:val="24"/>
        </w:rPr>
        <w:t>)</w:t>
      </w:r>
      <w:r>
        <w:rPr>
          <w:rFonts w:ascii="Tahoma" w:hAnsi="Tahoma"/>
          <w:spacing w:val="-42"/>
          <w:sz w:val="24"/>
        </w:rPr>
        <w:t xml:space="preserve"> </w:t>
      </w:r>
      <w:r>
        <w:rPr>
          <w:rFonts w:ascii="Tahoma" w:hAnsi="Tahoma"/>
          <w:sz w:val="24"/>
        </w:rPr>
        <w:t>+</w:t>
      </w:r>
      <w:r>
        <w:rPr>
          <w:rFonts w:ascii="Tahoma" w:hAnsi="Tahoma"/>
          <w:spacing w:val="-42"/>
          <w:sz w:val="24"/>
        </w:rPr>
        <w:t xml:space="preserve"> </w:t>
      </w:r>
      <w:r>
        <w:rPr>
          <w:rFonts w:ascii="Tahoma" w:hAnsi="Tahoma"/>
          <w:spacing w:val="-2"/>
          <w:sz w:val="24"/>
        </w:rPr>
        <w:t>(</w:t>
      </w:r>
      <w:r>
        <w:rPr>
          <w:spacing w:val="-2"/>
          <w:sz w:val="24"/>
        </w:rPr>
        <w:t>1</w:t>
      </w:r>
      <w:r>
        <w:rPr>
          <w:rFonts w:ascii="Meiryo UI" w:hAnsi="Meiryo UI"/>
          <w:i/>
          <w:spacing w:val="-2"/>
          <w:sz w:val="24"/>
        </w:rPr>
        <w:t>|</w:t>
      </w:r>
      <w:r>
        <w:rPr>
          <w:rFonts w:ascii="Times New Roman" w:hAnsi="Times New Roman"/>
          <w:i/>
          <w:spacing w:val="-2"/>
          <w:sz w:val="24"/>
        </w:rPr>
        <w:t>id</w:t>
      </w:r>
      <w:r>
        <w:rPr>
          <w:rFonts w:ascii="Tahoma" w:hAnsi="Tahoma"/>
          <w:spacing w:val="-2"/>
          <w:sz w:val="24"/>
        </w:rPr>
        <w:t>)</w:t>
      </w:r>
      <w:r>
        <w:rPr>
          <w:rFonts w:ascii="Tahoma" w:hAnsi="Tahoma"/>
          <w:sz w:val="24"/>
        </w:rPr>
        <w:tab/>
      </w:r>
      <w:r>
        <w:rPr>
          <w:spacing w:val="-5"/>
          <w:sz w:val="24"/>
        </w:rPr>
        <w:t>(5)</w:t>
      </w:r>
    </w:p>
    <w:p w14:paraId="00B2BF9C" w14:textId="79C83C60" w:rsidR="00470D98" w:rsidRDefault="001644E6">
      <w:pPr>
        <w:pStyle w:val="BodyText"/>
        <w:tabs>
          <w:tab w:val="left" w:pos="968"/>
        </w:tabs>
        <w:spacing w:before="90"/>
      </w:pPr>
      <w:del w:id="2480" w:author="Hughes, Anna E" w:date="2023-08-09T15:29:00Z">
        <w:r>
          <w:rPr>
            <w:rFonts w:ascii="Trebuchet MS"/>
            <w:spacing w:val="-5"/>
            <w:sz w:val="12"/>
          </w:rPr>
          <w:delText>574</w:delText>
        </w:r>
      </w:del>
      <w:ins w:id="2481" w:author="Hughes, Anna E" w:date="2023-08-09T15:29:00Z">
        <w:r w:rsidR="001E0CFE">
          <w:rPr>
            <w:rFonts w:ascii="Trebuchet MS"/>
            <w:spacing w:val="-5"/>
            <w:sz w:val="12"/>
          </w:rPr>
          <w:t>572</w:t>
        </w:r>
      </w:ins>
      <w:r w:rsidR="001E0CFE">
        <w:rPr>
          <w:rFonts w:ascii="Trebuchet MS"/>
          <w:sz w:val="12"/>
        </w:rPr>
        <w:tab/>
      </w:r>
      <w:r w:rsidR="001E0CFE">
        <w:rPr>
          <w:spacing w:val="-4"/>
        </w:rPr>
        <w:t>We</w:t>
      </w:r>
      <w:r w:rsidR="001E0CFE">
        <w:rPr>
          <w:spacing w:val="11"/>
        </w:rPr>
        <w:t xml:space="preserve"> </w:t>
      </w:r>
      <w:r w:rsidR="001E0CFE">
        <w:rPr>
          <w:spacing w:val="-4"/>
        </w:rPr>
        <w:t>experimented</w:t>
      </w:r>
      <w:r w:rsidR="001E0CFE">
        <w:rPr>
          <w:spacing w:val="11"/>
        </w:rPr>
        <w:t xml:space="preserve"> </w:t>
      </w:r>
      <w:r w:rsidR="001E0CFE">
        <w:rPr>
          <w:spacing w:val="-4"/>
        </w:rPr>
        <w:t>with</w:t>
      </w:r>
      <w:r w:rsidR="001E0CFE">
        <w:rPr>
          <w:spacing w:val="12"/>
        </w:rPr>
        <w:t xml:space="preserve"> </w:t>
      </w:r>
      <w:r w:rsidR="001E0CFE">
        <w:rPr>
          <w:spacing w:val="-4"/>
        </w:rPr>
        <w:t>including</w:t>
      </w:r>
      <w:r w:rsidR="001E0CFE">
        <w:rPr>
          <w:spacing w:val="11"/>
        </w:rPr>
        <w:t xml:space="preserve"> </w:t>
      </w:r>
      <w:r w:rsidR="001E0CFE">
        <w:rPr>
          <w:rFonts w:ascii="Times New Roman"/>
          <w:i/>
          <w:spacing w:val="-4"/>
        </w:rPr>
        <w:t>r</w:t>
      </w:r>
      <w:r w:rsidR="001E0CFE">
        <w:rPr>
          <w:rFonts w:ascii="Times New Roman"/>
          <w:i/>
          <w:spacing w:val="8"/>
        </w:rPr>
        <w:t xml:space="preserve"> </w:t>
      </w:r>
      <w:r w:rsidR="001E0CFE">
        <w:rPr>
          <w:spacing w:val="-4"/>
        </w:rPr>
        <w:t>in</w:t>
      </w:r>
      <w:r w:rsidR="001E0CFE">
        <w:rPr>
          <w:spacing w:val="11"/>
        </w:rPr>
        <w:t xml:space="preserve"> </w:t>
      </w:r>
      <w:r w:rsidR="001E0CFE">
        <w:rPr>
          <w:spacing w:val="-4"/>
        </w:rPr>
        <w:t>the</w:t>
      </w:r>
      <w:r w:rsidR="001E0CFE">
        <w:rPr>
          <w:spacing w:val="12"/>
        </w:rPr>
        <w:t xml:space="preserve"> </w:t>
      </w:r>
      <w:r w:rsidR="001E0CFE">
        <w:rPr>
          <w:spacing w:val="-4"/>
        </w:rPr>
        <w:t>random</w:t>
      </w:r>
      <w:r w:rsidR="001E0CFE">
        <w:rPr>
          <w:spacing w:val="11"/>
        </w:rPr>
        <w:t xml:space="preserve"> </w:t>
      </w:r>
      <w:r w:rsidR="001E0CFE">
        <w:rPr>
          <w:spacing w:val="-4"/>
        </w:rPr>
        <w:t>effect</w:t>
      </w:r>
      <w:r w:rsidR="001E0CFE">
        <w:rPr>
          <w:spacing w:val="11"/>
        </w:rPr>
        <w:t xml:space="preserve"> </w:t>
      </w:r>
      <w:r w:rsidR="001E0CFE">
        <w:rPr>
          <w:spacing w:val="-4"/>
        </w:rPr>
        <w:t>structure,</w:t>
      </w:r>
      <w:r w:rsidR="001E0CFE">
        <w:rPr>
          <w:spacing w:val="18"/>
        </w:rPr>
        <w:t xml:space="preserve"> </w:t>
      </w:r>
      <w:r w:rsidR="001E0CFE">
        <w:rPr>
          <w:spacing w:val="-4"/>
        </w:rPr>
        <w:t>but</w:t>
      </w:r>
      <w:r w:rsidR="001E0CFE">
        <w:rPr>
          <w:spacing w:val="12"/>
        </w:rPr>
        <w:t xml:space="preserve"> </w:t>
      </w:r>
      <w:r w:rsidR="001E0CFE">
        <w:rPr>
          <w:spacing w:val="-4"/>
        </w:rPr>
        <w:t>this</w:t>
      </w:r>
    </w:p>
    <w:p w14:paraId="646D714D" w14:textId="11C11FCC" w:rsidR="00470D98" w:rsidRDefault="001644E6">
      <w:pPr>
        <w:pStyle w:val="BodyText"/>
        <w:spacing w:before="8"/>
      </w:pPr>
      <w:del w:id="2482" w:author="Hughes, Anna E" w:date="2023-08-09T15:29:00Z">
        <w:r>
          <w:rPr>
            <w:rFonts w:ascii="Trebuchet MS"/>
            <w:spacing w:val="-6"/>
            <w:sz w:val="12"/>
          </w:rPr>
          <w:delText>575</w:delText>
        </w:r>
      </w:del>
      <w:ins w:id="2483" w:author="Hughes, Anna E" w:date="2023-08-09T15:29:00Z">
        <w:r w:rsidR="001E0CFE">
          <w:rPr>
            <w:rFonts w:ascii="Trebuchet MS"/>
            <w:spacing w:val="-6"/>
            <w:sz w:val="12"/>
          </w:rPr>
          <w:t>573</w:t>
        </w:r>
      </w:ins>
      <w:r w:rsidR="001E0CFE">
        <w:rPr>
          <w:rFonts w:ascii="Trebuchet MS"/>
          <w:spacing w:val="32"/>
          <w:sz w:val="12"/>
        </w:rPr>
        <w:t xml:space="preserve">  </w:t>
      </w:r>
      <w:r w:rsidR="001E0CFE">
        <w:rPr>
          <w:spacing w:val="-6"/>
        </w:rPr>
        <w:t>proved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difficult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to</w:t>
      </w:r>
      <w:r w:rsidR="001E0CFE">
        <w:rPr>
          <w:spacing w:val="-8"/>
        </w:rPr>
        <w:t xml:space="preserve"> </w:t>
      </w:r>
      <w:r w:rsidR="001E0CFE">
        <w:rPr>
          <w:spacing w:val="-6"/>
        </w:rPr>
        <w:t>fit.</w:t>
      </w:r>
      <w:r w:rsidR="001E0CFE">
        <w:rPr>
          <w:spacing w:val="3"/>
        </w:rPr>
        <w:t xml:space="preserve"> </w:t>
      </w:r>
      <w:r w:rsidR="001E0CFE">
        <w:rPr>
          <w:spacing w:val="-6"/>
        </w:rPr>
        <w:t>We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also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had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to</w:t>
      </w:r>
      <w:r w:rsidR="001E0CFE">
        <w:rPr>
          <w:spacing w:val="-8"/>
        </w:rPr>
        <w:t xml:space="preserve"> </w:t>
      </w:r>
      <w:r w:rsidR="001E0CFE">
        <w:rPr>
          <w:spacing w:val="-6"/>
        </w:rPr>
        <w:t>revise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the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priors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used</w:t>
      </w:r>
      <w:r w:rsidR="001E0CFE">
        <w:rPr>
          <w:spacing w:val="-8"/>
        </w:rPr>
        <w:t xml:space="preserve"> </w:t>
      </w:r>
      <w:r w:rsidR="001E0CFE">
        <w:rPr>
          <w:spacing w:val="-6"/>
        </w:rPr>
        <w:t>in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our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registered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anal-</w:t>
      </w:r>
    </w:p>
    <w:p w14:paraId="55A08890" w14:textId="38ED7E65" w:rsidR="00470D98" w:rsidRDefault="001644E6">
      <w:pPr>
        <w:spacing w:before="7"/>
        <w:ind w:left="227"/>
        <w:rPr>
          <w:rFonts w:ascii="Times New Roman"/>
          <w:i/>
          <w:sz w:val="24"/>
        </w:rPr>
      </w:pPr>
      <w:del w:id="2484" w:author="Hughes, Anna E" w:date="2023-08-09T15:29:00Z">
        <w:r>
          <w:rPr>
            <w:rFonts w:ascii="Trebuchet MS"/>
            <w:spacing w:val="-2"/>
            <w:sz w:val="12"/>
          </w:rPr>
          <w:delText>576</w:delText>
        </w:r>
      </w:del>
      <w:ins w:id="2485" w:author="Hughes, Anna E" w:date="2023-08-09T15:29:00Z">
        <w:r w:rsidR="001E0CFE">
          <w:rPr>
            <w:rFonts w:ascii="Trebuchet MS"/>
            <w:spacing w:val="-2"/>
            <w:sz w:val="12"/>
          </w:rPr>
          <w:t>574</w:t>
        </w:r>
      </w:ins>
      <w:r w:rsidR="001E0CFE">
        <w:rPr>
          <w:rFonts w:ascii="Trebuchet MS"/>
          <w:spacing w:val="31"/>
          <w:sz w:val="12"/>
        </w:rPr>
        <w:t xml:space="preserve">  </w:t>
      </w:r>
      <w:r w:rsidR="001E0CFE">
        <w:rPr>
          <w:spacing w:val="-2"/>
          <w:sz w:val="24"/>
        </w:rPr>
        <w:t>ysis,</w:t>
      </w:r>
      <w:r w:rsidR="001E0CFE">
        <w:rPr>
          <w:spacing w:val="-1"/>
          <w:sz w:val="24"/>
        </w:rPr>
        <w:t xml:space="preserve"> </w:t>
      </w:r>
      <w:r w:rsidR="001E0CFE">
        <w:rPr>
          <w:spacing w:val="-2"/>
          <w:sz w:val="24"/>
        </w:rPr>
        <w:t>in</w:t>
      </w:r>
      <w:r w:rsidR="001E0CFE">
        <w:rPr>
          <w:spacing w:val="-4"/>
          <w:sz w:val="24"/>
        </w:rPr>
        <w:t xml:space="preserve"> </w:t>
      </w:r>
      <w:r w:rsidR="001E0CFE">
        <w:rPr>
          <w:spacing w:val="-2"/>
          <w:sz w:val="24"/>
        </w:rPr>
        <w:t>order</w:t>
      </w:r>
      <w:r w:rsidR="001E0CFE">
        <w:rPr>
          <w:spacing w:val="-4"/>
          <w:sz w:val="24"/>
        </w:rPr>
        <w:t xml:space="preserve"> </w:t>
      </w:r>
      <w:r w:rsidR="001E0CFE">
        <w:rPr>
          <w:spacing w:val="-2"/>
          <w:sz w:val="24"/>
        </w:rPr>
        <w:t>to</w:t>
      </w:r>
      <w:r w:rsidR="001E0CFE">
        <w:rPr>
          <w:spacing w:val="-4"/>
          <w:sz w:val="24"/>
        </w:rPr>
        <w:t xml:space="preserve"> </w:t>
      </w:r>
      <w:r w:rsidR="001E0CFE">
        <w:rPr>
          <w:spacing w:val="-2"/>
          <w:sz w:val="24"/>
        </w:rPr>
        <w:t>lower</w:t>
      </w:r>
      <w:r w:rsidR="001E0CFE">
        <w:rPr>
          <w:spacing w:val="-3"/>
          <w:sz w:val="24"/>
        </w:rPr>
        <w:t xml:space="preserve"> </w:t>
      </w:r>
      <w:r w:rsidR="001E0CFE">
        <w:rPr>
          <w:spacing w:val="-2"/>
          <w:sz w:val="24"/>
        </w:rPr>
        <w:t>the</w:t>
      </w:r>
      <w:r w:rsidR="001E0CFE">
        <w:rPr>
          <w:spacing w:val="-4"/>
          <w:sz w:val="24"/>
        </w:rPr>
        <w:t xml:space="preserve"> </w:t>
      </w:r>
      <w:r w:rsidR="001E0CFE">
        <w:rPr>
          <w:spacing w:val="-2"/>
          <w:sz w:val="24"/>
        </w:rPr>
        <w:t>intercept.</w:t>
      </w:r>
      <w:r w:rsidR="001E0CFE">
        <w:rPr>
          <w:spacing w:val="23"/>
          <w:sz w:val="24"/>
        </w:rPr>
        <w:t xml:space="preserve"> </w:t>
      </w:r>
      <w:r w:rsidR="001E0CFE">
        <w:rPr>
          <w:spacing w:val="-2"/>
          <w:sz w:val="24"/>
        </w:rPr>
        <w:t>Full</w:t>
      </w:r>
      <w:r w:rsidR="001E0CFE">
        <w:rPr>
          <w:spacing w:val="-3"/>
          <w:sz w:val="24"/>
        </w:rPr>
        <w:t xml:space="preserve"> </w:t>
      </w:r>
      <w:r w:rsidR="001E0CFE">
        <w:rPr>
          <w:spacing w:val="-2"/>
          <w:sz w:val="24"/>
        </w:rPr>
        <w:t>details</w:t>
      </w:r>
      <w:r w:rsidR="001E0CFE">
        <w:rPr>
          <w:spacing w:val="-4"/>
          <w:sz w:val="24"/>
        </w:rPr>
        <w:t xml:space="preserve"> </w:t>
      </w:r>
      <w:r w:rsidR="001E0CFE">
        <w:rPr>
          <w:spacing w:val="-2"/>
          <w:sz w:val="24"/>
        </w:rPr>
        <w:t>can</w:t>
      </w:r>
      <w:r w:rsidR="001E0CFE">
        <w:rPr>
          <w:spacing w:val="-4"/>
          <w:sz w:val="24"/>
        </w:rPr>
        <w:t xml:space="preserve"> </w:t>
      </w:r>
      <w:r w:rsidR="001E0CFE">
        <w:rPr>
          <w:spacing w:val="-2"/>
          <w:sz w:val="24"/>
        </w:rPr>
        <w:t>be</w:t>
      </w:r>
      <w:r w:rsidR="001E0CFE">
        <w:rPr>
          <w:spacing w:val="-4"/>
          <w:sz w:val="24"/>
        </w:rPr>
        <w:t xml:space="preserve"> </w:t>
      </w:r>
      <w:r w:rsidR="001E0CFE">
        <w:rPr>
          <w:spacing w:val="-2"/>
          <w:sz w:val="24"/>
        </w:rPr>
        <w:t>found</w:t>
      </w:r>
      <w:r w:rsidR="001E0CFE">
        <w:rPr>
          <w:spacing w:val="-3"/>
          <w:sz w:val="24"/>
        </w:rPr>
        <w:t xml:space="preserve"> </w:t>
      </w:r>
      <w:r w:rsidR="001E0CFE">
        <w:rPr>
          <w:spacing w:val="-2"/>
          <w:sz w:val="24"/>
        </w:rPr>
        <w:t>in</w:t>
      </w:r>
      <w:r w:rsidR="001E0CFE">
        <w:rPr>
          <w:spacing w:val="-4"/>
          <w:sz w:val="24"/>
        </w:rPr>
        <w:t xml:space="preserve"> </w:t>
      </w:r>
      <w:r w:rsidR="001E0CFE">
        <w:rPr>
          <w:rFonts w:ascii="Times New Roman"/>
          <w:i/>
          <w:spacing w:val="-2"/>
          <w:sz w:val="24"/>
        </w:rPr>
        <w:t>Supplementary</w:t>
      </w:r>
    </w:p>
    <w:p w14:paraId="0AA3EFB5" w14:textId="0A16C5C2" w:rsidR="00470D98" w:rsidRDefault="001644E6">
      <w:pPr>
        <w:spacing w:before="8"/>
        <w:ind w:left="227"/>
        <w:rPr>
          <w:sz w:val="24"/>
        </w:rPr>
      </w:pPr>
      <w:del w:id="2486" w:author="Hughes, Anna E" w:date="2023-08-09T15:29:00Z">
        <w:r>
          <w:rPr>
            <w:rFonts w:ascii="Trebuchet MS"/>
            <w:sz w:val="12"/>
          </w:rPr>
          <w:delText>577</w:delText>
        </w:r>
      </w:del>
      <w:ins w:id="2487" w:author="Hughes, Anna E" w:date="2023-08-09T15:29:00Z">
        <w:r w:rsidR="001E0CFE">
          <w:rPr>
            <w:rFonts w:ascii="Trebuchet MS"/>
            <w:sz w:val="12"/>
          </w:rPr>
          <w:t>575</w:t>
        </w:r>
      </w:ins>
      <w:r w:rsidR="001E0CFE">
        <w:rPr>
          <w:rFonts w:ascii="Trebuchet MS"/>
          <w:spacing w:val="58"/>
          <w:sz w:val="12"/>
        </w:rPr>
        <w:t xml:space="preserve">  </w:t>
      </w:r>
      <w:r w:rsidR="001E0CFE">
        <w:rPr>
          <w:rFonts w:ascii="Times New Roman"/>
          <w:i/>
          <w:sz w:val="24"/>
        </w:rPr>
        <w:t>Materials</w:t>
      </w:r>
      <w:r w:rsidR="001E0CFE">
        <w:rPr>
          <w:rFonts w:ascii="Times New Roman"/>
          <w:i/>
          <w:spacing w:val="-4"/>
          <w:sz w:val="24"/>
        </w:rPr>
        <w:t xml:space="preserve"> </w:t>
      </w:r>
      <w:r w:rsidR="001E0CFE">
        <w:rPr>
          <w:rFonts w:ascii="Times New Roman"/>
          <w:i/>
          <w:sz w:val="24"/>
        </w:rPr>
        <w:t>-</w:t>
      </w:r>
      <w:r w:rsidR="001E0CFE">
        <w:rPr>
          <w:rFonts w:ascii="Times New Roman"/>
          <w:i/>
          <w:spacing w:val="-4"/>
          <w:sz w:val="24"/>
        </w:rPr>
        <w:t xml:space="preserve"> </w:t>
      </w:r>
      <w:r w:rsidR="001E0CFE">
        <w:rPr>
          <w:rFonts w:ascii="Times New Roman"/>
          <w:i/>
          <w:sz w:val="24"/>
        </w:rPr>
        <w:t>Planned</w:t>
      </w:r>
      <w:r w:rsidR="001E0CFE">
        <w:rPr>
          <w:rFonts w:ascii="Times New Roman"/>
          <w:i/>
          <w:spacing w:val="-4"/>
          <w:sz w:val="24"/>
        </w:rPr>
        <w:t xml:space="preserve"> </w:t>
      </w:r>
      <w:r w:rsidR="001E0CFE">
        <w:rPr>
          <w:rFonts w:ascii="Times New Roman"/>
          <w:i/>
          <w:spacing w:val="-2"/>
          <w:sz w:val="24"/>
        </w:rPr>
        <w:t>Explorations</w:t>
      </w:r>
      <w:r w:rsidR="001E0CFE">
        <w:rPr>
          <w:spacing w:val="-2"/>
          <w:sz w:val="24"/>
        </w:rPr>
        <w:t>.</w:t>
      </w:r>
    </w:p>
    <w:p w14:paraId="4E2F9BBD" w14:textId="26AD4785" w:rsidR="00470D98" w:rsidRDefault="001644E6">
      <w:pPr>
        <w:pStyle w:val="BodyText"/>
        <w:tabs>
          <w:tab w:val="left" w:pos="968"/>
        </w:tabs>
      </w:pPr>
      <w:del w:id="2488" w:author="Hughes, Anna E" w:date="2023-08-09T15:29:00Z">
        <w:r>
          <w:rPr>
            <w:rFonts w:ascii="Trebuchet MS"/>
            <w:spacing w:val="-5"/>
            <w:sz w:val="12"/>
          </w:rPr>
          <w:delText>578</w:delText>
        </w:r>
      </w:del>
      <w:ins w:id="2489" w:author="Hughes, Anna E" w:date="2023-08-09T15:29:00Z">
        <w:r w:rsidR="001E0CFE">
          <w:rPr>
            <w:rFonts w:ascii="Trebuchet MS"/>
            <w:spacing w:val="-5"/>
            <w:sz w:val="12"/>
          </w:rPr>
          <w:t>576</w:t>
        </w:r>
      </w:ins>
      <w:r w:rsidR="001E0CFE">
        <w:rPr>
          <w:rFonts w:ascii="Trebuchet MS"/>
          <w:sz w:val="12"/>
        </w:rPr>
        <w:tab/>
      </w:r>
      <w:r w:rsidR="001E0CFE">
        <w:rPr>
          <w:spacing w:val="-6"/>
        </w:rPr>
        <w:t>After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obtaining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a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model that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passed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all convergence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checks,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we examined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the</w:t>
      </w:r>
    </w:p>
    <w:p w14:paraId="13768937" w14:textId="609D7AF4" w:rsidR="00470D98" w:rsidRDefault="001644E6">
      <w:pPr>
        <w:pStyle w:val="BodyText"/>
        <w:spacing w:before="8"/>
      </w:pPr>
      <w:del w:id="2490" w:author="Hughes, Anna E" w:date="2023-08-09T15:29:00Z">
        <w:r>
          <w:rPr>
            <w:rFonts w:ascii="Trebuchet MS"/>
            <w:spacing w:val="-2"/>
            <w:sz w:val="12"/>
          </w:rPr>
          <w:delText>579</w:delText>
        </w:r>
      </w:del>
      <w:ins w:id="2491" w:author="Hughes, Anna E" w:date="2023-08-09T15:29:00Z">
        <w:r w:rsidR="001E0CFE">
          <w:rPr>
            <w:rFonts w:ascii="Trebuchet MS"/>
            <w:spacing w:val="-2"/>
            <w:sz w:val="12"/>
          </w:rPr>
          <w:t>577</w:t>
        </w:r>
      </w:ins>
      <w:r w:rsidR="001E0CFE">
        <w:rPr>
          <w:rFonts w:ascii="Trebuchet MS"/>
          <w:spacing w:val="76"/>
          <w:w w:val="150"/>
          <w:sz w:val="12"/>
        </w:rPr>
        <w:t xml:space="preserve"> </w:t>
      </w:r>
      <w:r w:rsidR="001E0CFE">
        <w:rPr>
          <w:spacing w:val="-2"/>
        </w:rPr>
        <w:t>posterior</w:t>
      </w:r>
      <w:r w:rsidR="001E0CFE">
        <w:rPr>
          <w:spacing w:val="6"/>
        </w:rPr>
        <w:t xml:space="preserve"> </w:t>
      </w:r>
      <w:r w:rsidR="001E0CFE">
        <w:rPr>
          <w:spacing w:val="-2"/>
        </w:rPr>
        <w:t>distribution</w:t>
      </w:r>
      <w:r w:rsidR="001E0CFE">
        <w:rPr>
          <w:spacing w:val="6"/>
        </w:rPr>
        <w:t xml:space="preserve"> </w:t>
      </w:r>
      <w:r w:rsidR="001E0CFE">
        <w:rPr>
          <w:spacing w:val="-2"/>
        </w:rPr>
        <w:t>for</w:t>
      </w:r>
      <w:r w:rsidR="001E0CFE">
        <w:rPr>
          <w:spacing w:val="6"/>
        </w:rPr>
        <w:t xml:space="preserve"> </w:t>
      </w:r>
      <w:r w:rsidR="001E0CFE">
        <w:rPr>
          <w:spacing w:val="-2"/>
        </w:rPr>
        <w:t>the</w:t>
      </w:r>
      <w:r w:rsidR="001E0CFE">
        <w:rPr>
          <w:spacing w:val="5"/>
        </w:rPr>
        <w:t xml:space="preserve"> </w:t>
      </w:r>
      <w:r w:rsidR="001E0CFE">
        <w:rPr>
          <w:spacing w:val="-2"/>
        </w:rPr>
        <w:t>effect</w:t>
      </w:r>
      <w:r w:rsidR="001E0CFE">
        <w:rPr>
          <w:spacing w:val="6"/>
        </w:rPr>
        <w:t xml:space="preserve"> </w:t>
      </w:r>
      <w:r w:rsidR="001E0CFE">
        <w:rPr>
          <w:spacing w:val="-2"/>
        </w:rPr>
        <w:t>of</w:t>
      </w:r>
      <w:r w:rsidR="001E0CFE">
        <w:rPr>
          <w:spacing w:val="6"/>
        </w:rPr>
        <w:t xml:space="preserve"> </w:t>
      </w:r>
      <w:r w:rsidR="001E0CFE">
        <w:rPr>
          <w:rFonts w:ascii="Times New Roman"/>
          <w:i/>
          <w:spacing w:val="-2"/>
        </w:rPr>
        <w:t>ring</w:t>
      </w:r>
      <w:r w:rsidR="001E0CFE">
        <w:rPr>
          <w:spacing w:val="-2"/>
        </w:rPr>
        <w:t>.</w:t>
      </w:r>
      <w:r w:rsidR="001E0CFE">
        <w:rPr>
          <w:spacing w:val="56"/>
        </w:rPr>
        <w:t xml:space="preserve"> </w:t>
      </w:r>
      <w:r w:rsidR="001E0CFE">
        <w:rPr>
          <w:spacing w:val="-2"/>
        </w:rPr>
        <w:t>Figure</w:t>
      </w:r>
      <w:r w:rsidR="001E0CFE">
        <w:rPr>
          <w:spacing w:val="6"/>
        </w:rPr>
        <w:t xml:space="preserve"> </w:t>
      </w:r>
      <w:hyperlink w:anchor="_bookmark20" w:history="1">
        <w:r w:rsidR="001E0CFE">
          <w:rPr>
            <w:spacing w:val="-2"/>
          </w:rPr>
          <w:t>6</w:t>
        </w:r>
      </w:hyperlink>
      <w:r w:rsidR="001E0CFE">
        <w:rPr>
          <w:spacing w:val="6"/>
        </w:rPr>
        <w:t xml:space="preserve"> </w:t>
      </w:r>
      <w:r w:rsidR="001E0CFE">
        <w:rPr>
          <w:spacing w:val="-2"/>
        </w:rPr>
        <w:t>paints</w:t>
      </w:r>
      <w:r w:rsidR="001E0CFE">
        <w:rPr>
          <w:spacing w:val="5"/>
        </w:rPr>
        <w:t xml:space="preserve"> </w:t>
      </w:r>
      <w:r w:rsidR="001E0CFE">
        <w:rPr>
          <w:spacing w:val="-2"/>
        </w:rPr>
        <w:t>an</w:t>
      </w:r>
      <w:r w:rsidR="001E0CFE">
        <w:rPr>
          <w:spacing w:val="6"/>
        </w:rPr>
        <w:t xml:space="preserve"> </w:t>
      </w:r>
      <w:r w:rsidR="001E0CFE">
        <w:rPr>
          <w:spacing w:val="-2"/>
        </w:rPr>
        <w:t>interesting</w:t>
      </w:r>
      <w:r w:rsidR="001E0CFE">
        <w:rPr>
          <w:spacing w:val="6"/>
        </w:rPr>
        <w:t xml:space="preserve"> </w:t>
      </w:r>
      <w:r w:rsidR="001E0CFE">
        <w:rPr>
          <w:spacing w:val="-5"/>
        </w:rPr>
        <w:t>and</w:t>
      </w:r>
    </w:p>
    <w:p w14:paraId="457AB781" w14:textId="1482C0FA" w:rsidR="00470D98" w:rsidRDefault="001644E6">
      <w:pPr>
        <w:pStyle w:val="BodyText"/>
      </w:pPr>
      <w:del w:id="2492" w:author="Hughes, Anna E" w:date="2023-08-09T15:29:00Z">
        <w:r>
          <w:rPr>
            <w:rFonts w:ascii="Trebuchet MS"/>
            <w:spacing w:val="-2"/>
            <w:sz w:val="12"/>
          </w:rPr>
          <w:delText>580</w:delText>
        </w:r>
      </w:del>
      <w:ins w:id="2493" w:author="Hughes, Anna E" w:date="2023-08-09T15:29:00Z">
        <w:r w:rsidR="001E0CFE">
          <w:rPr>
            <w:rFonts w:ascii="Trebuchet MS"/>
            <w:spacing w:val="-2"/>
            <w:sz w:val="12"/>
          </w:rPr>
          <w:t>578</w:t>
        </w:r>
      </w:ins>
      <w:r w:rsidR="001E0CFE">
        <w:rPr>
          <w:rFonts w:ascii="Trebuchet MS"/>
          <w:spacing w:val="77"/>
          <w:w w:val="150"/>
          <w:sz w:val="12"/>
        </w:rPr>
        <w:t xml:space="preserve"> </w:t>
      </w:r>
      <w:r w:rsidR="001E0CFE">
        <w:rPr>
          <w:spacing w:val="-2"/>
        </w:rPr>
        <w:t>complex</w:t>
      </w:r>
      <w:r w:rsidR="001E0CFE">
        <w:rPr>
          <w:spacing w:val="5"/>
        </w:rPr>
        <w:t xml:space="preserve"> </w:t>
      </w:r>
      <w:r w:rsidR="001E0CFE">
        <w:rPr>
          <w:spacing w:val="-2"/>
        </w:rPr>
        <w:t>picture</w:t>
      </w:r>
      <w:r w:rsidR="001E0CFE">
        <w:rPr>
          <w:spacing w:val="5"/>
        </w:rPr>
        <w:t xml:space="preserve"> </w:t>
      </w:r>
      <w:r w:rsidR="001E0CFE">
        <w:rPr>
          <w:spacing w:val="-2"/>
        </w:rPr>
        <w:t>in</w:t>
      </w:r>
      <w:r w:rsidR="001E0CFE">
        <w:rPr>
          <w:spacing w:val="5"/>
        </w:rPr>
        <w:t xml:space="preserve"> </w:t>
      </w:r>
      <w:r w:rsidR="001E0CFE">
        <w:rPr>
          <w:spacing w:val="-2"/>
        </w:rPr>
        <w:t>which</w:t>
      </w:r>
      <w:r w:rsidR="001E0CFE">
        <w:rPr>
          <w:spacing w:val="5"/>
        </w:rPr>
        <w:t xml:space="preserve"> </w:t>
      </w:r>
      <w:r w:rsidR="001E0CFE">
        <w:rPr>
          <w:spacing w:val="-2"/>
        </w:rPr>
        <w:t>some</w:t>
      </w:r>
      <w:r w:rsidR="001E0CFE">
        <w:rPr>
          <w:spacing w:val="5"/>
        </w:rPr>
        <w:t xml:space="preserve"> </w:t>
      </w:r>
      <w:r w:rsidR="001E0CFE">
        <w:rPr>
          <w:spacing w:val="-2"/>
        </w:rPr>
        <w:t>features</w:t>
      </w:r>
      <w:r w:rsidR="001E0CFE">
        <w:rPr>
          <w:spacing w:val="5"/>
        </w:rPr>
        <w:t xml:space="preserve"> </w:t>
      </w:r>
      <w:r w:rsidR="001E0CFE">
        <w:rPr>
          <w:spacing w:val="-2"/>
        </w:rPr>
        <w:t>(e.g.</w:t>
      </w:r>
      <w:r w:rsidR="001E0CFE">
        <w:rPr>
          <w:spacing w:val="52"/>
        </w:rPr>
        <w:t xml:space="preserve"> </w:t>
      </w:r>
      <w:r w:rsidR="001E0CFE">
        <w:rPr>
          <w:spacing w:val="-2"/>
        </w:rPr>
        <w:t>some</w:t>
      </w:r>
      <w:r w:rsidR="001E0CFE">
        <w:rPr>
          <w:spacing w:val="5"/>
        </w:rPr>
        <w:t xml:space="preserve"> </w:t>
      </w:r>
      <w:r w:rsidR="001E0CFE">
        <w:rPr>
          <w:spacing w:val="-2"/>
        </w:rPr>
        <w:t>colours,</w:t>
      </w:r>
      <w:r w:rsidR="001E0CFE">
        <w:rPr>
          <w:spacing w:val="9"/>
        </w:rPr>
        <w:t xml:space="preserve"> </w:t>
      </w:r>
      <w:r w:rsidR="001E0CFE">
        <w:rPr>
          <w:spacing w:val="-2"/>
        </w:rPr>
        <w:t>particularly</w:t>
      </w:r>
      <w:r w:rsidR="001E0CFE">
        <w:rPr>
          <w:spacing w:val="5"/>
        </w:rPr>
        <w:t xml:space="preserve"> </w:t>
      </w:r>
      <w:r w:rsidR="001E0CFE">
        <w:rPr>
          <w:spacing w:val="-2"/>
        </w:rPr>
        <w:t>those</w:t>
      </w:r>
    </w:p>
    <w:p w14:paraId="0FDEB65E" w14:textId="77320498" w:rsidR="00470D98" w:rsidRDefault="001644E6">
      <w:pPr>
        <w:pStyle w:val="BodyText"/>
        <w:spacing w:before="8"/>
      </w:pPr>
      <w:del w:id="2494" w:author="Hughes, Anna E" w:date="2023-08-09T15:29:00Z">
        <w:r>
          <w:rPr>
            <w:rFonts w:ascii="Trebuchet MS" w:hAnsi="Trebuchet MS"/>
            <w:spacing w:val="-6"/>
            <w:sz w:val="12"/>
          </w:rPr>
          <w:delText>581</w:delText>
        </w:r>
      </w:del>
      <w:ins w:id="2495" w:author="Hughes, Anna E" w:date="2023-08-09T15:29:00Z">
        <w:r w:rsidR="001E0CFE">
          <w:rPr>
            <w:rFonts w:ascii="Trebuchet MS" w:hAnsi="Trebuchet MS"/>
            <w:spacing w:val="-6"/>
            <w:sz w:val="12"/>
          </w:rPr>
          <w:t>579</w:t>
        </w:r>
      </w:ins>
      <w:r w:rsidR="001E0CFE">
        <w:rPr>
          <w:rFonts w:ascii="Trebuchet MS" w:hAnsi="Trebuchet MS"/>
          <w:spacing w:val="39"/>
          <w:sz w:val="12"/>
        </w:rPr>
        <w:t xml:space="preserve">  </w:t>
      </w:r>
      <w:r w:rsidR="001E0CFE">
        <w:rPr>
          <w:spacing w:val="-6"/>
        </w:rPr>
        <w:t>that</w:t>
      </w:r>
      <w:r w:rsidR="001E0CFE">
        <w:t xml:space="preserve"> </w:t>
      </w:r>
      <w:r w:rsidR="001E0CFE">
        <w:rPr>
          <w:spacing w:val="-6"/>
        </w:rPr>
        <w:t>are</w:t>
      </w:r>
      <w:r w:rsidR="001E0CFE">
        <w:t xml:space="preserve"> </w:t>
      </w:r>
      <w:r w:rsidR="001E0CFE">
        <w:rPr>
          <w:spacing w:val="-6"/>
        </w:rPr>
        <w:t>more</w:t>
      </w:r>
      <w:r w:rsidR="001E0CFE">
        <w:t xml:space="preserve"> </w:t>
      </w:r>
      <w:r w:rsidR="001E0CFE">
        <w:rPr>
          <w:spacing w:val="-6"/>
        </w:rPr>
        <w:t>distinct</w:t>
      </w:r>
      <w:r w:rsidR="001E0CFE">
        <w:t xml:space="preserve"> </w:t>
      </w:r>
      <w:r w:rsidR="001E0CFE">
        <w:rPr>
          <w:spacing w:val="-6"/>
        </w:rPr>
        <w:t>from</w:t>
      </w:r>
      <w:r w:rsidR="001E0CFE">
        <w:t xml:space="preserve"> </w:t>
      </w:r>
      <w:r w:rsidR="001E0CFE">
        <w:rPr>
          <w:spacing w:val="-6"/>
        </w:rPr>
        <w:t>the</w:t>
      </w:r>
      <w:r w:rsidR="001E0CFE">
        <w:rPr>
          <w:spacing w:val="-1"/>
        </w:rPr>
        <w:t xml:space="preserve"> </w:t>
      </w:r>
      <w:r w:rsidR="001E0CFE">
        <w:rPr>
          <w:spacing w:val="-6"/>
        </w:rPr>
        <w:t>target</w:t>
      </w:r>
      <w:r w:rsidR="001E0CFE">
        <w:rPr>
          <w:spacing w:val="-1"/>
        </w:rPr>
        <w:t xml:space="preserve"> </w:t>
      </w:r>
      <w:r w:rsidR="001E0CFE">
        <w:rPr>
          <w:spacing w:val="-6"/>
        </w:rPr>
        <w:t>colour)</w:t>
      </w:r>
      <w:r w:rsidR="001E0CFE">
        <w:t xml:space="preserve"> </w:t>
      </w:r>
      <w:r w:rsidR="001E0CFE">
        <w:rPr>
          <w:spacing w:val="-6"/>
        </w:rPr>
        <w:t>are</w:t>
      </w:r>
      <w:r w:rsidR="001E0CFE">
        <w:t xml:space="preserve"> </w:t>
      </w:r>
      <w:r w:rsidR="001E0CFE">
        <w:rPr>
          <w:spacing w:val="-6"/>
        </w:rPr>
        <w:t>clearly</w:t>
      </w:r>
      <w:r w:rsidR="001E0CFE">
        <w:t xml:space="preserve"> </w:t>
      </w:r>
      <w:r w:rsidR="001E0CFE">
        <w:rPr>
          <w:spacing w:val="-6"/>
        </w:rPr>
        <w:t>leading</w:t>
      </w:r>
      <w:r w:rsidR="001E0CFE">
        <w:t xml:space="preserve"> </w:t>
      </w:r>
      <w:r w:rsidR="001E0CFE">
        <w:rPr>
          <w:spacing w:val="-6"/>
        </w:rPr>
        <w:t>to</w:t>
      </w:r>
      <w:r w:rsidR="001E0CFE">
        <w:rPr>
          <w:spacing w:val="-1"/>
        </w:rPr>
        <w:t xml:space="preserve"> </w:t>
      </w:r>
      <w:r w:rsidR="001E0CFE">
        <w:rPr>
          <w:spacing w:val="-6"/>
        </w:rPr>
        <w:t>‘pre-attentive</w:t>
      </w:r>
    </w:p>
    <w:p w14:paraId="6E06FA34" w14:textId="54E729E3" w:rsidR="00470D98" w:rsidRDefault="001644E6">
      <w:pPr>
        <w:pStyle w:val="BodyText"/>
      </w:pPr>
      <w:del w:id="2496" w:author="Hughes, Anna E" w:date="2023-08-09T15:29:00Z">
        <w:r>
          <w:rPr>
            <w:rFonts w:ascii="Trebuchet MS" w:hAnsi="Trebuchet MS"/>
            <w:w w:val="90"/>
            <w:sz w:val="12"/>
          </w:rPr>
          <w:delText>582</w:delText>
        </w:r>
      </w:del>
      <w:ins w:id="2497" w:author="Hughes, Anna E" w:date="2023-08-09T15:29:00Z">
        <w:r w:rsidR="001E0CFE">
          <w:rPr>
            <w:rFonts w:ascii="Trebuchet MS" w:hAnsi="Trebuchet MS"/>
            <w:w w:val="90"/>
            <w:sz w:val="12"/>
          </w:rPr>
          <w:t>580</w:t>
        </w:r>
      </w:ins>
      <w:r w:rsidR="001E0CFE">
        <w:rPr>
          <w:rFonts w:ascii="Trebuchet MS" w:hAnsi="Trebuchet MS"/>
          <w:spacing w:val="72"/>
          <w:sz w:val="12"/>
        </w:rPr>
        <w:t xml:space="preserve">  </w:t>
      </w:r>
      <w:r w:rsidR="001E0CFE">
        <w:rPr>
          <w:w w:val="90"/>
        </w:rPr>
        <w:t>search‘</w:t>
      </w:r>
      <w:r w:rsidR="001E0CFE">
        <w:rPr>
          <w:spacing w:val="8"/>
        </w:rPr>
        <w:t xml:space="preserve"> </w:t>
      </w:r>
      <w:r w:rsidR="001E0CFE">
        <w:rPr>
          <w:w w:val="90"/>
        </w:rPr>
        <w:t>in</w:t>
      </w:r>
      <w:r w:rsidR="001E0CFE">
        <w:rPr>
          <w:spacing w:val="7"/>
        </w:rPr>
        <w:t xml:space="preserve"> </w:t>
      </w:r>
      <w:r w:rsidR="001E0CFE">
        <w:rPr>
          <w:w w:val="90"/>
        </w:rPr>
        <w:t>which</w:t>
      </w:r>
      <w:r w:rsidR="001E0CFE">
        <w:rPr>
          <w:spacing w:val="7"/>
        </w:rPr>
        <w:t xml:space="preserve"> </w:t>
      </w:r>
      <w:r w:rsidR="001E0CFE">
        <w:rPr>
          <w:w w:val="90"/>
        </w:rPr>
        <w:t>response</w:t>
      </w:r>
      <w:r w:rsidR="001E0CFE">
        <w:rPr>
          <w:spacing w:val="8"/>
        </w:rPr>
        <w:t xml:space="preserve"> </w:t>
      </w:r>
      <w:r w:rsidR="001E0CFE">
        <w:rPr>
          <w:w w:val="90"/>
        </w:rPr>
        <w:t>times</w:t>
      </w:r>
      <w:r w:rsidR="001E0CFE">
        <w:rPr>
          <w:spacing w:val="6"/>
        </w:rPr>
        <w:t xml:space="preserve"> </w:t>
      </w:r>
      <w:r w:rsidR="001E0CFE">
        <w:rPr>
          <w:w w:val="90"/>
        </w:rPr>
        <w:t>are</w:t>
      </w:r>
      <w:r w:rsidR="001E0CFE">
        <w:rPr>
          <w:spacing w:val="7"/>
        </w:rPr>
        <w:t xml:space="preserve"> </w:t>
      </w:r>
      <w:r w:rsidR="001E0CFE">
        <w:rPr>
          <w:w w:val="90"/>
        </w:rPr>
        <w:t>unaffected</w:t>
      </w:r>
      <w:r w:rsidR="001E0CFE">
        <w:rPr>
          <w:spacing w:val="8"/>
        </w:rPr>
        <w:t xml:space="preserve"> </w:t>
      </w:r>
      <w:r w:rsidR="001E0CFE">
        <w:rPr>
          <w:w w:val="90"/>
        </w:rPr>
        <w:t>by</w:t>
      </w:r>
      <w:r w:rsidR="001E0CFE">
        <w:rPr>
          <w:spacing w:val="6"/>
        </w:rPr>
        <w:t xml:space="preserve"> </w:t>
      </w:r>
      <w:r w:rsidR="001E0CFE">
        <w:rPr>
          <w:w w:val="90"/>
        </w:rPr>
        <w:t>either</w:t>
      </w:r>
      <w:r w:rsidR="001E0CFE">
        <w:rPr>
          <w:spacing w:val="8"/>
        </w:rPr>
        <w:t xml:space="preserve"> </w:t>
      </w:r>
      <w:r w:rsidR="001E0CFE">
        <w:rPr>
          <w:w w:val="90"/>
        </w:rPr>
        <w:t>the</w:t>
      </w:r>
      <w:r w:rsidR="001E0CFE">
        <w:rPr>
          <w:spacing w:val="7"/>
        </w:rPr>
        <w:t xml:space="preserve"> </w:t>
      </w:r>
      <w:r w:rsidR="001E0CFE">
        <w:rPr>
          <w:w w:val="90"/>
        </w:rPr>
        <w:t>number</w:t>
      </w:r>
      <w:r w:rsidR="001E0CFE">
        <w:rPr>
          <w:spacing w:val="7"/>
        </w:rPr>
        <w:t xml:space="preserve"> </w:t>
      </w:r>
      <w:r w:rsidR="001E0CFE">
        <w:rPr>
          <w:w w:val="90"/>
        </w:rPr>
        <w:t>of</w:t>
      </w:r>
      <w:r w:rsidR="001E0CFE">
        <w:rPr>
          <w:spacing w:val="7"/>
        </w:rPr>
        <w:t xml:space="preserve"> </w:t>
      </w:r>
      <w:r w:rsidR="001E0CFE">
        <w:rPr>
          <w:spacing w:val="-2"/>
          <w:w w:val="90"/>
        </w:rPr>
        <w:t>distractors</w:t>
      </w:r>
    </w:p>
    <w:p w14:paraId="1CB996BA" w14:textId="433ECE3E" w:rsidR="00470D98" w:rsidRDefault="001644E6">
      <w:pPr>
        <w:pStyle w:val="BodyText"/>
        <w:spacing w:before="8"/>
      </w:pPr>
      <w:del w:id="2498" w:author="Hughes, Anna E" w:date="2023-08-09T15:29:00Z">
        <w:r>
          <w:rPr>
            <w:rFonts w:ascii="Trebuchet MS"/>
            <w:spacing w:val="-4"/>
            <w:sz w:val="12"/>
          </w:rPr>
          <w:delText>583</w:delText>
        </w:r>
      </w:del>
      <w:ins w:id="2499" w:author="Hughes, Anna E" w:date="2023-08-09T15:29:00Z">
        <w:r w:rsidR="001E0CFE">
          <w:rPr>
            <w:rFonts w:ascii="Trebuchet MS"/>
            <w:spacing w:val="-4"/>
            <w:sz w:val="12"/>
          </w:rPr>
          <w:t>581</w:t>
        </w:r>
      </w:ins>
      <w:r w:rsidR="001E0CFE">
        <w:rPr>
          <w:rFonts w:ascii="Trebuchet MS"/>
          <w:spacing w:val="30"/>
          <w:sz w:val="12"/>
        </w:rPr>
        <w:t xml:space="preserve">  </w:t>
      </w:r>
      <w:r w:rsidR="001E0CFE">
        <w:rPr>
          <w:spacing w:val="-4"/>
        </w:rPr>
        <w:t>or</w:t>
      </w:r>
      <w:r w:rsidR="001E0CFE">
        <w:rPr>
          <w:spacing w:val="3"/>
        </w:rPr>
        <w:t xml:space="preserve"> </w:t>
      </w:r>
      <w:r w:rsidR="001E0CFE">
        <w:rPr>
          <w:spacing w:val="-4"/>
        </w:rPr>
        <w:t>target</w:t>
      </w:r>
      <w:r w:rsidR="001E0CFE">
        <w:rPr>
          <w:spacing w:val="2"/>
        </w:rPr>
        <w:t xml:space="preserve"> </w:t>
      </w:r>
      <w:r w:rsidR="001E0CFE">
        <w:rPr>
          <w:spacing w:val="-4"/>
        </w:rPr>
        <w:t>eccentricity.</w:t>
      </w:r>
      <w:r w:rsidR="001E0CFE">
        <w:rPr>
          <w:spacing w:val="43"/>
        </w:rPr>
        <w:t xml:space="preserve"> </w:t>
      </w:r>
      <w:r w:rsidR="001E0CFE">
        <w:rPr>
          <w:spacing w:val="-4"/>
        </w:rPr>
        <w:t>However,</w:t>
      </w:r>
      <w:r w:rsidR="001E0CFE">
        <w:rPr>
          <w:spacing w:val="6"/>
        </w:rPr>
        <w:t xml:space="preserve"> </w:t>
      </w:r>
      <w:r w:rsidR="001E0CFE">
        <w:rPr>
          <w:spacing w:val="-4"/>
        </w:rPr>
        <w:t>shape</w:t>
      </w:r>
      <w:r w:rsidR="001E0CFE">
        <w:rPr>
          <w:spacing w:val="2"/>
        </w:rPr>
        <w:t xml:space="preserve"> </w:t>
      </w:r>
      <w:r w:rsidR="001E0CFE">
        <w:rPr>
          <w:spacing w:val="-4"/>
        </w:rPr>
        <w:t>features</w:t>
      </w:r>
      <w:r w:rsidR="001E0CFE">
        <w:rPr>
          <w:spacing w:val="2"/>
        </w:rPr>
        <w:t xml:space="preserve"> </w:t>
      </w:r>
      <w:r w:rsidR="001E0CFE">
        <w:rPr>
          <w:spacing w:val="-4"/>
        </w:rPr>
        <w:t>seem</w:t>
      </w:r>
      <w:r w:rsidR="001E0CFE">
        <w:rPr>
          <w:spacing w:val="2"/>
        </w:rPr>
        <w:t xml:space="preserve"> </w:t>
      </w:r>
      <w:r w:rsidR="001E0CFE">
        <w:rPr>
          <w:spacing w:val="-4"/>
        </w:rPr>
        <w:t>to</w:t>
      </w:r>
      <w:r w:rsidR="001E0CFE">
        <w:rPr>
          <w:spacing w:val="2"/>
        </w:rPr>
        <w:t xml:space="preserve"> </w:t>
      </w:r>
      <w:r w:rsidR="001E0CFE">
        <w:rPr>
          <w:spacing w:val="-4"/>
        </w:rPr>
        <w:t>be</w:t>
      </w:r>
      <w:r w:rsidR="001E0CFE">
        <w:rPr>
          <w:spacing w:val="2"/>
        </w:rPr>
        <w:t xml:space="preserve"> </w:t>
      </w:r>
      <w:r w:rsidR="001E0CFE">
        <w:rPr>
          <w:spacing w:val="-4"/>
        </w:rPr>
        <w:t>strongly</w:t>
      </w:r>
      <w:r w:rsidR="001E0CFE">
        <w:rPr>
          <w:spacing w:val="1"/>
        </w:rPr>
        <w:t xml:space="preserve"> </w:t>
      </w:r>
      <w:r w:rsidR="001E0CFE">
        <w:rPr>
          <w:spacing w:val="-4"/>
        </w:rPr>
        <w:t>affected</w:t>
      </w:r>
      <w:r w:rsidR="001E0CFE">
        <w:rPr>
          <w:spacing w:val="2"/>
        </w:rPr>
        <w:t xml:space="preserve"> </w:t>
      </w:r>
      <w:r w:rsidR="001E0CFE">
        <w:rPr>
          <w:spacing w:val="-5"/>
        </w:rPr>
        <w:t>by</w:t>
      </w:r>
    </w:p>
    <w:p w14:paraId="16D81E89" w14:textId="5B7B0620" w:rsidR="00470D98" w:rsidRDefault="001644E6">
      <w:pPr>
        <w:pStyle w:val="BodyText"/>
        <w:spacing w:before="8"/>
      </w:pPr>
      <w:del w:id="2500" w:author="Hughes, Anna E" w:date="2023-08-09T15:29:00Z">
        <w:r>
          <w:rPr>
            <w:rFonts w:ascii="Trebuchet MS"/>
            <w:w w:val="90"/>
            <w:sz w:val="12"/>
          </w:rPr>
          <w:delText>584</w:delText>
        </w:r>
      </w:del>
      <w:ins w:id="2501" w:author="Hughes, Anna E" w:date="2023-08-09T15:29:00Z">
        <w:r w:rsidR="001E0CFE">
          <w:rPr>
            <w:rFonts w:ascii="Trebuchet MS"/>
            <w:w w:val="90"/>
            <w:sz w:val="12"/>
          </w:rPr>
          <w:t>582</w:t>
        </w:r>
      </w:ins>
      <w:r w:rsidR="001E0CFE">
        <w:rPr>
          <w:rFonts w:ascii="Trebuchet MS"/>
          <w:spacing w:val="67"/>
          <w:sz w:val="12"/>
        </w:rPr>
        <w:t xml:space="preserve">  </w:t>
      </w:r>
      <w:r w:rsidR="001E0CFE">
        <w:rPr>
          <w:w w:val="90"/>
        </w:rPr>
        <w:t>eccentricity,</w:t>
      </w:r>
      <w:r w:rsidR="001E0CFE">
        <w:rPr>
          <w:spacing w:val="8"/>
        </w:rPr>
        <w:t xml:space="preserve"> </w:t>
      </w:r>
      <w:r w:rsidR="001E0CFE">
        <w:rPr>
          <w:w w:val="90"/>
        </w:rPr>
        <w:t>particularly</w:t>
      </w:r>
      <w:r w:rsidR="001E0CFE">
        <w:rPr>
          <w:spacing w:val="9"/>
        </w:rPr>
        <w:t xml:space="preserve"> </w:t>
      </w:r>
      <w:r w:rsidR="001E0CFE">
        <w:rPr>
          <w:w w:val="90"/>
        </w:rPr>
        <w:t>when</w:t>
      </w:r>
      <w:r w:rsidR="001E0CFE">
        <w:rPr>
          <w:spacing w:val="8"/>
        </w:rPr>
        <w:t xml:space="preserve"> </w:t>
      </w:r>
      <w:r w:rsidR="001E0CFE">
        <w:rPr>
          <w:w w:val="90"/>
        </w:rPr>
        <w:t>there</w:t>
      </w:r>
      <w:r w:rsidR="001E0CFE">
        <w:rPr>
          <w:spacing w:val="9"/>
        </w:rPr>
        <w:t xml:space="preserve"> </w:t>
      </w:r>
      <w:r w:rsidR="001E0CFE">
        <w:rPr>
          <w:w w:val="90"/>
        </w:rPr>
        <w:t>are</w:t>
      </w:r>
      <w:r w:rsidR="001E0CFE">
        <w:rPr>
          <w:spacing w:val="8"/>
        </w:rPr>
        <w:t xml:space="preserve"> </w:t>
      </w:r>
      <w:r w:rsidR="001E0CFE">
        <w:rPr>
          <w:w w:val="90"/>
        </w:rPr>
        <w:t>multiple</w:t>
      </w:r>
      <w:r w:rsidR="001E0CFE">
        <w:rPr>
          <w:spacing w:val="9"/>
        </w:rPr>
        <w:t xml:space="preserve"> </w:t>
      </w:r>
      <w:r w:rsidR="001E0CFE">
        <w:rPr>
          <w:w w:val="90"/>
        </w:rPr>
        <w:t>distractors</w:t>
      </w:r>
      <w:r w:rsidR="001E0CFE">
        <w:rPr>
          <w:spacing w:val="9"/>
        </w:rPr>
        <w:t xml:space="preserve"> </w:t>
      </w:r>
      <w:r w:rsidR="001E0CFE">
        <w:rPr>
          <w:w w:val="90"/>
        </w:rPr>
        <w:t>in</w:t>
      </w:r>
      <w:r w:rsidR="001E0CFE">
        <w:rPr>
          <w:spacing w:val="8"/>
        </w:rPr>
        <w:t xml:space="preserve"> </w:t>
      </w:r>
      <w:r w:rsidR="001E0CFE">
        <w:rPr>
          <w:w w:val="90"/>
        </w:rPr>
        <w:t>the</w:t>
      </w:r>
      <w:r w:rsidR="001E0CFE">
        <w:rPr>
          <w:spacing w:val="9"/>
        </w:rPr>
        <w:t xml:space="preserve"> </w:t>
      </w:r>
      <w:r w:rsidR="001E0CFE">
        <w:rPr>
          <w:spacing w:val="-2"/>
          <w:w w:val="90"/>
        </w:rPr>
        <w:t>stimulus.</w:t>
      </w:r>
    </w:p>
    <w:p w14:paraId="7C1833C0" w14:textId="77777777" w:rsidR="00470D98" w:rsidRDefault="00470D98">
      <w:pPr>
        <w:sectPr w:rsidR="00470D98">
          <w:type w:val="continuous"/>
          <w:pgSz w:w="12240" w:h="15840"/>
          <w:pgMar w:top="1820" w:right="1720" w:bottom="280" w:left="1600" w:header="0" w:footer="1818" w:gutter="0"/>
          <w:cols w:space="720"/>
        </w:sectPr>
      </w:pPr>
    </w:p>
    <w:p w14:paraId="47863F9D" w14:textId="77777777" w:rsidR="00470D98" w:rsidRDefault="00470D98">
      <w:pPr>
        <w:pStyle w:val="BodyText"/>
        <w:spacing w:before="0"/>
        <w:ind w:left="0"/>
        <w:rPr>
          <w:sz w:val="20"/>
        </w:rPr>
      </w:pPr>
    </w:p>
    <w:p w14:paraId="04435569" w14:textId="77777777" w:rsidR="00470D98" w:rsidRDefault="00470D98">
      <w:pPr>
        <w:pStyle w:val="BodyText"/>
        <w:spacing w:before="0"/>
        <w:ind w:left="0"/>
        <w:rPr>
          <w:sz w:val="20"/>
        </w:rPr>
      </w:pPr>
    </w:p>
    <w:p w14:paraId="26305BC9" w14:textId="77777777" w:rsidR="00470D98" w:rsidRDefault="00470D98">
      <w:pPr>
        <w:pStyle w:val="BodyText"/>
        <w:spacing w:before="4"/>
        <w:ind w:left="0"/>
        <w:rPr>
          <w:sz w:val="22"/>
        </w:rPr>
      </w:pPr>
    </w:p>
    <w:p w14:paraId="283E022A" w14:textId="77777777" w:rsidR="00470D98" w:rsidRDefault="001E0CFE">
      <w:pPr>
        <w:tabs>
          <w:tab w:val="left" w:pos="2173"/>
          <w:tab w:val="left" w:pos="4390"/>
        </w:tabs>
        <w:spacing w:before="93"/>
        <w:ind w:right="295"/>
        <w:jc w:val="center"/>
        <w:rPr>
          <w:rFonts w:ascii="Times New Roman"/>
          <w:sz w:val="14"/>
        </w:rPr>
      </w:pPr>
      <w:r>
        <w:rPr>
          <w:rFonts w:ascii="Times New Roman"/>
          <w:color w:val="1A1A1A"/>
          <w:spacing w:val="-2"/>
          <w:sz w:val="14"/>
        </w:rPr>
        <w:t>orange</w:t>
      </w:r>
      <w:r>
        <w:rPr>
          <w:rFonts w:ascii="Times New Roman"/>
          <w:color w:val="1A1A1A"/>
          <w:sz w:val="14"/>
        </w:rPr>
        <w:tab/>
      </w:r>
      <w:r>
        <w:rPr>
          <w:rFonts w:ascii="Times New Roman"/>
          <w:color w:val="1A1A1A"/>
          <w:spacing w:val="-2"/>
          <w:sz w:val="14"/>
        </w:rPr>
        <w:t>purple</w:t>
      </w:r>
      <w:r>
        <w:rPr>
          <w:rFonts w:ascii="Times New Roman"/>
          <w:color w:val="1A1A1A"/>
          <w:sz w:val="14"/>
        </w:rPr>
        <w:tab/>
      </w:r>
      <w:r>
        <w:rPr>
          <w:rFonts w:ascii="Times New Roman"/>
          <w:color w:val="1A1A1A"/>
          <w:spacing w:val="-4"/>
          <w:sz w:val="14"/>
        </w:rPr>
        <w:t>pink</w:t>
      </w:r>
    </w:p>
    <w:p w14:paraId="6DE5DE6C" w14:textId="77777777" w:rsidR="00470D98" w:rsidRDefault="00470D98">
      <w:pPr>
        <w:pStyle w:val="BodyText"/>
        <w:spacing w:before="0"/>
        <w:ind w:left="0"/>
        <w:rPr>
          <w:rFonts w:ascii="Times New Roman"/>
          <w:sz w:val="11"/>
        </w:rPr>
      </w:pPr>
    </w:p>
    <w:p w14:paraId="2692B4EB" w14:textId="6FA0F740" w:rsidR="00470D98" w:rsidRDefault="00133F83">
      <w:pPr>
        <w:ind w:left="893"/>
        <w:rPr>
          <w:rFonts w:ascii="Times New Roman"/>
          <w:sz w:val="14"/>
        </w:rPr>
      </w:pPr>
      <w:del w:id="2502" w:author="Hughes, Anna E" w:date="2023-08-09T15:29:00Z">
        <w:r>
          <w:rPr>
            <w:noProof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487733760" behindDoc="0" locked="0" layoutInCell="1" allowOverlap="1" wp14:anchorId="0D3A348F" wp14:editId="0CFF116B">
                  <wp:simplePos x="0" y="0"/>
                  <wp:positionH relativeFrom="page">
                    <wp:posOffset>1714500</wp:posOffset>
                  </wp:positionH>
                  <wp:positionV relativeFrom="paragraph">
                    <wp:posOffset>53975</wp:posOffset>
                  </wp:positionV>
                  <wp:extent cx="27305" cy="0"/>
                  <wp:effectExtent l="0" t="0" r="0" b="0"/>
                  <wp:wrapNone/>
                  <wp:docPr id="1026" name="Line 6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27305" cy="0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4DF5648E" id="Line 60" o:spid="_x0000_s1026" style="position:absolute;z-index:1577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35pt,4.25pt" to="137.15pt,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" strokecolor="#333" strokeweight=".291mm">
                  <w10:wrap anchorx="page"/>
                </v:line>
              </w:pict>
            </mc:Fallback>
          </mc:AlternateContent>
        </w:r>
        <w:r>
          <w:rPr>
            <w:noProof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487734784" behindDoc="0" locked="0" layoutInCell="1" allowOverlap="1" wp14:anchorId="304BE394" wp14:editId="6A6676F6">
                  <wp:simplePos x="0" y="0"/>
                  <wp:positionH relativeFrom="page">
                    <wp:posOffset>1424305</wp:posOffset>
                  </wp:positionH>
                  <wp:positionV relativeFrom="paragraph">
                    <wp:posOffset>106045</wp:posOffset>
                  </wp:positionV>
                  <wp:extent cx="144780" cy="1290955"/>
                  <wp:effectExtent l="0" t="0" r="0" b="0"/>
                  <wp:wrapNone/>
                  <wp:docPr id="1027" name="docshape36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44780" cy="1290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A6DF28" w14:textId="77777777" w:rsidR="00087420" w:rsidRDefault="001644E6">
                              <w:pPr>
                                <w:spacing w:before="12"/>
                                <w:ind w:left="20"/>
                                <w:rPr>
                                  <w:del w:id="2503" w:author="Hughes, Anna E" w:date="2023-08-09T15:29:00Z"/>
                                  <w:rFonts w:ascii="Times New Roman"/>
                                  <w:sz w:val="17"/>
                                </w:rPr>
                              </w:pPr>
                              <w:del w:id="2504" w:author="Hughes, Anna E" w:date="2023-08-09T15:29:00Z">
                                <w:r>
                                  <w:rPr>
                                    <w:rFonts w:ascii="Times New Roman"/>
                                    <w:sz w:val="17"/>
                                  </w:rPr>
                                  <w:delText>Predicted</w:delText>
                                </w:r>
                                <w:r>
                                  <w:rPr>
                                    <w:rFonts w:ascii="Times New Roman"/>
                                    <w:spacing w:val="-7"/>
                                    <w:sz w:val="17"/>
                                  </w:rPr>
                                  <w:delText xml:space="preserve"> </w:delText>
                                </w:r>
                                <w:r>
                                  <w:rPr>
                                    <w:rFonts w:ascii="Times New Roman"/>
                                    <w:sz w:val="17"/>
                                  </w:rPr>
                                  <w:delText>response</w:delText>
                                </w:r>
                                <w:r>
                                  <w:rPr>
                                    <w:rFonts w:ascii="Times New Roman"/>
                                    <w:spacing w:val="-6"/>
                                    <w:sz w:val="17"/>
                                  </w:rPr>
                                  <w:delText xml:space="preserve"> </w:delText>
                                </w:r>
                                <w:r>
                                  <w:rPr>
                                    <w:rFonts w:ascii="Times New Roman"/>
                                    <w:sz w:val="17"/>
                                  </w:rPr>
                                  <w:delText>time</w:delText>
                                </w:r>
                                <w:r>
                                  <w:rPr>
                                    <w:rFonts w:ascii="Times New Roman"/>
                                    <w:spacing w:val="-6"/>
                                    <w:sz w:val="17"/>
                                  </w:rPr>
                                  <w:delText xml:space="preserve"> </w:delText>
                                </w:r>
                                <w:r>
                                  <w:rPr>
                                    <w:rFonts w:ascii="Times New Roman"/>
                                    <w:spacing w:val="-2"/>
                                    <w:sz w:val="17"/>
                                  </w:rPr>
                                  <w:delText>(sec)</w:delText>
                                </w:r>
                              </w:del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w14:anchorId="304BE394" id="docshape368" o:spid="_x0000_s1052" type="#_x0000_t202" style="position:absolute;left:0;text-align:left;margin-left:112.15pt;margin-top:8.35pt;width:11.4pt;height:101.65pt;z-index:48773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" filled="f" stroked="f">
                  <v:textbox style="layout-flow:vertical;mso-layout-flow-alt:bottom-to-top" inset="0,0,0,0">
                    <w:txbxContent>
                      <w:p w14:paraId="19A6DF28" w14:textId="77777777" w:rsidR="00087420" w:rsidRDefault="001644E6">
                        <w:pPr>
                          <w:spacing w:before="12"/>
                          <w:ind w:left="20"/>
                          <w:rPr>
                            <w:del w:id="2505" w:author="Hughes, Anna E" w:date="2023-08-09T15:29:00Z"/>
                            <w:rFonts w:ascii="Times New Roman"/>
                            <w:sz w:val="17"/>
                          </w:rPr>
                        </w:pPr>
                        <w:del w:id="2506" w:author="Hughes, Anna E" w:date="2023-08-09T15:29:00Z">
                          <w:r>
                            <w:rPr>
                              <w:rFonts w:ascii="Times New Roman"/>
                              <w:sz w:val="17"/>
                            </w:rPr>
                            <w:delText>Predicted</w:delText>
                          </w:r>
                          <w:r>
                            <w:rPr>
                              <w:rFonts w:ascii="Times New Roman"/>
                              <w:spacing w:val="-7"/>
                              <w:sz w:val="17"/>
                            </w:rPr>
                            <w:delText xml:space="preserve"> </w:delText>
                          </w:r>
                          <w:r>
                            <w:rPr>
                              <w:rFonts w:ascii="Times New Roman"/>
                              <w:sz w:val="17"/>
                            </w:rPr>
                            <w:delText>response</w:delText>
                          </w:r>
                          <w:r>
                            <w:rPr>
                              <w:rFonts w:ascii="Times New Roman"/>
                              <w:spacing w:val="-6"/>
                              <w:sz w:val="17"/>
                            </w:rPr>
                            <w:delText xml:space="preserve"> </w:delText>
                          </w:r>
                          <w:r>
                            <w:rPr>
                              <w:rFonts w:ascii="Times New Roman"/>
                              <w:sz w:val="17"/>
                            </w:rPr>
                            <w:delText>time</w:delText>
                          </w:r>
                          <w:r>
                            <w:rPr>
                              <w:rFonts w:ascii="Times New Roman"/>
                              <w:spacing w:val="-6"/>
                              <w:sz w:val="17"/>
                            </w:rPr>
                            <w:delText xml:space="preserve"> </w:delText>
                          </w:r>
                          <w:r>
                            <w:rPr>
                              <w:rFonts w:ascii="Times New Roman"/>
                              <w:spacing w:val="-2"/>
                              <w:sz w:val="17"/>
                            </w:rPr>
                            <w:delText>(sec)</w:delText>
                          </w:r>
                        </w:del>
                      </w:p>
                    </w:txbxContent>
                  </v:textbox>
                  <w10:wrap anchorx="page"/>
                </v:shape>
              </w:pict>
            </mc:Fallback>
          </mc:AlternateContent>
        </w:r>
      </w:del>
      <w:ins w:id="2507" w:author="Hughes, Anna E" w:date="2023-08-09T15:29:00Z">
        <w:r w:rsidR="001E0CFE">
          <w:rPr>
            <w:noProof/>
            <w:lang w:val="en-GB" w:eastAsia="en-GB"/>
          </w:rPr>
          <mc:AlternateContent>
            <mc:Choice Requires="wps">
              <w:drawing>
                <wp:anchor distT="0" distB="0" distL="0" distR="0" simplePos="0" relativeHeight="15771136" behindDoc="0" locked="0" layoutInCell="1" allowOverlap="1">
                  <wp:simplePos x="0" y="0"/>
                  <wp:positionH relativeFrom="page">
                    <wp:posOffset>1714693</wp:posOffset>
                  </wp:positionH>
                  <wp:positionV relativeFrom="paragraph">
                    <wp:posOffset>53819</wp:posOffset>
                  </wp:positionV>
                  <wp:extent cx="27305" cy="1270"/>
                  <wp:effectExtent l="0" t="0" r="0" b="0"/>
                  <wp:wrapNone/>
                  <wp:docPr id="485" name="Graphic 48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>
                          <a:xfrm>
                            <a:off x="0" y="0"/>
                            <a:ext cx="27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>
                                <a:moveTo>
                                  <a:pt x="0" y="0"/>
                                </a:moveTo>
                                <a:lnTo>
                                  <a:pt x="26827" y="0"/>
                                </a:lnTo>
                              </a:path>
                            </a:pathLst>
                          </a:custGeom>
                          <a:ln w="10476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51BD1B16" id="Graphic 485" o:spid="_x0000_s1026" style="position:absolute;margin-left:135pt;margin-top:4.25pt;width:2.15pt;height:.1pt;z-index:15771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0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" path="m,l26827,e" filled="f" strokecolor="#333" strokeweight=".291mm">
                  <v:path arrowok="t"/>
                  <w10:wrap anchorx="page"/>
                </v:shape>
              </w:pict>
            </mc:Fallback>
          </mc:AlternateContent>
        </w:r>
        <w:r w:rsidR="001E0CFE">
          <w:rPr>
            <w:noProof/>
            <w:lang w:val="en-GB" w:eastAsia="en-GB"/>
          </w:rPr>
          <mc:AlternateContent>
            <mc:Choice Requires="wps">
              <w:drawing>
                <wp:anchor distT="0" distB="0" distL="0" distR="0" simplePos="0" relativeHeight="15774208" behindDoc="0" locked="0" layoutInCell="1" allowOverlap="1">
                  <wp:simplePos x="0" y="0"/>
                  <wp:positionH relativeFrom="page">
                    <wp:posOffset>1424105</wp:posOffset>
                  </wp:positionH>
                  <wp:positionV relativeFrom="paragraph">
                    <wp:posOffset>106213</wp:posOffset>
                  </wp:positionV>
                  <wp:extent cx="144780" cy="1290955"/>
                  <wp:effectExtent l="0" t="0" r="0" b="0"/>
                  <wp:wrapNone/>
                  <wp:docPr id="486" name="Textbox 48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/>
                        </wps:cNvSpPr>
                        <wps:spPr>
                          <a:xfrm>
                            <a:off x="0" y="0"/>
                            <a:ext cx="144780" cy="12909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FEE6478" w14:textId="77777777" w:rsidR="00470D98" w:rsidRDefault="001E0CFE">
                              <w:pPr>
                                <w:spacing w:before="12"/>
                                <w:ind w:left="20"/>
                                <w:rPr>
                                  <w:ins w:id="2508" w:author="Hughes, Anna E" w:date="2023-08-09T15:29:00Z"/>
                                  <w:rFonts w:ascii="Times New Roman"/>
                                  <w:sz w:val="17"/>
                                </w:rPr>
                              </w:pPr>
                              <w:ins w:id="2509" w:author="Hughes, Anna E" w:date="2023-08-09T15:29:00Z">
                                <w:r>
                                  <w:rPr>
                                    <w:rFonts w:ascii="Times New Roman"/>
                                    <w:sz w:val="17"/>
                                  </w:rPr>
                                  <w:t>Predicted</w:t>
                                </w:r>
                                <w:r>
                                  <w:rPr>
                                    <w:rFonts w:ascii="Times New Roman"/>
                                    <w:spacing w:val="-7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z w:val="17"/>
                                  </w:rPr>
                                  <w:t>response</w:t>
                                </w:r>
                                <w:r>
                                  <w:rPr>
                                    <w:rFonts w:ascii="Times New Roman"/>
                                    <w:spacing w:val="-6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z w:val="17"/>
                                  </w:rPr>
                                  <w:t>time</w:t>
                                </w:r>
                                <w:r>
                                  <w:rPr>
                                    <w:rFonts w:ascii="Times New Roman"/>
                                    <w:spacing w:val="-6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2"/>
                                    <w:sz w:val="17"/>
                                  </w:rPr>
                                  <w:t>(sec)</w:t>
                                </w:r>
                              </w:ins>
                            </w:p>
                          </w:txbxContent>
                        </wps:txbx>
                        <wps:bodyPr vert="vert270" wrap="square" lIns="0" tIns="0" rIns="0" bIns="0" rtlCol="0"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id="Textbox 486" o:spid="_x0000_s1053" type="#_x0000_t202" style="position:absolute;left:0;text-align:left;margin-left:112.15pt;margin-top:8.35pt;width:11.4pt;height:101.65pt;z-index:15774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" filled="f" stroked="f">
                  <v:path arrowok="t"/>
                  <v:textbox style="layout-flow:vertical;mso-layout-flow-alt:bottom-to-top" inset="0,0,0,0">
                    <w:txbxContent>
                      <w:p w14:paraId="0FEE6478" w14:textId="77777777" w:rsidR="00470D98" w:rsidRDefault="001E0CFE">
                        <w:pPr>
                          <w:spacing w:before="12"/>
                          <w:ind w:left="20"/>
                          <w:rPr>
                            <w:ins w:id="2510" w:author="Hughes, Anna E" w:date="2023-08-09T15:29:00Z"/>
                            <w:rFonts w:ascii="Times New Roman"/>
                            <w:sz w:val="17"/>
                          </w:rPr>
                        </w:pPr>
                        <w:ins w:id="2511" w:author="Hughes, Anna E" w:date="2023-08-09T15:29:00Z">
                          <w:r>
                            <w:rPr>
                              <w:rFonts w:ascii="Times New Roman"/>
                              <w:sz w:val="17"/>
                            </w:rPr>
                            <w:t>Predicted</w:t>
                          </w:r>
                          <w:r>
                            <w:rPr>
                              <w:rFonts w:ascii="Times New Roman"/>
                              <w:spacing w:val="-7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17"/>
                            </w:rPr>
                            <w:t>response</w:t>
                          </w:r>
                          <w:r>
                            <w:rPr>
                              <w:rFonts w:ascii="Times New Roman"/>
                              <w:spacing w:val="-6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17"/>
                            </w:rPr>
                            <w:t>time</w:t>
                          </w:r>
                          <w:r>
                            <w:rPr>
                              <w:rFonts w:ascii="Times New Roman"/>
                              <w:spacing w:val="-6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2"/>
                              <w:sz w:val="17"/>
                            </w:rPr>
                            <w:t>(sec)</w:t>
                          </w:r>
                        </w:ins>
                      </w:p>
                    </w:txbxContent>
                  </v:textbox>
                  <w10:wrap anchorx="page"/>
                </v:shape>
              </w:pict>
            </mc:Fallback>
          </mc:AlternateContent>
        </w:r>
      </w:ins>
      <w:r w:rsidR="001E0CFE">
        <w:rPr>
          <w:rFonts w:ascii="Times New Roman"/>
          <w:color w:val="4D4D4D"/>
          <w:spacing w:val="-5"/>
          <w:sz w:val="14"/>
        </w:rPr>
        <w:t>1.4</w:t>
      </w:r>
    </w:p>
    <w:p w14:paraId="6533738F" w14:textId="77EE9F2B" w:rsidR="00470D98" w:rsidRDefault="00133F83">
      <w:pPr>
        <w:spacing w:before="72"/>
        <w:ind w:left="893"/>
        <w:rPr>
          <w:rFonts w:ascii="Times New Roman"/>
          <w:sz w:val="14"/>
        </w:rPr>
      </w:pPr>
      <w:del w:id="2512" w:author="Hughes, Anna E" w:date="2023-08-09T15:29:00Z">
        <w:r>
          <w:rPr>
            <w:noProof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487736832" behindDoc="0" locked="0" layoutInCell="1" allowOverlap="1" wp14:anchorId="185D32BA" wp14:editId="4A6FD805">
                  <wp:simplePos x="0" y="0"/>
                  <wp:positionH relativeFrom="page">
                    <wp:posOffset>1714500</wp:posOffset>
                  </wp:positionH>
                  <wp:positionV relativeFrom="paragraph">
                    <wp:posOffset>99695</wp:posOffset>
                  </wp:positionV>
                  <wp:extent cx="27305" cy="0"/>
                  <wp:effectExtent l="0" t="0" r="0" b="0"/>
                  <wp:wrapNone/>
                  <wp:docPr id="1028" name="Line 5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27305" cy="0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3A331862" id="Line 58" o:spid="_x0000_s1026" style="position:absolute;z-index:1577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35pt,7.85pt" to="137.15pt,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" strokecolor="#333" strokeweight=".291mm">
                  <w10:wrap anchorx="page"/>
                </v:line>
              </w:pict>
            </mc:Fallback>
          </mc:AlternateContent>
        </w:r>
      </w:del>
      <w:ins w:id="2513" w:author="Hughes, Anna E" w:date="2023-08-09T15:29:00Z">
        <w:r w:rsidR="001E0CFE">
          <w:rPr>
            <w:noProof/>
            <w:lang w:val="en-GB" w:eastAsia="en-GB"/>
          </w:rPr>
          <mc:AlternateContent>
            <mc:Choice Requires="wps">
              <w:drawing>
                <wp:anchor distT="0" distB="0" distL="0" distR="0" simplePos="0" relativeHeight="15770624" behindDoc="0" locked="0" layoutInCell="1" allowOverlap="1">
                  <wp:simplePos x="0" y="0"/>
                  <wp:positionH relativeFrom="page">
                    <wp:posOffset>1714693</wp:posOffset>
                  </wp:positionH>
                  <wp:positionV relativeFrom="paragraph">
                    <wp:posOffset>99539</wp:posOffset>
                  </wp:positionV>
                  <wp:extent cx="27305" cy="1270"/>
                  <wp:effectExtent l="0" t="0" r="0" b="0"/>
                  <wp:wrapNone/>
                  <wp:docPr id="487" name="Graphic 48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>
                          <a:xfrm>
                            <a:off x="0" y="0"/>
                            <a:ext cx="27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>
                                <a:moveTo>
                                  <a:pt x="0" y="0"/>
                                </a:moveTo>
                                <a:lnTo>
                                  <a:pt x="26827" y="0"/>
                                </a:lnTo>
                              </a:path>
                            </a:pathLst>
                          </a:custGeom>
                          <a:ln w="10476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56BDC80A" id="Graphic 487" o:spid="_x0000_s1026" style="position:absolute;margin-left:135pt;margin-top:7.85pt;width:2.15pt;height:.1pt;z-index:15770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0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" path="m,l26827,e" filled="f" strokecolor="#333" strokeweight=".291mm">
                  <v:path arrowok="t"/>
                  <w10:wrap anchorx="page"/>
                </v:shape>
              </w:pict>
            </mc:Fallback>
          </mc:AlternateContent>
        </w:r>
      </w:ins>
      <w:r w:rsidR="001E0CFE">
        <w:rPr>
          <w:rFonts w:ascii="Times New Roman"/>
          <w:color w:val="4D4D4D"/>
          <w:spacing w:val="-5"/>
          <w:sz w:val="14"/>
        </w:rPr>
        <w:t>1.2</w:t>
      </w:r>
    </w:p>
    <w:p w14:paraId="01E52D23" w14:textId="3FBF1879" w:rsidR="00470D98" w:rsidRDefault="00133F83">
      <w:pPr>
        <w:spacing w:before="72"/>
        <w:ind w:left="893"/>
        <w:rPr>
          <w:rFonts w:ascii="Times New Roman"/>
          <w:sz w:val="14"/>
        </w:rPr>
      </w:pPr>
      <w:del w:id="2514" w:author="Hughes, Anna E" w:date="2023-08-09T15:29:00Z">
        <w:r>
          <w:rPr>
            <w:noProof/>
            <w:lang w:val="en-GB" w:eastAsia="en-GB"/>
          </w:rPr>
          <mc:AlternateContent>
            <mc:Choice Requires="wpg">
              <w:drawing>
                <wp:anchor distT="0" distB="0" distL="114300" distR="114300" simplePos="0" relativeHeight="487739904" behindDoc="1" locked="0" layoutInCell="1" allowOverlap="1" wp14:anchorId="211ABFF0" wp14:editId="1A4215D5">
                  <wp:simplePos x="0" y="0"/>
                  <wp:positionH relativeFrom="page">
                    <wp:posOffset>1801495</wp:posOffset>
                  </wp:positionH>
                  <wp:positionV relativeFrom="paragraph">
                    <wp:posOffset>26670</wp:posOffset>
                  </wp:positionV>
                  <wp:extent cx="1199515" cy="334645"/>
                  <wp:effectExtent l="0" t="0" r="0" b="0"/>
                  <wp:wrapNone/>
                  <wp:docPr id="1029" name="docshapegroup36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199515" cy="334645"/>
                            <a:chOff x="2837" y="42"/>
                            <a:chExt cx="1889" cy="527"/>
                          </a:xfrm>
                        </wpg:grpSpPr>
                        <wps:wsp>
                          <wps:cNvPr id="1030" name="docshape370"/>
                          <wps:cNvSpPr>
                            <a:spLocks/>
                          </wps:cNvSpPr>
                          <wps:spPr bwMode="auto">
                            <a:xfrm>
                              <a:off x="2837" y="371"/>
                              <a:ext cx="1889" cy="179"/>
                            </a:xfrm>
                            <a:custGeom>
                              <a:avLst/>
                              <a:gdLst>
                                <a:gd name="T0" fmla="+- 0 4726 2837"/>
                                <a:gd name="T1" fmla="*/ T0 w 1889"/>
                                <a:gd name="T2" fmla="+- 0 371 371"/>
                                <a:gd name="T3" fmla="*/ 371 h 179"/>
                                <a:gd name="T4" fmla="+- 0 4672 2837"/>
                                <a:gd name="T5" fmla="*/ T4 w 1889"/>
                                <a:gd name="T6" fmla="+- 0 377 371"/>
                                <a:gd name="T7" fmla="*/ 377 h 179"/>
                                <a:gd name="T8" fmla="+- 0 4618 2837"/>
                                <a:gd name="T9" fmla="*/ T8 w 1889"/>
                                <a:gd name="T10" fmla="+- 0 383 371"/>
                                <a:gd name="T11" fmla="*/ 383 h 179"/>
                                <a:gd name="T12" fmla="+- 0 4564 2837"/>
                                <a:gd name="T13" fmla="*/ T12 w 1889"/>
                                <a:gd name="T14" fmla="+- 0 390 371"/>
                                <a:gd name="T15" fmla="*/ 390 h 179"/>
                                <a:gd name="T16" fmla="+- 0 4456 2837"/>
                                <a:gd name="T17" fmla="*/ T16 w 1889"/>
                                <a:gd name="T18" fmla="+- 0 399 371"/>
                                <a:gd name="T19" fmla="*/ 399 h 179"/>
                                <a:gd name="T20" fmla="+- 0 4348 2837"/>
                                <a:gd name="T21" fmla="*/ T20 w 1889"/>
                                <a:gd name="T22" fmla="+- 0 410 371"/>
                                <a:gd name="T23" fmla="*/ 410 h 179"/>
                                <a:gd name="T24" fmla="+- 0 4294 2837"/>
                                <a:gd name="T25" fmla="*/ T24 w 1889"/>
                                <a:gd name="T26" fmla="+- 0 415 371"/>
                                <a:gd name="T27" fmla="*/ 415 h 179"/>
                                <a:gd name="T28" fmla="+- 0 4240 2837"/>
                                <a:gd name="T29" fmla="*/ T28 w 1889"/>
                                <a:gd name="T30" fmla="+- 0 420 371"/>
                                <a:gd name="T31" fmla="*/ 420 h 179"/>
                                <a:gd name="T32" fmla="+- 0 4132 2837"/>
                                <a:gd name="T33" fmla="*/ T32 w 1889"/>
                                <a:gd name="T34" fmla="+- 0 430 371"/>
                                <a:gd name="T35" fmla="*/ 430 h 179"/>
                                <a:gd name="T36" fmla="+- 0 4078 2837"/>
                                <a:gd name="T37" fmla="*/ T36 w 1889"/>
                                <a:gd name="T38" fmla="+- 0 433 371"/>
                                <a:gd name="T39" fmla="*/ 433 h 179"/>
                                <a:gd name="T40" fmla="+- 0 3971 2837"/>
                                <a:gd name="T41" fmla="*/ T40 w 1889"/>
                                <a:gd name="T42" fmla="+- 0 442 371"/>
                                <a:gd name="T43" fmla="*/ 442 h 179"/>
                                <a:gd name="T44" fmla="+- 0 3917 2837"/>
                                <a:gd name="T45" fmla="*/ T44 w 1889"/>
                                <a:gd name="T46" fmla="+- 0 449 371"/>
                                <a:gd name="T47" fmla="*/ 449 h 179"/>
                                <a:gd name="T48" fmla="+- 0 3863 2837"/>
                                <a:gd name="T49" fmla="*/ T48 w 1889"/>
                                <a:gd name="T50" fmla="+- 0 450 371"/>
                                <a:gd name="T51" fmla="*/ 450 h 179"/>
                                <a:gd name="T52" fmla="+- 0 3808 2837"/>
                                <a:gd name="T53" fmla="*/ T52 w 1889"/>
                                <a:gd name="T54" fmla="+- 0 458 371"/>
                                <a:gd name="T55" fmla="*/ 458 h 179"/>
                                <a:gd name="T56" fmla="+- 0 3754 2837"/>
                                <a:gd name="T57" fmla="*/ T56 w 1889"/>
                                <a:gd name="T58" fmla="+- 0 463 371"/>
                                <a:gd name="T59" fmla="*/ 463 h 179"/>
                                <a:gd name="T60" fmla="+- 0 3701 2837"/>
                                <a:gd name="T61" fmla="*/ T60 w 1889"/>
                                <a:gd name="T62" fmla="+- 0 466 371"/>
                                <a:gd name="T63" fmla="*/ 466 h 179"/>
                                <a:gd name="T64" fmla="+- 0 3647 2837"/>
                                <a:gd name="T65" fmla="*/ T64 w 1889"/>
                                <a:gd name="T66" fmla="+- 0 470 371"/>
                                <a:gd name="T67" fmla="*/ 470 h 179"/>
                                <a:gd name="T68" fmla="+- 0 3593 2837"/>
                                <a:gd name="T69" fmla="*/ T68 w 1889"/>
                                <a:gd name="T70" fmla="+- 0 475 371"/>
                                <a:gd name="T71" fmla="*/ 475 h 179"/>
                                <a:gd name="T72" fmla="+- 0 3377 2837"/>
                                <a:gd name="T73" fmla="*/ T72 w 1889"/>
                                <a:gd name="T74" fmla="+- 0 493 371"/>
                                <a:gd name="T75" fmla="*/ 493 h 179"/>
                                <a:gd name="T76" fmla="+- 0 3323 2837"/>
                                <a:gd name="T77" fmla="*/ T76 w 1889"/>
                                <a:gd name="T78" fmla="+- 0 497 371"/>
                                <a:gd name="T79" fmla="*/ 497 h 179"/>
                                <a:gd name="T80" fmla="+- 0 3269 2837"/>
                                <a:gd name="T81" fmla="*/ T80 w 1889"/>
                                <a:gd name="T82" fmla="+- 0 502 371"/>
                                <a:gd name="T83" fmla="*/ 502 h 179"/>
                                <a:gd name="T84" fmla="+- 0 3215 2837"/>
                                <a:gd name="T85" fmla="*/ T84 w 1889"/>
                                <a:gd name="T86" fmla="+- 0 504 371"/>
                                <a:gd name="T87" fmla="*/ 504 h 179"/>
                                <a:gd name="T88" fmla="+- 0 3161 2837"/>
                                <a:gd name="T89" fmla="*/ T88 w 1889"/>
                                <a:gd name="T90" fmla="+- 0 508 371"/>
                                <a:gd name="T91" fmla="*/ 508 h 179"/>
                                <a:gd name="T92" fmla="+- 0 3107 2837"/>
                                <a:gd name="T93" fmla="*/ T92 w 1889"/>
                                <a:gd name="T94" fmla="+- 0 513 371"/>
                                <a:gd name="T95" fmla="*/ 513 h 179"/>
                                <a:gd name="T96" fmla="+- 0 3053 2837"/>
                                <a:gd name="T97" fmla="*/ T96 w 1889"/>
                                <a:gd name="T98" fmla="+- 0 513 371"/>
                                <a:gd name="T99" fmla="*/ 513 h 179"/>
                                <a:gd name="T100" fmla="+- 0 2999 2837"/>
                                <a:gd name="T101" fmla="*/ T100 w 1889"/>
                                <a:gd name="T102" fmla="+- 0 518 371"/>
                                <a:gd name="T103" fmla="*/ 518 h 179"/>
                                <a:gd name="T104" fmla="+- 0 2837 2837"/>
                                <a:gd name="T105" fmla="*/ T104 w 1889"/>
                                <a:gd name="T106" fmla="+- 0 529 371"/>
                                <a:gd name="T107" fmla="*/ 529 h 179"/>
                                <a:gd name="T108" fmla="+- 0 2837 2837"/>
                                <a:gd name="T109" fmla="*/ T108 w 1889"/>
                                <a:gd name="T110" fmla="+- 0 549 371"/>
                                <a:gd name="T111" fmla="*/ 549 h 179"/>
                                <a:gd name="T112" fmla="+- 0 2999 2837"/>
                                <a:gd name="T113" fmla="*/ T112 w 1889"/>
                                <a:gd name="T114" fmla="+- 0 539 371"/>
                                <a:gd name="T115" fmla="*/ 539 h 179"/>
                                <a:gd name="T116" fmla="+- 0 3053 2837"/>
                                <a:gd name="T117" fmla="*/ T116 w 1889"/>
                                <a:gd name="T118" fmla="+- 0 534 371"/>
                                <a:gd name="T119" fmla="*/ 534 h 179"/>
                                <a:gd name="T120" fmla="+- 0 3107 2837"/>
                                <a:gd name="T121" fmla="*/ T120 w 1889"/>
                                <a:gd name="T122" fmla="+- 0 533 371"/>
                                <a:gd name="T123" fmla="*/ 533 h 179"/>
                                <a:gd name="T124" fmla="+- 0 3161 2837"/>
                                <a:gd name="T125" fmla="*/ T124 w 1889"/>
                                <a:gd name="T126" fmla="+- 0 529 371"/>
                                <a:gd name="T127" fmla="*/ 529 h 179"/>
                                <a:gd name="T128" fmla="+- 0 3215 2837"/>
                                <a:gd name="T129" fmla="*/ T128 w 1889"/>
                                <a:gd name="T130" fmla="+- 0 525 371"/>
                                <a:gd name="T131" fmla="*/ 525 h 179"/>
                                <a:gd name="T132" fmla="+- 0 3269 2837"/>
                                <a:gd name="T133" fmla="*/ T132 w 1889"/>
                                <a:gd name="T134" fmla="+- 0 522 371"/>
                                <a:gd name="T135" fmla="*/ 522 h 179"/>
                                <a:gd name="T136" fmla="+- 0 3323 2837"/>
                                <a:gd name="T137" fmla="*/ T136 w 1889"/>
                                <a:gd name="T138" fmla="+- 0 517 371"/>
                                <a:gd name="T139" fmla="*/ 517 h 179"/>
                                <a:gd name="T140" fmla="+- 0 3377 2837"/>
                                <a:gd name="T141" fmla="*/ T140 w 1889"/>
                                <a:gd name="T142" fmla="+- 0 513 371"/>
                                <a:gd name="T143" fmla="*/ 513 h 179"/>
                                <a:gd name="T144" fmla="+- 0 3593 2837"/>
                                <a:gd name="T145" fmla="*/ T144 w 1889"/>
                                <a:gd name="T146" fmla="+- 0 497 371"/>
                                <a:gd name="T147" fmla="*/ 497 h 179"/>
                                <a:gd name="T148" fmla="+- 0 3647 2837"/>
                                <a:gd name="T149" fmla="*/ T148 w 1889"/>
                                <a:gd name="T150" fmla="+- 0 491 371"/>
                                <a:gd name="T151" fmla="*/ 491 h 179"/>
                                <a:gd name="T152" fmla="+- 0 3701 2837"/>
                                <a:gd name="T153" fmla="*/ T152 w 1889"/>
                                <a:gd name="T154" fmla="+- 0 487 371"/>
                                <a:gd name="T155" fmla="*/ 487 h 179"/>
                                <a:gd name="T156" fmla="+- 0 3754 2837"/>
                                <a:gd name="T157" fmla="*/ T156 w 1889"/>
                                <a:gd name="T158" fmla="+- 0 485 371"/>
                                <a:gd name="T159" fmla="*/ 485 h 179"/>
                                <a:gd name="T160" fmla="+- 0 3808 2837"/>
                                <a:gd name="T161" fmla="*/ T160 w 1889"/>
                                <a:gd name="T162" fmla="+- 0 480 371"/>
                                <a:gd name="T163" fmla="*/ 480 h 179"/>
                                <a:gd name="T164" fmla="+- 0 3863 2837"/>
                                <a:gd name="T165" fmla="*/ T164 w 1889"/>
                                <a:gd name="T166" fmla="+- 0 472 371"/>
                                <a:gd name="T167" fmla="*/ 472 h 179"/>
                                <a:gd name="T168" fmla="+- 0 3917 2837"/>
                                <a:gd name="T169" fmla="*/ T168 w 1889"/>
                                <a:gd name="T170" fmla="+- 0 471 371"/>
                                <a:gd name="T171" fmla="*/ 471 h 179"/>
                                <a:gd name="T172" fmla="+- 0 3971 2837"/>
                                <a:gd name="T173" fmla="*/ T172 w 1889"/>
                                <a:gd name="T174" fmla="+- 0 464 371"/>
                                <a:gd name="T175" fmla="*/ 464 h 179"/>
                                <a:gd name="T176" fmla="+- 0 4078 2837"/>
                                <a:gd name="T177" fmla="*/ T176 w 1889"/>
                                <a:gd name="T178" fmla="+- 0 456 371"/>
                                <a:gd name="T179" fmla="*/ 456 h 179"/>
                                <a:gd name="T180" fmla="+- 0 4132 2837"/>
                                <a:gd name="T181" fmla="*/ T180 w 1889"/>
                                <a:gd name="T182" fmla="+- 0 453 371"/>
                                <a:gd name="T183" fmla="*/ 453 h 179"/>
                                <a:gd name="T184" fmla="+- 0 4240 2837"/>
                                <a:gd name="T185" fmla="*/ T184 w 1889"/>
                                <a:gd name="T186" fmla="+- 0 444 371"/>
                                <a:gd name="T187" fmla="*/ 444 h 179"/>
                                <a:gd name="T188" fmla="+- 0 4294 2837"/>
                                <a:gd name="T189" fmla="*/ T188 w 1889"/>
                                <a:gd name="T190" fmla="+- 0 439 371"/>
                                <a:gd name="T191" fmla="*/ 439 h 179"/>
                                <a:gd name="T192" fmla="+- 0 4348 2837"/>
                                <a:gd name="T193" fmla="*/ T192 w 1889"/>
                                <a:gd name="T194" fmla="+- 0 435 371"/>
                                <a:gd name="T195" fmla="*/ 435 h 179"/>
                                <a:gd name="T196" fmla="+- 0 4456 2837"/>
                                <a:gd name="T197" fmla="*/ T196 w 1889"/>
                                <a:gd name="T198" fmla="+- 0 424 371"/>
                                <a:gd name="T199" fmla="*/ 424 h 179"/>
                                <a:gd name="T200" fmla="+- 0 4564 2837"/>
                                <a:gd name="T201" fmla="*/ T200 w 1889"/>
                                <a:gd name="T202" fmla="+- 0 417 371"/>
                                <a:gd name="T203" fmla="*/ 417 h 179"/>
                                <a:gd name="T204" fmla="+- 0 4618 2837"/>
                                <a:gd name="T205" fmla="*/ T204 w 1889"/>
                                <a:gd name="T206" fmla="+- 0 410 371"/>
                                <a:gd name="T207" fmla="*/ 410 h 179"/>
                                <a:gd name="T208" fmla="+- 0 4672 2837"/>
                                <a:gd name="T209" fmla="*/ T208 w 1889"/>
                                <a:gd name="T210" fmla="+- 0 404 371"/>
                                <a:gd name="T211" fmla="*/ 404 h 179"/>
                                <a:gd name="T212" fmla="+- 0 4726 2837"/>
                                <a:gd name="T213" fmla="*/ T212 w 1889"/>
                                <a:gd name="T214" fmla="+- 0 399 371"/>
                                <a:gd name="T215" fmla="*/ 399 h 179"/>
                                <a:gd name="T216" fmla="+- 0 4726 2837"/>
                                <a:gd name="T217" fmla="*/ T216 w 1889"/>
                                <a:gd name="T218" fmla="+- 0 371 371"/>
                                <a:gd name="T219" fmla="*/ 371 h 1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</a:cxnLst>
                              <a:rect l="0" t="0" r="r" b="b"/>
                              <a:pathLst>
                                <a:path w="1889" h="179">
                                  <a:moveTo>
                                    <a:pt x="1889" y="0"/>
                                  </a:moveTo>
                                  <a:lnTo>
                                    <a:pt x="1835" y="6"/>
                                  </a:lnTo>
                                  <a:lnTo>
                                    <a:pt x="1781" y="12"/>
                                  </a:lnTo>
                                  <a:lnTo>
                                    <a:pt x="1727" y="19"/>
                                  </a:lnTo>
                                  <a:lnTo>
                                    <a:pt x="1619" y="28"/>
                                  </a:lnTo>
                                  <a:lnTo>
                                    <a:pt x="1511" y="39"/>
                                  </a:lnTo>
                                  <a:lnTo>
                                    <a:pt x="1457" y="44"/>
                                  </a:lnTo>
                                  <a:lnTo>
                                    <a:pt x="1403" y="49"/>
                                  </a:lnTo>
                                  <a:lnTo>
                                    <a:pt x="1295" y="59"/>
                                  </a:lnTo>
                                  <a:lnTo>
                                    <a:pt x="1241" y="62"/>
                                  </a:lnTo>
                                  <a:lnTo>
                                    <a:pt x="1134" y="71"/>
                                  </a:lnTo>
                                  <a:lnTo>
                                    <a:pt x="1080" y="78"/>
                                  </a:lnTo>
                                  <a:lnTo>
                                    <a:pt x="1026" y="79"/>
                                  </a:lnTo>
                                  <a:lnTo>
                                    <a:pt x="971" y="87"/>
                                  </a:lnTo>
                                  <a:lnTo>
                                    <a:pt x="917" y="92"/>
                                  </a:lnTo>
                                  <a:lnTo>
                                    <a:pt x="864" y="95"/>
                                  </a:lnTo>
                                  <a:lnTo>
                                    <a:pt x="810" y="99"/>
                                  </a:lnTo>
                                  <a:lnTo>
                                    <a:pt x="756" y="104"/>
                                  </a:lnTo>
                                  <a:lnTo>
                                    <a:pt x="540" y="122"/>
                                  </a:lnTo>
                                  <a:lnTo>
                                    <a:pt x="486" y="126"/>
                                  </a:lnTo>
                                  <a:lnTo>
                                    <a:pt x="432" y="131"/>
                                  </a:lnTo>
                                  <a:lnTo>
                                    <a:pt x="378" y="133"/>
                                  </a:lnTo>
                                  <a:lnTo>
                                    <a:pt x="324" y="137"/>
                                  </a:lnTo>
                                  <a:lnTo>
                                    <a:pt x="270" y="142"/>
                                  </a:lnTo>
                                  <a:lnTo>
                                    <a:pt x="216" y="142"/>
                                  </a:lnTo>
                                  <a:lnTo>
                                    <a:pt x="162" y="147"/>
                                  </a:lnTo>
                                  <a:lnTo>
                                    <a:pt x="0" y="158"/>
                                  </a:lnTo>
                                  <a:lnTo>
                                    <a:pt x="0" y="178"/>
                                  </a:lnTo>
                                  <a:lnTo>
                                    <a:pt x="162" y="168"/>
                                  </a:lnTo>
                                  <a:lnTo>
                                    <a:pt x="216" y="163"/>
                                  </a:lnTo>
                                  <a:lnTo>
                                    <a:pt x="270" y="162"/>
                                  </a:lnTo>
                                  <a:lnTo>
                                    <a:pt x="324" y="158"/>
                                  </a:lnTo>
                                  <a:lnTo>
                                    <a:pt x="378" y="154"/>
                                  </a:lnTo>
                                  <a:lnTo>
                                    <a:pt x="432" y="151"/>
                                  </a:lnTo>
                                  <a:lnTo>
                                    <a:pt x="486" y="146"/>
                                  </a:lnTo>
                                  <a:lnTo>
                                    <a:pt x="540" y="142"/>
                                  </a:lnTo>
                                  <a:lnTo>
                                    <a:pt x="756" y="126"/>
                                  </a:lnTo>
                                  <a:lnTo>
                                    <a:pt x="810" y="120"/>
                                  </a:lnTo>
                                  <a:lnTo>
                                    <a:pt x="864" y="116"/>
                                  </a:lnTo>
                                  <a:lnTo>
                                    <a:pt x="917" y="114"/>
                                  </a:lnTo>
                                  <a:lnTo>
                                    <a:pt x="971" y="109"/>
                                  </a:lnTo>
                                  <a:lnTo>
                                    <a:pt x="1026" y="101"/>
                                  </a:lnTo>
                                  <a:lnTo>
                                    <a:pt x="1080" y="100"/>
                                  </a:lnTo>
                                  <a:lnTo>
                                    <a:pt x="1134" y="93"/>
                                  </a:lnTo>
                                  <a:lnTo>
                                    <a:pt x="1241" y="85"/>
                                  </a:lnTo>
                                  <a:lnTo>
                                    <a:pt x="1295" y="82"/>
                                  </a:lnTo>
                                  <a:lnTo>
                                    <a:pt x="1403" y="73"/>
                                  </a:lnTo>
                                  <a:lnTo>
                                    <a:pt x="1457" y="68"/>
                                  </a:lnTo>
                                  <a:lnTo>
                                    <a:pt x="1511" y="64"/>
                                  </a:lnTo>
                                  <a:lnTo>
                                    <a:pt x="1619" y="53"/>
                                  </a:lnTo>
                                  <a:lnTo>
                                    <a:pt x="1727" y="46"/>
                                  </a:lnTo>
                                  <a:lnTo>
                                    <a:pt x="1781" y="39"/>
                                  </a:lnTo>
                                  <a:lnTo>
                                    <a:pt x="1835" y="33"/>
                                  </a:lnTo>
                                  <a:lnTo>
                                    <a:pt x="1889" y="28"/>
                                  </a:lnTo>
                                  <a:lnTo>
                                    <a:pt x="188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78429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31" name="docshape371"/>
                          <wps:cNvSpPr>
                            <a:spLocks/>
                          </wps:cNvSpPr>
                          <wps:spPr bwMode="auto">
                            <a:xfrm>
                              <a:off x="2837" y="272"/>
                              <a:ext cx="1889" cy="263"/>
                            </a:xfrm>
                            <a:custGeom>
                              <a:avLst/>
                              <a:gdLst>
                                <a:gd name="T0" fmla="+- 0 4726 2837"/>
                                <a:gd name="T1" fmla="*/ T0 w 1889"/>
                                <a:gd name="T2" fmla="+- 0 272 272"/>
                                <a:gd name="T3" fmla="*/ 272 h 263"/>
                                <a:gd name="T4" fmla="+- 0 4672 2837"/>
                                <a:gd name="T5" fmla="*/ T4 w 1889"/>
                                <a:gd name="T6" fmla="+- 0 283 272"/>
                                <a:gd name="T7" fmla="*/ 283 h 263"/>
                                <a:gd name="T8" fmla="+- 0 4564 2837"/>
                                <a:gd name="T9" fmla="*/ T8 w 1889"/>
                                <a:gd name="T10" fmla="+- 0 301 272"/>
                                <a:gd name="T11" fmla="*/ 301 h 263"/>
                                <a:gd name="T12" fmla="+- 0 4510 2837"/>
                                <a:gd name="T13" fmla="*/ T12 w 1889"/>
                                <a:gd name="T14" fmla="+- 0 308 272"/>
                                <a:gd name="T15" fmla="*/ 308 h 263"/>
                                <a:gd name="T16" fmla="+- 0 4456 2837"/>
                                <a:gd name="T17" fmla="*/ T16 w 1889"/>
                                <a:gd name="T18" fmla="+- 0 318 272"/>
                                <a:gd name="T19" fmla="*/ 318 h 263"/>
                                <a:gd name="T20" fmla="+- 0 4186 2837"/>
                                <a:gd name="T21" fmla="*/ T20 w 1889"/>
                                <a:gd name="T22" fmla="+- 0 356 272"/>
                                <a:gd name="T23" fmla="*/ 356 h 263"/>
                                <a:gd name="T24" fmla="+- 0 4132 2837"/>
                                <a:gd name="T25" fmla="*/ T24 w 1889"/>
                                <a:gd name="T26" fmla="+- 0 365 272"/>
                                <a:gd name="T27" fmla="*/ 365 h 263"/>
                                <a:gd name="T28" fmla="+- 0 4078 2837"/>
                                <a:gd name="T29" fmla="*/ T28 w 1889"/>
                                <a:gd name="T30" fmla="+- 0 372 272"/>
                                <a:gd name="T31" fmla="*/ 372 h 263"/>
                                <a:gd name="T32" fmla="+- 0 4024 2837"/>
                                <a:gd name="T33" fmla="*/ T32 w 1889"/>
                                <a:gd name="T34" fmla="+- 0 380 272"/>
                                <a:gd name="T35" fmla="*/ 380 h 263"/>
                                <a:gd name="T36" fmla="+- 0 3971 2837"/>
                                <a:gd name="T37" fmla="*/ T36 w 1889"/>
                                <a:gd name="T38" fmla="+- 0 387 272"/>
                                <a:gd name="T39" fmla="*/ 387 h 263"/>
                                <a:gd name="T40" fmla="+- 0 3863 2837"/>
                                <a:gd name="T41" fmla="*/ T40 w 1889"/>
                                <a:gd name="T42" fmla="+- 0 402 272"/>
                                <a:gd name="T43" fmla="*/ 402 h 263"/>
                                <a:gd name="T44" fmla="+- 0 3808 2837"/>
                                <a:gd name="T45" fmla="*/ T44 w 1889"/>
                                <a:gd name="T46" fmla="+- 0 409 272"/>
                                <a:gd name="T47" fmla="*/ 409 h 263"/>
                                <a:gd name="T48" fmla="+- 0 3754 2837"/>
                                <a:gd name="T49" fmla="*/ T48 w 1889"/>
                                <a:gd name="T50" fmla="+- 0 416 272"/>
                                <a:gd name="T51" fmla="*/ 416 h 263"/>
                                <a:gd name="T52" fmla="+- 0 3701 2837"/>
                                <a:gd name="T53" fmla="*/ T52 w 1889"/>
                                <a:gd name="T54" fmla="+- 0 422 272"/>
                                <a:gd name="T55" fmla="*/ 422 h 263"/>
                                <a:gd name="T56" fmla="+- 0 3647 2837"/>
                                <a:gd name="T57" fmla="*/ T56 w 1889"/>
                                <a:gd name="T58" fmla="+- 0 430 272"/>
                                <a:gd name="T59" fmla="*/ 430 h 263"/>
                                <a:gd name="T60" fmla="+- 0 3593 2837"/>
                                <a:gd name="T61" fmla="*/ T60 w 1889"/>
                                <a:gd name="T62" fmla="+- 0 432 272"/>
                                <a:gd name="T63" fmla="*/ 432 h 263"/>
                                <a:gd name="T64" fmla="+- 0 3539 2837"/>
                                <a:gd name="T65" fmla="*/ T64 w 1889"/>
                                <a:gd name="T66" fmla="+- 0 440 272"/>
                                <a:gd name="T67" fmla="*/ 440 h 263"/>
                                <a:gd name="T68" fmla="+- 0 3485 2837"/>
                                <a:gd name="T69" fmla="*/ T68 w 1889"/>
                                <a:gd name="T70" fmla="+- 0 446 272"/>
                                <a:gd name="T71" fmla="*/ 446 h 263"/>
                                <a:gd name="T72" fmla="+- 0 3269 2837"/>
                                <a:gd name="T73" fmla="*/ T72 w 1889"/>
                                <a:gd name="T74" fmla="+- 0 470 272"/>
                                <a:gd name="T75" fmla="*/ 470 h 263"/>
                                <a:gd name="T76" fmla="+- 0 3215 2837"/>
                                <a:gd name="T77" fmla="*/ T76 w 1889"/>
                                <a:gd name="T78" fmla="+- 0 477 272"/>
                                <a:gd name="T79" fmla="*/ 477 h 263"/>
                                <a:gd name="T80" fmla="+- 0 3161 2837"/>
                                <a:gd name="T81" fmla="*/ T80 w 1889"/>
                                <a:gd name="T82" fmla="+- 0 481 272"/>
                                <a:gd name="T83" fmla="*/ 481 h 263"/>
                                <a:gd name="T84" fmla="+- 0 3053 2837"/>
                                <a:gd name="T85" fmla="*/ T84 w 1889"/>
                                <a:gd name="T86" fmla="+- 0 493 272"/>
                                <a:gd name="T87" fmla="*/ 493 h 263"/>
                                <a:gd name="T88" fmla="+- 0 2999 2837"/>
                                <a:gd name="T89" fmla="*/ T88 w 1889"/>
                                <a:gd name="T90" fmla="+- 0 498 272"/>
                                <a:gd name="T91" fmla="*/ 498 h 263"/>
                                <a:gd name="T92" fmla="+- 0 2837 2837"/>
                                <a:gd name="T93" fmla="*/ T92 w 1889"/>
                                <a:gd name="T94" fmla="+- 0 515 272"/>
                                <a:gd name="T95" fmla="*/ 515 h 263"/>
                                <a:gd name="T96" fmla="+- 0 2837 2837"/>
                                <a:gd name="T97" fmla="*/ T96 w 1889"/>
                                <a:gd name="T98" fmla="+- 0 535 272"/>
                                <a:gd name="T99" fmla="*/ 535 h 263"/>
                                <a:gd name="T100" fmla="+- 0 2891 2837"/>
                                <a:gd name="T101" fmla="*/ T100 w 1889"/>
                                <a:gd name="T102" fmla="+- 0 530 272"/>
                                <a:gd name="T103" fmla="*/ 530 h 263"/>
                                <a:gd name="T104" fmla="+- 0 2999 2837"/>
                                <a:gd name="T105" fmla="*/ T104 w 1889"/>
                                <a:gd name="T106" fmla="+- 0 518 272"/>
                                <a:gd name="T107" fmla="*/ 518 h 263"/>
                                <a:gd name="T108" fmla="+- 0 3053 2837"/>
                                <a:gd name="T109" fmla="*/ T108 w 1889"/>
                                <a:gd name="T110" fmla="+- 0 513 272"/>
                                <a:gd name="T111" fmla="*/ 513 h 263"/>
                                <a:gd name="T112" fmla="+- 0 3161 2837"/>
                                <a:gd name="T113" fmla="*/ T112 w 1889"/>
                                <a:gd name="T114" fmla="+- 0 501 272"/>
                                <a:gd name="T115" fmla="*/ 501 h 263"/>
                                <a:gd name="T116" fmla="+- 0 3215 2837"/>
                                <a:gd name="T117" fmla="*/ T116 w 1889"/>
                                <a:gd name="T118" fmla="+- 0 497 272"/>
                                <a:gd name="T119" fmla="*/ 497 h 263"/>
                                <a:gd name="T120" fmla="+- 0 3269 2837"/>
                                <a:gd name="T121" fmla="*/ T120 w 1889"/>
                                <a:gd name="T122" fmla="+- 0 490 272"/>
                                <a:gd name="T123" fmla="*/ 490 h 263"/>
                                <a:gd name="T124" fmla="+- 0 3431 2837"/>
                                <a:gd name="T125" fmla="*/ T124 w 1889"/>
                                <a:gd name="T126" fmla="+- 0 473 272"/>
                                <a:gd name="T127" fmla="*/ 473 h 263"/>
                                <a:gd name="T128" fmla="+- 0 3539 2837"/>
                                <a:gd name="T129" fmla="*/ T128 w 1889"/>
                                <a:gd name="T130" fmla="+- 0 462 272"/>
                                <a:gd name="T131" fmla="*/ 462 h 263"/>
                                <a:gd name="T132" fmla="+- 0 3593 2837"/>
                                <a:gd name="T133" fmla="*/ T132 w 1889"/>
                                <a:gd name="T134" fmla="+- 0 453 272"/>
                                <a:gd name="T135" fmla="*/ 453 h 263"/>
                                <a:gd name="T136" fmla="+- 0 3647 2837"/>
                                <a:gd name="T137" fmla="*/ T136 w 1889"/>
                                <a:gd name="T138" fmla="+- 0 452 272"/>
                                <a:gd name="T139" fmla="*/ 452 h 263"/>
                                <a:gd name="T140" fmla="+- 0 3701 2837"/>
                                <a:gd name="T141" fmla="*/ T140 w 1889"/>
                                <a:gd name="T142" fmla="+- 0 444 272"/>
                                <a:gd name="T143" fmla="*/ 444 h 263"/>
                                <a:gd name="T144" fmla="+- 0 3754 2837"/>
                                <a:gd name="T145" fmla="*/ T144 w 1889"/>
                                <a:gd name="T146" fmla="+- 0 439 272"/>
                                <a:gd name="T147" fmla="*/ 439 h 263"/>
                                <a:gd name="T148" fmla="+- 0 3808 2837"/>
                                <a:gd name="T149" fmla="*/ T148 w 1889"/>
                                <a:gd name="T150" fmla="+- 0 432 272"/>
                                <a:gd name="T151" fmla="*/ 432 h 263"/>
                                <a:gd name="T152" fmla="+- 0 3863 2837"/>
                                <a:gd name="T153" fmla="*/ T152 w 1889"/>
                                <a:gd name="T154" fmla="+- 0 425 272"/>
                                <a:gd name="T155" fmla="*/ 425 h 263"/>
                                <a:gd name="T156" fmla="+- 0 3971 2837"/>
                                <a:gd name="T157" fmla="*/ T156 w 1889"/>
                                <a:gd name="T158" fmla="+- 0 411 272"/>
                                <a:gd name="T159" fmla="*/ 411 h 263"/>
                                <a:gd name="T160" fmla="+- 0 4024 2837"/>
                                <a:gd name="T161" fmla="*/ T160 w 1889"/>
                                <a:gd name="T162" fmla="+- 0 404 272"/>
                                <a:gd name="T163" fmla="*/ 404 h 263"/>
                                <a:gd name="T164" fmla="+- 0 4078 2837"/>
                                <a:gd name="T165" fmla="*/ T164 w 1889"/>
                                <a:gd name="T166" fmla="+- 0 397 272"/>
                                <a:gd name="T167" fmla="*/ 397 h 263"/>
                                <a:gd name="T168" fmla="+- 0 4132 2837"/>
                                <a:gd name="T169" fmla="*/ T168 w 1889"/>
                                <a:gd name="T170" fmla="+- 0 390 272"/>
                                <a:gd name="T171" fmla="*/ 390 h 263"/>
                                <a:gd name="T172" fmla="+- 0 4186 2837"/>
                                <a:gd name="T173" fmla="*/ T172 w 1889"/>
                                <a:gd name="T174" fmla="+- 0 382 272"/>
                                <a:gd name="T175" fmla="*/ 382 h 263"/>
                                <a:gd name="T176" fmla="+- 0 4294 2837"/>
                                <a:gd name="T177" fmla="*/ T176 w 1889"/>
                                <a:gd name="T178" fmla="+- 0 367 272"/>
                                <a:gd name="T179" fmla="*/ 367 h 263"/>
                                <a:gd name="T180" fmla="+- 0 4348 2837"/>
                                <a:gd name="T181" fmla="*/ T180 w 1889"/>
                                <a:gd name="T182" fmla="+- 0 360 272"/>
                                <a:gd name="T183" fmla="*/ 360 h 263"/>
                                <a:gd name="T184" fmla="+- 0 4456 2837"/>
                                <a:gd name="T185" fmla="*/ T184 w 1889"/>
                                <a:gd name="T186" fmla="+- 0 346 272"/>
                                <a:gd name="T187" fmla="*/ 346 h 263"/>
                                <a:gd name="T188" fmla="+- 0 4510 2837"/>
                                <a:gd name="T189" fmla="*/ T188 w 1889"/>
                                <a:gd name="T190" fmla="+- 0 337 272"/>
                                <a:gd name="T191" fmla="*/ 337 h 263"/>
                                <a:gd name="T192" fmla="+- 0 4564 2837"/>
                                <a:gd name="T193" fmla="*/ T192 w 1889"/>
                                <a:gd name="T194" fmla="+- 0 331 272"/>
                                <a:gd name="T195" fmla="*/ 331 h 263"/>
                                <a:gd name="T196" fmla="+- 0 4672 2837"/>
                                <a:gd name="T197" fmla="*/ T196 w 1889"/>
                                <a:gd name="T198" fmla="+- 0 314 272"/>
                                <a:gd name="T199" fmla="*/ 314 h 263"/>
                                <a:gd name="T200" fmla="+- 0 4726 2837"/>
                                <a:gd name="T201" fmla="*/ T200 w 1889"/>
                                <a:gd name="T202" fmla="+- 0 305 272"/>
                                <a:gd name="T203" fmla="*/ 305 h 263"/>
                                <a:gd name="T204" fmla="+- 0 4726 2837"/>
                                <a:gd name="T205" fmla="*/ T204 w 1889"/>
                                <a:gd name="T206" fmla="+- 0 272 272"/>
                                <a:gd name="T207" fmla="*/ 272 h 26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</a:cxnLst>
                              <a:rect l="0" t="0" r="r" b="b"/>
                              <a:pathLst>
                                <a:path w="1889" h="263">
                                  <a:moveTo>
                                    <a:pt x="1889" y="0"/>
                                  </a:moveTo>
                                  <a:lnTo>
                                    <a:pt x="1835" y="11"/>
                                  </a:lnTo>
                                  <a:lnTo>
                                    <a:pt x="1727" y="29"/>
                                  </a:lnTo>
                                  <a:lnTo>
                                    <a:pt x="1673" y="36"/>
                                  </a:lnTo>
                                  <a:lnTo>
                                    <a:pt x="1619" y="46"/>
                                  </a:lnTo>
                                  <a:lnTo>
                                    <a:pt x="1349" y="84"/>
                                  </a:lnTo>
                                  <a:lnTo>
                                    <a:pt x="1295" y="93"/>
                                  </a:lnTo>
                                  <a:lnTo>
                                    <a:pt x="1241" y="100"/>
                                  </a:lnTo>
                                  <a:lnTo>
                                    <a:pt x="1187" y="108"/>
                                  </a:lnTo>
                                  <a:lnTo>
                                    <a:pt x="1134" y="115"/>
                                  </a:lnTo>
                                  <a:lnTo>
                                    <a:pt x="1026" y="130"/>
                                  </a:lnTo>
                                  <a:lnTo>
                                    <a:pt x="971" y="137"/>
                                  </a:lnTo>
                                  <a:lnTo>
                                    <a:pt x="917" y="144"/>
                                  </a:lnTo>
                                  <a:lnTo>
                                    <a:pt x="864" y="150"/>
                                  </a:lnTo>
                                  <a:lnTo>
                                    <a:pt x="810" y="158"/>
                                  </a:lnTo>
                                  <a:lnTo>
                                    <a:pt x="756" y="160"/>
                                  </a:lnTo>
                                  <a:lnTo>
                                    <a:pt x="702" y="168"/>
                                  </a:lnTo>
                                  <a:lnTo>
                                    <a:pt x="648" y="174"/>
                                  </a:lnTo>
                                  <a:lnTo>
                                    <a:pt x="432" y="198"/>
                                  </a:lnTo>
                                  <a:lnTo>
                                    <a:pt x="378" y="205"/>
                                  </a:lnTo>
                                  <a:lnTo>
                                    <a:pt x="324" y="209"/>
                                  </a:lnTo>
                                  <a:lnTo>
                                    <a:pt x="216" y="221"/>
                                  </a:lnTo>
                                  <a:lnTo>
                                    <a:pt x="162" y="226"/>
                                  </a:lnTo>
                                  <a:lnTo>
                                    <a:pt x="0" y="243"/>
                                  </a:lnTo>
                                  <a:lnTo>
                                    <a:pt x="0" y="263"/>
                                  </a:lnTo>
                                  <a:lnTo>
                                    <a:pt x="54" y="258"/>
                                  </a:lnTo>
                                  <a:lnTo>
                                    <a:pt x="162" y="246"/>
                                  </a:lnTo>
                                  <a:lnTo>
                                    <a:pt x="216" y="241"/>
                                  </a:lnTo>
                                  <a:lnTo>
                                    <a:pt x="324" y="229"/>
                                  </a:lnTo>
                                  <a:lnTo>
                                    <a:pt x="378" y="225"/>
                                  </a:lnTo>
                                  <a:lnTo>
                                    <a:pt x="432" y="218"/>
                                  </a:lnTo>
                                  <a:lnTo>
                                    <a:pt x="594" y="201"/>
                                  </a:lnTo>
                                  <a:lnTo>
                                    <a:pt x="702" y="190"/>
                                  </a:lnTo>
                                  <a:lnTo>
                                    <a:pt x="756" y="181"/>
                                  </a:lnTo>
                                  <a:lnTo>
                                    <a:pt x="810" y="180"/>
                                  </a:lnTo>
                                  <a:lnTo>
                                    <a:pt x="864" y="172"/>
                                  </a:lnTo>
                                  <a:lnTo>
                                    <a:pt x="917" y="167"/>
                                  </a:lnTo>
                                  <a:lnTo>
                                    <a:pt x="971" y="160"/>
                                  </a:lnTo>
                                  <a:lnTo>
                                    <a:pt x="1026" y="153"/>
                                  </a:lnTo>
                                  <a:lnTo>
                                    <a:pt x="1134" y="139"/>
                                  </a:lnTo>
                                  <a:lnTo>
                                    <a:pt x="1187" y="132"/>
                                  </a:lnTo>
                                  <a:lnTo>
                                    <a:pt x="1241" y="125"/>
                                  </a:lnTo>
                                  <a:lnTo>
                                    <a:pt x="1295" y="118"/>
                                  </a:lnTo>
                                  <a:lnTo>
                                    <a:pt x="1349" y="110"/>
                                  </a:lnTo>
                                  <a:lnTo>
                                    <a:pt x="1457" y="95"/>
                                  </a:lnTo>
                                  <a:lnTo>
                                    <a:pt x="1511" y="88"/>
                                  </a:lnTo>
                                  <a:lnTo>
                                    <a:pt x="1619" y="74"/>
                                  </a:lnTo>
                                  <a:lnTo>
                                    <a:pt x="1673" y="65"/>
                                  </a:lnTo>
                                  <a:lnTo>
                                    <a:pt x="1727" y="59"/>
                                  </a:lnTo>
                                  <a:lnTo>
                                    <a:pt x="1835" y="42"/>
                                  </a:lnTo>
                                  <a:lnTo>
                                    <a:pt x="1889" y="33"/>
                                  </a:lnTo>
                                  <a:lnTo>
                                    <a:pt x="188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D968C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32" name="docshape372"/>
                          <wps:cNvSpPr>
                            <a:spLocks/>
                          </wps:cNvSpPr>
                          <wps:spPr bwMode="auto">
                            <a:xfrm>
                              <a:off x="2837" y="87"/>
                              <a:ext cx="1889" cy="398"/>
                            </a:xfrm>
                            <a:custGeom>
                              <a:avLst/>
                              <a:gdLst>
                                <a:gd name="T0" fmla="+- 0 4726 2837"/>
                                <a:gd name="T1" fmla="*/ T0 w 1889"/>
                                <a:gd name="T2" fmla="+- 0 88 88"/>
                                <a:gd name="T3" fmla="*/ 88 h 398"/>
                                <a:gd name="T4" fmla="+- 0 4672 2837"/>
                                <a:gd name="T5" fmla="*/ T4 w 1889"/>
                                <a:gd name="T6" fmla="+- 0 102 88"/>
                                <a:gd name="T7" fmla="*/ 102 h 398"/>
                                <a:gd name="T8" fmla="+- 0 4618 2837"/>
                                <a:gd name="T9" fmla="*/ T8 w 1889"/>
                                <a:gd name="T10" fmla="+- 0 117 88"/>
                                <a:gd name="T11" fmla="*/ 117 h 398"/>
                                <a:gd name="T12" fmla="+- 0 4564 2837"/>
                                <a:gd name="T13" fmla="*/ T12 w 1889"/>
                                <a:gd name="T14" fmla="+- 0 133 88"/>
                                <a:gd name="T15" fmla="*/ 133 h 398"/>
                                <a:gd name="T16" fmla="+- 0 4510 2837"/>
                                <a:gd name="T17" fmla="*/ T16 w 1889"/>
                                <a:gd name="T18" fmla="+- 0 141 88"/>
                                <a:gd name="T19" fmla="*/ 141 h 398"/>
                                <a:gd name="T20" fmla="+- 0 4456 2837"/>
                                <a:gd name="T21" fmla="*/ T20 w 1889"/>
                                <a:gd name="T22" fmla="+- 0 156 88"/>
                                <a:gd name="T23" fmla="*/ 156 h 398"/>
                                <a:gd name="T24" fmla="+- 0 4402 2837"/>
                                <a:gd name="T25" fmla="*/ T24 w 1889"/>
                                <a:gd name="T26" fmla="+- 0 172 88"/>
                                <a:gd name="T27" fmla="*/ 172 h 398"/>
                                <a:gd name="T28" fmla="+- 0 4348 2837"/>
                                <a:gd name="T29" fmla="*/ T28 w 1889"/>
                                <a:gd name="T30" fmla="+- 0 186 88"/>
                                <a:gd name="T31" fmla="*/ 186 h 398"/>
                                <a:gd name="T32" fmla="+- 0 4186 2837"/>
                                <a:gd name="T33" fmla="*/ T32 w 1889"/>
                                <a:gd name="T34" fmla="+- 0 224 88"/>
                                <a:gd name="T35" fmla="*/ 224 h 398"/>
                                <a:gd name="T36" fmla="+- 0 4132 2837"/>
                                <a:gd name="T37" fmla="*/ T36 w 1889"/>
                                <a:gd name="T38" fmla="+- 0 235 88"/>
                                <a:gd name="T39" fmla="*/ 235 h 398"/>
                                <a:gd name="T40" fmla="+- 0 4078 2837"/>
                                <a:gd name="T41" fmla="*/ T40 w 1889"/>
                                <a:gd name="T42" fmla="+- 0 248 88"/>
                                <a:gd name="T43" fmla="*/ 248 h 398"/>
                                <a:gd name="T44" fmla="+- 0 4024 2837"/>
                                <a:gd name="T45" fmla="*/ T44 w 1889"/>
                                <a:gd name="T46" fmla="+- 0 261 88"/>
                                <a:gd name="T47" fmla="*/ 261 h 398"/>
                                <a:gd name="T48" fmla="+- 0 3971 2837"/>
                                <a:gd name="T49" fmla="*/ T48 w 1889"/>
                                <a:gd name="T50" fmla="+- 0 270 88"/>
                                <a:gd name="T51" fmla="*/ 270 h 398"/>
                                <a:gd name="T52" fmla="+- 0 3863 2837"/>
                                <a:gd name="T53" fmla="*/ T52 w 1889"/>
                                <a:gd name="T54" fmla="+- 0 293 88"/>
                                <a:gd name="T55" fmla="*/ 293 h 398"/>
                                <a:gd name="T56" fmla="+- 0 3808 2837"/>
                                <a:gd name="T57" fmla="*/ T56 w 1889"/>
                                <a:gd name="T58" fmla="+- 0 303 88"/>
                                <a:gd name="T59" fmla="*/ 303 h 398"/>
                                <a:gd name="T60" fmla="+- 0 3754 2837"/>
                                <a:gd name="T61" fmla="*/ T60 w 1889"/>
                                <a:gd name="T62" fmla="+- 0 315 88"/>
                                <a:gd name="T63" fmla="*/ 315 h 398"/>
                                <a:gd name="T64" fmla="+- 0 3701 2837"/>
                                <a:gd name="T65" fmla="*/ T64 w 1889"/>
                                <a:gd name="T66" fmla="+- 0 325 88"/>
                                <a:gd name="T67" fmla="*/ 325 h 398"/>
                                <a:gd name="T68" fmla="+- 0 3647 2837"/>
                                <a:gd name="T69" fmla="*/ T68 w 1889"/>
                                <a:gd name="T70" fmla="+- 0 335 88"/>
                                <a:gd name="T71" fmla="*/ 335 h 398"/>
                                <a:gd name="T72" fmla="+- 0 3593 2837"/>
                                <a:gd name="T73" fmla="*/ T72 w 1889"/>
                                <a:gd name="T74" fmla="+- 0 346 88"/>
                                <a:gd name="T75" fmla="*/ 346 h 398"/>
                                <a:gd name="T76" fmla="+- 0 3539 2837"/>
                                <a:gd name="T77" fmla="*/ T76 w 1889"/>
                                <a:gd name="T78" fmla="+- 0 356 88"/>
                                <a:gd name="T79" fmla="*/ 356 h 398"/>
                                <a:gd name="T80" fmla="+- 0 3485 2837"/>
                                <a:gd name="T81" fmla="*/ T80 w 1889"/>
                                <a:gd name="T82" fmla="+- 0 366 88"/>
                                <a:gd name="T83" fmla="*/ 366 h 398"/>
                                <a:gd name="T84" fmla="+- 0 3431 2837"/>
                                <a:gd name="T85" fmla="*/ T84 w 1889"/>
                                <a:gd name="T86" fmla="+- 0 374 88"/>
                                <a:gd name="T87" fmla="*/ 374 h 398"/>
                                <a:gd name="T88" fmla="+- 0 3323 2837"/>
                                <a:gd name="T89" fmla="*/ T88 w 1889"/>
                                <a:gd name="T90" fmla="+- 0 393 88"/>
                                <a:gd name="T91" fmla="*/ 393 h 398"/>
                                <a:gd name="T92" fmla="+- 0 3269 2837"/>
                                <a:gd name="T93" fmla="*/ T92 w 1889"/>
                                <a:gd name="T94" fmla="+- 0 401 88"/>
                                <a:gd name="T95" fmla="*/ 401 h 398"/>
                                <a:gd name="T96" fmla="+- 0 3215 2837"/>
                                <a:gd name="T97" fmla="*/ T96 w 1889"/>
                                <a:gd name="T98" fmla="+- 0 411 88"/>
                                <a:gd name="T99" fmla="*/ 411 h 398"/>
                                <a:gd name="T100" fmla="+- 0 3161 2837"/>
                                <a:gd name="T101" fmla="*/ T100 w 1889"/>
                                <a:gd name="T102" fmla="+- 0 419 88"/>
                                <a:gd name="T103" fmla="*/ 419 h 398"/>
                                <a:gd name="T104" fmla="+- 0 3053 2837"/>
                                <a:gd name="T105" fmla="*/ T104 w 1889"/>
                                <a:gd name="T106" fmla="+- 0 436 88"/>
                                <a:gd name="T107" fmla="*/ 436 h 398"/>
                                <a:gd name="T108" fmla="+- 0 2891 2837"/>
                                <a:gd name="T109" fmla="*/ T108 w 1889"/>
                                <a:gd name="T110" fmla="+- 0 458 88"/>
                                <a:gd name="T111" fmla="*/ 458 h 398"/>
                                <a:gd name="T112" fmla="+- 0 2837 2837"/>
                                <a:gd name="T113" fmla="*/ T112 w 1889"/>
                                <a:gd name="T114" fmla="+- 0 465 88"/>
                                <a:gd name="T115" fmla="*/ 465 h 398"/>
                                <a:gd name="T116" fmla="+- 0 2837 2837"/>
                                <a:gd name="T117" fmla="*/ T116 w 1889"/>
                                <a:gd name="T118" fmla="+- 0 486 88"/>
                                <a:gd name="T119" fmla="*/ 486 h 398"/>
                                <a:gd name="T120" fmla="+- 0 2891 2837"/>
                                <a:gd name="T121" fmla="*/ T120 w 1889"/>
                                <a:gd name="T122" fmla="+- 0 478 88"/>
                                <a:gd name="T123" fmla="*/ 478 h 398"/>
                                <a:gd name="T124" fmla="+- 0 3053 2837"/>
                                <a:gd name="T125" fmla="*/ T124 w 1889"/>
                                <a:gd name="T126" fmla="+- 0 456 88"/>
                                <a:gd name="T127" fmla="*/ 456 h 398"/>
                                <a:gd name="T128" fmla="+- 0 3107 2837"/>
                                <a:gd name="T129" fmla="*/ T128 w 1889"/>
                                <a:gd name="T130" fmla="+- 0 448 88"/>
                                <a:gd name="T131" fmla="*/ 448 h 398"/>
                                <a:gd name="T132" fmla="+- 0 3161 2837"/>
                                <a:gd name="T133" fmla="*/ T132 w 1889"/>
                                <a:gd name="T134" fmla="+- 0 440 88"/>
                                <a:gd name="T135" fmla="*/ 440 h 398"/>
                                <a:gd name="T136" fmla="+- 0 3215 2837"/>
                                <a:gd name="T137" fmla="*/ T136 w 1889"/>
                                <a:gd name="T138" fmla="+- 0 432 88"/>
                                <a:gd name="T139" fmla="*/ 432 h 398"/>
                                <a:gd name="T140" fmla="+- 0 3269 2837"/>
                                <a:gd name="T141" fmla="*/ T140 w 1889"/>
                                <a:gd name="T142" fmla="+- 0 422 88"/>
                                <a:gd name="T143" fmla="*/ 422 h 398"/>
                                <a:gd name="T144" fmla="+- 0 3323 2837"/>
                                <a:gd name="T145" fmla="*/ T144 w 1889"/>
                                <a:gd name="T146" fmla="+- 0 414 88"/>
                                <a:gd name="T147" fmla="*/ 414 h 398"/>
                                <a:gd name="T148" fmla="+- 0 3377 2837"/>
                                <a:gd name="T149" fmla="*/ T148 w 1889"/>
                                <a:gd name="T150" fmla="+- 0 405 88"/>
                                <a:gd name="T151" fmla="*/ 405 h 398"/>
                                <a:gd name="T152" fmla="+- 0 3431 2837"/>
                                <a:gd name="T153" fmla="*/ T152 w 1889"/>
                                <a:gd name="T154" fmla="+- 0 396 88"/>
                                <a:gd name="T155" fmla="*/ 396 h 398"/>
                                <a:gd name="T156" fmla="+- 0 3485 2837"/>
                                <a:gd name="T157" fmla="*/ T156 w 1889"/>
                                <a:gd name="T158" fmla="+- 0 387 88"/>
                                <a:gd name="T159" fmla="*/ 387 h 398"/>
                                <a:gd name="T160" fmla="+- 0 3593 2837"/>
                                <a:gd name="T161" fmla="*/ T160 w 1889"/>
                                <a:gd name="T162" fmla="+- 0 368 88"/>
                                <a:gd name="T163" fmla="*/ 368 h 398"/>
                                <a:gd name="T164" fmla="+- 0 3647 2837"/>
                                <a:gd name="T165" fmla="*/ T164 w 1889"/>
                                <a:gd name="T166" fmla="+- 0 358 88"/>
                                <a:gd name="T167" fmla="*/ 358 h 398"/>
                                <a:gd name="T168" fmla="+- 0 3701 2837"/>
                                <a:gd name="T169" fmla="*/ T168 w 1889"/>
                                <a:gd name="T170" fmla="+- 0 349 88"/>
                                <a:gd name="T171" fmla="*/ 349 h 398"/>
                                <a:gd name="T172" fmla="+- 0 3754 2837"/>
                                <a:gd name="T173" fmla="*/ T172 w 1889"/>
                                <a:gd name="T174" fmla="+- 0 339 88"/>
                                <a:gd name="T175" fmla="*/ 339 h 398"/>
                                <a:gd name="T176" fmla="+- 0 3808 2837"/>
                                <a:gd name="T177" fmla="*/ T176 w 1889"/>
                                <a:gd name="T178" fmla="+- 0 328 88"/>
                                <a:gd name="T179" fmla="*/ 328 h 398"/>
                                <a:gd name="T180" fmla="+- 0 3863 2837"/>
                                <a:gd name="T181" fmla="*/ T180 w 1889"/>
                                <a:gd name="T182" fmla="+- 0 318 88"/>
                                <a:gd name="T183" fmla="*/ 318 h 398"/>
                                <a:gd name="T184" fmla="+- 0 3971 2837"/>
                                <a:gd name="T185" fmla="*/ T184 w 1889"/>
                                <a:gd name="T186" fmla="+- 0 297 88"/>
                                <a:gd name="T187" fmla="*/ 297 h 398"/>
                                <a:gd name="T188" fmla="+- 0 4024 2837"/>
                                <a:gd name="T189" fmla="*/ T188 w 1889"/>
                                <a:gd name="T190" fmla="+- 0 288 88"/>
                                <a:gd name="T191" fmla="*/ 288 h 398"/>
                                <a:gd name="T192" fmla="+- 0 4078 2837"/>
                                <a:gd name="T193" fmla="*/ T192 w 1889"/>
                                <a:gd name="T194" fmla="+- 0 277 88"/>
                                <a:gd name="T195" fmla="*/ 277 h 398"/>
                                <a:gd name="T196" fmla="+- 0 4132 2837"/>
                                <a:gd name="T197" fmla="*/ T196 w 1889"/>
                                <a:gd name="T198" fmla="+- 0 264 88"/>
                                <a:gd name="T199" fmla="*/ 264 h 398"/>
                                <a:gd name="T200" fmla="+- 0 4186 2837"/>
                                <a:gd name="T201" fmla="*/ T200 w 1889"/>
                                <a:gd name="T202" fmla="+- 0 254 88"/>
                                <a:gd name="T203" fmla="*/ 254 h 398"/>
                                <a:gd name="T204" fmla="+- 0 4240 2837"/>
                                <a:gd name="T205" fmla="*/ T204 w 1889"/>
                                <a:gd name="T206" fmla="+- 0 242 88"/>
                                <a:gd name="T207" fmla="*/ 242 h 398"/>
                                <a:gd name="T208" fmla="+- 0 4348 2837"/>
                                <a:gd name="T209" fmla="*/ T208 w 1889"/>
                                <a:gd name="T210" fmla="+- 0 219 88"/>
                                <a:gd name="T211" fmla="*/ 219 h 398"/>
                                <a:gd name="T212" fmla="+- 0 4402 2837"/>
                                <a:gd name="T213" fmla="*/ T212 w 1889"/>
                                <a:gd name="T214" fmla="+- 0 207 88"/>
                                <a:gd name="T215" fmla="*/ 207 h 398"/>
                                <a:gd name="T216" fmla="+- 0 4456 2837"/>
                                <a:gd name="T217" fmla="*/ T216 w 1889"/>
                                <a:gd name="T218" fmla="+- 0 192 88"/>
                                <a:gd name="T219" fmla="*/ 192 h 398"/>
                                <a:gd name="T220" fmla="+- 0 4510 2837"/>
                                <a:gd name="T221" fmla="*/ T220 w 1889"/>
                                <a:gd name="T222" fmla="+- 0 178 88"/>
                                <a:gd name="T223" fmla="*/ 178 h 398"/>
                                <a:gd name="T224" fmla="+- 0 4564 2837"/>
                                <a:gd name="T225" fmla="*/ T224 w 1889"/>
                                <a:gd name="T226" fmla="+- 0 172 88"/>
                                <a:gd name="T227" fmla="*/ 172 h 398"/>
                                <a:gd name="T228" fmla="+- 0 4618 2837"/>
                                <a:gd name="T229" fmla="*/ T228 w 1889"/>
                                <a:gd name="T230" fmla="+- 0 157 88"/>
                                <a:gd name="T231" fmla="*/ 157 h 398"/>
                                <a:gd name="T232" fmla="+- 0 4672 2837"/>
                                <a:gd name="T233" fmla="*/ T232 w 1889"/>
                                <a:gd name="T234" fmla="+- 0 143 88"/>
                                <a:gd name="T235" fmla="*/ 143 h 398"/>
                                <a:gd name="T236" fmla="+- 0 4726 2837"/>
                                <a:gd name="T237" fmla="*/ T236 w 1889"/>
                                <a:gd name="T238" fmla="+- 0 130 88"/>
                                <a:gd name="T239" fmla="*/ 130 h 398"/>
                                <a:gd name="T240" fmla="+- 0 4726 2837"/>
                                <a:gd name="T241" fmla="*/ T240 w 1889"/>
                                <a:gd name="T242" fmla="+- 0 88 88"/>
                                <a:gd name="T243" fmla="*/ 88 h 3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  <a:cxn ang="0">
                                  <a:pos x="T241" y="T243"/>
                                </a:cxn>
                              </a:cxnLst>
                              <a:rect l="0" t="0" r="r" b="b"/>
                              <a:pathLst>
                                <a:path w="1889" h="398">
                                  <a:moveTo>
                                    <a:pt x="1889" y="0"/>
                                  </a:moveTo>
                                  <a:lnTo>
                                    <a:pt x="1835" y="14"/>
                                  </a:lnTo>
                                  <a:lnTo>
                                    <a:pt x="1781" y="29"/>
                                  </a:lnTo>
                                  <a:lnTo>
                                    <a:pt x="1727" y="45"/>
                                  </a:lnTo>
                                  <a:lnTo>
                                    <a:pt x="1673" y="53"/>
                                  </a:lnTo>
                                  <a:lnTo>
                                    <a:pt x="1619" y="68"/>
                                  </a:lnTo>
                                  <a:lnTo>
                                    <a:pt x="1565" y="84"/>
                                  </a:lnTo>
                                  <a:lnTo>
                                    <a:pt x="1511" y="98"/>
                                  </a:lnTo>
                                  <a:lnTo>
                                    <a:pt x="1349" y="136"/>
                                  </a:lnTo>
                                  <a:lnTo>
                                    <a:pt x="1295" y="147"/>
                                  </a:lnTo>
                                  <a:lnTo>
                                    <a:pt x="1241" y="160"/>
                                  </a:lnTo>
                                  <a:lnTo>
                                    <a:pt x="1187" y="173"/>
                                  </a:lnTo>
                                  <a:lnTo>
                                    <a:pt x="1134" y="182"/>
                                  </a:lnTo>
                                  <a:lnTo>
                                    <a:pt x="1026" y="205"/>
                                  </a:lnTo>
                                  <a:lnTo>
                                    <a:pt x="971" y="215"/>
                                  </a:lnTo>
                                  <a:lnTo>
                                    <a:pt x="917" y="227"/>
                                  </a:lnTo>
                                  <a:lnTo>
                                    <a:pt x="864" y="237"/>
                                  </a:lnTo>
                                  <a:lnTo>
                                    <a:pt x="810" y="247"/>
                                  </a:lnTo>
                                  <a:lnTo>
                                    <a:pt x="756" y="258"/>
                                  </a:lnTo>
                                  <a:lnTo>
                                    <a:pt x="702" y="268"/>
                                  </a:lnTo>
                                  <a:lnTo>
                                    <a:pt x="648" y="278"/>
                                  </a:lnTo>
                                  <a:lnTo>
                                    <a:pt x="594" y="286"/>
                                  </a:lnTo>
                                  <a:lnTo>
                                    <a:pt x="486" y="305"/>
                                  </a:lnTo>
                                  <a:lnTo>
                                    <a:pt x="432" y="313"/>
                                  </a:lnTo>
                                  <a:lnTo>
                                    <a:pt x="378" y="323"/>
                                  </a:lnTo>
                                  <a:lnTo>
                                    <a:pt x="324" y="331"/>
                                  </a:lnTo>
                                  <a:lnTo>
                                    <a:pt x="216" y="348"/>
                                  </a:lnTo>
                                  <a:lnTo>
                                    <a:pt x="54" y="370"/>
                                  </a:lnTo>
                                  <a:lnTo>
                                    <a:pt x="0" y="377"/>
                                  </a:lnTo>
                                  <a:lnTo>
                                    <a:pt x="0" y="398"/>
                                  </a:lnTo>
                                  <a:lnTo>
                                    <a:pt x="54" y="390"/>
                                  </a:lnTo>
                                  <a:lnTo>
                                    <a:pt x="216" y="368"/>
                                  </a:lnTo>
                                  <a:lnTo>
                                    <a:pt x="270" y="360"/>
                                  </a:lnTo>
                                  <a:lnTo>
                                    <a:pt x="324" y="352"/>
                                  </a:lnTo>
                                  <a:lnTo>
                                    <a:pt x="378" y="344"/>
                                  </a:lnTo>
                                  <a:lnTo>
                                    <a:pt x="432" y="334"/>
                                  </a:lnTo>
                                  <a:lnTo>
                                    <a:pt x="486" y="326"/>
                                  </a:lnTo>
                                  <a:lnTo>
                                    <a:pt x="540" y="317"/>
                                  </a:lnTo>
                                  <a:lnTo>
                                    <a:pt x="594" y="308"/>
                                  </a:lnTo>
                                  <a:lnTo>
                                    <a:pt x="648" y="299"/>
                                  </a:lnTo>
                                  <a:lnTo>
                                    <a:pt x="756" y="280"/>
                                  </a:lnTo>
                                  <a:lnTo>
                                    <a:pt x="810" y="270"/>
                                  </a:lnTo>
                                  <a:lnTo>
                                    <a:pt x="864" y="261"/>
                                  </a:lnTo>
                                  <a:lnTo>
                                    <a:pt x="917" y="251"/>
                                  </a:lnTo>
                                  <a:lnTo>
                                    <a:pt x="971" y="240"/>
                                  </a:lnTo>
                                  <a:lnTo>
                                    <a:pt x="1026" y="230"/>
                                  </a:lnTo>
                                  <a:lnTo>
                                    <a:pt x="1134" y="209"/>
                                  </a:lnTo>
                                  <a:lnTo>
                                    <a:pt x="1187" y="200"/>
                                  </a:lnTo>
                                  <a:lnTo>
                                    <a:pt x="1241" y="189"/>
                                  </a:lnTo>
                                  <a:lnTo>
                                    <a:pt x="1295" y="176"/>
                                  </a:lnTo>
                                  <a:lnTo>
                                    <a:pt x="1349" y="166"/>
                                  </a:lnTo>
                                  <a:lnTo>
                                    <a:pt x="1403" y="154"/>
                                  </a:lnTo>
                                  <a:lnTo>
                                    <a:pt x="1511" y="131"/>
                                  </a:lnTo>
                                  <a:lnTo>
                                    <a:pt x="1565" y="119"/>
                                  </a:lnTo>
                                  <a:lnTo>
                                    <a:pt x="1619" y="104"/>
                                  </a:lnTo>
                                  <a:lnTo>
                                    <a:pt x="1673" y="90"/>
                                  </a:lnTo>
                                  <a:lnTo>
                                    <a:pt x="1727" y="84"/>
                                  </a:lnTo>
                                  <a:lnTo>
                                    <a:pt x="1781" y="69"/>
                                  </a:lnTo>
                                  <a:lnTo>
                                    <a:pt x="1835" y="55"/>
                                  </a:lnTo>
                                  <a:lnTo>
                                    <a:pt x="1889" y="42"/>
                                  </a:lnTo>
                                  <a:lnTo>
                                    <a:pt x="188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C4B73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33" name="docshape373"/>
                          <wps:cNvSpPr>
                            <a:spLocks/>
                          </wps:cNvSpPr>
                          <wps:spPr bwMode="auto">
                            <a:xfrm>
                              <a:off x="2837" y="343"/>
                              <a:ext cx="1889" cy="226"/>
                            </a:xfrm>
                            <a:custGeom>
                              <a:avLst/>
                              <a:gdLst>
                                <a:gd name="T0" fmla="+- 0 4726 2837"/>
                                <a:gd name="T1" fmla="*/ T0 w 1889"/>
                                <a:gd name="T2" fmla="+- 0 344 344"/>
                                <a:gd name="T3" fmla="*/ 344 h 226"/>
                                <a:gd name="T4" fmla="+- 0 4672 2837"/>
                                <a:gd name="T5" fmla="*/ T4 w 1889"/>
                                <a:gd name="T6" fmla="+- 0 350 344"/>
                                <a:gd name="T7" fmla="*/ 350 h 226"/>
                                <a:gd name="T8" fmla="+- 0 4618 2837"/>
                                <a:gd name="T9" fmla="*/ T8 w 1889"/>
                                <a:gd name="T10" fmla="+- 0 356 344"/>
                                <a:gd name="T11" fmla="*/ 356 h 226"/>
                                <a:gd name="T12" fmla="+- 0 4564 2837"/>
                                <a:gd name="T13" fmla="*/ T12 w 1889"/>
                                <a:gd name="T14" fmla="+- 0 361 344"/>
                                <a:gd name="T15" fmla="*/ 361 h 226"/>
                                <a:gd name="T16" fmla="+- 0 4510 2837"/>
                                <a:gd name="T17" fmla="*/ T16 w 1889"/>
                                <a:gd name="T18" fmla="+- 0 364 344"/>
                                <a:gd name="T19" fmla="*/ 364 h 226"/>
                                <a:gd name="T20" fmla="+- 0 4456 2837"/>
                                <a:gd name="T21" fmla="*/ T20 w 1889"/>
                                <a:gd name="T22" fmla="+- 0 370 344"/>
                                <a:gd name="T23" fmla="*/ 370 h 226"/>
                                <a:gd name="T24" fmla="+- 0 4402 2837"/>
                                <a:gd name="T25" fmla="*/ T24 w 1889"/>
                                <a:gd name="T26" fmla="+- 0 374 344"/>
                                <a:gd name="T27" fmla="*/ 374 h 226"/>
                                <a:gd name="T28" fmla="+- 0 4348 2837"/>
                                <a:gd name="T29" fmla="*/ T28 w 1889"/>
                                <a:gd name="T30" fmla="+- 0 380 344"/>
                                <a:gd name="T31" fmla="*/ 380 h 226"/>
                                <a:gd name="T32" fmla="+- 0 4294 2837"/>
                                <a:gd name="T33" fmla="*/ T32 w 1889"/>
                                <a:gd name="T34" fmla="+- 0 386 344"/>
                                <a:gd name="T35" fmla="*/ 386 h 226"/>
                                <a:gd name="T36" fmla="+- 0 4240 2837"/>
                                <a:gd name="T37" fmla="*/ T36 w 1889"/>
                                <a:gd name="T38" fmla="+- 0 391 344"/>
                                <a:gd name="T39" fmla="*/ 391 h 226"/>
                                <a:gd name="T40" fmla="+- 0 4186 2837"/>
                                <a:gd name="T41" fmla="*/ T40 w 1889"/>
                                <a:gd name="T42" fmla="+- 0 396 344"/>
                                <a:gd name="T43" fmla="*/ 396 h 226"/>
                                <a:gd name="T44" fmla="+- 0 4132 2837"/>
                                <a:gd name="T45" fmla="*/ T44 w 1889"/>
                                <a:gd name="T46" fmla="+- 0 401 344"/>
                                <a:gd name="T47" fmla="*/ 401 h 226"/>
                                <a:gd name="T48" fmla="+- 0 4078 2837"/>
                                <a:gd name="T49" fmla="*/ T48 w 1889"/>
                                <a:gd name="T50" fmla="+- 0 407 344"/>
                                <a:gd name="T51" fmla="*/ 407 h 226"/>
                                <a:gd name="T52" fmla="+- 0 4024 2837"/>
                                <a:gd name="T53" fmla="*/ T52 w 1889"/>
                                <a:gd name="T54" fmla="+- 0 412 344"/>
                                <a:gd name="T55" fmla="*/ 412 h 226"/>
                                <a:gd name="T56" fmla="+- 0 3971 2837"/>
                                <a:gd name="T57" fmla="*/ T56 w 1889"/>
                                <a:gd name="T58" fmla="+- 0 419 344"/>
                                <a:gd name="T59" fmla="*/ 419 h 226"/>
                                <a:gd name="T60" fmla="+- 0 3917 2837"/>
                                <a:gd name="T61" fmla="*/ T60 w 1889"/>
                                <a:gd name="T62" fmla="+- 0 424 344"/>
                                <a:gd name="T63" fmla="*/ 424 h 226"/>
                                <a:gd name="T64" fmla="+- 0 3754 2837"/>
                                <a:gd name="T65" fmla="*/ T64 w 1889"/>
                                <a:gd name="T66" fmla="+- 0 439 344"/>
                                <a:gd name="T67" fmla="*/ 439 h 226"/>
                                <a:gd name="T68" fmla="+- 0 3701 2837"/>
                                <a:gd name="T69" fmla="*/ T68 w 1889"/>
                                <a:gd name="T70" fmla="+- 0 445 344"/>
                                <a:gd name="T71" fmla="*/ 445 h 226"/>
                                <a:gd name="T72" fmla="+- 0 3647 2837"/>
                                <a:gd name="T73" fmla="*/ T72 w 1889"/>
                                <a:gd name="T74" fmla="+- 0 447 344"/>
                                <a:gd name="T75" fmla="*/ 447 h 226"/>
                                <a:gd name="T76" fmla="+- 0 3593 2837"/>
                                <a:gd name="T77" fmla="*/ T76 w 1889"/>
                                <a:gd name="T78" fmla="+- 0 451 344"/>
                                <a:gd name="T79" fmla="*/ 451 h 226"/>
                                <a:gd name="T80" fmla="+- 0 3539 2837"/>
                                <a:gd name="T81" fmla="*/ T80 w 1889"/>
                                <a:gd name="T82" fmla="+- 0 456 344"/>
                                <a:gd name="T83" fmla="*/ 456 h 226"/>
                                <a:gd name="T84" fmla="+- 0 3431 2837"/>
                                <a:gd name="T85" fmla="*/ T84 w 1889"/>
                                <a:gd name="T86" fmla="+- 0 465 344"/>
                                <a:gd name="T87" fmla="*/ 465 h 226"/>
                                <a:gd name="T88" fmla="+- 0 3377 2837"/>
                                <a:gd name="T89" fmla="*/ T88 w 1889"/>
                                <a:gd name="T90" fmla="+- 0 469 344"/>
                                <a:gd name="T91" fmla="*/ 469 h 226"/>
                                <a:gd name="T92" fmla="+- 0 3323 2837"/>
                                <a:gd name="T93" fmla="*/ T92 w 1889"/>
                                <a:gd name="T94" fmla="+- 0 474 344"/>
                                <a:gd name="T95" fmla="*/ 474 h 226"/>
                                <a:gd name="T96" fmla="+- 0 3161 2837"/>
                                <a:gd name="T97" fmla="*/ T96 w 1889"/>
                                <a:gd name="T98" fmla="+- 0 486 344"/>
                                <a:gd name="T99" fmla="*/ 486 h 226"/>
                                <a:gd name="T100" fmla="+- 0 3107 2837"/>
                                <a:gd name="T101" fmla="*/ T100 w 1889"/>
                                <a:gd name="T102" fmla="+- 0 485 344"/>
                                <a:gd name="T103" fmla="*/ 485 h 226"/>
                                <a:gd name="T104" fmla="+- 0 3053 2837"/>
                                <a:gd name="T105" fmla="*/ T104 w 1889"/>
                                <a:gd name="T106" fmla="+- 0 493 344"/>
                                <a:gd name="T107" fmla="*/ 493 h 226"/>
                                <a:gd name="T108" fmla="+- 0 2999 2837"/>
                                <a:gd name="T109" fmla="*/ T108 w 1889"/>
                                <a:gd name="T110" fmla="+- 0 496 344"/>
                                <a:gd name="T111" fmla="*/ 496 h 226"/>
                                <a:gd name="T112" fmla="+- 0 2945 2837"/>
                                <a:gd name="T113" fmla="*/ T112 w 1889"/>
                                <a:gd name="T114" fmla="+- 0 498 344"/>
                                <a:gd name="T115" fmla="*/ 498 h 226"/>
                                <a:gd name="T116" fmla="+- 0 2891 2837"/>
                                <a:gd name="T117" fmla="*/ T116 w 1889"/>
                                <a:gd name="T118" fmla="+- 0 504 344"/>
                                <a:gd name="T119" fmla="*/ 504 h 226"/>
                                <a:gd name="T120" fmla="+- 0 2837 2837"/>
                                <a:gd name="T121" fmla="*/ T120 w 1889"/>
                                <a:gd name="T122" fmla="+- 0 509 344"/>
                                <a:gd name="T123" fmla="*/ 509 h 226"/>
                                <a:gd name="T124" fmla="+- 0 2837 2837"/>
                                <a:gd name="T125" fmla="*/ T124 w 1889"/>
                                <a:gd name="T126" fmla="+- 0 569 344"/>
                                <a:gd name="T127" fmla="*/ 569 h 226"/>
                                <a:gd name="T128" fmla="+- 0 2891 2837"/>
                                <a:gd name="T129" fmla="*/ T128 w 1889"/>
                                <a:gd name="T130" fmla="+- 0 565 344"/>
                                <a:gd name="T131" fmla="*/ 565 h 226"/>
                                <a:gd name="T132" fmla="+- 0 2945 2837"/>
                                <a:gd name="T133" fmla="*/ T132 w 1889"/>
                                <a:gd name="T134" fmla="+- 0 559 344"/>
                                <a:gd name="T135" fmla="*/ 559 h 226"/>
                                <a:gd name="T136" fmla="+- 0 2999 2837"/>
                                <a:gd name="T137" fmla="*/ T136 w 1889"/>
                                <a:gd name="T138" fmla="+- 0 557 344"/>
                                <a:gd name="T139" fmla="*/ 557 h 226"/>
                                <a:gd name="T140" fmla="+- 0 3053 2837"/>
                                <a:gd name="T141" fmla="*/ T140 w 1889"/>
                                <a:gd name="T142" fmla="+- 0 554 344"/>
                                <a:gd name="T143" fmla="*/ 554 h 226"/>
                                <a:gd name="T144" fmla="+- 0 3107 2837"/>
                                <a:gd name="T145" fmla="*/ T144 w 1889"/>
                                <a:gd name="T146" fmla="+- 0 547 344"/>
                                <a:gd name="T147" fmla="*/ 547 h 226"/>
                                <a:gd name="T148" fmla="+- 0 3161 2837"/>
                                <a:gd name="T149" fmla="*/ T148 w 1889"/>
                                <a:gd name="T150" fmla="+- 0 548 344"/>
                                <a:gd name="T151" fmla="*/ 548 h 226"/>
                                <a:gd name="T152" fmla="+- 0 3323 2837"/>
                                <a:gd name="T153" fmla="*/ T152 w 1889"/>
                                <a:gd name="T154" fmla="+- 0 537 344"/>
                                <a:gd name="T155" fmla="*/ 537 h 226"/>
                                <a:gd name="T156" fmla="+- 0 3431 2837"/>
                                <a:gd name="T157" fmla="*/ T156 w 1889"/>
                                <a:gd name="T158" fmla="+- 0 528 344"/>
                                <a:gd name="T159" fmla="*/ 528 h 226"/>
                                <a:gd name="T160" fmla="+- 0 3539 2837"/>
                                <a:gd name="T161" fmla="*/ T160 w 1889"/>
                                <a:gd name="T162" fmla="+- 0 521 344"/>
                                <a:gd name="T163" fmla="*/ 521 h 226"/>
                                <a:gd name="T164" fmla="+- 0 3593 2837"/>
                                <a:gd name="T165" fmla="*/ T164 w 1889"/>
                                <a:gd name="T166" fmla="+- 0 516 344"/>
                                <a:gd name="T167" fmla="*/ 516 h 226"/>
                                <a:gd name="T168" fmla="+- 0 3647 2837"/>
                                <a:gd name="T169" fmla="*/ T168 w 1889"/>
                                <a:gd name="T170" fmla="+- 0 512 344"/>
                                <a:gd name="T171" fmla="*/ 512 h 226"/>
                                <a:gd name="T172" fmla="+- 0 3701 2837"/>
                                <a:gd name="T173" fmla="*/ T172 w 1889"/>
                                <a:gd name="T174" fmla="+- 0 512 344"/>
                                <a:gd name="T175" fmla="*/ 512 h 226"/>
                                <a:gd name="T176" fmla="+- 0 3754 2837"/>
                                <a:gd name="T177" fmla="*/ T176 w 1889"/>
                                <a:gd name="T178" fmla="+- 0 506 344"/>
                                <a:gd name="T179" fmla="*/ 506 h 226"/>
                                <a:gd name="T180" fmla="+- 0 3808 2837"/>
                                <a:gd name="T181" fmla="*/ T180 w 1889"/>
                                <a:gd name="T182" fmla="+- 0 502 344"/>
                                <a:gd name="T183" fmla="*/ 502 h 226"/>
                                <a:gd name="T184" fmla="+- 0 3863 2837"/>
                                <a:gd name="T185" fmla="*/ T184 w 1889"/>
                                <a:gd name="T186" fmla="+- 0 498 344"/>
                                <a:gd name="T187" fmla="*/ 498 h 226"/>
                                <a:gd name="T188" fmla="+- 0 3917 2837"/>
                                <a:gd name="T189" fmla="*/ T188 w 1889"/>
                                <a:gd name="T190" fmla="+- 0 495 344"/>
                                <a:gd name="T191" fmla="*/ 495 h 226"/>
                                <a:gd name="T192" fmla="+- 0 3971 2837"/>
                                <a:gd name="T193" fmla="*/ T192 w 1889"/>
                                <a:gd name="T194" fmla="+- 0 490 344"/>
                                <a:gd name="T195" fmla="*/ 490 h 226"/>
                                <a:gd name="T196" fmla="+- 0 4024 2837"/>
                                <a:gd name="T197" fmla="*/ T196 w 1889"/>
                                <a:gd name="T198" fmla="+- 0 484 344"/>
                                <a:gd name="T199" fmla="*/ 484 h 226"/>
                                <a:gd name="T200" fmla="+- 0 4078 2837"/>
                                <a:gd name="T201" fmla="*/ T200 w 1889"/>
                                <a:gd name="T202" fmla="+- 0 479 344"/>
                                <a:gd name="T203" fmla="*/ 479 h 226"/>
                                <a:gd name="T204" fmla="+- 0 4132 2837"/>
                                <a:gd name="T205" fmla="*/ T204 w 1889"/>
                                <a:gd name="T206" fmla="+- 0 474 344"/>
                                <a:gd name="T207" fmla="*/ 474 h 226"/>
                                <a:gd name="T208" fmla="+- 0 4186 2837"/>
                                <a:gd name="T209" fmla="*/ T208 w 1889"/>
                                <a:gd name="T210" fmla="+- 0 470 344"/>
                                <a:gd name="T211" fmla="*/ 470 h 226"/>
                                <a:gd name="T212" fmla="+- 0 4240 2837"/>
                                <a:gd name="T213" fmla="*/ T212 w 1889"/>
                                <a:gd name="T214" fmla="+- 0 466 344"/>
                                <a:gd name="T215" fmla="*/ 466 h 226"/>
                                <a:gd name="T216" fmla="+- 0 4294 2837"/>
                                <a:gd name="T217" fmla="*/ T216 w 1889"/>
                                <a:gd name="T218" fmla="+- 0 463 344"/>
                                <a:gd name="T219" fmla="*/ 463 h 226"/>
                                <a:gd name="T220" fmla="+- 0 4402 2837"/>
                                <a:gd name="T221" fmla="*/ T220 w 1889"/>
                                <a:gd name="T222" fmla="+- 0 454 344"/>
                                <a:gd name="T223" fmla="*/ 454 h 226"/>
                                <a:gd name="T224" fmla="+- 0 4456 2837"/>
                                <a:gd name="T225" fmla="*/ T224 w 1889"/>
                                <a:gd name="T226" fmla="+- 0 451 344"/>
                                <a:gd name="T227" fmla="*/ 451 h 226"/>
                                <a:gd name="T228" fmla="+- 0 4510 2837"/>
                                <a:gd name="T229" fmla="*/ T228 w 1889"/>
                                <a:gd name="T230" fmla="+- 0 447 344"/>
                                <a:gd name="T231" fmla="*/ 447 h 226"/>
                                <a:gd name="T232" fmla="+- 0 4564 2837"/>
                                <a:gd name="T233" fmla="*/ T232 w 1889"/>
                                <a:gd name="T234" fmla="+- 0 446 344"/>
                                <a:gd name="T235" fmla="*/ 446 h 226"/>
                                <a:gd name="T236" fmla="+- 0 4672 2837"/>
                                <a:gd name="T237" fmla="*/ T236 w 1889"/>
                                <a:gd name="T238" fmla="+- 0 436 344"/>
                                <a:gd name="T239" fmla="*/ 436 h 226"/>
                                <a:gd name="T240" fmla="+- 0 4726 2837"/>
                                <a:gd name="T241" fmla="*/ T240 w 1889"/>
                                <a:gd name="T242" fmla="+- 0 432 344"/>
                                <a:gd name="T243" fmla="*/ 432 h 226"/>
                                <a:gd name="T244" fmla="+- 0 4726 2837"/>
                                <a:gd name="T245" fmla="*/ T244 w 1889"/>
                                <a:gd name="T246" fmla="+- 0 344 344"/>
                                <a:gd name="T247" fmla="*/ 344 h 2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  <a:cxn ang="0">
                                  <a:pos x="T241" y="T243"/>
                                </a:cxn>
                                <a:cxn ang="0">
                                  <a:pos x="T245" y="T247"/>
                                </a:cxn>
                              </a:cxnLst>
                              <a:rect l="0" t="0" r="r" b="b"/>
                              <a:pathLst>
                                <a:path w="1889" h="226">
                                  <a:moveTo>
                                    <a:pt x="1889" y="0"/>
                                  </a:moveTo>
                                  <a:lnTo>
                                    <a:pt x="1835" y="6"/>
                                  </a:lnTo>
                                  <a:lnTo>
                                    <a:pt x="1781" y="12"/>
                                  </a:lnTo>
                                  <a:lnTo>
                                    <a:pt x="1727" y="17"/>
                                  </a:lnTo>
                                  <a:lnTo>
                                    <a:pt x="1673" y="20"/>
                                  </a:lnTo>
                                  <a:lnTo>
                                    <a:pt x="1619" y="26"/>
                                  </a:lnTo>
                                  <a:lnTo>
                                    <a:pt x="1565" y="30"/>
                                  </a:lnTo>
                                  <a:lnTo>
                                    <a:pt x="1511" y="36"/>
                                  </a:lnTo>
                                  <a:lnTo>
                                    <a:pt x="1457" y="42"/>
                                  </a:lnTo>
                                  <a:lnTo>
                                    <a:pt x="1403" y="47"/>
                                  </a:lnTo>
                                  <a:lnTo>
                                    <a:pt x="1349" y="52"/>
                                  </a:lnTo>
                                  <a:lnTo>
                                    <a:pt x="1295" y="57"/>
                                  </a:lnTo>
                                  <a:lnTo>
                                    <a:pt x="1241" y="63"/>
                                  </a:lnTo>
                                  <a:lnTo>
                                    <a:pt x="1187" y="68"/>
                                  </a:lnTo>
                                  <a:lnTo>
                                    <a:pt x="1134" y="75"/>
                                  </a:lnTo>
                                  <a:lnTo>
                                    <a:pt x="1080" y="80"/>
                                  </a:lnTo>
                                  <a:lnTo>
                                    <a:pt x="917" y="95"/>
                                  </a:lnTo>
                                  <a:lnTo>
                                    <a:pt x="864" y="101"/>
                                  </a:lnTo>
                                  <a:lnTo>
                                    <a:pt x="810" y="103"/>
                                  </a:lnTo>
                                  <a:lnTo>
                                    <a:pt x="756" y="107"/>
                                  </a:lnTo>
                                  <a:lnTo>
                                    <a:pt x="702" y="112"/>
                                  </a:lnTo>
                                  <a:lnTo>
                                    <a:pt x="594" y="121"/>
                                  </a:lnTo>
                                  <a:lnTo>
                                    <a:pt x="540" y="125"/>
                                  </a:lnTo>
                                  <a:lnTo>
                                    <a:pt x="486" y="130"/>
                                  </a:lnTo>
                                  <a:lnTo>
                                    <a:pt x="324" y="142"/>
                                  </a:lnTo>
                                  <a:lnTo>
                                    <a:pt x="270" y="141"/>
                                  </a:lnTo>
                                  <a:lnTo>
                                    <a:pt x="216" y="149"/>
                                  </a:lnTo>
                                  <a:lnTo>
                                    <a:pt x="162" y="152"/>
                                  </a:lnTo>
                                  <a:lnTo>
                                    <a:pt x="108" y="154"/>
                                  </a:lnTo>
                                  <a:lnTo>
                                    <a:pt x="54" y="160"/>
                                  </a:lnTo>
                                  <a:lnTo>
                                    <a:pt x="0" y="165"/>
                                  </a:lnTo>
                                  <a:lnTo>
                                    <a:pt x="0" y="225"/>
                                  </a:lnTo>
                                  <a:lnTo>
                                    <a:pt x="54" y="221"/>
                                  </a:lnTo>
                                  <a:lnTo>
                                    <a:pt x="108" y="215"/>
                                  </a:lnTo>
                                  <a:lnTo>
                                    <a:pt x="162" y="213"/>
                                  </a:lnTo>
                                  <a:lnTo>
                                    <a:pt x="216" y="210"/>
                                  </a:lnTo>
                                  <a:lnTo>
                                    <a:pt x="270" y="203"/>
                                  </a:lnTo>
                                  <a:lnTo>
                                    <a:pt x="324" y="204"/>
                                  </a:lnTo>
                                  <a:lnTo>
                                    <a:pt x="486" y="193"/>
                                  </a:lnTo>
                                  <a:lnTo>
                                    <a:pt x="594" y="184"/>
                                  </a:lnTo>
                                  <a:lnTo>
                                    <a:pt x="702" y="177"/>
                                  </a:lnTo>
                                  <a:lnTo>
                                    <a:pt x="756" y="172"/>
                                  </a:lnTo>
                                  <a:lnTo>
                                    <a:pt x="810" y="168"/>
                                  </a:lnTo>
                                  <a:lnTo>
                                    <a:pt x="864" y="168"/>
                                  </a:lnTo>
                                  <a:lnTo>
                                    <a:pt x="917" y="162"/>
                                  </a:lnTo>
                                  <a:lnTo>
                                    <a:pt x="971" y="158"/>
                                  </a:lnTo>
                                  <a:lnTo>
                                    <a:pt x="1026" y="154"/>
                                  </a:lnTo>
                                  <a:lnTo>
                                    <a:pt x="1080" y="151"/>
                                  </a:lnTo>
                                  <a:lnTo>
                                    <a:pt x="1134" y="146"/>
                                  </a:lnTo>
                                  <a:lnTo>
                                    <a:pt x="1187" y="140"/>
                                  </a:lnTo>
                                  <a:lnTo>
                                    <a:pt x="1241" y="135"/>
                                  </a:lnTo>
                                  <a:lnTo>
                                    <a:pt x="1295" y="130"/>
                                  </a:lnTo>
                                  <a:lnTo>
                                    <a:pt x="1349" y="126"/>
                                  </a:lnTo>
                                  <a:lnTo>
                                    <a:pt x="1403" y="122"/>
                                  </a:lnTo>
                                  <a:lnTo>
                                    <a:pt x="1457" y="119"/>
                                  </a:lnTo>
                                  <a:lnTo>
                                    <a:pt x="1565" y="110"/>
                                  </a:lnTo>
                                  <a:lnTo>
                                    <a:pt x="1619" y="107"/>
                                  </a:lnTo>
                                  <a:lnTo>
                                    <a:pt x="1673" y="103"/>
                                  </a:lnTo>
                                  <a:lnTo>
                                    <a:pt x="1727" y="102"/>
                                  </a:lnTo>
                                  <a:lnTo>
                                    <a:pt x="1835" y="92"/>
                                  </a:lnTo>
                                  <a:lnTo>
                                    <a:pt x="1889" y="88"/>
                                  </a:lnTo>
                                  <a:lnTo>
                                    <a:pt x="188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78429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34" name="docshape374"/>
                          <wps:cNvSpPr>
                            <a:spLocks/>
                          </wps:cNvSpPr>
                          <wps:spPr bwMode="auto">
                            <a:xfrm>
                              <a:off x="2837" y="236"/>
                              <a:ext cx="1889" cy="316"/>
                            </a:xfrm>
                            <a:custGeom>
                              <a:avLst/>
                              <a:gdLst>
                                <a:gd name="T0" fmla="+- 0 4726 2837"/>
                                <a:gd name="T1" fmla="*/ T0 w 1889"/>
                                <a:gd name="T2" fmla="+- 0 237 237"/>
                                <a:gd name="T3" fmla="*/ 237 h 316"/>
                                <a:gd name="T4" fmla="+- 0 4672 2837"/>
                                <a:gd name="T5" fmla="*/ T4 w 1889"/>
                                <a:gd name="T6" fmla="+- 0 247 237"/>
                                <a:gd name="T7" fmla="*/ 247 h 316"/>
                                <a:gd name="T8" fmla="+- 0 4564 2837"/>
                                <a:gd name="T9" fmla="*/ T8 w 1889"/>
                                <a:gd name="T10" fmla="+- 0 267 237"/>
                                <a:gd name="T11" fmla="*/ 267 h 316"/>
                                <a:gd name="T12" fmla="+- 0 4402 2837"/>
                                <a:gd name="T13" fmla="*/ T12 w 1889"/>
                                <a:gd name="T14" fmla="+- 0 294 237"/>
                                <a:gd name="T15" fmla="*/ 294 h 316"/>
                                <a:gd name="T16" fmla="+- 0 4348 2837"/>
                                <a:gd name="T17" fmla="*/ T16 w 1889"/>
                                <a:gd name="T18" fmla="+- 0 304 237"/>
                                <a:gd name="T19" fmla="*/ 304 h 316"/>
                                <a:gd name="T20" fmla="+- 0 4240 2837"/>
                                <a:gd name="T21" fmla="*/ T20 w 1889"/>
                                <a:gd name="T22" fmla="+- 0 320 237"/>
                                <a:gd name="T23" fmla="*/ 320 h 316"/>
                                <a:gd name="T24" fmla="+- 0 4132 2837"/>
                                <a:gd name="T25" fmla="*/ T24 w 1889"/>
                                <a:gd name="T26" fmla="+- 0 337 237"/>
                                <a:gd name="T27" fmla="*/ 337 h 316"/>
                                <a:gd name="T28" fmla="+- 0 4078 2837"/>
                                <a:gd name="T29" fmla="*/ T28 w 1889"/>
                                <a:gd name="T30" fmla="+- 0 345 237"/>
                                <a:gd name="T31" fmla="*/ 345 h 316"/>
                                <a:gd name="T32" fmla="+- 0 3917 2837"/>
                                <a:gd name="T33" fmla="*/ T32 w 1889"/>
                                <a:gd name="T34" fmla="+- 0 366 237"/>
                                <a:gd name="T35" fmla="*/ 366 h 316"/>
                                <a:gd name="T36" fmla="+- 0 3863 2837"/>
                                <a:gd name="T37" fmla="*/ T36 w 1889"/>
                                <a:gd name="T38" fmla="+- 0 375 237"/>
                                <a:gd name="T39" fmla="*/ 375 h 316"/>
                                <a:gd name="T40" fmla="+- 0 3808 2837"/>
                                <a:gd name="T41" fmla="*/ T40 w 1889"/>
                                <a:gd name="T42" fmla="+- 0 380 237"/>
                                <a:gd name="T43" fmla="*/ 380 h 316"/>
                                <a:gd name="T44" fmla="+- 0 3754 2837"/>
                                <a:gd name="T45" fmla="*/ T44 w 1889"/>
                                <a:gd name="T46" fmla="+- 0 387 237"/>
                                <a:gd name="T47" fmla="*/ 387 h 316"/>
                                <a:gd name="T48" fmla="+- 0 3701 2837"/>
                                <a:gd name="T49" fmla="*/ T48 w 1889"/>
                                <a:gd name="T50" fmla="+- 0 397 237"/>
                                <a:gd name="T51" fmla="*/ 397 h 316"/>
                                <a:gd name="T52" fmla="+- 0 3539 2837"/>
                                <a:gd name="T53" fmla="*/ T52 w 1889"/>
                                <a:gd name="T54" fmla="+- 0 418 237"/>
                                <a:gd name="T55" fmla="*/ 418 h 316"/>
                                <a:gd name="T56" fmla="+- 0 3485 2837"/>
                                <a:gd name="T57" fmla="*/ T56 w 1889"/>
                                <a:gd name="T58" fmla="+- 0 423 237"/>
                                <a:gd name="T59" fmla="*/ 423 h 316"/>
                                <a:gd name="T60" fmla="+- 0 3431 2837"/>
                                <a:gd name="T61" fmla="*/ T60 w 1889"/>
                                <a:gd name="T62" fmla="+- 0 428 237"/>
                                <a:gd name="T63" fmla="*/ 428 h 316"/>
                                <a:gd name="T64" fmla="+- 0 3377 2837"/>
                                <a:gd name="T65" fmla="*/ T64 w 1889"/>
                                <a:gd name="T66" fmla="+- 0 433 237"/>
                                <a:gd name="T67" fmla="*/ 433 h 316"/>
                                <a:gd name="T68" fmla="+- 0 3323 2837"/>
                                <a:gd name="T69" fmla="*/ T68 w 1889"/>
                                <a:gd name="T70" fmla="+- 0 440 237"/>
                                <a:gd name="T71" fmla="*/ 440 h 316"/>
                                <a:gd name="T72" fmla="+- 0 3215 2837"/>
                                <a:gd name="T73" fmla="*/ T72 w 1889"/>
                                <a:gd name="T74" fmla="+- 0 451 237"/>
                                <a:gd name="T75" fmla="*/ 451 h 316"/>
                                <a:gd name="T76" fmla="+- 0 3161 2837"/>
                                <a:gd name="T77" fmla="*/ T76 w 1889"/>
                                <a:gd name="T78" fmla="+- 0 458 237"/>
                                <a:gd name="T79" fmla="*/ 458 h 316"/>
                                <a:gd name="T80" fmla="+- 0 3053 2837"/>
                                <a:gd name="T81" fmla="*/ T80 w 1889"/>
                                <a:gd name="T82" fmla="+- 0 469 237"/>
                                <a:gd name="T83" fmla="*/ 469 h 316"/>
                                <a:gd name="T84" fmla="+- 0 2999 2837"/>
                                <a:gd name="T85" fmla="*/ T84 w 1889"/>
                                <a:gd name="T86" fmla="+- 0 477 237"/>
                                <a:gd name="T87" fmla="*/ 477 h 316"/>
                                <a:gd name="T88" fmla="+- 0 2945 2837"/>
                                <a:gd name="T89" fmla="*/ T88 w 1889"/>
                                <a:gd name="T90" fmla="+- 0 483 237"/>
                                <a:gd name="T91" fmla="*/ 483 h 316"/>
                                <a:gd name="T92" fmla="+- 0 2891 2837"/>
                                <a:gd name="T93" fmla="*/ T92 w 1889"/>
                                <a:gd name="T94" fmla="+- 0 489 237"/>
                                <a:gd name="T95" fmla="*/ 489 h 316"/>
                                <a:gd name="T96" fmla="+- 0 2837 2837"/>
                                <a:gd name="T97" fmla="*/ T96 w 1889"/>
                                <a:gd name="T98" fmla="+- 0 494 237"/>
                                <a:gd name="T99" fmla="*/ 494 h 316"/>
                                <a:gd name="T100" fmla="+- 0 2837 2837"/>
                                <a:gd name="T101" fmla="*/ T100 w 1889"/>
                                <a:gd name="T102" fmla="+- 0 552 237"/>
                                <a:gd name="T103" fmla="*/ 552 h 316"/>
                                <a:gd name="T104" fmla="+- 0 2999 2837"/>
                                <a:gd name="T105" fmla="*/ T104 w 1889"/>
                                <a:gd name="T106" fmla="+- 0 537 237"/>
                                <a:gd name="T107" fmla="*/ 537 h 316"/>
                                <a:gd name="T108" fmla="+- 0 3053 2837"/>
                                <a:gd name="T109" fmla="*/ T108 w 1889"/>
                                <a:gd name="T110" fmla="+- 0 530 237"/>
                                <a:gd name="T111" fmla="*/ 530 h 316"/>
                                <a:gd name="T112" fmla="+- 0 3161 2837"/>
                                <a:gd name="T113" fmla="*/ T112 w 1889"/>
                                <a:gd name="T114" fmla="+- 0 520 237"/>
                                <a:gd name="T115" fmla="*/ 520 h 316"/>
                                <a:gd name="T116" fmla="+- 0 3215 2837"/>
                                <a:gd name="T117" fmla="*/ T116 w 1889"/>
                                <a:gd name="T118" fmla="+- 0 513 237"/>
                                <a:gd name="T119" fmla="*/ 513 h 316"/>
                                <a:gd name="T120" fmla="+- 0 3323 2837"/>
                                <a:gd name="T121" fmla="*/ T120 w 1889"/>
                                <a:gd name="T122" fmla="+- 0 503 237"/>
                                <a:gd name="T123" fmla="*/ 503 h 316"/>
                                <a:gd name="T124" fmla="+- 0 3377 2837"/>
                                <a:gd name="T125" fmla="*/ T124 w 1889"/>
                                <a:gd name="T126" fmla="+- 0 497 237"/>
                                <a:gd name="T127" fmla="*/ 497 h 316"/>
                                <a:gd name="T128" fmla="+- 0 3431 2837"/>
                                <a:gd name="T129" fmla="*/ T128 w 1889"/>
                                <a:gd name="T130" fmla="+- 0 493 237"/>
                                <a:gd name="T131" fmla="*/ 493 h 316"/>
                                <a:gd name="T132" fmla="+- 0 3485 2837"/>
                                <a:gd name="T133" fmla="*/ T132 w 1889"/>
                                <a:gd name="T134" fmla="+- 0 488 237"/>
                                <a:gd name="T135" fmla="*/ 488 h 316"/>
                                <a:gd name="T136" fmla="+- 0 3539 2837"/>
                                <a:gd name="T137" fmla="*/ T136 w 1889"/>
                                <a:gd name="T138" fmla="+- 0 483 237"/>
                                <a:gd name="T139" fmla="*/ 483 h 316"/>
                                <a:gd name="T140" fmla="+- 0 3701 2837"/>
                                <a:gd name="T141" fmla="*/ T140 w 1889"/>
                                <a:gd name="T142" fmla="+- 0 465 237"/>
                                <a:gd name="T143" fmla="*/ 465 h 316"/>
                                <a:gd name="T144" fmla="+- 0 3754 2837"/>
                                <a:gd name="T145" fmla="*/ T144 w 1889"/>
                                <a:gd name="T146" fmla="+- 0 456 237"/>
                                <a:gd name="T147" fmla="*/ 456 h 316"/>
                                <a:gd name="T148" fmla="+- 0 3808 2837"/>
                                <a:gd name="T149" fmla="*/ T148 w 1889"/>
                                <a:gd name="T150" fmla="+- 0 450 237"/>
                                <a:gd name="T151" fmla="*/ 450 h 316"/>
                                <a:gd name="T152" fmla="+- 0 3863 2837"/>
                                <a:gd name="T153" fmla="*/ T152 w 1889"/>
                                <a:gd name="T154" fmla="+- 0 447 237"/>
                                <a:gd name="T155" fmla="*/ 447 h 316"/>
                                <a:gd name="T156" fmla="+- 0 3917 2837"/>
                                <a:gd name="T157" fmla="*/ T156 w 1889"/>
                                <a:gd name="T158" fmla="+- 0 440 237"/>
                                <a:gd name="T159" fmla="*/ 440 h 316"/>
                                <a:gd name="T160" fmla="+- 0 3971 2837"/>
                                <a:gd name="T161" fmla="*/ T160 w 1889"/>
                                <a:gd name="T162" fmla="+- 0 434 237"/>
                                <a:gd name="T163" fmla="*/ 434 h 316"/>
                                <a:gd name="T164" fmla="+- 0 4132 2837"/>
                                <a:gd name="T165" fmla="*/ T164 w 1889"/>
                                <a:gd name="T166" fmla="+- 0 415 237"/>
                                <a:gd name="T167" fmla="*/ 415 h 316"/>
                                <a:gd name="T168" fmla="+- 0 4186 2837"/>
                                <a:gd name="T169" fmla="*/ T168 w 1889"/>
                                <a:gd name="T170" fmla="+- 0 408 237"/>
                                <a:gd name="T171" fmla="*/ 408 h 316"/>
                                <a:gd name="T172" fmla="+- 0 4348 2837"/>
                                <a:gd name="T173" fmla="*/ T172 w 1889"/>
                                <a:gd name="T174" fmla="+- 0 388 237"/>
                                <a:gd name="T175" fmla="*/ 388 h 316"/>
                                <a:gd name="T176" fmla="+- 0 4402 2837"/>
                                <a:gd name="T177" fmla="*/ T176 w 1889"/>
                                <a:gd name="T178" fmla="+- 0 381 237"/>
                                <a:gd name="T179" fmla="*/ 381 h 316"/>
                                <a:gd name="T180" fmla="+- 0 4456 2837"/>
                                <a:gd name="T181" fmla="*/ T180 w 1889"/>
                                <a:gd name="T182" fmla="+- 0 374 237"/>
                                <a:gd name="T183" fmla="*/ 374 h 316"/>
                                <a:gd name="T184" fmla="+- 0 4564 2837"/>
                                <a:gd name="T185" fmla="*/ T184 w 1889"/>
                                <a:gd name="T186" fmla="+- 0 360 237"/>
                                <a:gd name="T187" fmla="*/ 360 h 316"/>
                                <a:gd name="T188" fmla="+- 0 4726 2837"/>
                                <a:gd name="T189" fmla="*/ T188 w 1889"/>
                                <a:gd name="T190" fmla="+- 0 338 237"/>
                                <a:gd name="T191" fmla="*/ 338 h 316"/>
                                <a:gd name="T192" fmla="+- 0 4726 2837"/>
                                <a:gd name="T193" fmla="*/ T192 w 1889"/>
                                <a:gd name="T194" fmla="+- 0 237 237"/>
                                <a:gd name="T195" fmla="*/ 237 h 3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</a:cxnLst>
                              <a:rect l="0" t="0" r="r" b="b"/>
                              <a:pathLst>
                                <a:path w="1889" h="316">
                                  <a:moveTo>
                                    <a:pt x="1889" y="0"/>
                                  </a:moveTo>
                                  <a:lnTo>
                                    <a:pt x="1835" y="10"/>
                                  </a:lnTo>
                                  <a:lnTo>
                                    <a:pt x="1727" y="30"/>
                                  </a:lnTo>
                                  <a:lnTo>
                                    <a:pt x="1565" y="57"/>
                                  </a:lnTo>
                                  <a:lnTo>
                                    <a:pt x="1511" y="67"/>
                                  </a:lnTo>
                                  <a:lnTo>
                                    <a:pt x="1403" y="83"/>
                                  </a:lnTo>
                                  <a:lnTo>
                                    <a:pt x="1295" y="100"/>
                                  </a:lnTo>
                                  <a:lnTo>
                                    <a:pt x="1241" y="108"/>
                                  </a:lnTo>
                                  <a:lnTo>
                                    <a:pt x="1080" y="129"/>
                                  </a:lnTo>
                                  <a:lnTo>
                                    <a:pt x="1026" y="138"/>
                                  </a:lnTo>
                                  <a:lnTo>
                                    <a:pt x="971" y="143"/>
                                  </a:lnTo>
                                  <a:lnTo>
                                    <a:pt x="917" y="150"/>
                                  </a:lnTo>
                                  <a:lnTo>
                                    <a:pt x="864" y="160"/>
                                  </a:lnTo>
                                  <a:lnTo>
                                    <a:pt x="702" y="181"/>
                                  </a:lnTo>
                                  <a:lnTo>
                                    <a:pt x="648" y="186"/>
                                  </a:lnTo>
                                  <a:lnTo>
                                    <a:pt x="594" y="191"/>
                                  </a:lnTo>
                                  <a:lnTo>
                                    <a:pt x="540" y="196"/>
                                  </a:lnTo>
                                  <a:lnTo>
                                    <a:pt x="486" y="203"/>
                                  </a:lnTo>
                                  <a:lnTo>
                                    <a:pt x="378" y="214"/>
                                  </a:lnTo>
                                  <a:lnTo>
                                    <a:pt x="324" y="221"/>
                                  </a:lnTo>
                                  <a:lnTo>
                                    <a:pt x="216" y="232"/>
                                  </a:lnTo>
                                  <a:lnTo>
                                    <a:pt x="162" y="240"/>
                                  </a:lnTo>
                                  <a:lnTo>
                                    <a:pt x="108" y="246"/>
                                  </a:lnTo>
                                  <a:lnTo>
                                    <a:pt x="54" y="252"/>
                                  </a:lnTo>
                                  <a:lnTo>
                                    <a:pt x="0" y="257"/>
                                  </a:lnTo>
                                  <a:lnTo>
                                    <a:pt x="0" y="315"/>
                                  </a:lnTo>
                                  <a:lnTo>
                                    <a:pt x="162" y="300"/>
                                  </a:lnTo>
                                  <a:lnTo>
                                    <a:pt x="216" y="293"/>
                                  </a:lnTo>
                                  <a:lnTo>
                                    <a:pt x="324" y="283"/>
                                  </a:lnTo>
                                  <a:lnTo>
                                    <a:pt x="378" y="276"/>
                                  </a:lnTo>
                                  <a:lnTo>
                                    <a:pt x="486" y="266"/>
                                  </a:lnTo>
                                  <a:lnTo>
                                    <a:pt x="540" y="260"/>
                                  </a:lnTo>
                                  <a:lnTo>
                                    <a:pt x="594" y="256"/>
                                  </a:lnTo>
                                  <a:lnTo>
                                    <a:pt x="648" y="251"/>
                                  </a:lnTo>
                                  <a:lnTo>
                                    <a:pt x="702" y="246"/>
                                  </a:lnTo>
                                  <a:lnTo>
                                    <a:pt x="864" y="228"/>
                                  </a:lnTo>
                                  <a:lnTo>
                                    <a:pt x="917" y="219"/>
                                  </a:lnTo>
                                  <a:lnTo>
                                    <a:pt x="971" y="213"/>
                                  </a:lnTo>
                                  <a:lnTo>
                                    <a:pt x="1026" y="210"/>
                                  </a:lnTo>
                                  <a:lnTo>
                                    <a:pt x="1080" y="203"/>
                                  </a:lnTo>
                                  <a:lnTo>
                                    <a:pt x="1134" y="197"/>
                                  </a:lnTo>
                                  <a:lnTo>
                                    <a:pt x="1295" y="178"/>
                                  </a:lnTo>
                                  <a:lnTo>
                                    <a:pt x="1349" y="171"/>
                                  </a:lnTo>
                                  <a:lnTo>
                                    <a:pt x="1511" y="151"/>
                                  </a:lnTo>
                                  <a:lnTo>
                                    <a:pt x="1565" y="144"/>
                                  </a:lnTo>
                                  <a:lnTo>
                                    <a:pt x="1619" y="137"/>
                                  </a:lnTo>
                                  <a:lnTo>
                                    <a:pt x="1727" y="123"/>
                                  </a:lnTo>
                                  <a:lnTo>
                                    <a:pt x="1889" y="101"/>
                                  </a:lnTo>
                                  <a:lnTo>
                                    <a:pt x="188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D968C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35" name="docshape375"/>
                          <wps:cNvSpPr>
                            <a:spLocks/>
                          </wps:cNvSpPr>
                          <wps:spPr bwMode="auto">
                            <a:xfrm>
                              <a:off x="2837" y="42"/>
                              <a:ext cx="1889" cy="461"/>
                            </a:xfrm>
                            <a:custGeom>
                              <a:avLst/>
                              <a:gdLst>
                                <a:gd name="T0" fmla="+- 0 4726 2837"/>
                                <a:gd name="T1" fmla="*/ T0 w 1889"/>
                                <a:gd name="T2" fmla="+- 0 42 42"/>
                                <a:gd name="T3" fmla="*/ 42 h 461"/>
                                <a:gd name="T4" fmla="+- 0 4672 2837"/>
                                <a:gd name="T5" fmla="*/ T4 w 1889"/>
                                <a:gd name="T6" fmla="+- 0 58 42"/>
                                <a:gd name="T7" fmla="*/ 58 h 461"/>
                                <a:gd name="T8" fmla="+- 0 4618 2837"/>
                                <a:gd name="T9" fmla="*/ T8 w 1889"/>
                                <a:gd name="T10" fmla="+- 0 75 42"/>
                                <a:gd name="T11" fmla="*/ 75 h 461"/>
                                <a:gd name="T12" fmla="+- 0 4564 2837"/>
                                <a:gd name="T13" fmla="*/ T12 w 1889"/>
                                <a:gd name="T14" fmla="+- 0 90 42"/>
                                <a:gd name="T15" fmla="*/ 90 h 461"/>
                                <a:gd name="T16" fmla="+- 0 4510 2837"/>
                                <a:gd name="T17" fmla="*/ T16 w 1889"/>
                                <a:gd name="T18" fmla="+- 0 105 42"/>
                                <a:gd name="T19" fmla="*/ 105 h 461"/>
                                <a:gd name="T20" fmla="+- 0 4456 2837"/>
                                <a:gd name="T21" fmla="*/ T20 w 1889"/>
                                <a:gd name="T22" fmla="+- 0 120 42"/>
                                <a:gd name="T23" fmla="*/ 120 h 461"/>
                                <a:gd name="T24" fmla="+- 0 4402 2837"/>
                                <a:gd name="T25" fmla="*/ T24 w 1889"/>
                                <a:gd name="T26" fmla="+- 0 134 42"/>
                                <a:gd name="T27" fmla="*/ 134 h 461"/>
                                <a:gd name="T28" fmla="+- 0 4348 2837"/>
                                <a:gd name="T29" fmla="*/ T28 w 1889"/>
                                <a:gd name="T30" fmla="+- 0 152 42"/>
                                <a:gd name="T31" fmla="*/ 152 h 461"/>
                                <a:gd name="T32" fmla="+- 0 4240 2837"/>
                                <a:gd name="T33" fmla="*/ T32 w 1889"/>
                                <a:gd name="T34" fmla="+- 0 179 42"/>
                                <a:gd name="T35" fmla="*/ 179 h 461"/>
                                <a:gd name="T36" fmla="+- 0 4132 2837"/>
                                <a:gd name="T37" fmla="*/ T36 w 1889"/>
                                <a:gd name="T38" fmla="+- 0 206 42"/>
                                <a:gd name="T39" fmla="*/ 206 h 461"/>
                                <a:gd name="T40" fmla="+- 0 4078 2837"/>
                                <a:gd name="T41" fmla="*/ T40 w 1889"/>
                                <a:gd name="T42" fmla="+- 0 220 42"/>
                                <a:gd name="T43" fmla="*/ 220 h 461"/>
                                <a:gd name="T44" fmla="+- 0 4024 2837"/>
                                <a:gd name="T45" fmla="*/ T44 w 1889"/>
                                <a:gd name="T46" fmla="+- 0 226 42"/>
                                <a:gd name="T47" fmla="*/ 226 h 461"/>
                                <a:gd name="T48" fmla="+- 0 3971 2837"/>
                                <a:gd name="T49" fmla="*/ T48 w 1889"/>
                                <a:gd name="T50" fmla="+- 0 240 42"/>
                                <a:gd name="T51" fmla="*/ 240 h 461"/>
                                <a:gd name="T52" fmla="+- 0 3917 2837"/>
                                <a:gd name="T53" fmla="*/ T52 w 1889"/>
                                <a:gd name="T54" fmla="+- 0 252 42"/>
                                <a:gd name="T55" fmla="*/ 252 h 461"/>
                                <a:gd name="T56" fmla="+- 0 3808 2837"/>
                                <a:gd name="T57" fmla="*/ T56 w 1889"/>
                                <a:gd name="T58" fmla="+- 0 275 42"/>
                                <a:gd name="T59" fmla="*/ 275 h 461"/>
                                <a:gd name="T60" fmla="+- 0 3647 2837"/>
                                <a:gd name="T61" fmla="*/ T60 w 1889"/>
                                <a:gd name="T62" fmla="+- 0 309 42"/>
                                <a:gd name="T63" fmla="*/ 309 h 461"/>
                                <a:gd name="T64" fmla="+- 0 3593 2837"/>
                                <a:gd name="T65" fmla="*/ T64 w 1889"/>
                                <a:gd name="T66" fmla="+- 0 319 42"/>
                                <a:gd name="T67" fmla="*/ 319 h 461"/>
                                <a:gd name="T68" fmla="+- 0 3539 2837"/>
                                <a:gd name="T69" fmla="*/ T68 w 1889"/>
                                <a:gd name="T70" fmla="+- 0 330 42"/>
                                <a:gd name="T71" fmla="*/ 330 h 461"/>
                                <a:gd name="T72" fmla="+- 0 3431 2837"/>
                                <a:gd name="T73" fmla="*/ T72 w 1889"/>
                                <a:gd name="T74" fmla="+- 0 347 42"/>
                                <a:gd name="T75" fmla="*/ 347 h 461"/>
                                <a:gd name="T76" fmla="+- 0 3377 2837"/>
                                <a:gd name="T77" fmla="*/ T76 w 1889"/>
                                <a:gd name="T78" fmla="+- 0 358 42"/>
                                <a:gd name="T79" fmla="*/ 358 h 461"/>
                                <a:gd name="T80" fmla="+- 0 3269 2837"/>
                                <a:gd name="T81" fmla="*/ T80 w 1889"/>
                                <a:gd name="T82" fmla="+- 0 377 42"/>
                                <a:gd name="T83" fmla="*/ 377 h 461"/>
                                <a:gd name="T84" fmla="+- 0 3215 2837"/>
                                <a:gd name="T85" fmla="*/ T84 w 1889"/>
                                <a:gd name="T86" fmla="+- 0 387 42"/>
                                <a:gd name="T87" fmla="*/ 387 h 461"/>
                                <a:gd name="T88" fmla="+- 0 3161 2837"/>
                                <a:gd name="T89" fmla="*/ T88 w 1889"/>
                                <a:gd name="T90" fmla="+- 0 395 42"/>
                                <a:gd name="T91" fmla="*/ 395 h 461"/>
                                <a:gd name="T92" fmla="+- 0 3107 2837"/>
                                <a:gd name="T93" fmla="*/ T92 w 1889"/>
                                <a:gd name="T94" fmla="+- 0 404 42"/>
                                <a:gd name="T95" fmla="*/ 404 h 461"/>
                                <a:gd name="T96" fmla="+- 0 3053 2837"/>
                                <a:gd name="T97" fmla="*/ T96 w 1889"/>
                                <a:gd name="T98" fmla="+- 0 412 42"/>
                                <a:gd name="T99" fmla="*/ 412 h 461"/>
                                <a:gd name="T100" fmla="+- 0 2999 2837"/>
                                <a:gd name="T101" fmla="*/ T100 w 1889"/>
                                <a:gd name="T102" fmla="+- 0 420 42"/>
                                <a:gd name="T103" fmla="*/ 420 h 461"/>
                                <a:gd name="T104" fmla="+- 0 2945 2837"/>
                                <a:gd name="T105" fmla="*/ T104 w 1889"/>
                                <a:gd name="T106" fmla="+- 0 427 42"/>
                                <a:gd name="T107" fmla="*/ 427 h 461"/>
                                <a:gd name="T108" fmla="+- 0 2891 2837"/>
                                <a:gd name="T109" fmla="*/ T108 w 1889"/>
                                <a:gd name="T110" fmla="+- 0 435 42"/>
                                <a:gd name="T111" fmla="*/ 435 h 461"/>
                                <a:gd name="T112" fmla="+- 0 2837 2837"/>
                                <a:gd name="T113" fmla="*/ T112 w 1889"/>
                                <a:gd name="T114" fmla="+- 0 442 42"/>
                                <a:gd name="T115" fmla="*/ 442 h 461"/>
                                <a:gd name="T116" fmla="+- 0 2837 2837"/>
                                <a:gd name="T117" fmla="*/ T116 w 1889"/>
                                <a:gd name="T118" fmla="+- 0 503 42"/>
                                <a:gd name="T119" fmla="*/ 503 h 461"/>
                                <a:gd name="T120" fmla="+- 0 2891 2837"/>
                                <a:gd name="T121" fmla="*/ T120 w 1889"/>
                                <a:gd name="T122" fmla="+- 0 495 42"/>
                                <a:gd name="T123" fmla="*/ 495 h 461"/>
                                <a:gd name="T124" fmla="+- 0 2999 2837"/>
                                <a:gd name="T125" fmla="*/ T124 w 1889"/>
                                <a:gd name="T126" fmla="+- 0 481 42"/>
                                <a:gd name="T127" fmla="*/ 481 h 461"/>
                                <a:gd name="T128" fmla="+- 0 3053 2837"/>
                                <a:gd name="T129" fmla="*/ T128 w 1889"/>
                                <a:gd name="T130" fmla="+- 0 473 42"/>
                                <a:gd name="T131" fmla="*/ 473 h 461"/>
                                <a:gd name="T132" fmla="+- 0 3107 2837"/>
                                <a:gd name="T133" fmla="*/ T132 w 1889"/>
                                <a:gd name="T134" fmla="+- 0 466 42"/>
                                <a:gd name="T135" fmla="*/ 466 h 461"/>
                                <a:gd name="T136" fmla="+- 0 3161 2837"/>
                                <a:gd name="T137" fmla="*/ T136 w 1889"/>
                                <a:gd name="T138" fmla="+- 0 458 42"/>
                                <a:gd name="T139" fmla="*/ 458 h 461"/>
                                <a:gd name="T140" fmla="+- 0 3215 2837"/>
                                <a:gd name="T141" fmla="*/ T140 w 1889"/>
                                <a:gd name="T142" fmla="+- 0 450 42"/>
                                <a:gd name="T143" fmla="*/ 450 h 461"/>
                                <a:gd name="T144" fmla="+- 0 3269 2837"/>
                                <a:gd name="T145" fmla="*/ T144 w 1889"/>
                                <a:gd name="T146" fmla="+- 0 441 42"/>
                                <a:gd name="T147" fmla="*/ 441 h 461"/>
                                <a:gd name="T148" fmla="+- 0 3377 2837"/>
                                <a:gd name="T149" fmla="*/ T148 w 1889"/>
                                <a:gd name="T150" fmla="+- 0 424 42"/>
                                <a:gd name="T151" fmla="*/ 424 h 461"/>
                                <a:gd name="T152" fmla="+- 0 3431 2837"/>
                                <a:gd name="T153" fmla="*/ T152 w 1889"/>
                                <a:gd name="T154" fmla="+- 0 414 42"/>
                                <a:gd name="T155" fmla="*/ 414 h 461"/>
                                <a:gd name="T156" fmla="+- 0 3539 2837"/>
                                <a:gd name="T157" fmla="*/ T156 w 1889"/>
                                <a:gd name="T158" fmla="+- 0 398 42"/>
                                <a:gd name="T159" fmla="*/ 398 h 461"/>
                                <a:gd name="T160" fmla="+- 0 3593 2837"/>
                                <a:gd name="T161" fmla="*/ T160 w 1889"/>
                                <a:gd name="T162" fmla="+- 0 388 42"/>
                                <a:gd name="T163" fmla="*/ 388 h 461"/>
                                <a:gd name="T164" fmla="+- 0 3647 2837"/>
                                <a:gd name="T165" fmla="*/ T164 w 1889"/>
                                <a:gd name="T166" fmla="+- 0 380 42"/>
                                <a:gd name="T167" fmla="*/ 380 h 461"/>
                                <a:gd name="T168" fmla="+- 0 3808 2837"/>
                                <a:gd name="T169" fmla="*/ T168 w 1889"/>
                                <a:gd name="T170" fmla="+- 0 351 42"/>
                                <a:gd name="T171" fmla="*/ 351 h 461"/>
                                <a:gd name="T172" fmla="+- 0 3971 2837"/>
                                <a:gd name="T173" fmla="*/ T172 w 1889"/>
                                <a:gd name="T174" fmla="+- 0 321 42"/>
                                <a:gd name="T175" fmla="*/ 321 h 461"/>
                                <a:gd name="T176" fmla="+- 0 4024 2837"/>
                                <a:gd name="T177" fmla="*/ T176 w 1889"/>
                                <a:gd name="T178" fmla="+- 0 310 42"/>
                                <a:gd name="T179" fmla="*/ 310 h 461"/>
                                <a:gd name="T180" fmla="+- 0 4078 2837"/>
                                <a:gd name="T181" fmla="*/ T180 w 1889"/>
                                <a:gd name="T182" fmla="+- 0 306 42"/>
                                <a:gd name="T183" fmla="*/ 306 h 461"/>
                                <a:gd name="T184" fmla="+- 0 4132 2837"/>
                                <a:gd name="T185" fmla="*/ T184 w 1889"/>
                                <a:gd name="T186" fmla="+- 0 294 42"/>
                                <a:gd name="T187" fmla="*/ 294 h 461"/>
                                <a:gd name="T188" fmla="+- 0 4240 2837"/>
                                <a:gd name="T189" fmla="*/ T188 w 1889"/>
                                <a:gd name="T190" fmla="+- 0 271 42"/>
                                <a:gd name="T191" fmla="*/ 271 h 461"/>
                                <a:gd name="T192" fmla="+- 0 4348 2837"/>
                                <a:gd name="T193" fmla="*/ T192 w 1889"/>
                                <a:gd name="T194" fmla="+- 0 250 42"/>
                                <a:gd name="T195" fmla="*/ 250 h 461"/>
                                <a:gd name="T196" fmla="+- 0 4402 2837"/>
                                <a:gd name="T197" fmla="*/ T196 w 1889"/>
                                <a:gd name="T198" fmla="+- 0 235 42"/>
                                <a:gd name="T199" fmla="*/ 235 h 461"/>
                                <a:gd name="T200" fmla="+- 0 4456 2837"/>
                                <a:gd name="T201" fmla="*/ T200 w 1889"/>
                                <a:gd name="T202" fmla="+- 0 223 42"/>
                                <a:gd name="T203" fmla="*/ 223 h 461"/>
                                <a:gd name="T204" fmla="+- 0 4510 2837"/>
                                <a:gd name="T205" fmla="*/ T204 w 1889"/>
                                <a:gd name="T206" fmla="+- 0 210 42"/>
                                <a:gd name="T207" fmla="*/ 210 h 461"/>
                                <a:gd name="T208" fmla="+- 0 4564 2837"/>
                                <a:gd name="T209" fmla="*/ T208 w 1889"/>
                                <a:gd name="T210" fmla="+- 0 198 42"/>
                                <a:gd name="T211" fmla="*/ 198 h 461"/>
                                <a:gd name="T212" fmla="+- 0 4618 2837"/>
                                <a:gd name="T213" fmla="*/ T212 w 1889"/>
                                <a:gd name="T214" fmla="+- 0 186 42"/>
                                <a:gd name="T215" fmla="*/ 186 h 461"/>
                                <a:gd name="T216" fmla="+- 0 4672 2837"/>
                                <a:gd name="T217" fmla="*/ T216 w 1889"/>
                                <a:gd name="T218" fmla="+- 0 173 42"/>
                                <a:gd name="T219" fmla="*/ 173 h 461"/>
                                <a:gd name="T220" fmla="+- 0 4726 2837"/>
                                <a:gd name="T221" fmla="*/ T220 w 1889"/>
                                <a:gd name="T222" fmla="+- 0 161 42"/>
                                <a:gd name="T223" fmla="*/ 161 h 461"/>
                                <a:gd name="T224" fmla="+- 0 4726 2837"/>
                                <a:gd name="T225" fmla="*/ T224 w 1889"/>
                                <a:gd name="T226" fmla="+- 0 42 42"/>
                                <a:gd name="T227" fmla="*/ 42 h 4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</a:cxnLst>
                              <a:rect l="0" t="0" r="r" b="b"/>
                              <a:pathLst>
                                <a:path w="1889" h="461">
                                  <a:moveTo>
                                    <a:pt x="1889" y="0"/>
                                  </a:moveTo>
                                  <a:lnTo>
                                    <a:pt x="1835" y="16"/>
                                  </a:lnTo>
                                  <a:lnTo>
                                    <a:pt x="1781" y="33"/>
                                  </a:lnTo>
                                  <a:lnTo>
                                    <a:pt x="1727" y="48"/>
                                  </a:lnTo>
                                  <a:lnTo>
                                    <a:pt x="1673" y="63"/>
                                  </a:lnTo>
                                  <a:lnTo>
                                    <a:pt x="1619" y="78"/>
                                  </a:lnTo>
                                  <a:lnTo>
                                    <a:pt x="1565" y="92"/>
                                  </a:lnTo>
                                  <a:lnTo>
                                    <a:pt x="1511" y="110"/>
                                  </a:lnTo>
                                  <a:lnTo>
                                    <a:pt x="1403" y="137"/>
                                  </a:lnTo>
                                  <a:lnTo>
                                    <a:pt x="1295" y="164"/>
                                  </a:lnTo>
                                  <a:lnTo>
                                    <a:pt x="1241" y="178"/>
                                  </a:lnTo>
                                  <a:lnTo>
                                    <a:pt x="1187" y="184"/>
                                  </a:lnTo>
                                  <a:lnTo>
                                    <a:pt x="1134" y="198"/>
                                  </a:lnTo>
                                  <a:lnTo>
                                    <a:pt x="1080" y="210"/>
                                  </a:lnTo>
                                  <a:lnTo>
                                    <a:pt x="971" y="233"/>
                                  </a:lnTo>
                                  <a:lnTo>
                                    <a:pt x="810" y="267"/>
                                  </a:lnTo>
                                  <a:lnTo>
                                    <a:pt x="756" y="277"/>
                                  </a:lnTo>
                                  <a:lnTo>
                                    <a:pt x="702" y="288"/>
                                  </a:lnTo>
                                  <a:lnTo>
                                    <a:pt x="594" y="305"/>
                                  </a:lnTo>
                                  <a:lnTo>
                                    <a:pt x="540" y="316"/>
                                  </a:lnTo>
                                  <a:lnTo>
                                    <a:pt x="432" y="335"/>
                                  </a:lnTo>
                                  <a:lnTo>
                                    <a:pt x="378" y="345"/>
                                  </a:lnTo>
                                  <a:lnTo>
                                    <a:pt x="324" y="353"/>
                                  </a:lnTo>
                                  <a:lnTo>
                                    <a:pt x="270" y="362"/>
                                  </a:lnTo>
                                  <a:lnTo>
                                    <a:pt x="216" y="370"/>
                                  </a:lnTo>
                                  <a:lnTo>
                                    <a:pt x="162" y="378"/>
                                  </a:lnTo>
                                  <a:lnTo>
                                    <a:pt x="108" y="385"/>
                                  </a:lnTo>
                                  <a:lnTo>
                                    <a:pt x="54" y="393"/>
                                  </a:lnTo>
                                  <a:lnTo>
                                    <a:pt x="0" y="400"/>
                                  </a:lnTo>
                                  <a:lnTo>
                                    <a:pt x="0" y="461"/>
                                  </a:lnTo>
                                  <a:lnTo>
                                    <a:pt x="54" y="453"/>
                                  </a:lnTo>
                                  <a:lnTo>
                                    <a:pt x="162" y="439"/>
                                  </a:lnTo>
                                  <a:lnTo>
                                    <a:pt x="216" y="431"/>
                                  </a:lnTo>
                                  <a:lnTo>
                                    <a:pt x="270" y="424"/>
                                  </a:lnTo>
                                  <a:lnTo>
                                    <a:pt x="324" y="416"/>
                                  </a:lnTo>
                                  <a:lnTo>
                                    <a:pt x="378" y="408"/>
                                  </a:lnTo>
                                  <a:lnTo>
                                    <a:pt x="432" y="399"/>
                                  </a:lnTo>
                                  <a:lnTo>
                                    <a:pt x="540" y="382"/>
                                  </a:lnTo>
                                  <a:lnTo>
                                    <a:pt x="594" y="372"/>
                                  </a:lnTo>
                                  <a:lnTo>
                                    <a:pt x="702" y="356"/>
                                  </a:lnTo>
                                  <a:lnTo>
                                    <a:pt x="756" y="346"/>
                                  </a:lnTo>
                                  <a:lnTo>
                                    <a:pt x="810" y="338"/>
                                  </a:lnTo>
                                  <a:lnTo>
                                    <a:pt x="971" y="309"/>
                                  </a:lnTo>
                                  <a:lnTo>
                                    <a:pt x="1134" y="279"/>
                                  </a:lnTo>
                                  <a:lnTo>
                                    <a:pt x="1187" y="268"/>
                                  </a:lnTo>
                                  <a:lnTo>
                                    <a:pt x="1241" y="264"/>
                                  </a:lnTo>
                                  <a:lnTo>
                                    <a:pt x="1295" y="252"/>
                                  </a:lnTo>
                                  <a:lnTo>
                                    <a:pt x="1403" y="229"/>
                                  </a:lnTo>
                                  <a:lnTo>
                                    <a:pt x="1511" y="208"/>
                                  </a:lnTo>
                                  <a:lnTo>
                                    <a:pt x="1565" y="193"/>
                                  </a:lnTo>
                                  <a:lnTo>
                                    <a:pt x="1619" y="181"/>
                                  </a:lnTo>
                                  <a:lnTo>
                                    <a:pt x="1673" y="168"/>
                                  </a:lnTo>
                                  <a:lnTo>
                                    <a:pt x="1727" y="156"/>
                                  </a:lnTo>
                                  <a:lnTo>
                                    <a:pt x="1781" y="144"/>
                                  </a:lnTo>
                                  <a:lnTo>
                                    <a:pt x="1835" y="131"/>
                                  </a:lnTo>
                                  <a:lnTo>
                                    <a:pt x="1889" y="119"/>
                                  </a:lnTo>
                                  <a:lnTo>
                                    <a:pt x="188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C4B73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0A19A281" id="docshapegroup369" o:spid="_x0000_s1026" style="position:absolute;margin-left:141.85pt;margin-top:2.1pt;width:94.45pt;height:26.35pt;z-index:-17346560;mso-position-horizontal-relative:page" coordorigin="2837,42" coordsize="1889,5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">
                  <v:shape id="docshape370" o:spid="_x0000_s1027" style="position:absolute;left:2837;top:371;width:1889;height:179;visibility:visible;mso-wrap-style:square;v-text-anchor:top" coordsize="1889,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" path="m1889,r-54,6l1781,12r-54,7l1619,28,1511,39r-54,5l1403,49,1295,59r-54,3l1134,71r-54,7l1026,79r-55,8l917,92r-53,3l810,99r-54,5l540,122r-54,4l432,131r-54,2l324,137r-54,5l216,142r-54,5l,158r,20l162,168r54,-5l270,162r54,-4l378,154r54,-3l486,146r54,-4l756,126r54,-6l864,116r53,-2l971,109r55,-8l1080,100r54,-7l1241,85r54,-3l1403,73r54,-5l1511,64,1619,53r108,-7l1781,39r54,-6l1889,28r,-28xe" fillcolor="#e78429" stroked="f">
                    <v:fill opacity="32896f"/>
                    <v:path arrowok="t" o:connecttype="custom" o:connectlocs="1889,371;1835,377;1781,383;1727,390;1619,399;1511,410;1457,415;1403,420;1295,430;1241,433;1134,442;1080,449;1026,450;971,458;917,463;864,466;810,470;756,475;540,493;486,497;432,502;378,504;324,508;270,513;216,513;162,518;0,529;0,549;162,539;216,534;270,533;324,529;378,525;432,522;486,517;540,513;756,497;810,491;864,487;917,485;971,480;1026,472;1080,471;1134,464;1241,456;1295,453;1403,444;1457,439;1511,435;1619,424;1727,417;1781,410;1835,404;1889,399;1889,371" o:connectangles="0,0,0,0,0,0,0,0,0,0,0,0,0,0,0,0,0,0,0,0,0,0,0,0,0,0,0,0,0,0,0,0,0,0,0,0,0,0,0,0,0,0,0,0,0,0,0,0,0,0,0,0,0,0,0"/>
                  </v:shape>
                  <v:shape id="docshape371" o:spid="_x0000_s1028" style="position:absolute;left:2837;top:272;width:1889;height:263;visibility:visible;mso-wrap-style:square;v-text-anchor:top" coordsize="1889,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" path="m1889,r-54,11l1727,29r-54,7l1619,46,1349,84r-54,9l1241,100r-54,8l1134,115r-108,15l971,137r-54,7l864,150r-54,8l756,160r-54,8l648,174,432,198r-54,7l324,209,216,221r-54,5l,243r,20l54,258,162,246r54,-5l324,229r54,-4l432,218,594,201,702,190r54,-9l810,180r54,-8l917,167r54,-7l1026,153r108,-14l1187,132r54,-7l1295,118r54,-8l1457,95r54,-7l1619,74r54,-9l1727,59,1835,42r54,-9l1889,xe" fillcolor="#ed968c" stroked="f">
                    <v:fill opacity="32896f"/>
                    <v:path arrowok="t" o:connecttype="custom" o:connectlocs="1889,272;1835,283;1727,301;1673,308;1619,318;1349,356;1295,365;1241,372;1187,380;1134,387;1026,402;971,409;917,416;864,422;810,430;756,432;702,440;648,446;432,470;378,477;324,481;216,493;162,498;0,515;0,535;54,530;162,518;216,513;324,501;378,497;432,490;594,473;702,462;756,453;810,452;864,444;917,439;971,432;1026,425;1134,411;1187,404;1241,397;1295,390;1349,382;1457,367;1511,360;1619,346;1673,337;1727,331;1835,314;1889,305;1889,272" o:connectangles="0,0,0,0,0,0,0,0,0,0,0,0,0,0,0,0,0,0,0,0,0,0,0,0,0,0,0,0,0,0,0,0,0,0,0,0,0,0,0,0,0,0,0,0,0,0,0,0,0,0,0,0"/>
                  </v:shape>
                  <v:shape id="docshape372" o:spid="_x0000_s1029" style="position:absolute;left:2837;top:87;width:1889;height:398;visibility:visible;mso-wrap-style:square;v-text-anchor:top" coordsize="1889,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" path="m1889,r-54,14l1781,29r-54,16l1673,53r-54,15l1565,84r-54,14l1349,136r-54,11l1241,160r-54,13l1134,182r-108,23l971,215r-54,12l864,237r-54,10l756,258r-54,10l648,278r-54,8l486,305r-54,8l378,323r-54,8l216,348,54,370,,377r,21l54,390,216,368r54,-8l324,352r54,-8l432,334r54,-8l540,317r54,-9l648,299,756,280r54,-10l864,261r53,-10l971,240r55,-10l1134,209r53,-9l1241,189r54,-13l1349,166r54,-12l1511,131r54,-12l1619,104r54,-14l1727,84r54,-15l1835,55r54,-13l1889,xe" fillcolor="#7c4b73" stroked="f">
                    <v:fill opacity="32896f"/>
                    <v:path arrowok="t" o:connecttype="custom" o:connectlocs="1889,88;1835,102;1781,117;1727,133;1673,141;1619,156;1565,172;1511,186;1349,224;1295,235;1241,248;1187,261;1134,270;1026,293;971,303;917,315;864,325;810,335;756,346;702,356;648,366;594,374;486,393;432,401;378,411;324,419;216,436;54,458;0,465;0,486;54,478;216,456;270,448;324,440;378,432;432,422;486,414;540,405;594,396;648,387;756,368;810,358;864,349;917,339;971,328;1026,318;1134,297;1187,288;1241,277;1295,264;1349,254;1403,242;1511,219;1565,207;1619,192;1673,178;1727,172;1781,157;1835,143;1889,130;1889,88" o:connectangles="0,0,0,0,0,0,0,0,0,0,0,0,0,0,0,0,0,0,0,0,0,0,0,0,0,0,0,0,0,0,0,0,0,0,0,0,0,0,0,0,0,0,0,0,0,0,0,0,0,0,0,0,0,0,0,0,0,0,0,0,0"/>
                  </v:shape>
                  <v:shape id="docshape373" o:spid="_x0000_s1030" style="position:absolute;left:2837;top:343;width:1889;height:226;visibility:visible;mso-wrap-style:square;v-text-anchor:top" coordsize="1889,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" path="m1889,r-54,6l1781,12r-54,5l1673,20r-54,6l1565,30r-54,6l1457,42r-54,5l1349,52r-54,5l1241,63r-54,5l1134,75r-54,5l917,95r-53,6l810,103r-54,4l702,112r-108,9l540,125r-54,5l324,142r-54,-1l216,149r-54,3l108,154r-54,6l,165r,60l54,221r54,-6l162,213r54,-3l270,203r54,1l486,193r108,-9l702,177r54,-5l810,168r54,l917,162r54,-4l1026,154r54,-3l1134,146r53,-6l1241,135r54,-5l1349,126r54,-4l1457,119r108,-9l1619,107r54,-4l1727,102,1835,92r54,-4l1889,xe" fillcolor="#e78429" stroked="f">
                    <v:fill opacity="32896f"/>
                    <v:path arrowok="t" o:connecttype="custom" o:connectlocs="1889,344;1835,350;1781,356;1727,361;1673,364;1619,370;1565,374;1511,380;1457,386;1403,391;1349,396;1295,401;1241,407;1187,412;1134,419;1080,424;917,439;864,445;810,447;756,451;702,456;594,465;540,469;486,474;324,486;270,485;216,493;162,496;108,498;54,504;0,509;0,569;54,565;108,559;162,557;216,554;270,547;324,548;486,537;594,528;702,521;756,516;810,512;864,512;917,506;971,502;1026,498;1080,495;1134,490;1187,484;1241,479;1295,474;1349,470;1403,466;1457,463;1565,454;1619,451;1673,447;1727,446;1835,436;1889,432;1889,344" o:connectangles="0,0,0,0,0,0,0,0,0,0,0,0,0,0,0,0,0,0,0,0,0,0,0,0,0,0,0,0,0,0,0,0,0,0,0,0,0,0,0,0,0,0,0,0,0,0,0,0,0,0,0,0,0,0,0,0,0,0,0,0,0,0"/>
                  </v:shape>
                  <v:shape id="docshape374" o:spid="_x0000_s1031" style="position:absolute;left:2837;top:236;width:1889;height:316;visibility:visible;mso-wrap-style:square;v-text-anchor:top" coordsize="1889,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" path="m1889,r-54,10l1727,30,1565,57r-54,10l1403,83r-108,17l1241,108r-161,21l1026,138r-55,5l917,150r-53,10l702,181r-54,5l594,191r-54,5l486,203,378,214r-54,7l216,232r-54,8l108,246r-54,6l,257r,58l162,300r54,-7l324,283r54,-7l486,266r54,-6l594,256r54,-5l702,246,864,228r53,-9l971,213r55,-3l1080,203r54,-6l1295,178r54,-7l1511,151r54,-7l1619,137r108,-14l1889,101,1889,xe" fillcolor="#ed968c" stroked="f">
                    <v:fill opacity="32896f"/>
                    <v:path arrowok="t" o:connecttype="custom" o:connectlocs="1889,237;1835,247;1727,267;1565,294;1511,304;1403,320;1295,337;1241,345;1080,366;1026,375;971,380;917,387;864,397;702,418;648,423;594,428;540,433;486,440;378,451;324,458;216,469;162,477;108,483;54,489;0,494;0,552;162,537;216,530;324,520;378,513;486,503;540,497;594,493;648,488;702,483;864,465;917,456;971,450;1026,447;1080,440;1134,434;1295,415;1349,408;1511,388;1565,381;1619,374;1727,360;1889,338;1889,237" o:connectangles="0,0,0,0,0,0,0,0,0,0,0,0,0,0,0,0,0,0,0,0,0,0,0,0,0,0,0,0,0,0,0,0,0,0,0,0,0,0,0,0,0,0,0,0,0,0,0,0,0"/>
                  </v:shape>
                  <v:shape id="docshape375" o:spid="_x0000_s1032" style="position:absolute;left:2837;top:42;width:1889;height:461;visibility:visible;mso-wrap-style:square;v-text-anchor:top" coordsize="1889,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" path="m1889,r-54,16l1781,33r-54,15l1673,63r-54,15l1565,92r-54,18l1403,137r-108,27l1241,178r-54,6l1134,198r-54,12l971,233,810,267r-54,10l702,288,594,305r-54,11l432,335r-54,10l324,353r-54,9l216,370r-54,8l108,385r-54,8l,400r,61l54,453,162,439r54,-8l270,424r54,-8l378,408r54,-9l540,382r54,-10l702,356r54,-10l810,338,971,309r163,-30l1187,268r54,-4l1295,252r108,-23l1511,208r54,-15l1619,181r54,-13l1727,156r54,-12l1835,131r54,-12l1889,xe" fillcolor="#7c4b73" stroked="f">
                    <v:fill opacity="32896f"/>
                    <v:path arrowok="t" o:connecttype="custom" o:connectlocs="1889,42;1835,58;1781,75;1727,90;1673,105;1619,120;1565,134;1511,152;1403,179;1295,206;1241,220;1187,226;1134,240;1080,252;971,275;810,309;756,319;702,330;594,347;540,358;432,377;378,387;324,395;270,404;216,412;162,420;108,427;54,435;0,442;0,503;54,495;162,481;216,473;270,466;324,458;378,450;432,441;540,424;594,414;702,398;756,388;810,380;971,351;1134,321;1187,310;1241,306;1295,294;1403,271;1511,250;1565,235;1619,223;1673,210;1727,198;1781,186;1835,173;1889,161;1889,42" o:connectangles="0,0,0,0,0,0,0,0,0,0,0,0,0,0,0,0,0,0,0,0,0,0,0,0,0,0,0,0,0,0,0,0,0,0,0,0,0,0,0,0,0,0,0,0,0,0,0,0,0,0,0,0,0,0,0,0,0"/>
                  </v:shape>
                  <w10:wrap anchorx="page"/>
                </v:group>
              </w:pict>
            </mc:Fallback>
          </mc:AlternateContent>
        </w:r>
        <w:r>
          <w:rPr>
            <w:noProof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487738880" behindDoc="0" locked="0" layoutInCell="1" allowOverlap="1" wp14:anchorId="744C5655" wp14:editId="2F98DF6F">
                  <wp:simplePos x="0" y="0"/>
                  <wp:positionH relativeFrom="page">
                    <wp:posOffset>1714500</wp:posOffset>
                  </wp:positionH>
                  <wp:positionV relativeFrom="paragraph">
                    <wp:posOffset>99695</wp:posOffset>
                  </wp:positionV>
                  <wp:extent cx="27305" cy="0"/>
                  <wp:effectExtent l="0" t="0" r="0" b="0"/>
                  <wp:wrapNone/>
                  <wp:docPr id="1036" name="Line 5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27305" cy="0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1E4068B7" id="Line 50" o:spid="_x0000_s1026" style="position:absolute;z-index:1577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35pt,7.85pt" to="137.15pt,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" strokecolor="#333" strokeweight=".291mm">
                  <w10:wrap anchorx="page"/>
                </v:line>
              </w:pict>
            </mc:Fallback>
          </mc:AlternateContent>
        </w:r>
      </w:del>
      <w:ins w:id="2515" w:author="Hughes, Anna E" w:date="2023-08-09T15:29:00Z">
        <w:r w:rsidR="001E0CFE">
          <w:rPr>
            <w:noProof/>
            <w:lang w:val="en-GB" w:eastAsia="en-GB"/>
          </w:rPr>
          <mc:AlternateContent>
            <mc:Choice Requires="wpg">
              <w:drawing>
                <wp:anchor distT="0" distB="0" distL="0" distR="0" simplePos="0" relativeHeight="485926912" behindDoc="1" locked="0" layoutInCell="1" allowOverlap="1">
                  <wp:simplePos x="0" y="0"/>
                  <wp:positionH relativeFrom="page">
                    <wp:posOffset>1801539</wp:posOffset>
                  </wp:positionH>
                  <wp:positionV relativeFrom="paragraph">
                    <wp:posOffset>26890</wp:posOffset>
                  </wp:positionV>
                  <wp:extent cx="1199515" cy="334645"/>
                  <wp:effectExtent l="0" t="0" r="0" b="0"/>
                  <wp:wrapNone/>
                  <wp:docPr id="488" name="Group 48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>
                          <a:xfrm>
                            <a:off x="0" y="0"/>
                            <a:ext cx="1199515" cy="334645"/>
                            <a:chOff x="0" y="0"/>
                            <a:chExt cx="1199515" cy="334645"/>
                          </a:xfrm>
                        </wpg:grpSpPr>
                        <wps:wsp>
                          <wps:cNvPr id="489" name="Graphic 489"/>
                          <wps:cNvSpPr/>
                          <wps:spPr>
                            <a:xfrm>
                              <a:off x="0" y="208742"/>
                              <a:ext cx="1199515" cy="11366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99515" h="113664">
                                  <a:moveTo>
                                    <a:pt x="1199487" y="0"/>
                                  </a:moveTo>
                                  <a:lnTo>
                                    <a:pt x="1165219" y="3524"/>
                                  </a:lnTo>
                                  <a:lnTo>
                                    <a:pt x="1130951" y="7441"/>
                                  </a:lnTo>
                                  <a:lnTo>
                                    <a:pt x="1096682" y="12042"/>
                                  </a:lnTo>
                                  <a:lnTo>
                                    <a:pt x="1028146" y="17525"/>
                                  </a:lnTo>
                                  <a:lnTo>
                                    <a:pt x="959609" y="24771"/>
                                  </a:lnTo>
                                  <a:lnTo>
                                    <a:pt x="925341" y="27806"/>
                                  </a:lnTo>
                                  <a:lnTo>
                                    <a:pt x="891073" y="31233"/>
                                  </a:lnTo>
                                  <a:lnTo>
                                    <a:pt x="822536" y="37107"/>
                                  </a:lnTo>
                                  <a:lnTo>
                                    <a:pt x="788268" y="39359"/>
                                  </a:lnTo>
                                  <a:lnTo>
                                    <a:pt x="719731" y="45038"/>
                                  </a:lnTo>
                                  <a:lnTo>
                                    <a:pt x="685463" y="49248"/>
                                  </a:lnTo>
                                  <a:lnTo>
                                    <a:pt x="651195" y="49933"/>
                                  </a:lnTo>
                                  <a:lnTo>
                                    <a:pt x="616829" y="55122"/>
                                  </a:lnTo>
                                  <a:lnTo>
                                    <a:pt x="582560" y="58353"/>
                                  </a:lnTo>
                                  <a:lnTo>
                                    <a:pt x="548292" y="60312"/>
                                  </a:lnTo>
                                  <a:lnTo>
                                    <a:pt x="514024" y="62759"/>
                                  </a:lnTo>
                                  <a:lnTo>
                                    <a:pt x="479755" y="66284"/>
                                  </a:lnTo>
                                  <a:lnTo>
                                    <a:pt x="342682" y="77348"/>
                                  </a:lnTo>
                                  <a:lnTo>
                                    <a:pt x="308414" y="79796"/>
                                  </a:lnTo>
                                  <a:lnTo>
                                    <a:pt x="274146" y="82929"/>
                                  </a:lnTo>
                                  <a:lnTo>
                                    <a:pt x="239877" y="84593"/>
                                  </a:lnTo>
                                  <a:lnTo>
                                    <a:pt x="205609" y="87041"/>
                                  </a:lnTo>
                                  <a:lnTo>
                                    <a:pt x="171341" y="89880"/>
                                  </a:lnTo>
                                  <a:lnTo>
                                    <a:pt x="137073" y="90370"/>
                                  </a:lnTo>
                                  <a:lnTo>
                                    <a:pt x="102804" y="93405"/>
                                  </a:lnTo>
                                  <a:lnTo>
                                    <a:pt x="0" y="100455"/>
                                  </a:lnTo>
                                  <a:lnTo>
                                    <a:pt x="0" y="113183"/>
                                  </a:lnTo>
                                  <a:lnTo>
                                    <a:pt x="102804" y="106329"/>
                                  </a:lnTo>
                                  <a:lnTo>
                                    <a:pt x="137073" y="103294"/>
                                  </a:lnTo>
                                  <a:lnTo>
                                    <a:pt x="171341" y="102804"/>
                                  </a:lnTo>
                                  <a:lnTo>
                                    <a:pt x="205609" y="99965"/>
                                  </a:lnTo>
                                  <a:lnTo>
                                    <a:pt x="239877" y="97517"/>
                                  </a:lnTo>
                                  <a:lnTo>
                                    <a:pt x="274146" y="95853"/>
                                  </a:lnTo>
                                  <a:lnTo>
                                    <a:pt x="308414" y="92622"/>
                                  </a:lnTo>
                                  <a:lnTo>
                                    <a:pt x="342682" y="90174"/>
                                  </a:lnTo>
                                  <a:lnTo>
                                    <a:pt x="479755" y="79698"/>
                                  </a:lnTo>
                                  <a:lnTo>
                                    <a:pt x="514024" y="76369"/>
                                  </a:lnTo>
                                  <a:lnTo>
                                    <a:pt x="548292" y="73921"/>
                                  </a:lnTo>
                                  <a:lnTo>
                                    <a:pt x="582560" y="72061"/>
                                  </a:lnTo>
                                  <a:lnTo>
                                    <a:pt x="616829" y="69026"/>
                                  </a:lnTo>
                                  <a:lnTo>
                                    <a:pt x="651195" y="63934"/>
                                  </a:lnTo>
                                  <a:lnTo>
                                    <a:pt x="685463" y="63347"/>
                                  </a:lnTo>
                                  <a:lnTo>
                                    <a:pt x="719731" y="59235"/>
                                  </a:lnTo>
                                  <a:lnTo>
                                    <a:pt x="788268" y="53948"/>
                                  </a:lnTo>
                                  <a:lnTo>
                                    <a:pt x="822536" y="51891"/>
                                  </a:lnTo>
                                  <a:lnTo>
                                    <a:pt x="891073" y="46409"/>
                                  </a:lnTo>
                                  <a:lnTo>
                                    <a:pt x="925341" y="43178"/>
                                  </a:lnTo>
                                  <a:lnTo>
                                    <a:pt x="959609" y="40338"/>
                                  </a:lnTo>
                                  <a:lnTo>
                                    <a:pt x="1028146" y="33778"/>
                                  </a:lnTo>
                                  <a:lnTo>
                                    <a:pt x="1096682" y="29079"/>
                                  </a:lnTo>
                                  <a:lnTo>
                                    <a:pt x="1130951" y="24771"/>
                                  </a:lnTo>
                                  <a:lnTo>
                                    <a:pt x="1165219" y="21148"/>
                                  </a:lnTo>
                                  <a:lnTo>
                                    <a:pt x="1199487" y="17917"/>
                                  </a:lnTo>
                                  <a:lnTo>
                                    <a:pt x="119948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78429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0" name="Graphic 490"/>
                          <wps:cNvSpPr/>
                          <wps:spPr>
                            <a:xfrm>
                              <a:off x="0" y="146080"/>
                              <a:ext cx="1199515" cy="16700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99515" h="167005">
                                  <a:moveTo>
                                    <a:pt x="1199487" y="0"/>
                                  </a:moveTo>
                                  <a:lnTo>
                                    <a:pt x="1165219" y="6755"/>
                                  </a:lnTo>
                                  <a:lnTo>
                                    <a:pt x="1096682" y="18015"/>
                                  </a:lnTo>
                                  <a:lnTo>
                                    <a:pt x="1062414" y="22714"/>
                                  </a:lnTo>
                                  <a:lnTo>
                                    <a:pt x="1028146" y="28687"/>
                                  </a:lnTo>
                                  <a:lnTo>
                                    <a:pt x="856804" y="53262"/>
                                  </a:lnTo>
                                  <a:lnTo>
                                    <a:pt x="822536" y="58549"/>
                                  </a:lnTo>
                                  <a:lnTo>
                                    <a:pt x="788268" y="63151"/>
                                  </a:lnTo>
                                  <a:lnTo>
                                    <a:pt x="754000" y="68144"/>
                                  </a:lnTo>
                                  <a:lnTo>
                                    <a:pt x="719731" y="72648"/>
                                  </a:lnTo>
                                  <a:lnTo>
                                    <a:pt x="651195" y="82341"/>
                                  </a:lnTo>
                                  <a:lnTo>
                                    <a:pt x="616829" y="86453"/>
                                  </a:lnTo>
                                  <a:lnTo>
                                    <a:pt x="582560" y="91447"/>
                                  </a:lnTo>
                                  <a:lnTo>
                                    <a:pt x="548292" y="94972"/>
                                  </a:lnTo>
                                  <a:lnTo>
                                    <a:pt x="514024" y="100063"/>
                                  </a:lnTo>
                                  <a:lnTo>
                                    <a:pt x="479755" y="101140"/>
                                  </a:lnTo>
                                  <a:lnTo>
                                    <a:pt x="445487" y="106623"/>
                                  </a:lnTo>
                                  <a:lnTo>
                                    <a:pt x="411219" y="110245"/>
                                  </a:lnTo>
                                  <a:lnTo>
                                    <a:pt x="274146" y="125324"/>
                                  </a:lnTo>
                                  <a:lnTo>
                                    <a:pt x="239877" y="129632"/>
                                  </a:lnTo>
                                  <a:lnTo>
                                    <a:pt x="205609" y="132373"/>
                                  </a:lnTo>
                                  <a:lnTo>
                                    <a:pt x="137073" y="140108"/>
                                  </a:lnTo>
                                  <a:lnTo>
                                    <a:pt x="102804" y="143437"/>
                                  </a:lnTo>
                                  <a:lnTo>
                                    <a:pt x="0" y="154207"/>
                                  </a:lnTo>
                                  <a:lnTo>
                                    <a:pt x="0" y="166935"/>
                                  </a:lnTo>
                                  <a:lnTo>
                                    <a:pt x="34268" y="163508"/>
                                  </a:lnTo>
                                  <a:lnTo>
                                    <a:pt x="102804" y="156263"/>
                                  </a:lnTo>
                                  <a:lnTo>
                                    <a:pt x="137073" y="153032"/>
                                  </a:lnTo>
                                  <a:lnTo>
                                    <a:pt x="205609" y="145395"/>
                                  </a:lnTo>
                                  <a:lnTo>
                                    <a:pt x="239877" y="142751"/>
                                  </a:lnTo>
                                  <a:lnTo>
                                    <a:pt x="274146" y="138345"/>
                                  </a:lnTo>
                                  <a:lnTo>
                                    <a:pt x="376951" y="127380"/>
                                  </a:lnTo>
                                  <a:lnTo>
                                    <a:pt x="445487" y="120330"/>
                                  </a:lnTo>
                                  <a:lnTo>
                                    <a:pt x="479755" y="114945"/>
                                  </a:lnTo>
                                  <a:lnTo>
                                    <a:pt x="514024" y="114064"/>
                                  </a:lnTo>
                                  <a:lnTo>
                                    <a:pt x="548292" y="109168"/>
                                  </a:lnTo>
                                  <a:lnTo>
                                    <a:pt x="582560" y="105840"/>
                                  </a:lnTo>
                                  <a:lnTo>
                                    <a:pt x="616829" y="101042"/>
                                  </a:lnTo>
                                  <a:lnTo>
                                    <a:pt x="651195" y="97028"/>
                                  </a:lnTo>
                                  <a:lnTo>
                                    <a:pt x="719731" y="87726"/>
                                  </a:lnTo>
                                  <a:lnTo>
                                    <a:pt x="754000" y="83516"/>
                                  </a:lnTo>
                                  <a:lnTo>
                                    <a:pt x="788268" y="78817"/>
                                  </a:lnTo>
                                  <a:lnTo>
                                    <a:pt x="822536" y="74411"/>
                                  </a:lnTo>
                                  <a:lnTo>
                                    <a:pt x="856804" y="69319"/>
                                  </a:lnTo>
                                  <a:lnTo>
                                    <a:pt x="925341" y="60116"/>
                                  </a:lnTo>
                                  <a:lnTo>
                                    <a:pt x="959609" y="55906"/>
                                  </a:lnTo>
                                  <a:lnTo>
                                    <a:pt x="1028146" y="46898"/>
                                  </a:lnTo>
                                  <a:lnTo>
                                    <a:pt x="1062414" y="41317"/>
                                  </a:lnTo>
                                  <a:lnTo>
                                    <a:pt x="1096682" y="37107"/>
                                  </a:lnTo>
                                  <a:lnTo>
                                    <a:pt x="1165219" y="26729"/>
                                  </a:lnTo>
                                  <a:lnTo>
                                    <a:pt x="1199487" y="20658"/>
                                  </a:lnTo>
                                  <a:lnTo>
                                    <a:pt x="119948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D968C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1" name="Graphic 491"/>
                          <wps:cNvSpPr/>
                          <wps:spPr>
                            <a:xfrm>
                              <a:off x="0" y="28981"/>
                              <a:ext cx="1199515" cy="25272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99515" h="252729">
                                  <a:moveTo>
                                    <a:pt x="1199487" y="0"/>
                                  </a:moveTo>
                                  <a:lnTo>
                                    <a:pt x="1165219" y="9007"/>
                                  </a:lnTo>
                                  <a:lnTo>
                                    <a:pt x="1130951" y="18406"/>
                                  </a:lnTo>
                                  <a:lnTo>
                                    <a:pt x="1096682" y="28589"/>
                                  </a:lnTo>
                                  <a:lnTo>
                                    <a:pt x="1062414" y="33680"/>
                                  </a:lnTo>
                                  <a:lnTo>
                                    <a:pt x="1028146" y="42884"/>
                                  </a:lnTo>
                                  <a:lnTo>
                                    <a:pt x="993878" y="53654"/>
                                  </a:lnTo>
                                  <a:lnTo>
                                    <a:pt x="959609" y="61976"/>
                                  </a:lnTo>
                                  <a:lnTo>
                                    <a:pt x="856804" y="86062"/>
                                  </a:lnTo>
                                  <a:lnTo>
                                    <a:pt x="822536" y="93503"/>
                                  </a:lnTo>
                                  <a:lnTo>
                                    <a:pt x="788268" y="101727"/>
                                  </a:lnTo>
                                  <a:lnTo>
                                    <a:pt x="754000" y="109560"/>
                                  </a:lnTo>
                                  <a:lnTo>
                                    <a:pt x="719731" y="115826"/>
                                  </a:lnTo>
                                  <a:lnTo>
                                    <a:pt x="651195" y="129925"/>
                                  </a:lnTo>
                                  <a:lnTo>
                                    <a:pt x="616829" y="136681"/>
                                  </a:lnTo>
                                  <a:lnTo>
                                    <a:pt x="582560" y="144122"/>
                                  </a:lnTo>
                                  <a:lnTo>
                                    <a:pt x="548292" y="150780"/>
                                  </a:lnTo>
                                  <a:lnTo>
                                    <a:pt x="514024" y="156948"/>
                                  </a:lnTo>
                                  <a:lnTo>
                                    <a:pt x="479755" y="163704"/>
                                  </a:lnTo>
                                  <a:lnTo>
                                    <a:pt x="445487" y="169872"/>
                                  </a:lnTo>
                                  <a:lnTo>
                                    <a:pt x="411219" y="176334"/>
                                  </a:lnTo>
                                  <a:lnTo>
                                    <a:pt x="376951" y="181621"/>
                                  </a:lnTo>
                                  <a:lnTo>
                                    <a:pt x="308414" y="193566"/>
                                  </a:lnTo>
                                  <a:lnTo>
                                    <a:pt x="274146" y="198756"/>
                                  </a:lnTo>
                                  <a:lnTo>
                                    <a:pt x="239877" y="205315"/>
                                  </a:lnTo>
                                  <a:lnTo>
                                    <a:pt x="205609" y="210015"/>
                                  </a:lnTo>
                                  <a:lnTo>
                                    <a:pt x="137073" y="220981"/>
                                  </a:lnTo>
                                  <a:lnTo>
                                    <a:pt x="34268" y="234688"/>
                                  </a:lnTo>
                                  <a:lnTo>
                                    <a:pt x="0" y="239682"/>
                                  </a:lnTo>
                                  <a:lnTo>
                                    <a:pt x="0" y="252508"/>
                                  </a:lnTo>
                                  <a:lnTo>
                                    <a:pt x="34268" y="247514"/>
                                  </a:lnTo>
                                  <a:lnTo>
                                    <a:pt x="137073" y="234003"/>
                                  </a:lnTo>
                                  <a:lnTo>
                                    <a:pt x="171341" y="228814"/>
                                  </a:lnTo>
                                  <a:lnTo>
                                    <a:pt x="205609" y="223331"/>
                                  </a:lnTo>
                                  <a:lnTo>
                                    <a:pt x="239877" y="218631"/>
                                  </a:lnTo>
                                  <a:lnTo>
                                    <a:pt x="274146" y="212267"/>
                                  </a:lnTo>
                                  <a:lnTo>
                                    <a:pt x="308414" y="206980"/>
                                  </a:lnTo>
                                  <a:lnTo>
                                    <a:pt x="342682" y="201007"/>
                                  </a:lnTo>
                                  <a:lnTo>
                                    <a:pt x="376951" y="195329"/>
                                  </a:lnTo>
                                  <a:lnTo>
                                    <a:pt x="411219" y="190140"/>
                                  </a:lnTo>
                                  <a:lnTo>
                                    <a:pt x="479755" y="178097"/>
                                  </a:lnTo>
                                  <a:lnTo>
                                    <a:pt x="514024" y="171733"/>
                                  </a:lnTo>
                                  <a:lnTo>
                                    <a:pt x="548292" y="165858"/>
                                  </a:lnTo>
                                  <a:lnTo>
                                    <a:pt x="582560" y="159592"/>
                                  </a:lnTo>
                                  <a:lnTo>
                                    <a:pt x="616829" y="152444"/>
                                  </a:lnTo>
                                  <a:lnTo>
                                    <a:pt x="651195" y="145982"/>
                                  </a:lnTo>
                                  <a:lnTo>
                                    <a:pt x="719731" y="132765"/>
                                  </a:lnTo>
                                  <a:lnTo>
                                    <a:pt x="754000" y="126988"/>
                                  </a:lnTo>
                                  <a:lnTo>
                                    <a:pt x="788268" y="119743"/>
                                  </a:lnTo>
                                  <a:lnTo>
                                    <a:pt x="822536" y="112008"/>
                                  </a:lnTo>
                                  <a:lnTo>
                                    <a:pt x="856804" y="105350"/>
                                  </a:lnTo>
                                  <a:lnTo>
                                    <a:pt x="891073" y="97811"/>
                                  </a:lnTo>
                                  <a:lnTo>
                                    <a:pt x="959609" y="83418"/>
                                  </a:lnTo>
                                  <a:lnTo>
                                    <a:pt x="993878" y="75781"/>
                                  </a:lnTo>
                                  <a:lnTo>
                                    <a:pt x="1028146" y="65893"/>
                                  </a:lnTo>
                                  <a:lnTo>
                                    <a:pt x="1062414" y="57472"/>
                                  </a:lnTo>
                                  <a:lnTo>
                                    <a:pt x="1096682" y="53164"/>
                                  </a:lnTo>
                                  <a:lnTo>
                                    <a:pt x="1130951" y="43569"/>
                                  </a:lnTo>
                                  <a:lnTo>
                                    <a:pt x="1165219" y="34953"/>
                                  </a:lnTo>
                                  <a:lnTo>
                                    <a:pt x="1199487" y="26729"/>
                                  </a:lnTo>
                                  <a:lnTo>
                                    <a:pt x="119948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C4B73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2" name="Graphic 492"/>
                          <wps:cNvSpPr/>
                          <wps:spPr>
                            <a:xfrm>
                              <a:off x="0" y="191510"/>
                              <a:ext cx="1199515" cy="1435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99515" h="143510">
                                  <a:moveTo>
                                    <a:pt x="1199487" y="0"/>
                                  </a:moveTo>
                                  <a:lnTo>
                                    <a:pt x="1165219" y="3720"/>
                                  </a:lnTo>
                                  <a:lnTo>
                                    <a:pt x="1130951" y="7832"/>
                                  </a:lnTo>
                                  <a:lnTo>
                                    <a:pt x="1096682" y="10965"/>
                                  </a:lnTo>
                                  <a:lnTo>
                                    <a:pt x="1062414" y="12826"/>
                                  </a:lnTo>
                                  <a:lnTo>
                                    <a:pt x="1028146" y="16546"/>
                                  </a:lnTo>
                                  <a:lnTo>
                                    <a:pt x="993878" y="18994"/>
                                  </a:lnTo>
                                  <a:lnTo>
                                    <a:pt x="959609" y="23106"/>
                                  </a:lnTo>
                                  <a:lnTo>
                                    <a:pt x="925341" y="26729"/>
                                  </a:lnTo>
                                  <a:lnTo>
                                    <a:pt x="891073" y="29568"/>
                                  </a:lnTo>
                                  <a:lnTo>
                                    <a:pt x="856804" y="32995"/>
                                  </a:lnTo>
                                  <a:lnTo>
                                    <a:pt x="822536" y="36128"/>
                                  </a:lnTo>
                                  <a:lnTo>
                                    <a:pt x="788268" y="39751"/>
                                  </a:lnTo>
                                  <a:lnTo>
                                    <a:pt x="754000" y="42982"/>
                                  </a:lnTo>
                                  <a:lnTo>
                                    <a:pt x="719731" y="47583"/>
                                  </a:lnTo>
                                  <a:lnTo>
                                    <a:pt x="685463" y="51010"/>
                                  </a:lnTo>
                                  <a:lnTo>
                                    <a:pt x="582560" y="60214"/>
                                  </a:lnTo>
                                  <a:lnTo>
                                    <a:pt x="548292" y="64228"/>
                                  </a:lnTo>
                                  <a:lnTo>
                                    <a:pt x="514024" y="65207"/>
                                  </a:lnTo>
                                  <a:lnTo>
                                    <a:pt x="479755" y="67753"/>
                                  </a:lnTo>
                                  <a:lnTo>
                                    <a:pt x="445487" y="71180"/>
                                  </a:lnTo>
                                  <a:lnTo>
                                    <a:pt x="376951" y="76956"/>
                                  </a:lnTo>
                                  <a:lnTo>
                                    <a:pt x="342682" y="79502"/>
                                  </a:lnTo>
                                  <a:lnTo>
                                    <a:pt x="308414" y="82733"/>
                                  </a:lnTo>
                                  <a:lnTo>
                                    <a:pt x="205609" y="90272"/>
                                  </a:lnTo>
                                  <a:lnTo>
                                    <a:pt x="171341" y="89587"/>
                                  </a:lnTo>
                                  <a:lnTo>
                                    <a:pt x="137073" y="94384"/>
                                  </a:lnTo>
                                  <a:lnTo>
                                    <a:pt x="102804" y="96538"/>
                                  </a:lnTo>
                                  <a:lnTo>
                                    <a:pt x="68536" y="97909"/>
                                  </a:lnTo>
                                  <a:lnTo>
                                    <a:pt x="34268" y="101923"/>
                                  </a:lnTo>
                                  <a:lnTo>
                                    <a:pt x="0" y="104763"/>
                                  </a:lnTo>
                                  <a:lnTo>
                                    <a:pt x="0" y="143045"/>
                                  </a:lnTo>
                                  <a:lnTo>
                                    <a:pt x="34268" y="140499"/>
                                  </a:lnTo>
                                  <a:lnTo>
                                    <a:pt x="68536" y="136583"/>
                                  </a:lnTo>
                                  <a:lnTo>
                                    <a:pt x="102804" y="135310"/>
                                  </a:lnTo>
                                  <a:lnTo>
                                    <a:pt x="137073" y="133156"/>
                                  </a:lnTo>
                                  <a:lnTo>
                                    <a:pt x="171341" y="128652"/>
                                  </a:lnTo>
                                  <a:lnTo>
                                    <a:pt x="205609" y="129534"/>
                                  </a:lnTo>
                                  <a:lnTo>
                                    <a:pt x="308414" y="122288"/>
                                  </a:lnTo>
                                  <a:lnTo>
                                    <a:pt x="376951" y="117001"/>
                                  </a:lnTo>
                                  <a:lnTo>
                                    <a:pt x="445487" y="112302"/>
                                  </a:lnTo>
                                  <a:lnTo>
                                    <a:pt x="479755" y="109168"/>
                                  </a:lnTo>
                                  <a:lnTo>
                                    <a:pt x="514024" y="106721"/>
                                  </a:lnTo>
                                  <a:lnTo>
                                    <a:pt x="548292" y="106525"/>
                                  </a:lnTo>
                                  <a:lnTo>
                                    <a:pt x="582560" y="103196"/>
                                  </a:lnTo>
                                  <a:lnTo>
                                    <a:pt x="616829" y="100357"/>
                                  </a:lnTo>
                                  <a:lnTo>
                                    <a:pt x="651195" y="97811"/>
                                  </a:lnTo>
                                  <a:lnTo>
                                    <a:pt x="685463" y="95657"/>
                                  </a:lnTo>
                                  <a:lnTo>
                                    <a:pt x="719731" y="92818"/>
                                  </a:lnTo>
                                  <a:lnTo>
                                    <a:pt x="754000" y="88705"/>
                                  </a:lnTo>
                                  <a:lnTo>
                                    <a:pt x="788268" y="85866"/>
                                  </a:lnTo>
                                  <a:lnTo>
                                    <a:pt x="822536" y="82635"/>
                                  </a:lnTo>
                                  <a:lnTo>
                                    <a:pt x="856804" y="79894"/>
                                  </a:lnTo>
                                  <a:lnTo>
                                    <a:pt x="891073" y="77544"/>
                                  </a:lnTo>
                                  <a:lnTo>
                                    <a:pt x="925341" y="75488"/>
                                  </a:lnTo>
                                  <a:lnTo>
                                    <a:pt x="993878" y="69809"/>
                                  </a:lnTo>
                                  <a:lnTo>
                                    <a:pt x="1028146" y="68242"/>
                                  </a:lnTo>
                                  <a:lnTo>
                                    <a:pt x="1062414" y="65305"/>
                                  </a:lnTo>
                                  <a:lnTo>
                                    <a:pt x="1096682" y="64522"/>
                                  </a:lnTo>
                                  <a:lnTo>
                                    <a:pt x="1165219" y="58647"/>
                                  </a:lnTo>
                                  <a:lnTo>
                                    <a:pt x="1199487" y="55906"/>
                                  </a:lnTo>
                                  <a:lnTo>
                                    <a:pt x="119948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78429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3" name="Graphic 493"/>
                          <wps:cNvSpPr/>
                          <wps:spPr>
                            <a:xfrm>
                              <a:off x="0" y="123463"/>
                              <a:ext cx="1199515" cy="2006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99515" h="200660">
                                  <a:moveTo>
                                    <a:pt x="1199487" y="0"/>
                                  </a:moveTo>
                                  <a:lnTo>
                                    <a:pt x="1165219" y="6657"/>
                                  </a:lnTo>
                                  <a:lnTo>
                                    <a:pt x="1096682" y="18994"/>
                                  </a:lnTo>
                                  <a:lnTo>
                                    <a:pt x="993878" y="36324"/>
                                  </a:lnTo>
                                  <a:lnTo>
                                    <a:pt x="959609" y="42394"/>
                                  </a:lnTo>
                                  <a:lnTo>
                                    <a:pt x="891073" y="52773"/>
                                  </a:lnTo>
                                  <a:lnTo>
                                    <a:pt x="822536" y="63739"/>
                                  </a:lnTo>
                                  <a:lnTo>
                                    <a:pt x="788268" y="68536"/>
                                  </a:lnTo>
                                  <a:lnTo>
                                    <a:pt x="685463" y="82341"/>
                                  </a:lnTo>
                                  <a:lnTo>
                                    <a:pt x="651195" y="88020"/>
                                  </a:lnTo>
                                  <a:lnTo>
                                    <a:pt x="616829" y="90859"/>
                                  </a:lnTo>
                                  <a:lnTo>
                                    <a:pt x="582560" y="95363"/>
                                  </a:lnTo>
                                  <a:lnTo>
                                    <a:pt x="548292" y="101434"/>
                                  </a:lnTo>
                                  <a:lnTo>
                                    <a:pt x="445487" y="114945"/>
                                  </a:lnTo>
                                  <a:lnTo>
                                    <a:pt x="411219" y="117980"/>
                                  </a:lnTo>
                                  <a:lnTo>
                                    <a:pt x="376951" y="121701"/>
                                  </a:lnTo>
                                  <a:lnTo>
                                    <a:pt x="342682" y="124736"/>
                                  </a:lnTo>
                                  <a:lnTo>
                                    <a:pt x="308414" y="128750"/>
                                  </a:lnTo>
                                  <a:lnTo>
                                    <a:pt x="239877" y="135800"/>
                                  </a:lnTo>
                                  <a:lnTo>
                                    <a:pt x="205609" y="140499"/>
                                  </a:lnTo>
                                  <a:lnTo>
                                    <a:pt x="137073" y="147647"/>
                                  </a:lnTo>
                                  <a:lnTo>
                                    <a:pt x="102804" y="152542"/>
                                  </a:lnTo>
                                  <a:lnTo>
                                    <a:pt x="68536" y="156361"/>
                                  </a:lnTo>
                                  <a:lnTo>
                                    <a:pt x="34268" y="159886"/>
                                  </a:lnTo>
                                  <a:lnTo>
                                    <a:pt x="0" y="163117"/>
                                  </a:lnTo>
                                  <a:lnTo>
                                    <a:pt x="0" y="200420"/>
                                  </a:lnTo>
                                  <a:lnTo>
                                    <a:pt x="102804" y="190825"/>
                                  </a:lnTo>
                                  <a:lnTo>
                                    <a:pt x="137073" y="186419"/>
                                  </a:lnTo>
                                  <a:lnTo>
                                    <a:pt x="205609" y="179663"/>
                                  </a:lnTo>
                                  <a:lnTo>
                                    <a:pt x="239877" y="175355"/>
                                  </a:lnTo>
                                  <a:lnTo>
                                    <a:pt x="308414" y="168991"/>
                                  </a:lnTo>
                                  <a:lnTo>
                                    <a:pt x="342682" y="165368"/>
                                  </a:lnTo>
                                  <a:lnTo>
                                    <a:pt x="376951" y="162823"/>
                                  </a:lnTo>
                                  <a:lnTo>
                                    <a:pt x="411219" y="159298"/>
                                  </a:lnTo>
                                  <a:lnTo>
                                    <a:pt x="445487" y="156067"/>
                                  </a:lnTo>
                                  <a:lnTo>
                                    <a:pt x="548292" y="144807"/>
                                  </a:lnTo>
                                  <a:lnTo>
                                    <a:pt x="582560" y="139422"/>
                                  </a:lnTo>
                                  <a:lnTo>
                                    <a:pt x="616829" y="135702"/>
                                  </a:lnTo>
                                  <a:lnTo>
                                    <a:pt x="651195" y="133646"/>
                                  </a:lnTo>
                                  <a:lnTo>
                                    <a:pt x="685463" y="128848"/>
                                  </a:lnTo>
                                  <a:lnTo>
                                    <a:pt x="719731" y="125030"/>
                                  </a:lnTo>
                                  <a:lnTo>
                                    <a:pt x="822536" y="113085"/>
                                  </a:lnTo>
                                  <a:lnTo>
                                    <a:pt x="856804" y="108483"/>
                                  </a:lnTo>
                                  <a:lnTo>
                                    <a:pt x="959609" y="96147"/>
                                  </a:lnTo>
                                  <a:lnTo>
                                    <a:pt x="993878" y="91447"/>
                                  </a:lnTo>
                                  <a:lnTo>
                                    <a:pt x="1028146" y="87237"/>
                                  </a:lnTo>
                                  <a:lnTo>
                                    <a:pt x="1096682" y="78229"/>
                                  </a:lnTo>
                                  <a:lnTo>
                                    <a:pt x="1199487" y="64130"/>
                                  </a:lnTo>
                                  <a:lnTo>
                                    <a:pt x="119948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D968C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4" name="Graphic 494"/>
                          <wps:cNvSpPr/>
                          <wps:spPr>
                            <a:xfrm>
                              <a:off x="0" y="0"/>
                              <a:ext cx="1199515" cy="2927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99515" h="292735">
                                  <a:moveTo>
                                    <a:pt x="1199487" y="0"/>
                                  </a:moveTo>
                                  <a:lnTo>
                                    <a:pt x="1165219" y="9693"/>
                                  </a:lnTo>
                                  <a:lnTo>
                                    <a:pt x="1130951" y="20658"/>
                                  </a:lnTo>
                                  <a:lnTo>
                                    <a:pt x="1096682" y="30351"/>
                                  </a:lnTo>
                                  <a:lnTo>
                                    <a:pt x="1062414" y="39555"/>
                                  </a:lnTo>
                                  <a:lnTo>
                                    <a:pt x="1028146" y="49248"/>
                                  </a:lnTo>
                                  <a:lnTo>
                                    <a:pt x="993878" y="58451"/>
                                  </a:lnTo>
                                  <a:lnTo>
                                    <a:pt x="959609" y="69515"/>
                                  </a:lnTo>
                                  <a:lnTo>
                                    <a:pt x="891073" y="87041"/>
                                  </a:lnTo>
                                  <a:lnTo>
                                    <a:pt x="822536" y="103686"/>
                                  </a:lnTo>
                                  <a:lnTo>
                                    <a:pt x="788268" y="112595"/>
                                  </a:lnTo>
                                  <a:lnTo>
                                    <a:pt x="754000" y="116903"/>
                                  </a:lnTo>
                                  <a:lnTo>
                                    <a:pt x="719731" y="125519"/>
                                  </a:lnTo>
                                  <a:lnTo>
                                    <a:pt x="685463" y="133156"/>
                                  </a:lnTo>
                                  <a:lnTo>
                                    <a:pt x="616829" y="147941"/>
                                  </a:lnTo>
                                  <a:lnTo>
                                    <a:pt x="514024" y="169187"/>
                                  </a:lnTo>
                                  <a:lnTo>
                                    <a:pt x="479755" y="175551"/>
                                  </a:lnTo>
                                  <a:lnTo>
                                    <a:pt x="445487" y="182405"/>
                                  </a:lnTo>
                                  <a:lnTo>
                                    <a:pt x="376951" y="193175"/>
                                  </a:lnTo>
                                  <a:lnTo>
                                    <a:pt x="342682" y="200420"/>
                                  </a:lnTo>
                                  <a:lnTo>
                                    <a:pt x="274146" y="212463"/>
                                  </a:lnTo>
                                  <a:lnTo>
                                    <a:pt x="239877" y="218925"/>
                                  </a:lnTo>
                                  <a:lnTo>
                                    <a:pt x="205609" y="223918"/>
                                  </a:lnTo>
                                  <a:lnTo>
                                    <a:pt x="171341" y="229597"/>
                                  </a:lnTo>
                                  <a:lnTo>
                                    <a:pt x="137073" y="234492"/>
                                  </a:lnTo>
                                  <a:lnTo>
                                    <a:pt x="102804" y="239780"/>
                                  </a:lnTo>
                                  <a:lnTo>
                                    <a:pt x="68536" y="244088"/>
                                  </a:lnTo>
                                  <a:lnTo>
                                    <a:pt x="34268" y="249179"/>
                                  </a:lnTo>
                                  <a:lnTo>
                                    <a:pt x="0" y="253976"/>
                                  </a:lnTo>
                                  <a:lnTo>
                                    <a:pt x="0" y="292259"/>
                                  </a:lnTo>
                                  <a:lnTo>
                                    <a:pt x="34268" y="287559"/>
                                  </a:lnTo>
                                  <a:lnTo>
                                    <a:pt x="102804" y="278552"/>
                                  </a:lnTo>
                                  <a:lnTo>
                                    <a:pt x="137073" y="273460"/>
                                  </a:lnTo>
                                  <a:lnTo>
                                    <a:pt x="171341" y="268957"/>
                                  </a:lnTo>
                                  <a:lnTo>
                                    <a:pt x="205609" y="263767"/>
                                  </a:lnTo>
                                  <a:lnTo>
                                    <a:pt x="239877" y="259166"/>
                                  </a:lnTo>
                                  <a:lnTo>
                                    <a:pt x="274146" y="253291"/>
                                  </a:lnTo>
                                  <a:lnTo>
                                    <a:pt x="342682" y="242521"/>
                                  </a:lnTo>
                                  <a:lnTo>
                                    <a:pt x="376951" y="235765"/>
                                  </a:lnTo>
                                  <a:lnTo>
                                    <a:pt x="445487" y="225779"/>
                                  </a:lnTo>
                                  <a:lnTo>
                                    <a:pt x="479755" y="219806"/>
                                  </a:lnTo>
                                  <a:lnTo>
                                    <a:pt x="514024" y="214127"/>
                                  </a:lnTo>
                                  <a:lnTo>
                                    <a:pt x="616829" y="196014"/>
                                  </a:lnTo>
                                  <a:lnTo>
                                    <a:pt x="719731" y="176922"/>
                                  </a:lnTo>
                                  <a:lnTo>
                                    <a:pt x="754000" y="170264"/>
                                  </a:lnTo>
                                  <a:lnTo>
                                    <a:pt x="788268" y="167327"/>
                                  </a:lnTo>
                                  <a:lnTo>
                                    <a:pt x="822536" y="159690"/>
                                  </a:lnTo>
                                  <a:lnTo>
                                    <a:pt x="891073" y="144905"/>
                                  </a:lnTo>
                                  <a:lnTo>
                                    <a:pt x="959609" y="131688"/>
                                  </a:lnTo>
                                  <a:lnTo>
                                    <a:pt x="993878" y="122190"/>
                                  </a:lnTo>
                                  <a:lnTo>
                                    <a:pt x="1028146" y="114553"/>
                                  </a:lnTo>
                                  <a:lnTo>
                                    <a:pt x="1062414" y="106329"/>
                                  </a:lnTo>
                                  <a:lnTo>
                                    <a:pt x="1096682" y="98986"/>
                                  </a:lnTo>
                                  <a:lnTo>
                                    <a:pt x="1130951" y="91251"/>
                                  </a:lnTo>
                                  <a:lnTo>
                                    <a:pt x="1165219" y="83027"/>
                                  </a:lnTo>
                                  <a:lnTo>
                                    <a:pt x="1199487" y="75586"/>
                                  </a:lnTo>
                                  <a:lnTo>
                                    <a:pt x="119948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C4B73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6D43D10F" id="Group 488" o:spid="_x0000_s1026" style="position:absolute;margin-left:141.85pt;margin-top:2.1pt;width:94.45pt;height:26.35pt;z-index:-17389568;mso-wrap-distance-left:0;mso-wrap-distance-right:0;mso-position-horizontal-relative:page" coordsize="11995,33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">
                  <v:shape id="Graphic 489" o:spid="_x0000_s1027" style="position:absolute;top:2087;width:11995;height:1137;visibility:visible;mso-wrap-style:square;v-text-anchor:top" coordsize="1199515,113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" path="m1199487,r-34268,3524l1130951,7441r-34269,4601l1028146,17525r-68537,7246l925341,27806r-34268,3427l822536,37107r-34268,2252l719731,45038r-34268,4210l651195,49933r-34366,5189l582560,58353r-34268,1959l514024,62759r-34269,3525l342682,77348r-34268,2448l274146,82929r-34269,1664l205609,87041r-34268,2839l137073,90370r-34269,3035l,100455r,12728l102804,106329r34269,-3035l171341,102804r34268,-2839l239877,97517r34269,-1664l308414,92622r34268,-2448l479755,79698r34269,-3329l548292,73921r34268,-1860l616829,69026r34366,-5092l685463,63347r34268,-4112l788268,53948r34268,-2057l891073,46409r34268,-3231l959609,40338r68537,-6560l1096682,29079r34269,-4308l1165219,21148r34268,-3231l1199487,xe" fillcolor="#e78429" stroked="f">
                    <v:fill opacity="32896f"/>
                    <v:path arrowok="t"/>
                  </v:shape>
                  <v:shape id="Graphic 490" o:spid="_x0000_s1028" style="position:absolute;top:1460;width:11995;height:1670;visibility:visible;mso-wrap-style:square;v-text-anchor:top" coordsize="1199515,167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" path="m1199487,r-34268,6755l1096682,18015r-34268,4699l1028146,28687,856804,53262r-34268,5287l788268,63151r-34268,4993l719731,72648r-68536,9693l616829,86453r-34269,4994l548292,94972r-34268,5091l479755,101140r-34268,5483l411219,110245,274146,125324r-34269,4308l205609,132373r-68536,7735l102804,143437,,154207r,12728l34268,163508r68536,-7245l137073,153032r68536,-7637l239877,142751r34269,-4406l376951,127380r68536,-7050l479755,114945r34269,-881l548292,109168r34268,-3328l616829,101042r34366,-4014l719731,87726r34269,-4210l788268,78817r34268,-4406l856804,69319r68537,-9203l959609,55906r68537,-9008l1062414,41317r34268,-4210l1165219,26729r34268,-6071l1199487,xe" fillcolor="#ed968c" stroked="f">
                    <v:fill opacity="32896f"/>
                    <v:path arrowok="t"/>
                  </v:shape>
                  <v:shape id="Graphic 491" o:spid="_x0000_s1029" style="position:absolute;top:289;width:11995;height:2528;visibility:visible;mso-wrap-style:square;v-text-anchor:top" coordsize="1199515,2527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" path="m1199487,r-34268,9007l1130951,18406r-34269,10183l1062414,33680r-34268,9204l993878,53654r-34269,8322l856804,86062r-34268,7441l788268,101727r-34268,7833l719731,115826r-68536,14099l616829,136681r-34269,7441l548292,150780r-34268,6168l479755,163704r-34268,6168l411219,176334r-34268,5287l308414,193566r-34268,5190l239877,205315r-34268,4700l137073,220981,34268,234688,,239682r,12826l34268,247514,137073,234003r34268,-5189l205609,223331r34268,-4700l274146,212267r34268,-5287l342682,201007r34269,-5678l411219,190140r68536,-12043l514024,171733r34268,-5875l582560,159592r34269,-7148l651195,145982r68536,-13217l754000,126988r34268,-7245l822536,112008r34268,-6658l891073,97811,959609,83418r34269,-7637l1028146,65893r34268,-8421l1096682,53164r34269,-9595l1165219,34953r34268,-8224l1199487,xe" fillcolor="#7c4b73" stroked="f">
                    <v:fill opacity="32896f"/>
                    <v:path arrowok="t"/>
                  </v:shape>
                  <v:shape id="Graphic 492" o:spid="_x0000_s1030" style="position:absolute;top:1915;width:11995;height:1435;visibility:visible;mso-wrap-style:square;v-text-anchor:top" coordsize="1199515,143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" path="m1199487,r-34268,3720l1130951,7832r-34269,3133l1062414,12826r-34268,3720l993878,18994r-34269,4112l925341,26729r-34268,2839l856804,32995r-34268,3133l788268,39751r-34268,3231l719731,47583r-34268,3427l582560,60214r-34268,4014l514024,65207r-34269,2546l445487,71180r-68536,5776l342682,79502r-34268,3231l205609,90272r-34268,-685l137073,94384r-34269,2154l68536,97909r-34268,4014l,104763r,38282l34268,140499r34268,-3916l102804,135310r34269,-2154l171341,128652r34268,882l308414,122288r68537,-5287l445487,112302r34268,-3134l514024,106721r34268,-196l582560,103196r34269,-2839l651195,97811r34268,-2154l719731,92818r34269,-4113l788268,85866r34268,-3231l856804,79894r34269,-2350l925341,75488r68537,-5679l1028146,68242r34268,-2937l1096682,64522r68537,-5875l1199487,55906r,-55906xe" fillcolor="#e78429" stroked="f">
                    <v:fill opacity="32896f"/>
                    <v:path arrowok="t"/>
                  </v:shape>
                  <v:shape id="Graphic 493" o:spid="_x0000_s1031" style="position:absolute;top:1234;width:11995;height:2007;visibility:visible;mso-wrap-style:square;v-text-anchor:top" coordsize="1199515,200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" path="m1199487,r-34268,6657l1096682,18994,993878,36324r-34269,6070l891073,52773,822536,63739r-34268,4797l685463,82341r-34268,5679l616829,90859r-34269,4504l548292,101434,445487,114945r-34268,3035l376951,121701r-34269,3035l308414,128750r-68537,7050l205609,140499r-68536,7148l102804,152542r-34268,3819l34268,159886,,163117r,37303l102804,190825r34269,-4406l205609,179663r34268,-4308l308414,168991r34268,-3623l376951,162823r34268,-3525l445487,156067,548292,144807r34268,-5385l616829,135702r34366,-2056l685463,128848r34268,-3818l822536,113085r34268,-4602l959609,96147r34269,-4700l1028146,87237r68536,-9008l1199487,64130r,-64130xe" fillcolor="#ed968c" stroked="f">
                    <v:fill opacity="32896f"/>
                    <v:path arrowok="t"/>
                  </v:shape>
                  <v:shape id="Graphic 494" o:spid="_x0000_s1032" style="position:absolute;width:11995;height:2927;visibility:visible;mso-wrap-style:square;v-text-anchor:top" coordsize="1199515,292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" path="m1199487,r-34268,9693l1130951,20658r-34269,9693l1062414,39555r-34268,9693l993878,58451,959609,69515,891073,87041r-68537,16645l788268,112595r-34268,4308l719731,125519r-34268,7637l616829,147941,514024,169187r-34269,6364l445487,182405r-68536,10770l342682,200420r-68536,12043l239877,218925r-34268,4993l171341,229597r-34268,4895l102804,239780r-34268,4308l34268,249179,,253976r,38283l34268,287559r68536,-9007l137073,273460r34268,-4503l205609,263767r34268,-4601l274146,253291r68536,-10770l376951,235765r68536,-9986l479755,219806r34269,-5679l616829,196014,719731,176922r34269,-6658l788268,167327r34268,-7637l891073,144905r68536,-13217l993878,122190r34268,-7637l1062414,106329r34268,-7343l1130951,91251r34268,-8224l1199487,75586r,-75586xe" fillcolor="#7c4b73" stroked="f">
                    <v:fill opacity="32896f"/>
                    <v:path arrowok="t"/>
                  </v:shape>
                  <w10:wrap anchorx="page"/>
                </v:group>
              </w:pict>
            </mc:Fallback>
          </mc:AlternateContent>
        </w:r>
        <w:r w:rsidR="001E0CFE">
          <w:rPr>
            <w:noProof/>
            <w:lang w:val="en-GB" w:eastAsia="en-GB"/>
          </w:rPr>
          <mc:AlternateContent>
            <mc:Choice Requires="wps">
              <w:drawing>
                <wp:anchor distT="0" distB="0" distL="0" distR="0" simplePos="0" relativeHeight="15770112" behindDoc="0" locked="0" layoutInCell="1" allowOverlap="1">
                  <wp:simplePos x="0" y="0"/>
                  <wp:positionH relativeFrom="page">
                    <wp:posOffset>1714693</wp:posOffset>
                  </wp:positionH>
                  <wp:positionV relativeFrom="paragraph">
                    <wp:posOffset>99637</wp:posOffset>
                  </wp:positionV>
                  <wp:extent cx="27305" cy="1270"/>
                  <wp:effectExtent l="0" t="0" r="0" b="0"/>
                  <wp:wrapNone/>
                  <wp:docPr id="495" name="Graphic 49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>
                          <a:xfrm>
                            <a:off x="0" y="0"/>
                            <a:ext cx="27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>
                                <a:moveTo>
                                  <a:pt x="0" y="0"/>
                                </a:moveTo>
                                <a:lnTo>
                                  <a:pt x="26827" y="0"/>
                                </a:lnTo>
                              </a:path>
                            </a:pathLst>
                          </a:custGeom>
                          <a:ln w="10476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55B8E28B" id="Graphic 495" o:spid="_x0000_s1026" style="position:absolute;margin-left:135pt;margin-top:7.85pt;width:2.15pt;height:.1pt;z-index:15770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0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" path="m,l26827,e" filled="f" strokecolor="#333" strokeweight=".291mm">
                  <v:path arrowok="t"/>
                  <w10:wrap anchorx="page"/>
                </v:shape>
              </w:pict>
            </mc:Fallback>
          </mc:AlternateContent>
        </w:r>
      </w:ins>
      <w:r w:rsidR="001E0CFE">
        <w:rPr>
          <w:rFonts w:ascii="Times New Roman"/>
          <w:color w:val="4D4D4D"/>
          <w:spacing w:val="-5"/>
          <w:sz w:val="14"/>
        </w:rPr>
        <w:t>1.0</w:t>
      </w:r>
    </w:p>
    <w:p w14:paraId="500158AD" w14:textId="77777777" w:rsidR="00470D98" w:rsidRDefault="00470D98">
      <w:pPr>
        <w:rPr>
          <w:rFonts w:ascii="Times New Roman"/>
          <w:sz w:val="14"/>
        </w:rPr>
        <w:sectPr w:rsidR="00470D98">
          <w:pgSz w:w="12240" w:h="15840"/>
          <w:pgMar w:top="1820" w:right="1720" w:bottom="2000" w:left="1600" w:header="0" w:footer="1818" w:gutter="0"/>
          <w:cols w:space="720"/>
        </w:sectPr>
      </w:pPr>
    </w:p>
    <w:p w14:paraId="5EB3D132" w14:textId="16C0762D" w:rsidR="00470D98" w:rsidRDefault="00133F83">
      <w:pPr>
        <w:tabs>
          <w:tab w:val="left" w:pos="3399"/>
          <w:tab w:val="left" w:pos="5288"/>
        </w:tabs>
        <w:spacing w:before="72"/>
        <w:ind w:left="893"/>
        <w:rPr>
          <w:rFonts w:ascii="Times New Roman"/>
          <w:sz w:val="14"/>
        </w:rPr>
      </w:pPr>
      <w:del w:id="2516" w:author="Hughes, Anna E" w:date="2023-08-09T15:29:00Z">
        <w:r>
          <w:rPr>
            <w:noProof/>
            <w:lang w:val="en-GB" w:eastAsia="en-GB"/>
          </w:rPr>
          <mc:AlternateContent>
            <mc:Choice Requires="wpg">
              <w:drawing>
                <wp:anchor distT="0" distB="0" distL="114300" distR="114300" simplePos="0" relativeHeight="487741952" behindDoc="1" locked="0" layoutInCell="1" allowOverlap="1" wp14:anchorId="70824F72" wp14:editId="522EC3F8">
                  <wp:simplePos x="0" y="0"/>
                  <wp:positionH relativeFrom="page">
                    <wp:posOffset>3174365</wp:posOffset>
                  </wp:positionH>
                  <wp:positionV relativeFrom="paragraph">
                    <wp:posOffset>113030</wp:posOffset>
                  </wp:positionV>
                  <wp:extent cx="1200150" cy="100965"/>
                  <wp:effectExtent l="0" t="0" r="0" b="0"/>
                  <wp:wrapNone/>
                  <wp:docPr id="1037" name="docshapegroup37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200150" cy="100965"/>
                            <a:chOff x="4999" y="178"/>
                            <a:chExt cx="1890" cy="159"/>
                          </a:xfrm>
                        </wpg:grpSpPr>
                        <wps:wsp>
                          <wps:cNvPr id="1038" name="docshape377"/>
                          <wps:cNvSpPr>
                            <a:spLocks/>
                          </wps:cNvSpPr>
                          <wps:spPr bwMode="auto">
                            <a:xfrm>
                              <a:off x="4999" y="282"/>
                              <a:ext cx="1890" cy="34"/>
                            </a:xfrm>
                            <a:custGeom>
                              <a:avLst/>
                              <a:gdLst>
                                <a:gd name="T0" fmla="+- 0 6889 4999"/>
                                <a:gd name="T1" fmla="*/ T0 w 1890"/>
                                <a:gd name="T2" fmla="+- 0 283 283"/>
                                <a:gd name="T3" fmla="*/ 283 h 34"/>
                                <a:gd name="T4" fmla="+- 0 6727 4999"/>
                                <a:gd name="T5" fmla="*/ T4 w 1890"/>
                                <a:gd name="T6" fmla="+- 0 285 283"/>
                                <a:gd name="T7" fmla="*/ 285 h 34"/>
                                <a:gd name="T8" fmla="+- 0 6673 4999"/>
                                <a:gd name="T9" fmla="*/ T8 w 1890"/>
                                <a:gd name="T10" fmla="+- 0 285 283"/>
                                <a:gd name="T11" fmla="*/ 285 h 34"/>
                                <a:gd name="T12" fmla="+- 0 6619 4999"/>
                                <a:gd name="T13" fmla="*/ T12 w 1890"/>
                                <a:gd name="T14" fmla="+- 0 286 283"/>
                                <a:gd name="T15" fmla="*/ 286 h 34"/>
                                <a:gd name="T16" fmla="+- 0 6565 4999"/>
                                <a:gd name="T17" fmla="*/ T16 w 1890"/>
                                <a:gd name="T18" fmla="+- 0 286 283"/>
                                <a:gd name="T19" fmla="*/ 286 h 34"/>
                                <a:gd name="T20" fmla="+- 0 6457 4999"/>
                                <a:gd name="T21" fmla="*/ T20 w 1890"/>
                                <a:gd name="T22" fmla="+- 0 288 283"/>
                                <a:gd name="T23" fmla="*/ 288 h 34"/>
                                <a:gd name="T24" fmla="+- 0 6403 4999"/>
                                <a:gd name="T25" fmla="*/ T24 w 1890"/>
                                <a:gd name="T26" fmla="+- 0 286 283"/>
                                <a:gd name="T27" fmla="*/ 286 h 34"/>
                                <a:gd name="T28" fmla="+- 0 6187 4999"/>
                                <a:gd name="T29" fmla="*/ T28 w 1890"/>
                                <a:gd name="T30" fmla="+- 0 287 283"/>
                                <a:gd name="T31" fmla="*/ 287 h 34"/>
                                <a:gd name="T32" fmla="+- 0 6133 4999"/>
                                <a:gd name="T33" fmla="*/ T32 w 1890"/>
                                <a:gd name="T34" fmla="+- 0 287 283"/>
                                <a:gd name="T35" fmla="*/ 287 h 34"/>
                                <a:gd name="T36" fmla="+- 0 6025 4999"/>
                                <a:gd name="T37" fmla="*/ T36 w 1890"/>
                                <a:gd name="T38" fmla="+- 0 288 283"/>
                                <a:gd name="T39" fmla="*/ 288 h 34"/>
                                <a:gd name="T40" fmla="+- 0 5971 4999"/>
                                <a:gd name="T41" fmla="*/ T40 w 1890"/>
                                <a:gd name="T42" fmla="+- 0 289 283"/>
                                <a:gd name="T43" fmla="*/ 289 h 34"/>
                                <a:gd name="T44" fmla="+- 0 5863 4999"/>
                                <a:gd name="T45" fmla="*/ T44 w 1890"/>
                                <a:gd name="T46" fmla="+- 0 290 283"/>
                                <a:gd name="T47" fmla="*/ 290 h 34"/>
                                <a:gd name="T48" fmla="+- 0 5809 4999"/>
                                <a:gd name="T49" fmla="*/ T48 w 1890"/>
                                <a:gd name="T50" fmla="+- 0 291 283"/>
                                <a:gd name="T51" fmla="*/ 291 h 34"/>
                                <a:gd name="T52" fmla="+- 0 5755 4999"/>
                                <a:gd name="T53" fmla="*/ T52 w 1890"/>
                                <a:gd name="T54" fmla="+- 0 291 283"/>
                                <a:gd name="T55" fmla="*/ 291 h 34"/>
                                <a:gd name="T56" fmla="+- 0 5701 4999"/>
                                <a:gd name="T57" fmla="*/ T56 w 1890"/>
                                <a:gd name="T58" fmla="+- 0 293 283"/>
                                <a:gd name="T59" fmla="*/ 293 h 34"/>
                                <a:gd name="T60" fmla="+- 0 5647 4999"/>
                                <a:gd name="T61" fmla="*/ T60 w 1890"/>
                                <a:gd name="T62" fmla="+- 0 293 283"/>
                                <a:gd name="T63" fmla="*/ 293 h 34"/>
                                <a:gd name="T64" fmla="+- 0 5539 4999"/>
                                <a:gd name="T65" fmla="*/ T64 w 1890"/>
                                <a:gd name="T66" fmla="+- 0 294 283"/>
                                <a:gd name="T67" fmla="*/ 294 h 34"/>
                                <a:gd name="T68" fmla="+- 0 5485 4999"/>
                                <a:gd name="T69" fmla="*/ T68 w 1890"/>
                                <a:gd name="T70" fmla="+- 0 294 283"/>
                                <a:gd name="T71" fmla="*/ 294 h 34"/>
                                <a:gd name="T72" fmla="+- 0 5431 4999"/>
                                <a:gd name="T73" fmla="*/ T72 w 1890"/>
                                <a:gd name="T74" fmla="+- 0 295 283"/>
                                <a:gd name="T75" fmla="*/ 295 h 34"/>
                                <a:gd name="T76" fmla="+- 0 5323 4999"/>
                                <a:gd name="T77" fmla="*/ T76 w 1890"/>
                                <a:gd name="T78" fmla="+- 0 295 283"/>
                                <a:gd name="T79" fmla="*/ 295 h 34"/>
                                <a:gd name="T80" fmla="+- 0 5269 4999"/>
                                <a:gd name="T81" fmla="*/ T80 w 1890"/>
                                <a:gd name="T82" fmla="+- 0 295 283"/>
                                <a:gd name="T83" fmla="*/ 295 h 34"/>
                                <a:gd name="T84" fmla="+- 0 5215 4999"/>
                                <a:gd name="T85" fmla="*/ T84 w 1890"/>
                                <a:gd name="T86" fmla="+- 0 297 283"/>
                                <a:gd name="T87" fmla="*/ 297 h 34"/>
                                <a:gd name="T88" fmla="+- 0 5161 4999"/>
                                <a:gd name="T89" fmla="*/ T88 w 1890"/>
                                <a:gd name="T90" fmla="+- 0 295 283"/>
                                <a:gd name="T91" fmla="*/ 295 h 34"/>
                                <a:gd name="T92" fmla="+- 0 5053 4999"/>
                                <a:gd name="T93" fmla="*/ T92 w 1890"/>
                                <a:gd name="T94" fmla="+- 0 296 283"/>
                                <a:gd name="T95" fmla="*/ 296 h 34"/>
                                <a:gd name="T96" fmla="+- 0 4999 4999"/>
                                <a:gd name="T97" fmla="*/ T96 w 1890"/>
                                <a:gd name="T98" fmla="+- 0 296 283"/>
                                <a:gd name="T99" fmla="*/ 296 h 34"/>
                                <a:gd name="T100" fmla="+- 0 4999 4999"/>
                                <a:gd name="T101" fmla="*/ T100 w 1890"/>
                                <a:gd name="T102" fmla="+- 0 316 283"/>
                                <a:gd name="T103" fmla="*/ 316 h 34"/>
                                <a:gd name="T104" fmla="+- 0 5053 4999"/>
                                <a:gd name="T105" fmla="*/ T104 w 1890"/>
                                <a:gd name="T106" fmla="+- 0 316 283"/>
                                <a:gd name="T107" fmla="*/ 316 h 34"/>
                                <a:gd name="T108" fmla="+- 0 5161 4999"/>
                                <a:gd name="T109" fmla="*/ T108 w 1890"/>
                                <a:gd name="T110" fmla="+- 0 315 283"/>
                                <a:gd name="T111" fmla="*/ 315 h 34"/>
                                <a:gd name="T112" fmla="+- 0 5215 4999"/>
                                <a:gd name="T113" fmla="*/ T112 w 1890"/>
                                <a:gd name="T114" fmla="+- 0 317 283"/>
                                <a:gd name="T115" fmla="*/ 317 h 34"/>
                                <a:gd name="T116" fmla="+- 0 5269 4999"/>
                                <a:gd name="T117" fmla="*/ T116 w 1890"/>
                                <a:gd name="T118" fmla="+- 0 315 283"/>
                                <a:gd name="T119" fmla="*/ 315 h 34"/>
                                <a:gd name="T120" fmla="+- 0 5323 4999"/>
                                <a:gd name="T121" fmla="*/ T120 w 1890"/>
                                <a:gd name="T122" fmla="+- 0 315 283"/>
                                <a:gd name="T123" fmla="*/ 315 h 34"/>
                                <a:gd name="T124" fmla="+- 0 5485 4999"/>
                                <a:gd name="T125" fmla="*/ T124 w 1890"/>
                                <a:gd name="T126" fmla="+- 0 314 283"/>
                                <a:gd name="T127" fmla="*/ 314 h 34"/>
                                <a:gd name="T128" fmla="+- 0 5539 4999"/>
                                <a:gd name="T129" fmla="*/ T128 w 1890"/>
                                <a:gd name="T130" fmla="+- 0 314 283"/>
                                <a:gd name="T131" fmla="*/ 314 h 34"/>
                                <a:gd name="T132" fmla="+- 0 5593 4999"/>
                                <a:gd name="T133" fmla="*/ T132 w 1890"/>
                                <a:gd name="T134" fmla="+- 0 313 283"/>
                                <a:gd name="T135" fmla="*/ 313 h 34"/>
                                <a:gd name="T136" fmla="+- 0 5647 4999"/>
                                <a:gd name="T137" fmla="*/ T136 w 1890"/>
                                <a:gd name="T138" fmla="+- 0 312 283"/>
                                <a:gd name="T139" fmla="*/ 312 h 34"/>
                                <a:gd name="T140" fmla="+- 0 5701 4999"/>
                                <a:gd name="T141" fmla="*/ T140 w 1890"/>
                                <a:gd name="T142" fmla="+- 0 313 283"/>
                                <a:gd name="T143" fmla="*/ 313 h 34"/>
                                <a:gd name="T144" fmla="+- 0 5755 4999"/>
                                <a:gd name="T145" fmla="*/ T144 w 1890"/>
                                <a:gd name="T146" fmla="+- 0 311 283"/>
                                <a:gd name="T147" fmla="*/ 311 h 34"/>
                                <a:gd name="T148" fmla="+- 0 5809 4999"/>
                                <a:gd name="T149" fmla="*/ T148 w 1890"/>
                                <a:gd name="T150" fmla="+- 0 310 283"/>
                                <a:gd name="T151" fmla="*/ 310 h 34"/>
                                <a:gd name="T152" fmla="+- 0 6025 4999"/>
                                <a:gd name="T153" fmla="*/ T152 w 1890"/>
                                <a:gd name="T154" fmla="+- 0 307 283"/>
                                <a:gd name="T155" fmla="*/ 307 h 34"/>
                                <a:gd name="T156" fmla="+- 0 6133 4999"/>
                                <a:gd name="T157" fmla="*/ T156 w 1890"/>
                                <a:gd name="T158" fmla="+- 0 306 283"/>
                                <a:gd name="T159" fmla="*/ 306 h 34"/>
                                <a:gd name="T160" fmla="+- 0 6187 4999"/>
                                <a:gd name="T161" fmla="*/ T160 w 1890"/>
                                <a:gd name="T162" fmla="+- 0 307 283"/>
                                <a:gd name="T163" fmla="*/ 307 h 34"/>
                                <a:gd name="T164" fmla="+- 0 6403 4999"/>
                                <a:gd name="T165" fmla="*/ T164 w 1890"/>
                                <a:gd name="T166" fmla="+- 0 306 283"/>
                                <a:gd name="T167" fmla="*/ 306 h 34"/>
                                <a:gd name="T168" fmla="+- 0 6457 4999"/>
                                <a:gd name="T169" fmla="*/ T168 w 1890"/>
                                <a:gd name="T170" fmla="+- 0 308 283"/>
                                <a:gd name="T171" fmla="*/ 308 h 34"/>
                                <a:gd name="T172" fmla="+- 0 6511 4999"/>
                                <a:gd name="T173" fmla="*/ T172 w 1890"/>
                                <a:gd name="T174" fmla="+- 0 307 283"/>
                                <a:gd name="T175" fmla="*/ 307 h 34"/>
                                <a:gd name="T176" fmla="+- 0 6619 4999"/>
                                <a:gd name="T177" fmla="*/ T176 w 1890"/>
                                <a:gd name="T178" fmla="+- 0 306 283"/>
                                <a:gd name="T179" fmla="*/ 306 h 34"/>
                                <a:gd name="T180" fmla="+- 0 6673 4999"/>
                                <a:gd name="T181" fmla="*/ T180 w 1890"/>
                                <a:gd name="T182" fmla="+- 0 306 283"/>
                                <a:gd name="T183" fmla="*/ 306 h 34"/>
                                <a:gd name="T184" fmla="+- 0 6727 4999"/>
                                <a:gd name="T185" fmla="*/ T184 w 1890"/>
                                <a:gd name="T186" fmla="+- 0 306 283"/>
                                <a:gd name="T187" fmla="*/ 306 h 34"/>
                                <a:gd name="T188" fmla="+- 0 6835 4999"/>
                                <a:gd name="T189" fmla="*/ T188 w 1890"/>
                                <a:gd name="T190" fmla="+- 0 304 283"/>
                                <a:gd name="T191" fmla="*/ 304 h 34"/>
                                <a:gd name="T192" fmla="+- 0 6889 4999"/>
                                <a:gd name="T193" fmla="*/ T192 w 1890"/>
                                <a:gd name="T194" fmla="+- 0 304 283"/>
                                <a:gd name="T195" fmla="*/ 304 h 34"/>
                                <a:gd name="T196" fmla="+- 0 6889 4999"/>
                                <a:gd name="T197" fmla="*/ T196 w 1890"/>
                                <a:gd name="T198" fmla="+- 0 283 283"/>
                                <a:gd name="T199" fmla="*/ 283 h 3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</a:cxnLst>
                              <a:rect l="0" t="0" r="r" b="b"/>
                              <a:pathLst>
                                <a:path w="1890" h="34">
                                  <a:moveTo>
                                    <a:pt x="1890" y="0"/>
                                  </a:moveTo>
                                  <a:lnTo>
                                    <a:pt x="1728" y="2"/>
                                  </a:lnTo>
                                  <a:lnTo>
                                    <a:pt x="1674" y="2"/>
                                  </a:lnTo>
                                  <a:lnTo>
                                    <a:pt x="1620" y="3"/>
                                  </a:lnTo>
                                  <a:lnTo>
                                    <a:pt x="1566" y="3"/>
                                  </a:lnTo>
                                  <a:lnTo>
                                    <a:pt x="1458" y="5"/>
                                  </a:lnTo>
                                  <a:lnTo>
                                    <a:pt x="1404" y="3"/>
                                  </a:lnTo>
                                  <a:lnTo>
                                    <a:pt x="1188" y="4"/>
                                  </a:lnTo>
                                  <a:lnTo>
                                    <a:pt x="1134" y="4"/>
                                  </a:lnTo>
                                  <a:lnTo>
                                    <a:pt x="1026" y="5"/>
                                  </a:lnTo>
                                  <a:lnTo>
                                    <a:pt x="972" y="6"/>
                                  </a:lnTo>
                                  <a:lnTo>
                                    <a:pt x="864" y="7"/>
                                  </a:lnTo>
                                  <a:lnTo>
                                    <a:pt x="810" y="8"/>
                                  </a:lnTo>
                                  <a:lnTo>
                                    <a:pt x="756" y="8"/>
                                  </a:lnTo>
                                  <a:lnTo>
                                    <a:pt x="702" y="10"/>
                                  </a:lnTo>
                                  <a:lnTo>
                                    <a:pt x="648" y="10"/>
                                  </a:lnTo>
                                  <a:lnTo>
                                    <a:pt x="540" y="11"/>
                                  </a:lnTo>
                                  <a:lnTo>
                                    <a:pt x="486" y="11"/>
                                  </a:lnTo>
                                  <a:lnTo>
                                    <a:pt x="432" y="12"/>
                                  </a:lnTo>
                                  <a:lnTo>
                                    <a:pt x="324" y="12"/>
                                  </a:lnTo>
                                  <a:lnTo>
                                    <a:pt x="270" y="12"/>
                                  </a:lnTo>
                                  <a:lnTo>
                                    <a:pt x="216" y="14"/>
                                  </a:lnTo>
                                  <a:lnTo>
                                    <a:pt x="162" y="12"/>
                                  </a:lnTo>
                                  <a:lnTo>
                                    <a:pt x="54" y="13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54" y="33"/>
                                  </a:lnTo>
                                  <a:lnTo>
                                    <a:pt x="162" y="32"/>
                                  </a:lnTo>
                                  <a:lnTo>
                                    <a:pt x="216" y="34"/>
                                  </a:lnTo>
                                  <a:lnTo>
                                    <a:pt x="270" y="32"/>
                                  </a:lnTo>
                                  <a:lnTo>
                                    <a:pt x="324" y="32"/>
                                  </a:lnTo>
                                  <a:lnTo>
                                    <a:pt x="486" y="31"/>
                                  </a:lnTo>
                                  <a:lnTo>
                                    <a:pt x="540" y="31"/>
                                  </a:lnTo>
                                  <a:lnTo>
                                    <a:pt x="594" y="30"/>
                                  </a:lnTo>
                                  <a:lnTo>
                                    <a:pt x="648" y="29"/>
                                  </a:lnTo>
                                  <a:lnTo>
                                    <a:pt x="702" y="30"/>
                                  </a:lnTo>
                                  <a:lnTo>
                                    <a:pt x="756" y="28"/>
                                  </a:lnTo>
                                  <a:lnTo>
                                    <a:pt x="810" y="27"/>
                                  </a:lnTo>
                                  <a:lnTo>
                                    <a:pt x="1026" y="24"/>
                                  </a:lnTo>
                                  <a:lnTo>
                                    <a:pt x="1134" y="23"/>
                                  </a:lnTo>
                                  <a:lnTo>
                                    <a:pt x="1188" y="24"/>
                                  </a:lnTo>
                                  <a:lnTo>
                                    <a:pt x="1404" y="23"/>
                                  </a:lnTo>
                                  <a:lnTo>
                                    <a:pt x="1458" y="25"/>
                                  </a:lnTo>
                                  <a:lnTo>
                                    <a:pt x="1512" y="24"/>
                                  </a:lnTo>
                                  <a:lnTo>
                                    <a:pt x="1620" y="23"/>
                                  </a:lnTo>
                                  <a:lnTo>
                                    <a:pt x="1674" y="23"/>
                                  </a:lnTo>
                                  <a:lnTo>
                                    <a:pt x="1728" y="23"/>
                                  </a:lnTo>
                                  <a:lnTo>
                                    <a:pt x="1836" y="21"/>
                                  </a:lnTo>
                                  <a:lnTo>
                                    <a:pt x="1890" y="21"/>
                                  </a:lnTo>
                                  <a:lnTo>
                                    <a:pt x="189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78429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39" name="docshape378"/>
                          <wps:cNvSpPr>
                            <a:spLocks/>
                          </wps:cNvSpPr>
                          <wps:spPr bwMode="auto">
                            <a:xfrm>
                              <a:off x="4999" y="276"/>
                              <a:ext cx="1890" cy="26"/>
                            </a:xfrm>
                            <a:custGeom>
                              <a:avLst/>
                              <a:gdLst>
                                <a:gd name="T0" fmla="+- 0 6889 4999"/>
                                <a:gd name="T1" fmla="*/ T0 w 1890"/>
                                <a:gd name="T2" fmla="+- 0 277 277"/>
                                <a:gd name="T3" fmla="*/ 277 h 26"/>
                                <a:gd name="T4" fmla="+- 0 6781 4999"/>
                                <a:gd name="T5" fmla="*/ T4 w 1890"/>
                                <a:gd name="T6" fmla="+- 0 277 277"/>
                                <a:gd name="T7" fmla="*/ 277 h 26"/>
                                <a:gd name="T8" fmla="+- 0 6727 4999"/>
                                <a:gd name="T9" fmla="*/ T8 w 1890"/>
                                <a:gd name="T10" fmla="+- 0 278 277"/>
                                <a:gd name="T11" fmla="*/ 278 h 26"/>
                                <a:gd name="T12" fmla="+- 0 6673 4999"/>
                                <a:gd name="T13" fmla="*/ T12 w 1890"/>
                                <a:gd name="T14" fmla="+- 0 278 277"/>
                                <a:gd name="T15" fmla="*/ 278 h 26"/>
                                <a:gd name="T16" fmla="+- 0 6619 4999"/>
                                <a:gd name="T17" fmla="*/ T16 w 1890"/>
                                <a:gd name="T18" fmla="+- 0 279 277"/>
                                <a:gd name="T19" fmla="*/ 279 h 26"/>
                                <a:gd name="T20" fmla="+- 0 6565 4999"/>
                                <a:gd name="T21" fmla="*/ T20 w 1890"/>
                                <a:gd name="T22" fmla="+- 0 280 277"/>
                                <a:gd name="T23" fmla="*/ 280 h 26"/>
                                <a:gd name="T24" fmla="+- 0 6457 4999"/>
                                <a:gd name="T25" fmla="*/ T24 w 1890"/>
                                <a:gd name="T26" fmla="+- 0 279 277"/>
                                <a:gd name="T27" fmla="*/ 279 h 26"/>
                                <a:gd name="T28" fmla="+- 0 6349 4999"/>
                                <a:gd name="T29" fmla="*/ T28 w 1890"/>
                                <a:gd name="T30" fmla="+- 0 280 277"/>
                                <a:gd name="T31" fmla="*/ 280 h 26"/>
                                <a:gd name="T32" fmla="+- 0 6295 4999"/>
                                <a:gd name="T33" fmla="*/ T32 w 1890"/>
                                <a:gd name="T34" fmla="+- 0 277 277"/>
                                <a:gd name="T35" fmla="*/ 277 h 26"/>
                                <a:gd name="T36" fmla="+- 0 6241 4999"/>
                                <a:gd name="T37" fmla="*/ T36 w 1890"/>
                                <a:gd name="T38" fmla="+- 0 277 277"/>
                                <a:gd name="T39" fmla="*/ 277 h 26"/>
                                <a:gd name="T40" fmla="+- 0 6187 4999"/>
                                <a:gd name="T41" fmla="*/ T40 w 1890"/>
                                <a:gd name="T42" fmla="+- 0 278 277"/>
                                <a:gd name="T43" fmla="*/ 278 h 26"/>
                                <a:gd name="T44" fmla="+- 0 6133 4999"/>
                                <a:gd name="T45" fmla="*/ T44 w 1890"/>
                                <a:gd name="T46" fmla="+- 0 277 277"/>
                                <a:gd name="T47" fmla="*/ 277 h 26"/>
                                <a:gd name="T48" fmla="+- 0 6079 4999"/>
                                <a:gd name="T49" fmla="*/ T48 w 1890"/>
                                <a:gd name="T50" fmla="+- 0 277 277"/>
                                <a:gd name="T51" fmla="*/ 277 h 26"/>
                                <a:gd name="T52" fmla="+- 0 5971 4999"/>
                                <a:gd name="T53" fmla="*/ T52 w 1890"/>
                                <a:gd name="T54" fmla="+- 0 277 277"/>
                                <a:gd name="T55" fmla="*/ 277 h 26"/>
                                <a:gd name="T56" fmla="+- 0 5863 4999"/>
                                <a:gd name="T57" fmla="*/ T56 w 1890"/>
                                <a:gd name="T58" fmla="+- 0 278 277"/>
                                <a:gd name="T59" fmla="*/ 278 h 26"/>
                                <a:gd name="T60" fmla="+- 0 5809 4999"/>
                                <a:gd name="T61" fmla="*/ T60 w 1890"/>
                                <a:gd name="T62" fmla="+- 0 277 277"/>
                                <a:gd name="T63" fmla="*/ 277 h 26"/>
                                <a:gd name="T64" fmla="+- 0 5755 4999"/>
                                <a:gd name="T65" fmla="*/ T64 w 1890"/>
                                <a:gd name="T66" fmla="+- 0 278 277"/>
                                <a:gd name="T67" fmla="*/ 278 h 26"/>
                                <a:gd name="T68" fmla="+- 0 5593 4999"/>
                                <a:gd name="T69" fmla="*/ T68 w 1890"/>
                                <a:gd name="T70" fmla="+- 0 278 277"/>
                                <a:gd name="T71" fmla="*/ 278 h 26"/>
                                <a:gd name="T72" fmla="+- 0 5539 4999"/>
                                <a:gd name="T73" fmla="*/ T72 w 1890"/>
                                <a:gd name="T74" fmla="+- 0 279 277"/>
                                <a:gd name="T75" fmla="*/ 279 h 26"/>
                                <a:gd name="T76" fmla="+- 0 5323 4999"/>
                                <a:gd name="T77" fmla="*/ T76 w 1890"/>
                                <a:gd name="T78" fmla="+- 0 279 277"/>
                                <a:gd name="T79" fmla="*/ 279 h 26"/>
                                <a:gd name="T80" fmla="+- 0 5269 4999"/>
                                <a:gd name="T81" fmla="*/ T80 w 1890"/>
                                <a:gd name="T82" fmla="+- 0 282 277"/>
                                <a:gd name="T83" fmla="*/ 282 h 26"/>
                                <a:gd name="T84" fmla="+- 0 5161 4999"/>
                                <a:gd name="T85" fmla="*/ T84 w 1890"/>
                                <a:gd name="T86" fmla="+- 0 281 277"/>
                                <a:gd name="T87" fmla="*/ 281 h 26"/>
                                <a:gd name="T88" fmla="+- 0 5053 4999"/>
                                <a:gd name="T89" fmla="*/ T88 w 1890"/>
                                <a:gd name="T90" fmla="+- 0 282 277"/>
                                <a:gd name="T91" fmla="*/ 282 h 26"/>
                                <a:gd name="T92" fmla="+- 0 4999 4999"/>
                                <a:gd name="T93" fmla="*/ T92 w 1890"/>
                                <a:gd name="T94" fmla="+- 0 282 277"/>
                                <a:gd name="T95" fmla="*/ 282 h 26"/>
                                <a:gd name="T96" fmla="+- 0 4999 4999"/>
                                <a:gd name="T97" fmla="*/ T96 w 1890"/>
                                <a:gd name="T98" fmla="+- 0 302 277"/>
                                <a:gd name="T99" fmla="*/ 302 h 26"/>
                                <a:gd name="T100" fmla="+- 0 5053 4999"/>
                                <a:gd name="T101" fmla="*/ T100 w 1890"/>
                                <a:gd name="T102" fmla="+- 0 302 277"/>
                                <a:gd name="T103" fmla="*/ 302 h 26"/>
                                <a:gd name="T104" fmla="+- 0 5161 4999"/>
                                <a:gd name="T105" fmla="*/ T104 w 1890"/>
                                <a:gd name="T106" fmla="+- 0 301 277"/>
                                <a:gd name="T107" fmla="*/ 301 h 26"/>
                                <a:gd name="T108" fmla="+- 0 5269 4999"/>
                                <a:gd name="T109" fmla="*/ T108 w 1890"/>
                                <a:gd name="T110" fmla="+- 0 302 277"/>
                                <a:gd name="T111" fmla="*/ 302 h 26"/>
                                <a:gd name="T112" fmla="+- 0 5323 4999"/>
                                <a:gd name="T113" fmla="*/ T112 w 1890"/>
                                <a:gd name="T114" fmla="+- 0 299 277"/>
                                <a:gd name="T115" fmla="*/ 299 h 26"/>
                                <a:gd name="T116" fmla="+- 0 5539 4999"/>
                                <a:gd name="T117" fmla="*/ T116 w 1890"/>
                                <a:gd name="T118" fmla="+- 0 298 277"/>
                                <a:gd name="T119" fmla="*/ 298 h 26"/>
                                <a:gd name="T120" fmla="+- 0 5593 4999"/>
                                <a:gd name="T121" fmla="*/ T120 w 1890"/>
                                <a:gd name="T122" fmla="+- 0 297 277"/>
                                <a:gd name="T123" fmla="*/ 297 h 26"/>
                                <a:gd name="T124" fmla="+- 0 5755 4999"/>
                                <a:gd name="T125" fmla="*/ T124 w 1890"/>
                                <a:gd name="T126" fmla="+- 0 298 277"/>
                                <a:gd name="T127" fmla="*/ 298 h 26"/>
                                <a:gd name="T128" fmla="+- 0 5809 4999"/>
                                <a:gd name="T129" fmla="*/ T128 w 1890"/>
                                <a:gd name="T130" fmla="+- 0 297 277"/>
                                <a:gd name="T131" fmla="*/ 297 h 26"/>
                                <a:gd name="T132" fmla="+- 0 5863 4999"/>
                                <a:gd name="T133" fmla="*/ T132 w 1890"/>
                                <a:gd name="T134" fmla="+- 0 297 277"/>
                                <a:gd name="T135" fmla="*/ 297 h 26"/>
                                <a:gd name="T136" fmla="+- 0 5971 4999"/>
                                <a:gd name="T137" fmla="*/ T136 w 1890"/>
                                <a:gd name="T138" fmla="+- 0 297 277"/>
                                <a:gd name="T139" fmla="*/ 297 h 26"/>
                                <a:gd name="T140" fmla="+- 0 6025 4999"/>
                                <a:gd name="T141" fmla="*/ T140 w 1890"/>
                                <a:gd name="T142" fmla="+- 0 297 277"/>
                                <a:gd name="T143" fmla="*/ 297 h 26"/>
                                <a:gd name="T144" fmla="+- 0 6133 4999"/>
                                <a:gd name="T145" fmla="*/ T144 w 1890"/>
                                <a:gd name="T146" fmla="+- 0 297 277"/>
                                <a:gd name="T147" fmla="*/ 297 h 26"/>
                                <a:gd name="T148" fmla="+- 0 6187 4999"/>
                                <a:gd name="T149" fmla="*/ T148 w 1890"/>
                                <a:gd name="T150" fmla="+- 0 297 277"/>
                                <a:gd name="T151" fmla="*/ 297 h 26"/>
                                <a:gd name="T152" fmla="+- 0 6241 4999"/>
                                <a:gd name="T153" fmla="*/ T152 w 1890"/>
                                <a:gd name="T154" fmla="+- 0 297 277"/>
                                <a:gd name="T155" fmla="*/ 297 h 26"/>
                                <a:gd name="T156" fmla="+- 0 6295 4999"/>
                                <a:gd name="T157" fmla="*/ T156 w 1890"/>
                                <a:gd name="T158" fmla="+- 0 297 277"/>
                                <a:gd name="T159" fmla="*/ 297 h 26"/>
                                <a:gd name="T160" fmla="+- 0 6349 4999"/>
                                <a:gd name="T161" fmla="*/ T160 w 1890"/>
                                <a:gd name="T162" fmla="+- 0 299 277"/>
                                <a:gd name="T163" fmla="*/ 299 h 26"/>
                                <a:gd name="T164" fmla="+- 0 6457 4999"/>
                                <a:gd name="T165" fmla="*/ T164 w 1890"/>
                                <a:gd name="T166" fmla="+- 0 299 277"/>
                                <a:gd name="T167" fmla="*/ 299 h 26"/>
                                <a:gd name="T168" fmla="+- 0 6565 4999"/>
                                <a:gd name="T169" fmla="*/ T168 w 1890"/>
                                <a:gd name="T170" fmla="+- 0 299 277"/>
                                <a:gd name="T171" fmla="*/ 299 h 26"/>
                                <a:gd name="T172" fmla="+- 0 6619 4999"/>
                                <a:gd name="T173" fmla="*/ T172 w 1890"/>
                                <a:gd name="T174" fmla="+- 0 299 277"/>
                                <a:gd name="T175" fmla="*/ 299 h 26"/>
                                <a:gd name="T176" fmla="+- 0 6673 4999"/>
                                <a:gd name="T177" fmla="*/ T176 w 1890"/>
                                <a:gd name="T178" fmla="+- 0 298 277"/>
                                <a:gd name="T179" fmla="*/ 298 h 26"/>
                                <a:gd name="T180" fmla="+- 0 6727 4999"/>
                                <a:gd name="T181" fmla="*/ T180 w 1890"/>
                                <a:gd name="T182" fmla="+- 0 299 277"/>
                                <a:gd name="T183" fmla="*/ 299 h 26"/>
                                <a:gd name="T184" fmla="+- 0 6781 4999"/>
                                <a:gd name="T185" fmla="*/ T184 w 1890"/>
                                <a:gd name="T186" fmla="+- 0 297 277"/>
                                <a:gd name="T187" fmla="*/ 297 h 26"/>
                                <a:gd name="T188" fmla="+- 0 6889 4999"/>
                                <a:gd name="T189" fmla="*/ T188 w 1890"/>
                                <a:gd name="T190" fmla="+- 0 297 277"/>
                                <a:gd name="T191" fmla="*/ 297 h 26"/>
                                <a:gd name="T192" fmla="+- 0 6889 4999"/>
                                <a:gd name="T193" fmla="*/ T192 w 1890"/>
                                <a:gd name="T194" fmla="+- 0 277 277"/>
                                <a:gd name="T195" fmla="*/ 277 h 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</a:cxnLst>
                              <a:rect l="0" t="0" r="r" b="b"/>
                              <a:pathLst>
                                <a:path w="1890" h="26">
                                  <a:moveTo>
                                    <a:pt x="1890" y="0"/>
                                  </a:moveTo>
                                  <a:lnTo>
                                    <a:pt x="1782" y="0"/>
                                  </a:lnTo>
                                  <a:lnTo>
                                    <a:pt x="1728" y="1"/>
                                  </a:lnTo>
                                  <a:lnTo>
                                    <a:pt x="1674" y="1"/>
                                  </a:lnTo>
                                  <a:lnTo>
                                    <a:pt x="1620" y="2"/>
                                  </a:lnTo>
                                  <a:lnTo>
                                    <a:pt x="1566" y="3"/>
                                  </a:lnTo>
                                  <a:lnTo>
                                    <a:pt x="1458" y="2"/>
                                  </a:lnTo>
                                  <a:lnTo>
                                    <a:pt x="1350" y="3"/>
                                  </a:lnTo>
                                  <a:lnTo>
                                    <a:pt x="1296" y="0"/>
                                  </a:lnTo>
                                  <a:lnTo>
                                    <a:pt x="1242" y="0"/>
                                  </a:lnTo>
                                  <a:lnTo>
                                    <a:pt x="1188" y="1"/>
                                  </a:lnTo>
                                  <a:lnTo>
                                    <a:pt x="1134" y="0"/>
                                  </a:lnTo>
                                  <a:lnTo>
                                    <a:pt x="1080" y="0"/>
                                  </a:lnTo>
                                  <a:lnTo>
                                    <a:pt x="972" y="0"/>
                                  </a:lnTo>
                                  <a:lnTo>
                                    <a:pt x="864" y="1"/>
                                  </a:lnTo>
                                  <a:lnTo>
                                    <a:pt x="810" y="0"/>
                                  </a:lnTo>
                                  <a:lnTo>
                                    <a:pt x="756" y="1"/>
                                  </a:lnTo>
                                  <a:lnTo>
                                    <a:pt x="594" y="1"/>
                                  </a:lnTo>
                                  <a:lnTo>
                                    <a:pt x="540" y="2"/>
                                  </a:lnTo>
                                  <a:lnTo>
                                    <a:pt x="324" y="2"/>
                                  </a:lnTo>
                                  <a:lnTo>
                                    <a:pt x="270" y="5"/>
                                  </a:lnTo>
                                  <a:lnTo>
                                    <a:pt x="162" y="4"/>
                                  </a:lnTo>
                                  <a:lnTo>
                                    <a:pt x="54" y="5"/>
                                  </a:lnTo>
                                  <a:lnTo>
                                    <a:pt x="0" y="5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54" y="25"/>
                                  </a:lnTo>
                                  <a:lnTo>
                                    <a:pt x="162" y="24"/>
                                  </a:lnTo>
                                  <a:lnTo>
                                    <a:pt x="270" y="25"/>
                                  </a:lnTo>
                                  <a:lnTo>
                                    <a:pt x="324" y="22"/>
                                  </a:lnTo>
                                  <a:lnTo>
                                    <a:pt x="540" y="21"/>
                                  </a:lnTo>
                                  <a:lnTo>
                                    <a:pt x="594" y="20"/>
                                  </a:lnTo>
                                  <a:lnTo>
                                    <a:pt x="756" y="21"/>
                                  </a:lnTo>
                                  <a:lnTo>
                                    <a:pt x="810" y="20"/>
                                  </a:lnTo>
                                  <a:lnTo>
                                    <a:pt x="864" y="20"/>
                                  </a:lnTo>
                                  <a:lnTo>
                                    <a:pt x="972" y="20"/>
                                  </a:lnTo>
                                  <a:lnTo>
                                    <a:pt x="1026" y="20"/>
                                  </a:lnTo>
                                  <a:lnTo>
                                    <a:pt x="1134" y="20"/>
                                  </a:lnTo>
                                  <a:lnTo>
                                    <a:pt x="1188" y="20"/>
                                  </a:lnTo>
                                  <a:lnTo>
                                    <a:pt x="1242" y="20"/>
                                  </a:lnTo>
                                  <a:lnTo>
                                    <a:pt x="1296" y="20"/>
                                  </a:lnTo>
                                  <a:lnTo>
                                    <a:pt x="1350" y="22"/>
                                  </a:lnTo>
                                  <a:lnTo>
                                    <a:pt x="1458" y="22"/>
                                  </a:lnTo>
                                  <a:lnTo>
                                    <a:pt x="1566" y="22"/>
                                  </a:lnTo>
                                  <a:lnTo>
                                    <a:pt x="1620" y="22"/>
                                  </a:lnTo>
                                  <a:lnTo>
                                    <a:pt x="1674" y="21"/>
                                  </a:lnTo>
                                  <a:lnTo>
                                    <a:pt x="1728" y="22"/>
                                  </a:lnTo>
                                  <a:lnTo>
                                    <a:pt x="1782" y="20"/>
                                  </a:lnTo>
                                  <a:lnTo>
                                    <a:pt x="1890" y="20"/>
                                  </a:lnTo>
                                  <a:lnTo>
                                    <a:pt x="189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D968C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40" name="docshape379"/>
                          <wps:cNvSpPr>
                            <a:spLocks/>
                          </wps:cNvSpPr>
                          <wps:spPr bwMode="auto">
                            <a:xfrm>
                              <a:off x="4999" y="259"/>
                              <a:ext cx="1890" cy="76"/>
                            </a:xfrm>
                            <a:custGeom>
                              <a:avLst/>
                              <a:gdLst>
                                <a:gd name="T0" fmla="+- 0 6889 4999"/>
                                <a:gd name="T1" fmla="*/ T0 w 1890"/>
                                <a:gd name="T2" fmla="+- 0 260 260"/>
                                <a:gd name="T3" fmla="*/ 260 h 76"/>
                                <a:gd name="T4" fmla="+- 0 6761 4999"/>
                                <a:gd name="T5" fmla="*/ T4 w 1890"/>
                                <a:gd name="T6" fmla="+- 0 260 260"/>
                                <a:gd name="T7" fmla="*/ 260 h 76"/>
                                <a:gd name="T8" fmla="+- 0 6761 4999"/>
                                <a:gd name="T9" fmla="*/ T8 w 1890"/>
                                <a:gd name="T10" fmla="+- 0 262 260"/>
                                <a:gd name="T11" fmla="*/ 262 h 76"/>
                                <a:gd name="T12" fmla="+- 0 6596 4999"/>
                                <a:gd name="T13" fmla="*/ T12 w 1890"/>
                                <a:gd name="T14" fmla="+- 0 262 260"/>
                                <a:gd name="T15" fmla="*/ 262 h 76"/>
                                <a:gd name="T16" fmla="+- 0 6596 4999"/>
                                <a:gd name="T17" fmla="*/ T16 w 1890"/>
                                <a:gd name="T18" fmla="+- 0 264 260"/>
                                <a:gd name="T19" fmla="*/ 264 h 76"/>
                                <a:gd name="T20" fmla="+- 0 6374 4999"/>
                                <a:gd name="T21" fmla="*/ T20 w 1890"/>
                                <a:gd name="T22" fmla="+- 0 264 260"/>
                                <a:gd name="T23" fmla="*/ 264 h 76"/>
                                <a:gd name="T24" fmla="+- 0 6374 4999"/>
                                <a:gd name="T25" fmla="*/ T24 w 1890"/>
                                <a:gd name="T26" fmla="+- 0 266 260"/>
                                <a:gd name="T27" fmla="*/ 266 h 76"/>
                                <a:gd name="T28" fmla="+- 0 6129 4999"/>
                                <a:gd name="T29" fmla="*/ T28 w 1890"/>
                                <a:gd name="T30" fmla="+- 0 266 260"/>
                                <a:gd name="T31" fmla="*/ 266 h 76"/>
                                <a:gd name="T32" fmla="+- 0 6129 4999"/>
                                <a:gd name="T33" fmla="*/ T32 w 1890"/>
                                <a:gd name="T34" fmla="+- 0 268 260"/>
                                <a:gd name="T35" fmla="*/ 268 h 76"/>
                                <a:gd name="T36" fmla="+- 0 6044 4999"/>
                                <a:gd name="T37" fmla="*/ T36 w 1890"/>
                                <a:gd name="T38" fmla="+- 0 268 260"/>
                                <a:gd name="T39" fmla="*/ 268 h 76"/>
                                <a:gd name="T40" fmla="+- 0 6044 4999"/>
                                <a:gd name="T41" fmla="*/ T40 w 1890"/>
                                <a:gd name="T42" fmla="+- 0 270 260"/>
                                <a:gd name="T43" fmla="*/ 270 h 76"/>
                                <a:gd name="T44" fmla="+- 0 5760 4999"/>
                                <a:gd name="T45" fmla="*/ T44 w 1890"/>
                                <a:gd name="T46" fmla="+- 0 270 260"/>
                                <a:gd name="T47" fmla="*/ 270 h 76"/>
                                <a:gd name="T48" fmla="+- 0 5760 4999"/>
                                <a:gd name="T49" fmla="*/ T48 w 1890"/>
                                <a:gd name="T50" fmla="+- 0 272 260"/>
                                <a:gd name="T51" fmla="*/ 272 h 76"/>
                                <a:gd name="T52" fmla="+- 0 5548 4999"/>
                                <a:gd name="T53" fmla="*/ T52 w 1890"/>
                                <a:gd name="T54" fmla="+- 0 272 260"/>
                                <a:gd name="T55" fmla="*/ 272 h 76"/>
                                <a:gd name="T56" fmla="+- 0 5548 4999"/>
                                <a:gd name="T57" fmla="*/ T56 w 1890"/>
                                <a:gd name="T58" fmla="+- 0 274 260"/>
                                <a:gd name="T59" fmla="*/ 274 h 76"/>
                                <a:gd name="T60" fmla="+- 0 5283 4999"/>
                                <a:gd name="T61" fmla="*/ T60 w 1890"/>
                                <a:gd name="T62" fmla="+- 0 274 260"/>
                                <a:gd name="T63" fmla="*/ 274 h 76"/>
                                <a:gd name="T64" fmla="+- 0 5283 4999"/>
                                <a:gd name="T65" fmla="*/ T64 w 1890"/>
                                <a:gd name="T66" fmla="+- 0 276 260"/>
                                <a:gd name="T67" fmla="*/ 276 h 76"/>
                                <a:gd name="T68" fmla="+- 0 5095 4999"/>
                                <a:gd name="T69" fmla="*/ T68 w 1890"/>
                                <a:gd name="T70" fmla="+- 0 276 260"/>
                                <a:gd name="T71" fmla="*/ 276 h 76"/>
                                <a:gd name="T72" fmla="+- 0 5095 4999"/>
                                <a:gd name="T73" fmla="*/ T72 w 1890"/>
                                <a:gd name="T74" fmla="+- 0 274 260"/>
                                <a:gd name="T75" fmla="*/ 274 h 76"/>
                                <a:gd name="T76" fmla="+- 0 5019 4999"/>
                                <a:gd name="T77" fmla="*/ T76 w 1890"/>
                                <a:gd name="T78" fmla="+- 0 274 260"/>
                                <a:gd name="T79" fmla="*/ 274 h 76"/>
                                <a:gd name="T80" fmla="+- 0 5019 4999"/>
                                <a:gd name="T81" fmla="*/ T80 w 1890"/>
                                <a:gd name="T82" fmla="+- 0 276 260"/>
                                <a:gd name="T83" fmla="*/ 276 h 76"/>
                                <a:gd name="T84" fmla="+- 0 4999 4999"/>
                                <a:gd name="T85" fmla="*/ T84 w 1890"/>
                                <a:gd name="T86" fmla="+- 0 276 260"/>
                                <a:gd name="T87" fmla="*/ 276 h 76"/>
                                <a:gd name="T88" fmla="+- 0 4999 4999"/>
                                <a:gd name="T89" fmla="*/ T88 w 1890"/>
                                <a:gd name="T90" fmla="+- 0 324 260"/>
                                <a:gd name="T91" fmla="*/ 324 h 76"/>
                                <a:gd name="T92" fmla="+- 0 4999 4999"/>
                                <a:gd name="T93" fmla="*/ T92 w 1890"/>
                                <a:gd name="T94" fmla="+- 0 336 260"/>
                                <a:gd name="T95" fmla="*/ 336 h 76"/>
                                <a:gd name="T96" fmla="+- 0 5024 4999"/>
                                <a:gd name="T97" fmla="*/ T96 w 1890"/>
                                <a:gd name="T98" fmla="+- 0 336 260"/>
                                <a:gd name="T99" fmla="*/ 336 h 76"/>
                                <a:gd name="T100" fmla="+- 0 5024 4999"/>
                                <a:gd name="T101" fmla="*/ T100 w 1890"/>
                                <a:gd name="T102" fmla="+- 0 334 260"/>
                                <a:gd name="T103" fmla="*/ 334 h 76"/>
                                <a:gd name="T104" fmla="+- 0 5091 4999"/>
                                <a:gd name="T105" fmla="*/ T104 w 1890"/>
                                <a:gd name="T106" fmla="+- 0 334 260"/>
                                <a:gd name="T107" fmla="*/ 334 h 76"/>
                                <a:gd name="T108" fmla="+- 0 5091 4999"/>
                                <a:gd name="T109" fmla="*/ T108 w 1890"/>
                                <a:gd name="T110" fmla="+- 0 336 260"/>
                                <a:gd name="T111" fmla="*/ 336 h 76"/>
                                <a:gd name="T112" fmla="+- 0 5252 4999"/>
                                <a:gd name="T113" fmla="*/ T112 w 1890"/>
                                <a:gd name="T114" fmla="+- 0 336 260"/>
                                <a:gd name="T115" fmla="*/ 336 h 76"/>
                                <a:gd name="T116" fmla="+- 0 5252 4999"/>
                                <a:gd name="T117" fmla="*/ T116 w 1890"/>
                                <a:gd name="T118" fmla="+- 0 334 260"/>
                                <a:gd name="T119" fmla="*/ 334 h 76"/>
                                <a:gd name="T120" fmla="+- 0 5495 4999"/>
                                <a:gd name="T121" fmla="*/ T120 w 1890"/>
                                <a:gd name="T122" fmla="+- 0 334 260"/>
                                <a:gd name="T123" fmla="*/ 334 h 76"/>
                                <a:gd name="T124" fmla="+- 0 5495 4999"/>
                                <a:gd name="T125" fmla="*/ T124 w 1890"/>
                                <a:gd name="T126" fmla="+- 0 332 260"/>
                                <a:gd name="T127" fmla="*/ 332 h 76"/>
                                <a:gd name="T128" fmla="+- 0 5624 4999"/>
                                <a:gd name="T129" fmla="*/ T128 w 1890"/>
                                <a:gd name="T130" fmla="+- 0 332 260"/>
                                <a:gd name="T131" fmla="*/ 332 h 76"/>
                                <a:gd name="T132" fmla="+- 0 5624 4999"/>
                                <a:gd name="T133" fmla="*/ T132 w 1890"/>
                                <a:gd name="T134" fmla="+- 0 330 260"/>
                                <a:gd name="T135" fmla="*/ 330 h 76"/>
                                <a:gd name="T136" fmla="+- 0 5784 4999"/>
                                <a:gd name="T137" fmla="*/ T136 w 1890"/>
                                <a:gd name="T138" fmla="+- 0 330 260"/>
                                <a:gd name="T139" fmla="*/ 330 h 76"/>
                                <a:gd name="T140" fmla="+- 0 5784 4999"/>
                                <a:gd name="T141" fmla="*/ T140 w 1890"/>
                                <a:gd name="T142" fmla="+- 0 328 260"/>
                                <a:gd name="T143" fmla="*/ 328 h 76"/>
                                <a:gd name="T144" fmla="+- 0 6123 4999"/>
                                <a:gd name="T145" fmla="*/ T144 w 1890"/>
                                <a:gd name="T146" fmla="+- 0 328 260"/>
                                <a:gd name="T147" fmla="*/ 328 h 76"/>
                                <a:gd name="T148" fmla="+- 0 6123 4999"/>
                                <a:gd name="T149" fmla="*/ T148 w 1890"/>
                                <a:gd name="T150" fmla="+- 0 326 260"/>
                                <a:gd name="T151" fmla="*/ 326 h 76"/>
                                <a:gd name="T152" fmla="+- 0 6535 4999"/>
                                <a:gd name="T153" fmla="*/ T152 w 1890"/>
                                <a:gd name="T154" fmla="+- 0 326 260"/>
                                <a:gd name="T155" fmla="*/ 326 h 76"/>
                                <a:gd name="T156" fmla="+- 0 6535 4999"/>
                                <a:gd name="T157" fmla="*/ T156 w 1890"/>
                                <a:gd name="T158" fmla="+- 0 324 260"/>
                                <a:gd name="T159" fmla="*/ 324 h 76"/>
                                <a:gd name="T160" fmla="+- 0 6889 4999"/>
                                <a:gd name="T161" fmla="*/ T160 w 1890"/>
                                <a:gd name="T162" fmla="+- 0 324 260"/>
                                <a:gd name="T163" fmla="*/ 324 h 76"/>
                                <a:gd name="T164" fmla="+- 0 6889 4999"/>
                                <a:gd name="T165" fmla="*/ T164 w 1890"/>
                                <a:gd name="T166" fmla="+- 0 262 260"/>
                                <a:gd name="T167" fmla="*/ 262 h 76"/>
                                <a:gd name="T168" fmla="+- 0 6889 4999"/>
                                <a:gd name="T169" fmla="*/ T168 w 1890"/>
                                <a:gd name="T170" fmla="+- 0 260 260"/>
                                <a:gd name="T171" fmla="*/ 260 h 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</a:cxnLst>
                              <a:rect l="0" t="0" r="r" b="b"/>
                              <a:pathLst>
                                <a:path w="1890" h="76">
                                  <a:moveTo>
                                    <a:pt x="1890" y="0"/>
                                  </a:moveTo>
                                  <a:lnTo>
                                    <a:pt x="1762" y="0"/>
                                  </a:lnTo>
                                  <a:lnTo>
                                    <a:pt x="1762" y="2"/>
                                  </a:lnTo>
                                  <a:lnTo>
                                    <a:pt x="1597" y="2"/>
                                  </a:lnTo>
                                  <a:lnTo>
                                    <a:pt x="1597" y="4"/>
                                  </a:lnTo>
                                  <a:lnTo>
                                    <a:pt x="1375" y="4"/>
                                  </a:lnTo>
                                  <a:lnTo>
                                    <a:pt x="1375" y="6"/>
                                  </a:lnTo>
                                  <a:lnTo>
                                    <a:pt x="1130" y="6"/>
                                  </a:lnTo>
                                  <a:lnTo>
                                    <a:pt x="1130" y="8"/>
                                  </a:lnTo>
                                  <a:lnTo>
                                    <a:pt x="1045" y="8"/>
                                  </a:lnTo>
                                  <a:lnTo>
                                    <a:pt x="1045" y="10"/>
                                  </a:lnTo>
                                  <a:lnTo>
                                    <a:pt x="761" y="10"/>
                                  </a:lnTo>
                                  <a:lnTo>
                                    <a:pt x="761" y="12"/>
                                  </a:lnTo>
                                  <a:lnTo>
                                    <a:pt x="549" y="12"/>
                                  </a:lnTo>
                                  <a:lnTo>
                                    <a:pt x="549" y="14"/>
                                  </a:lnTo>
                                  <a:lnTo>
                                    <a:pt x="284" y="14"/>
                                  </a:lnTo>
                                  <a:lnTo>
                                    <a:pt x="284" y="16"/>
                                  </a:lnTo>
                                  <a:lnTo>
                                    <a:pt x="96" y="16"/>
                                  </a:lnTo>
                                  <a:lnTo>
                                    <a:pt x="96" y="14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0" y="16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64"/>
                                  </a:lnTo>
                                  <a:lnTo>
                                    <a:pt x="0" y="76"/>
                                  </a:lnTo>
                                  <a:lnTo>
                                    <a:pt x="25" y="76"/>
                                  </a:lnTo>
                                  <a:lnTo>
                                    <a:pt x="25" y="74"/>
                                  </a:lnTo>
                                  <a:lnTo>
                                    <a:pt x="92" y="74"/>
                                  </a:lnTo>
                                  <a:lnTo>
                                    <a:pt x="92" y="76"/>
                                  </a:lnTo>
                                  <a:lnTo>
                                    <a:pt x="253" y="76"/>
                                  </a:lnTo>
                                  <a:lnTo>
                                    <a:pt x="253" y="74"/>
                                  </a:lnTo>
                                  <a:lnTo>
                                    <a:pt x="496" y="74"/>
                                  </a:lnTo>
                                  <a:lnTo>
                                    <a:pt x="496" y="72"/>
                                  </a:lnTo>
                                  <a:lnTo>
                                    <a:pt x="625" y="72"/>
                                  </a:lnTo>
                                  <a:lnTo>
                                    <a:pt x="625" y="70"/>
                                  </a:lnTo>
                                  <a:lnTo>
                                    <a:pt x="785" y="70"/>
                                  </a:lnTo>
                                  <a:lnTo>
                                    <a:pt x="785" y="68"/>
                                  </a:lnTo>
                                  <a:lnTo>
                                    <a:pt x="1124" y="68"/>
                                  </a:lnTo>
                                  <a:lnTo>
                                    <a:pt x="1124" y="66"/>
                                  </a:lnTo>
                                  <a:lnTo>
                                    <a:pt x="1536" y="66"/>
                                  </a:lnTo>
                                  <a:lnTo>
                                    <a:pt x="1536" y="64"/>
                                  </a:lnTo>
                                  <a:lnTo>
                                    <a:pt x="1890" y="64"/>
                                  </a:lnTo>
                                  <a:lnTo>
                                    <a:pt x="1890" y="2"/>
                                  </a:lnTo>
                                  <a:lnTo>
                                    <a:pt x="189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78429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41" name="docshape380"/>
                          <wps:cNvSpPr>
                            <a:spLocks/>
                          </wps:cNvSpPr>
                          <wps:spPr bwMode="auto">
                            <a:xfrm>
                              <a:off x="4999" y="251"/>
                              <a:ext cx="1890" cy="68"/>
                            </a:xfrm>
                            <a:custGeom>
                              <a:avLst/>
                              <a:gdLst>
                                <a:gd name="T0" fmla="+- 0 6889 4999"/>
                                <a:gd name="T1" fmla="*/ T0 w 1890"/>
                                <a:gd name="T2" fmla="+- 0 252 252"/>
                                <a:gd name="T3" fmla="*/ 252 h 68"/>
                                <a:gd name="T4" fmla="+- 0 6823 4999"/>
                                <a:gd name="T5" fmla="*/ T4 w 1890"/>
                                <a:gd name="T6" fmla="+- 0 252 252"/>
                                <a:gd name="T7" fmla="*/ 252 h 68"/>
                                <a:gd name="T8" fmla="+- 0 6823 4999"/>
                                <a:gd name="T9" fmla="*/ T8 w 1890"/>
                                <a:gd name="T10" fmla="+- 0 254 252"/>
                                <a:gd name="T11" fmla="*/ 254 h 68"/>
                                <a:gd name="T12" fmla="+- 0 6550 4999"/>
                                <a:gd name="T13" fmla="*/ T12 w 1890"/>
                                <a:gd name="T14" fmla="+- 0 254 252"/>
                                <a:gd name="T15" fmla="*/ 254 h 68"/>
                                <a:gd name="T16" fmla="+- 0 6550 4999"/>
                                <a:gd name="T17" fmla="*/ T16 w 1890"/>
                                <a:gd name="T18" fmla="+- 0 256 252"/>
                                <a:gd name="T19" fmla="*/ 256 h 68"/>
                                <a:gd name="T20" fmla="+- 0 6259 4999"/>
                                <a:gd name="T21" fmla="*/ T20 w 1890"/>
                                <a:gd name="T22" fmla="+- 0 256 252"/>
                                <a:gd name="T23" fmla="*/ 256 h 68"/>
                                <a:gd name="T24" fmla="+- 0 6259 4999"/>
                                <a:gd name="T25" fmla="*/ T24 w 1890"/>
                                <a:gd name="T26" fmla="+- 0 258 252"/>
                                <a:gd name="T27" fmla="*/ 258 h 68"/>
                                <a:gd name="T28" fmla="+- 0 5823 4999"/>
                                <a:gd name="T29" fmla="*/ T28 w 1890"/>
                                <a:gd name="T30" fmla="+- 0 258 252"/>
                                <a:gd name="T31" fmla="*/ 258 h 68"/>
                                <a:gd name="T32" fmla="+- 0 5823 4999"/>
                                <a:gd name="T33" fmla="*/ T32 w 1890"/>
                                <a:gd name="T34" fmla="+- 0 260 252"/>
                                <a:gd name="T35" fmla="*/ 260 h 68"/>
                                <a:gd name="T36" fmla="+- 0 5806 4999"/>
                                <a:gd name="T37" fmla="*/ T36 w 1890"/>
                                <a:gd name="T38" fmla="+- 0 260 252"/>
                                <a:gd name="T39" fmla="*/ 260 h 68"/>
                                <a:gd name="T40" fmla="+- 0 5806 4999"/>
                                <a:gd name="T41" fmla="*/ T40 w 1890"/>
                                <a:gd name="T42" fmla="+- 0 258 252"/>
                                <a:gd name="T43" fmla="*/ 258 h 68"/>
                                <a:gd name="T44" fmla="+- 0 5287 4999"/>
                                <a:gd name="T45" fmla="*/ T44 w 1890"/>
                                <a:gd name="T46" fmla="+- 0 258 252"/>
                                <a:gd name="T47" fmla="*/ 258 h 68"/>
                                <a:gd name="T48" fmla="+- 0 5287 4999"/>
                                <a:gd name="T49" fmla="*/ T48 w 1890"/>
                                <a:gd name="T50" fmla="+- 0 260 252"/>
                                <a:gd name="T51" fmla="*/ 260 h 68"/>
                                <a:gd name="T52" fmla="+- 0 4999 4999"/>
                                <a:gd name="T53" fmla="*/ T52 w 1890"/>
                                <a:gd name="T54" fmla="+- 0 260 252"/>
                                <a:gd name="T55" fmla="*/ 260 h 68"/>
                                <a:gd name="T56" fmla="+- 0 4999 4999"/>
                                <a:gd name="T57" fmla="*/ T56 w 1890"/>
                                <a:gd name="T58" fmla="+- 0 316 252"/>
                                <a:gd name="T59" fmla="*/ 316 h 68"/>
                                <a:gd name="T60" fmla="+- 0 4999 4999"/>
                                <a:gd name="T61" fmla="*/ T60 w 1890"/>
                                <a:gd name="T62" fmla="+- 0 318 252"/>
                                <a:gd name="T63" fmla="*/ 318 h 68"/>
                                <a:gd name="T64" fmla="+- 0 4999 4999"/>
                                <a:gd name="T65" fmla="*/ T64 w 1890"/>
                                <a:gd name="T66" fmla="+- 0 320 252"/>
                                <a:gd name="T67" fmla="*/ 320 h 68"/>
                                <a:gd name="T68" fmla="+- 0 5023 4999"/>
                                <a:gd name="T69" fmla="*/ T68 w 1890"/>
                                <a:gd name="T70" fmla="+- 0 320 252"/>
                                <a:gd name="T71" fmla="*/ 320 h 68"/>
                                <a:gd name="T72" fmla="+- 0 5023 4999"/>
                                <a:gd name="T73" fmla="*/ T72 w 1890"/>
                                <a:gd name="T74" fmla="+- 0 318 252"/>
                                <a:gd name="T75" fmla="*/ 318 h 68"/>
                                <a:gd name="T76" fmla="+- 0 5294 4999"/>
                                <a:gd name="T77" fmla="*/ T76 w 1890"/>
                                <a:gd name="T78" fmla="+- 0 318 252"/>
                                <a:gd name="T79" fmla="*/ 318 h 68"/>
                                <a:gd name="T80" fmla="+- 0 5294 4999"/>
                                <a:gd name="T81" fmla="*/ T80 w 1890"/>
                                <a:gd name="T82" fmla="+- 0 316 252"/>
                                <a:gd name="T83" fmla="*/ 316 h 68"/>
                                <a:gd name="T84" fmla="+- 0 5647 4999"/>
                                <a:gd name="T85" fmla="*/ T84 w 1890"/>
                                <a:gd name="T86" fmla="+- 0 316 252"/>
                                <a:gd name="T87" fmla="*/ 316 h 68"/>
                                <a:gd name="T88" fmla="+- 0 5647 4999"/>
                                <a:gd name="T89" fmla="*/ T88 w 1890"/>
                                <a:gd name="T90" fmla="+- 0 318 252"/>
                                <a:gd name="T91" fmla="*/ 318 h 68"/>
                                <a:gd name="T92" fmla="+- 0 5809 4999"/>
                                <a:gd name="T93" fmla="*/ T92 w 1890"/>
                                <a:gd name="T94" fmla="+- 0 318 252"/>
                                <a:gd name="T95" fmla="*/ 318 h 68"/>
                                <a:gd name="T96" fmla="+- 0 5809 4999"/>
                                <a:gd name="T97" fmla="*/ T96 w 1890"/>
                                <a:gd name="T98" fmla="+- 0 316 252"/>
                                <a:gd name="T99" fmla="*/ 316 h 68"/>
                                <a:gd name="T100" fmla="+- 0 5985 4999"/>
                                <a:gd name="T101" fmla="*/ T100 w 1890"/>
                                <a:gd name="T102" fmla="+- 0 316 252"/>
                                <a:gd name="T103" fmla="*/ 316 h 68"/>
                                <a:gd name="T104" fmla="+- 0 5985 4999"/>
                                <a:gd name="T105" fmla="*/ T104 w 1890"/>
                                <a:gd name="T106" fmla="+- 0 318 252"/>
                                <a:gd name="T107" fmla="*/ 318 h 68"/>
                                <a:gd name="T108" fmla="+- 0 6054 4999"/>
                                <a:gd name="T109" fmla="*/ T108 w 1890"/>
                                <a:gd name="T110" fmla="+- 0 318 252"/>
                                <a:gd name="T111" fmla="*/ 318 h 68"/>
                                <a:gd name="T112" fmla="+- 0 6054 4999"/>
                                <a:gd name="T113" fmla="*/ T112 w 1890"/>
                                <a:gd name="T114" fmla="+- 0 316 252"/>
                                <a:gd name="T115" fmla="*/ 316 h 68"/>
                                <a:gd name="T116" fmla="+- 0 6164 4999"/>
                                <a:gd name="T117" fmla="*/ T116 w 1890"/>
                                <a:gd name="T118" fmla="+- 0 316 252"/>
                                <a:gd name="T119" fmla="*/ 316 h 68"/>
                                <a:gd name="T120" fmla="+- 0 6164 4999"/>
                                <a:gd name="T121" fmla="*/ T120 w 1890"/>
                                <a:gd name="T122" fmla="+- 0 318 252"/>
                                <a:gd name="T123" fmla="*/ 318 h 68"/>
                                <a:gd name="T124" fmla="+- 0 6882 4999"/>
                                <a:gd name="T125" fmla="*/ T124 w 1890"/>
                                <a:gd name="T126" fmla="+- 0 318 252"/>
                                <a:gd name="T127" fmla="*/ 318 h 68"/>
                                <a:gd name="T128" fmla="+- 0 6882 4999"/>
                                <a:gd name="T129" fmla="*/ T128 w 1890"/>
                                <a:gd name="T130" fmla="+- 0 320 252"/>
                                <a:gd name="T131" fmla="*/ 320 h 68"/>
                                <a:gd name="T132" fmla="+- 0 6889 4999"/>
                                <a:gd name="T133" fmla="*/ T132 w 1890"/>
                                <a:gd name="T134" fmla="+- 0 320 252"/>
                                <a:gd name="T135" fmla="*/ 320 h 68"/>
                                <a:gd name="T136" fmla="+- 0 6889 4999"/>
                                <a:gd name="T137" fmla="*/ T136 w 1890"/>
                                <a:gd name="T138" fmla="+- 0 318 252"/>
                                <a:gd name="T139" fmla="*/ 318 h 68"/>
                                <a:gd name="T140" fmla="+- 0 6889 4999"/>
                                <a:gd name="T141" fmla="*/ T140 w 1890"/>
                                <a:gd name="T142" fmla="+- 0 316 252"/>
                                <a:gd name="T143" fmla="*/ 316 h 68"/>
                                <a:gd name="T144" fmla="+- 0 6889 4999"/>
                                <a:gd name="T145" fmla="*/ T144 w 1890"/>
                                <a:gd name="T146" fmla="+- 0 260 252"/>
                                <a:gd name="T147" fmla="*/ 260 h 68"/>
                                <a:gd name="T148" fmla="+- 0 6889 4999"/>
                                <a:gd name="T149" fmla="*/ T148 w 1890"/>
                                <a:gd name="T150" fmla="+- 0 258 252"/>
                                <a:gd name="T151" fmla="*/ 258 h 68"/>
                                <a:gd name="T152" fmla="+- 0 6889 4999"/>
                                <a:gd name="T153" fmla="*/ T152 w 1890"/>
                                <a:gd name="T154" fmla="+- 0 256 252"/>
                                <a:gd name="T155" fmla="*/ 256 h 68"/>
                                <a:gd name="T156" fmla="+- 0 6889 4999"/>
                                <a:gd name="T157" fmla="*/ T156 w 1890"/>
                                <a:gd name="T158" fmla="+- 0 254 252"/>
                                <a:gd name="T159" fmla="*/ 254 h 68"/>
                                <a:gd name="T160" fmla="+- 0 6889 4999"/>
                                <a:gd name="T161" fmla="*/ T160 w 1890"/>
                                <a:gd name="T162" fmla="+- 0 252 252"/>
                                <a:gd name="T163" fmla="*/ 252 h 6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</a:cxnLst>
                              <a:rect l="0" t="0" r="r" b="b"/>
                              <a:pathLst>
                                <a:path w="1890" h="68">
                                  <a:moveTo>
                                    <a:pt x="1890" y="0"/>
                                  </a:moveTo>
                                  <a:lnTo>
                                    <a:pt x="1824" y="0"/>
                                  </a:lnTo>
                                  <a:lnTo>
                                    <a:pt x="1824" y="2"/>
                                  </a:lnTo>
                                  <a:lnTo>
                                    <a:pt x="1551" y="2"/>
                                  </a:lnTo>
                                  <a:lnTo>
                                    <a:pt x="1551" y="4"/>
                                  </a:lnTo>
                                  <a:lnTo>
                                    <a:pt x="1260" y="4"/>
                                  </a:lnTo>
                                  <a:lnTo>
                                    <a:pt x="1260" y="6"/>
                                  </a:lnTo>
                                  <a:lnTo>
                                    <a:pt x="824" y="6"/>
                                  </a:lnTo>
                                  <a:lnTo>
                                    <a:pt x="824" y="8"/>
                                  </a:lnTo>
                                  <a:lnTo>
                                    <a:pt x="807" y="8"/>
                                  </a:lnTo>
                                  <a:lnTo>
                                    <a:pt x="807" y="6"/>
                                  </a:lnTo>
                                  <a:lnTo>
                                    <a:pt x="288" y="6"/>
                                  </a:lnTo>
                                  <a:lnTo>
                                    <a:pt x="288" y="8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64"/>
                                  </a:lnTo>
                                  <a:lnTo>
                                    <a:pt x="0" y="66"/>
                                  </a:lnTo>
                                  <a:lnTo>
                                    <a:pt x="0" y="68"/>
                                  </a:lnTo>
                                  <a:lnTo>
                                    <a:pt x="24" y="68"/>
                                  </a:lnTo>
                                  <a:lnTo>
                                    <a:pt x="24" y="66"/>
                                  </a:lnTo>
                                  <a:lnTo>
                                    <a:pt x="295" y="66"/>
                                  </a:lnTo>
                                  <a:lnTo>
                                    <a:pt x="295" y="64"/>
                                  </a:lnTo>
                                  <a:lnTo>
                                    <a:pt x="648" y="64"/>
                                  </a:lnTo>
                                  <a:lnTo>
                                    <a:pt x="648" y="66"/>
                                  </a:lnTo>
                                  <a:lnTo>
                                    <a:pt x="810" y="66"/>
                                  </a:lnTo>
                                  <a:lnTo>
                                    <a:pt x="810" y="64"/>
                                  </a:lnTo>
                                  <a:lnTo>
                                    <a:pt x="986" y="64"/>
                                  </a:lnTo>
                                  <a:lnTo>
                                    <a:pt x="986" y="66"/>
                                  </a:lnTo>
                                  <a:lnTo>
                                    <a:pt x="1055" y="66"/>
                                  </a:lnTo>
                                  <a:lnTo>
                                    <a:pt x="1055" y="64"/>
                                  </a:lnTo>
                                  <a:lnTo>
                                    <a:pt x="1165" y="64"/>
                                  </a:lnTo>
                                  <a:lnTo>
                                    <a:pt x="1165" y="66"/>
                                  </a:lnTo>
                                  <a:lnTo>
                                    <a:pt x="1883" y="66"/>
                                  </a:lnTo>
                                  <a:lnTo>
                                    <a:pt x="1883" y="68"/>
                                  </a:lnTo>
                                  <a:lnTo>
                                    <a:pt x="1890" y="68"/>
                                  </a:lnTo>
                                  <a:lnTo>
                                    <a:pt x="1890" y="66"/>
                                  </a:lnTo>
                                  <a:lnTo>
                                    <a:pt x="1890" y="64"/>
                                  </a:lnTo>
                                  <a:lnTo>
                                    <a:pt x="1890" y="8"/>
                                  </a:lnTo>
                                  <a:lnTo>
                                    <a:pt x="1890" y="6"/>
                                  </a:lnTo>
                                  <a:lnTo>
                                    <a:pt x="1890" y="4"/>
                                  </a:lnTo>
                                  <a:lnTo>
                                    <a:pt x="1890" y="2"/>
                                  </a:lnTo>
                                  <a:lnTo>
                                    <a:pt x="189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D968C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42" name="docshape381"/>
                          <wps:cNvSpPr>
                            <a:spLocks/>
                          </wps:cNvSpPr>
                          <wps:spPr bwMode="auto">
                            <a:xfrm>
                              <a:off x="4999" y="177"/>
                              <a:ext cx="1890" cy="93"/>
                            </a:xfrm>
                            <a:custGeom>
                              <a:avLst/>
                              <a:gdLst>
                                <a:gd name="T0" fmla="+- 0 6889 4999"/>
                                <a:gd name="T1" fmla="*/ T0 w 1890"/>
                                <a:gd name="T2" fmla="+- 0 178 178"/>
                                <a:gd name="T3" fmla="*/ 178 h 93"/>
                                <a:gd name="T4" fmla="+- 0 6781 4999"/>
                                <a:gd name="T5" fmla="*/ T4 w 1890"/>
                                <a:gd name="T6" fmla="+- 0 180 178"/>
                                <a:gd name="T7" fmla="*/ 180 h 93"/>
                                <a:gd name="T8" fmla="+- 0 6727 4999"/>
                                <a:gd name="T9" fmla="*/ T8 w 1890"/>
                                <a:gd name="T10" fmla="+- 0 181 178"/>
                                <a:gd name="T11" fmla="*/ 181 h 93"/>
                                <a:gd name="T12" fmla="+- 0 6673 4999"/>
                                <a:gd name="T13" fmla="*/ T12 w 1890"/>
                                <a:gd name="T14" fmla="+- 0 182 178"/>
                                <a:gd name="T15" fmla="*/ 182 h 93"/>
                                <a:gd name="T16" fmla="+- 0 6565 4999"/>
                                <a:gd name="T17" fmla="*/ T16 w 1890"/>
                                <a:gd name="T18" fmla="+- 0 184 178"/>
                                <a:gd name="T19" fmla="*/ 184 h 93"/>
                                <a:gd name="T20" fmla="+- 0 6511 4999"/>
                                <a:gd name="T21" fmla="*/ T20 w 1890"/>
                                <a:gd name="T22" fmla="+- 0 187 178"/>
                                <a:gd name="T23" fmla="*/ 187 h 93"/>
                                <a:gd name="T24" fmla="+- 0 6457 4999"/>
                                <a:gd name="T25" fmla="*/ T24 w 1890"/>
                                <a:gd name="T26" fmla="+- 0 187 178"/>
                                <a:gd name="T27" fmla="*/ 187 h 93"/>
                                <a:gd name="T28" fmla="+- 0 6403 4999"/>
                                <a:gd name="T29" fmla="*/ T28 w 1890"/>
                                <a:gd name="T30" fmla="+- 0 189 178"/>
                                <a:gd name="T31" fmla="*/ 189 h 93"/>
                                <a:gd name="T32" fmla="+- 0 6295 4999"/>
                                <a:gd name="T33" fmla="*/ T32 w 1890"/>
                                <a:gd name="T34" fmla="+- 0 190 178"/>
                                <a:gd name="T35" fmla="*/ 190 h 93"/>
                                <a:gd name="T36" fmla="+- 0 6241 4999"/>
                                <a:gd name="T37" fmla="*/ T36 w 1890"/>
                                <a:gd name="T38" fmla="+- 0 191 178"/>
                                <a:gd name="T39" fmla="*/ 191 h 93"/>
                                <a:gd name="T40" fmla="+- 0 6187 4999"/>
                                <a:gd name="T41" fmla="*/ T40 w 1890"/>
                                <a:gd name="T42" fmla="+- 0 191 178"/>
                                <a:gd name="T43" fmla="*/ 191 h 93"/>
                                <a:gd name="T44" fmla="+- 0 6133 4999"/>
                                <a:gd name="T45" fmla="*/ T44 w 1890"/>
                                <a:gd name="T46" fmla="+- 0 192 178"/>
                                <a:gd name="T47" fmla="*/ 192 h 93"/>
                                <a:gd name="T48" fmla="+- 0 6079 4999"/>
                                <a:gd name="T49" fmla="*/ T48 w 1890"/>
                                <a:gd name="T50" fmla="+- 0 194 178"/>
                                <a:gd name="T51" fmla="*/ 194 h 93"/>
                                <a:gd name="T52" fmla="+- 0 6025 4999"/>
                                <a:gd name="T53" fmla="*/ T52 w 1890"/>
                                <a:gd name="T54" fmla="+- 0 194 178"/>
                                <a:gd name="T55" fmla="*/ 194 h 93"/>
                                <a:gd name="T56" fmla="+- 0 5863 4999"/>
                                <a:gd name="T57" fmla="*/ T56 w 1890"/>
                                <a:gd name="T58" fmla="+- 0 196 178"/>
                                <a:gd name="T59" fmla="*/ 196 h 93"/>
                                <a:gd name="T60" fmla="+- 0 5809 4999"/>
                                <a:gd name="T61" fmla="*/ T60 w 1890"/>
                                <a:gd name="T62" fmla="+- 0 199 178"/>
                                <a:gd name="T63" fmla="*/ 199 h 93"/>
                                <a:gd name="T64" fmla="+- 0 5755 4999"/>
                                <a:gd name="T65" fmla="*/ T64 w 1890"/>
                                <a:gd name="T66" fmla="+- 0 200 178"/>
                                <a:gd name="T67" fmla="*/ 200 h 93"/>
                                <a:gd name="T68" fmla="+- 0 5647 4999"/>
                                <a:gd name="T69" fmla="*/ T68 w 1890"/>
                                <a:gd name="T70" fmla="+- 0 202 178"/>
                                <a:gd name="T71" fmla="*/ 202 h 93"/>
                                <a:gd name="T72" fmla="+- 0 5539 4999"/>
                                <a:gd name="T73" fmla="*/ T72 w 1890"/>
                                <a:gd name="T74" fmla="+- 0 204 178"/>
                                <a:gd name="T75" fmla="*/ 204 h 93"/>
                                <a:gd name="T76" fmla="+- 0 5485 4999"/>
                                <a:gd name="T77" fmla="*/ T76 w 1890"/>
                                <a:gd name="T78" fmla="+- 0 205 178"/>
                                <a:gd name="T79" fmla="*/ 205 h 93"/>
                                <a:gd name="T80" fmla="+- 0 5431 4999"/>
                                <a:gd name="T81" fmla="*/ T80 w 1890"/>
                                <a:gd name="T82" fmla="+- 0 207 178"/>
                                <a:gd name="T83" fmla="*/ 207 h 93"/>
                                <a:gd name="T84" fmla="+- 0 5377 4999"/>
                                <a:gd name="T85" fmla="*/ T84 w 1890"/>
                                <a:gd name="T86" fmla="+- 0 207 178"/>
                                <a:gd name="T87" fmla="*/ 207 h 93"/>
                                <a:gd name="T88" fmla="+- 0 5323 4999"/>
                                <a:gd name="T89" fmla="*/ T88 w 1890"/>
                                <a:gd name="T90" fmla="+- 0 208 178"/>
                                <a:gd name="T91" fmla="*/ 208 h 93"/>
                                <a:gd name="T92" fmla="+- 0 5269 4999"/>
                                <a:gd name="T93" fmla="*/ T92 w 1890"/>
                                <a:gd name="T94" fmla="+- 0 208 178"/>
                                <a:gd name="T95" fmla="*/ 208 h 93"/>
                                <a:gd name="T96" fmla="+- 0 5161 4999"/>
                                <a:gd name="T97" fmla="*/ T96 w 1890"/>
                                <a:gd name="T98" fmla="+- 0 210 178"/>
                                <a:gd name="T99" fmla="*/ 210 h 93"/>
                                <a:gd name="T100" fmla="+- 0 5107 4999"/>
                                <a:gd name="T101" fmla="*/ T100 w 1890"/>
                                <a:gd name="T102" fmla="+- 0 210 178"/>
                                <a:gd name="T103" fmla="*/ 210 h 93"/>
                                <a:gd name="T104" fmla="+- 0 5053 4999"/>
                                <a:gd name="T105" fmla="*/ T104 w 1890"/>
                                <a:gd name="T106" fmla="+- 0 209 178"/>
                                <a:gd name="T107" fmla="*/ 209 h 93"/>
                                <a:gd name="T108" fmla="+- 0 4999 4999"/>
                                <a:gd name="T109" fmla="*/ T108 w 1890"/>
                                <a:gd name="T110" fmla="+- 0 209 178"/>
                                <a:gd name="T111" fmla="*/ 209 h 93"/>
                                <a:gd name="T112" fmla="+- 0 4999 4999"/>
                                <a:gd name="T113" fmla="*/ T112 w 1890"/>
                                <a:gd name="T114" fmla="+- 0 270 178"/>
                                <a:gd name="T115" fmla="*/ 270 h 93"/>
                                <a:gd name="T116" fmla="+- 0 5053 4999"/>
                                <a:gd name="T117" fmla="*/ T116 w 1890"/>
                                <a:gd name="T118" fmla="+- 0 269 178"/>
                                <a:gd name="T119" fmla="*/ 269 h 93"/>
                                <a:gd name="T120" fmla="+- 0 5107 4999"/>
                                <a:gd name="T121" fmla="*/ T120 w 1890"/>
                                <a:gd name="T122" fmla="+- 0 269 178"/>
                                <a:gd name="T123" fmla="*/ 269 h 93"/>
                                <a:gd name="T124" fmla="+- 0 5269 4999"/>
                                <a:gd name="T125" fmla="*/ T124 w 1890"/>
                                <a:gd name="T126" fmla="+- 0 266 178"/>
                                <a:gd name="T127" fmla="*/ 266 h 93"/>
                                <a:gd name="T128" fmla="+- 0 5431 4999"/>
                                <a:gd name="T129" fmla="*/ T128 w 1890"/>
                                <a:gd name="T130" fmla="+- 0 265 178"/>
                                <a:gd name="T131" fmla="*/ 265 h 93"/>
                                <a:gd name="T132" fmla="+- 0 5485 4999"/>
                                <a:gd name="T133" fmla="*/ T132 w 1890"/>
                                <a:gd name="T134" fmla="+- 0 264 178"/>
                                <a:gd name="T135" fmla="*/ 264 h 93"/>
                                <a:gd name="T136" fmla="+- 0 5647 4999"/>
                                <a:gd name="T137" fmla="*/ T136 w 1890"/>
                                <a:gd name="T138" fmla="+- 0 261 178"/>
                                <a:gd name="T139" fmla="*/ 261 h 93"/>
                                <a:gd name="T140" fmla="+- 0 5701 4999"/>
                                <a:gd name="T141" fmla="*/ T140 w 1890"/>
                                <a:gd name="T142" fmla="+- 0 261 178"/>
                                <a:gd name="T143" fmla="*/ 261 h 93"/>
                                <a:gd name="T144" fmla="+- 0 5755 4999"/>
                                <a:gd name="T145" fmla="*/ T144 w 1890"/>
                                <a:gd name="T146" fmla="+- 0 261 178"/>
                                <a:gd name="T147" fmla="*/ 261 h 93"/>
                                <a:gd name="T148" fmla="+- 0 5809 4999"/>
                                <a:gd name="T149" fmla="*/ T148 w 1890"/>
                                <a:gd name="T150" fmla="+- 0 259 178"/>
                                <a:gd name="T151" fmla="*/ 259 h 93"/>
                                <a:gd name="T152" fmla="+- 0 5863 4999"/>
                                <a:gd name="T153" fmla="*/ T152 w 1890"/>
                                <a:gd name="T154" fmla="+- 0 257 178"/>
                                <a:gd name="T155" fmla="*/ 257 h 93"/>
                                <a:gd name="T156" fmla="+- 0 5971 4999"/>
                                <a:gd name="T157" fmla="*/ T156 w 1890"/>
                                <a:gd name="T158" fmla="+- 0 256 178"/>
                                <a:gd name="T159" fmla="*/ 256 h 93"/>
                                <a:gd name="T160" fmla="+- 0 6079 4999"/>
                                <a:gd name="T161" fmla="*/ T160 w 1890"/>
                                <a:gd name="T162" fmla="+- 0 256 178"/>
                                <a:gd name="T163" fmla="*/ 256 h 93"/>
                                <a:gd name="T164" fmla="+- 0 6133 4999"/>
                                <a:gd name="T165" fmla="*/ T164 w 1890"/>
                                <a:gd name="T166" fmla="+- 0 255 178"/>
                                <a:gd name="T167" fmla="*/ 255 h 93"/>
                                <a:gd name="T168" fmla="+- 0 6403 4999"/>
                                <a:gd name="T169" fmla="*/ T168 w 1890"/>
                                <a:gd name="T170" fmla="+- 0 254 178"/>
                                <a:gd name="T171" fmla="*/ 254 h 93"/>
                                <a:gd name="T172" fmla="+- 0 6457 4999"/>
                                <a:gd name="T173" fmla="*/ T172 w 1890"/>
                                <a:gd name="T174" fmla="+- 0 252 178"/>
                                <a:gd name="T175" fmla="*/ 252 h 93"/>
                                <a:gd name="T176" fmla="+- 0 6511 4999"/>
                                <a:gd name="T177" fmla="*/ T176 w 1890"/>
                                <a:gd name="T178" fmla="+- 0 254 178"/>
                                <a:gd name="T179" fmla="*/ 254 h 93"/>
                                <a:gd name="T180" fmla="+- 0 6565 4999"/>
                                <a:gd name="T181" fmla="*/ T180 w 1890"/>
                                <a:gd name="T182" fmla="+- 0 251 178"/>
                                <a:gd name="T183" fmla="*/ 251 h 93"/>
                                <a:gd name="T184" fmla="+- 0 6619 4999"/>
                                <a:gd name="T185" fmla="*/ T184 w 1890"/>
                                <a:gd name="T186" fmla="+- 0 250 178"/>
                                <a:gd name="T187" fmla="*/ 250 h 93"/>
                                <a:gd name="T188" fmla="+- 0 6727 4999"/>
                                <a:gd name="T189" fmla="*/ T188 w 1890"/>
                                <a:gd name="T190" fmla="+- 0 249 178"/>
                                <a:gd name="T191" fmla="*/ 249 h 93"/>
                                <a:gd name="T192" fmla="+- 0 6781 4999"/>
                                <a:gd name="T193" fmla="*/ T192 w 1890"/>
                                <a:gd name="T194" fmla="+- 0 250 178"/>
                                <a:gd name="T195" fmla="*/ 250 h 93"/>
                                <a:gd name="T196" fmla="+- 0 6889 4999"/>
                                <a:gd name="T197" fmla="*/ T196 w 1890"/>
                                <a:gd name="T198" fmla="+- 0 249 178"/>
                                <a:gd name="T199" fmla="*/ 249 h 93"/>
                                <a:gd name="T200" fmla="+- 0 6889 4999"/>
                                <a:gd name="T201" fmla="*/ T200 w 1890"/>
                                <a:gd name="T202" fmla="+- 0 178 178"/>
                                <a:gd name="T203" fmla="*/ 178 h 9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</a:cxnLst>
                              <a:rect l="0" t="0" r="r" b="b"/>
                              <a:pathLst>
                                <a:path w="1890" h="93">
                                  <a:moveTo>
                                    <a:pt x="1890" y="0"/>
                                  </a:moveTo>
                                  <a:lnTo>
                                    <a:pt x="1782" y="2"/>
                                  </a:lnTo>
                                  <a:lnTo>
                                    <a:pt x="1728" y="3"/>
                                  </a:lnTo>
                                  <a:lnTo>
                                    <a:pt x="1674" y="4"/>
                                  </a:lnTo>
                                  <a:lnTo>
                                    <a:pt x="1566" y="6"/>
                                  </a:lnTo>
                                  <a:lnTo>
                                    <a:pt x="1512" y="9"/>
                                  </a:lnTo>
                                  <a:lnTo>
                                    <a:pt x="1458" y="9"/>
                                  </a:lnTo>
                                  <a:lnTo>
                                    <a:pt x="1404" y="11"/>
                                  </a:lnTo>
                                  <a:lnTo>
                                    <a:pt x="1296" y="12"/>
                                  </a:lnTo>
                                  <a:lnTo>
                                    <a:pt x="1242" y="13"/>
                                  </a:lnTo>
                                  <a:lnTo>
                                    <a:pt x="1188" y="13"/>
                                  </a:lnTo>
                                  <a:lnTo>
                                    <a:pt x="1134" y="14"/>
                                  </a:lnTo>
                                  <a:lnTo>
                                    <a:pt x="1080" y="16"/>
                                  </a:lnTo>
                                  <a:lnTo>
                                    <a:pt x="1026" y="16"/>
                                  </a:lnTo>
                                  <a:lnTo>
                                    <a:pt x="864" y="18"/>
                                  </a:lnTo>
                                  <a:lnTo>
                                    <a:pt x="810" y="21"/>
                                  </a:lnTo>
                                  <a:lnTo>
                                    <a:pt x="756" y="22"/>
                                  </a:lnTo>
                                  <a:lnTo>
                                    <a:pt x="648" y="24"/>
                                  </a:lnTo>
                                  <a:lnTo>
                                    <a:pt x="540" y="26"/>
                                  </a:lnTo>
                                  <a:lnTo>
                                    <a:pt x="486" y="27"/>
                                  </a:lnTo>
                                  <a:lnTo>
                                    <a:pt x="432" y="29"/>
                                  </a:lnTo>
                                  <a:lnTo>
                                    <a:pt x="378" y="29"/>
                                  </a:lnTo>
                                  <a:lnTo>
                                    <a:pt x="324" y="30"/>
                                  </a:lnTo>
                                  <a:lnTo>
                                    <a:pt x="270" y="30"/>
                                  </a:lnTo>
                                  <a:lnTo>
                                    <a:pt x="162" y="32"/>
                                  </a:lnTo>
                                  <a:lnTo>
                                    <a:pt x="108" y="32"/>
                                  </a:lnTo>
                                  <a:lnTo>
                                    <a:pt x="54" y="31"/>
                                  </a:lnTo>
                                  <a:lnTo>
                                    <a:pt x="0" y="31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54" y="91"/>
                                  </a:lnTo>
                                  <a:lnTo>
                                    <a:pt x="108" y="91"/>
                                  </a:lnTo>
                                  <a:lnTo>
                                    <a:pt x="270" y="88"/>
                                  </a:lnTo>
                                  <a:lnTo>
                                    <a:pt x="432" y="87"/>
                                  </a:lnTo>
                                  <a:lnTo>
                                    <a:pt x="486" y="86"/>
                                  </a:lnTo>
                                  <a:lnTo>
                                    <a:pt x="648" y="83"/>
                                  </a:lnTo>
                                  <a:lnTo>
                                    <a:pt x="702" y="83"/>
                                  </a:lnTo>
                                  <a:lnTo>
                                    <a:pt x="756" y="83"/>
                                  </a:lnTo>
                                  <a:lnTo>
                                    <a:pt x="810" y="81"/>
                                  </a:lnTo>
                                  <a:lnTo>
                                    <a:pt x="864" y="79"/>
                                  </a:lnTo>
                                  <a:lnTo>
                                    <a:pt x="972" y="78"/>
                                  </a:lnTo>
                                  <a:lnTo>
                                    <a:pt x="1080" y="78"/>
                                  </a:lnTo>
                                  <a:lnTo>
                                    <a:pt x="1134" y="77"/>
                                  </a:lnTo>
                                  <a:lnTo>
                                    <a:pt x="1404" y="76"/>
                                  </a:lnTo>
                                  <a:lnTo>
                                    <a:pt x="1458" y="74"/>
                                  </a:lnTo>
                                  <a:lnTo>
                                    <a:pt x="1512" y="76"/>
                                  </a:lnTo>
                                  <a:lnTo>
                                    <a:pt x="1566" y="73"/>
                                  </a:lnTo>
                                  <a:lnTo>
                                    <a:pt x="1620" y="72"/>
                                  </a:lnTo>
                                  <a:lnTo>
                                    <a:pt x="1728" y="71"/>
                                  </a:lnTo>
                                  <a:lnTo>
                                    <a:pt x="1782" y="72"/>
                                  </a:lnTo>
                                  <a:lnTo>
                                    <a:pt x="1890" y="71"/>
                                  </a:lnTo>
                                  <a:lnTo>
                                    <a:pt x="189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C4B73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2BC12E31" id="docshapegroup376" o:spid="_x0000_s1026" style="position:absolute;margin-left:249.95pt;margin-top:8.9pt;width:94.5pt;height:7.95pt;z-index:-17345536;mso-position-horizontal-relative:page" coordorigin="4999,178" coordsize="1890,1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">
                  <v:shape id="docshape377" o:spid="_x0000_s1027" style="position:absolute;left:4999;top:282;width:1890;height:34;visibility:visible;mso-wrap-style:square;v-text-anchor:top" coordsize="1890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" path="m1890,l1728,2r-54,l1620,3r-54,l1458,5,1404,3,1188,4r-54,l1026,5,972,6,864,7,810,8r-54,l702,10r-54,l540,11r-54,l432,12r-108,l270,12r-54,2l162,12,54,13,,13,,33r54,l162,32r54,2l270,32r54,l486,31r54,l594,30r54,-1l702,30r54,-2l810,27r216,-3l1134,23r54,1l1404,23r54,2l1512,24r108,-1l1674,23r54,l1836,21r54,l1890,xe" fillcolor="#e78429" stroked="f">
                    <v:fill opacity="32896f"/>
                    <v:path arrowok="t" o:connecttype="custom" o:connectlocs="1890,283;1728,285;1674,285;1620,286;1566,286;1458,288;1404,286;1188,287;1134,287;1026,288;972,289;864,290;810,291;756,291;702,293;648,293;540,294;486,294;432,295;324,295;270,295;216,297;162,295;54,296;0,296;0,316;54,316;162,315;216,317;270,315;324,315;486,314;540,314;594,313;648,312;702,313;756,311;810,310;1026,307;1134,306;1188,307;1404,306;1458,308;1512,307;1620,306;1674,306;1728,306;1836,304;1890,304;1890,283" o:connectangles="0,0,0,0,0,0,0,0,0,0,0,0,0,0,0,0,0,0,0,0,0,0,0,0,0,0,0,0,0,0,0,0,0,0,0,0,0,0,0,0,0,0,0,0,0,0,0,0,0,0"/>
                  </v:shape>
                  <v:shape id="docshape378" o:spid="_x0000_s1028" style="position:absolute;left:4999;top:276;width:1890;height:26;visibility:visible;mso-wrap-style:square;v-text-anchor:top" coordsize="1890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" path="m1890,l1782,r-54,1l1674,1r-54,1l1566,3,1458,2,1350,3,1296,r-54,l1188,1,1134,r-54,l972,,864,1,810,,756,1,594,1,540,2,324,2,270,5,162,4,54,5,,5,,25r54,l162,24r108,1l324,22,540,21r54,-1l756,21r54,-1l864,20r108,l1026,20r108,l1188,20r54,l1296,20r54,2l1458,22r108,l1620,22r54,-1l1728,22r54,-2l1890,20r,-20xe" fillcolor="#ed968c" stroked="f">
                    <v:fill opacity="32896f"/>
                    <v:path arrowok="t" o:connecttype="custom" o:connectlocs="1890,277;1782,277;1728,278;1674,278;1620,279;1566,280;1458,279;1350,280;1296,277;1242,277;1188,278;1134,277;1080,277;972,277;864,278;810,277;756,278;594,278;540,279;324,279;270,282;162,281;54,282;0,282;0,302;54,302;162,301;270,302;324,299;540,298;594,297;756,298;810,297;864,297;972,297;1026,297;1134,297;1188,297;1242,297;1296,297;1350,299;1458,299;1566,299;1620,299;1674,298;1728,299;1782,297;1890,297;1890,277" o:connectangles="0,0,0,0,0,0,0,0,0,0,0,0,0,0,0,0,0,0,0,0,0,0,0,0,0,0,0,0,0,0,0,0,0,0,0,0,0,0,0,0,0,0,0,0,0,0,0,0,0"/>
                  </v:shape>
                  <v:shape id="docshape379" o:spid="_x0000_s1029" style="position:absolute;left:4999;top:259;width:1890;height:76;visibility:visible;mso-wrap-style:square;v-text-anchor:top" coordsize="1890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" path="m1890,l1762,r,2l1597,2r,2l1375,4r,2l1130,6r,2l1045,8r,2l761,10r,2l549,12r,2l284,14r,2l96,16r,-2l20,14r,2l,16,,64,,76r25,l25,74r67,l92,76r161,l253,74r243,l496,72r129,l625,70r160,l785,68r339,l1124,66r412,l1536,64r354,l1890,2r,-2xe" fillcolor="#e78429" stroked="f">
                    <v:fill opacity="32896f"/>
                    <v:path arrowok="t" o:connecttype="custom" o:connectlocs="1890,260;1762,260;1762,262;1597,262;1597,264;1375,264;1375,266;1130,266;1130,268;1045,268;1045,270;761,270;761,272;549,272;549,274;284,274;284,276;96,276;96,274;20,274;20,276;0,276;0,324;0,336;25,336;25,334;92,334;92,336;253,336;253,334;496,334;496,332;625,332;625,330;785,330;785,328;1124,328;1124,326;1536,326;1536,324;1890,324;1890,262;1890,260" o:connectangles="0,0,0,0,0,0,0,0,0,0,0,0,0,0,0,0,0,0,0,0,0,0,0,0,0,0,0,0,0,0,0,0,0,0,0,0,0,0,0,0,0,0,0"/>
                  </v:shape>
                  <v:shape id="docshape380" o:spid="_x0000_s1030" style="position:absolute;left:4999;top:251;width:1890;height:68;visibility:visible;mso-wrap-style:square;v-text-anchor:top" coordsize="1890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" path="m1890,r-66,l1824,2r-273,l1551,4r-291,l1260,6,824,6r,2l807,8r,-2l288,6r,2l,8,,64r,2l,68r24,l24,66r271,l295,64r353,l648,66r162,l810,64r176,l986,66r69,l1055,64r110,l1165,66r718,l1883,68r7,l1890,66r,-2l1890,8r,-2l1890,4r,-2l1890,xe" fillcolor="#ed968c" stroked="f">
                    <v:fill opacity="32896f"/>
                    <v:path arrowok="t" o:connecttype="custom" o:connectlocs="1890,252;1824,252;1824,254;1551,254;1551,256;1260,256;1260,258;824,258;824,260;807,260;807,258;288,258;288,260;0,260;0,316;0,318;0,320;24,320;24,318;295,318;295,316;648,316;648,318;810,318;810,316;986,316;986,318;1055,318;1055,316;1165,316;1165,318;1883,318;1883,320;1890,320;1890,318;1890,316;1890,260;1890,258;1890,256;1890,254;1890,252" o:connectangles="0,0,0,0,0,0,0,0,0,0,0,0,0,0,0,0,0,0,0,0,0,0,0,0,0,0,0,0,0,0,0,0,0,0,0,0,0,0,0,0,0"/>
                  </v:shape>
                  <v:shape id="docshape381" o:spid="_x0000_s1031" style="position:absolute;left:4999;top:177;width:1890;height:93;visibility:visible;mso-wrap-style:square;v-text-anchor:top" coordsize="1890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" path="m1890,l1782,2r-54,1l1674,4,1566,6r-54,3l1458,9r-54,2l1296,12r-54,1l1188,13r-54,1l1080,16r-54,l864,18r-54,3l756,22,648,24,540,26r-54,1l432,29r-54,l324,30r-54,l162,32r-54,l54,31,,31,,92,54,91r54,l270,88,432,87r54,-1l648,83r54,l756,83r54,-2l864,79,972,78r108,l1134,77r270,-1l1458,74r54,2l1566,73r54,-1l1728,71r54,1l1890,71r,-71xe" fillcolor="#7c4b73" stroked="f">
                    <v:fill opacity="32896f"/>
                    <v:path arrowok="t" o:connecttype="custom" o:connectlocs="1890,178;1782,180;1728,181;1674,182;1566,184;1512,187;1458,187;1404,189;1296,190;1242,191;1188,191;1134,192;1080,194;1026,194;864,196;810,199;756,200;648,202;540,204;486,205;432,207;378,207;324,208;270,208;162,210;108,210;54,209;0,209;0,270;54,269;108,269;270,266;432,265;486,264;648,261;702,261;756,261;810,259;864,257;972,256;1080,256;1134,255;1404,254;1458,252;1512,254;1566,251;1620,250;1728,249;1782,250;1890,249;1890,178" o:connectangles="0,0,0,0,0,0,0,0,0,0,0,0,0,0,0,0,0,0,0,0,0,0,0,0,0,0,0,0,0,0,0,0,0,0,0,0,0,0,0,0,0,0,0,0,0,0,0,0,0,0,0"/>
                  </v:shape>
                  <w10:wrap anchorx="page"/>
                </v:group>
              </w:pict>
            </mc:Fallback>
          </mc:AlternateContent>
        </w:r>
        <w:r>
          <w:rPr>
            <w:noProof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487742976" behindDoc="1" locked="0" layoutInCell="1" allowOverlap="1" wp14:anchorId="6720EF29" wp14:editId="7583F193">
                  <wp:simplePos x="0" y="0"/>
                  <wp:positionH relativeFrom="page">
                    <wp:posOffset>1714500</wp:posOffset>
                  </wp:positionH>
                  <wp:positionV relativeFrom="paragraph">
                    <wp:posOffset>99695</wp:posOffset>
                  </wp:positionV>
                  <wp:extent cx="27305" cy="0"/>
                  <wp:effectExtent l="0" t="0" r="0" b="0"/>
                  <wp:wrapNone/>
                  <wp:docPr id="1043" name="Line 4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27305" cy="0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2B983CDD" id="Line 43" o:spid="_x0000_s1026" style="position:absolute;z-index:-1734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35pt,7.85pt" to="137.15pt,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" strokecolor="#333" strokeweight=".291mm">
                  <w10:wrap anchorx="page"/>
                </v:line>
              </w:pict>
            </mc:Fallback>
          </mc:AlternateContent>
        </w:r>
      </w:del>
      <w:ins w:id="2517" w:author="Hughes, Anna E" w:date="2023-08-09T15:29:00Z">
        <w:r w:rsidR="001E0CFE">
          <w:rPr>
            <w:noProof/>
            <w:lang w:val="en-GB" w:eastAsia="en-GB"/>
          </w:rPr>
          <mc:AlternateContent>
            <mc:Choice Requires="wpg">
              <w:drawing>
                <wp:anchor distT="0" distB="0" distL="0" distR="0" simplePos="0" relativeHeight="485927936" behindDoc="1" locked="0" layoutInCell="1" allowOverlap="1">
                  <wp:simplePos x="0" y="0"/>
                  <wp:positionH relativeFrom="page">
                    <wp:posOffset>3174620</wp:posOffset>
                  </wp:positionH>
                  <wp:positionV relativeFrom="paragraph">
                    <wp:posOffset>112757</wp:posOffset>
                  </wp:positionV>
                  <wp:extent cx="1200150" cy="100965"/>
                  <wp:effectExtent l="0" t="0" r="0" b="0"/>
                  <wp:wrapNone/>
                  <wp:docPr id="496" name="Group 49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>
                          <a:xfrm>
                            <a:off x="0" y="0"/>
                            <a:ext cx="1200150" cy="100965"/>
                            <a:chOff x="0" y="0"/>
                            <a:chExt cx="1200150" cy="100965"/>
                          </a:xfrm>
                        </wpg:grpSpPr>
                        <wps:wsp>
                          <wps:cNvPr id="497" name="Graphic 497"/>
                          <wps:cNvSpPr/>
                          <wps:spPr>
                            <a:xfrm>
                              <a:off x="0" y="66872"/>
                              <a:ext cx="1200150" cy="2159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150" h="21590">
                                  <a:moveTo>
                                    <a:pt x="1199585" y="0"/>
                                  </a:moveTo>
                                  <a:lnTo>
                                    <a:pt x="1096780" y="1370"/>
                                  </a:lnTo>
                                  <a:lnTo>
                                    <a:pt x="1062512" y="1468"/>
                                  </a:lnTo>
                                  <a:lnTo>
                                    <a:pt x="1028244" y="1958"/>
                                  </a:lnTo>
                                  <a:lnTo>
                                    <a:pt x="993976" y="2154"/>
                                  </a:lnTo>
                                  <a:lnTo>
                                    <a:pt x="925439" y="2937"/>
                                  </a:lnTo>
                                  <a:lnTo>
                                    <a:pt x="891171" y="1762"/>
                                  </a:lnTo>
                                  <a:lnTo>
                                    <a:pt x="754000" y="2839"/>
                                  </a:lnTo>
                                  <a:lnTo>
                                    <a:pt x="719731" y="2349"/>
                                  </a:lnTo>
                                  <a:lnTo>
                                    <a:pt x="651195" y="3035"/>
                                  </a:lnTo>
                                  <a:lnTo>
                                    <a:pt x="616927" y="3622"/>
                                  </a:lnTo>
                                  <a:lnTo>
                                    <a:pt x="548390" y="4308"/>
                                  </a:lnTo>
                                  <a:lnTo>
                                    <a:pt x="514122" y="4895"/>
                                  </a:lnTo>
                                  <a:lnTo>
                                    <a:pt x="479853" y="5091"/>
                                  </a:lnTo>
                                  <a:lnTo>
                                    <a:pt x="445585" y="6559"/>
                                  </a:lnTo>
                                  <a:lnTo>
                                    <a:pt x="411317" y="6168"/>
                                  </a:lnTo>
                                  <a:lnTo>
                                    <a:pt x="342780" y="7049"/>
                                  </a:lnTo>
                                  <a:lnTo>
                                    <a:pt x="308512" y="7049"/>
                                  </a:lnTo>
                                  <a:lnTo>
                                    <a:pt x="274244" y="7441"/>
                                  </a:lnTo>
                                  <a:lnTo>
                                    <a:pt x="205707" y="7832"/>
                                  </a:lnTo>
                                  <a:lnTo>
                                    <a:pt x="171439" y="7441"/>
                                  </a:lnTo>
                                  <a:lnTo>
                                    <a:pt x="137171" y="8909"/>
                                  </a:lnTo>
                                  <a:lnTo>
                                    <a:pt x="102902" y="7832"/>
                                  </a:lnTo>
                                  <a:lnTo>
                                    <a:pt x="34268" y="8518"/>
                                  </a:lnTo>
                                  <a:lnTo>
                                    <a:pt x="0" y="8518"/>
                                  </a:lnTo>
                                  <a:lnTo>
                                    <a:pt x="0" y="21246"/>
                                  </a:lnTo>
                                  <a:lnTo>
                                    <a:pt x="34268" y="21148"/>
                                  </a:lnTo>
                                  <a:lnTo>
                                    <a:pt x="102902" y="20560"/>
                                  </a:lnTo>
                                  <a:lnTo>
                                    <a:pt x="137171" y="21540"/>
                                  </a:lnTo>
                                  <a:lnTo>
                                    <a:pt x="171439" y="20169"/>
                                  </a:lnTo>
                                  <a:lnTo>
                                    <a:pt x="205707" y="20463"/>
                                  </a:lnTo>
                                  <a:lnTo>
                                    <a:pt x="308512" y="19581"/>
                                  </a:lnTo>
                                  <a:lnTo>
                                    <a:pt x="342780" y="19581"/>
                                  </a:lnTo>
                                  <a:lnTo>
                                    <a:pt x="377049" y="18994"/>
                                  </a:lnTo>
                                  <a:lnTo>
                                    <a:pt x="411317" y="18700"/>
                                  </a:lnTo>
                                  <a:lnTo>
                                    <a:pt x="445585" y="19190"/>
                                  </a:lnTo>
                                  <a:lnTo>
                                    <a:pt x="479853" y="17721"/>
                                  </a:lnTo>
                                  <a:lnTo>
                                    <a:pt x="514122" y="17525"/>
                                  </a:lnTo>
                                  <a:lnTo>
                                    <a:pt x="651195" y="15567"/>
                                  </a:lnTo>
                                  <a:lnTo>
                                    <a:pt x="719731" y="14980"/>
                                  </a:lnTo>
                                  <a:lnTo>
                                    <a:pt x="754000" y="15371"/>
                                  </a:lnTo>
                                  <a:lnTo>
                                    <a:pt x="891171" y="14490"/>
                                  </a:lnTo>
                                  <a:lnTo>
                                    <a:pt x="925439" y="15763"/>
                                  </a:lnTo>
                                  <a:lnTo>
                                    <a:pt x="959707" y="15273"/>
                                  </a:lnTo>
                                  <a:lnTo>
                                    <a:pt x="1028244" y="14882"/>
                                  </a:lnTo>
                                  <a:lnTo>
                                    <a:pt x="1062512" y="14490"/>
                                  </a:lnTo>
                                  <a:lnTo>
                                    <a:pt x="1096780" y="14490"/>
                                  </a:lnTo>
                                  <a:lnTo>
                                    <a:pt x="1165317" y="13511"/>
                                  </a:lnTo>
                                  <a:lnTo>
                                    <a:pt x="1199585" y="13315"/>
                                  </a:lnTo>
                                  <a:lnTo>
                                    <a:pt x="119958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78429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8" name="Graphic 498"/>
                          <wps:cNvSpPr/>
                          <wps:spPr>
                            <a:xfrm>
                              <a:off x="0" y="62857"/>
                              <a:ext cx="1200150" cy="165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150" h="16510">
                                  <a:moveTo>
                                    <a:pt x="1199585" y="0"/>
                                  </a:moveTo>
                                  <a:lnTo>
                                    <a:pt x="1131049" y="391"/>
                                  </a:lnTo>
                                  <a:lnTo>
                                    <a:pt x="1096780" y="1174"/>
                                  </a:lnTo>
                                  <a:lnTo>
                                    <a:pt x="1062512" y="979"/>
                                  </a:lnTo>
                                  <a:lnTo>
                                    <a:pt x="1028244" y="1664"/>
                                  </a:lnTo>
                                  <a:lnTo>
                                    <a:pt x="993976" y="1958"/>
                                  </a:lnTo>
                                  <a:lnTo>
                                    <a:pt x="925439" y="1664"/>
                                  </a:lnTo>
                                  <a:lnTo>
                                    <a:pt x="856902" y="1958"/>
                                  </a:lnTo>
                                  <a:lnTo>
                                    <a:pt x="822634" y="489"/>
                                  </a:lnTo>
                                  <a:lnTo>
                                    <a:pt x="788268" y="587"/>
                                  </a:lnTo>
                                  <a:lnTo>
                                    <a:pt x="754000" y="881"/>
                                  </a:lnTo>
                                  <a:lnTo>
                                    <a:pt x="719731" y="391"/>
                                  </a:lnTo>
                                  <a:lnTo>
                                    <a:pt x="685463" y="587"/>
                                  </a:lnTo>
                                  <a:lnTo>
                                    <a:pt x="616927" y="587"/>
                                  </a:lnTo>
                                  <a:lnTo>
                                    <a:pt x="548390" y="783"/>
                                  </a:lnTo>
                                  <a:lnTo>
                                    <a:pt x="514122" y="489"/>
                                  </a:lnTo>
                                  <a:lnTo>
                                    <a:pt x="479853" y="1077"/>
                                  </a:lnTo>
                                  <a:lnTo>
                                    <a:pt x="377049" y="881"/>
                                  </a:lnTo>
                                  <a:lnTo>
                                    <a:pt x="342780" y="1272"/>
                                  </a:lnTo>
                                  <a:lnTo>
                                    <a:pt x="205707" y="1566"/>
                                  </a:lnTo>
                                  <a:lnTo>
                                    <a:pt x="171439" y="3328"/>
                                  </a:lnTo>
                                  <a:lnTo>
                                    <a:pt x="102902" y="2741"/>
                                  </a:lnTo>
                                  <a:lnTo>
                                    <a:pt x="34268" y="3524"/>
                                  </a:lnTo>
                                  <a:lnTo>
                                    <a:pt x="0" y="3622"/>
                                  </a:lnTo>
                                  <a:lnTo>
                                    <a:pt x="0" y="16350"/>
                                  </a:lnTo>
                                  <a:lnTo>
                                    <a:pt x="34268" y="16155"/>
                                  </a:lnTo>
                                  <a:lnTo>
                                    <a:pt x="102902" y="15371"/>
                                  </a:lnTo>
                                  <a:lnTo>
                                    <a:pt x="171439" y="15959"/>
                                  </a:lnTo>
                                  <a:lnTo>
                                    <a:pt x="205707" y="14001"/>
                                  </a:lnTo>
                                  <a:lnTo>
                                    <a:pt x="342780" y="13609"/>
                                  </a:lnTo>
                                  <a:lnTo>
                                    <a:pt x="377049" y="13119"/>
                                  </a:lnTo>
                                  <a:lnTo>
                                    <a:pt x="479853" y="13511"/>
                                  </a:lnTo>
                                  <a:lnTo>
                                    <a:pt x="514122" y="12728"/>
                                  </a:lnTo>
                                  <a:lnTo>
                                    <a:pt x="548390" y="13021"/>
                                  </a:lnTo>
                                  <a:lnTo>
                                    <a:pt x="616927" y="12728"/>
                                  </a:lnTo>
                                  <a:lnTo>
                                    <a:pt x="651195" y="12826"/>
                                  </a:lnTo>
                                  <a:lnTo>
                                    <a:pt x="719731" y="12728"/>
                                  </a:lnTo>
                                  <a:lnTo>
                                    <a:pt x="754000" y="13217"/>
                                  </a:lnTo>
                                  <a:lnTo>
                                    <a:pt x="788268" y="12924"/>
                                  </a:lnTo>
                                  <a:lnTo>
                                    <a:pt x="822634" y="12826"/>
                                  </a:lnTo>
                                  <a:lnTo>
                                    <a:pt x="856902" y="14392"/>
                                  </a:lnTo>
                                  <a:lnTo>
                                    <a:pt x="925439" y="14196"/>
                                  </a:lnTo>
                                  <a:lnTo>
                                    <a:pt x="993976" y="14490"/>
                                  </a:lnTo>
                                  <a:lnTo>
                                    <a:pt x="1028244" y="14392"/>
                                  </a:lnTo>
                                  <a:lnTo>
                                    <a:pt x="1062512" y="13707"/>
                                  </a:lnTo>
                                  <a:lnTo>
                                    <a:pt x="1096780" y="14001"/>
                                  </a:lnTo>
                                  <a:lnTo>
                                    <a:pt x="1131049" y="13217"/>
                                  </a:lnTo>
                                  <a:lnTo>
                                    <a:pt x="1199585" y="13021"/>
                                  </a:lnTo>
                                  <a:lnTo>
                                    <a:pt x="119958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D968C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9" name="Graphic 499"/>
                          <wps:cNvSpPr/>
                          <wps:spPr>
                            <a:xfrm>
                              <a:off x="-1" y="52318"/>
                              <a:ext cx="1200150" cy="482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150" h="48260">
                                  <a:moveTo>
                                    <a:pt x="1199578" y="0"/>
                                  </a:moveTo>
                                  <a:lnTo>
                                    <a:pt x="1118857" y="0"/>
                                  </a:lnTo>
                                  <a:lnTo>
                                    <a:pt x="1118857" y="1270"/>
                                  </a:lnTo>
                                  <a:lnTo>
                                    <a:pt x="1013828" y="1270"/>
                                  </a:lnTo>
                                  <a:lnTo>
                                    <a:pt x="1013828" y="2540"/>
                                  </a:lnTo>
                                  <a:lnTo>
                                    <a:pt x="872985" y="2540"/>
                                  </a:lnTo>
                                  <a:lnTo>
                                    <a:pt x="872985" y="3810"/>
                                  </a:lnTo>
                                  <a:lnTo>
                                    <a:pt x="717588" y="3810"/>
                                  </a:lnTo>
                                  <a:lnTo>
                                    <a:pt x="717588" y="5080"/>
                                  </a:lnTo>
                                  <a:lnTo>
                                    <a:pt x="663054" y="5080"/>
                                  </a:lnTo>
                                  <a:lnTo>
                                    <a:pt x="663054" y="6350"/>
                                  </a:lnTo>
                                  <a:lnTo>
                                    <a:pt x="482815" y="6350"/>
                                  </a:lnTo>
                                  <a:lnTo>
                                    <a:pt x="482815" y="7620"/>
                                  </a:lnTo>
                                  <a:lnTo>
                                    <a:pt x="348056" y="7620"/>
                                  </a:lnTo>
                                  <a:lnTo>
                                    <a:pt x="348056" y="8890"/>
                                  </a:lnTo>
                                  <a:lnTo>
                                    <a:pt x="179844" y="8890"/>
                                  </a:lnTo>
                                  <a:lnTo>
                                    <a:pt x="179844" y="10160"/>
                                  </a:lnTo>
                                  <a:lnTo>
                                    <a:pt x="60553" y="10160"/>
                                  </a:lnTo>
                                  <a:lnTo>
                                    <a:pt x="60553" y="8890"/>
                                  </a:lnTo>
                                  <a:lnTo>
                                    <a:pt x="12357" y="8890"/>
                                  </a:lnTo>
                                  <a:lnTo>
                                    <a:pt x="12357" y="10160"/>
                                  </a:lnTo>
                                  <a:lnTo>
                                    <a:pt x="0" y="10160"/>
                                  </a:lnTo>
                                  <a:lnTo>
                                    <a:pt x="0" y="40640"/>
                                  </a:lnTo>
                                  <a:lnTo>
                                    <a:pt x="0" y="48260"/>
                                  </a:lnTo>
                                  <a:lnTo>
                                    <a:pt x="15900" y="48260"/>
                                  </a:lnTo>
                                  <a:lnTo>
                                    <a:pt x="15900" y="46990"/>
                                  </a:lnTo>
                                  <a:lnTo>
                                    <a:pt x="57873" y="46990"/>
                                  </a:lnTo>
                                  <a:lnTo>
                                    <a:pt x="57873" y="48260"/>
                                  </a:lnTo>
                                  <a:lnTo>
                                    <a:pt x="160083" y="48260"/>
                                  </a:lnTo>
                                  <a:lnTo>
                                    <a:pt x="160083" y="46990"/>
                                  </a:lnTo>
                                  <a:lnTo>
                                    <a:pt x="314667" y="46990"/>
                                  </a:lnTo>
                                  <a:lnTo>
                                    <a:pt x="314667" y="45720"/>
                                  </a:lnTo>
                                  <a:lnTo>
                                    <a:pt x="396659" y="45720"/>
                                  </a:lnTo>
                                  <a:lnTo>
                                    <a:pt x="396659" y="44450"/>
                                  </a:lnTo>
                                  <a:lnTo>
                                    <a:pt x="498513" y="44450"/>
                                  </a:lnTo>
                                  <a:lnTo>
                                    <a:pt x="498513" y="43180"/>
                                  </a:lnTo>
                                  <a:lnTo>
                                    <a:pt x="713701" y="43180"/>
                                  </a:lnTo>
                                  <a:lnTo>
                                    <a:pt x="713701" y="41910"/>
                                  </a:lnTo>
                                  <a:lnTo>
                                    <a:pt x="974852" y="41910"/>
                                  </a:lnTo>
                                  <a:lnTo>
                                    <a:pt x="974852" y="40640"/>
                                  </a:lnTo>
                                  <a:lnTo>
                                    <a:pt x="1199578" y="40640"/>
                                  </a:lnTo>
                                  <a:lnTo>
                                    <a:pt x="1199578" y="1270"/>
                                  </a:lnTo>
                                  <a:lnTo>
                                    <a:pt x="119957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78429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0" name="Graphic 500"/>
                          <wps:cNvSpPr/>
                          <wps:spPr>
                            <a:xfrm>
                              <a:off x="-1" y="47238"/>
                              <a:ext cx="1200150" cy="431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150" h="43180">
                                  <a:moveTo>
                                    <a:pt x="1199578" y="0"/>
                                  </a:moveTo>
                                  <a:lnTo>
                                    <a:pt x="1158227" y="0"/>
                                  </a:lnTo>
                                  <a:lnTo>
                                    <a:pt x="1158227" y="1270"/>
                                  </a:lnTo>
                                  <a:lnTo>
                                    <a:pt x="984389" y="1270"/>
                                  </a:lnTo>
                                  <a:lnTo>
                                    <a:pt x="984389" y="2540"/>
                                  </a:lnTo>
                                  <a:lnTo>
                                    <a:pt x="799909" y="2540"/>
                                  </a:lnTo>
                                  <a:lnTo>
                                    <a:pt x="799909" y="3810"/>
                                  </a:lnTo>
                                  <a:lnTo>
                                    <a:pt x="523024" y="3810"/>
                                  </a:lnTo>
                                  <a:lnTo>
                                    <a:pt x="523024" y="5080"/>
                                  </a:lnTo>
                                  <a:lnTo>
                                    <a:pt x="512330" y="5080"/>
                                  </a:lnTo>
                                  <a:lnTo>
                                    <a:pt x="512330" y="3810"/>
                                  </a:lnTo>
                                  <a:lnTo>
                                    <a:pt x="182600" y="3810"/>
                                  </a:lnTo>
                                  <a:lnTo>
                                    <a:pt x="182600" y="5080"/>
                                  </a:lnTo>
                                  <a:lnTo>
                                    <a:pt x="0" y="5080"/>
                                  </a:lnTo>
                                  <a:lnTo>
                                    <a:pt x="0" y="40640"/>
                                  </a:lnTo>
                                  <a:lnTo>
                                    <a:pt x="0" y="41910"/>
                                  </a:lnTo>
                                  <a:lnTo>
                                    <a:pt x="0" y="43180"/>
                                  </a:lnTo>
                                  <a:lnTo>
                                    <a:pt x="15290" y="43180"/>
                                  </a:lnTo>
                                  <a:lnTo>
                                    <a:pt x="15290" y="41910"/>
                                  </a:lnTo>
                                  <a:lnTo>
                                    <a:pt x="187032" y="41910"/>
                                  </a:lnTo>
                                  <a:lnTo>
                                    <a:pt x="187032" y="40640"/>
                                  </a:lnTo>
                                  <a:lnTo>
                                    <a:pt x="411314" y="40640"/>
                                  </a:lnTo>
                                  <a:lnTo>
                                    <a:pt x="411314" y="41910"/>
                                  </a:lnTo>
                                  <a:lnTo>
                                    <a:pt x="514121" y="41910"/>
                                  </a:lnTo>
                                  <a:lnTo>
                                    <a:pt x="514121" y="40640"/>
                                  </a:lnTo>
                                  <a:lnTo>
                                    <a:pt x="626160" y="40640"/>
                                  </a:lnTo>
                                  <a:lnTo>
                                    <a:pt x="626160" y="41910"/>
                                  </a:lnTo>
                                  <a:lnTo>
                                    <a:pt x="669963" y="41910"/>
                                  </a:lnTo>
                                  <a:lnTo>
                                    <a:pt x="669963" y="40640"/>
                                  </a:lnTo>
                                  <a:lnTo>
                                    <a:pt x="739635" y="40640"/>
                                  </a:lnTo>
                                  <a:lnTo>
                                    <a:pt x="739635" y="41910"/>
                                  </a:lnTo>
                                  <a:lnTo>
                                    <a:pt x="1195311" y="41910"/>
                                  </a:lnTo>
                                  <a:lnTo>
                                    <a:pt x="1195311" y="43180"/>
                                  </a:lnTo>
                                  <a:lnTo>
                                    <a:pt x="1199578" y="43180"/>
                                  </a:lnTo>
                                  <a:lnTo>
                                    <a:pt x="1199578" y="41910"/>
                                  </a:lnTo>
                                  <a:lnTo>
                                    <a:pt x="1199578" y="40640"/>
                                  </a:lnTo>
                                  <a:lnTo>
                                    <a:pt x="1199578" y="5080"/>
                                  </a:lnTo>
                                  <a:lnTo>
                                    <a:pt x="1199578" y="3810"/>
                                  </a:lnTo>
                                  <a:lnTo>
                                    <a:pt x="1199578" y="2540"/>
                                  </a:lnTo>
                                  <a:lnTo>
                                    <a:pt x="1199578" y="1270"/>
                                  </a:lnTo>
                                  <a:lnTo>
                                    <a:pt x="119957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D968C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1" name="Graphic 501"/>
                          <wps:cNvSpPr/>
                          <wps:spPr>
                            <a:xfrm>
                              <a:off x="0" y="0"/>
                              <a:ext cx="1200150" cy="590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150" h="59055">
                                  <a:moveTo>
                                    <a:pt x="1199585" y="0"/>
                                  </a:moveTo>
                                  <a:lnTo>
                                    <a:pt x="1131049" y="1762"/>
                                  </a:lnTo>
                                  <a:lnTo>
                                    <a:pt x="1096780" y="1860"/>
                                  </a:lnTo>
                                  <a:lnTo>
                                    <a:pt x="1062512" y="2839"/>
                                  </a:lnTo>
                                  <a:lnTo>
                                    <a:pt x="993976" y="3916"/>
                                  </a:lnTo>
                                  <a:lnTo>
                                    <a:pt x="959707" y="6266"/>
                                  </a:lnTo>
                                  <a:lnTo>
                                    <a:pt x="925439" y="5874"/>
                                  </a:lnTo>
                                  <a:lnTo>
                                    <a:pt x="891171" y="7343"/>
                                  </a:lnTo>
                                  <a:lnTo>
                                    <a:pt x="822634" y="8126"/>
                                  </a:lnTo>
                                  <a:lnTo>
                                    <a:pt x="788268" y="8811"/>
                                  </a:lnTo>
                                  <a:lnTo>
                                    <a:pt x="754000" y="8811"/>
                                  </a:lnTo>
                                  <a:lnTo>
                                    <a:pt x="719731" y="9301"/>
                                  </a:lnTo>
                                  <a:lnTo>
                                    <a:pt x="685463" y="10476"/>
                                  </a:lnTo>
                                  <a:lnTo>
                                    <a:pt x="651195" y="10672"/>
                                  </a:lnTo>
                                  <a:lnTo>
                                    <a:pt x="548390" y="11944"/>
                                  </a:lnTo>
                                  <a:lnTo>
                                    <a:pt x="514122" y="13315"/>
                                  </a:lnTo>
                                  <a:lnTo>
                                    <a:pt x="479853" y="14392"/>
                                  </a:lnTo>
                                  <a:lnTo>
                                    <a:pt x="411317" y="15371"/>
                                  </a:lnTo>
                                  <a:lnTo>
                                    <a:pt x="342780" y="17036"/>
                                  </a:lnTo>
                                  <a:lnTo>
                                    <a:pt x="308512" y="17232"/>
                                  </a:lnTo>
                                  <a:lnTo>
                                    <a:pt x="274244" y="18602"/>
                                  </a:lnTo>
                                  <a:lnTo>
                                    <a:pt x="239975" y="18602"/>
                                  </a:lnTo>
                                  <a:lnTo>
                                    <a:pt x="205707" y="19190"/>
                                  </a:lnTo>
                                  <a:lnTo>
                                    <a:pt x="171439" y="19483"/>
                                  </a:lnTo>
                                  <a:lnTo>
                                    <a:pt x="102902" y="20463"/>
                                  </a:lnTo>
                                  <a:lnTo>
                                    <a:pt x="68536" y="20658"/>
                                  </a:lnTo>
                                  <a:lnTo>
                                    <a:pt x="34268" y="20169"/>
                                  </a:lnTo>
                                  <a:lnTo>
                                    <a:pt x="0" y="20169"/>
                                  </a:lnTo>
                                  <a:lnTo>
                                    <a:pt x="0" y="58451"/>
                                  </a:lnTo>
                                  <a:lnTo>
                                    <a:pt x="34268" y="58060"/>
                                  </a:lnTo>
                                  <a:lnTo>
                                    <a:pt x="68536" y="58256"/>
                                  </a:lnTo>
                                  <a:lnTo>
                                    <a:pt x="171439" y="56004"/>
                                  </a:lnTo>
                                  <a:lnTo>
                                    <a:pt x="274244" y="55612"/>
                                  </a:lnTo>
                                  <a:lnTo>
                                    <a:pt x="308512" y="54633"/>
                                  </a:lnTo>
                                  <a:lnTo>
                                    <a:pt x="411317" y="53164"/>
                                  </a:lnTo>
                                  <a:lnTo>
                                    <a:pt x="445585" y="53066"/>
                                  </a:lnTo>
                                  <a:lnTo>
                                    <a:pt x="479853" y="52675"/>
                                  </a:lnTo>
                                  <a:lnTo>
                                    <a:pt x="514122" y="51989"/>
                                  </a:lnTo>
                                  <a:lnTo>
                                    <a:pt x="548390" y="50619"/>
                                  </a:lnTo>
                                  <a:lnTo>
                                    <a:pt x="616927" y="50031"/>
                                  </a:lnTo>
                                  <a:lnTo>
                                    <a:pt x="685463" y="50031"/>
                                  </a:lnTo>
                                  <a:lnTo>
                                    <a:pt x="719731" y="49052"/>
                                  </a:lnTo>
                                  <a:lnTo>
                                    <a:pt x="891171" y="48465"/>
                                  </a:lnTo>
                                  <a:lnTo>
                                    <a:pt x="925439" y="47486"/>
                                  </a:lnTo>
                                  <a:lnTo>
                                    <a:pt x="959707" y="48269"/>
                                  </a:lnTo>
                                  <a:lnTo>
                                    <a:pt x="993976" y="46409"/>
                                  </a:lnTo>
                                  <a:lnTo>
                                    <a:pt x="1028244" y="45919"/>
                                  </a:lnTo>
                                  <a:lnTo>
                                    <a:pt x="1096780" y="45429"/>
                                  </a:lnTo>
                                  <a:lnTo>
                                    <a:pt x="1131049" y="46017"/>
                                  </a:lnTo>
                                  <a:lnTo>
                                    <a:pt x="1199585" y="45625"/>
                                  </a:lnTo>
                                  <a:lnTo>
                                    <a:pt x="119958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C4B73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2B4146F9" id="Group 496" o:spid="_x0000_s1026" style="position:absolute;margin-left:249.95pt;margin-top:8.9pt;width:94.5pt;height:7.95pt;z-index:-17388544;mso-wrap-distance-left:0;mso-wrap-distance-right:0;mso-position-horizontal-relative:page" coordsize="12001,10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">
                  <v:shape id="Graphic 497" o:spid="_x0000_s1027" style="position:absolute;top:668;width:12001;height:216;visibility:visible;mso-wrap-style:square;v-text-anchor:top" coordsize="120015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" path="m1199585,l1096780,1370r-34268,98l1028244,1958r-34268,196l925439,2937,891171,1762,754000,2839,719731,2349r-68536,686l616927,3622r-68537,686l514122,4895r-34269,196l445585,6559,411317,6168r-68537,881l308512,7049r-34268,392l205707,7832,171439,7441,137171,8909,102902,7832,34268,8518,,8518,,21246r34268,-98l102902,20560r34269,980l171439,20169r34268,294l308512,19581r34268,l377049,18994r34268,-294l445585,19190r34268,-1469l514122,17525,651195,15567r68536,-587l754000,15371r137171,-881l925439,15763r34268,-490l1028244,14882r34268,-392l1096780,14490r68537,-979l1199585,13315r,-13315xe" fillcolor="#e78429" stroked="f">
                    <v:fill opacity="32896f"/>
                    <v:path arrowok="t"/>
                  </v:shape>
                  <v:shape id="Graphic 498" o:spid="_x0000_s1028" style="position:absolute;top:628;width:12001;height:165;visibility:visible;mso-wrap-style:square;v-text-anchor:top" coordsize="1200150,16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" path="m1199585,r-68536,391l1096780,1174,1062512,979r-34268,685l993976,1958,925439,1664r-68537,294l822634,489r-34366,98l754000,881,719731,391,685463,587r-68536,l548390,783,514122,489r-34269,588l377049,881r-34269,391l205707,1566,171439,3328,102902,2741,34268,3524,,3622,,16350r34268,-195l102902,15371r68537,588l205707,14001r137073,-392l377049,13119r102804,392l514122,12728r34268,293l616927,12728r34268,98l719731,12728r34269,489l788268,12924r34366,-98l856902,14392r68537,-196l993976,14490r34268,-98l1062512,13707r34268,294l1131049,13217r68536,-196l1199585,xe" fillcolor="#ed968c" stroked="f">
                    <v:fill opacity="32896f"/>
                    <v:path arrowok="t"/>
                  </v:shape>
                  <v:shape id="Graphic 499" o:spid="_x0000_s1029" style="position:absolute;top:523;width:12001;height:482;visibility:visible;mso-wrap-style:square;v-text-anchor:top" coordsize="1200150,48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" path="m1199578,r-80721,l1118857,1270r-105029,l1013828,2540r-140843,l872985,3810r-155397,l717588,5080r-54534,l663054,6350r-180239,l482815,7620r-134759,l348056,8890r-168212,l179844,10160r-119291,l60553,8890r-48196,l12357,10160,,10160,,40640r,7620l15900,48260r,-1270l57873,46990r,1270l160083,48260r,-1270l314667,46990r,-1270l396659,45720r,-1270l498513,44450r,-1270l713701,43180r,-1270l974852,41910r,-1270l1199578,40640r,-39370l1199578,xe" fillcolor="#e78429" stroked="f">
                    <v:fill opacity="32896f"/>
                    <v:path arrowok="t"/>
                  </v:shape>
                  <v:shape id="Graphic 500" o:spid="_x0000_s1030" style="position:absolute;top:472;width:12001;height:432;visibility:visible;mso-wrap-style:square;v-text-anchor:top" coordsize="120015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" path="m1199578,r-41351,l1158227,1270r-173838,l984389,2540r-184480,l799909,3810r-276885,l523024,5080r-10694,l512330,3810r-329730,l182600,5080,,5080,,40640r,1270l,43180r15290,l15290,41910r171742,l187032,40640r224282,l411314,41910r102807,l514121,40640r112039,l626160,41910r43803,l669963,40640r69672,l739635,41910r455676,l1195311,43180r4267,l1199578,41910r,-1270l1199578,5080r,-1270l1199578,2540r,-1270l1199578,xe" fillcolor="#ed968c" stroked="f">
                    <v:fill opacity="32896f"/>
                    <v:path arrowok="t"/>
                  </v:shape>
                  <v:shape id="Graphic 501" o:spid="_x0000_s1031" style="position:absolute;width:12001;height:590;visibility:visible;mso-wrap-style:square;v-text-anchor:top" coordsize="120015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" path="m1199585,r-68536,1762l1096780,1860r-34268,979l993976,3916,959707,6266,925439,5874,891171,7343r-68537,783l788268,8811r-34268,l719731,9301r-34268,1175l651195,10672,548390,11944r-34268,1371l479853,14392r-68536,979l342780,17036r-34268,196l274244,18602r-34269,l205707,19190r-34268,293l102902,20463r-34366,195l34268,20169,,20169,,58451r34268,-391l68536,58256,171439,56004r102805,-392l308512,54633,411317,53164r34268,-98l479853,52675r34269,-686l548390,50619r68537,-588l685463,50031r34268,-979l891171,48465r34268,-979l959707,48269r34269,-1860l1028244,45919r68536,-490l1131049,46017r68536,-392l1199585,xe" fillcolor="#7c4b73" stroked="f">
                    <v:fill opacity="32896f"/>
                    <v:path arrowok="t"/>
                  </v:shape>
                  <w10:wrap anchorx="page"/>
                </v:group>
              </w:pict>
            </mc:Fallback>
          </mc:AlternateContent>
        </w:r>
        <w:r w:rsidR="001E0CFE">
          <w:rPr>
            <w:noProof/>
            <w:lang w:val="en-GB" w:eastAsia="en-GB"/>
          </w:rPr>
          <mc:AlternateContent>
            <mc:Choice Requires="wps">
              <w:drawing>
                <wp:anchor distT="0" distB="0" distL="0" distR="0" simplePos="0" relativeHeight="485929984" behindDoc="1" locked="0" layoutInCell="1" allowOverlap="1">
                  <wp:simplePos x="0" y="0"/>
                  <wp:positionH relativeFrom="page">
                    <wp:posOffset>1714693</wp:posOffset>
                  </wp:positionH>
                  <wp:positionV relativeFrom="paragraph">
                    <wp:posOffset>99539</wp:posOffset>
                  </wp:positionV>
                  <wp:extent cx="27305" cy="1270"/>
                  <wp:effectExtent l="0" t="0" r="0" b="0"/>
                  <wp:wrapNone/>
                  <wp:docPr id="502" name="Graphic 50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>
                          <a:xfrm>
                            <a:off x="0" y="0"/>
                            <a:ext cx="27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>
                                <a:moveTo>
                                  <a:pt x="0" y="0"/>
                                </a:moveTo>
                                <a:lnTo>
                                  <a:pt x="26827" y="0"/>
                                </a:lnTo>
                              </a:path>
                            </a:pathLst>
                          </a:custGeom>
                          <a:ln w="10476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43248426" id="Graphic 502" o:spid="_x0000_s1026" style="position:absolute;margin-left:135pt;margin-top:7.85pt;width:2.15pt;height:.1pt;z-index:-17386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0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" path="m,l26827,e" filled="f" strokecolor="#333" strokeweight=".291mm">
                  <v:path arrowok="t"/>
                  <w10:wrap anchorx="page"/>
                </v:shape>
              </w:pict>
            </mc:Fallback>
          </mc:AlternateContent>
        </w:r>
      </w:ins>
      <w:r w:rsidR="001E0CFE">
        <w:rPr>
          <w:rFonts w:ascii="Times New Roman"/>
          <w:color w:val="4D4D4D"/>
          <w:spacing w:val="-5"/>
          <w:sz w:val="14"/>
        </w:rPr>
        <w:t>0.8</w:t>
      </w:r>
      <w:r w:rsidR="001E0CFE">
        <w:rPr>
          <w:rFonts w:ascii="Times New Roman"/>
          <w:color w:val="4D4D4D"/>
          <w:sz w:val="14"/>
        </w:rPr>
        <w:tab/>
      </w:r>
      <w:r w:rsidR="001E0CFE">
        <w:rPr>
          <w:rFonts w:ascii="Times New Roman"/>
          <w:color w:val="4D4D4D"/>
          <w:sz w:val="14"/>
          <w:u w:val="thick" w:color="7C4B73"/>
        </w:rPr>
        <w:tab/>
      </w:r>
    </w:p>
    <w:p w14:paraId="336D4EAC" w14:textId="77777777" w:rsidR="00470D98" w:rsidRDefault="00470D98">
      <w:pPr>
        <w:pStyle w:val="BodyText"/>
        <w:spacing w:before="0"/>
        <w:ind w:left="0"/>
        <w:rPr>
          <w:rFonts w:ascii="Times New Roman"/>
          <w:sz w:val="14"/>
        </w:rPr>
      </w:pPr>
    </w:p>
    <w:p w14:paraId="036FD85B" w14:textId="77777777" w:rsidR="00470D98" w:rsidRDefault="001E0CFE">
      <w:pPr>
        <w:tabs>
          <w:tab w:val="left" w:pos="4131"/>
          <w:tab w:val="left" w:pos="6352"/>
        </w:tabs>
        <w:spacing w:before="120"/>
        <w:ind w:left="1938"/>
        <w:rPr>
          <w:rFonts w:ascii="Times New Roman"/>
          <w:sz w:val="14"/>
        </w:rPr>
      </w:pPr>
      <w:r>
        <w:rPr>
          <w:rFonts w:ascii="Times New Roman"/>
          <w:color w:val="1A1A1A"/>
          <w:spacing w:val="-2"/>
          <w:sz w:val="14"/>
        </w:rPr>
        <w:t>diamond</w:t>
      </w:r>
      <w:r>
        <w:rPr>
          <w:rFonts w:ascii="Times New Roman"/>
          <w:color w:val="1A1A1A"/>
          <w:sz w:val="14"/>
        </w:rPr>
        <w:tab/>
      </w:r>
      <w:r>
        <w:rPr>
          <w:rFonts w:ascii="Times New Roman"/>
          <w:color w:val="1A1A1A"/>
          <w:spacing w:val="-2"/>
          <w:sz w:val="14"/>
        </w:rPr>
        <w:t>triangle</w:t>
      </w:r>
      <w:r>
        <w:rPr>
          <w:rFonts w:ascii="Times New Roman"/>
          <w:color w:val="1A1A1A"/>
          <w:sz w:val="14"/>
        </w:rPr>
        <w:tab/>
      </w:r>
      <w:r>
        <w:rPr>
          <w:rFonts w:ascii="Times New Roman"/>
          <w:color w:val="1A1A1A"/>
          <w:spacing w:val="-2"/>
          <w:sz w:val="14"/>
        </w:rPr>
        <w:t>circle</w:t>
      </w:r>
    </w:p>
    <w:p w14:paraId="74CBD38D" w14:textId="77777777" w:rsidR="00470D98" w:rsidRDefault="00470D98">
      <w:pPr>
        <w:pStyle w:val="BodyText"/>
        <w:spacing w:before="0"/>
        <w:ind w:left="0"/>
        <w:rPr>
          <w:rFonts w:ascii="Times New Roman"/>
          <w:sz w:val="11"/>
        </w:rPr>
      </w:pPr>
    </w:p>
    <w:p w14:paraId="4A7FC6C7" w14:textId="61D79401" w:rsidR="00470D98" w:rsidRDefault="00133F83">
      <w:pPr>
        <w:ind w:left="893"/>
        <w:rPr>
          <w:rFonts w:ascii="Times New Roman"/>
          <w:sz w:val="14"/>
        </w:rPr>
      </w:pPr>
      <w:del w:id="2518" w:author="Hughes, Anna E" w:date="2023-08-09T15:29:00Z">
        <w:r>
          <w:rPr>
            <w:noProof/>
            <w:lang w:val="en-GB" w:eastAsia="en-GB"/>
          </w:rPr>
          <mc:AlternateContent>
            <mc:Choice Requires="wpg">
              <w:drawing>
                <wp:anchor distT="0" distB="0" distL="114300" distR="114300" simplePos="0" relativeHeight="487745024" behindDoc="0" locked="0" layoutInCell="1" allowOverlap="1" wp14:anchorId="2655D118" wp14:editId="45433A52">
                  <wp:simplePos x="0" y="0"/>
                  <wp:positionH relativeFrom="page">
                    <wp:posOffset>3169285</wp:posOffset>
                  </wp:positionH>
                  <wp:positionV relativeFrom="paragraph">
                    <wp:posOffset>-15875</wp:posOffset>
                  </wp:positionV>
                  <wp:extent cx="1205230" cy="685800"/>
                  <wp:effectExtent l="0" t="0" r="0" b="0"/>
                  <wp:wrapNone/>
                  <wp:docPr id="1044" name="docshapegroup38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205230" cy="685800"/>
                            <a:chOff x="4991" y="-25"/>
                            <a:chExt cx="1898" cy="1080"/>
                          </a:xfrm>
                        </wpg:grpSpPr>
                        <wps:wsp>
                          <wps:cNvPr id="1045" name="docshape383"/>
                          <wps:cNvSpPr>
                            <a:spLocks/>
                          </wps:cNvSpPr>
                          <wps:spPr bwMode="auto">
                            <a:xfrm>
                              <a:off x="4999" y="631"/>
                              <a:ext cx="1890" cy="312"/>
                            </a:xfrm>
                            <a:custGeom>
                              <a:avLst/>
                              <a:gdLst>
                                <a:gd name="T0" fmla="+- 0 6889 4999"/>
                                <a:gd name="T1" fmla="*/ T0 w 1890"/>
                                <a:gd name="T2" fmla="+- 0 632 632"/>
                                <a:gd name="T3" fmla="*/ 632 h 312"/>
                                <a:gd name="T4" fmla="+- 0 6835 4999"/>
                                <a:gd name="T5" fmla="*/ T4 w 1890"/>
                                <a:gd name="T6" fmla="+- 0 641 632"/>
                                <a:gd name="T7" fmla="*/ 641 h 312"/>
                                <a:gd name="T8" fmla="+- 0 6781 4999"/>
                                <a:gd name="T9" fmla="*/ T8 w 1890"/>
                                <a:gd name="T10" fmla="+- 0 649 632"/>
                                <a:gd name="T11" fmla="*/ 649 h 312"/>
                                <a:gd name="T12" fmla="+- 0 6727 4999"/>
                                <a:gd name="T13" fmla="*/ T12 w 1890"/>
                                <a:gd name="T14" fmla="+- 0 660 632"/>
                                <a:gd name="T15" fmla="*/ 660 h 312"/>
                                <a:gd name="T16" fmla="+- 0 6673 4999"/>
                                <a:gd name="T17" fmla="*/ T16 w 1890"/>
                                <a:gd name="T18" fmla="+- 0 673 632"/>
                                <a:gd name="T19" fmla="*/ 673 h 312"/>
                                <a:gd name="T20" fmla="+- 0 6565 4999"/>
                                <a:gd name="T21" fmla="*/ T20 w 1890"/>
                                <a:gd name="T22" fmla="+- 0 694 632"/>
                                <a:gd name="T23" fmla="*/ 694 h 312"/>
                                <a:gd name="T24" fmla="+- 0 6511 4999"/>
                                <a:gd name="T25" fmla="*/ T24 w 1890"/>
                                <a:gd name="T26" fmla="+- 0 705 632"/>
                                <a:gd name="T27" fmla="*/ 705 h 312"/>
                                <a:gd name="T28" fmla="+- 0 6349 4999"/>
                                <a:gd name="T29" fmla="*/ T28 w 1890"/>
                                <a:gd name="T30" fmla="+- 0 734 632"/>
                                <a:gd name="T31" fmla="*/ 734 h 312"/>
                                <a:gd name="T32" fmla="+- 0 6295 4999"/>
                                <a:gd name="T33" fmla="*/ T32 w 1890"/>
                                <a:gd name="T34" fmla="+- 0 745 632"/>
                                <a:gd name="T35" fmla="*/ 745 h 312"/>
                                <a:gd name="T36" fmla="+- 0 6241 4999"/>
                                <a:gd name="T37" fmla="*/ T36 w 1890"/>
                                <a:gd name="T38" fmla="+- 0 755 632"/>
                                <a:gd name="T39" fmla="*/ 755 h 312"/>
                                <a:gd name="T40" fmla="+- 0 6187 4999"/>
                                <a:gd name="T41" fmla="*/ T40 w 1890"/>
                                <a:gd name="T42" fmla="+- 0 765 632"/>
                                <a:gd name="T43" fmla="*/ 765 h 312"/>
                                <a:gd name="T44" fmla="+- 0 6133 4999"/>
                                <a:gd name="T45" fmla="*/ T44 w 1890"/>
                                <a:gd name="T46" fmla="+- 0 776 632"/>
                                <a:gd name="T47" fmla="*/ 776 h 312"/>
                                <a:gd name="T48" fmla="+- 0 6025 4999"/>
                                <a:gd name="T49" fmla="*/ T48 w 1890"/>
                                <a:gd name="T50" fmla="+- 0 792 632"/>
                                <a:gd name="T51" fmla="*/ 792 h 312"/>
                                <a:gd name="T52" fmla="+- 0 5971 4999"/>
                                <a:gd name="T53" fmla="*/ T52 w 1890"/>
                                <a:gd name="T54" fmla="+- 0 799 632"/>
                                <a:gd name="T55" fmla="*/ 799 h 312"/>
                                <a:gd name="T56" fmla="+- 0 5917 4999"/>
                                <a:gd name="T57" fmla="*/ T56 w 1890"/>
                                <a:gd name="T58" fmla="+- 0 806 632"/>
                                <a:gd name="T59" fmla="*/ 806 h 312"/>
                                <a:gd name="T60" fmla="+- 0 5863 4999"/>
                                <a:gd name="T61" fmla="*/ T60 w 1890"/>
                                <a:gd name="T62" fmla="+- 0 815 632"/>
                                <a:gd name="T63" fmla="*/ 815 h 312"/>
                                <a:gd name="T64" fmla="+- 0 5809 4999"/>
                                <a:gd name="T65" fmla="*/ T64 w 1890"/>
                                <a:gd name="T66" fmla="+- 0 824 632"/>
                                <a:gd name="T67" fmla="*/ 824 h 312"/>
                                <a:gd name="T68" fmla="+- 0 5755 4999"/>
                                <a:gd name="T69" fmla="*/ T68 w 1890"/>
                                <a:gd name="T70" fmla="+- 0 832 632"/>
                                <a:gd name="T71" fmla="*/ 832 h 312"/>
                                <a:gd name="T72" fmla="+- 0 5701 4999"/>
                                <a:gd name="T73" fmla="*/ T72 w 1890"/>
                                <a:gd name="T74" fmla="+- 0 838 632"/>
                                <a:gd name="T75" fmla="*/ 838 h 312"/>
                                <a:gd name="T76" fmla="+- 0 5647 4999"/>
                                <a:gd name="T77" fmla="*/ T76 w 1890"/>
                                <a:gd name="T78" fmla="+- 0 845 632"/>
                                <a:gd name="T79" fmla="*/ 845 h 312"/>
                                <a:gd name="T80" fmla="+- 0 5593 4999"/>
                                <a:gd name="T81" fmla="*/ T80 w 1890"/>
                                <a:gd name="T82" fmla="+- 0 852 632"/>
                                <a:gd name="T83" fmla="*/ 852 h 312"/>
                                <a:gd name="T84" fmla="+- 0 5539 4999"/>
                                <a:gd name="T85" fmla="*/ T84 w 1890"/>
                                <a:gd name="T86" fmla="+- 0 858 632"/>
                                <a:gd name="T87" fmla="*/ 858 h 312"/>
                                <a:gd name="T88" fmla="+- 0 5377 4999"/>
                                <a:gd name="T89" fmla="*/ T88 w 1890"/>
                                <a:gd name="T90" fmla="+- 0 879 632"/>
                                <a:gd name="T91" fmla="*/ 879 h 312"/>
                                <a:gd name="T92" fmla="+- 0 5323 4999"/>
                                <a:gd name="T93" fmla="*/ T92 w 1890"/>
                                <a:gd name="T94" fmla="+- 0 885 632"/>
                                <a:gd name="T95" fmla="*/ 885 h 312"/>
                                <a:gd name="T96" fmla="+- 0 5269 4999"/>
                                <a:gd name="T97" fmla="*/ T96 w 1890"/>
                                <a:gd name="T98" fmla="+- 0 892 632"/>
                                <a:gd name="T99" fmla="*/ 892 h 312"/>
                                <a:gd name="T100" fmla="+- 0 5215 4999"/>
                                <a:gd name="T101" fmla="*/ T100 w 1890"/>
                                <a:gd name="T102" fmla="+- 0 898 632"/>
                                <a:gd name="T103" fmla="*/ 898 h 312"/>
                                <a:gd name="T104" fmla="+- 0 5161 4999"/>
                                <a:gd name="T105" fmla="*/ T104 w 1890"/>
                                <a:gd name="T106" fmla="+- 0 905 632"/>
                                <a:gd name="T107" fmla="*/ 905 h 312"/>
                                <a:gd name="T108" fmla="+- 0 5107 4999"/>
                                <a:gd name="T109" fmla="*/ T108 w 1890"/>
                                <a:gd name="T110" fmla="+- 0 911 632"/>
                                <a:gd name="T111" fmla="*/ 911 h 312"/>
                                <a:gd name="T112" fmla="+- 0 4999 4999"/>
                                <a:gd name="T113" fmla="*/ T112 w 1890"/>
                                <a:gd name="T114" fmla="+- 0 923 632"/>
                                <a:gd name="T115" fmla="*/ 923 h 312"/>
                                <a:gd name="T116" fmla="+- 0 4999 4999"/>
                                <a:gd name="T117" fmla="*/ T116 w 1890"/>
                                <a:gd name="T118" fmla="+- 0 943 632"/>
                                <a:gd name="T119" fmla="*/ 943 h 312"/>
                                <a:gd name="T120" fmla="+- 0 5053 4999"/>
                                <a:gd name="T121" fmla="*/ T120 w 1890"/>
                                <a:gd name="T122" fmla="+- 0 938 632"/>
                                <a:gd name="T123" fmla="*/ 938 h 312"/>
                                <a:gd name="T124" fmla="+- 0 5269 4999"/>
                                <a:gd name="T125" fmla="*/ T124 w 1890"/>
                                <a:gd name="T126" fmla="+- 0 913 632"/>
                                <a:gd name="T127" fmla="*/ 913 h 312"/>
                                <a:gd name="T128" fmla="+- 0 5323 4999"/>
                                <a:gd name="T129" fmla="*/ T128 w 1890"/>
                                <a:gd name="T130" fmla="+- 0 906 632"/>
                                <a:gd name="T131" fmla="*/ 906 h 312"/>
                                <a:gd name="T132" fmla="+- 0 5539 4999"/>
                                <a:gd name="T133" fmla="*/ T132 w 1890"/>
                                <a:gd name="T134" fmla="+- 0 880 632"/>
                                <a:gd name="T135" fmla="*/ 880 h 312"/>
                                <a:gd name="T136" fmla="+- 0 5593 4999"/>
                                <a:gd name="T137" fmla="*/ T136 w 1890"/>
                                <a:gd name="T138" fmla="+- 0 875 632"/>
                                <a:gd name="T139" fmla="*/ 875 h 312"/>
                                <a:gd name="T140" fmla="+- 0 5701 4999"/>
                                <a:gd name="T141" fmla="*/ T140 w 1890"/>
                                <a:gd name="T142" fmla="+- 0 860 632"/>
                                <a:gd name="T143" fmla="*/ 860 h 312"/>
                                <a:gd name="T144" fmla="+- 0 5755 4999"/>
                                <a:gd name="T145" fmla="*/ T144 w 1890"/>
                                <a:gd name="T146" fmla="+- 0 855 632"/>
                                <a:gd name="T147" fmla="*/ 855 h 312"/>
                                <a:gd name="T148" fmla="+- 0 5809 4999"/>
                                <a:gd name="T149" fmla="*/ T148 w 1890"/>
                                <a:gd name="T150" fmla="+- 0 848 632"/>
                                <a:gd name="T151" fmla="*/ 848 h 312"/>
                                <a:gd name="T152" fmla="+- 0 5863 4999"/>
                                <a:gd name="T153" fmla="*/ T152 w 1890"/>
                                <a:gd name="T154" fmla="+- 0 838 632"/>
                                <a:gd name="T155" fmla="*/ 838 h 312"/>
                                <a:gd name="T156" fmla="+- 0 5917 4999"/>
                                <a:gd name="T157" fmla="*/ T156 w 1890"/>
                                <a:gd name="T158" fmla="+- 0 830 632"/>
                                <a:gd name="T159" fmla="*/ 830 h 312"/>
                                <a:gd name="T160" fmla="+- 0 5971 4999"/>
                                <a:gd name="T161" fmla="*/ T160 w 1890"/>
                                <a:gd name="T162" fmla="+- 0 823 632"/>
                                <a:gd name="T163" fmla="*/ 823 h 312"/>
                                <a:gd name="T164" fmla="+- 0 6025 4999"/>
                                <a:gd name="T165" fmla="*/ T164 w 1890"/>
                                <a:gd name="T166" fmla="+- 0 817 632"/>
                                <a:gd name="T167" fmla="*/ 817 h 312"/>
                                <a:gd name="T168" fmla="+- 0 6133 4999"/>
                                <a:gd name="T169" fmla="*/ T168 w 1890"/>
                                <a:gd name="T170" fmla="+- 0 801 632"/>
                                <a:gd name="T171" fmla="*/ 801 h 312"/>
                                <a:gd name="T172" fmla="+- 0 6187 4999"/>
                                <a:gd name="T173" fmla="*/ T172 w 1890"/>
                                <a:gd name="T174" fmla="+- 0 791 632"/>
                                <a:gd name="T175" fmla="*/ 791 h 312"/>
                                <a:gd name="T176" fmla="+- 0 6241 4999"/>
                                <a:gd name="T177" fmla="*/ T176 w 1890"/>
                                <a:gd name="T178" fmla="+- 0 782 632"/>
                                <a:gd name="T179" fmla="*/ 782 h 312"/>
                                <a:gd name="T180" fmla="+- 0 6295 4999"/>
                                <a:gd name="T181" fmla="*/ T180 w 1890"/>
                                <a:gd name="T182" fmla="+- 0 773 632"/>
                                <a:gd name="T183" fmla="*/ 773 h 312"/>
                                <a:gd name="T184" fmla="+- 0 6349 4999"/>
                                <a:gd name="T185" fmla="*/ T184 w 1890"/>
                                <a:gd name="T186" fmla="+- 0 763 632"/>
                                <a:gd name="T187" fmla="*/ 763 h 312"/>
                                <a:gd name="T188" fmla="+- 0 6403 4999"/>
                                <a:gd name="T189" fmla="*/ T188 w 1890"/>
                                <a:gd name="T190" fmla="+- 0 754 632"/>
                                <a:gd name="T191" fmla="*/ 754 h 312"/>
                                <a:gd name="T192" fmla="+- 0 6511 4999"/>
                                <a:gd name="T193" fmla="*/ T192 w 1890"/>
                                <a:gd name="T194" fmla="+- 0 736 632"/>
                                <a:gd name="T195" fmla="*/ 736 h 312"/>
                                <a:gd name="T196" fmla="+- 0 6565 4999"/>
                                <a:gd name="T197" fmla="*/ T196 w 1890"/>
                                <a:gd name="T198" fmla="+- 0 726 632"/>
                                <a:gd name="T199" fmla="*/ 726 h 312"/>
                                <a:gd name="T200" fmla="+- 0 6673 4999"/>
                                <a:gd name="T201" fmla="*/ T200 w 1890"/>
                                <a:gd name="T202" fmla="+- 0 707 632"/>
                                <a:gd name="T203" fmla="*/ 707 h 312"/>
                                <a:gd name="T204" fmla="+- 0 6727 4999"/>
                                <a:gd name="T205" fmla="*/ T204 w 1890"/>
                                <a:gd name="T206" fmla="+- 0 696 632"/>
                                <a:gd name="T207" fmla="*/ 696 h 312"/>
                                <a:gd name="T208" fmla="+- 0 6781 4999"/>
                                <a:gd name="T209" fmla="*/ T208 w 1890"/>
                                <a:gd name="T210" fmla="+- 0 686 632"/>
                                <a:gd name="T211" fmla="*/ 686 h 312"/>
                                <a:gd name="T212" fmla="+- 0 6889 4999"/>
                                <a:gd name="T213" fmla="*/ T212 w 1890"/>
                                <a:gd name="T214" fmla="+- 0 671 632"/>
                                <a:gd name="T215" fmla="*/ 671 h 312"/>
                                <a:gd name="T216" fmla="+- 0 6889 4999"/>
                                <a:gd name="T217" fmla="*/ T216 w 1890"/>
                                <a:gd name="T218" fmla="+- 0 632 632"/>
                                <a:gd name="T219" fmla="*/ 632 h 31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</a:cxnLst>
                              <a:rect l="0" t="0" r="r" b="b"/>
                              <a:pathLst>
                                <a:path w="1890" h="312">
                                  <a:moveTo>
                                    <a:pt x="1890" y="0"/>
                                  </a:moveTo>
                                  <a:lnTo>
                                    <a:pt x="1836" y="9"/>
                                  </a:lnTo>
                                  <a:lnTo>
                                    <a:pt x="1782" y="17"/>
                                  </a:lnTo>
                                  <a:lnTo>
                                    <a:pt x="1728" y="28"/>
                                  </a:lnTo>
                                  <a:lnTo>
                                    <a:pt x="1674" y="41"/>
                                  </a:lnTo>
                                  <a:lnTo>
                                    <a:pt x="1566" y="62"/>
                                  </a:lnTo>
                                  <a:lnTo>
                                    <a:pt x="1512" y="73"/>
                                  </a:lnTo>
                                  <a:lnTo>
                                    <a:pt x="1350" y="102"/>
                                  </a:lnTo>
                                  <a:lnTo>
                                    <a:pt x="1296" y="113"/>
                                  </a:lnTo>
                                  <a:lnTo>
                                    <a:pt x="1242" y="123"/>
                                  </a:lnTo>
                                  <a:lnTo>
                                    <a:pt x="1188" y="133"/>
                                  </a:lnTo>
                                  <a:lnTo>
                                    <a:pt x="1134" y="144"/>
                                  </a:lnTo>
                                  <a:lnTo>
                                    <a:pt x="1026" y="160"/>
                                  </a:lnTo>
                                  <a:lnTo>
                                    <a:pt x="972" y="167"/>
                                  </a:lnTo>
                                  <a:lnTo>
                                    <a:pt x="918" y="174"/>
                                  </a:lnTo>
                                  <a:lnTo>
                                    <a:pt x="864" y="183"/>
                                  </a:lnTo>
                                  <a:lnTo>
                                    <a:pt x="810" y="192"/>
                                  </a:lnTo>
                                  <a:lnTo>
                                    <a:pt x="756" y="200"/>
                                  </a:lnTo>
                                  <a:lnTo>
                                    <a:pt x="702" y="206"/>
                                  </a:lnTo>
                                  <a:lnTo>
                                    <a:pt x="648" y="213"/>
                                  </a:lnTo>
                                  <a:lnTo>
                                    <a:pt x="594" y="220"/>
                                  </a:lnTo>
                                  <a:lnTo>
                                    <a:pt x="540" y="226"/>
                                  </a:lnTo>
                                  <a:lnTo>
                                    <a:pt x="378" y="247"/>
                                  </a:lnTo>
                                  <a:lnTo>
                                    <a:pt x="324" y="253"/>
                                  </a:lnTo>
                                  <a:lnTo>
                                    <a:pt x="270" y="260"/>
                                  </a:lnTo>
                                  <a:lnTo>
                                    <a:pt x="216" y="266"/>
                                  </a:lnTo>
                                  <a:lnTo>
                                    <a:pt x="162" y="273"/>
                                  </a:lnTo>
                                  <a:lnTo>
                                    <a:pt x="108" y="279"/>
                                  </a:lnTo>
                                  <a:lnTo>
                                    <a:pt x="0" y="291"/>
                                  </a:lnTo>
                                  <a:lnTo>
                                    <a:pt x="0" y="311"/>
                                  </a:lnTo>
                                  <a:lnTo>
                                    <a:pt x="54" y="306"/>
                                  </a:lnTo>
                                  <a:lnTo>
                                    <a:pt x="270" y="281"/>
                                  </a:lnTo>
                                  <a:lnTo>
                                    <a:pt x="324" y="274"/>
                                  </a:lnTo>
                                  <a:lnTo>
                                    <a:pt x="540" y="248"/>
                                  </a:lnTo>
                                  <a:lnTo>
                                    <a:pt x="594" y="243"/>
                                  </a:lnTo>
                                  <a:lnTo>
                                    <a:pt x="702" y="228"/>
                                  </a:lnTo>
                                  <a:lnTo>
                                    <a:pt x="756" y="223"/>
                                  </a:lnTo>
                                  <a:lnTo>
                                    <a:pt x="810" y="216"/>
                                  </a:lnTo>
                                  <a:lnTo>
                                    <a:pt x="864" y="206"/>
                                  </a:lnTo>
                                  <a:lnTo>
                                    <a:pt x="918" y="198"/>
                                  </a:lnTo>
                                  <a:lnTo>
                                    <a:pt x="972" y="191"/>
                                  </a:lnTo>
                                  <a:lnTo>
                                    <a:pt x="1026" y="185"/>
                                  </a:lnTo>
                                  <a:lnTo>
                                    <a:pt x="1134" y="169"/>
                                  </a:lnTo>
                                  <a:lnTo>
                                    <a:pt x="1188" y="159"/>
                                  </a:lnTo>
                                  <a:lnTo>
                                    <a:pt x="1242" y="150"/>
                                  </a:lnTo>
                                  <a:lnTo>
                                    <a:pt x="1296" y="141"/>
                                  </a:lnTo>
                                  <a:lnTo>
                                    <a:pt x="1350" y="131"/>
                                  </a:lnTo>
                                  <a:lnTo>
                                    <a:pt x="1404" y="122"/>
                                  </a:lnTo>
                                  <a:lnTo>
                                    <a:pt x="1512" y="104"/>
                                  </a:lnTo>
                                  <a:lnTo>
                                    <a:pt x="1566" y="94"/>
                                  </a:lnTo>
                                  <a:lnTo>
                                    <a:pt x="1674" y="75"/>
                                  </a:lnTo>
                                  <a:lnTo>
                                    <a:pt x="1728" y="64"/>
                                  </a:lnTo>
                                  <a:lnTo>
                                    <a:pt x="1782" y="54"/>
                                  </a:lnTo>
                                  <a:lnTo>
                                    <a:pt x="1890" y="39"/>
                                  </a:lnTo>
                                  <a:lnTo>
                                    <a:pt x="189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78429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46" name="docshape384"/>
                          <wps:cNvSpPr>
                            <a:spLocks/>
                          </wps:cNvSpPr>
                          <wps:spPr bwMode="auto">
                            <a:xfrm>
                              <a:off x="4999" y="501"/>
                              <a:ext cx="1890" cy="428"/>
                            </a:xfrm>
                            <a:custGeom>
                              <a:avLst/>
                              <a:gdLst>
                                <a:gd name="T0" fmla="+- 0 6835 4999"/>
                                <a:gd name="T1" fmla="*/ T0 w 1890"/>
                                <a:gd name="T2" fmla="+- 0 517 501"/>
                                <a:gd name="T3" fmla="*/ 517 h 428"/>
                                <a:gd name="T4" fmla="+- 0 6727 4999"/>
                                <a:gd name="T5" fmla="*/ T4 w 1890"/>
                                <a:gd name="T6" fmla="+- 0 551 501"/>
                                <a:gd name="T7" fmla="*/ 551 h 428"/>
                                <a:gd name="T8" fmla="+- 0 6619 4999"/>
                                <a:gd name="T9" fmla="*/ T8 w 1890"/>
                                <a:gd name="T10" fmla="+- 0 582 501"/>
                                <a:gd name="T11" fmla="*/ 582 h 428"/>
                                <a:gd name="T12" fmla="+- 0 6457 4999"/>
                                <a:gd name="T13" fmla="*/ T12 w 1890"/>
                                <a:gd name="T14" fmla="+- 0 624 501"/>
                                <a:gd name="T15" fmla="*/ 624 h 428"/>
                                <a:gd name="T16" fmla="+- 0 6349 4999"/>
                                <a:gd name="T17" fmla="*/ T16 w 1890"/>
                                <a:gd name="T18" fmla="+- 0 650 501"/>
                                <a:gd name="T19" fmla="*/ 650 h 428"/>
                                <a:gd name="T20" fmla="+- 0 6241 4999"/>
                                <a:gd name="T21" fmla="*/ T20 w 1890"/>
                                <a:gd name="T22" fmla="+- 0 680 501"/>
                                <a:gd name="T23" fmla="*/ 680 h 428"/>
                                <a:gd name="T24" fmla="+- 0 6133 4999"/>
                                <a:gd name="T25" fmla="*/ T24 w 1890"/>
                                <a:gd name="T26" fmla="+- 0 706 501"/>
                                <a:gd name="T27" fmla="*/ 706 h 428"/>
                                <a:gd name="T28" fmla="+- 0 6025 4999"/>
                                <a:gd name="T29" fmla="*/ T28 w 1890"/>
                                <a:gd name="T30" fmla="+- 0 728 501"/>
                                <a:gd name="T31" fmla="*/ 728 h 428"/>
                                <a:gd name="T32" fmla="+- 0 5917 4999"/>
                                <a:gd name="T33" fmla="*/ T32 w 1890"/>
                                <a:gd name="T34" fmla="+- 0 751 501"/>
                                <a:gd name="T35" fmla="*/ 751 h 428"/>
                                <a:gd name="T36" fmla="+- 0 5755 4999"/>
                                <a:gd name="T37" fmla="*/ T36 w 1890"/>
                                <a:gd name="T38" fmla="+- 0 784 501"/>
                                <a:gd name="T39" fmla="*/ 784 h 428"/>
                                <a:gd name="T40" fmla="+- 0 5593 4999"/>
                                <a:gd name="T41" fmla="*/ T40 w 1890"/>
                                <a:gd name="T42" fmla="+- 0 815 501"/>
                                <a:gd name="T43" fmla="*/ 815 h 428"/>
                                <a:gd name="T44" fmla="+- 0 5485 4999"/>
                                <a:gd name="T45" fmla="*/ T44 w 1890"/>
                                <a:gd name="T46" fmla="+- 0 832 501"/>
                                <a:gd name="T47" fmla="*/ 832 h 428"/>
                                <a:gd name="T48" fmla="+- 0 5377 4999"/>
                                <a:gd name="T49" fmla="*/ T48 w 1890"/>
                                <a:gd name="T50" fmla="+- 0 852 501"/>
                                <a:gd name="T51" fmla="*/ 852 h 428"/>
                                <a:gd name="T52" fmla="+- 0 5269 4999"/>
                                <a:gd name="T53" fmla="*/ T52 w 1890"/>
                                <a:gd name="T54" fmla="+- 0 868 501"/>
                                <a:gd name="T55" fmla="*/ 868 h 428"/>
                                <a:gd name="T56" fmla="+- 0 5161 4999"/>
                                <a:gd name="T57" fmla="*/ T56 w 1890"/>
                                <a:gd name="T58" fmla="+- 0 883 501"/>
                                <a:gd name="T59" fmla="*/ 883 h 428"/>
                                <a:gd name="T60" fmla="+- 0 5053 4999"/>
                                <a:gd name="T61" fmla="*/ T60 w 1890"/>
                                <a:gd name="T62" fmla="+- 0 901 501"/>
                                <a:gd name="T63" fmla="*/ 901 h 428"/>
                                <a:gd name="T64" fmla="+- 0 4999 4999"/>
                                <a:gd name="T65" fmla="*/ T64 w 1890"/>
                                <a:gd name="T66" fmla="+- 0 929 501"/>
                                <a:gd name="T67" fmla="*/ 929 h 428"/>
                                <a:gd name="T68" fmla="+- 0 5107 4999"/>
                                <a:gd name="T69" fmla="*/ T68 w 1890"/>
                                <a:gd name="T70" fmla="+- 0 911 501"/>
                                <a:gd name="T71" fmla="*/ 911 h 428"/>
                                <a:gd name="T72" fmla="+- 0 5215 4999"/>
                                <a:gd name="T73" fmla="*/ T72 w 1890"/>
                                <a:gd name="T74" fmla="+- 0 895 501"/>
                                <a:gd name="T75" fmla="*/ 895 h 428"/>
                                <a:gd name="T76" fmla="+- 0 5323 4999"/>
                                <a:gd name="T77" fmla="*/ T76 w 1890"/>
                                <a:gd name="T78" fmla="+- 0 882 501"/>
                                <a:gd name="T79" fmla="*/ 882 h 428"/>
                                <a:gd name="T80" fmla="+- 0 5431 4999"/>
                                <a:gd name="T81" fmla="*/ T80 w 1890"/>
                                <a:gd name="T82" fmla="+- 0 864 501"/>
                                <a:gd name="T83" fmla="*/ 864 h 428"/>
                                <a:gd name="T84" fmla="+- 0 5539 4999"/>
                                <a:gd name="T85" fmla="*/ T84 w 1890"/>
                                <a:gd name="T86" fmla="+- 0 847 501"/>
                                <a:gd name="T87" fmla="*/ 847 h 428"/>
                                <a:gd name="T88" fmla="+- 0 5647 4999"/>
                                <a:gd name="T89" fmla="*/ T88 w 1890"/>
                                <a:gd name="T90" fmla="+- 0 826 501"/>
                                <a:gd name="T91" fmla="*/ 826 h 428"/>
                                <a:gd name="T92" fmla="+- 0 5863 4999"/>
                                <a:gd name="T93" fmla="*/ T92 w 1890"/>
                                <a:gd name="T94" fmla="+- 0 785 501"/>
                                <a:gd name="T95" fmla="*/ 785 h 428"/>
                                <a:gd name="T96" fmla="+- 0 5971 4999"/>
                                <a:gd name="T97" fmla="*/ T96 w 1890"/>
                                <a:gd name="T98" fmla="+- 0 764 501"/>
                                <a:gd name="T99" fmla="*/ 764 h 428"/>
                                <a:gd name="T100" fmla="+- 0 6079 4999"/>
                                <a:gd name="T101" fmla="*/ T100 w 1890"/>
                                <a:gd name="T102" fmla="+- 0 742 501"/>
                                <a:gd name="T103" fmla="*/ 742 h 428"/>
                                <a:gd name="T104" fmla="+- 0 6187 4999"/>
                                <a:gd name="T105" fmla="*/ T104 w 1890"/>
                                <a:gd name="T106" fmla="+- 0 718 501"/>
                                <a:gd name="T107" fmla="*/ 718 h 428"/>
                                <a:gd name="T108" fmla="+- 0 6295 4999"/>
                                <a:gd name="T109" fmla="*/ T108 w 1890"/>
                                <a:gd name="T110" fmla="+- 0 698 501"/>
                                <a:gd name="T111" fmla="*/ 698 h 428"/>
                                <a:gd name="T112" fmla="+- 0 6403 4999"/>
                                <a:gd name="T113" fmla="*/ T112 w 1890"/>
                                <a:gd name="T114" fmla="+- 0 671 501"/>
                                <a:gd name="T115" fmla="*/ 671 h 428"/>
                                <a:gd name="T116" fmla="+- 0 6511 4999"/>
                                <a:gd name="T117" fmla="*/ T116 w 1890"/>
                                <a:gd name="T118" fmla="+- 0 646 501"/>
                                <a:gd name="T119" fmla="*/ 646 h 428"/>
                                <a:gd name="T120" fmla="+- 0 6673 4999"/>
                                <a:gd name="T121" fmla="*/ T120 w 1890"/>
                                <a:gd name="T122" fmla="+- 0 604 501"/>
                                <a:gd name="T123" fmla="*/ 604 h 428"/>
                                <a:gd name="T124" fmla="+- 0 6835 4999"/>
                                <a:gd name="T125" fmla="*/ T124 w 1890"/>
                                <a:gd name="T126" fmla="+- 0 560 501"/>
                                <a:gd name="T127" fmla="*/ 560 h 428"/>
                                <a:gd name="T128" fmla="+- 0 6889 4999"/>
                                <a:gd name="T129" fmla="*/ T128 w 1890"/>
                                <a:gd name="T130" fmla="+- 0 501 501"/>
                                <a:gd name="T131" fmla="*/ 501 h 4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</a:cxnLst>
                              <a:rect l="0" t="0" r="r" b="b"/>
                              <a:pathLst>
                                <a:path w="1890" h="428">
                                  <a:moveTo>
                                    <a:pt x="1890" y="0"/>
                                  </a:moveTo>
                                  <a:lnTo>
                                    <a:pt x="1836" y="16"/>
                                  </a:lnTo>
                                  <a:lnTo>
                                    <a:pt x="1782" y="34"/>
                                  </a:lnTo>
                                  <a:lnTo>
                                    <a:pt x="1728" y="50"/>
                                  </a:lnTo>
                                  <a:lnTo>
                                    <a:pt x="1674" y="65"/>
                                  </a:lnTo>
                                  <a:lnTo>
                                    <a:pt x="1620" y="81"/>
                                  </a:lnTo>
                                  <a:lnTo>
                                    <a:pt x="1512" y="110"/>
                                  </a:lnTo>
                                  <a:lnTo>
                                    <a:pt x="1458" y="123"/>
                                  </a:lnTo>
                                  <a:lnTo>
                                    <a:pt x="1404" y="137"/>
                                  </a:lnTo>
                                  <a:lnTo>
                                    <a:pt x="1350" y="149"/>
                                  </a:lnTo>
                                  <a:lnTo>
                                    <a:pt x="1296" y="167"/>
                                  </a:lnTo>
                                  <a:lnTo>
                                    <a:pt x="1242" y="179"/>
                                  </a:lnTo>
                                  <a:lnTo>
                                    <a:pt x="1188" y="189"/>
                                  </a:lnTo>
                                  <a:lnTo>
                                    <a:pt x="1134" y="205"/>
                                  </a:lnTo>
                                  <a:lnTo>
                                    <a:pt x="1080" y="214"/>
                                  </a:lnTo>
                                  <a:lnTo>
                                    <a:pt x="1026" y="227"/>
                                  </a:lnTo>
                                  <a:lnTo>
                                    <a:pt x="972" y="238"/>
                                  </a:lnTo>
                                  <a:lnTo>
                                    <a:pt x="918" y="250"/>
                                  </a:lnTo>
                                  <a:lnTo>
                                    <a:pt x="864" y="260"/>
                                  </a:lnTo>
                                  <a:lnTo>
                                    <a:pt x="756" y="283"/>
                                  </a:lnTo>
                                  <a:lnTo>
                                    <a:pt x="648" y="302"/>
                                  </a:lnTo>
                                  <a:lnTo>
                                    <a:pt x="594" y="314"/>
                                  </a:lnTo>
                                  <a:lnTo>
                                    <a:pt x="540" y="324"/>
                                  </a:lnTo>
                                  <a:lnTo>
                                    <a:pt x="486" y="331"/>
                                  </a:lnTo>
                                  <a:lnTo>
                                    <a:pt x="432" y="342"/>
                                  </a:lnTo>
                                  <a:lnTo>
                                    <a:pt x="378" y="351"/>
                                  </a:lnTo>
                                  <a:lnTo>
                                    <a:pt x="324" y="360"/>
                                  </a:lnTo>
                                  <a:lnTo>
                                    <a:pt x="270" y="367"/>
                                  </a:lnTo>
                                  <a:lnTo>
                                    <a:pt x="216" y="373"/>
                                  </a:lnTo>
                                  <a:lnTo>
                                    <a:pt x="162" y="382"/>
                                  </a:lnTo>
                                  <a:lnTo>
                                    <a:pt x="108" y="389"/>
                                  </a:lnTo>
                                  <a:lnTo>
                                    <a:pt x="54" y="400"/>
                                  </a:lnTo>
                                  <a:lnTo>
                                    <a:pt x="0" y="408"/>
                                  </a:lnTo>
                                  <a:lnTo>
                                    <a:pt x="0" y="428"/>
                                  </a:lnTo>
                                  <a:lnTo>
                                    <a:pt x="54" y="420"/>
                                  </a:lnTo>
                                  <a:lnTo>
                                    <a:pt x="108" y="410"/>
                                  </a:lnTo>
                                  <a:lnTo>
                                    <a:pt x="162" y="402"/>
                                  </a:lnTo>
                                  <a:lnTo>
                                    <a:pt x="216" y="394"/>
                                  </a:lnTo>
                                  <a:lnTo>
                                    <a:pt x="270" y="388"/>
                                  </a:lnTo>
                                  <a:lnTo>
                                    <a:pt x="324" y="381"/>
                                  </a:lnTo>
                                  <a:lnTo>
                                    <a:pt x="378" y="372"/>
                                  </a:lnTo>
                                  <a:lnTo>
                                    <a:pt x="432" y="363"/>
                                  </a:lnTo>
                                  <a:lnTo>
                                    <a:pt x="486" y="353"/>
                                  </a:lnTo>
                                  <a:lnTo>
                                    <a:pt x="540" y="346"/>
                                  </a:lnTo>
                                  <a:lnTo>
                                    <a:pt x="594" y="337"/>
                                  </a:lnTo>
                                  <a:lnTo>
                                    <a:pt x="648" y="325"/>
                                  </a:lnTo>
                                  <a:lnTo>
                                    <a:pt x="756" y="306"/>
                                  </a:lnTo>
                                  <a:lnTo>
                                    <a:pt x="864" y="284"/>
                                  </a:lnTo>
                                  <a:lnTo>
                                    <a:pt x="918" y="275"/>
                                  </a:lnTo>
                                  <a:lnTo>
                                    <a:pt x="972" y="263"/>
                                  </a:lnTo>
                                  <a:lnTo>
                                    <a:pt x="1026" y="253"/>
                                  </a:lnTo>
                                  <a:lnTo>
                                    <a:pt x="1080" y="241"/>
                                  </a:lnTo>
                                  <a:lnTo>
                                    <a:pt x="1134" y="232"/>
                                  </a:lnTo>
                                  <a:lnTo>
                                    <a:pt x="1188" y="217"/>
                                  </a:lnTo>
                                  <a:lnTo>
                                    <a:pt x="1242" y="208"/>
                                  </a:lnTo>
                                  <a:lnTo>
                                    <a:pt x="1296" y="197"/>
                                  </a:lnTo>
                                  <a:lnTo>
                                    <a:pt x="1350" y="180"/>
                                  </a:lnTo>
                                  <a:lnTo>
                                    <a:pt x="1404" y="170"/>
                                  </a:lnTo>
                                  <a:lnTo>
                                    <a:pt x="1458" y="157"/>
                                  </a:lnTo>
                                  <a:lnTo>
                                    <a:pt x="1512" y="145"/>
                                  </a:lnTo>
                                  <a:lnTo>
                                    <a:pt x="1620" y="118"/>
                                  </a:lnTo>
                                  <a:lnTo>
                                    <a:pt x="1674" y="103"/>
                                  </a:lnTo>
                                  <a:lnTo>
                                    <a:pt x="1782" y="75"/>
                                  </a:lnTo>
                                  <a:lnTo>
                                    <a:pt x="1836" y="59"/>
                                  </a:lnTo>
                                  <a:lnTo>
                                    <a:pt x="1890" y="44"/>
                                  </a:lnTo>
                                  <a:lnTo>
                                    <a:pt x="189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D968C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47" name="docshape385"/>
                          <wps:cNvSpPr>
                            <a:spLocks/>
                          </wps:cNvSpPr>
                          <wps:spPr bwMode="auto">
                            <a:xfrm>
                              <a:off x="4999" y="47"/>
                              <a:ext cx="1890" cy="832"/>
                            </a:xfrm>
                            <a:custGeom>
                              <a:avLst/>
                              <a:gdLst>
                                <a:gd name="T0" fmla="+- 0 6889 4999"/>
                                <a:gd name="T1" fmla="*/ T0 w 1890"/>
                                <a:gd name="T2" fmla="+- 0 48 48"/>
                                <a:gd name="T3" fmla="*/ 48 h 832"/>
                                <a:gd name="T4" fmla="+- 0 6835 4999"/>
                                <a:gd name="T5" fmla="*/ T4 w 1890"/>
                                <a:gd name="T6" fmla="+- 0 87 48"/>
                                <a:gd name="T7" fmla="*/ 87 h 832"/>
                                <a:gd name="T8" fmla="+- 0 6781 4999"/>
                                <a:gd name="T9" fmla="*/ T8 w 1890"/>
                                <a:gd name="T10" fmla="+- 0 124 48"/>
                                <a:gd name="T11" fmla="*/ 124 h 832"/>
                                <a:gd name="T12" fmla="+- 0 6727 4999"/>
                                <a:gd name="T13" fmla="*/ T12 w 1890"/>
                                <a:gd name="T14" fmla="+- 0 158 48"/>
                                <a:gd name="T15" fmla="*/ 158 h 832"/>
                                <a:gd name="T16" fmla="+- 0 6673 4999"/>
                                <a:gd name="T17" fmla="*/ T16 w 1890"/>
                                <a:gd name="T18" fmla="+- 0 191 48"/>
                                <a:gd name="T19" fmla="*/ 191 h 832"/>
                                <a:gd name="T20" fmla="+- 0 6619 4999"/>
                                <a:gd name="T21" fmla="*/ T20 w 1890"/>
                                <a:gd name="T22" fmla="+- 0 225 48"/>
                                <a:gd name="T23" fmla="*/ 225 h 832"/>
                                <a:gd name="T24" fmla="+- 0 6565 4999"/>
                                <a:gd name="T25" fmla="*/ T24 w 1890"/>
                                <a:gd name="T26" fmla="+- 0 258 48"/>
                                <a:gd name="T27" fmla="*/ 258 h 832"/>
                                <a:gd name="T28" fmla="+- 0 6511 4999"/>
                                <a:gd name="T29" fmla="*/ T28 w 1890"/>
                                <a:gd name="T30" fmla="+- 0 287 48"/>
                                <a:gd name="T31" fmla="*/ 287 h 832"/>
                                <a:gd name="T32" fmla="+- 0 6457 4999"/>
                                <a:gd name="T33" fmla="*/ T32 w 1890"/>
                                <a:gd name="T34" fmla="+- 0 311 48"/>
                                <a:gd name="T35" fmla="*/ 311 h 832"/>
                                <a:gd name="T36" fmla="+- 0 6403 4999"/>
                                <a:gd name="T37" fmla="*/ T36 w 1890"/>
                                <a:gd name="T38" fmla="+- 0 341 48"/>
                                <a:gd name="T39" fmla="*/ 341 h 832"/>
                                <a:gd name="T40" fmla="+- 0 6295 4999"/>
                                <a:gd name="T41" fmla="*/ T40 w 1890"/>
                                <a:gd name="T42" fmla="+- 0 402 48"/>
                                <a:gd name="T43" fmla="*/ 402 h 832"/>
                                <a:gd name="T44" fmla="+- 0 6241 4999"/>
                                <a:gd name="T45" fmla="*/ T44 w 1890"/>
                                <a:gd name="T46" fmla="+- 0 431 48"/>
                                <a:gd name="T47" fmla="*/ 431 h 832"/>
                                <a:gd name="T48" fmla="+- 0 6187 4999"/>
                                <a:gd name="T49" fmla="*/ T48 w 1890"/>
                                <a:gd name="T50" fmla="+- 0 455 48"/>
                                <a:gd name="T51" fmla="*/ 455 h 832"/>
                                <a:gd name="T52" fmla="+- 0 6133 4999"/>
                                <a:gd name="T53" fmla="*/ T52 w 1890"/>
                                <a:gd name="T54" fmla="+- 0 483 48"/>
                                <a:gd name="T55" fmla="*/ 483 h 832"/>
                                <a:gd name="T56" fmla="+- 0 6079 4999"/>
                                <a:gd name="T57" fmla="*/ T56 w 1890"/>
                                <a:gd name="T58" fmla="+- 0 509 48"/>
                                <a:gd name="T59" fmla="*/ 509 h 832"/>
                                <a:gd name="T60" fmla="+- 0 6025 4999"/>
                                <a:gd name="T61" fmla="*/ T60 w 1890"/>
                                <a:gd name="T62" fmla="+- 0 531 48"/>
                                <a:gd name="T63" fmla="*/ 531 h 832"/>
                                <a:gd name="T64" fmla="+- 0 5971 4999"/>
                                <a:gd name="T65" fmla="*/ T64 w 1890"/>
                                <a:gd name="T66" fmla="+- 0 554 48"/>
                                <a:gd name="T67" fmla="*/ 554 h 832"/>
                                <a:gd name="T68" fmla="+- 0 5917 4999"/>
                                <a:gd name="T69" fmla="*/ T68 w 1890"/>
                                <a:gd name="T70" fmla="+- 0 576 48"/>
                                <a:gd name="T71" fmla="*/ 576 h 832"/>
                                <a:gd name="T72" fmla="+- 0 5809 4999"/>
                                <a:gd name="T73" fmla="*/ T72 w 1890"/>
                                <a:gd name="T74" fmla="+- 0 620 48"/>
                                <a:gd name="T75" fmla="*/ 620 h 832"/>
                                <a:gd name="T76" fmla="+- 0 5701 4999"/>
                                <a:gd name="T77" fmla="*/ T76 w 1890"/>
                                <a:gd name="T78" fmla="+- 0 659 48"/>
                                <a:gd name="T79" fmla="*/ 659 h 832"/>
                                <a:gd name="T80" fmla="+- 0 5647 4999"/>
                                <a:gd name="T81" fmla="*/ T80 w 1890"/>
                                <a:gd name="T82" fmla="+- 0 677 48"/>
                                <a:gd name="T83" fmla="*/ 677 h 832"/>
                                <a:gd name="T84" fmla="+- 0 5593 4999"/>
                                <a:gd name="T85" fmla="*/ T84 w 1890"/>
                                <a:gd name="T86" fmla="+- 0 696 48"/>
                                <a:gd name="T87" fmla="*/ 696 h 832"/>
                                <a:gd name="T88" fmla="+- 0 5539 4999"/>
                                <a:gd name="T89" fmla="*/ T88 w 1890"/>
                                <a:gd name="T90" fmla="+- 0 712 48"/>
                                <a:gd name="T91" fmla="*/ 712 h 832"/>
                                <a:gd name="T92" fmla="+- 0 5485 4999"/>
                                <a:gd name="T93" fmla="*/ T92 w 1890"/>
                                <a:gd name="T94" fmla="+- 0 726 48"/>
                                <a:gd name="T95" fmla="*/ 726 h 832"/>
                                <a:gd name="T96" fmla="+- 0 5377 4999"/>
                                <a:gd name="T97" fmla="*/ T96 w 1890"/>
                                <a:gd name="T98" fmla="+- 0 758 48"/>
                                <a:gd name="T99" fmla="*/ 758 h 832"/>
                                <a:gd name="T100" fmla="+- 0 5323 4999"/>
                                <a:gd name="T101" fmla="*/ T100 w 1890"/>
                                <a:gd name="T102" fmla="+- 0 775 48"/>
                                <a:gd name="T103" fmla="*/ 775 h 832"/>
                                <a:gd name="T104" fmla="+- 0 5215 4999"/>
                                <a:gd name="T105" fmla="*/ T104 w 1890"/>
                                <a:gd name="T106" fmla="+- 0 805 48"/>
                                <a:gd name="T107" fmla="*/ 805 h 832"/>
                                <a:gd name="T108" fmla="+- 0 5161 4999"/>
                                <a:gd name="T109" fmla="*/ T108 w 1890"/>
                                <a:gd name="T110" fmla="+- 0 818 48"/>
                                <a:gd name="T111" fmla="*/ 818 h 832"/>
                                <a:gd name="T112" fmla="+- 0 5107 4999"/>
                                <a:gd name="T113" fmla="*/ T112 w 1890"/>
                                <a:gd name="T114" fmla="+- 0 833 48"/>
                                <a:gd name="T115" fmla="*/ 833 h 832"/>
                                <a:gd name="T116" fmla="+- 0 5053 4999"/>
                                <a:gd name="T117" fmla="*/ T116 w 1890"/>
                                <a:gd name="T118" fmla="+- 0 847 48"/>
                                <a:gd name="T119" fmla="*/ 847 h 832"/>
                                <a:gd name="T120" fmla="+- 0 4999 4999"/>
                                <a:gd name="T121" fmla="*/ T120 w 1890"/>
                                <a:gd name="T122" fmla="+- 0 859 48"/>
                                <a:gd name="T123" fmla="*/ 859 h 832"/>
                                <a:gd name="T124" fmla="+- 0 4999 4999"/>
                                <a:gd name="T125" fmla="*/ T124 w 1890"/>
                                <a:gd name="T126" fmla="+- 0 879 48"/>
                                <a:gd name="T127" fmla="*/ 879 h 832"/>
                                <a:gd name="T128" fmla="+- 0 5053 4999"/>
                                <a:gd name="T129" fmla="*/ T128 w 1890"/>
                                <a:gd name="T130" fmla="+- 0 867 48"/>
                                <a:gd name="T131" fmla="*/ 867 h 832"/>
                                <a:gd name="T132" fmla="+- 0 5107 4999"/>
                                <a:gd name="T133" fmla="*/ T132 w 1890"/>
                                <a:gd name="T134" fmla="+- 0 854 48"/>
                                <a:gd name="T135" fmla="*/ 854 h 832"/>
                                <a:gd name="T136" fmla="+- 0 5161 4999"/>
                                <a:gd name="T137" fmla="*/ T136 w 1890"/>
                                <a:gd name="T138" fmla="+- 0 839 48"/>
                                <a:gd name="T139" fmla="*/ 839 h 832"/>
                                <a:gd name="T140" fmla="+- 0 5215 4999"/>
                                <a:gd name="T141" fmla="*/ T140 w 1890"/>
                                <a:gd name="T142" fmla="+- 0 826 48"/>
                                <a:gd name="T143" fmla="*/ 826 h 832"/>
                                <a:gd name="T144" fmla="+- 0 5323 4999"/>
                                <a:gd name="T145" fmla="*/ T144 w 1890"/>
                                <a:gd name="T146" fmla="+- 0 797 48"/>
                                <a:gd name="T147" fmla="*/ 797 h 832"/>
                                <a:gd name="T148" fmla="+- 0 5377 4999"/>
                                <a:gd name="T149" fmla="*/ T148 w 1890"/>
                                <a:gd name="T150" fmla="+- 0 780 48"/>
                                <a:gd name="T151" fmla="*/ 780 h 832"/>
                                <a:gd name="T152" fmla="+- 0 5485 4999"/>
                                <a:gd name="T153" fmla="*/ T152 w 1890"/>
                                <a:gd name="T154" fmla="+- 0 749 48"/>
                                <a:gd name="T155" fmla="*/ 749 h 832"/>
                                <a:gd name="T156" fmla="+- 0 5539 4999"/>
                                <a:gd name="T157" fmla="*/ T156 w 1890"/>
                                <a:gd name="T158" fmla="+- 0 736 48"/>
                                <a:gd name="T159" fmla="*/ 736 h 832"/>
                                <a:gd name="T160" fmla="+- 0 5593 4999"/>
                                <a:gd name="T161" fmla="*/ T160 w 1890"/>
                                <a:gd name="T162" fmla="+- 0 719 48"/>
                                <a:gd name="T163" fmla="*/ 719 h 832"/>
                                <a:gd name="T164" fmla="+- 0 5647 4999"/>
                                <a:gd name="T165" fmla="*/ T164 w 1890"/>
                                <a:gd name="T166" fmla="+- 0 701 48"/>
                                <a:gd name="T167" fmla="*/ 701 h 832"/>
                                <a:gd name="T168" fmla="+- 0 5701 4999"/>
                                <a:gd name="T169" fmla="*/ T168 w 1890"/>
                                <a:gd name="T170" fmla="+- 0 684 48"/>
                                <a:gd name="T171" fmla="*/ 684 h 832"/>
                                <a:gd name="T172" fmla="+- 0 5755 4999"/>
                                <a:gd name="T173" fmla="*/ T172 w 1890"/>
                                <a:gd name="T174" fmla="+- 0 665 48"/>
                                <a:gd name="T175" fmla="*/ 665 h 832"/>
                                <a:gd name="T176" fmla="+- 0 5809 4999"/>
                                <a:gd name="T177" fmla="*/ T176 w 1890"/>
                                <a:gd name="T178" fmla="+- 0 646 48"/>
                                <a:gd name="T179" fmla="*/ 646 h 832"/>
                                <a:gd name="T180" fmla="+- 0 5917 4999"/>
                                <a:gd name="T181" fmla="*/ T180 w 1890"/>
                                <a:gd name="T182" fmla="+- 0 604 48"/>
                                <a:gd name="T183" fmla="*/ 604 h 832"/>
                                <a:gd name="T184" fmla="+- 0 5971 4999"/>
                                <a:gd name="T185" fmla="*/ T184 w 1890"/>
                                <a:gd name="T186" fmla="+- 0 584 48"/>
                                <a:gd name="T187" fmla="*/ 584 h 832"/>
                                <a:gd name="T188" fmla="+- 0 6025 4999"/>
                                <a:gd name="T189" fmla="*/ T188 w 1890"/>
                                <a:gd name="T190" fmla="+- 0 562 48"/>
                                <a:gd name="T191" fmla="*/ 562 h 832"/>
                                <a:gd name="T192" fmla="+- 0 6079 4999"/>
                                <a:gd name="T193" fmla="*/ T192 w 1890"/>
                                <a:gd name="T194" fmla="+- 0 542 48"/>
                                <a:gd name="T195" fmla="*/ 542 h 832"/>
                                <a:gd name="T196" fmla="+- 0 6133 4999"/>
                                <a:gd name="T197" fmla="*/ T196 w 1890"/>
                                <a:gd name="T198" fmla="+- 0 518 48"/>
                                <a:gd name="T199" fmla="*/ 518 h 832"/>
                                <a:gd name="T200" fmla="+- 0 6187 4999"/>
                                <a:gd name="T201" fmla="*/ T200 w 1890"/>
                                <a:gd name="T202" fmla="+- 0 492 48"/>
                                <a:gd name="T203" fmla="*/ 492 h 832"/>
                                <a:gd name="T204" fmla="+- 0 6241 4999"/>
                                <a:gd name="T205" fmla="*/ T204 w 1890"/>
                                <a:gd name="T206" fmla="+- 0 469 48"/>
                                <a:gd name="T207" fmla="*/ 469 h 832"/>
                                <a:gd name="T208" fmla="+- 0 6349 4999"/>
                                <a:gd name="T209" fmla="*/ T208 w 1890"/>
                                <a:gd name="T210" fmla="+- 0 413 48"/>
                                <a:gd name="T211" fmla="*/ 413 h 832"/>
                                <a:gd name="T212" fmla="+- 0 6403 4999"/>
                                <a:gd name="T213" fmla="*/ T212 w 1890"/>
                                <a:gd name="T214" fmla="+- 0 385 48"/>
                                <a:gd name="T215" fmla="*/ 385 h 832"/>
                                <a:gd name="T216" fmla="+- 0 6457 4999"/>
                                <a:gd name="T217" fmla="*/ T216 w 1890"/>
                                <a:gd name="T218" fmla="+- 0 358 48"/>
                                <a:gd name="T219" fmla="*/ 358 h 832"/>
                                <a:gd name="T220" fmla="+- 0 6511 4999"/>
                                <a:gd name="T221" fmla="*/ T220 w 1890"/>
                                <a:gd name="T222" fmla="+- 0 335 48"/>
                                <a:gd name="T223" fmla="*/ 335 h 832"/>
                                <a:gd name="T224" fmla="+- 0 6565 4999"/>
                                <a:gd name="T225" fmla="*/ T224 w 1890"/>
                                <a:gd name="T226" fmla="+- 0 309 48"/>
                                <a:gd name="T227" fmla="*/ 309 h 832"/>
                                <a:gd name="T228" fmla="+- 0 6673 4999"/>
                                <a:gd name="T229" fmla="*/ T228 w 1890"/>
                                <a:gd name="T230" fmla="+- 0 247 48"/>
                                <a:gd name="T231" fmla="*/ 247 h 832"/>
                                <a:gd name="T232" fmla="+- 0 6727 4999"/>
                                <a:gd name="T233" fmla="*/ T232 w 1890"/>
                                <a:gd name="T234" fmla="+- 0 218 48"/>
                                <a:gd name="T235" fmla="*/ 218 h 832"/>
                                <a:gd name="T236" fmla="+- 0 6781 4999"/>
                                <a:gd name="T237" fmla="*/ T236 w 1890"/>
                                <a:gd name="T238" fmla="+- 0 187 48"/>
                                <a:gd name="T239" fmla="*/ 187 h 832"/>
                                <a:gd name="T240" fmla="+- 0 6835 4999"/>
                                <a:gd name="T241" fmla="*/ T240 w 1890"/>
                                <a:gd name="T242" fmla="+- 0 152 48"/>
                                <a:gd name="T243" fmla="*/ 152 h 832"/>
                                <a:gd name="T244" fmla="+- 0 6889 4999"/>
                                <a:gd name="T245" fmla="*/ T244 w 1890"/>
                                <a:gd name="T246" fmla="+- 0 117 48"/>
                                <a:gd name="T247" fmla="*/ 117 h 832"/>
                                <a:gd name="T248" fmla="+- 0 6889 4999"/>
                                <a:gd name="T249" fmla="*/ T248 w 1890"/>
                                <a:gd name="T250" fmla="+- 0 48 48"/>
                                <a:gd name="T251" fmla="*/ 48 h 8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  <a:cxn ang="0">
                                  <a:pos x="T241" y="T243"/>
                                </a:cxn>
                                <a:cxn ang="0">
                                  <a:pos x="T245" y="T247"/>
                                </a:cxn>
                                <a:cxn ang="0">
                                  <a:pos x="T249" y="T251"/>
                                </a:cxn>
                              </a:cxnLst>
                              <a:rect l="0" t="0" r="r" b="b"/>
                              <a:pathLst>
                                <a:path w="1890" h="832">
                                  <a:moveTo>
                                    <a:pt x="1890" y="0"/>
                                  </a:moveTo>
                                  <a:lnTo>
                                    <a:pt x="1836" y="39"/>
                                  </a:lnTo>
                                  <a:lnTo>
                                    <a:pt x="1782" y="76"/>
                                  </a:lnTo>
                                  <a:lnTo>
                                    <a:pt x="1728" y="110"/>
                                  </a:lnTo>
                                  <a:lnTo>
                                    <a:pt x="1674" y="143"/>
                                  </a:lnTo>
                                  <a:lnTo>
                                    <a:pt x="1620" y="177"/>
                                  </a:lnTo>
                                  <a:lnTo>
                                    <a:pt x="1566" y="210"/>
                                  </a:lnTo>
                                  <a:lnTo>
                                    <a:pt x="1512" y="239"/>
                                  </a:lnTo>
                                  <a:lnTo>
                                    <a:pt x="1458" y="263"/>
                                  </a:lnTo>
                                  <a:lnTo>
                                    <a:pt x="1404" y="293"/>
                                  </a:lnTo>
                                  <a:lnTo>
                                    <a:pt x="1296" y="354"/>
                                  </a:lnTo>
                                  <a:lnTo>
                                    <a:pt x="1242" y="383"/>
                                  </a:lnTo>
                                  <a:lnTo>
                                    <a:pt x="1188" y="407"/>
                                  </a:lnTo>
                                  <a:lnTo>
                                    <a:pt x="1134" y="435"/>
                                  </a:lnTo>
                                  <a:lnTo>
                                    <a:pt x="1080" y="461"/>
                                  </a:lnTo>
                                  <a:lnTo>
                                    <a:pt x="1026" y="483"/>
                                  </a:lnTo>
                                  <a:lnTo>
                                    <a:pt x="972" y="506"/>
                                  </a:lnTo>
                                  <a:lnTo>
                                    <a:pt x="918" y="528"/>
                                  </a:lnTo>
                                  <a:lnTo>
                                    <a:pt x="810" y="572"/>
                                  </a:lnTo>
                                  <a:lnTo>
                                    <a:pt x="702" y="611"/>
                                  </a:lnTo>
                                  <a:lnTo>
                                    <a:pt x="648" y="629"/>
                                  </a:lnTo>
                                  <a:lnTo>
                                    <a:pt x="594" y="648"/>
                                  </a:lnTo>
                                  <a:lnTo>
                                    <a:pt x="540" y="664"/>
                                  </a:lnTo>
                                  <a:lnTo>
                                    <a:pt x="486" y="678"/>
                                  </a:lnTo>
                                  <a:lnTo>
                                    <a:pt x="378" y="710"/>
                                  </a:lnTo>
                                  <a:lnTo>
                                    <a:pt x="324" y="727"/>
                                  </a:lnTo>
                                  <a:lnTo>
                                    <a:pt x="216" y="757"/>
                                  </a:lnTo>
                                  <a:lnTo>
                                    <a:pt x="162" y="770"/>
                                  </a:lnTo>
                                  <a:lnTo>
                                    <a:pt x="108" y="785"/>
                                  </a:lnTo>
                                  <a:lnTo>
                                    <a:pt x="54" y="799"/>
                                  </a:lnTo>
                                  <a:lnTo>
                                    <a:pt x="0" y="811"/>
                                  </a:lnTo>
                                  <a:lnTo>
                                    <a:pt x="0" y="831"/>
                                  </a:lnTo>
                                  <a:lnTo>
                                    <a:pt x="54" y="819"/>
                                  </a:lnTo>
                                  <a:lnTo>
                                    <a:pt x="108" y="806"/>
                                  </a:lnTo>
                                  <a:lnTo>
                                    <a:pt x="162" y="791"/>
                                  </a:lnTo>
                                  <a:lnTo>
                                    <a:pt x="216" y="778"/>
                                  </a:lnTo>
                                  <a:lnTo>
                                    <a:pt x="324" y="749"/>
                                  </a:lnTo>
                                  <a:lnTo>
                                    <a:pt x="378" y="732"/>
                                  </a:lnTo>
                                  <a:lnTo>
                                    <a:pt x="486" y="701"/>
                                  </a:lnTo>
                                  <a:lnTo>
                                    <a:pt x="540" y="688"/>
                                  </a:lnTo>
                                  <a:lnTo>
                                    <a:pt x="594" y="671"/>
                                  </a:lnTo>
                                  <a:lnTo>
                                    <a:pt x="648" y="653"/>
                                  </a:lnTo>
                                  <a:lnTo>
                                    <a:pt x="702" y="636"/>
                                  </a:lnTo>
                                  <a:lnTo>
                                    <a:pt x="756" y="617"/>
                                  </a:lnTo>
                                  <a:lnTo>
                                    <a:pt x="810" y="598"/>
                                  </a:lnTo>
                                  <a:lnTo>
                                    <a:pt x="918" y="556"/>
                                  </a:lnTo>
                                  <a:lnTo>
                                    <a:pt x="972" y="536"/>
                                  </a:lnTo>
                                  <a:lnTo>
                                    <a:pt x="1026" y="514"/>
                                  </a:lnTo>
                                  <a:lnTo>
                                    <a:pt x="1080" y="494"/>
                                  </a:lnTo>
                                  <a:lnTo>
                                    <a:pt x="1134" y="470"/>
                                  </a:lnTo>
                                  <a:lnTo>
                                    <a:pt x="1188" y="444"/>
                                  </a:lnTo>
                                  <a:lnTo>
                                    <a:pt x="1242" y="421"/>
                                  </a:lnTo>
                                  <a:lnTo>
                                    <a:pt x="1350" y="365"/>
                                  </a:lnTo>
                                  <a:lnTo>
                                    <a:pt x="1404" y="337"/>
                                  </a:lnTo>
                                  <a:lnTo>
                                    <a:pt x="1458" y="310"/>
                                  </a:lnTo>
                                  <a:lnTo>
                                    <a:pt x="1512" y="287"/>
                                  </a:lnTo>
                                  <a:lnTo>
                                    <a:pt x="1566" y="261"/>
                                  </a:lnTo>
                                  <a:lnTo>
                                    <a:pt x="1674" y="199"/>
                                  </a:lnTo>
                                  <a:lnTo>
                                    <a:pt x="1728" y="170"/>
                                  </a:lnTo>
                                  <a:lnTo>
                                    <a:pt x="1782" y="139"/>
                                  </a:lnTo>
                                  <a:lnTo>
                                    <a:pt x="1836" y="104"/>
                                  </a:lnTo>
                                  <a:lnTo>
                                    <a:pt x="1890" y="69"/>
                                  </a:lnTo>
                                  <a:lnTo>
                                    <a:pt x="189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C4B73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48" name="docshape386"/>
                          <wps:cNvSpPr>
                            <a:spLocks/>
                          </wps:cNvSpPr>
                          <wps:spPr bwMode="auto">
                            <a:xfrm>
                              <a:off x="4999" y="593"/>
                              <a:ext cx="1890" cy="370"/>
                            </a:xfrm>
                            <a:custGeom>
                              <a:avLst/>
                              <a:gdLst>
                                <a:gd name="T0" fmla="+- 0 6889 4999"/>
                                <a:gd name="T1" fmla="*/ T0 w 1890"/>
                                <a:gd name="T2" fmla="+- 0 594 594"/>
                                <a:gd name="T3" fmla="*/ 594 h 370"/>
                                <a:gd name="T4" fmla="+- 0 6835 4999"/>
                                <a:gd name="T5" fmla="*/ T4 w 1890"/>
                                <a:gd name="T6" fmla="+- 0 607 594"/>
                                <a:gd name="T7" fmla="*/ 607 h 370"/>
                                <a:gd name="T8" fmla="+- 0 6781 4999"/>
                                <a:gd name="T9" fmla="*/ T8 w 1890"/>
                                <a:gd name="T10" fmla="+- 0 612 594"/>
                                <a:gd name="T11" fmla="*/ 612 h 370"/>
                                <a:gd name="T12" fmla="+- 0 6673 4999"/>
                                <a:gd name="T13" fmla="*/ T12 w 1890"/>
                                <a:gd name="T14" fmla="+- 0 638 594"/>
                                <a:gd name="T15" fmla="*/ 638 h 370"/>
                                <a:gd name="T16" fmla="+- 0 6619 4999"/>
                                <a:gd name="T17" fmla="*/ T16 w 1890"/>
                                <a:gd name="T18" fmla="+- 0 648 594"/>
                                <a:gd name="T19" fmla="*/ 648 h 370"/>
                                <a:gd name="T20" fmla="+- 0 6565 4999"/>
                                <a:gd name="T21" fmla="*/ T20 w 1890"/>
                                <a:gd name="T22" fmla="+- 0 659 594"/>
                                <a:gd name="T23" fmla="*/ 659 h 370"/>
                                <a:gd name="T24" fmla="+- 0 6511 4999"/>
                                <a:gd name="T25" fmla="*/ T24 w 1890"/>
                                <a:gd name="T26" fmla="+- 0 676 594"/>
                                <a:gd name="T27" fmla="*/ 676 h 370"/>
                                <a:gd name="T28" fmla="+- 0 6457 4999"/>
                                <a:gd name="T29" fmla="*/ T28 w 1890"/>
                                <a:gd name="T30" fmla="+- 0 687 594"/>
                                <a:gd name="T31" fmla="*/ 687 h 370"/>
                                <a:gd name="T32" fmla="+- 0 6403 4999"/>
                                <a:gd name="T33" fmla="*/ T32 w 1890"/>
                                <a:gd name="T34" fmla="+- 0 693 594"/>
                                <a:gd name="T35" fmla="*/ 693 h 370"/>
                                <a:gd name="T36" fmla="+- 0 6349 4999"/>
                                <a:gd name="T37" fmla="*/ T36 w 1890"/>
                                <a:gd name="T38" fmla="+- 0 705 594"/>
                                <a:gd name="T39" fmla="*/ 705 h 370"/>
                                <a:gd name="T40" fmla="+- 0 6241 4999"/>
                                <a:gd name="T41" fmla="*/ T40 w 1890"/>
                                <a:gd name="T42" fmla="+- 0 725 594"/>
                                <a:gd name="T43" fmla="*/ 725 h 370"/>
                                <a:gd name="T44" fmla="+- 0 6187 4999"/>
                                <a:gd name="T45" fmla="*/ T44 w 1890"/>
                                <a:gd name="T46" fmla="+- 0 734 594"/>
                                <a:gd name="T47" fmla="*/ 734 h 370"/>
                                <a:gd name="T48" fmla="+- 0 6133 4999"/>
                                <a:gd name="T49" fmla="*/ T48 w 1890"/>
                                <a:gd name="T50" fmla="+- 0 744 594"/>
                                <a:gd name="T51" fmla="*/ 744 h 370"/>
                                <a:gd name="T52" fmla="+- 0 6079 4999"/>
                                <a:gd name="T53" fmla="*/ T52 w 1890"/>
                                <a:gd name="T54" fmla="+- 0 754 594"/>
                                <a:gd name="T55" fmla="*/ 754 h 370"/>
                                <a:gd name="T56" fmla="+- 0 6025 4999"/>
                                <a:gd name="T57" fmla="*/ T56 w 1890"/>
                                <a:gd name="T58" fmla="+- 0 762 594"/>
                                <a:gd name="T59" fmla="*/ 762 h 370"/>
                                <a:gd name="T60" fmla="+- 0 5917 4999"/>
                                <a:gd name="T61" fmla="*/ T60 w 1890"/>
                                <a:gd name="T62" fmla="+- 0 781 594"/>
                                <a:gd name="T63" fmla="*/ 781 h 370"/>
                                <a:gd name="T64" fmla="+- 0 5863 4999"/>
                                <a:gd name="T65" fmla="*/ T64 w 1890"/>
                                <a:gd name="T66" fmla="+- 0 790 594"/>
                                <a:gd name="T67" fmla="*/ 790 h 370"/>
                                <a:gd name="T68" fmla="+- 0 5809 4999"/>
                                <a:gd name="T69" fmla="*/ T68 w 1890"/>
                                <a:gd name="T70" fmla="+- 0 798 594"/>
                                <a:gd name="T71" fmla="*/ 798 h 370"/>
                                <a:gd name="T72" fmla="+- 0 5701 4999"/>
                                <a:gd name="T73" fmla="*/ T72 w 1890"/>
                                <a:gd name="T74" fmla="+- 0 813 594"/>
                                <a:gd name="T75" fmla="*/ 813 h 370"/>
                                <a:gd name="T76" fmla="+- 0 5647 4999"/>
                                <a:gd name="T77" fmla="*/ T76 w 1890"/>
                                <a:gd name="T78" fmla="+- 0 821 594"/>
                                <a:gd name="T79" fmla="*/ 821 h 370"/>
                                <a:gd name="T80" fmla="+- 0 5485 4999"/>
                                <a:gd name="T81" fmla="*/ T80 w 1890"/>
                                <a:gd name="T82" fmla="+- 0 843 594"/>
                                <a:gd name="T83" fmla="*/ 843 h 370"/>
                                <a:gd name="T84" fmla="+- 0 5431 4999"/>
                                <a:gd name="T85" fmla="*/ T84 w 1890"/>
                                <a:gd name="T86" fmla="+- 0 850 594"/>
                                <a:gd name="T87" fmla="*/ 850 h 370"/>
                                <a:gd name="T88" fmla="+- 0 5323 4999"/>
                                <a:gd name="T89" fmla="*/ T88 w 1890"/>
                                <a:gd name="T90" fmla="+- 0 863 594"/>
                                <a:gd name="T91" fmla="*/ 863 h 370"/>
                                <a:gd name="T92" fmla="+- 0 5107 4999"/>
                                <a:gd name="T93" fmla="*/ T92 w 1890"/>
                                <a:gd name="T94" fmla="+- 0 889 594"/>
                                <a:gd name="T95" fmla="*/ 889 h 370"/>
                                <a:gd name="T96" fmla="+- 0 5053 4999"/>
                                <a:gd name="T97" fmla="*/ T96 w 1890"/>
                                <a:gd name="T98" fmla="+- 0 894 594"/>
                                <a:gd name="T99" fmla="*/ 894 h 370"/>
                                <a:gd name="T100" fmla="+- 0 4999 4999"/>
                                <a:gd name="T101" fmla="*/ T100 w 1890"/>
                                <a:gd name="T102" fmla="+- 0 903 594"/>
                                <a:gd name="T103" fmla="*/ 903 h 370"/>
                                <a:gd name="T104" fmla="+- 0 4999 4999"/>
                                <a:gd name="T105" fmla="*/ T104 w 1890"/>
                                <a:gd name="T106" fmla="+- 0 963 594"/>
                                <a:gd name="T107" fmla="*/ 963 h 370"/>
                                <a:gd name="T108" fmla="+- 0 5053 4999"/>
                                <a:gd name="T109" fmla="*/ T108 w 1890"/>
                                <a:gd name="T110" fmla="+- 0 955 594"/>
                                <a:gd name="T111" fmla="*/ 955 h 370"/>
                                <a:gd name="T112" fmla="+- 0 5107 4999"/>
                                <a:gd name="T113" fmla="*/ T112 w 1890"/>
                                <a:gd name="T114" fmla="+- 0 949 594"/>
                                <a:gd name="T115" fmla="*/ 949 h 370"/>
                                <a:gd name="T116" fmla="+- 0 5161 4999"/>
                                <a:gd name="T117" fmla="*/ T116 w 1890"/>
                                <a:gd name="T118" fmla="+- 0 943 594"/>
                                <a:gd name="T119" fmla="*/ 943 h 370"/>
                                <a:gd name="T120" fmla="+- 0 5377 4999"/>
                                <a:gd name="T121" fmla="*/ T120 w 1890"/>
                                <a:gd name="T122" fmla="+- 0 918 594"/>
                                <a:gd name="T123" fmla="*/ 918 h 370"/>
                                <a:gd name="T124" fmla="+- 0 5485 4999"/>
                                <a:gd name="T125" fmla="*/ T124 w 1890"/>
                                <a:gd name="T126" fmla="+- 0 905 594"/>
                                <a:gd name="T127" fmla="*/ 905 h 370"/>
                                <a:gd name="T128" fmla="+- 0 5539 4999"/>
                                <a:gd name="T129" fmla="*/ T128 w 1890"/>
                                <a:gd name="T130" fmla="+- 0 898 594"/>
                                <a:gd name="T131" fmla="*/ 898 h 370"/>
                                <a:gd name="T132" fmla="+- 0 5647 4999"/>
                                <a:gd name="T133" fmla="*/ T132 w 1890"/>
                                <a:gd name="T134" fmla="+- 0 885 594"/>
                                <a:gd name="T135" fmla="*/ 885 h 370"/>
                                <a:gd name="T136" fmla="+- 0 5701 4999"/>
                                <a:gd name="T137" fmla="*/ T136 w 1890"/>
                                <a:gd name="T138" fmla="+- 0 879 594"/>
                                <a:gd name="T139" fmla="*/ 879 h 370"/>
                                <a:gd name="T140" fmla="+- 0 5755 4999"/>
                                <a:gd name="T141" fmla="*/ T140 w 1890"/>
                                <a:gd name="T142" fmla="+- 0 873 594"/>
                                <a:gd name="T143" fmla="*/ 873 h 370"/>
                                <a:gd name="T144" fmla="+- 0 5863 4999"/>
                                <a:gd name="T145" fmla="*/ T144 w 1890"/>
                                <a:gd name="T146" fmla="+- 0 860 594"/>
                                <a:gd name="T147" fmla="*/ 860 h 370"/>
                                <a:gd name="T148" fmla="+- 0 5917 4999"/>
                                <a:gd name="T149" fmla="*/ T148 w 1890"/>
                                <a:gd name="T150" fmla="+- 0 851 594"/>
                                <a:gd name="T151" fmla="*/ 851 h 370"/>
                                <a:gd name="T152" fmla="+- 0 6025 4999"/>
                                <a:gd name="T153" fmla="*/ T152 w 1890"/>
                                <a:gd name="T154" fmla="+- 0 836 594"/>
                                <a:gd name="T155" fmla="*/ 836 h 370"/>
                                <a:gd name="T156" fmla="+- 0 6079 4999"/>
                                <a:gd name="T157" fmla="*/ T156 w 1890"/>
                                <a:gd name="T158" fmla="+- 0 829 594"/>
                                <a:gd name="T159" fmla="*/ 829 h 370"/>
                                <a:gd name="T160" fmla="+- 0 6133 4999"/>
                                <a:gd name="T161" fmla="*/ T160 w 1890"/>
                                <a:gd name="T162" fmla="+- 0 822 594"/>
                                <a:gd name="T163" fmla="*/ 822 h 370"/>
                                <a:gd name="T164" fmla="+- 0 6187 4999"/>
                                <a:gd name="T165" fmla="*/ T164 w 1890"/>
                                <a:gd name="T166" fmla="+- 0 814 594"/>
                                <a:gd name="T167" fmla="*/ 814 h 370"/>
                                <a:gd name="T168" fmla="+- 0 6241 4999"/>
                                <a:gd name="T169" fmla="*/ T168 w 1890"/>
                                <a:gd name="T170" fmla="+- 0 807 594"/>
                                <a:gd name="T171" fmla="*/ 807 h 370"/>
                                <a:gd name="T172" fmla="+- 0 6295 4999"/>
                                <a:gd name="T173" fmla="*/ T172 w 1890"/>
                                <a:gd name="T174" fmla="+- 0 799 594"/>
                                <a:gd name="T175" fmla="*/ 799 h 370"/>
                                <a:gd name="T176" fmla="+- 0 6349 4999"/>
                                <a:gd name="T177" fmla="*/ T176 w 1890"/>
                                <a:gd name="T178" fmla="+- 0 792 594"/>
                                <a:gd name="T179" fmla="*/ 792 h 370"/>
                                <a:gd name="T180" fmla="+- 0 6403 4999"/>
                                <a:gd name="T181" fmla="*/ T180 w 1890"/>
                                <a:gd name="T182" fmla="+- 0 783 594"/>
                                <a:gd name="T183" fmla="*/ 783 h 370"/>
                                <a:gd name="T184" fmla="+- 0 6457 4999"/>
                                <a:gd name="T185" fmla="*/ T184 w 1890"/>
                                <a:gd name="T186" fmla="+- 0 780 594"/>
                                <a:gd name="T187" fmla="*/ 780 h 370"/>
                                <a:gd name="T188" fmla="+- 0 6511 4999"/>
                                <a:gd name="T189" fmla="*/ T188 w 1890"/>
                                <a:gd name="T190" fmla="+- 0 772 594"/>
                                <a:gd name="T191" fmla="*/ 772 h 370"/>
                                <a:gd name="T192" fmla="+- 0 6565 4999"/>
                                <a:gd name="T193" fmla="*/ T192 w 1890"/>
                                <a:gd name="T194" fmla="+- 0 758 594"/>
                                <a:gd name="T195" fmla="*/ 758 h 370"/>
                                <a:gd name="T196" fmla="+- 0 6619 4999"/>
                                <a:gd name="T197" fmla="*/ T196 w 1890"/>
                                <a:gd name="T198" fmla="+- 0 750 594"/>
                                <a:gd name="T199" fmla="*/ 750 h 370"/>
                                <a:gd name="T200" fmla="+- 0 6673 4999"/>
                                <a:gd name="T201" fmla="*/ T200 w 1890"/>
                                <a:gd name="T202" fmla="+- 0 742 594"/>
                                <a:gd name="T203" fmla="*/ 742 h 370"/>
                                <a:gd name="T204" fmla="+- 0 6781 4999"/>
                                <a:gd name="T205" fmla="*/ T204 w 1890"/>
                                <a:gd name="T206" fmla="+- 0 723 594"/>
                                <a:gd name="T207" fmla="*/ 723 h 370"/>
                                <a:gd name="T208" fmla="+- 0 6835 4999"/>
                                <a:gd name="T209" fmla="*/ T208 w 1890"/>
                                <a:gd name="T210" fmla="+- 0 722 594"/>
                                <a:gd name="T211" fmla="*/ 722 h 370"/>
                                <a:gd name="T212" fmla="+- 0 6889 4999"/>
                                <a:gd name="T213" fmla="*/ T212 w 1890"/>
                                <a:gd name="T214" fmla="+- 0 712 594"/>
                                <a:gd name="T215" fmla="*/ 712 h 370"/>
                                <a:gd name="T216" fmla="+- 0 6889 4999"/>
                                <a:gd name="T217" fmla="*/ T216 w 1890"/>
                                <a:gd name="T218" fmla="+- 0 594 594"/>
                                <a:gd name="T219" fmla="*/ 594 h 37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</a:cxnLst>
                              <a:rect l="0" t="0" r="r" b="b"/>
                              <a:pathLst>
                                <a:path w="1890" h="370">
                                  <a:moveTo>
                                    <a:pt x="1890" y="0"/>
                                  </a:moveTo>
                                  <a:lnTo>
                                    <a:pt x="1836" y="13"/>
                                  </a:lnTo>
                                  <a:lnTo>
                                    <a:pt x="1782" y="18"/>
                                  </a:lnTo>
                                  <a:lnTo>
                                    <a:pt x="1674" y="44"/>
                                  </a:lnTo>
                                  <a:lnTo>
                                    <a:pt x="1620" y="54"/>
                                  </a:lnTo>
                                  <a:lnTo>
                                    <a:pt x="1566" y="65"/>
                                  </a:lnTo>
                                  <a:lnTo>
                                    <a:pt x="1512" y="82"/>
                                  </a:lnTo>
                                  <a:lnTo>
                                    <a:pt x="1458" y="93"/>
                                  </a:lnTo>
                                  <a:lnTo>
                                    <a:pt x="1404" y="99"/>
                                  </a:lnTo>
                                  <a:lnTo>
                                    <a:pt x="1350" y="111"/>
                                  </a:lnTo>
                                  <a:lnTo>
                                    <a:pt x="1242" y="131"/>
                                  </a:lnTo>
                                  <a:lnTo>
                                    <a:pt x="1188" y="140"/>
                                  </a:lnTo>
                                  <a:lnTo>
                                    <a:pt x="1134" y="150"/>
                                  </a:lnTo>
                                  <a:lnTo>
                                    <a:pt x="1080" y="160"/>
                                  </a:lnTo>
                                  <a:lnTo>
                                    <a:pt x="1026" y="168"/>
                                  </a:lnTo>
                                  <a:lnTo>
                                    <a:pt x="918" y="187"/>
                                  </a:lnTo>
                                  <a:lnTo>
                                    <a:pt x="864" y="196"/>
                                  </a:lnTo>
                                  <a:lnTo>
                                    <a:pt x="810" y="204"/>
                                  </a:lnTo>
                                  <a:lnTo>
                                    <a:pt x="702" y="219"/>
                                  </a:lnTo>
                                  <a:lnTo>
                                    <a:pt x="648" y="227"/>
                                  </a:lnTo>
                                  <a:lnTo>
                                    <a:pt x="486" y="249"/>
                                  </a:lnTo>
                                  <a:lnTo>
                                    <a:pt x="432" y="256"/>
                                  </a:lnTo>
                                  <a:lnTo>
                                    <a:pt x="324" y="269"/>
                                  </a:lnTo>
                                  <a:lnTo>
                                    <a:pt x="108" y="295"/>
                                  </a:lnTo>
                                  <a:lnTo>
                                    <a:pt x="54" y="300"/>
                                  </a:lnTo>
                                  <a:lnTo>
                                    <a:pt x="0" y="309"/>
                                  </a:lnTo>
                                  <a:lnTo>
                                    <a:pt x="0" y="369"/>
                                  </a:lnTo>
                                  <a:lnTo>
                                    <a:pt x="54" y="361"/>
                                  </a:lnTo>
                                  <a:lnTo>
                                    <a:pt x="108" y="355"/>
                                  </a:lnTo>
                                  <a:lnTo>
                                    <a:pt x="162" y="349"/>
                                  </a:lnTo>
                                  <a:lnTo>
                                    <a:pt x="378" y="324"/>
                                  </a:lnTo>
                                  <a:lnTo>
                                    <a:pt x="486" y="311"/>
                                  </a:lnTo>
                                  <a:lnTo>
                                    <a:pt x="540" y="304"/>
                                  </a:lnTo>
                                  <a:lnTo>
                                    <a:pt x="648" y="291"/>
                                  </a:lnTo>
                                  <a:lnTo>
                                    <a:pt x="702" y="285"/>
                                  </a:lnTo>
                                  <a:lnTo>
                                    <a:pt x="756" y="279"/>
                                  </a:lnTo>
                                  <a:lnTo>
                                    <a:pt x="864" y="266"/>
                                  </a:lnTo>
                                  <a:lnTo>
                                    <a:pt x="918" y="257"/>
                                  </a:lnTo>
                                  <a:lnTo>
                                    <a:pt x="1026" y="242"/>
                                  </a:lnTo>
                                  <a:lnTo>
                                    <a:pt x="1080" y="235"/>
                                  </a:lnTo>
                                  <a:lnTo>
                                    <a:pt x="1134" y="228"/>
                                  </a:lnTo>
                                  <a:lnTo>
                                    <a:pt x="1188" y="220"/>
                                  </a:lnTo>
                                  <a:lnTo>
                                    <a:pt x="1242" y="213"/>
                                  </a:lnTo>
                                  <a:lnTo>
                                    <a:pt x="1296" y="205"/>
                                  </a:lnTo>
                                  <a:lnTo>
                                    <a:pt x="1350" y="198"/>
                                  </a:lnTo>
                                  <a:lnTo>
                                    <a:pt x="1404" y="189"/>
                                  </a:lnTo>
                                  <a:lnTo>
                                    <a:pt x="1458" y="186"/>
                                  </a:lnTo>
                                  <a:lnTo>
                                    <a:pt x="1512" y="178"/>
                                  </a:lnTo>
                                  <a:lnTo>
                                    <a:pt x="1566" y="164"/>
                                  </a:lnTo>
                                  <a:lnTo>
                                    <a:pt x="1620" y="156"/>
                                  </a:lnTo>
                                  <a:lnTo>
                                    <a:pt x="1674" y="148"/>
                                  </a:lnTo>
                                  <a:lnTo>
                                    <a:pt x="1782" y="129"/>
                                  </a:lnTo>
                                  <a:lnTo>
                                    <a:pt x="1836" y="128"/>
                                  </a:lnTo>
                                  <a:lnTo>
                                    <a:pt x="1890" y="118"/>
                                  </a:lnTo>
                                  <a:lnTo>
                                    <a:pt x="189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78429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49" name="docshape387"/>
                          <wps:cNvSpPr>
                            <a:spLocks/>
                          </wps:cNvSpPr>
                          <wps:spPr bwMode="auto">
                            <a:xfrm>
                              <a:off x="4999" y="455"/>
                              <a:ext cx="1890" cy="491"/>
                            </a:xfrm>
                            <a:custGeom>
                              <a:avLst/>
                              <a:gdLst>
                                <a:gd name="T0" fmla="+- 0 6889 4999"/>
                                <a:gd name="T1" fmla="*/ T0 w 1890"/>
                                <a:gd name="T2" fmla="+- 0 456 456"/>
                                <a:gd name="T3" fmla="*/ 456 h 491"/>
                                <a:gd name="T4" fmla="+- 0 6835 4999"/>
                                <a:gd name="T5" fmla="*/ T4 w 1890"/>
                                <a:gd name="T6" fmla="+- 0 474 456"/>
                                <a:gd name="T7" fmla="*/ 474 h 491"/>
                                <a:gd name="T8" fmla="+- 0 6781 4999"/>
                                <a:gd name="T9" fmla="*/ T8 w 1890"/>
                                <a:gd name="T10" fmla="+- 0 492 456"/>
                                <a:gd name="T11" fmla="*/ 492 h 491"/>
                                <a:gd name="T12" fmla="+- 0 6727 4999"/>
                                <a:gd name="T13" fmla="*/ T12 w 1890"/>
                                <a:gd name="T14" fmla="+- 0 508 456"/>
                                <a:gd name="T15" fmla="*/ 508 h 491"/>
                                <a:gd name="T16" fmla="+- 0 6565 4999"/>
                                <a:gd name="T17" fmla="*/ T16 w 1890"/>
                                <a:gd name="T18" fmla="+- 0 558 456"/>
                                <a:gd name="T19" fmla="*/ 558 h 491"/>
                                <a:gd name="T20" fmla="+- 0 6403 4999"/>
                                <a:gd name="T21" fmla="*/ T20 w 1890"/>
                                <a:gd name="T22" fmla="+- 0 605 456"/>
                                <a:gd name="T23" fmla="*/ 605 h 491"/>
                                <a:gd name="T24" fmla="+- 0 6133 4999"/>
                                <a:gd name="T25" fmla="*/ T24 w 1890"/>
                                <a:gd name="T26" fmla="+- 0 674 456"/>
                                <a:gd name="T27" fmla="*/ 674 h 491"/>
                                <a:gd name="T28" fmla="+- 0 6025 4999"/>
                                <a:gd name="T29" fmla="*/ T28 w 1890"/>
                                <a:gd name="T30" fmla="+- 0 697 456"/>
                                <a:gd name="T31" fmla="*/ 697 h 491"/>
                                <a:gd name="T32" fmla="+- 0 5971 4999"/>
                                <a:gd name="T33" fmla="*/ T32 w 1890"/>
                                <a:gd name="T34" fmla="+- 0 710 456"/>
                                <a:gd name="T35" fmla="*/ 710 h 491"/>
                                <a:gd name="T36" fmla="+- 0 5863 4999"/>
                                <a:gd name="T37" fmla="*/ T36 w 1890"/>
                                <a:gd name="T38" fmla="+- 0 734 456"/>
                                <a:gd name="T39" fmla="*/ 734 h 491"/>
                                <a:gd name="T40" fmla="+- 0 5809 4999"/>
                                <a:gd name="T41" fmla="*/ T40 w 1890"/>
                                <a:gd name="T42" fmla="+- 0 746 456"/>
                                <a:gd name="T43" fmla="*/ 746 h 491"/>
                                <a:gd name="T44" fmla="+- 0 5755 4999"/>
                                <a:gd name="T45" fmla="*/ T44 w 1890"/>
                                <a:gd name="T46" fmla="+- 0 755 456"/>
                                <a:gd name="T47" fmla="*/ 755 h 491"/>
                                <a:gd name="T48" fmla="+- 0 5701 4999"/>
                                <a:gd name="T49" fmla="*/ T48 w 1890"/>
                                <a:gd name="T50" fmla="+- 0 767 456"/>
                                <a:gd name="T51" fmla="*/ 767 h 491"/>
                                <a:gd name="T52" fmla="+- 0 5647 4999"/>
                                <a:gd name="T53" fmla="*/ T52 w 1890"/>
                                <a:gd name="T54" fmla="+- 0 778 456"/>
                                <a:gd name="T55" fmla="*/ 778 h 491"/>
                                <a:gd name="T56" fmla="+- 0 5593 4999"/>
                                <a:gd name="T57" fmla="*/ T56 w 1890"/>
                                <a:gd name="T58" fmla="+- 0 789 456"/>
                                <a:gd name="T59" fmla="*/ 789 h 491"/>
                                <a:gd name="T60" fmla="+- 0 5539 4999"/>
                                <a:gd name="T61" fmla="*/ T60 w 1890"/>
                                <a:gd name="T62" fmla="+- 0 799 456"/>
                                <a:gd name="T63" fmla="*/ 799 h 491"/>
                                <a:gd name="T64" fmla="+- 0 5377 4999"/>
                                <a:gd name="T65" fmla="*/ T64 w 1890"/>
                                <a:gd name="T66" fmla="+- 0 827 456"/>
                                <a:gd name="T67" fmla="*/ 827 h 491"/>
                                <a:gd name="T68" fmla="+- 0 5323 4999"/>
                                <a:gd name="T69" fmla="*/ T68 w 1890"/>
                                <a:gd name="T70" fmla="+- 0 836 456"/>
                                <a:gd name="T71" fmla="*/ 836 h 491"/>
                                <a:gd name="T72" fmla="+- 0 5269 4999"/>
                                <a:gd name="T73" fmla="*/ T72 w 1890"/>
                                <a:gd name="T74" fmla="+- 0 846 456"/>
                                <a:gd name="T75" fmla="*/ 846 h 491"/>
                                <a:gd name="T76" fmla="+- 0 5161 4999"/>
                                <a:gd name="T77" fmla="*/ T76 w 1890"/>
                                <a:gd name="T78" fmla="+- 0 863 456"/>
                                <a:gd name="T79" fmla="*/ 863 h 491"/>
                                <a:gd name="T80" fmla="+- 0 5053 4999"/>
                                <a:gd name="T81" fmla="*/ T80 w 1890"/>
                                <a:gd name="T82" fmla="+- 0 879 456"/>
                                <a:gd name="T83" fmla="*/ 879 h 491"/>
                                <a:gd name="T84" fmla="+- 0 4999 4999"/>
                                <a:gd name="T85" fmla="*/ T84 w 1890"/>
                                <a:gd name="T86" fmla="+- 0 887 456"/>
                                <a:gd name="T87" fmla="*/ 887 h 491"/>
                                <a:gd name="T88" fmla="+- 0 4999 4999"/>
                                <a:gd name="T89" fmla="*/ T88 w 1890"/>
                                <a:gd name="T90" fmla="+- 0 946 456"/>
                                <a:gd name="T91" fmla="*/ 946 h 491"/>
                                <a:gd name="T92" fmla="+- 0 5053 4999"/>
                                <a:gd name="T93" fmla="*/ T92 w 1890"/>
                                <a:gd name="T94" fmla="+- 0 938 456"/>
                                <a:gd name="T95" fmla="*/ 938 h 491"/>
                                <a:gd name="T96" fmla="+- 0 5161 4999"/>
                                <a:gd name="T97" fmla="*/ T96 w 1890"/>
                                <a:gd name="T98" fmla="+- 0 923 456"/>
                                <a:gd name="T99" fmla="*/ 923 h 491"/>
                                <a:gd name="T100" fmla="+- 0 5269 4999"/>
                                <a:gd name="T101" fmla="*/ T100 w 1890"/>
                                <a:gd name="T102" fmla="+- 0 907 456"/>
                                <a:gd name="T103" fmla="*/ 907 h 491"/>
                                <a:gd name="T104" fmla="+- 0 5377 4999"/>
                                <a:gd name="T105" fmla="*/ T104 w 1890"/>
                                <a:gd name="T106" fmla="+- 0 890 456"/>
                                <a:gd name="T107" fmla="*/ 890 h 491"/>
                                <a:gd name="T108" fmla="+- 0 5539 4999"/>
                                <a:gd name="T109" fmla="*/ T108 w 1890"/>
                                <a:gd name="T110" fmla="+- 0 866 456"/>
                                <a:gd name="T111" fmla="*/ 866 h 491"/>
                                <a:gd name="T112" fmla="+- 0 5701 4999"/>
                                <a:gd name="T113" fmla="*/ T112 w 1890"/>
                                <a:gd name="T114" fmla="+- 0 839 456"/>
                                <a:gd name="T115" fmla="*/ 839 h 491"/>
                                <a:gd name="T116" fmla="+- 0 5755 4999"/>
                                <a:gd name="T117" fmla="*/ T116 w 1890"/>
                                <a:gd name="T118" fmla="+- 0 828 456"/>
                                <a:gd name="T119" fmla="*/ 828 h 491"/>
                                <a:gd name="T120" fmla="+- 0 5809 4999"/>
                                <a:gd name="T121" fmla="*/ T120 w 1890"/>
                                <a:gd name="T122" fmla="+- 0 820 456"/>
                                <a:gd name="T123" fmla="*/ 820 h 491"/>
                                <a:gd name="T124" fmla="+- 0 5971 4999"/>
                                <a:gd name="T125" fmla="*/ T124 w 1890"/>
                                <a:gd name="T126" fmla="+- 0 790 456"/>
                                <a:gd name="T127" fmla="*/ 790 h 491"/>
                                <a:gd name="T128" fmla="+- 0 6025 4999"/>
                                <a:gd name="T129" fmla="*/ T128 w 1890"/>
                                <a:gd name="T130" fmla="+- 0 780 456"/>
                                <a:gd name="T131" fmla="*/ 780 h 491"/>
                                <a:gd name="T132" fmla="+- 0 6079 4999"/>
                                <a:gd name="T133" fmla="*/ T132 w 1890"/>
                                <a:gd name="T134" fmla="+- 0 772 456"/>
                                <a:gd name="T135" fmla="*/ 772 h 491"/>
                                <a:gd name="T136" fmla="+- 0 6349 4999"/>
                                <a:gd name="T137" fmla="*/ T136 w 1890"/>
                                <a:gd name="T138" fmla="+- 0 716 456"/>
                                <a:gd name="T139" fmla="*/ 716 h 491"/>
                                <a:gd name="T140" fmla="+- 0 6511 4999"/>
                                <a:gd name="T141" fmla="*/ T140 w 1890"/>
                                <a:gd name="T142" fmla="+- 0 682 456"/>
                                <a:gd name="T143" fmla="*/ 682 h 491"/>
                                <a:gd name="T144" fmla="+- 0 6619 4999"/>
                                <a:gd name="T145" fmla="*/ T144 w 1890"/>
                                <a:gd name="T146" fmla="+- 0 657 456"/>
                                <a:gd name="T147" fmla="*/ 657 h 491"/>
                                <a:gd name="T148" fmla="+- 0 6727 4999"/>
                                <a:gd name="T149" fmla="*/ T148 w 1890"/>
                                <a:gd name="T150" fmla="+- 0 631 456"/>
                                <a:gd name="T151" fmla="*/ 631 h 491"/>
                                <a:gd name="T152" fmla="+- 0 6781 4999"/>
                                <a:gd name="T153" fmla="*/ T152 w 1890"/>
                                <a:gd name="T154" fmla="+- 0 619 456"/>
                                <a:gd name="T155" fmla="*/ 619 h 491"/>
                                <a:gd name="T156" fmla="+- 0 6835 4999"/>
                                <a:gd name="T157" fmla="*/ T156 w 1890"/>
                                <a:gd name="T158" fmla="+- 0 606 456"/>
                                <a:gd name="T159" fmla="*/ 606 h 491"/>
                                <a:gd name="T160" fmla="+- 0 6889 4999"/>
                                <a:gd name="T161" fmla="*/ T160 w 1890"/>
                                <a:gd name="T162" fmla="+- 0 594 456"/>
                                <a:gd name="T163" fmla="*/ 594 h 491"/>
                                <a:gd name="T164" fmla="+- 0 6889 4999"/>
                                <a:gd name="T165" fmla="*/ T164 w 1890"/>
                                <a:gd name="T166" fmla="+- 0 456 456"/>
                                <a:gd name="T167" fmla="*/ 456 h 49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</a:cxnLst>
                              <a:rect l="0" t="0" r="r" b="b"/>
                              <a:pathLst>
                                <a:path w="1890" h="491">
                                  <a:moveTo>
                                    <a:pt x="1890" y="0"/>
                                  </a:moveTo>
                                  <a:lnTo>
                                    <a:pt x="1836" y="18"/>
                                  </a:lnTo>
                                  <a:lnTo>
                                    <a:pt x="1782" y="36"/>
                                  </a:lnTo>
                                  <a:lnTo>
                                    <a:pt x="1728" y="52"/>
                                  </a:lnTo>
                                  <a:lnTo>
                                    <a:pt x="1566" y="102"/>
                                  </a:lnTo>
                                  <a:lnTo>
                                    <a:pt x="1404" y="149"/>
                                  </a:lnTo>
                                  <a:lnTo>
                                    <a:pt x="1134" y="218"/>
                                  </a:lnTo>
                                  <a:lnTo>
                                    <a:pt x="1026" y="241"/>
                                  </a:lnTo>
                                  <a:lnTo>
                                    <a:pt x="972" y="254"/>
                                  </a:lnTo>
                                  <a:lnTo>
                                    <a:pt x="864" y="278"/>
                                  </a:lnTo>
                                  <a:lnTo>
                                    <a:pt x="810" y="290"/>
                                  </a:lnTo>
                                  <a:lnTo>
                                    <a:pt x="756" y="299"/>
                                  </a:lnTo>
                                  <a:lnTo>
                                    <a:pt x="702" y="311"/>
                                  </a:lnTo>
                                  <a:lnTo>
                                    <a:pt x="648" y="322"/>
                                  </a:lnTo>
                                  <a:lnTo>
                                    <a:pt x="594" y="333"/>
                                  </a:lnTo>
                                  <a:lnTo>
                                    <a:pt x="540" y="343"/>
                                  </a:lnTo>
                                  <a:lnTo>
                                    <a:pt x="378" y="371"/>
                                  </a:lnTo>
                                  <a:lnTo>
                                    <a:pt x="324" y="380"/>
                                  </a:lnTo>
                                  <a:lnTo>
                                    <a:pt x="270" y="390"/>
                                  </a:lnTo>
                                  <a:lnTo>
                                    <a:pt x="162" y="407"/>
                                  </a:lnTo>
                                  <a:lnTo>
                                    <a:pt x="54" y="423"/>
                                  </a:lnTo>
                                  <a:lnTo>
                                    <a:pt x="0" y="431"/>
                                  </a:lnTo>
                                  <a:lnTo>
                                    <a:pt x="0" y="490"/>
                                  </a:lnTo>
                                  <a:lnTo>
                                    <a:pt x="54" y="482"/>
                                  </a:lnTo>
                                  <a:lnTo>
                                    <a:pt x="162" y="467"/>
                                  </a:lnTo>
                                  <a:lnTo>
                                    <a:pt x="270" y="451"/>
                                  </a:lnTo>
                                  <a:lnTo>
                                    <a:pt x="378" y="434"/>
                                  </a:lnTo>
                                  <a:lnTo>
                                    <a:pt x="540" y="410"/>
                                  </a:lnTo>
                                  <a:lnTo>
                                    <a:pt x="702" y="383"/>
                                  </a:lnTo>
                                  <a:lnTo>
                                    <a:pt x="756" y="372"/>
                                  </a:lnTo>
                                  <a:lnTo>
                                    <a:pt x="810" y="364"/>
                                  </a:lnTo>
                                  <a:lnTo>
                                    <a:pt x="972" y="334"/>
                                  </a:lnTo>
                                  <a:lnTo>
                                    <a:pt x="1026" y="324"/>
                                  </a:lnTo>
                                  <a:lnTo>
                                    <a:pt x="1080" y="316"/>
                                  </a:lnTo>
                                  <a:lnTo>
                                    <a:pt x="1350" y="260"/>
                                  </a:lnTo>
                                  <a:lnTo>
                                    <a:pt x="1512" y="226"/>
                                  </a:lnTo>
                                  <a:lnTo>
                                    <a:pt x="1620" y="201"/>
                                  </a:lnTo>
                                  <a:lnTo>
                                    <a:pt x="1728" y="175"/>
                                  </a:lnTo>
                                  <a:lnTo>
                                    <a:pt x="1782" y="163"/>
                                  </a:lnTo>
                                  <a:lnTo>
                                    <a:pt x="1836" y="150"/>
                                  </a:lnTo>
                                  <a:lnTo>
                                    <a:pt x="1890" y="138"/>
                                  </a:lnTo>
                                  <a:lnTo>
                                    <a:pt x="189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D968C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0" name="docshape388"/>
                          <wps:cNvSpPr>
                            <a:spLocks/>
                          </wps:cNvSpPr>
                          <wps:spPr bwMode="auto">
                            <a:xfrm>
                              <a:off x="4999" y="-25"/>
                              <a:ext cx="1890" cy="921"/>
                            </a:xfrm>
                            <a:custGeom>
                              <a:avLst/>
                              <a:gdLst>
                                <a:gd name="T0" fmla="+- 0 6889 4999"/>
                                <a:gd name="T1" fmla="*/ T0 w 1890"/>
                                <a:gd name="T2" fmla="+- 0 -25 -25"/>
                                <a:gd name="T3" fmla="*/ -25 h 921"/>
                                <a:gd name="T4" fmla="+- 0 6835 4999"/>
                                <a:gd name="T5" fmla="*/ T4 w 1890"/>
                                <a:gd name="T6" fmla="+- 0 19 -25"/>
                                <a:gd name="T7" fmla="*/ 19 h 921"/>
                                <a:gd name="T8" fmla="+- 0 6781 4999"/>
                                <a:gd name="T9" fmla="*/ T8 w 1890"/>
                                <a:gd name="T10" fmla="+- 0 59 -25"/>
                                <a:gd name="T11" fmla="*/ 59 h 921"/>
                                <a:gd name="T12" fmla="+- 0 6673 4999"/>
                                <a:gd name="T13" fmla="*/ T12 w 1890"/>
                                <a:gd name="T14" fmla="+- 0 137 -25"/>
                                <a:gd name="T15" fmla="*/ 137 h 921"/>
                                <a:gd name="T16" fmla="+- 0 6619 4999"/>
                                <a:gd name="T17" fmla="*/ T16 w 1890"/>
                                <a:gd name="T18" fmla="+- 0 173 -25"/>
                                <a:gd name="T19" fmla="*/ 173 h 921"/>
                                <a:gd name="T20" fmla="+- 0 6565 4999"/>
                                <a:gd name="T21" fmla="*/ T20 w 1890"/>
                                <a:gd name="T22" fmla="+- 0 207 -25"/>
                                <a:gd name="T23" fmla="*/ 207 h 921"/>
                                <a:gd name="T24" fmla="+- 0 6511 4999"/>
                                <a:gd name="T25" fmla="*/ T24 w 1890"/>
                                <a:gd name="T26" fmla="+- 0 240 -25"/>
                                <a:gd name="T27" fmla="*/ 240 h 921"/>
                                <a:gd name="T28" fmla="+- 0 6457 4999"/>
                                <a:gd name="T29" fmla="*/ T28 w 1890"/>
                                <a:gd name="T30" fmla="+- 0 273 -25"/>
                                <a:gd name="T31" fmla="*/ 273 h 921"/>
                                <a:gd name="T32" fmla="+- 0 6403 4999"/>
                                <a:gd name="T33" fmla="*/ T32 w 1890"/>
                                <a:gd name="T34" fmla="+- 0 304 -25"/>
                                <a:gd name="T35" fmla="*/ 304 h 921"/>
                                <a:gd name="T36" fmla="+- 0 6349 4999"/>
                                <a:gd name="T37" fmla="*/ T36 w 1890"/>
                                <a:gd name="T38" fmla="+- 0 339 -25"/>
                                <a:gd name="T39" fmla="*/ 339 h 921"/>
                                <a:gd name="T40" fmla="+- 0 6295 4999"/>
                                <a:gd name="T41" fmla="*/ T40 w 1890"/>
                                <a:gd name="T42" fmla="+- 0 366 -25"/>
                                <a:gd name="T43" fmla="*/ 366 h 921"/>
                                <a:gd name="T44" fmla="+- 0 6187 4999"/>
                                <a:gd name="T45" fmla="*/ T44 w 1890"/>
                                <a:gd name="T46" fmla="+- 0 421 -25"/>
                                <a:gd name="T47" fmla="*/ 421 h 921"/>
                                <a:gd name="T48" fmla="+- 0 6133 4999"/>
                                <a:gd name="T49" fmla="*/ T48 w 1890"/>
                                <a:gd name="T50" fmla="+- 0 447 -25"/>
                                <a:gd name="T51" fmla="*/ 447 h 921"/>
                                <a:gd name="T52" fmla="+- 0 6079 4999"/>
                                <a:gd name="T53" fmla="*/ T52 w 1890"/>
                                <a:gd name="T54" fmla="+- 0 474 -25"/>
                                <a:gd name="T55" fmla="*/ 474 h 921"/>
                                <a:gd name="T56" fmla="+- 0 6025 4999"/>
                                <a:gd name="T57" fmla="*/ T56 w 1890"/>
                                <a:gd name="T58" fmla="+- 0 498 -25"/>
                                <a:gd name="T59" fmla="*/ 498 h 921"/>
                                <a:gd name="T60" fmla="+- 0 5971 4999"/>
                                <a:gd name="T61" fmla="*/ T60 w 1890"/>
                                <a:gd name="T62" fmla="+- 0 520 -25"/>
                                <a:gd name="T63" fmla="*/ 520 h 921"/>
                                <a:gd name="T64" fmla="+- 0 5917 4999"/>
                                <a:gd name="T65" fmla="*/ T64 w 1890"/>
                                <a:gd name="T66" fmla="+- 0 543 -25"/>
                                <a:gd name="T67" fmla="*/ 543 h 921"/>
                                <a:gd name="T68" fmla="+- 0 5863 4999"/>
                                <a:gd name="T69" fmla="*/ T68 w 1890"/>
                                <a:gd name="T70" fmla="+- 0 567 -25"/>
                                <a:gd name="T71" fmla="*/ 567 h 921"/>
                                <a:gd name="T72" fmla="+- 0 5809 4999"/>
                                <a:gd name="T73" fmla="*/ T72 w 1890"/>
                                <a:gd name="T74" fmla="+- 0 589 -25"/>
                                <a:gd name="T75" fmla="*/ 589 h 921"/>
                                <a:gd name="T76" fmla="+- 0 5755 4999"/>
                                <a:gd name="T77" fmla="*/ T76 w 1890"/>
                                <a:gd name="T78" fmla="+- 0 610 -25"/>
                                <a:gd name="T79" fmla="*/ 610 h 921"/>
                                <a:gd name="T80" fmla="+- 0 5701 4999"/>
                                <a:gd name="T81" fmla="*/ T80 w 1890"/>
                                <a:gd name="T82" fmla="+- 0 632 -25"/>
                                <a:gd name="T83" fmla="*/ 632 h 921"/>
                                <a:gd name="T84" fmla="+- 0 5593 4999"/>
                                <a:gd name="T85" fmla="*/ T84 w 1890"/>
                                <a:gd name="T86" fmla="+- 0 670 -25"/>
                                <a:gd name="T87" fmla="*/ 670 h 921"/>
                                <a:gd name="T88" fmla="+- 0 5539 4999"/>
                                <a:gd name="T89" fmla="*/ T88 w 1890"/>
                                <a:gd name="T90" fmla="+- 0 687 -25"/>
                                <a:gd name="T91" fmla="*/ 687 h 921"/>
                                <a:gd name="T92" fmla="+- 0 5485 4999"/>
                                <a:gd name="T93" fmla="*/ T92 w 1890"/>
                                <a:gd name="T94" fmla="+- 0 703 -25"/>
                                <a:gd name="T95" fmla="*/ 703 h 921"/>
                                <a:gd name="T96" fmla="+- 0 5431 4999"/>
                                <a:gd name="T97" fmla="*/ T96 w 1890"/>
                                <a:gd name="T98" fmla="+- 0 719 -25"/>
                                <a:gd name="T99" fmla="*/ 719 h 921"/>
                                <a:gd name="T100" fmla="+- 0 5377 4999"/>
                                <a:gd name="T101" fmla="*/ T100 w 1890"/>
                                <a:gd name="T102" fmla="+- 0 738 -25"/>
                                <a:gd name="T103" fmla="*/ 738 h 921"/>
                                <a:gd name="T104" fmla="+- 0 5323 4999"/>
                                <a:gd name="T105" fmla="*/ T104 w 1890"/>
                                <a:gd name="T106" fmla="+- 0 753 -25"/>
                                <a:gd name="T107" fmla="*/ 753 h 921"/>
                                <a:gd name="T108" fmla="+- 0 5269 4999"/>
                                <a:gd name="T109" fmla="*/ T108 w 1890"/>
                                <a:gd name="T110" fmla="+- 0 766 -25"/>
                                <a:gd name="T111" fmla="*/ 766 h 921"/>
                                <a:gd name="T112" fmla="+- 0 5107 4999"/>
                                <a:gd name="T113" fmla="*/ T112 w 1890"/>
                                <a:gd name="T114" fmla="+- 0 809 -25"/>
                                <a:gd name="T115" fmla="*/ 809 h 921"/>
                                <a:gd name="T116" fmla="+- 0 4999 4999"/>
                                <a:gd name="T117" fmla="*/ T116 w 1890"/>
                                <a:gd name="T118" fmla="+- 0 836 -25"/>
                                <a:gd name="T119" fmla="*/ 836 h 921"/>
                                <a:gd name="T120" fmla="+- 0 4999 4999"/>
                                <a:gd name="T121" fmla="*/ T120 w 1890"/>
                                <a:gd name="T122" fmla="+- 0 896 -25"/>
                                <a:gd name="T123" fmla="*/ 896 h 921"/>
                                <a:gd name="T124" fmla="+- 0 5107 4999"/>
                                <a:gd name="T125" fmla="*/ T124 w 1890"/>
                                <a:gd name="T126" fmla="+- 0 872 -25"/>
                                <a:gd name="T127" fmla="*/ 872 h 921"/>
                                <a:gd name="T128" fmla="+- 0 5161 4999"/>
                                <a:gd name="T129" fmla="*/ T128 w 1890"/>
                                <a:gd name="T130" fmla="+- 0 858 -25"/>
                                <a:gd name="T131" fmla="*/ 858 h 921"/>
                                <a:gd name="T132" fmla="+- 0 5269 4999"/>
                                <a:gd name="T133" fmla="*/ T132 w 1890"/>
                                <a:gd name="T134" fmla="+- 0 831 -25"/>
                                <a:gd name="T135" fmla="*/ 831 h 921"/>
                                <a:gd name="T136" fmla="+- 0 5323 4999"/>
                                <a:gd name="T137" fmla="*/ T136 w 1890"/>
                                <a:gd name="T138" fmla="+- 0 819 -25"/>
                                <a:gd name="T139" fmla="*/ 819 h 921"/>
                                <a:gd name="T140" fmla="+- 0 5377 4999"/>
                                <a:gd name="T141" fmla="*/ T140 w 1890"/>
                                <a:gd name="T142" fmla="+- 0 805 -25"/>
                                <a:gd name="T143" fmla="*/ 805 h 921"/>
                                <a:gd name="T144" fmla="+- 0 5431 4999"/>
                                <a:gd name="T145" fmla="*/ T144 w 1890"/>
                                <a:gd name="T146" fmla="+- 0 788 -25"/>
                                <a:gd name="T147" fmla="*/ 788 h 921"/>
                                <a:gd name="T148" fmla="+- 0 5485 4999"/>
                                <a:gd name="T149" fmla="*/ T148 w 1890"/>
                                <a:gd name="T150" fmla="+- 0 773 -25"/>
                                <a:gd name="T151" fmla="*/ 773 h 921"/>
                                <a:gd name="T152" fmla="+- 0 5539 4999"/>
                                <a:gd name="T153" fmla="*/ T152 w 1890"/>
                                <a:gd name="T154" fmla="+- 0 759 -25"/>
                                <a:gd name="T155" fmla="*/ 759 h 921"/>
                                <a:gd name="T156" fmla="+- 0 5593 4999"/>
                                <a:gd name="T157" fmla="*/ T156 w 1890"/>
                                <a:gd name="T158" fmla="+- 0 743 -25"/>
                                <a:gd name="T159" fmla="*/ 743 h 921"/>
                                <a:gd name="T160" fmla="+- 0 5647 4999"/>
                                <a:gd name="T161" fmla="*/ T160 w 1890"/>
                                <a:gd name="T162" fmla="+- 0 726 -25"/>
                                <a:gd name="T163" fmla="*/ 726 h 921"/>
                                <a:gd name="T164" fmla="+- 0 5701 4999"/>
                                <a:gd name="T165" fmla="*/ T164 w 1890"/>
                                <a:gd name="T166" fmla="+- 0 710 -25"/>
                                <a:gd name="T167" fmla="*/ 710 h 921"/>
                                <a:gd name="T168" fmla="+- 0 5755 4999"/>
                                <a:gd name="T169" fmla="*/ T168 w 1890"/>
                                <a:gd name="T170" fmla="+- 0 691 -25"/>
                                <a:gd name="T171" fmla="*/ 691 h 921"/>
                                <a:gd name="T172" fmla="+- 0 5809 4999"/>
                                <a:gd name="T173" fmla="*/ T172 w 1890"/>
                                <a:gd name="T174" fmla="+- 0 674 -25"/>
                                <a:gd name="T175" fmla="*/ 674 h 921"/>
                                <a:gd name="T176" fmla="+- 0 5863 4999"/>
                                <a:gd name="T177" fmla="*/ T176 w 1890"/>
                                <a:gd name="T178" fmla="+- 0 655 -25"/>
                                <a:gd name="T179" fmla="*/ 655 h 921"/>
                                <a:gd name="T180" fmla="+- 0 5917 4999"/>
                                <a:gd name="T181" fmla="*/ T180 w 1890"/>
                                <a:gd name="T182" fmla="+- 0 634 -25"/>
                                <a:gd name="T183" fmla="*/ 634 h 921"/>
                                <a:gd name="T184" fmla="+- 0 5971 4999"/>
                                <a:gd name="T185" fmla="*/ T184 w 1890"/>
                                <a:gd name="T186" fmla="+- 0 615 -25"/>
                                <a:gd name="T187" fmla="*/ 615 h 921"/>
                                <a:gd name="T188" fmla="+- 0 6025 4999"/>
                                <a:gd name="T189" fmla="*/ T188 w 1890"/>
                                <a:gd name="T190" fmla="+- 0 597 -25"/>
                                <a:gd name="T191" fmla="*/ 597 h 921"/>
                                <a:gd name="T192" fmla="+- 0 6079 4999"/>
                                <a:gd name="T193" fmla="*/ T192 w 1890"/>
                                <a:gd name="T194" fmla="+- 0 577 -25"/>
                                <a:gd name="T195" fmla="*/ 577 h 921"/>
                                <a:gd name="T196" fmla="+- 0 6187 4999"/>
                                <a:gd name="T197" fmla="*/ T196 w 1890"/>
                                <a:gd name="T198" fmla="+- 0 534 -25"/>
                                <a:gd name="T199" fmla="*/ 534 h 921"/>
                                <a:gd name="T200" fmla="+- 0 6295 4999"/>
                                <a:gd name="T201" fmla="*/ T200 w 1890"/>
                                <a:gd name="T202" fmla="+- 0 489 -25"/>
                                <a:gd name="T203" fmla="*/ 489 h 921"/>
                                <a:gd name="T204" fmla="+- 0 6349 4999"/>
                                <a:gd name="T205" fmla="*/ T204 w 1890"/>
                                <a:gd name="T206" fmla="+- 0 468 -25"/>
                                <a:gd name="T207" fmla="*/ 468 h 921"/>
                                <a:gd name="T208" fmla="+- 0 6403 4999"/>
                                <a:gd name="T209" fmla="*/ T208 w 1890"/>
                                <a:gd name="T210" fmla="+- 0 439 -25"/>
                                <a:gd name="T211" fmla="*/ 439 h 921"/>
                                <a:gd name="T212" fmla="+- 0 6457 4999"/>
                                <a:gd name="T213" fmla="*/ T212 w 1890"/>
                                <a:gd name="T214" fmla="+- 0 414 -25"/>
                                <a:gd name="T215" fmla="*/ 414 h 921"/>
                                <a:gd name="T216" fmla="+- 0 6511 4999"/>
                                <a:gd name="T217" fmla="*/ T216 w 1890"/>
                                <a:gd name="T218" fmla="+- 0 388 -25"/>
                                <a:gd name="T219" fmla="*/ 388 h 921"/>
                                <a:gd name="T220" fmla="+- 0 6565 4999"/>
                                <a:gd name="T221" fmla="*/ T220 w 1890"/>
                                <a:gd name="T222" fmla="+- 0 364 -25"/>
                                <a:gd name="T223" fmla="*/ 364 h 921"/>
                                <a:gd name="T224" fmla="+- 0 6619 4999"/>
                                <a:gd name="T225" fmla="*/ T224 w 1890"/>
                                <a:gd name="T226" fmla="+- 0 336 -25"/>
                                <a:gd name="T227" fmla="*/ 336 h 921"/>
                                <a:gd name="T228" fmla="+- 0 6673 4999"/>
                                <a:gd name="T229" fmla="*/ T228 w 1890"/>
                                <a:gd name="T230" fmla="+- 0 307 -25"/>
                                <a:gd name="T231" fmla="*/ 307 h 921"/>
                                <a:gd name="T232" fmla="+- 0 6727 4999"/>
                                <a:gd name="T233" fmla="*/ T232 w 1890"/>
                                <a:gd name="T234" fmla="+- 0 277 -25"/>
                                <a:gd name="T235" fmla="*/ 277 h 921"/>
                                <a:gd name="T236" fmla="+- 0 6835 4999"/>
                                <a:gd name="T237" fmla="*/ T236 w 1890"/>
                                <a:gd name="T238" fmla="+- 0 218 -25"/>
                                <a:gd name="T239" fmla="*/ 218 h 921"/>
                                <a:gd name="T240" fmla="+- 0 6889 4999"/>
                                <a:gd name="T241" fmla="*/ T240 w 1890"/>
                                <a:gd name="T242" fmla="+- 0 185 -25"/>
                                <a:gd name="T243" fmla="*/ 185 h 921"/>
                                <a:gd name="T244" fmla="+- 0 6889 4999"/>
                                <a:gd name="T245" fmla="*/ T244 w 1890"/>
                                <a:gd name="T246" fmla="+- 0 -25 -25"/>
                                <a:gd name="T247" fmla="*/ -25 h 9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  <a:cxn ang="0">
                                  <a:pos x="T241" y="T243"/>
                                </a:cxn>
                                <a:cxn ang="0">
                                  <a:pos x="T245" y="T247"/>
                                </a:cxn>
                              </a:cxnLst>
                              <a:rect l="0" t="0" r="r" b="b"/>
                              <a:pathLst>
                                <a:path w="1890" h="921">
                                  <a:moveTo>
                                    <a:pt x="1890" y="0"/>
                                  </a:moveTo>
                                  <a:lnTo>
                                    <a:pt x="1836" y="44"/>
                                  </a:lnTo>
                                  <a:lnTo>
                                    <a:pt x="1782" y="84"/>
                                  </a:lnTo>
                                  <a:lnTo>
                                    <a:pt x="1674" y="162"/>
                                  </a:lnTo>
                                  <a:lnTo>
                                    <a:pt x="1620" y="198"/>
                                  </a:lnTo>
                                  <a:lnTo>
                                    <a:pt x="1566" y="232"/>
                                  </a:lnTo>
                                  <a:lnTo>
                                    <a:pt x="1512" y="265"/>
                                  </a:lnTo>
                                  <a:lnTo>
                                    <a:pt x="1458" y="298"/>
                                  </a:lnTo>
                                  <a:lnTo>
                                    <a:pt x="1404" y="329"/>
                                  </a:lnTo>
                                  <a:lnTo>
                                    <a:pt x="1350" y="364"/>
                                  </a:lnTo>
                                  <a:lnTo>
                                    <a:pt x="1296" y="391"/>
                                  </a:lnTo>
                                  <a:lnTo>
                                    <a:pt x="1188" y="446"/>
                                  </a:lnTo>
                                  <a:lnTo>
                                    <a:pt x="1134" y="472"/>
                                  </a:lnTo>
                                  <a:lnTo>
                                    <a:pt x="1080" y="499"/>
                                  </a:lnTo>
                                  <a:lnTo>
                                    <a:pt x="1026" y="523"/>
                                  </a:lnTo>
                                  <a:lnTo>
                                    <a:pt x="972" y="545"/>
                                  </a:lnTo>
                                  <a:lnTo>
                                    <a:pt x="918" y="568"/>
                                  </a:lnTo>
                                  <a:lnTo>
                                    <a:pt x="864" y="592"/>
                                  </a:lnTo>
                                  <a:lnTo>
                                    <a:pt x="810" y="614"/>
                                  </a:lnTo>
                                  <a:lnTo>
                                    <a:pt x="756" y="635"/>
                                  </a:lnTo>
                                  <a:lnTo>
                                    <a:pt x="702" y="657"/>
                                  </a:lnTo>
                                  <a:lnTo>
                                    <a:pt x="594" y="695"/>
                                  </a:lnTo>
                                  <a:lnTo>
                                    <a:pt x="540" y="712"/>
                                  </a:lnTo>
                                  <a:lnTo>
                                    <a:pt x="486" y="728"/>
                                  </a:lnTo>
                                  <a:lnTo>
                                    <a:pt x="432" y="744"/>
                                  </a:lnTo>
                                  <a:lnTo>
                                    <a:pt x="378" y="763"/>
                                  </a:lnTo>
                                  <a:lnTo>
                                    <a:pt x="324" y="778"/>
                                  </a:lnTo>
                                  <a:lnTo>
                                    <a:pt x="270" y="791"/>
                                  </a:lnTo>
                                  <a:lnTo>
                                    <a:pt x="108" y="834"/>
                                  </a:lnTo>
                                  <a:lnTo>
                                    <a:pt x="0" y="861"/>
                                  </a:lnTo>
                                  <a:lnTo>
                                    <a:pt x="0" y="921"/>
                                  </a:lnTo>
                                  <a:lnTo>
                                    <a:pt x="108" y="897"/>
                                  </a:lnTo>
                                  <a:lnTo>
                                    <a:pt x="162" y="883"/>
                                  </a:lnTo>
                                  <a:lnTo>
                                    <a:pt x="270" y="856"/>
                                  </a:lnTo>
                                  <a:lnTo>
                                    <a:pt x="324" y="844"/>
                                  </a:lnTo>
                                  <a:lnTo>
                                    <a:pt x="378" y="830"/>
                                  </a:lnTo>
                                  <a:lnTo>
                                    <a:pt x="432" y="813"/>
                                  </a:lnTo>
                                  <a:lnTo>
                                    <a:pt x="486" y="798"/>
                                  </a:lnTo>
                                  <a:lnTo>
                                    <a:pt x="540" y="784"/>
                                  </a:lnTo>
                                  <a:lnTo>
                                    <a:pt x="594" y="768"/>
                                  </a:lnTo>
                                  <a:lnTo>
                                    <a:pt x="648" y="751"/>
                                  </a:lnTo>
                                  <a:lnTo>
                                    <a:pt x="702" y="735"/>
                                  </a:lnTo>
                                  <a:lnTo>
                                    <a:pt x="756" y="716"/>
                                  </a:lnTo>
                                  <a:lnTo>
                                    <a:pt x="810" y="699"/>
                                  </a:lnTo>
                                  <a:lnTo>
                                    <a:pt x="864" y="680"/>
                                  </a:lnTo>
                                  <a:lnTo>
                                    <a:pt x="918" y="659"/>
                                  </a:lnTo>
                                  <a:lnTo>
                                    <a:pt x="972" y="640"/>
                                  </a:lnTo>
                                  <a:lnTo>
                                    <a:pt x="1026" y="622"/>
                                  </a:lnTo>
                                  <a:lnTo>
                                    <a:pt x="1080" y="602"/>
                                  </a:lnTo>
                                  <a:lnTo>
                                    <a:pt x="1188" y="559"/>
                                  </a:lnTo>
                                  <a:lnTo>
                                    <a:pt x="1296" y="514"/>
                                  </a:lnTo>
                                  <a:lnTo>
                                    <a:pt x="1350" y="493"/>
                                  </a:lnTo>
                                  <a:lnTo>
                                    <a:pt x="1404" y="464"/>
                                  </a:lnTo>
                                  <a:lnTo>
                                    <a:pt x="1458" y="439"/>
                                  </a:lnTo>
                                  <a:lnTo>
                                    <a:pt x="1512" y="413"/>
                                  </a:lnTo>
                                  <a:lnTo>
                                    <a:pt x="1566" y="389"/>
                                  </a:lnTo>
                                  <a:lnTo>
                                    <a:pt x="1620" y="361"/>
                                  </a:lnTo>
                                  <a:lnTo>
                                    <a:pt x="1674" y="332"/>
                                  </a:lnTo>
                                  <a:lnTo>
                                    <a:pt x="1728" y="302"/>
                                  </a:lnTo>
                                  <a:lnTo>
                                    <a:pt x="1836" y="243"/>
                                  </a:lnTo>
                                  <a:lnTo>
                                    <a:pt x="1890" y="210"/>
                                  </a:lnTo>
                                  <a:lnTo>
                                    <a:pt x="189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C4B73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1" name="docshape389"/>
                          <wps:cNvSpPr>
                            <a:spLocks/>
                          </wps:cNvSpPr>
                          <wps:spPr bwMode="auto">
                            <a:xfrm>
                              <a:off x="4999" y="1012"/>
                              <a:ext cx="1620" cy="43"/>
                            </a:xfrm>
                            <a:custGeom>
                              <a:avLst/>
                              <a:gdLst>
                                <a:gd name="T0" fmla="+- 0 4999 4999"/>
                                <a:gd name="T1" fmla="*/ T0 w 1620"/>
                                <a:gd name="T2" fmla="+- 0 1055 1012"/>
                                <a:gd name="T3" fmla="*/ 1055 h 43"/>
                                <a:gd name="T4" fmla="+- 0 4999 4999"/>
                                <a:gd name="T5" fmla="*/ T4 w 1620"/>
                                <a:gd name="T6" fmla="+- 0 1012 1012"/>
                                <a:gd name="T7" fmla="*/ 1012 h 43"/>
                                <a:gd name="T8" fmla="+- 0 5539 4999"/>
                                <a:gd name="T9" fmla="*/ T8 w 1620"/>
                                <a:gd name="T10" fmla="+- 0 1055 1012"/>
                                <a:gd name="T11" fmla="*/ 1055 h 43"/>
                                <a:gd name="T12" fmla="+- 0 5539 4999"/>
                                <a:gd name="T13" fmla="*/ T12 w 1620"/>
                                <a:gd name="T14" fmla="+- 0 1012 1012"/>
                                <a:gd name="T15" fmla="*/ 1012 h 43"/>
                                <a:gd name="T16" fmla="+- 0 6079 4999"/>
                                <a:gd name="T17" fmla="*/ T16 w 1620"/>
                                <a:gd name="T18" fmla="+- 0 1055 1012"/>
                                <a:gd name="T19" fmla="*/ 1055 h 43"/>
                                <a:gd name="T20" fmla="+- 0 6079 4999"/>
                                <a:gd name="T21" fmla="*/ T20 w 1620"/>
                                <a:gd name="T22" fmla="+- 0 1012 1012"/>
                                <a:gd name="T23" fmla="*/ 1012 h 43"/>
                                <a:gd name="T24" fmla="+- 0 6619 4999"/>
                                <a:gd name="T25" fmla="*/ T24 w 1620"/>
                                <a:gd name="T26" fmla="+- 0 1055 1012"/>
                                <a:gd name="T27" fmla="*/ 1055 h 43"/>
                                <a:gd name="T28" fmla="+- 0 6619 4999"/>
                                <a:gd name="T29" fmla="*/ T28 w 1620"/>
                                <a:gd name="T30" fmla="+- 0 1012 1012"/>
                                <a:gd name="T31" fmla="*/ 1012 h 4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1620" h="43">
                                  <a:moveTo>
                                    <a:pt x="0" y="43"/>
                                  </a:moveTo>
                                  <a:lnTo>
                                    <a:pt x="0" y="0"/>
                                  </a:lnTo>
                                  <a:moveTo>
                                    <a:pt x="540" y="43"/>
                                  </a:moveTo>
                                  <a:lnTo>
                                    <a:pt x="540" y="0"/>
                                  </a:lnTo>
                                  <a:moveTo>
                                    <a:pt x="1080" y="43"/>
                                  </a:moveTo>
                                  <a:lnTo>
                                    <a:pt x="1080" y="0"/>
                                  </a:lnTo>
                                  <a:moveTo>
                                    <a:pt x="1620" y="43"/>
                                  </a:moveTo>
                                  <a:lnTo>
                                    <a:pt x="1620" y="0"/>
                                  </a:lnTo>
                                </a:path>
                              </a:pathLst>
                            </a:custGeom>
                            <a:noFill/>
                            <a:ln w="10476">
                              <a:solidFill>
                                <a:srgbClr val="3333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33141013" id="docshapegroup382" o:spid="_x0000_s1026" style="position:absolute;margin-left:249.55pt;margin-top:-1.25pt;width:94.9pt;height:54pt;z-index:15768064;mso-position-horizontal-relative:page" coordorigin="4991,-25" coordsize="1898,1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">
                  <v:shape id="docshape383" o:spid="_x0000_s1027" style="position:absolute;left:4999;top:631;width:1890;height:312;visibility:visible;mso-wrap-style:square;v-text-anchor:top" coordsize="1890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" path="m1890,r-54,9l1782,17r-54,11l1674,41,1566,62r-54,11l1350,102r-54,11l1242,123r-54,10l1134,144r-108,16l972,167r-54,7l864,183r-54,9l756,200r-54,6l648,213r-54,7l540,226,378,247r-54,6l270,260r-54,6l162,273r-54,6l,291r,20l54,306,270,281r54,-7l540,248r54,-5l702,228r54,-5l810,216r54,-10l918,198r54,-7l1026,185r108,-16l1188,159r54,-9l1296,141r54,-10l1404,122r108,-18l1566,94,1674,75r54,-11l1782,54,1890,39r,-39xe" fillcolor="#e78429" stroked="f">
                    <v:fill opacity="32896f"/>
                    <v:path arrowok="t" o:connecttype="custom" o:connectlocs="1890,632;1836,641;1782,649;1728,660;1674,673;1566,694;1512,705;1350,734;1296,745;1242,755;1188,765;1134,776;1026,792;972,799;918,806;864,815;810,824;756,832;702,838;648,845;594,852;540,858;378,879;324,885;270,892;216,898;162,905;108,911;0,923;0,943;54,938;270,913;324,906;540,880;594,875;702,860;756,855;810,848;864,838;918,830;972,823;1026,817;1134,801;1188,791;1242,782;1296,773;1350,763;1404,754;1512,736;1566,726;1674,707;1728,696;1782,686;1890,671;1890,632" o:connectangles="0,0,0,0,0,0,0,0,0,0,0,0,0,0,0,0,0,0,0,0,0,0,0,0,0,0,0,0,0,0,0,0,0,0,0,0,0,0,0,0,0,0,0,0,0,0,0,0,0,0,0,0,0,0,0"/>
                  </v:shape>
                  <v:shape id="docshape384" o:spid="_x0000_s1028" style="position:absolute;left:4999;top:501;width:1890;height:428;visibility:visible;mso-wrap-style:square;v-text-anchor:top" coordsize="1890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" path="m1890,r-54,16l1782,34r-54,16l1674,65r-54,16l1512,110r-54,13l1404,137r-54,12l1296,167r-54,12l1188,189r-54,16l1080,214r-54,13l972,238r-54,12l864,260,756,283,648,302r-54,12l540,324r-54,7l432,342r-54,9l324,360r-54,7l216,373r-54,9l108,389,54,400,,408r,20l54,420r54,-10l162,402r54,-8l270,388r54,-7l378,372r54,-9l486,353r54,-7l594,337r54,-12l756,306,864,284r54,-9l972,263r54,-10l1080,241r54,-9l1188,217r54,-9l1296,197r54,-17l1404,170r54,-13l1512,145r108,-27l1674,103,1782,75r54,-16l1890,44r,-44xe" fillcolor="#ed968c" stroked="f">
                    <v:fill opacity="32896f"/>
                    <v:path arrowok="t" o:connecttype="custom" o:connectlocs="1836,517;1728,551;1620,582;1458,624;1350,650;1242,680;1134,706;1026,728;918,751;756,784;594,815;486,832;378,852;270,868;162,883;54,901;0,929;108,911;216,895;324,882;432,864;540,847;648,826;864,785;972,764;1080,742;1188,718;1296,698;1404,671;1512,646;1674,604;1836,560;1890,501" o:connectangles="0,0,0,0,0,0,0,0,0,0,0,0,0,0,0,0,0,0,0,0,0,0,0,0,0,0,0,0,0,0,0,0,0"/>
                  </v:shape>
                  <v:shape id="docshape385" o:spid="_x0000_s1029" style="position:absolute;left:4999;top:47;width:1890;height:832;visibility:visible;mso-wrap-style:square;v-text-anchor:top" coordsize="1890,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" path="m1890,r-54,39l1782,76r-54,34l1674,143r-54,34l1566,210r-54,29l1458,263r-54,30l1296,354r-54,29l1188,407r-54,28l1080,461r-54,22l972,506r-54,22l810,572,702,611r-54,18l594,648r-54,16l486,678,378,710r-54,17l216,757r-54,13l108,785,54,799,,811r,20l54,819r54,-13l162,791r54,-13l324,749r54,-17l486,701r54,-13l594,671r54,-18l702,636r54,-19l810,598,918,556r54,-20l1026,514r54,-20l1134,470r54,-26l1242,421r108,-56l1404,337r54,-27l1512,287r54,-26l1674,199r54,-29l1782,139r54,-35l1890,69r,-69xe" fillcolor="#7c4b73" stroked="f">
                    <v:fill opacity="32896f"/>
                    <v:path arrowok="t" o:connecttype="custom" o:connectlocs="1890,48;1836,87;1782,124;1728,158;1674,191;1620,225;1566,258;1512,287;1458,311;1404,341;1296,402;1242,431;1188,455;1134,483;1080,509;1026,531;972,554;918,576;810,620;702,659;648,677;594,696;540,712;486,726;378,758;324,775;216,805;162,818;108,833;54,847;0,859;0,879;54,867;108,854;162,839;216,826;324,797;378,780;486,749;540,736;594,719;648,701;702,684;756,665;810,646;918,604;972,584;1026,562;1080,542;1134,518;1188,492;1242,469;1350,413;1404,385;1458,358;1512,335;1566,309;1674,247;1728,218;1782,187;1836,152;1890,117;1890,48" o:connectangles="0,0,0,0,0,0,0,0,0,0,0,0,0,0,0,0,0,0,0,0,0,0,0,0,0,0,0,0,0,0,0,0,0,0,0,0,0,0,0,0,0,0,0,0,0,0,0,0,0,0,0,0,0,0,0,0,0,0,0,0,0,0,0"/>
                  </v:shape>
                  <v:shape id="docshape386" o:spid="_x0000_s1030" style="position:absolute;left:4999;top:593;width:1890;height:370;visibility:visible;mso-wrap-style:square;v-text-anchor:top" coordsize="1890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" path="m1890,r-54,13l1782,18,1674,44r-54,10l1566,65r-54,17l1458,93r-54,6l1350,111r-108,20l1188,140r-54,10l1080,160r-54,8l918,187r-54,9l810,204,702,219r-54,8l486,249r-54,7l324,269,108,295r-54,5l,309r,60l54,361r54,-6l162,349,378,324,486,311r54,-7l648,291r54,-6l756,279,864,266r54,-9l1026,242r54,-7l1134,228r54,-8l1242,213r54,-8l1350,198r54,-9l1458,186r54,-8l1566,164r54,-8l1674,148r108,-19l1836,128r54,-10l1890,xe" fillcolor="#e78429" stroked="f">
                    <v:fill opacity="32896f"/>
                    <v:path arrowok="t" o:connecttype="custom" o:connectlocs="1890,594;1836,607;1782,612;1674,638;1620,648;1566,659;1512,676;1458,687;1404,693;1350,705;1242,725;1188,734;1134,744;1080,754;1026,762;918,781;864,790;810,798;702,813;648,821;486,843;432,850;324,863;108,889;54,894;0,903;0,963;54,955;108,949;162,943;378,918;486,905;540,898;648,885;702,879;756,873;864,860;918,851;1026,836;1080,829;1134,822;1188,814;1242,807;1296,799;1350,792;1404,783;1458,780;1512,772;1566,758;1620,750;1674,742;1782,723;1836,722;1890,712;1890,594" o:connectangles="0,0,0,0,0,0,0,0,0,0,0,0,0,0,0,0,0,0,0,0,0,0,0,0,0,0,0,0,0,0,0,0,0,0,0,0,0,0,0,0,0,0,0,0,0,0,0,0,0,0,0,0,0,0,0"/>
                  </v:shape>
                  <v:shape id="docshape387" o:spid="_x0000_s1031" style="position:absolute;left:4999;top:455;width:1890;height:491;visibility:visible;mso-wrap-style:square;v-text-anchor:top" coordsize="1890,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" path="m1890,r-54,18l1782,36r-54,16l1566,102r-162,47l1134,218r-108,23l972,254,864,278r-54,12l756,299r-54,12l648,322r-54,11l540,343,378,371r-54,9l270,390,162,407,54,423,,431r,59l54,482,162,467,270,451,378,434,540,410,702,383r54,-11l810,364,972,334r54,-10l1080,316r270,-56l1512,226r108,-25l1728,175r54,-12l1836,150r54,-12l1890,xe" fillcolor="#ed968c" stroked="f">
                    <v:fill opacity="32896f"/>
                    <v:path arrowok="t" o:connecttype="custom" o:connectlocs="1890,456;1836,474;1782,492;1728,508;1566,558;1404,605;1134,674;1026,697;972,710;864,734;810,746;756,755;702,767;648,778;594,789;540,799;378,827;324,836;270,846;162,863;54,879;0,887;0,946;54,938;162,923;270,907;378,890;540,866;702,839;756,828;810,820;972,790;1026,780;1080,772;1350,716;1512,682;1620,657;1728,631;1782,619;1836,606;1890,594;1890,456" o:connectangles="0,0,0,0,0,0,0,0,0,0,0,0,0,0,0,0,0,0,0,0,0,0,0,0,0,0,0,0,0,0,0,0,0,0,0,0,0,0,0,0,0,0"/>
                  </v:shape>
                  <v:shape id="docshape388" o:spid="_x0000_s1032" style="position:absolute;left:4999;top:-25;width:1890;height:921;visibility:visible;mso-wrap-style:square;v-text-anchor:top" coordsize="1890,9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" path="m1890,r-54,44l1782,84r-108,78l1620,198r-54,34l1512,265r-54,33l1404,329r-54,35l1296,391r-108,55l1134,472r-54,27l1026,523r-54,22l918,568r-54,24l810,614r-54,21l702,657,594,695r-54,17l486,728r-54,16l378,763r-54,15l270,791,108,834,,861r,60l108,897r54,-14l270,856r54,-12l378,830r54,-17l486,798r54,-14l594,768r54,-17l702,735r54,-19l810,699r54,-19l918,659r54,-19l1026,622r54,-20l1188,559r108,-45l1350,493r54,-29l1458,439r54,-26l1566,389r54,-28l1674,332r54,-30l1836,243r54,-33l1890,xe" fillcolor="#7c4b73" stroked="f">
                    <v:fill opacity="32896f"/>
                    <v:path arrowok="t" o:connecttype="custom" o:connectlocs="1890,-25;1836,19;1782,59;1674,137;1620,173;1566,207;1512,240;1458,273;1404,304;1350,339;1296,366;1188,421;1134,447;1080,474;1026,498;972,520;918,543;864,567;810,589;756,610;702,632;594,670;540,687;486,703;432,719;378,738;324,753;270,766;108,809;0,836;0,896;108,872;162,858;270,831;324,819;378,805;432,788;486,773;540,759;594,743;648,726;702,710;756,691;810,674;864,655;918,634;972,615;1026,597;1080,577;1188,534;1296,489;1350,468;1404,439;1458,414;1512,388;1566,364;1620,336;1674,307;1728,277;1836,218;1890,185;1890,-25" o:connectangles="0,0,0,0,0,0,0,0,0,0,0,0,0,0,0,0,0,0,0,0,0,0,0,0,0,0,0,0,0,0,0,0,0,0,0,0,0,0,0,0,0,0,0,0,0,0,0,0,0,0,0,0,0,0,0,0,0,0,0,0,0,0"/>
                  </v:shape>
                  <v:shape id="docshape389" o:spid="_x0000_s1033" style="position:absolute;left:4999;top:1012;width:1620;height:43;visibility:visible;mso-wrap-style:square;v-text-anchor:top" coordsize="1620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" path="m,43l,m540,43l540,t540,43l1080,t540,43l1620,e" filled="f" strokecolor="#333" strokeweight=".291mm">
                    <v:path arrowok="t" o:connecttype="custom" o:connectlocs="0,1055;0,1012;540,1055;540,1012;1080,1055;1080,1012;1620,1055;1620,1012" o:connectangles="0,0,0,0,0,0,0,0"/>
                  </v:shape>
                  <w10:wrap anchorx="page"/>
                </v:group>
              </w:pict>
            </mc:Fallback>
          </mc:AlternateContent>
        </w:r>
        <w:r>
          <w:rPr>
            <w:noProof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487746048" behindDoc="0" locked="0" layoutInCell="1" allowOverlap="1" wp14:anchorId="3F2122E5" wp14:editId="7544937D">
                  <wp:simplePos x="0" y="0"/>
                  <wp:positionH relativeFrom="page">
                    <wp:posOffset>1714500</wp:posOffset>
                  </wp:positionH>
                  <wp:positionV relativeFrom="paragraph">
                    <wp:posOffset>53975</wp:posOffset>
                  </wp:positionV>
                  <wp:extent cx="27305" cy="0"/>
                  <wp:effectExtent l="0" t="0" r="0" b="0"/>
                  <wp:wrapNone/>
                  <wp:docPr id="1052" name="Line 3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27305" cy="0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4BCA5044" id="Line 34" o:spid="_x0000_s1026" style="position:absolute;z-index:1577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35pt,4.25pt" to="137.15pt,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" strokecolor="#333" strokeweight=".291mm">
                  <w10:wrap anchorx="page"/>
                </v:line>
              </w:pict>
            </mc:Fallback>
          </mc:AlternateContent>
        </w:r>
      </w:del>
      <w:ins w:id="2519" w:author="Hughes, Anna E" w:date="2023-08-09T15:29:00Z">
        <w:r w:rsidR="001E0CFE">
          <w:rPr>
            <w:noProof/>
            <w:lang w:val="en-GB" w:eastAsia="en-GB"/>
          </w:rPr>
          <mc:AlternateContent>
            <mc:Choice Requires="wpg">
              <w:drawing>
                <wp:anchor distT="0" distB="0" distL="0" distR="0" simplePos="0" relativeHeight="15768064" behindDoc="0" locked="0" layoutInCell="1" allowOverlap="1">
                  <wp:simplePos x="0" y="0"/>
                  <wp:positionH relativeFrom="page">
                    <wp:posOffset>3169382</wp:posOffset>
                  </wp:positionH>
                  <wp:positionV relativeFrom="paragraph">
                    <wp:posOffset>-15696</wp:posOffset>
                  </wp:positionV>
                  <wp:extent cx="1205230" cy="685800"/>
                  <wp:effectExtent l="0" t="0" r="0" b="0"/>
                  <wp:wrapNone/>
                  <wp:docPr id="503" name="Group 50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>
                          <a:xfrm>
                            <a:off x="0" y="0"/>
                            <a:ext cx="1205230" cy="685800"/>
                            <a:chOff x="0" y="0"/>
                            <a:chExt cx="1205230" cy="685800"/>
                          </a:xfrm>
                        </wpg:grpSpPr>
                        <wps:wsp>
                          <wps:cNvPr id="504" name="Graphic 504"/>
                          <wps:cNvSpPr/>
                          <wps:spPr>
                            <a:xfrm>
                              <a:off x="5238" y="416702"/>
                              <a:ext cx="1200150" cy="198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150" h="198120">
                                  <a:moveTo>
                                    <a:pt x="1199585" y="0"/>
                                  </a:moveTo>
                                  <a:lnTo>
                                    <a:pt x="1165317" y="5776"/>
                                  </a:lnTo>
                                  <a:lnTo>
                                    <a:pt x="1131049" y="11259"/>
                                  </a:lnTo>
                                  <a:lnTo>
                                    <a:pt x="1096780" y="18113"/>
                                  </a:lnTo>
                                  <a:lnTo>
                                    <a:pt x="1062512" y="26141"/>
                                  </a:lnTo>
                                  <a:lnTo>
                                    <a:pt x="993976" y="39555"/>
                                  </a:lnTo>
                                  <a:lnTo>
                                    <a:pt x="959707" y="46604"/>
                                  </a:lnTo>
                                  <a:lnTo>
                                    <a:pt x="856902" y="65305"/>
                                  </a:lnTo>
                                  <a:lnTo>
                                    <a:pt x="822634" y="72159"/>
                                  </a:lnTo>
                                  <a:lnTo>
                                    <a:pt x="788268" y="78229"/>
                                  </a:lnTo>
                                  <a:lnTo>
                                    <a:pt x="754000" y="84593"/>
                                  </a:lnTo>
                                  <a:lnTo>
                                    <a:pt x="719731" y="91447"/>
                                  </a:lnTo>
                                  <a:lnTo>
                                    <a:pt x="651195" y="102119"/>
                                  </a:lnTo>
                                  <a:lnTo>
                                    <a:pt x="616927" y="106133"/>
                                  </a:lnTo>
                                  <a:lnTo>
                                    <a:pt x="582658" y="110637"/>
                                  </a:lnTo>
                                  <a:lnTo>
                                    <a:pt x="548390" y="116316"/>
                                  </a:lnTo>
                                  <a:lnTo>
                                    <a:pt x="514122" y="122484"/>
                                  </a:lnTo>
                                  <a:lnTo>
                                    <a:pt x="479853" y="127380"/>
                                  </a:lnTo>
                                  <a:lnTo>
                                    <a:pt x="445585" y="131100"/>
                                  </a:lnTo>
                                  <a:lnTo>
                                    <a:pt x="411317" y="135506"/>
                                  </a:lnTo>
                                  <a:lnTo>
                                    <a:pt x="377049" y="140206"/>
                                  </a:lnTo>
                                  <a:lnTo>
                                    <a:pt x="342780" y="143730"/>
                                  </a:lnTo>
                                  <a:lnTo>
                                    <a:pt x="239975" y="156850"/>
                                  </a:lnTo>
                                  <a:lnTo>
                                    <a:pt x="205707" y="160963"/>
                                  </a:lnTo>
                                  <a:lnTo>
                                    <a:pt x="171439" y="165564"/>
                                  </a:lnTo>
                                  <a:lnTo>
                                    <a:pt x="137171" y="169481"/>
                                  </a:lnTo>
                                  <a:lnTo>
                                    <a:pt x="102902" y="173691"/>
                                  </a:lnTo>
                                  <a:lnTo>
                                    <a:pt x="68536" y="177705"/>
                                  </a:lnTo>
                                  <a:lnTo>
                                    <a:pt x="0" y="185146"/>
                                  </a:lnTo>
                                  <a:lnTo>
                                    <a:pt x="0" y="197776"/>
                                  </a:lnTo>
                                  <a:lnTo>
                                    <a:pt x="34268" y="194350"/>
                                  </a:lnTo>
                                  <a:lnTo>
                                    <a:pt x="171439" y="178684"/>
                                  </a:lnTo>
                                  <a:lnTo>
                                    <a:pt x="205707" y="174180"/>
                                  </a:lnTo>
                                  <a:lnTo>
                                    <a:pt x="342780" y="157732"/>
                                  </a:lnTo>
                                  <a:lnTo>
                                    <a:pt x="377049" y="154305"/>
                                  </a:lnTo>
                                  <a:lnTo>
                                    <a:pt x="445585" y="145395"/>
                                  </a:lnTo>
                                  <a:lnTo>
                                    <a:pt x="479853" y="141968"/>
                                  </a:lnTo>
                                  <a:lnTo>
                                    <a:pt x="514122" y="137268"/>
                                  </a:lnTo>
                                  <a:lnTo>
                                    <a:pt x="548390" y="131198"/>
                                  </a:lnTo>
                                  <a:lnTo>
                                    <a:pt x="582658" y="125813"/>
                                  </a:lnTo>
                                  <a:lnTo>
                                    <a:pt x="616927" y="121505"/>
                                  </a:lnTo>
                                  <a:lnTo>
                                    <a:pt x="651195" y="117882"/>
                                  </a:lnTo>
                                  <a:lnTo>
                                    <a:pt x="719731" y="107896"/>
                                  </a:lnTo>
                                  <a:lnTo>
                                    <a:pt x="754000" y="101434"/>
                                  </a:lnTo>
                                  <a:lnTo>
                                    <a:pt x="788268" y="95363"/>
                                  </a:lnTo>
                                  <a:lnTo>
                                    <a:pt x="822634" y="89880"/>
                                  </a:lnTo>
                                  <a:lnTo>
                                    <a:pt x="856902" y="83516"/>
                                  </a:lnTo>
                                  <a:lnTo>
                                    <a:pt x="891171" y="77544"/>
                                  </a:lnTo>
                                  <a:lnTo>
                                    <a:pt x="959707" y="66284"/>
                                  </a:lnTo>
                                  <a:lnTo>
                                    <a:pt x="993976" y="60018"/>
                                  </a:lnTo>
                                  <a:lnTo>
                                    <a:pt x="1062512" y="47975"/>
                                  </a:lnTo>
                                  <a:lnTo>
                                    <a:pt x="1096780" y="40730"/>
                                  </a:lnTo>
                                  <a:lnTo>
                                    <a:pt x="1131049" y="34659"/>
                                  </a:lnTo>
                                  <a:lnTo>
                                    <a:pt x="1199585" y="24966"/>
                                  </a:lnTo>
                                  <a:lnTo>
                                    <a:pt x="119958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78429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5" name="Graphic 505"/>
                          <wps:cNvSpPr/>
                          <wps:spPr>
                            <a:xfrm>
                              <a:off x="5238" y="334066"/>
                              <a:ext cx="1200150" cy="2717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150" h="271780">
                                  <a:moveTo>
                                    <a:pt x="1199585" y="0"/>
                                  </a:moveTo>
                                  <a:lnTo>
                                    <a:pt x="1165317" y="9986"/>
                                  </a:lnTo>
                                  <a:lnTo>
                                    <a:pt x="1131049" y="21637"/>
                                  </a:lnTo>
                                  <a:lnTo>
                                    <a:pt x="1096780" y="31624"/>
                                  </a:lnTo>
                                  <a:lnTo>
                                    <a:pt x="1062512" y="41121"/>
                                  </a:lnTo>
                                  <a:lnTo>
                                    <a:pt x="1028244" y="51108"/>
                                  </a:lnTo>
                                  <a:lnTo>
                                    <a:pt x="959707" y="69613"/>
                                  </a:lnTo>
                                  <a:lnTo>
                                    <a:pt x="925439" y="78131"/>
                                  </a:lnTo>
                                  <a:lnTo>
                                    <a:pt x="891171" y="87041"/>
                                  </a:lnTo>
                                  <a:lnTo>
                                    <a:pt x="856902" y="94384"/>
                                  </a:lnTo>
                                  <a:lnTo>
                                    <a:pt x="822634" y="105546"/>
                                  </a:lnTo>
                                  <a:lnTo>
                                    <a:pt x="788268" y="113574"/>
                                  </a:lnTo>
                                  <a:lnTo>
                                    <a:pt x="754000" y="119938"/>
                                  </a:lnTo>
                                  <a:lnTo>
                                    <a:pt x="719731" y="129632"/>
                                  </a:lnTo>
                                  <a:lnTo>
                                    <a:pt x="685463" y="135702"/>
                                  </a:lnTo>
                                  <a:lnTo>
                                    <a:pt x="651195" y="143633"/>
                                  </a:lnTo>
                                  <a:lnTo>
                                    <a:pt x="616927" y="150878"/>
                                  </a:lnTo>
                                  <a:lnTo>
                                    <a:pt x="582658" y="158711"/>
                                  </a:lnTo>
                                  <a:lnTo>
                                    <a:pt x="548390" y="164977"/>
                                  </a:lnTo>
                                  <a:lnTo>
                                    <a:pt x="479853" y="179272"/>
                                  </a:lnTo>
                                  <a:lnTo>
                                    <a:pt x="411317" y="191804"/>
                                  </a:lnTo>
                                  <a:lnTo>
                                    <a:pt x="377049" y="199343"/>
                                  </a:lnTo>
                                  <a:lnTo>
                                    <a:pt x="342780" y="205511"/>
                                  </a:lnTo>
                                  <a:lnTo>
                                    <a:pt x="308512" y="210113"/>
                                  </a:lnTo>
                                  <a:lnTo>
                                    <a:pt x="274244" y="216771"/>
                                  </a:lnTo>
                                  <a:lnTo>
                                    <a:pt x="239975" y="222645"/>
                                  </a:lnTo>
                                  <a:lnTo>
                                    <a:pt x="205707" y="228226"/>
                                  </a:lnTo>
                                  <a:lnTo>
                                    <a:pt x="171439" y="233024"/>
                                  </a:lnTo>
                                  <a:lnTo>
                                    <a:pt x="137171" y="236842"/>
                                  </a:lnTo>
                                  <a:lnTo>
                                    <a:pt x="102902" y="242031"/>
                                  </a:lnTo>
                                  <a:lnTo>
                                    <a:pt x="68536" y="246927"/>
                                  </a:lnTo>
                                  <a:lnTo>
                                    <a:pt x="34268" y="253683"/>
                                  </a:lnTo>
                                  <a:lnTo>
                                    <a:pt x="0" y="258774"/>
                                  </a:lnTo>
                                  <a:lnTo>
                                    <a:pt x="0" y="271600"/>
                                  </a:lnTo>
                                  <a:lnTo>
                                    <a:pt x="34268" y="266607"/>
                                  </a:lnTo>
                                  <a:lnTo>
                                    <a:pt x="68536" y="259949"/>
                                  </a:lnTo>
                                  <a:lnTo>
                                    <a:pt x="102902" y="255151"/>
                                  </a:lnTo>
                                  <a:lnTo>
                                    <a:pt x="137171" y="249962"/>
                                  </a:lnTo>
                                  <a:lnTo>
                                    <a:pt x="171439" y="246340"/>
                                  </a:lnTo>
                                  <a:lnTo>
                                    <a:pt x="205707" y="241542"/>
                                  </a:lnTo>
                                  <a:lnTo>
                                    <a:pt x="239975" y="236157"/>
                                  </a:lnTo>
                                  <a:lnTo>
                                    <a:pt x="274244" y="230282"/>
                                  </a:lnTo>
                                  <a:lnTo>
                                    <a:pt x="308512" y="223918"/>
                                  </a:lnTo>
                                  <a:lnTo>
                                    <a:pt x="342780" y="219414"/>
                                  </a:lnTo>
                                  <a:lnTo>
                                    <a:pt x="377049" y="213540"/>
                                  </a:lnTo>
                                  <a:lnTo>
                                    <a:pt x="411317" y="206197"/>
                                  </a:lnTo>
                                  <a:lnTo>
                                    <a:pt x="479853" y="194056"/>
                                  </a:lnTo>
                                  <a:lnTo>
                                    <a:pt x="548390" y="180251"/>
                                  </a:lnTo>
                                  <a:lnTo>
                                    <a:pt x="582658" y="174376"/>
                                  </a:lnTo>
                                  <a:lnTo>
                                    <a:pt x="616927" y="166935"/>
                                  </a:lnTo>
                                  <a:lnTo>
                                    <a:pt x="651195" y="160179"/>
                                  </a:lnTo>
                                  <a:lnTo>
                                    <a:pt x="685463" y="152738"/>
                                  </a:lnTo>
                                  <a:lnTo>
                                    <a:pt x="719731" y="147157"/>
                                  </a:lnTo>
                                  <a:lnTo>
                                    <a:pt x="754000" y="137856"/>
                                  </a:lnTo>
                                  <a:lnTo>
                                    <a:pt x="788268" y="131981"/>
                                  </a:lnTo>
                                  <a:lnTo>
                                    <a:pt x="822634" y="124736"/>
                                  </a:lnTo>
                                  <a:lnTo>
                                    <a:pt x="856902" y="114358"/>
                                  </a:lnTo>
                                  <a:lnTo>
                                    <a:pt x="891171" y="107504"/>
                                  </a:lnTo>
                                  <a:lnTo>
                                    <a:pt x="925439" y="99378"/>
                                  </a:lnTo>
                                  <a:lnTo>
                                    <a:pt x="959707" y="91545"/>
                                  </a:lnTo>
                                  <a:lnTo>
                                    <a:pt x="1028244" y="74509"/>
                                  </a:lnTo>
                                  <a:lnTo>
                                    <a:pt x="1062512" y="65305"/>
                                  </a:lnTo>
                                  <a:lnTo>
                                    <a:pt x="1131049" y="47583"/>
                                  </a:lnTo>
                                  <a:lnTo>
                                    <a:pt x="1165317" y="37009"/>
                                  </a:lnTo>
                                  <a:lnTo>
                                    <a:pt x="1199585" y="27904"/>
                                  </a:lnTo>
                                  <a:lnTo>
                                    <a:pt x="119958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D968C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6" name="Graphic 506"/>
                          <wps:cNvSpPr/>
                          <wps:spPr>
                            <a:xfrm>
                              <a:off x="5238" y="46017"/>
                              <a:ext cx="1200150" cy="528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150" h="528320">
                                  <a:moveTo>
                                    <a:pt x="1199585" y="0"/>
                                  </a:moveTo>
                                  <a:lnTo>
                                    <a:pt x="1165317" y="24868"/>
                                  </a:lnTo>
                                  <a:lnTo>
                                    <a:pt x="1131049" y="48660"/>
                                  </a:lnTo>
                                  <a:lnTo>
                                    <a:pt x="1096780" y="70298"/>
                                  </a:lnTo>
                                  <a:lnTo>
                                    <a:pt x="1062512" y="91055"/>
                                  </a:lnTo>
                                  <a:lnTo>
                                    <a:pt x="1028244" y="112693"/>
                                  </a:lnTo>
                                  <a:lnTo>
                                    <a:pt x="993976" y="133646"/>
                                  </a:lnTo>
                                  <a:lnTo>
                                    <a:pt x="959707" y="151857"/>
                                  </a:lnTo>
                                  <a:lnTo>
                                    <a:pt x="925439" y="167229"/>
                                  </a:lnTo>
                                  <a:lnTo>
                                    <a:pt x="891171" y="186027"/>
                                  </a:lnTo>
                                  <a:lnTo>
                                    <a:pt x="822634" y="224897"/>
                                  </a:lnTo>
                                  <a:lnTo>
                                    <a:pt x="788268" y="243500"/>
                                  </a:lnTo>
                                  <a:lnTo>
                                    <a:pt x="754000" y="258774"/>
                                  </a:lnTo>
                                  <a:lnTo>
                                    <a:pt x="719731" y="276496"/>
                                  </a:lnTo>
                                  <a:lnTo>
                                    <a:pt x="685463" y="292651"/>
                                  </a:lnTo>
                                  <a:lnTo>
                                    <a:pt x="651195" y="306554"/>
                                  </a:lnTo>
                                  <a:lnTo>
                                    <a:pt x="616927" y="321534"/>
                                  </a:lnTo>
                                  <a:lnTo>
                                    <a:pt x="582658" y="335143"/>
                                  </a:lnTo>
                                  <a:lnTo>
                                    <a:pt x="514122" y="363145"/>
                                  </a:lnTo>
                                  <a:lnTo>
                                    <a:pt x="445585" y="388406"/>
                                  </a:lnTo>
                                  <a:lnTo>
                                    <a:pt x="411317" y="399666"/>
                                  </a:lnTo>
                                  <a:lnTo>
                                    <a:pt x="377049" y="411415"/>
                                  </a:lnTo>
                                  <a:lnTo>
                                    <a:pt x="342780" y="422087"/>
                                  </a:lnTo>
                                  <a:lnTo>
                                    <a:pt x="308512" y="430703"/>
                                  </a:lnTo>
                                  <a:lnTo>
                                    <a:pt x="239975" y="450774"/>
                                  </a:lnTo>
                                  <a:lnTo>
                                    <a:pt x="205707" y="461838"/>
                                  </a:lnTo>
                                  <a:lnTo>
                                    <a:pt x="137171" y="480832"/>
                                  </a:lnTo>
                                  <a:lnTo>
                                    <a:pt x="102902" y="489351"/>
                                  </a:lnTo>
                                  <a:lnTo>
                                    <a:pt x="68536" y="498946"/>
                                  </a:lnTo>
                                  <a:lnTo>
                                    <a:pt x="34268" y="507366"/>
                                  </a:lnTo>
                                  <a:lnTo>
                                    <a:pt x="0" y="515199"/>
                                  </a:lnTo>
                                  <a:lnTo>
                                    <a:pt x="0" y="528025"/>
                                  </a:lnTo>
                                  <a:lnTo>
                                    <a:pt x="34268" y="520388"/>
                                  </a:lnTo>
                                  <a:lnTo>
                                    <a:pt x="68536" y="512066"/>
                                  </a:lnTo>
                                  <a:lnTo>
                                    <a:pt x="102902" y="502666"/>
                                  </a:lnTo>
                                  <a:lnTo>
                                    <a:pt x="137171" y="494246"/>
                                  </a:lnTo>
                                  <a:lnTo>
                                    <a:pt x="205707" y="475545"/>
                                  </a:lnTo>
                                  <a:lnTo>
                                    <a:pt x="239975" y="464775"/>
                                  </a:lnTo>
                                  <a:lnTo>
                                    <a:pt x="308512" y="445193"/>
                                  </a:lnTo>
                                  <a:lnTo>
                                    <a:pt x="342780" y="436871"/>
                                  </a:lnTo>
                                  <a:lnTo>
                                    <a:pt x="377049" y="426493"/>
                                  </a:lnTo>
                                  <a:lnTo>
                                    <a:pt x="411317" y="415037"/>
                                  </a:lnTo>
                                  <a:lnTo>
                                    <a:pt x="445585" y="404072"/>
                                  </a:lnTo>
                                  <a:lnTo>
                                    <a:pt x="479853" y="392224"/>
                                  </a:lnTo>
                                  <a:lnTo>
                                    <a:pt x="514122" y="379986"/>
                                  </a:lnTo>
                                  <a:lnTo>
                                    <a:pt x="582658" y="353354"/>
                                  </a:lnTo>
                                  <a:lnTo>
                                    <a:pt x="616927" y="340528"/>
                                  </a:lnTo>
                                  <a:lnTo>
                                    <a:pt x="651195" y="326625"/>
                                  </a:lnTo>
                                  <a:lnTo>
                                    <a:pt x="685463" y="313701"/>
                                  </a:lnTo>
                                  <a:lnTo>
                                    <a:pt x="719731" y="298623"/>
                                  </a:lnTo>
                                  <a:lnTo>
                                    <a:pt x="754000" y="281783"/>
                                  </a:lnTo>
                                  <a:lnTo>
                                    <a:pt x="788268" y="267684"/>
                                  </a:lnTo>
                                  <a:lnTo>
                                    <a:pt x="856902" y="232143"/>
                                  </a:lnTo>
                                  <a:lnTo>
                                    <a:pt x="891171" y="213931"/>
                                  </a:lnTo>
                                  <a:lnTo>
                                    <a:pt x="925439" y="196797"/>
                                  </a:lnTo>
                                  <a:lnTo>
                                    <a:pt x="959707" y="182698"/>
                                  </a:lnTo>
                                  <a:lnTo>
                                    <a:pt x="993976" y="166152"/>
                                  </a:lnTo>
                                  <a:lnTo>
                                    <a:pt x="1062512" y="126792"/>
                                  </a:lnTo>
                                  <a:lnTo>
                                    <a:pt x="1096780" y="107994"/>
                                  </a:lnTo>
                                  <a:lnTo>
                                    <a:pt x="1131049" y="88314"/>
                                  </a:lnTo>
                                  <a:lnTo>
                                    <a:pt x="1165317" y="66480"/>
                                  </a:lnTo>
                                  <a:lnTo>
                                    <a:pt x="1199585" y="43667"/>
                                  </a:lnTo>
                                  <a:lnTo>
                                    <a:pt x="119958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C4B73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7" name="Graphic 507"/>
                          <wps:cNvSpPr/>
                          <wps:spPr>
                            <a:xfrm>
                              <a:off x="5238" y="392616"/>
                              <a:ext cx="1200150" cy="2349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150" h="234950">
                                  <a:moveTo>
                                    <a:pt x="1199585" y="0"/>
                                  </a:moveTo>
                                  <a:lnTo>
                                    <a:pt x="1165317" y="8616"/>
                                  </a:lnTo>
                                  <a:lnTo>
                                    <a:pt x="1131049" y="11749"/>
                                  </a:lnTo>
                                  <a:lnTo>
                                    <a:pt x="1062512" y="28002"/>
                                  </a:lnTo>
                                  <a:lnTo>
                                    <a:pt x="1028244" y="34464"/>
                                  </a:lnTo>
                                  <a:lnTo>
                                    <a:pt x="993976" y="41709"/>
                                  </a:lnTo>
                                  <a:lnTo>
                                    <a:pt x="959707" y="52479"/>
                                  </a:lnTo>
                                  <a:lnTo>
                                    <a:pt x="925439" y="59528"/>
                                  </a:lnTo>
                                  <a:lnTo>
                                    <a:pt x="891171" y="63445"/>
                                  </a:lnTo>
                                  <a:lnTo>
                                    <a:pt x="856902" y="70886"/>
                                  </a:lnTo>
                                  <a:lnTo>
                                    <a:pt x="788268" y="83418"/>
                                  </a:lnTo>
                                  <a:lnTo>
                                    <a:pt x="754000" y="89195"/>
                                  </a:lnTo>
                                  <a:lnTo>
                                    <a:pt x="719731" y="95755"/>
                                  </a:lnTo>
                                  <a:lnTo>
                                    <a:pt x="685463" y="101629"/>
                                  </a:lnTo>
                                  <a:lnTo>
                                    <a:pt x="651195" y="107210"/>
                                  </a:lnTo>
                                  <a:lnTo>
                                    <a:pt x="582658" y="118764"/>
                                  </a:lnTo>
                                  <a:lnTo>
                                    <a:pt x="548390" y="124834"/>
                                  </a:lnTo>
                                  <a:lnTo>
                                    <a:pt x="514122" y="129827"/>
                                  </a:lnTo>
                                  <a:lnTo>
                                    <a:pt x="445585" y="139031"/>
                                  </a:lnTo>
                                  <a:lnTo>
                                    <a:pt x="411317" y="144122"/>
                                  </a:lnTo>
                                  <a:lnTo>
                                    <a:pt x="308512" y="158515"/>
                                  </a:lnTo>
                                  <a:lnTo>
                                    <a:pt x="274244" y="162823"/>
                                  </a:lnTo>
                                  <a:lnTo>
                                    <a:pt x="205707" y="171047"/>
                                  </a:lnTo>
                                  <a:lnTo>
                                    <a:pt x="68536" y="187692"/>
                                  </a:lnTo>
                                  <a:lnTo>
                                    <a:pt x="34268" y="191021"/>
                                  </a:lnTo>
                                  <a:lnTo>
                                    <a:pt x="0" y="196210"/>
                                  </a:lnTo>
                                  <a:lnTo>
                                    <a:pt x="0" y="234590"/>
                                  </a:lnTo>
                                  <a:lnTo>
                                    <a:pt x="34268" y="229205"/>
                                  </a:lnTo>
                                  <a:lnTo>
                                    <a:pt x="68536" y="225779"/>
                                  </a:lnTo>
                                  <a:lnTo>
                                    <a:pt x="102902" y="221568"/>
                                  </a:lnTo>
                                  <a:lnTo>
                                    <a:pt x="239975" y="205805"/>
                                  </a:lnTo>
                                  <a:lnTo>
                                    <a:pt x="308512" y="197776"/>
                                  </a:lnTo>
                                  <a:lnTo>
                                    <a:pt x="342780" y="193273"/>
                                  </a:lnTo>
                                  <a:lnTo>
                                    <a:pt x="411317" y="185244"/>
                                  </a:lnTo>
                                  <a:lnTo>
                                    <a:pt x="445585" y="181034"/>
                                  </a:lnTo>
                                  <a:lnTo>
                                    <a:pt x="479853" y="177118"/>
                                  </a:lnTo>
                                  <a:lnTo>
                                    <a:pt x="548390" y="168893"/>
                                  </a:lnTo>
                                  <a:lnTo>
                                    <a:pt x="582658" y="163606"/>
                                  </a:lnTo>
                                  <a:lnTo>
                                    <a:pt x="651195" y="153913"/>
                                  </a:lnTo>
                                  <a:lnTo>
                                    <a:pt x="685463" y="149605"/>
                                  </a:lnTo>
                                  <a:lnTo>
                                    <a:pt x="719731" y="145003"/>
                                  </a:lnTo>
                                  <a:lnTo>
                                    <a:pt x="754000" y="140010"/>
                                  </a:lnTo>
                                  <a:lnTo>
                                    <a:pt x="788268" y="135604"/>
                                  </a:lnTo>
                                  <a:lnTo>
                                    <a:pt x="822634" y="130709"/>
                                  </a:lnTo>
                                  <a:lnTo>
                                    <a:pt x="856902" y="126303"/>
                                  </a:lnTo>
                                  <a:lnTo>
                                    <a:pt x="891171" y="120526"/>
                                  </a:lnTo>
                                  <a:lnTo>
                                    <a:pt x="925439" y="118078"/>
                                  </a:lnTo>
                                  <a:lnTo>
                                    <a:pt x="959707" y="112987"/>
                                  </a:lnTo>
                                  <a:lnTo>
                                    <a:pt x="993976" y="104371"/>
                                  </a:lnTo>
                                  <a:lnTo>
                                    <a:pt x="1028244" y="99084"/>
                                  </a:lnTo>
                                  <a:lnTo>
                                    <a:pt x="1062512" y="94482"/>
                                  </a:lnTo>
                                  <a:lnTo>
                                    <a:pt x="1131049" y="82243"/>
                                  </a:lnTo>
                                  <a:lnTo>
                                    <a:pt x="1165317" y="81460"/>
                                  </a:lnTo>
                                  <a:lnTo>
                                    <a:pt x="1199585" y="75096"/>
                                  </a:lnTo>
                                  <a:lnTo>
                                    <a:pt x="119958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78429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8" name="Graphic 508"/>
                          <wps:cNvSpPr/>
                          <wps:spPr>
                            <a:xfrm>
                              <a:off x="5238" y="305085"/>
                              <a:ext cx="1200150" cy="31178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150" h="311785">
                                  <a:moveTo>
                                    <a:pt x="1199585" y="0"/>
                                  </a:moveTo>
                                  <a:lnTo>
                                    <a:pt x="1165317" y="11357"/>
                                  </a:lnTo>
                                  <a:lnTo>
                                    <a:pt x="1131049" y="23008"/>
                                  </a:lnTo>
                                  <a:lnTo>
                                    <a:pt x="1096780" y="32897"/>
                                  </a:lnTo>
                                  <a:lnTo>
                                    <a:pt x="993976" y="65011"/>
                                  </a:lnTo>
                                  <a:lnTo>
                                    <a:pt x="891171" y="94972"/>
                                  </a:lnTo>
                                  <a:lnTo>
                                    <a:pt x="719731" y="138835"/>
                                  </a:lnTo>
                                  <a:lnTo>
                                    <a:pt x="651195" y="153326"/>
                                  </a:lnTo>
                                  <a:lnTo>
                                    <a:pt x="616927" y="161550"/>
                                  </a:lnTo>
                                  <a:lnTo>
                                    <a:pt x="548390" y="176922"/>
                                  </a:lnTo>
                                  <a:lnTo>
                                    <a:pt x="514122" y="184265"/>
                                  </a:lnTo>
                                  <a:lnTo>
                                    <a:pt x="479853" y="190237"/>
                                  </a:lnTo>
                                  <a:lnTo>
                                    <a:pt x="445585" y="197874"/>
                                  </a:lnTo>
                                  <a:lnTo>
                                    <a:pt x="411317" y="204336"/>
                                  </a:lnTo>
                                  <a:lnTo>
                                    <a:pt x="377049" y="211582"/>
                                  </a:lnTo>
                                  <a:lnTo>
                                    <a:pt x="342780" y="218044"/>
                                  </a:lnTo>
                                  <a:lnTo>
                                    <a:pt x="239975" y="235569"/>
                                  </a:lnTo>
                                  <a:lnTo>
                                    <a:pt x="205707" y="241738"/>
                                  </a:lnTo>
                                  <a:lnTo>
                                    <a:pt x="171439" y="247612"/>
                                  </a:lnTo>
                                  <a:lnTo>
                                    <a:pt x="102902" y="258578"/>
                                  </a:lnTo>
                                  <a:lnTo>
                                    <a:pt x="34268" y="268761"/>
                                  </a:lnTo>
                                  <a:lnTo>
                                    <a:pt x="0" y="274146"/>
                                  </a:lnTo>
                                  <a:lnTo>
                                    <a:pt x="0" y="311351"/>
                                  </a:lnTo>
                                  <a:lnTo>
                                    <a:pt x="34268" y="306358"/>
                                  </a:lnTo>
                                  <a:lnTo>
                                    <a:pt x="102902" y="296665"/>
                                  </a:lnTo>
                                  <a:lnTo>
                                    <a:pt x="171439" y="286678"/>
                                  </a:lnTo>
                                  <a:lnTo>
                                    <a:pt x="239975" y="275908"/>
                                  </a:lnTo>
                                  <a:lnTo>
                                    <a:pt x="342780" y="260536"/>
                                  </a:lnTo>
                                  <a:lnTo>
                                    <a:pt x="445585" y="243304"/>
                                  </a:lnTo>
                                  <a:lnTo>
                                    <a:pt x="479853" y="236549"/>
                                  </a:lnTo>
                                  <a:lnTo>
                                    <a:pt x="514122" y="231359"/>
                                  </a:lnTo>
                                  <a:lnTo>
                                    <a:pt x="616927" y="212561"/>
                                  </a:lnTo>
                                  <a:lnTo>
                                    <a:pt x="651195" y="205707"/>
                                  </a:lnTo>
                                  <a:lnTo>
                                    <a:pt x="685463" y="200616"/>
                                  </a:lnTo>
                                  <a:lnTo>
                                    <a:pt x="856902" y="165466"/>
                                  </a:lnTo>
                                  <a:lnTo>
                                    <a:pt x="959707" y="143437"/>
                                  </a:lnTo>
                                  <a:lnTo>
                                    <a:pt x="1028244" y="128065"/>
                                  </a:lnTo>
                                  <a:lnTo>
                                    <a:pt x="1096780" y="111420"/>
                                  </a:lnTo>
                                  <a:lnTo>
                                    <a:pt x="1131049" y="103881"/>
                                  </a:lnTo>
                                  <a:lnTo>
                                    <a:pt x="1165317" y="95265"/>
                                  </a:lnTo>
                                  <a:lnTo>
                                    <a:pt x="1199585" y="87530"/>
                                  </a:lnTo>
                                  <a:lnTo>
                                    <a:pt x="119958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D968C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9" name="Graphic 509"/>
                          <wps:cNvSpPr/>
                          <wps:spPr>
                            <a:xfrm>
                              <a:off x="5238" y="0"/>
                              <a:ext cx="1200150" cy="5848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150" h="584835">
                                  <a:moveTo>
                                    <a:pt x="1199585" y="0"/>
                                  </a:moveTo>
                                  <a:lnTo>
                                    <a:pt x="1165317" y="27806"/>
                                  </a:lnTo>
                                  <a:lnTo>
                                    <a:pt x="1131049" y="53164"/>
                                  </a:lnTo>
                                  <a:lnTo>
                                    <a:pt x="1062512" y="102609"/>
                                  </a:lnTo>
                                  <a:lnTo>
                                    <a:pt x="1028244" y="125421"/>
                                  </a:lnTo>
                                  <a:lnTo>
                                    <a:pt x="993976" y="147451"/>
                                  </a:lnTo>
                                  <a:lnTo>
                                    <a:pt x="959707" y="168012"/>
                                  </a:lnTo>
                                  <a:lnTo>
                                    <a:pt x="925439" y="189063"/>
                                  </a:lnTo>
                                  <a:lnTo>
                                    <a:pt x="891171" y="208742"/>
                                  </a:lnTo>
                                  <a:lnTo>
                                    <a:pt x="856902" y="231261"/>
                                  </a:lnTo>
                                  <a:lnTo>
                                    <a:pt x="822634" y="248004"/>
                                  </a:lnTo>
                                  <a:lnTo>
                                    <a:pt x="754000" y="283153"/>
                                  </a:lnTo>
                                  <a:lnTo>
                                    <a:pt x="719731" y="299602"/>
                                  </a:lnTo>
                                  <a:lnTo>
                                    <a:pt x="685463" y="316443"/>
                                  </a:lnTo>
                                  <a:lnTo>
                                    <a:pt x="651195" y="331814"/>
                                  </a:lnTo>
                                  <a:lnTo>
                                    <a:pt x="616927" y="346011"/>
                                  </a:lnTo>
                                  <a:lnTo>
                                    <a:pt x="582658" y="360796"/>
                                  </a:lnTo>
                                  <a:lnTo>
                                    <a:pt x="548390" y="375874"/>
                                  </a:lnTo>
                                  <a:lnTo>
                                    <a:pt x="514122" y="389973"/>
                                  </a:lnTo>
                                  <a:lnTo>
                                    <a:pt x="479853" y="403190"/>
                                  </a:lnTo>
                                  <a:lnTo>
                                    <a:pt x="445585" y="416800"/>
                                  </a:lnTo>
                                  <a:lnTo>
                                    <a:pt x="377049" y="440885"/>
                                  </a:lnTo>
                                  <a:lnTo>
                                    <a:pt x="342780" y="452047"/>
                                  </a:lnTo>
                                  <a:lnTo>
                                    <a:pt x="308512" y="461936"/>
                                  </a:lnTo>
                                  <a:lnTo>
                                    <a:pt x="274244" y="472412"/>
                                  </a:lnTo>
                                  <a:lnTo>
                                    <a:pt x="239975" y="484357"/>
                                  </a:lnTo>
                                  <a:lnTo>
                                    <a:pt x="205707" y="494050"/>
                                  </a:lnTo>
                                  <a:lnTo>
                                    <a:pt x="171439" y="502079"/>
                                  </a:lnTo>
                                  <a:lnTo>
                                    <a:pt x="68536" y="529689"/>
                                  </a:lnTo>
                                  <a:lnTo>
                                    <a:pt x="0" y="546628"/>
                                  </a:lnTo>
                                  <a:lnTo>
                                    <a:pt x="0" y="584812"/>
                                  </a:lnTo>
                                  <a:lnTo>
                                    <a:pt x="68536" y="569147"/>
                                  </a:lnTo>
                                  <a:lnTo>
                                    <a:pt x="102902" y="560335"/>
                                  </a:lnTo>
                                  <a:lnTo>
                                    <a:pt x="171439" y="543201"/>
                                  </a:lnTo>
                                  <a:lnTo>
                                    <a:pt x="205707" y="535955"/>
                                  </a:lnTo>
                                  <a:lnTo>
                                    <a:pt x="239975" y="526654"/>
                                  </a:lnTo>
                                  <a:lnTo>
                                    <a:pt x="274244" y="515786"/>
                                  </a:lnTo>
                                  <a:lnTo>
                                    <a:pt x="308512" y="506485"/>
                                  </a:lnTo>
                                  <a:lnTo>
                                    <a:pt x="342780" y="497673"/>
                                  </a:lnTo>
                                  <a:lnTo>
                                    <a:pt x="377049" y="487588"/>
                                  </a:lnTo>
                                  <a:lnTo>
                                    <a:pt x="411317" y="476818"/>
                                  </a:lnTo>
                                  <a:lnTo>
                                    <a:pt x="445585" y="466440"/>
                                  </a:lnTo>
                                  <a:lnTo>
                                    <a:pt x="479853" y="454691"/>
                                  </a:lnTo>
                                  <a:lnTo>
                                    <a:pt x="514122" y="443627"/>
                                  </a:lnTo>
                                  <a:lnTo>
                                    <a:pt x="548390" y="431682"/>
                                  </a:lnTo>
                                  <a:lnTo>
                                    <a:pt x="582658" y="418562"/>
                                  </a:lnTo>
                                  <a:lnTo>
                                    <a:pt x="616927" y="406421"/>
                                  </a:lnTo>
                                  <a:lnTo>
                                    <a:pt x="651195" y="394770"/>
                                  </a:lnTo>
                                  <a:lnTo>
                                    <a:pt x="685463" y="382042"/>
                                  </a:lnTo>
                                  <a:lnTo>
                                    <a:pt x="754000" y="354823"/>
                                  </a:lnTo>
                                  <a:lnTo>
                                    <a:pt x="822634" y="326331"/>
                                  </a:lnTo>
                                  <a:lnTo>
                                    <a:pt x="856902" y="313114"/>
                                  </a:lnTo>
                                  <a:lnTo>
                                    <a:pt x="891171" y="294609"/>
                                  </a:lnTo>
                                  <a:lnTo>
                                    <a:pt x="925439" y="278748"/>
                                  </a:lnTo>
                                  <a:lnTo>
                                    <a:pt x="959707" y="262005"/>
                                  </a:lnTo>
                                  <a:lnTo>
                                    <a:pt x="993976" y="246633"/>
                                  </a:lnTo>
                                  <a:lnTo>
                                    <a:pt x="1028244" y="229303"/>
                                  </a:lnTo>
                                  <a:lnTo>
                                    <a:pt x="1062512" y="210896"/>
                                  </a:lnTo>
                                  <a:lnTo>
                                    <a:pt x="1096780" y="191412"/>
                                  </a:lnTo>
                                  <a:lnTo>
                                    <a:pt x="1165317" y="154403"/>
                                  </a:lnTo>
                                  <a:lnTo>
                                    <a:pt x="1199585" y="133352"/>
                                  </a:lnTo>
                                  <a:lnTo>
                                    <a:pt x="119958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C4B73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0" name="Graphic 510"/>
                          <wps:cNvSpPr/>
                          <wps:spPr>
                            <a:xfrm>
                              <a:off x="5238" y="658538"/>
                              <a:ext cx="1028700" cy="2730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28700" h="27305">
                                  <a:moveTo>
                                    <a:pt x="0" y="26827"/>
                                  </a:moveTo>
                                  <a:lnTo>
                                    <a:pt x="0" y="0"/>
                                  </a:lnTo>
                                </a:path>
                                <a:path w="1028700" h="27305">
                                  <a:moveTo>
                                    <a:pt x="342780" y="26827"/>
                                  </a:moveTo>
                                  <a:lnTo>
                                    <a:pt x="342780" y="0"/>
                                  </a:lnTo>
                                </a:path>
                                <a:path w="1028700" h="27305">
                                  <a:moveTo>
                                    <a:pt x="685463" y="26827"/>
                                  </a:moveTo>
                                  <a:lnTo>
                                    <a:pt x="685463" y="0"/>
                                  </a:lnTo>
                                </a:path>
                                <a:path w="1028700" h="27305">
                                  <a:moveTo>
                                    <a:pt x="1028244" y="26827"/>
                                  </a:moveTo>
                                  <a:lnTo>
                                    <a:pt x="1028244" y="0"/>
                                  </a:lnTo>
                                </a:path>
                              </a:pathLst>
                            </a:custGeom>
                            <a:ln w="10476">
                              <a:solidFill>
                                <a:srgbClr val="333333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6075A60C" id="Group 503" o:spid="_x0000_s1026" style="position:absolute;margin-left:249.55pt;margin-top:-1.25pt;width:94.9pt;height:54pt;z-index:15768064;mso-wrap-distance-left:0;mso-wrap-distance-right:0;mso-position-horizontal-relative:page" coordsize="12052,6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">
                  <v:shape id="Graphic 504" o:spid="_x0000_s1027" style="position:absolute;left:52;top:4167;width:12001;height:1981;visibility:visible;mso-wrap-style:square;v-text-anchor:top" coordsize="1200150,198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" path="m1199585,r-34268,5776l1131049,11259r-34269,6854l1062512,26141,993976,39555r-34269,7049l856902,65305r-34268,6854l788268,78229r-34268,6364l719731,91447r-68536,10672l616927,106133r-34269,4504l548390,116316r-34268,6168l479853,127380r-34268,3720l411317,135506r-34268,4700l342780,143730,239975,156850r-34268,4113l171439,165564r-34268,3917l102902,173691r-34366,4014l,185146r,12630l34268,194350,171439,178684r34268,-4504l342780,157732r34269,-3427l445585,145395r34268,-3427l514122,137268r34268,-6070l582658,125813r34269,-4308l651195,117882r68536,-9986l754000,101434r34268,-6071l822634,89880r34268,-6364l891171,77544,959707,66284r34269,-6266l1062512,47975r34268,-7245l1131049,34659r68536,-9693l1199585,xe" fillcolor="#e78429" stroked="f">
                    <v:fill opacity="32896f"/>
                    <v:path arrowok="t"/>
                  </v:shape>
                  <v:shape id="Graphic 505" o:spid="_x0000_s1028" style="position:absolute;left:52;top:3340;width:12001;height:2718;visibility:visible;mso-wrap-style:square;v-text-anchor:top" coordsize="1200150,271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" path="m1199585,r-34268,9986l1131049,21637r-34269,9987l1062512,41121r-34268,9987l959707,69613r-34268,8518l891171,87041r-34269,7343l822634,105546r-34366,8028l754000,119938r-34269,9694l685463,135702r-34268,7931l616927,150878r-34269,7833l548390,164977r-68537,14295l411317,191804r-34268,7539l342780,205511r-34268,4602l274244,216771r-34269,5874l205707,228226r-34268,4798l137171,236842r-34269,5189l68536,246927r-34268,6756l,258774r,12826l34268,266607r34268,-6658l102902,255151r34269,-5189l171439,246340r34268,-4798l239975,236157r34269,-5875l308512,223918r34268,-4504l377049,213540r34268,-7343l479853,194056r68537,-13805l582658,174376r34269,-7441l651195,160179r34268,-7441l719731,147157r34269,-9301l788268,131981r34366,-7245l856902,114358r34269,-6854l925439,99378r34268,-7833l1028244,74509r34268,-9204l1131049,47583r34268,-10574l1199585,27904r,-27904xe" fillcolor="#ed968c" stroked="f">
                    <v:fill opacity="32896f"/>
                    <v:path arrowok="t"/>
                  </v:shape>
                  <v:shape id="Graphic 506" o:spid="_x0000_s1029" style="position:absolute;left:52;top:460;width:12001;height:5283;visibility:visible;mso-wrap-style:square;v-text-anchor:top" coordsize="1200150,528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" path="m1199585,r-34268,24868l1131049,48660r-34269,21638l1062512,91055r-34268,21638l993976,133646r-34269,18211l925439,167229r-34268,18798l822634,224897r-34366,18603l754000,258774r-34269,17722l685463,292651r-34268,13903l616927,321534r-34269,13609l514122,363145r-68537,25261l411317,399666r-34268,11749l342780,422087r-34268,8616l239975,450774r-34268,11064l137171,480832r-34269,8519l68536,498946r-34268,8420l,515199r,12826l34268,520388r34268,-8322l102902,502666r34269,-8420l205707,475545r34268,-10770l308512,445193r34268,-8322l377049,426493r34268,-11456l445585,404072r34268,-11848l514122,379986r68536,-26632l616927,340528r34268,-13903l685463,313701r34268,-15078l754000,281783r34268,-14099l856902,232143r34269,-18212l925439,196797r34268,-14099l993976,166152r68536,-39360l1096780,107994r34269,-19680l1165317,66480r34268,-22813l1199585,xe" fillcolor="#7c4b73" stroked="f">
                    <v:fill opacity="32896f"/>
                    <v:path arrowok="t"/>
                  </v:shape>
                  <v:shape id="Graphic 507" o:spid="_x0000_s1030" style="position:absolute;left:52;top:3926;width:12001;height:2349;visibility:visible;mso-wrap-style:square;v-text-anchor:top" coordsize="1200150,234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" path="m1199585,r-34268,8616l1131049,11749r-68537,16253l1028244,34464r-34268,7245l959707,52479r-34268,7049l891171,63445r-34269,7441l788268,83418r-34268,5777l719731,95755r-34268,5874l651195,107210r-68537,11554l548390,124834r-34268,4993l445585,139031r-34268,5091l308512,158515r-34268,4308l205707,171047,68536,187692r-34268,3329l,196210r,38380l34268,229205r34268,-3426l102902,221568,239975,205805r68537,-8029l342780,193273r68537,-8029l445585,181034r34268,-3916l548390,168893r34268,-5287l651195,153913r34268,-4308l719731,145003r34269,-4993l788268,135604r34366,-4895l856902,126303r34269,-5777l925439,118078r34268,-5091l993976,104371r34268,-5287l1062512,94482r68537,-12239l1165317,81460r34268,-6364l1199585,xe" fillcolor="#e78429" stroked="f">
                    <v:fill opacity="32896f"/>
                    <v:path arrowok="t"/>
                  </v:shape>
                  <v:shape id="Graphic 508" o:spid="_x0000_s1031" style="position:absolute;left:52;top:3050;width:12001;height:3118;visibility:visible;mso-wrap-style:square;v-text-anchor:top" coordsize="1200150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" path="m1199585,r-34268,11357l1131049,23008r-34269,9889l993976,65011,891171,94972,719731,138835r-68536,14491l616927,161550r-68537,15372l514122,184265r-34269,5972l445585,197874r-34268,6462l377049,211582r-34269,6462l239975,235569r-34268,6169l171439,247612r-68537,10966l34268,268761,,274146r,37205l34268,306358r68634,-9693l171439,286678r68536,-10770l342780,260536,445585,243304r34268,-6755l514122,231359,616927,212561r34268,-6854l685463,200616,856902,165466,959707,143437r68537,-15372l1096780,111420r34269,-7539l1165317,95265r34268,-7735l1199585,xe" fillcolor="#ed968c" stroked="f">
                    <v:fill opacity="32896f"/>
                    <v:path arrowok="t"/>
                  </v:shape>
                  <v:shape id="Graphic 509" o:spid="_x0000_s1032" style="position:absolute;left:52;width:12001;height:5848;visibility:visible;mso-wrap-style:square;v-text-anchor:top" coordsize="1200150,584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" path="m1199585,r-34268,27806l1131049,53164r-68537,49445l1028244,125421r-34268,22030l959707,168012r-34268,21051l891171,208742r-34269,22519l822634,248004r-68634,35149l719731,299602r-34268,16841l651195,331814r-34268,14197l582658,360796r-34268,15078l514122,389973r-34269,13217l445585,416800r-68536,24085l342780,452047r-34268,9889l274244,472412r-34269,11945l205707,494050r-34268,8029l68536,529689,,546628r,38184l68536,569147r34366,-8812l171439,543201r34268,-7246l239975,526654r34269,-10868l308512,506485r34268,-8812l377049,487588r34268,-10770l445585,466440r34268,-11749l514122,443627r34268,-11945l582658,418562r34269,-12141l651195,394770r34268,-12728l754000,354823r68634,-28492l856902,313114r34269,-18505l925439,278748r34268,-16743l993976,246633r34268,-17330l1062512,210896r34268,-19484l1165317,154403r34268,-21051l1199585,xe" fillcolor="#7c4b73" stroked="f">
                    <v:fill opacity="32896f"/>
                    <v:path arrowok="t"/>
                  </v:shape>
                  <v:shape id="Graphic 510" o:spid="_x0000_s1033" style="position:absolute;left:52;top:6585;width:10287;height:273;visibility:visible;mso-wrap-style:square;v-text-anchor:top" coordsize="1028700,2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" path="m,26827l,em342780,26827l342780,em685463,26827l685463,em1028244,26827r,-26827e" filled="f" strokecolor="#333" strokeweight=".291mm">
                    <v:path arrowok="t"/>
                  </v:shape>
                  <w10:wrap anchorx="page"/>
                </v:group>
              </w:pict>
            </mc:Fallback>
          </mc:AlternateContent>
        </w:r>
        <w:r w:rsidR="001E0CFE">
          <w:rPr>
            <w:noProof/>
            <w:lang w:val="en-GB" w:eastAsia="en-GB"/>
          </w:rPr>
          <mc:AlternateContent>
            <mc:Choice Requires="wps">
              <w:drawing>
                <wp:anchor distT="0" distB="0" distL="0" distR="0" simplePos="0" relativeHeight="15773184" behindDoc="0" locked="0" layoutInCell="1" allowOverlap="1">
                  <wp:simplePos x="0" y="0"/>
                  <wp:positionH relativeFrom="page">
                    <wp:posOffset>1714693</wp:posOffset>
                  </wp:positionH>
                  <wp:positionV relativeFrom="paragraph">
                    <wp:posOffset>53819</wp:posOffset>
                  </wp:positionV>
                  <wp:extent cx="27305" cy="1270"/>
                  <wp:effectExtent l="0" t="0" r="0" b="0"/>
                  <wp:wrapNone/>
                  <wp:docPr id="511" name="Graphic 5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>
                          <a:xfrm>
                            <a:off x="0" y="0"/>
                            <a:ext cx="27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>
                                <a:moveTo>
                                  <a:pt x="0" y="0"/>
                                </a:moveTo>
                                <a:lnTo>
                                  <a:pt x="26827" y="0"/>
                                </a:lnTo>
                              </a:path>
                            </a:pathLst>
                          </a:custGeom>
                          <a:ln w="10476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6539D8BE" id="Graphic 511" o:spid="_x0000_s1026" style="position:absolute;margin-left:135pt;margin-top:4.25pt;width:2.15pt;height:.1pt;z-index:15773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0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" path="m,l26827,e" filled="f" strokecolor="#333" strokeweight=".291mm">
                  <v:path arrowok="t"/>
                  <w10:wrap anchorx="page"/>
                </v:shape>
              </w:pict>
            </mc:Fallback>
          </mc:AlternateContent>
        </w:r>
      </w:ins>
      <w:r w:rsidR="001E0CFE">
        <w:rPr>
          <w:rFonts w:ascii="Times New Roman"/>
          <w:color w:val="4D4D4D"/>
          <w:spacing w:val="-5"/>
          <w:sz w:val="14"/>
        </w:rPr>
        <w:t>1.4</w:t>
      </w:r>
    </w:p>
    <w:p w14:paraId="22F99231" w14:textId="62DB1C9E" w:rsidR="00470D98" w:rsidRDefault="00133F83">
      <w:pPr>
        <w:spacing w:before="72"/>
        <w:ind w:left="893"/>
        <w:rPr>
          <w:rFonts w:ascii="Times New Roman"/>
          <w:sz w:val="14"/>
        </w:rPr>
      </w:pPr>
      <w:del w:id="2520" w:author="Hughes, Anna E" w:date="2023-08-09T15:29:00Z">
        <w:r>
          <w:rPr>
            <w:noProof/>
            <w:lang w:val="en-GB" w:eastAsia="en-GB"/>
          </w:rPr>
          <mc:AlternateContent>
            <mc:Choice Requires="wpg">
              <w:drawing>
                <wp:anchor distT="0" distB="0" distL="114300" distR="114300" simplePos="0" relativeHeight="487748096" behindDoc="0" locked="0" layoutInCell="1" allowOverlap="1" wp14:anchorId="0AE5BD22" wp14:editId="2A956BC3">
                  <wp:simplePos x="0" y="0"/>
                  <wp:positionH relativeFrom="page">
                    <wp:posOffset>1796415</wp:posOffset>
                  </wp:positionH>
                  <wp:positionV relativeFrom="paragraph">
                    <wp:posOffset>80645</wp:posOffset>
                  </wp:positionV>
                  <wp:extent cx="1205230" cy="487680"/>
                  <wp:effectExtent l="0" t="0" r="0" b="0"/>
                  <wp:wrapNone/>
                  <wp:docPr id="1053" name="docshapegroup39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205230" cy="487680"/>
                            <a:chOff x="2829" y="127"/>
                            <a:chExt cx="1898" cy="768"/>
                          </a:xfrm>
                        </wpg:grpSpPr>
                        <wps:wsp>
                          <wps:cNvPr id="1054" name="docshape391"/>
                          <wps:cNvSpPr>
                            <a:spLocks/>
                          </wps:cNvSpPr>
                          <wps:spPr bwMode="auto">
                            <a:xfrm>
                              <a:off x="2837" y="584"/>
                              <a:ext cx="1889" cy="198"/>
                            </a:xfrm>
                            <a:custGeom>
                              <a:avLst/>
                              <a:gdLst>
                                <a:gd name="T0" fmla="+- 0 4726 2837"/>
                                <a:gd name="T1" fmla="*/ T0 w 1889"/>
                                <a:gd name="T2" fmla="+- 0 584 584"/>
                                <a:gd name="T3" fmla="*/ 584 h 198"/>
                                <a:gd name="T4" fmla="+- 0 4672 2837"/>
                                <a:gd name="T5" fmla="*/ T4 w 1889"/>
                                <a:gd name="T6" fmla="+- 0 591 584"/>
                                <a:gd name="T7" fmla="*/ 591 h 198"/>
                                <a:gd name="T8" fmla="+- 0 4618 2837"/>
                                <a:gd name="T9" fmla="*/ T8 w 1889"/>
                                <a:gd name="T10" fmla="+- 0 596 584"/>
                                <a:gd name="T11" fmla="*/ 596 h 198"/>
                                <a:gd name="T12" fmla="+- 0 4564 2837"/>
                                <a:gd name="T13" fmla="*/ T12 w 1889"/>
                                <a:gd name="T14" fmla="+- 0 600 584"/>
                                <a:gd name="T15" fmla="*/ 600 h 198"/>
                                <a:gd name="T16" fmla="+- 0 4510 2837"/>
                                <a:gd name="T17" fmla="*/ T16 w 1889"/>
                                <a:gd name="T18" fmla="+- 0 609 584"/>
                                <a:gd name="T19" fmla="*/ 609 h 198"/>
                                <a:gd name="T20" fmla="+- 0 4456 2837"/>
                                <a:gd name="T21" fmla="*/ T20 w 1889"/>
                                <a:gd name="T22" fmla="+- 0 615 584"/>
                                <a:gd name="T23" fmla="*/ 615 h 198"/>
                                <a:gd name="T24" fmla="+- 0 4402 2837"/>
                                <a:gd name="T25" fmla="*/ T24 w 1889"/>
                                <a:gd name="T26" fmla="+- 0 620 584"/>
                                <a:gd name="T27" fmla="*/ 620 h 198"/>
                                <a:gd name="T28" fmla="+- 0 4294 2837"/>
                                <a:gd name="T29" fmla="*/ T28 w 1889"/>
                                <a:gd name="T30" fmla="+- 0 632 584"/>
                                <a:gd name="T31" fmla="*/ 632 h 198"/>
                                <a:gd name="T32" fmla="+- 0 4240 2837"/>
                                <a:gd name="T33" fmla="*/ T32 w 1889"/>
                                <a:gd name="T34" fmla="+- 0 639 584"/>
                                <a:gd name="T35" fmla="*/ 639 h 198"/>
                                <a:gd name="T36" fmla="+- 0 4186 2837"/>
                                <a:gd name="T37" fmla="*/ T36 w 1889"/>
                                <a:gd name="T38" fmla="+- 0 645 584"/>
                                <a:gd name="T39" fmla="*/ 645 h 198"/>
                                <a:gd name="T40" fmla="+- 0 4132 2837"/>
                                <a:gd name="T41" fmla="*/ T40 w 1889"/>
                                <a:gd name="T42" fmla="+- 0 650 584"/>
                                <a:gd name="T43" fmla="*/ 650 h 198"/>
                                <a:gd name="T44" fmla="+- 0 4078 2837"/>
                                <a:gd name="T45" fmla="*/ T44 w 1889"/>
                                <a:gd name="T46" fmla="+- 0 655 584"/>
                                <a:gd name="T47" fmla="*/ 655 h 198"/>
                                <a:gd name="T48" fmla="+- 0 3971 2837"/>
                                <a:gd name="T49" fmla="*/ T48 w 1889"/>
                                <a:gd name="T50" fmla="+- 0 665 584"/>
                                <a:gd name="T51" fmla="*/ 665 h 198"/>
                                <a:gd name="T52" fmla="+- 0 3917 2837"/>
                                <a:gd name="T53" fmla="*/ T52 w 1889"/>
                                <a:gd name="T54" fmla="+- 0 671 584"/>
                                <a:gd name="T55" fmla="*/ 671 h 198"/>
                                <a:gd name="T56" fmla="+- 0 3863 2837"/>
                                <a:gd name="T57" fmla="*/ T56 w 1889"/>
                                <a:gd name="T58" fmla="+- 0 676 584"/>
                                <a:gd name="T59" fmla="*/ 676 h 198"/>
                                <a:gd name="T60" fmla="+- 0 3808 2837"/>
                                <a:gd name="T61" fmla="*/ T60 w 1889"/>
                                <a:gd name="T62" fmla="+- 0 681 584"/>
                                <a:gd name="T63" fmla="*/ 681 h 198"/>
                                <a:gd name="T64" fmla="+- 0 3754 2837"/>
                                <a:gd name="T65" fmla="*/ T64 w 1889"/>
                                <a:gd name="T66" fmla="+- 0 687 584"/>
                                <a:gd name="T67" fmla="*/ 687 h 198"/>
                                <a:gd name="T68" fmla="+- 0 3701 2837"/>
                                <a:gd name="T69" fmla="*/ T68 w 1889"/>
                                <a:gd name="T70" fmla="+- 0 691 584"/>
                                <a:gd name="T71" fmla="*/ 691 h 198"/>
                                <a:gd name="T72" fmla="+- 0 3647 2837"/>
                                <a:gd name="T73" fmla="*/ T72 w 1889"/>
                                <a:gd name="T74" fmla="+- 0 695 584"/>
                                <a:gd name="T75" fmla="*/ 695 h 198"/>
                                <a:gd name="T76" fmla="+- 0 3593 2837"/>
                                <a:gd name="T77" fmla="*/ T76 w 1889"/>
                                <a:gd name="T78" fmla="+- 0 700 584"/>
                                <a:gd name="T79" fmla="*/ 700 h 198"/>
                                <a:gd name="T80" fmla="+- 0 3539 2837"/>
                                <a:gd name="T81" fmla="*/ T80 w 1889"/>
                                <a:gd name="T82" fmla="+- 0 706 584"/>
                                <a:gd name="T83" fmla="*/ 706 h 198"/>
                                <a:gd name="T84" fmla="+- 0 3431 2837"/>
                                <a:gd name="T85" fmla="*/ T84 w 1889"/>
                                <a:gd name="T86" fmla="+- 0 715 584"/>
                                <a:gd name="T87" fmla="*/ 715 h 198"/>
                                <a:gd name="T88" fmla="+- 0 3377 2837"/>
                                <a:gd name="T89" fmla="*/ T88 w 1889"/>
                                <a:gd name="T90" fmla="+- 0 720 584"/>
                                <a:gd name="T91" fmla="*/ 720 h 198"/>
                                <a:gd name="T92" fmla="+- 0 3215 2837"/>
                                <a:gd name="T93" fmla="*/ T92 w 1889"/>
                                <a:gd name="T94" fmla="+- 0 734 584"/>
                                <a:gd name="T95" fmla="*/ 734 h 198"/>
                                <a:gd name="T96" fmla="+- 0 3161 2837"/>
                                <a:gd name="T97" fmla="*/ T96 w 1889"/>
                                <a:gd name="T98" fmla="+- 0 737 584"/>
                                <a:gd name="T99" fmla="*/ 737 h 198"/>
                                <a:gd name="T100" fmla="+- 0 2945 2837"/>
                                <a:gd name="T101" fmla="*/ T100 w 1889"/>
                                <a:gd name="T102" fmla="+- 0 755 584"/>
                                <a:gd name="T103" fmla="*/ 755 h 198"/>
                                <a:gd name="T104" fmla="+- 0 2891 2837"/>
                                <a:gd name="T105" fmla="*/ T104 w 1889"/>
                                <a:gd name="T106" fmla="+- 0 758 584"/>
                                <a:gd name="T107" fmla="*/ 758 h 198"/>
                                <a:gd name="T108" fmla="+- 0 2837 2837"/>
                                <a:gd name="T109" fmla="*/ T108 w 1889"/>
                                <a:gd name="T110" fmla="+- 0 762 584"/>
                                <a:gd name="T111" fmla="*/ 762 h 198"/>
                                <a:gd name="T112" fmla="+- 0 2837 2837"/>
                                <a:gd name="T113" fmla="*/ T112 w 1889"/>
                                <a:gd name="T114" fmla="+- 0 782 584"/>
                                <a:gd name="T115" fmla="*/ 782 h 198"/>
                                <a:gd name="T116" fmla="+- 0 2891 2837"/>
                                <a:gd name="T117" fmla="*/ T116 w 1889"/>
                                <a:gd name="T118" fmla="+- 0 778 584"/>
                                <a:gd name="T119" fmla="*/ 778 h 198"/>
                                <a:gd name="T120" fmla="+- 0 2945 2837"/>
                                <a:gd name="T121" fmla="*/ T120 w 1889"/>
                                <a:gd name="T122" fmla="+- 0 775 584"/>
                                <a:gd name="T123" fmla="*/ 775 h 198"/>
                                <a:gd name="T124" fmla="+- 0 3161 2837"/>
                                <a:gd name="T125" fmla="*/ T124 w 1889"/>
                                <a:gd name="T126" fmla="+- 0 759 584"/>
                                <a:gd name="T127" fmla="*/ 759 h 198"/>
                                <a:gd name="T128" fmla="+- 0 3215 2837"/>
                                <a:gd name="T129" fmla="*/ T128 w 1889"/>
                                <a:gd name="T130" fmla="+- 0 755 584"/>
                                <a:gd name="T131" fmla="*/ 755 h 198"/>
                                <a:gd name="T132" fmla="+- 0 3377 2837"/>
                                <a:gd name="T133" fmla="*/ T132 w 1889"/>
                                <a:gd name="T134" fmla="+- 0 742 584"/>
                                <a:gd name="T135" fmla="*/ 742 h 198"/>
                                <a:gd name="T136" fmla="+- 0 3431 2837"/>
                                <a:gd name="T137" fmla="*/ T136 w 1889"/>
                                <a:gd name="T138" fmla="+- 0 738 584"/>
                                <a:gd name="T139" fmla="*/ 738 h 198"/>
                                <a:gd name="T140" fmla="+- 0 3539 2837"/>
                                <a:gd name="T141" fmla="*/ T140 w 1889"/>
                                <a:gd name="T142" fmla="+- 0 729 584"/>
                                <a:gd name="T143" fmla="*/ 729 h 198"/>
                                <a:gd name="T144" fmla="+- 0 3593 2837"/>
                                <a:gd name="T145" fmla="*/ T144 w 1889"/>
                                <a:gd name="T146" fmla="+- 0 724 584"/>
                                <a:gd name="T147" fmla="*/ 724 h 198"/>
                                <a:gd name="T148" fmla="+- 0 3647 2837"/>
                                <a:gd name="T149" fmla="*/ T148 w 1889"/>
                                <a:gd name="T150" fmla="+- 0 719 584"/>
                                <a:gd name="T151" fmla="*/ 719 h 198"/>
                                <a:gd name="T152" fmla="+- 0 3701 2837"/>
                                <a:gd name="T153" fmla="*/ T152 w 1889"/>
                                <a:gd name="T154" fmla="+- 0 715 584"/>
                                <a:gd name="T155" fmla="*/ 715 h 198"/>
                                <a:gd name="T156" fmla="+- 0 3754 2837"/>
                                <a:gd name="T157" fmla="*/ T156 w 1889"/>
                                <a:gd name="T158" fmla="+- 0 711 584"/>
                                <a:gd name="T159" fmla="*/ 711 h 198"/>
                                <a:gd name="T160" fmla="+- 0 3808 2837"/>
                                <a:gd name="T161" fmla="*/ T160 w 1889"/>
                                <a:gd name="T162" fmla="+- 0 705 584"/>
                                <a:gd name="T163" fmla="*/ 705 h 198"/>
                                <a:gd name="T164" fmla="+- 0 3863 2837"/>
                                <a:gd name="T165" fmla="*/ T164 w 1889"/>
                                <a:gd name="T166" fmla="+- 0 701 584"/>
                                <a:gd name="T167" fmla="*/ 701 h 198"/>
                                <a:gd name="T168" fmla="+- 0 3917 2837"/>
                                <a:gd name="T169" fmla="*/ T168 w 1889"/>
                                <a:gd name="T170" fmla="+- 0 697 584"/>
                                <a:gd name="T171" fmla="*/ 697 h 198"/>
                                <a:gd name="T172" fmla="+- 0 3971 2837"/>
                                <a:gd name="T173" fmla="*/ T172 w 1889"/>
                                <a:gd name="T174" fmla="+- 0 691 584"/>
                                <a:gd name="T175" fmla="*/ 691 h 198"/>
                                <a:gd name="T176" fmla="+- 0 4132 2837"/>
                                <a:gd name="T177" fmla="*/ T176 w 1889"/>
                                <a:gd name="T178" fmla="+- 0 676 584"/>
                                <a:gd name="T179" fmla="*/ 676 h 198"/>
                                <a:gd name="T180" fmla="+- 0 4186 2837"/>
                                <a:gd name="T181" fmla="*/ T180 w 1889"/>
                                <a:gd name="T182" fmla="+- 0 672 584"/>
                                <a:gd name="T183" fmla="*/ 672 h 198"/>
                                <a:gd name="T184" fmla="+- 0 4240 2837"/>
                                <a:gd name="T185" fmla="*/ T184 w 1889"/>
                                <a:gd name="T186" fmla="+- 0 667 584"/>
                                <a:gd name="T187" fmla="*/ 667 h 198"/>
                                <a:gd name="T188" fmla="+- 0 4294 2837"/>
                                <a:gd name="T189" fmla="*/ T188 w 1889"/>
                                <a:gd name="T190" fmla="+- 0 660 584"/>
                                <a:gd name="T191" fmla="*/ 660 h 198"/>
                                <a:gd name="T192" fmla="+- 0 4402 2837"/>
                                <a:gd name="T193" fmla="*/ T192 w 1889"/>
                                <a:gd name="T194" fmla="+- 0 650 584"/>
                                <a:gd name="T195" fmla="*/ 650 h 198"/>
                                <a:gd name="T196" fmla="+- 0 4510 2837"/>
                                <a:gd name="T197" fmla="*/ T196 w 1889"/>
                                <a:gd name="T198" fmla="+- 0 640 584"/>
                                <a:gd name="T199" fmla="*/ 640 h 198"/>
                                <a:gd name="T200" fmla="+- 0 4564 2837"/>
                                <a:gd name="T201" fmla="*/ T200 w 1889"/>
                                <a:gd name="T202" fmla="+- 0 632 584"/>
                                <a:gd name="T203" fmla="*/ 632 h 198"/>
                                <a:gd name="T204" fmla="+- 0 4618 2837"/>
                                <a:gd name="T205" fmla="*/ T204 w 1889"/>
                                <a:gd name="T206" fmla="+- 0 629 584"/>
                                <a:gd name="T207" fmla="*/ 629 h 198"/>
                                <a:gd name="T208" fmla="+- 0 4672 2837"/>
                                <a:gd name="T209" fmla="*/ T208 w 1889"/>
                                <a:gd name="T210" fmla="+- 0 625 584"/>
                                <a:gd name="T211" fmla="*/ 625 h 198"/>
                                <a:gd name="T212" fmla="+- 0 4726 2837"/>
                                <a:gd name="T213" fmla="*/ T212 w 1889"/>
                                <a:gd name="T214" fmla="+- 0 618 584"/>
                                <a:gd name="T215" fmla="*/ 618 h 198"/>
                                <a:gd name="T216" fmla="+- 0 4726 2837"/>
                                <a:gd name="T217" fmla="*/ T216 w 1889"/>
                                <a:gd name="T218" fmla="+- 0 584 584"/>
                                <a:gd name="T219" fmla="*/ 584 h 1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</a:cxnLst>
                              <a:rect l="0" t="0" r="r" b="b"/>
                              <a:pathLst>
                                <a:path w="1889" h="198">
                                  <a:moveTo>
                                    <a:pt x="1889" y="0"/>
                                  </a:moveTo>
                                  <a:lnTo>
                                    <a:pt x="1835" y="7"/>
                                  </a:lnTo>
                                  <a:lnTo>
                                    <a:pt x="1781" y="12"/>
                                  </a:lnTo>
                                  <a:lnTo>
                                    <a:pt x="1727" y="16"/>
                                  </a:lnTo>
                                  <a:lnTo>
                                    <a:pt x="1673" y="25"/>
                                  </a:lnTo>
                                  <a:lnTo>
                                    <a:pt x="1619" y="31"/>
                                  </a:lnTo>
                                  <a:lnTo>
                                    <a:pt x="1565" y="36"/>
                                  </a:lnTo>
                                  <a:lnTo>
                                    <a:pt x="1457" y="48"/>
                                  </a:lnTo>
                                  <a:lnTo>
                                    <a:pt x="1403" y="55"/>
                                  </a:lnTo>
                                  <a:lnTo>
                                    <a:pt x="1349" y="61"/>
                                  </a:lnTo>
                                  <a:lnTo>
                                    <a:pt x="1295" y="66"/>
                                  </a:lnTo>
                                  <a:lnTo>
                                    <a:pt x="1241" y="71"/>
                                  </a:lnTo>
                                  <a:lnTo>
                                    <a:pt x="1134" y="81"/>
                                  </a:lnTo>
                                  <a:lnTo>
                                    <a:pt x="1080" y="87"/>
                                  </a:lnTo>
                                  <a:lnTo>
                                    <a:pt x="1026" y="92"/>
                                  </a:lnTo>
                                  <a:lnTo>
                                    <a:pt x="971" y="97"/>
                                  </a:lnTo>
                                  <a:lnTo>
                                    <a:pt x="917" y="103"/>
                                  </a:lnTo>
                                  <a:lnTo>
                                    <a:pt x="864" y="107"/>
                                  </a:lnTo>
                                  <a:lnTo>
                                    <a:pt x="810" y="111"/>
                                  </a:lnTo>
                                  <a:lnTo>
                                    <a:pt x="756" y="116"/>
                                  </a:lnTo>
                                  <a:lnTo>
                                    <a:pt x="702" y="122"/>
                                  </a:lnTo>
                                  <a:lnTo>
                                    <a:pt x="594" y="131"/>
                                  </a:lnTo>
                                  <a:lnTo>
                                    <a:pt x="540" y="136"/>
                                  </a:lnTo>
                                  <a:lnTo>
                                    <a:pt x="378" y="150"/>
                                  </a:lnTo>
                                  <a:lnTo>
                                    <a:pt x="324" y="153"/>
                                  </a:lnTo>
                                  <a:lnTo>
                                    <a:pt x="108" y="171"/>
                                  </a:lnTo>
                                  <a:lnTo>
                                    <a:pt x="54" y="174"/>
                                  </a:lnTo>
                                  <a:lnTo>
                                    <a:pt x="0" y="178"/>
                                  </a:lnTo>
                                  <a:lnTo>
                                    <a:pt x="0" y="198"/>
                                  </a:lnTo>
                                  <a:lnTo>
                                    <a:pt x="54" y="194"/>
                                  </a:lnTo>
                                  <a:lnTo>
                                    <a:pt x="108" y="191"/>
                                  </a:lnTo>
                                  <a:lnTo>
                                    <a:pt x="324" y="175"/>
                                  </a:lnTo>
                                  <a:lnTo>
                                    <a:pt x="378" y="171"/>
                                  </a:lnTo>
                                  <a:lnTo>
                                    <a:pt x="540" y="158"/>
                                  </a:lnTo>
                                  <a:lnTo>
                                    <a:pt x="594" y="154"/>
                                  </a:lnTo>
                                  <a:lnTo>
                                    <a:pt x="702" y="145"/>
                                  </a:lnTo>
                                  <a:lnTo>
                                    <a:pt x="756" y="140"/>
                                  </a:lnTo>
                                  <a:lnTo>
                                    <a:pt x="810" y="135"/>
                                  </a:lnTo>
                                  <a:lnTo>
                                    <a:pt x="864" y="131"/>
                                  </a:lnTo>
                                  <a:lnTo>
                                    <a:pt x="917" y="127"/>
                                  </a:lnTo>
                                  <a:lnTo>
                                    <a:pt x="971" y="121"/>
                                  </a:lnTo>
                                  <a:lnTo>
                                    <a:pt x="1026" y="117"/>
                                  </a:lnTo>
                                  <a:lnTo>
                                    <a:pt x="1080" y="113"/>
                                  </a:lnTo>
                                  <a:lnTo>
                                    <a:pt x="1134" y="107"/>
                                  </a:lnTo>
                                  <a:lnTo>
                                    <a:pt x="1295" y="92"/>
                                  </a:lnTo>
                                  <a:lnTo>
                                    <a:pt x="1349" y="88"/>
                                  </a:lnTo>
                                  <a:lnTo>
                                    <a:pt x="1403" y="83"/>
                                  </a:lnTo>
                                  <a:lnTo>
                                    <a:pt x="1457" y="76"/>
                                  </a:lnTo>
                                  <a:lnTo>
                                    <a:pt x="1565" y="66"/>
                                  </a:lnTo>
                                  <a:lnTo>
                                    <a:pt x="1673" y="56"/>
                                  </a:lnTo>
                                  <a:lnTo>
                                    <a:pt x="1727" y="48"/>
                                  </a:lnTo>
                                  <a:lnTo>
                                    <a:pt x="1781" y="45"/>
                                  </a:lnTo>
                                  <a:lnTo>
                                    <a:pt x="1835" y="41"/>
                                  </a:lnTo>
                                  <a:lnTo>
                                    <a:pt x="1889" y="34"/>
                                  </a:lnTo>
                                  <a:lnTo>
                                    <a:pt x="188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78429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5" name="docshape392"/>
                          <wps:cNvSpPr>
                            <a:spLocks/>
                          </wps:cNvSpPr>
                          <wps:spPr bwMode="auto">
                            <a:xfrm>
                              <a:off x="2837" y="480"/>
                              <a:ext cx="1889" cy="288"/>
                            </a:xfrm>
                            <a:custGeom>
                              <a:avLst/>
                              <a:gdLst>
                                <a:gd name="T0" fmla="+- 0 4726 2837"/>
                                <a:gd name="T1" fmla="*/ T0 w 1889"/>
                                <a:gd name="T2" fmla="+- 0 480 480"/>
                                <a:gd name="T3" fmla="*/ 480 h 288"/>
                                <a:gd name="T4" fmla="+- 0 4618 2837"/>
                                <a:gd name="T5" fmla="*/ T4 w 1889"/>
                                <a:gd name="T6" fmla="+- 0 500 480"/>
                                <a:gd name="T7" fmla="*/ 500 h 288"/>
                                <a:gd name="T8" fmla="+- 0 4564 2837"/>
                                <a:gd name="T9" fmla="*/ T8 w 1889"/>
                                <a:gd name="T10" fmla="+- 0 510 480"/>
                                <a:gd name="T11" fmla="*/ 510 h 288"/>
                                <a:gd name="T12" fmla="+- 0 4510 2837"/>
                                <a:gd name="T13" fmla="*/ T12 w 1889"/>
                                <a:gd name="T14" fmla="+- 0 520 480"/>
                                <a:gd name="T15" fmla="*/ 520 h 288"/>
                                <a:gd name="T16" fmla="+- 0 4456 2837"/>
                                <a:gd name="T17" fmla="*/ T16 w 1889"/>
                                <a:gd name="T18" fmla="+- 0 530 480"/>
                                <a:gd name="T19" fmla="*/ 530 h 288"/>
                                <a:gd name="T20" fmla="+- 0 4402 2837"/>
                                <a:gd name="T21" fmla="*/ T20 w 1889"/>
                                <a:gd name="T22" fmla="+- 0 537 480"/>
                                <a:gd name="T23" fmla="*/ 537 h 288"/>
                                <a:gd name="T24" fmla="+- 0 4348 2837"/>
                                <a:gd name="T25" fmla="*/ T24 w 1889"/>
                                <a:gd name="T26" fmla="+- 0 546 480"/>
                                <a:gd name="T27" fmla="*/ 546 h 288"/>
                                <a:gd name="T28" fmla="+- 0 4294 2837"/>
                                <a:gd name="T29" fmla="*/ T28 w 1889"/>
                                <a:gd name="T30" fmla="+- 0 555 480"/>
                                <a:gd name="T31" fmla="*/ 555 h 288"/>
                                <a:gd name="T32" fmla="+- 0 4240 2837"/>
                                <a:gd name="T33" fmla="*/ T32 w 1889"/>
                                <a:gd name="T34" fmla="+- 0 567 480"/>
                                <a:gd name="T35" fmla="*/ 567 h 288"/>
                                <a:gd name="T36" fmla="+- 0 4186 2837"/>
                                <a:gd name="T37" fmla="*/ T36 w 1889"/>
                                <a:gd name="T38" fmla="+- 0 577 480"/>
                                <a:gd name="T39" fmla="*/ 577 h 288"/>
                                <a:gd name="T40" fmla="+- 0 4132 2837"/>
                                <a:gd name="T41" fmla="*/ T40 w 1889"/>
                                <a:gd name="T42" fmla="+- 0 581 480"/>
                                <a:gd name="T43" fmla="*/ 581 h 288"/>
                                <a:gd name="T44" fmla="+- 0 4078 2837"/>
                                <a:gd name="T45" fmla="*/ T44 w 1889"/>
                                <a:gd name="T46" fmla="+- 0 595 480"/>
                                <a:gd name="T47" fmla="*/ 595 h 288"/>
                                <a:gd name="T48" fmla="+- 0 4024 2837"/>
                                <a:gd name="T49" fmla="*/ T48 w 1889"/>
                                <a:gd name="T50" fmla="+- 0 598 480"/>
                                <a:gd name="T51" fmla="*/ 598 h 288"/>
                                <a:gd name="T52" fmla="+- 0 3971 2837"/>
                                <a:gd name="T53" fmla="*/ T52 w 1889"/>
                                <a:gd name="T54" fmla="+- 0 608 480"/>
                                <a:gd name="T55" fmla="*/ 608 h 288"/>
                                <a:gd name="T56" fmla="+- 0 3917 2837"/>
                                <a:gd name="T57" fmla="*/ T56 w 1889"/>
                                <a:gd name="T58" fmla="+- 0 615 480"/>
                                <a:gd name="T59" fmla="*/ 615 h 288"/>
                                <a:gd name="T60" fmla="+- 0 3863 2837"/>
                                <a:gd name="T61" fmla="*/ T60 w 1889"/>
                                <a:gd name="T62" fmla="+- 0 623 480"/>
                                <a:gd name="T63" fmla="*/ 623 h 288"/>
                                <a:gd name="T64" fmla="+- 0 3808 2837"/>
                                <a:gd name="T65" fmla="*/ T64 w 1889"/>
                                <a:gd name="T66" fmla="+- 0 630 480"/>
                                <a:gd name="T67" fmla="*/ 630 h 288"/>
                                <a:gd name="T68" fmla="+- 0 3701 2837"/>
                                <a:gd name="T69" fmla="*/ T68 w 1889"/>
                                <a:gd name="T70" fmla="+- 0 645 480"/>
                                <a:gd name="T71" fmla="*/ 645 h 288"/>
                                <a:gd name="T72" fmla="+- 0 3647 2837"/>
                                <a:gd name="T73" fmla="*/ T72 w 1889"/>
                                <a:gd name="T74" fmla="+- 0 652 480"/>
                                <a:gd name="T75" fmla="*/ 652 h 288"/>
                                <a:gd name="T76" fmla="+- 0 3539 2837"/>
                                <a:gd name="T77" fmla="*/ T76 w 1889"/>
                                <a:gd name="T78" fmla="+- 0 667 480"/>
                                <a:gd name="T79" fmla="*/ 667 h 288"/>
                                <a:gd name="T80" fmla="+- 0 3485 2837"/>
                                <a:gd name="T81" fmla="*/ T80 w 1889"/>
                                <a:gd name="T82" fmla="+- 0 674 480"/>
                                <a:gd name="T83" fmla="*/ 674 h 288"/>
                                <a:gd name="T84" fmla="+- 0 3377 2837"/>
                                <a:gd name="T85" fmla="*/ T84 w 1889"/>
                                <a:gd name="T86" fmla="+- 0 688 480"/>
                                <a:gd name="T87" fmla="*/ 688 h 288"/>
                                <a:gd name="T88" fmla="+- 0 3323 2837"/>
                                <a:gd name="T89" fmla="*/ T88 w 1889"/>
                                <a:gd name="T90" fmla="+- 0 694 480"/>
                                <a:gd name="T91" fmla="*/ 694 h 288"/>
                                <a:gd name="T92" fmla="+- 0 3269 2837"/>
                                <a:gd name="T93" fmla="*/ T92 w 1889"/>
                                <a:gd name="T94" fmla="+- 0 700 480"/>
                                <a:gd name="T95" fmla="*/ 700 h 288"/>
                                <a:gd name="T96" fmla="+- 0 3215 2837"/>
                                <a:gd name="T97" fmla="*/ T96 w 1889"/>
                                <a:gd name="T98" fmla="+- 0 706 480"/>
                                <a:gd name="T99" fmla="*/ 706 h 288"/>
                                <a:gd name="T100" fmla="+- 0 3161 2837"/>
                                <a:gd name="T101" fmla="*/ T100 w 1889"/>
                                <a:gd name="T102" fmla="+- 0 712 480"/>
                                <a:gd name="T103" fmla="*/ 712 h 288"/>
                                <a:gd name="T104" fmla="+- 0 3107 2837"/>
                                <a:gd name="T105" fmla="*/ T104 w 1889"/>
                                <a:gd name="T106" fmla="+- 0 717 480"/>
                                <a:gd name="T107" fmla="*/ 717 h 288"/>
                                <a:gd name="T108" fmla="+- 0 2999 2837"/>
                                <a:gd name="T109" fmla="*/ T108 w 1889"/>
                                <a:gd name="T110" fmla="+- 0 729 480"/>
                                <a:gd name="T111" fmla="*/ 729 h 288"/>
                                <a:gd name="T112" fmla="+- 0 2945 2837"/>
                                <a:gd name="T113" fmla="*/ T112 w 1889"/>
                                <a:gd name="T114" fmla="+- 0 734 480"/>
                                <a:gd name="T115" fmla="*/ 734 h 288"/>
                                <a:gd name="T116" fmla="+- 0 2891 2837"/>
                                <a:gd name="T117" fmla="*/ T116 w 1889"/>
                                <a:gd name="T118" fmla="+- 0 744 480"/>
                                <a:gd name="T119" fmla="*/ 744 h 288"/>
                                <a:gd name="T120" fmla="+- 0 2837 2837"/>
                                <a:gd name="T121" fmla="*/ T120 w 1889"/>
                                <a:gd name="T122" fmla="+- 0 748 480"/>
                                <a:gd name="T123" fmla="*/ 748 h 288"/>
                                <a:gd name="T124" fmla="+- 0 2837 2837"/>
                                <a:gd name="T125" fmla="*/ T124 w 1889"/>
                                <a:gd name="T126" fmla="+- 0 768 480"/>
                                <a:gd name="T127" fmla="*/ 768 h 288"/>
                                <a:gd name="T128" fmla="+- 0 2891 2837"/>
                                <a:gd name="T129" fmla="*/ T128 w 1889"/>
                                <a:gd name="T130" fmla="+- 0 764 480"/>
                                <a:gd name="T131" fmla="*/ 764 h 288"/>
                                <a:gd name="T132" fmla="+- 0 2945 2837"/>
                                <a:gd name="T133" fmla="*/ T132 w 1889"/>
                                <a:gd name="T134" fmla="+- 0 754 480"/>
                                <a:gd name="T135" fmla="*/ 754 h 288"/>
                                <a:gd name="T136" fmla="+- 0 2999 2837"/>
                                <a:gd name="T137" fmla="*/ T136 w 1889"/>
                                <a:gd name="T138" fmla="+- 0 750 480"/>
                                <a:gd name="T139" fmla="*/ 750 h 288"/>
                                <a:gd name="T140" fmla="+- 0 3107 2837"/>
                                <a:gd name="T141" fmla="*/ T140 w 1889"/>
                                <a:gd name="T142" fmla="+- 0 738 480"/>
                                <a:gd name="T143" fmla="*/ 738 h 288"/>
                                <a:gd name="T144" fmla="+- 0 3161 2837"/>
                                <a:gd name="T145" fmla="*/ T144 w 1889"/>
                                <a:gd name="T146" fmla="+- 0 733 480"/>
                                <a:gd name="T147" fmla="*/ 733 h 288"/>
                                <a:gd name="T148" fmla="+- 0 3215 2837"/>
                                <a:gd name="T149" fmla="*/ T148 w 1889"/>
                                <a:gd name="T150" fmla="+- 0 727 480"/>
                                <a:gd name="T151" fmla="*/ 727 h 288"/>
                                <a:gd name="T152" fmla="+- 0 3269 2837"/>
                                <a:gd name="T153" fmla="*/ T152 w 1889"/>
                                <a:gd name="T154" fmla="+- 0 721 480"/>
                                <a:gd name="T155" fmla="*/ 721 h 288"/>
                                <a:gd name="T156" fmla="+- 0 3323 2837"/>
                                <a:gd name="T157" fmla="*/ T156 w 1889"/>
                                <a:gd name="T158" fmla="+- 0 716 480"/>
                                <a:gd name="T159" fmla="*/ 716 h 288"/>
                                <a:gd name="T160" fmla="+- 0 3431 2837"/>
                                <a:gd name="T161" fmla="*/ T160 w 1889"/>
                                <a:gd name="T162" fmla="+- 0 704 480"/>
                                <a:gd name="T163" fmla="*/ 704 h 288"/>
                                <a:gd name="T164" fmla="+- 0 3485 2837"/>
                                <a:gd name="T165" fmla="*/ T164 w 1889"/>
                                <a:gd name="T166" fmla="+- 0 697 480"/>
                                <a:gd name="T167" fmla="*/ 697 h 288"/>
                                <a:gd name="T168" fmla="+- 0 3539 2837"/>
                                <a:gd name="T169" fmla="*/ T168 w 1889"/>
                                <a:gd name="T170" fmla="+- 0 689 480"/>
                                <a:gd name="T171" fmla="*/ 689 h 288"/>
                                <a:gd name="T172" fmla="+- 0 3647 2837"/>
                                <a:gd name="T173" fmla="*/ T172 w 1889"/>
                                <a:gd name="T174" fmla="+- 0 676 480"/>
                                <a:gd name="T175" fmla="*/ 676 h 288"/>
                                <a:gd name="T176" fmla="+- 0 3754 2837"/>
                                <a:gd name="T177" fmla="*/ T176 w 1889"/>
                                <a:gd name="T178" fmla="+- 0 663 480"/>
                                <a:gd name="T179" fmla="*/ 663 h 288"/>
                                <a:gd name="T180" fmla="+- 0 3808 2837"/>
                                <a:gd name="T181" fmla="*/ T180 w 1889"/>
                                <a:gd name="T182" fmla="+- 0 656 480"/>
                                <a:gd name="T183" fmla="*/ 656 h 288"/>
                                <a:gd name="T184" fmla="+- 0 3863 2837"/>
                                <a:gd name="T185" fmla="*/ T184 w 1889"/>
                                <a:gd name="T186" fmla="+- 0 650 480"/>
                                <a:gd name="T187" fmla="*/ 650 h 288"/>
                                <a:gd name="T188" fmla="+- 0 3917 2837"/>
                                <a:gd name="T189" fmla="*/ T188 w 1889"/>
                                <a:gd name="T190" fmla="+- 0 642 480"/>
                                <a:gd name="T191" fmla="*/ 642 h 288"/>
                                <a:gd name="T192" fmla="+- 0 3971 2837"/>
                                <a:gd name="T193" fmla="*/ T192 w 1889"/>
                                <a:gd name="T194" fmla="+- 0 635 480"/>
                                <a:gd name="T195" fmla="*/ 635 h 288"/>
                                <a:gd name="T196" fmla="+- 0 4024 2837"/>
                                <a:gd name="T197" fmla="*/ T196 w 1889"/>
                                <a:gd name="T198" fmla="+- 0 626 480"/>
                                <a:gd name="T199" fmla="*/ 626 h 288"/>
                                <a:gd name="T200" fmla="+- 0 4078 2837"/>
                                <a:gd name="T201" fmla="*/ T200 w 1889"/>
                                <a:gd name="T202" fmla="+- 0 623 480"/>
                                <a:gd name="T203" fmla="*/ 623 h 288"/>
                                <a:gd name="T204" fmla="+- 0 4132 2837"/>
                                <a:gd name="T205" fmla="*/ T204 w 1889"/>
                                <a:gd name="T206" fmla="+- 0 610 480"/>
                                <a:gd name="T207" fmla="*/ 610 h 288"/>
                                <a:gd name="T208" fmla="+- 0 4186 2837"/>
                                <a:gd name="T209" fmla="*/ T208 w 1889"/>
                                <a:gd name="T210" fmla="+- 0 607 480"/>
                                <a:gd name="T211" fmla="*/ 607 h 288"/>
                                <a:gd name="T212" fmla="+- 0 4240 2837"/>
                                <a:gd name="T213" fmla="*/ T212 w 1889"/>
                                <a:gd name="T214" fmla="+- 0 598 480"/>
                                <a:gd name="T215" fmla="*/ 598 h 288"/>
                                <a:gd name="T216" fmla="+- 0 4294 2837"/>
                                <a:gd name="T217" fmla="*/ T216 w 1889"/>
                                <a:gd name="T218" fmla="+- 0 586 480"/>
                                <a:gd name="T219" fmla="*/ 586 h 288"/>
                                <a:gd name="T220" fmla="+- 0 4402 2837"/>
                                <a:gd name="T221" fmla="*/ T220 w 1889"/>
                                <a:gd name="T222" fmla="+- 0 570 480"/>
                                <a:gd name="T223" fmla="*/ 570 h 288"/>
                                <a:gd name="T224" fmla="+- 0 4456 2837"/>
                                <a:gd name="T225" fmla="*/ T224 w 1889"/>
                                <a:gd name="T226" fmla="+- 0 564 480"/>
                                <a:gd name="T227" fmla="*/ 564 h 288"/>
                                <a:gd name="T228" fmla="+- 0 4510 2837"/>
                                <a:gd name="T229" fmla="*/ T228 w 1889"/>
                                <a:gd name="T230" fmla="+- 0 555 480"/>
                                <a:gd name="T231" fmla="*/ 555 h 288"/>
                                <a:gd name="T232" fmla="+- 0 4564 2837"/>
                                <a:gd name="T233" fmla="*/ T232 w 1889"/>
                                <a:gd name="T234" fmla="+- 0 546 480"/>
                                <a:gd name="T235" fmla="*/ 546 h 288"/>
                                <a:gd name="T236" fmla="+- 0 4618 2837"/>
                                <a:gd name="T237" fmla="*/ T236 w 1889"/>
                                <a:gd name="T238" fmla="+- 0 537 480"/>
                                <a:gd name="T239" fmla="*/ 537 h 288"/>
                                <a:gd name="T240" fmla="+- 0 4672 2837"/>
                                <a:gd name="T241" fmla="*/ T240 w 1889"/>
                                <a:gd name="T242" fmla="+- 0 528 480"/>
                                <a:gd name="T243" fmla="*/ 528 h 288"/>
                                <a:gd name="T244" fmla="+- 0 4726 2837"/>
                                <a:gd name="T245" fmla="*/ T244 w 1889"/>
                                <a:gd name="T246" fmla="+- 0 519 480"/>
                                <a:gd name="T247" fmla="*/ 519 h 288"/>
                                <a:gd name="T248" fmla="+- 0 4726 2837"/>
                                <a:gd name="T249" fmla="*/ T248 w 1889"/>
                                <a:gd name="T250" fmla="+- 0 480 480"/>
                                <a:gd name="T251" fmla="*/ 480 h 28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  <a:cxn ang="0">
                                  <a:pos x="T241" y="T243"/>
                                </a:cxn>
                                <a:cxn ang="0">
                                  <a:pos x="T245" y="T247"/>
                                </a:cxn>
                                <a:cxn ang="0">
                                  <a:pos x="T249" y="T251"/>
                                </a:cxn>
                              </a:cxnLst>
                              <a:rect l="0" t="0" r="r" b="b"/>
                              <a:pathLst>
                                <a:path w="1889" h="288">
                                  <a:moveTo>
                                    <a:pt x="1889" y="0"/>
                                  </a:moveTo>
                                  <a:lnTo>
                                    <a:pt x="1781" y="20"/>
                                  </a:lnTo>
                                  <a:lnTo>
                                    <a:pt x="1727" y="30"/>
                                  </a:lnTo>
                                  <a:lnTo>
                                    <a:pt x="1673" y="40"/>
                                  </a:lnTo>
                                  <a:lnTo>
                                    <a:pt x="1619" y="50"/>
                                  </a:lnTo>
                                  <a:lnTo>
                                    <a:pt x="1565" y="57"/>
                                  </a:lnTo>
                                  <a:lnTo>
                                    <a:pt x="1511" y="66"/>
                                  </a:lnTo>
                                  <a:lnTo>
                                    <a:pt x="1457" y="75"/>
                                  </a:lnTo>
                                  <a:lnTo>
                                    <a:pt x="1403" y="87"/>
                                  </a:lnTo>
                                  <a:lnTo>
                                    <a:pt x="1349" y="97"/>
                                  </a:lnTo>
                                  <a:lnTo>
                                    <a:pt x="1295" y="101"/>
                                  </a:lnTo>
                                  <a:lnTo>
                                    <a:pt x="1241" y="115"/>
                                  </a:lnTo>
                                  <a:lnTo>
                                    <a:pt x="1187" y="118"/>
                                  </a:lnTo>
                                  <a:lnTo>
                                    <a:pt x="1134" y="128"/>
                                  </a:lnTo>
                                  <a:lnTo>
                                    <a:pt x="1080" y="135"/>
                                  </a:lnTo>
                                  <a:lnTo>
                                    <a:pt x="1026" y="143"/>
                                  </a:lnTo>
                                  <a:lnTo>
                                    <a:pt x="971" y="150"/>
                                  </a:lnTo>
                                  <a:lnTo>
                                    <a:pt x="864" y="165"/>
                                  </a:lnTo>
                                  <a:lnTo>
                                    <a:pt x="810" y="172"/>
                                  </a:lnTo>
                                  <a:lnTo>
                                    <a:pt x="702" y="187"/>
                                  </a:lnTo>
                                  <a:lnTo>
                                    <a:pt x="648" y="194"/>
                                  </a:lnTo>
                                  <a:lnTo>
                                    <a:pt x="540" y="208"/>
                                  </a:lnTo>
                                  <a:lnTo>
                                    <a:pt x="486" y="214"/>
                                  </a:lnTo>
                                  <a:lnTo>
                                    <a:pt x="432" y="220"/>
                                  </a:lnTo>
                                  <a:lnTo>
                                    <a:pt x="378" y="226"/>
                                  </a:lnTo>
                                  <a:lnTo>
                                    <a:pt x="324" y="232"/>
                                  </a:lnTo>
                                  <a:lnTo>
                                    <a:pt x="270" y="237"/>
                                  </a:lnTo>
                                  <a:lnTo>
                                    <a:pt x="162" y="249"/>
                                  </a:lnTo>
                                  <a:lnTo>
                                    <a:pt x="108" y="254"/>
                                  </a:lnTo>
                                  <a:lnTo>
                                    <a:pt x="54" y="264"/>
                                  </a:lnTo>
                                  <a:lnTo>
                                    <a:pt x="0" y="268"/>
                                  </a:lnTo>
                                  <a:lnTo>
                                    <a:pt x="0" y="288"/>
                                  </a:lnTo>
                                  <a:lnTo>
                                    <a:pt x="54" y="284"/>
                                  </a:lnTo>
                                  <a:lnTo>
                                    <a:pt x="108" y="274"/>
                                  </a:lnTo>
                                  <a:lnTo>
                                    <a:pt x="162" y="270"/>
                                  </a:lnTo>
                                  <a:lnTo>
                                    <a:pt x="270" y="258"/>
                                  </a:lnTo>
                                  <a:lnTo>
                                    <a:pt x="324" y="253"/>
                                  </a:lnTo>
                                  <a:lnTo>
                                    <a:pt x="378" y="247"/>
                                  </a:lnTo>
                                  <a:lnTo>
                                    <a:pt x="432" y="241"/>
                                  </a:lnTo>
                                  <a:lnTo>
                                    <a:pt x="486" y="236"/>
                                  </a:lnTo>
                                  <a:lnTo>
                                    <a:pt x="594" y="224"/>
                                  </a:lnTo>
                                  <a:lnTo>
                                    <a:pt x="648" y="217"/>
                                  </a:lnTo>
                                  <a:lnTo>
                                    <a:pt x="702" y="209"/>
                                  </a:lnTo>
                                  <a:lnTo>
                                    <a:pt x="810" y="196"/>
                                  </a:lnTo>
                                  <a:lnTo>
                                    <a:pt x="917" y="183"/>
                                  </a:lnTo>
                                  <a:lnTo>
                                    <a:pt x="971" y="176"/>
                                  </a:lnTo>
                                  <a:lnTo>
                                    <a:pt x="1026" y="170"/>
                                  </a:lnTo>
                                  <a:lnTo>
                                    <a:pt x="1080" y="162"/>
                                  </a:lnTo>
                                  <a:lnTo>
                                    <a:pt x="1134" y="155"/>
                                  </a:lnTo>
                                  <a:lnTo>
                                    <a:pt x="1187" y="146"/>
                                  </a:lnTo>
                                  <a:lnTo>
                                    <a:pt x="1241" y="143"/>
                                  </a:lnTo>
                                  <a:lnTo>
                                    <a:pt x="1295" y="130"/>
                                  </a:lnTo>
                                  <a:lnTo>
                                    <a:pt x="1349" y="127"/>
                                  </a:lnTo>
                                  <a:lnTo>
                                    <a:pt x="1403" y="118"/>
                                  </a:lnTo>
                                  <a:lnTo>
                                    <a:pt x="1457" y="106"/>
                                  </a:lnTo>
                                  <a:lnTo>
                                    <a:pt x="1565" y="90"/>
                                  </a:lnTo>
                                  <a:lnTo>
                                    <a:pt x="1619" y="84"/>
                                  </a:lnTo>
                                  <a:lnTo>
                                    <a:pt x="1673" y="75"/>
                                  </a:lnTo>
                                  <a:lnTo>
                                    <a:pt x="1727" y="66"/>
                                  </a:lnTo>
                                  <a:lnTo>
                                    <a:pt x="1781" y="57"/>
                                  </a:lnTo>
                                  <a:lnTo>
                                    <a:pt x="1835" y="48"/>
                                  </a:lnTo>
                                  <a:lnTo>
                                    <a:pt x="1889" y="39"/>
                                  </a:lnTo>
                                  <a:lnTo>
                                    <a:pt x="188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D968C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6" name="docshape393"/>
                          <wps:cNvSpPr>
                            <a:spLocks/>
                          </wps:cNvSpPr>
                          <wps:spPr bwMode="auto">
                            <a:xfrm>
                              <a:off x="2837" y="196"/>
                              <a:ext cx="1889" cy="522"/>
                            </a:xfrm>
                            <a:custGeom>
                              <a:avLst/>
                              <a:gdLst>
                                <a:gd name="T0" fmla="+- 0 4726 2837"/>
                                <a:gd name="T1" fmla="*/ T0 w 1889"/>
                                <a:gd name="T2" fmla="+- 0 197 197"/>
                                <a:gd name="T3" fmla="*/ 197 h 522"/>
                                <a:gd name="T4" fmla="+- 0 4672 2837"/>
                                <a:gd name="T5" fmla="*/ T4 w 1889"/>
                                <a:gd name="T6" fmla="+- 0 217 197"/>
                                <a:gd name="T7" fmla="*/ 217 h 522"/>
                                <a:gd name="T8" fmla="+- 0 4618 2837"/>
                                <a:gd name="T9" fmla="*/ T8 w 1889"/>
                                <a:gd name="T10" fmla="+- 0 242 197"/>
                                <a:gd name="T11" fmla="*/ 242 h 522"/>
                                <a:gd name="T12" fmla="+- 0 4564 2837"/>
                                <a:gd name="T13" fmla="*/ T12 w 1889"/>
                                <a:gd name="T14" fmla="+- 0 261 197"/>
                                <a:gd name="T15" fmla="*/ 261 h 522"/>
                                <a:gd name="T16" fmla="+- 0 4510 2837"/>
                                <a:gd name="T17" fmla="*/ T16 w 1889"/>
                                <a:gd name="T18" fmla="+- 0 282 197"/>
                                <a:gd name="T19" fmla="*/ 282 h 522"/>
                                <a:gd name="T20" fmla="+- 0 4456 2837"/>
                                <a:gd name="T21" fmla="*/ T20 w 1889"/>
                                <a:gd name="T22" fmla="+- 0 300 197"/>
                                <a:gd name="T23" fmla="*/ 300 h 522"/>
                                <a:gd name="T24" fmla="+- 0 4402 2837"/>
                                <a:gd name="T25" fmla="*/ T24 w 1889"/>
                                <a:gd name="T26" fmla="+- 0 320 197"/>
                                <a:gd name="T27" fmla="*/ 320 h 522"/>
                                <a:gd name="T28" fmla="+- 0 4348 2837"/>
                                <a:gd name="T29" fmla="*/ T28 w 1889"/>
                                <a:gd name="T30" fmla="+- 0 338 197"/>
                                <a:gd name="T31" fmla="*/ 338 h 522"/>
                                <a:gd name="T32" fmla="+- 0 4186 2837"/>
                                <a:gd name="T33" fmla="*/ T32 w 1889"/>
                                <a:gd name="T34" fmla="+- 0 390 197"/>
                                <a:gd name="T35" fmla="*/ 390 h 522"/>
                                <a:gd name="T36" fmla="+- 0 4132 2837"/>
                                <a:gd name="T37" fmla="*/ T36 w 1889"/>
                                <a:gd name="T38" fmla="+- 0 402 197"/>
                                <a:gd name="T39" fmla="*/ 402 h 522"/>
                                <a:gd name="T40" fmla="+- 0 4078 2837"/>
                                <a:gd name="T41" fmla="*/ T40 w 1889"/>
                                <a:gd name="T42" fmla="+- 0 420 197"/>
                                <a:gd name="T43" fmla="*/ 420 h 522"/>
                                <a:gd name="T44" fmla="+- 0 4024 2837"/>
                                <a:gd name="T45" fmla="*/ T44 w 1889"/>
                                <a:gd name="T46" fmla="+- 0 436 197"/>
                                <a:gd name="T47" fmla="*/ 436 h 522"/>
                                <a:gd name="T48" fmla="+- 0 3971 2837"/>
                                <a:gd name="T49" fmla="*/ T48 w 1889"/>
                                <a:gd name="T50" fmla="+- 0 451 197"/>
                                <a:gd name="T51" fmla="*/ 451 h 522"/>
                                <a:gd name="T52" fmla="+- 0 3917 2837"/>
                                <a:gd name="T53" fmla="*/ T52 w 1889"/>
                                <a:gd name="T54" fmla="+- 0 465 197"/>
                                <a:gd name="T55" fmla="*/ 465 h 522"/>
                                <a:gd name="T56" fmla="+- 0 3863 2837"/>
                                <a:gd name="T57" fmla="*/ T56 w 1889"/>
                                <a:gd name="T58" fmla="+- 0 479 197"/>
                                <a:gd name="T59" fmla="*/ 479 h 522"/>
                                <a:gd name="T60" fmla="+- 0 3808 2837"/>
                                <a:gd name="T61" fmla="*/ T60 w 1889"/>
                                <a:gd name="T62" fmla="+- 0 493 197"/>
                                <a:gd name="T63" fmla="*/ 493 h 522"/>
                                <a:gd name="T64" fmla="+- 0 3754 2837"/>
                                <a:gd name="T65" fmla="*/ T64 w 1889"/>
                                <a:gd name="T66" fmla="+- 0 508 197"/>
                                <a:gd name="T67" fmla="*/ 508 h 522"/>
                                <a:gd name="T68" fmla="+- 0 3701 2837"/>
                                <a:gd name="T69" fmla="*/ T68 w 1889"/>
                                <a:gd name="T70" fmla="+- 0 521 197"/>
                                <a:gd name="T71" fmla="*/ 521 h 522"/>
                                <a:gd name="T72" fmla="+- 0 3647 2837"/>
                                <a:gd name="T73" fmla="*/ T72 w 1889"/>
                                <a:gd name="T74" fmla="+- 0 538 197"/>
                                <a:gd name="T75" fmla="*/ 538 h 522"/>
                                <a:gd name="T76" fmla="+- 0 3539 2837"/>
                                <a:gd name="T77" fmla="*/ T76 w 1889"/>
                                <a:gd name="T78" fmla="+- 0 563 197"/>
                                <a:gd name="T79" fmla="*/ 563 h 522"/>
                                <a:gd name="T80" fmla="+- 0 3485 2837"/>
                                <a:gd name="T81" fmla="*/ T80 w 1889"/>
                                <a:gd name="T82" fmla="+- 0 574 197"/>
                                <a:gd name="T83" fmla="*/ 574 h 522"/>
                                <a:gd name="T84" fmla="+- 0 3431 2837"/>
                                <a:gd name="T85" fmla="*/ T84 w 1889"/>
                                <a:gd name="T86" fmla="+- 0 585 197"/>
                                <a:gd name="T87" fmla="*/ 585 h 522"/>
                                <a:gd name="T88" fmla="+- 0 3377 2837"/>
                                <a:gd name="T89" fmla="*/ T88 w 1889"/>
                                <a:gd name="T90" fmla="+- 0 597 197"/>
                                <a:gd name="T91" fmla="*/ 597 h 522"/>
                                <a:gd name="T92" fmla="+- 0 3323 2837"/>
                                <a:gd name="T93" fmla="*/ T92 w 1889"/>
                                <a:gd name="T94" fmla="+- 0 608 197"/>
                                <a:gd name="T95" fmla="*/ 608 h 522"/>
                                <a:gd name="T96" fmla="+- 0 3269 2837"/>
                                <a:gd name="T97" fmla="*/ T96 w 1889"/>
                                <a:gd name="T98" fmla="+- 0 618 197"/>
                                <a:gd name="T99" fmla="*/ 618 h 522"/>
                                <a:gd name="T100" fmla="+- 0 3161 2837"/>
                                <a:gd name="T101" fmla="*/ T100 w 1889"/>
                                <a:gd name="T102" fmla="+- 0 641 197"/>
                                <a:gd name="T103" fmla="*/ 641 h 522"/>
                                <a:gd name="T104" fmla="+- 0 3053 2837"/>
                                <a:gd name="T105" fmla="*/ T104 w 1889"/>
                                <a:gd name="T106" fmla="+- 0 660 197"/>
                                <a:gd name="T107" fmla="*/ 660 h 522"/>
                                <a:gd name="T108" fmla="+- 0 2999 2837"/>
                                <a:gd name="T109" fmla="*/ T108 w 1889"/>
                                <a:gd name="T110" fmla="+- 0 671 197"/>
                                <a:gd name="T111" fmla="*/ 671 h 522"/>
                                <a:gd name="T112" fmla="+- 0 2891 2837"/>
                                <a:gd name="T113" fmla="*/ T112 w 1889"/>
                                <a:gd name="T114" fmla="+- 0 689 197"/>
                                <a:gd name="T115" fmla="*/ 689 h 522"/>
                                <a:gd name="T116" fmla="+- 0 2837 2837"/>
                                <a:gd name="T117" fmla="*/ T116 w 1889"/>
                                <a:gd name="T118" fmla="+- 0 698 197"/>
                                <a:gd name="T119" fmla="*/ 698 h 522"/>
                                <a:gd name="T120" fmla="+- 0 2837 2837"/>
                                <a:gd name="T121" fmla="*/ T120 w 1889"/>
                                <a:gd name="T122" fmla="+- 0 718 197"/>
                                <a:gd name="T123" fmla="*/ 718 h 522"/>
                                <a:gd name="T124" fmla="+- 0 2891 2837"/>
                                <a:gd name="T125" fmla="*/ T124 w 1889"/>
                                <a:gd name="T126" fmla="+- 0 710 197"/>
                                <a:gd name="T127" fmla="*/ 710 h 522"/>
                                <a:gd name="T128" fmla="+- 0 2945 2837"/>
                                <a:gd name="T129" fmla="*/ T128 w 1889"/>
                                <a:gd name="T130" fmla="+- 0 701 197"/>
                                <a:gd name="T131" fmla="*/ 701 h 522"/>
                                <a:gd name="T132" fmla="+- 0 2999 2837"/>
                                <a:gd name="T133" fmla="*/ T132 w 1889"/>
                                <a:gd name="T134" fmla="+- 0 692 197"/>
                                <a:gd name="T135" fmla="*/ 692 h 522"/>
                                <a:gd name="T136" fmla="+- 0 3053 2837"/>
                                <a:gd name="T137" fmla="*/ T136 w 1889"/>
                                <a:gd name="T138" fmla="+- 0 682 197"/>
                                <a:gd name="T139" fmla="*/ 682 h 522"/>
                                <a:gd name="T140" fmla="+- 0 3161 2837"/>
                                <a:gd name="T141" fmla="*/ T140 w 1889"/>
                                <a:gd name="T142" fmla="+- 0 662 197"/>
                                <a:gd name="T143" fmla="*/ 662 h 522"/>
                                <a:gd name="T144" fmla="+- 0 3269 2837"/>
                                <a:gd name="T145" fmla="*/ T144 w 1889"/>
                                <a:gd name="T146" fmla="+- 0 641 197"/>
                                <a:gd name="T147" fmla="*/ 641 h 522"/>
                                <a:gd name="T148" fmla="+- 0 3323 2837"/>
                                <a:gd name="T149" fmla="*/ T148 w 1889"/>
                                <a:gd name="T150" fmla="+- 0 632 197"/>
                                <a:gd name="T151" fmla="*/ 632 h 522"/>
                                <a:gd name="T152" fmla="+- 0 3377 2837"/>
                                <a:gd name="T153" fmla="*/ T152 w 1889"/>
                                <a:gd name="T154" fmla="+- 0 621 197"/>
                                <a:gd name="T155" fmla="*/ 621 h 522"/>
                                <a:gd name="T156" fmla="+- 0 3431 2837"/>
                                <a:gd name="T157" fmla="*/ T156 w 1889"/>
                                <a:gd name="T158" fmla="+- 0 610 197"/>
                                <a:gd name="T159" fmla="*/ 610 h 522"/>
                                <a:gd name="T160" fmla="+- 0 3485 2837"/>
                                <a:gd name="T161" fmla="*/ T160 w 1889"/>
                                <a:gd name="T162" fmla="+- 0 599 197"/>
                                <a:gd name="T163" fmla="*/ 599 h 522"/>
                                <a:gd name="T164" fmla="+- 0 3539 2837"/>
                                <a:gd name="T165" fmla="*/ T164 w 1889"/>
                                <a:gd name="T166" fmla="+- 0 588 197"/>
                                <a:gd name="T167" fmla="*/ 588 h 522"/>
                                <a:gd name="T168" fmla="+- 0 3647 2837"/>
                                <a:gd name="T169" fmla="*/ T168 w 1889"/>
                                <a:gd name="T170" fmla="+- 0 565 197"/>
                                <a:gd name="T171" fmla="*/ 565 h 522"/>
                                <a:gd name="T172" fmla="+- 0 3701 2837"/>
                                <a:gd name="T173" fmla="*/ T172 w 1889"/>
                                <a:gd name="T174" fmla="+- 0 549 197"/>
                                <a:gd name="T175" fmla="*/ 549 h 522"/>
                                <a:gd name="T176" fmla="+- 0 3754 2837"/>
                                <a:gd name="T177" fmla="*/ T176 w 1889"/>
                                <a:gd name="T178" fmla="+- 0 537 197"/>
                                <a:gd name="T179" fmla="*/ 537 h 522"/>
                                <a:gd name="T180" fmla="+- 0 3808 2837"/>
                                <a:gd name="T181" fmla="*/ T180 w 1889"/>
                                <a:gd name="T182" fmla="+- 0 523 197"/>
                                <a:gd name="T183" fmla="*/ 523 h 522"/>
                                <a:gd name="T184" fmla="+- 0 3971 2837"/>
                                <a:gd name="T185" fmla="*/ T184 w 1889"/>
                                <a:gd name="T186" fmla="+- 0 483 197"/>
                                <a:gd name="T187" fmla="*/ 483 h 522"/>
                                <a:gd name="T188" fmla="+- 0 4024 2837"/>
                                <a:gd name="T189" fmla="*/ T188 w 1889"/>
                                <a:gd name="T190" fmla="+- 0 469 197"/>
                                <a:gd name="T191" fmla="*/ 469 h 522"/>
                                <a:gd name="T192" fmla="+- 0 4078 2837"/>
                                <a:gd name="T193" fmla="*/ T192 w 1889"/>
                                <a:gd name="T194" fmla="+- 0 454 197"/>
                                <a:gd name="T195" fmla="*/ 454 h 522"/>
                                <a:gd name="T196" fmla="+- 0 4132 2837"/>
                                <a:gd name="T197" fmla="*/ T196 w 1889"/>
                                <a:gd name="T198" fmla="+- 0 438 197"/>
                                <a:gd name="T199" fmla="*/ 438 h 522"/>
                                <a:gd name="T200" fmla="+- 0 4186 2837"/>
                                <a:gd name="T201" fmla="*/ T200 w 1889"/>
                                <a:gd name="T202" fmla="+- 0 427 197"/>
                                <a:gd name="T203" fmla="*/ 427 h 522"/>
                                <a:gd name="T204" fmla="+- 0 4294 2837"/>
                                <a:gd name="T205" fmla="*/ T204 w 1889"/>
                                <a:gd name="T206" fmla="+- 0 396 197"/>
                                <a:gd name="T207" fmla="*/ 396 h 522"/>
                                <a:gd name="T208" fmla="+- 0 4348 2837"/>
                                <a:gd name="T209" fmla="*/ T208 w 1889"/>
                                <a:gd name="T210" fmla="+- 0 379 197"/>
                                <a:gd name="T211" fmla="*/ 379 h 522"/>
                                <a:gd name="T212" fmla="+- 0 4402 2837"/>
                                <a:gd name="T213" fmla="*/ T212 w 1889"/>
                                <a:gd name="T214" fmla="+- 0 363 197"/>
                                <a:gd name="T215" fmla="*/ 363 h 522"/>
                                <a:gd name="T216" fmla="+- 0 4456 2837"/>
                                <a:gd name="T217" fmla="*/ T216 w 1889"/>
                                <a:gd name="T218" fmla="+- 0 345 197"/>
                                <a:gd name="T219" fmla="*/ 345 h 522"/>
                                <a:gd name="T220" fmla="+- 0 4510 2837"/>
                                <a:gd name="T221" fmla="*/ T220 w 1889"/>
                                <a:gd name="T222" fmla="+- 0 328 197"/>
                                <a:gd name="T223" fmla="*/ 328 h 522"/>
                                <a:gd name="T224" fmla="+- 0 4564 2837"/>
                                <a:gd name="T225" fmla="*/ T224 w 1889"/>
                                <a:gd name="T226" fmla="+- 0 309 197"/>
                                <a:gd name="T227" fmla="*/ 309 h 522"/>
                                <a:gd name="T228" fmla="+- 0 4618 2837"/>
                                <a:gd name="T229" fmla="*/ T228 w 1889"/>
                                <a:gd name="T230" fmla="+- 0 293 197"/>
                                <a:gd name="T231" fmla="*/ 293 h 522"/>
                                <a:gd name="T232" fmla="+- 0 4672 2837"/>
                                <a:gd name="T233" fmla="*/ T232 w 1889"/>
                                <a:gd name="T234" fmla="+- 0 269 197"/>
                                <a:gd name="T235" fmla="*/ 269 h 522"/>
                                <a:gd name="T236" fmla="+- 0 4726 2837"/>
                                <a:gd name="T237" fmla="*/ T236 w 1889"/>
                                <a:gd name="T238" fmla="+- 0 250 197"/>
                                <a:gd name="T239" fmla="*/ 250 h 522"/>
                                <a:gd name="T240" fmla="+- 0 4726 2837"/>
                                <a:gd name="T241" fmla="*/ T240 w 1889"/>
                                <a:gd name="T242" fmla="+- 0 197 197"/>
                                <a:gd name="T243" fmla="*/ 197 h 52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  <a:cxn ang="0">
                                  <a:pos x="T241" y="T243"/>
                                </a:cxn>
                              </a:cxnLst>
                              <a:rect l="0" t="0" r="r" b="b"/>
                              <a:pathLst>
                                <a:path w="1889" h="522">
                                  <a:moveTo>
                                    <a:pt x="1889" y="0"/>
                                  </a:moveTo>
                                  <a:lnTo>
                                    <a:pt x="1835" y="20"/>
                                  </a:lnTo>
                                  <a:lnTo>
                                    <a:pt x="1781" y="45"/>
                                  </a:lnTo>
                                  <a:lnTo>
                                    <a:pt x="1727" y="64"/>
                                  </a:lnTo>
                                  <a:lnTo>
                                    <a:pt x="1673" y="85"/>
                                  </a:lnTo>
                                  <a:lnTo>
                                    <a:pt x="1619" y="103"/>
                                  </a:lnTo>
                                  <a:lnTo>
                                    <a:pt x="1565" y="123"/>
                                  </a:lnTo>
                                  <a:lnTo>
                                    <a:pt x="1511" y="141"/>
                                  </a:lnTo>
                                  <a:lnTo>
                                    <a:pt x="1349" y="193"/>
                                  </a:lnTo>
                                  <a:lnTo>
                                    <a:pt x="1295" y="205"/>
                                  </a:lnTo>
                                  <a:lnTo>
                                    <a:pt x="1241" y="223"/>
                                  </a:lnTo>
                                  <a:lnTo>
                                    <a:pt x="1187" y="239"/>
                                  </a:lnTo>
                                  <a:lnTo>
                                    <a:pt x="1134" y="254"/>
                                  </a:lnTo>
                                  <a:lnTo>
                                    <a:pt x="1080" y="268"/>
                                  </a:lnTo>
                                  <a:lnTo>
                                    <a:pt x="1026" y="282"/>
                                  </a:lnTo>
                                  <a:lnTo>
                                    <a:pt x="971" y="296"/>
                                  </a:lnTo>
                                  <a:lnTo>
                                    <a:pt x="917" y="311"/>
                                  </a:lnTo>
                                  <a:lnTo>
                                    <a:pt x="864" y="324"/>
                                  </a:lnTo>
                                  <a:lnTo>
                                    <a:pt x="810" y="341"/>
                                  </a:lnTo>
                                  <a:lnTo>
                                    <a:pt x="702" y="366"/>
                                  </a:lnTo>
                                  <a:lnTo>
                                    <a:pt x="648" y="377"/>
                                  </a:lnTo>
                                  <a:lnTo>
                                    <a:pt x="594" y="388"/>
                                  </a:lnTo>
                                  <a:lnTo>
                                    <a:pt x="540" y="400"/>
                                  </a:lnTo>
                                  <a:lnTo>
                                    <a:pt x="486" y="411"/>
                                  </a:lnTo>
                                  <a:lnTo>
                                    <a:pt x="432" y="421"/>
                                  </a:lnTo>
                                  <a:lnTo>
                                    <a:pt x="324" y="444"/>
                                  </a:lnTo>
                                  <a:lnTo>
                                    <a:pt x="216" y="463"/>
                                  </a:lnTo>
                                  <a:lnTo>
                                    <a:pt x="162" y="474"/>
                                  </a:lnTo>
                                  <a:lnTo>
                                    <a:pt x="54" y="492"/>
                                  </a:lnTo>
                                  <a:lnTo>
                                    <a:pt x="0" y="501"/>
                                  </a:lnTo>
                                  <a:lnTo>
                                    <a:pt x="0" y="521"/>
                                  </a:lnTo>
                                  <a:lnTo>
                                    <a:pt x="54" y="513"/>
                                  </a:lnTo>
                                  <a:lnTo>
                                    <a:pt x="108" y="504"/>
                                  </a:lnTo>
                                  <a:lnTo>
                                    <a:pt x="162" y="495"/>
                                  </a:lnTo>
                                  <a:lnTo>
                                    <a:pt x="216" y="485"/>
                                  </a:lnTo>
                                  <a:lnTo>
                                    <a:pt x="324" y="465"/>
                                  </a:lnTo>
                                  <a:lnTo>
                                    <a:pt x="432" y="444"/>
                                  </a:lnTo>
                                  <a:lnTo>
                                    <a:pt x="486" y="435"/>
                                  </a:lnTo>
                                  <a:lnTo>
                                    <a:pt x="540" y="424"/>
                                  </a:lnTo>
                                  <a:lnTo>
                                    <a:pt x="594" y="413"/>
                                  </a:lnTo>
                                  <a:lnTo>
                                    <a:pt x="648" y="402"/>
                                  </a:lnTo>
                                  <a:lnTo>
                                    <a:pt x="702" y="391"/>
                                  </a:lnTo>
                                  <a:lnTo>
                                    <a:pt x="810" y="368"/>
                                  </a:lnTo>
                                  <a:lnTo>
                                    <a:pt x="864" y="352"/>
                                  </a:lnTo>
                                  <a:lnTo>
                                    <a:pt x="917" y="340"/>
                                  </a:lnTo>
                                  <a:lnTo>
                                    <a:pt x="971" y="326"/>
                                  </a:lnTo>
                                  <a:lnTo>
                                    <a:pt x="1134" y="286"/>
                                  </a:lnTo>
                                  <a:lnTo>
                                    <a:pt x="1187" y="272"/>
                                  </a:lnTo>
                                  <a:lnTo>
                                    <a:pt x="1241" y="257"/>
                                  </a:lnTo>
                                  <a:lnTo>
                                    <a:pt x="1295" y="241"/>
                                  </a:lnTo>
                                  <a:lnTo>
                                    <a:pt x="1349" y="230"/>
                                  </a:lnTo>
                                  <a:lnTo>
                                    <a:pt x="1457" y="199"/>
                                  </a:lnTo>
                                  <a:lnTo>
                                    <a:pt x="1511" y="182"/>
                                  </a:lnTo>
                                  <a:lnTo>
                                    <a:pt x="1565" y="166"/>
                                  </a:lnTo>
                                  <a:lnTo>
                                    <a:pt x="1619" y="148"/>
                                  </a:lnTo>
                                  <a:lnTo>
                                    <a:pt x="1673" y="131"/>
                                  </a:lnTo>
                                  <a:lnTo>
                                    <a:pt x="1727" y="112"/>
                                  </a:lnTo>
                                  <a:lnTo>
                                    <a:pt x="1781" y="96"/>
                                  </a:lnTo>
                                  <a:lnTo>
                                    <a:pt x="1835" y="72"/>
                                  </a:lnTo>
                                  <a:lnTo>
                                    <a:pt x="1889" y="53"/>
                                  </a:lnTo>
                                  <a:lnTo>
                                    <a:pt x="188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C4B73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7" name="docshape394"/>
                          <wps:cNvSpPr>
                            <a:spLocks/>
                          </wps:cNvSpPr>
                          <wps:spPr bwMode="auto">
                            <a:xfrm>
                              <a:off x="2837" y="544"/>
                              <a:ext cx="1889" cy="258"/>
                            </a:xfrm>
                            <a:custGeom>
                              <a:avLst/>
                              <a:gdLst>
                                <a:gd name="T0" fmla="+- 0 4726 2837"/>
                                <a:gd name="T1" fmla="*/ T0 w 1889"/>
                                <a:gd name="T2" fmla="+- 0 544 544"/>
                                <a:gd name="T3" fmla="*/ 544 h 258"/>
                                <a:gd name="T4" fmla="+- 0 4564 2837"/>
                                <a:gd name="T5" fmla="*/ T4 w 1889"/>
                                <a:gd name="T6" fmla="+- 0 565 544"/>
                                <a:gd name="T7" fmla="*/ 565 h 258"/>
                                <a:gd name="T8" fmla="+- 0 4510 2837"/>
                                <a:gd name="T9" fmla="*/ T8 w 1889"/>
                                <a:gd name="T10" fmla="+- 0 570 544"/>
                                <a:gd name="T11" fmla="*/ 570 h 258"/>
                                <a:gd name="T12" fmla="+- 0 4402 2837"/>
                                <a:gd name="T13" fmla="*/ T12 w 1889"/>
                                <a:gd name="T14" fmla="+- 0 585 544"/>
                                <a:gd name="T15" fmla="*/ 585 h 258"/>
                                <a:gd name="T16" fmla="+- 0 4348 2837"/>
                                <a:gd name="T17" fmla="*/ T16 w 1889"/>
                                <a:gd name="T18" fmla="+- 0 592 544"/>
                                <a:gd name="T19" fmla="*/ 592 h 258"/>
                                <a:gd name="T20" fmla="+- 0 4240 2837"/>
                                <a:gd name="T21" fmla="*/ T20 w 1889"/>
                                <a:gd name="T22" fmla="+- 0 605 544"/>
                                <a:gd name="T23" fmla="*/ 605 h 258"/>
                                <a:gd name="T24" fmla="+- 0 4186 2837"/>
                                <a:gd name="T25" fmla="*/ T24 w 1889"/>
                                <a:gd name="T26" fmla="+- 0 611 544"/>
                                <a:gd name="T27" fmla="*/ 611 h 258"/>
                                <a:gd name="T28" fmla="+- 0 4132 2837"/>
                                <a:gd name="T29" fmla="*/ T28 w 1889"/>
                                <a:gd name="T30" fmla="+- 0 617 544"/>
                                <a:gd name="T31" fmla="*/ 617 h 258"/>
                                <a:gd name="T32" fmla="+- 0 4078 2837"/>
                                <a:gd name="T33" fmla="*/ T32 w 1889"/>
                                <a:gd name="T34" fmla="+- 0 623 544"/>
                                <a:gd name="T35" fmla="*/ 623 h 258"/>
                                <a:gd name="T36" fmla="+- 0 4024 2837"/>
                                <a:gd name="T37" fmla="*/ T36 w 1889"/>
                                <a:gd name="T38" fmla="+- 0 629 544"/>
                                <a:gd name="T39" fmla="*/ 629 h 258"/>
                                <a:gd name="T40" fmla="+- 0 3971 2837"/>
                                <a:gd name="T41" fmla="*/ T40 w 1889"/>
                                <a:gd name="T42" fmla="+- 0 632 544"/>
                                <a:gd name="T43" fmla="*/ 632 h 258"/>
                                <a:gd name="T44" fmla="+- 0 3917 2837"/>
                                <a:gd name="T45" fmla="*/ T44 w 1889"/>
                                <a:gd name="T46" fmla="+- 0 641 544"/>
                                <a:gd name="T47" fmla="*/ 641 h 258"/>
                                <a:gd name="T48" fmla="+- 0 3863 2837"/>
                                <a:gd name="T49" fmla="*/ T48 w 1889"/>
                                <a:gd name="T50" fmla="+- 0 647 544"/>
                                <a:gd name="T51" fmla="*/ 647 h 258"/>
                                <a:gd name="T52" fmla="+- 0 3701 2837"/>
                                <a:gd name="T53" fmla="*/ T52 w 1889"/>
                                <a:gd name="T54" fmla="+- 0 663 544"/>
                                <a:gd name="T55" fmla="*/ 663 h 258"/>
                                <a:gd name="T56" fmla="+- 0 3647 2837"/>
                                <a:gd name="T57" fmla="*/ T56 w 1889"/>
                                <a:gd name="T58" fmla="+- 0 669 544"/>
                                <a:gd name="T59" fmla="*/ 669 h 258"/>
                                <a:gd name="T60" fmla="+- 0 3593 2837"/>
                                <a:gd name="T61" fmla="*/ T60 w 1889"/>
                                <a:gd name="T62" fmla="+- 0 674 544"/>
                                <a:gd name="T63" fmla="*/ 674 h 258"/>
                                <a:gd name="T64" fmla="+- 0 3539 2837"/>
                                <a:gd name="T65" fmla="*/ T64 w 1889"/>
                                <a:gd name="T66" fmla="+- 0 678 544"/>
                                <a:gd name="T67" fmla="*/ 678 h 258"/>
                                <a:gd name="T68" fmla="+- 0 3485 2837"/>
                                <a:gd name="T69" fmla="*/ T68 w 1889"/>
                                <a:gd name="T70" fmla="+- 0 683 544"/>
                                <a:gd name="T71" fmla="*/ 683 h 258"/>
                                <a:gd name="T72" fmla="+- 0 3431 2837"/>
                                <a:gd name="T73" fmla="*/ T72 w 1889"/>
                                <a:gd name="T74" fmla="+- 0 687 544"/>
                                <a:gd name="T75" fmla="*/ 687 h 258"/>
                                <a:gd name="T76" fmla="+- 0 3377 2837"/>
                                <a:gd name="T77" fmla="*/ T76 w 1889"/>
                                <a:gd name="T78" fmla="+- 0 693 544"/>
                                <a:gd name="T79" fmla="*/ 693 h 258"/>
                                <a:gd name="T80" fmla="+- 0 3323 2837"/>
                                <a:gd name="T81" fmla="*/ T80 w 1889"/>
                                <a:gd name="T82" fmla="+- 0 700 544"/>
                                <a:gd name="T83" fmla="*/ 700 h 258"/>
                                <a:gd name="T84" fmla="+- 0 3269 2837"/>
                                <a:gd name="T85" fmla="*/ T84 w 1889"/>
                                <a:gd name="T86" fmla="+- 0 705 544"/>
                                <a:gd name="T87" fmla="*/ 705 h 258"/>
                                <a:gd name="T88" fmla="+- 0 3215 2837"/>
                                <a:gd name="T89" fmla="*/ T88 w 1889"/>
                                <a:gd name="T90" fmla="+- 0 711 544"/>
                                <a:gd name="T91" fmla="*/ 711 h 258"/>
                                <a:gd name="T92" fmla="+- 0 3161 2837"/>
                                <a:gd name="T93" fmla="*/ T92 w 1889"/>
                                <a:gd name="T94" fmla="+- 0 716 544"/>
                                <a:gd name="T95" fmla="*/ 716 h 258"/>
                                <a:gd name="T96" fmla="+- 0 3107 2837"/>
                                <a:gd name="T97" fmla="*/ T96 w 1889"/>
                                <a:gd name="T98" fmla="+- 0 720 544"/>
                                <a:gd name="T99" fmla="*/ 720 h 258"/>
                                <a:gd name="T100" fmla="+- 0 2999 2837"/>
                                <a:gd name="T101" fmla="*/ T100 w 1889"/>
                                <a:gd name="T102" fmla="+- 0 727 544"/>
                                <a:gd name="T103" fmla="*/ 727 h 258"/>
                                <a:gd name="T104" fmla="+- 0 2945 2837"/>
                                <a:gd name="T105" fmla="*/ T104 w 1889"/>
                                <a:gd name="T106" fmla="+- 0 732 544"/>
                                <a:gd name="T107" fmla="*/ 732 h 258"/>
                                <a:gd name="T108" fmla="+- 0 2891 2837"/>
                                <a:gd name="T109" fmla="*/ T108 w 1889"/>
                                <a:gd name="T110" fmla="+- 0 737 544"/>
                                <a:gd name="T111" fmla="*/ 737 h 258"/>
                                <a:gd name="T112" fmla="+- 0 2837 2837"/>
                                <a:gd name="T113" fmla="*/ T112 w 1889"/>
                                <a:gd name="T114" fmla="+- 0 742 544"/>
                                <a:gd name="T115" fmla="*/ 742 h 258"/>
                                <a:gd name="T116" fmla="+- 0 2837 2837"/>
                                <a:gd name="T117" fmla="*/ T116 w 1889"/>
                                <a:gd name="T118" fmla="+- 0 802 544"/>
                                <a:gd name="T119" fmla="*/ 802 h 258"/>
                                <a:gd name="T120" fmla="+- 0 2891 2837"/>
                                <a:gd name="T121" fmla="*/ T120 w 1889"/>
                                <a:gd name="T122" fmla="+- 0 798 544"/>
                                <a:gd name="T123" fmla="*/ 798 h 258"/>
                                <a:gd name="T124" fmla="+- 0 2945 2837"/>
                                <a:gd name="T125" fmla="*/ T124 w 1889"/>
                                <a:gd name="T126" fmla="+- 0 792 544"/>
                                <a:gd name="T127" fmla="*/ 792 h 258"/>
                                <a:gd name="T128" fmla="+- 0 3053 2837"/>
                                <a:gd name="T129" fmla="*/ T128 w 1889"/>
                                <a:gd name="T130" fmla="+- 0 785 544"/>
                                <a:gd name="T131" fmla="*/ 785 h 258"/>
                                <a:gd name="T132" fmla="+- 0 3107 2837"/>
                                <a:gd name="T133" fmla="*/ T132 w 1889"/>
                                <a:gd name="T134" fmla="+- 0 781 544"/>
                                <a:gd name="T135" fmla="*/ 781 h 258"/>
                                <a:gd name="T136" fmla="+- 0 3215 2837"/>
                                <a:gd name="T137" fmla="*/ T136 w 1889"/>
                                <a:gd name="T138" fmla="+- 0 774 544"/>
                                <a:gd name="T139" fmla="*/ 774 h 258"/>
                                <a:gd name="T140" fmla="+- 0 3269 2837"/>
                                <a:gd name="T141" fmla="*/ T140 w 1889"/>
                                <a:gd name="T142" fmla="+- 0 768 544"/>
                                <a:gd name="T143" fmla="*/ 768 h 258"/>
                                <a:gd name="T144" fmla="+- 0 3323 2837"/>
                                <a:gd name="T145" fmla="*/ T144 w 1889"/>
                                <a:gd name="T146" fmla="+- 0 765 544"/>
                                <a:gd name="T147" fmla="*/ 765 h 258"/>
                                <a:gd name="T148" fmla="+- 0 3377 2837"/>
                                <a:gd name="T149" fmla="*/ T148 w 1889"/>
                                <a:gd name="T150" fmla="+- 0 758 544"/>
                                <a:gd name="T151" fmla="*/ 758 h 258"/>
                                <a:gd name="T152" fmla="+- 0 3431 2837"/>
                                <a:gd name="T153" fmla="*/ T152 w 1889"/>
                                <a:gd name="T154" fmla="+- 0 754 544"/>
                                <a:gd name="T155" fmla="*/ 754 h 258"/>
                                <a:gd name="T156" fmla="+- 0 3485 2837"/>
                                <a:gd name="T157" fmla="*/ T156 w 1889"/>
                                <a:gd name="T158" fmla="+- 0 751 544"/>
                                <a:gd name="T159" fmla="*/ 751 h 258"/>
                                <a:gd name="T160" fmla="+- 0 3539 2837"/>
                                <a:gd name="T161" fmla="*/ T160 w 1889"/>
                                <a:gd name="T162" fmla="+- 0 746 544"/>
                                <a:gd name="T163" fmla="*/ 746 h 258"/>
                                <a:gd name="T164" fmla="+- 0 3593 2837"/>
                                <a:gd name="T165" fmla="*/ T164 w 1889"/>
                                <a:gd name="T166" fmla="+- 0 743 544"/>
                                <a:gd name="T167" fmla="*/ 743 h 258"/>
                                <a:gd name="T168" fmla="+- 0 3647 2837"/>
                                <a:gd name="T169" fmla="*/ T168 w 1889"/>
                                <a:gd name="T170" fmla="+- 0 739 544"/>
                                <a:gd name="T171" fmla="*/ 739 h 258"/>
                                <a:gd name="T172" fmla="+- 0 3701 2837"/>
                                <a:gd name="T173" fmla="*/ T172 w 1889"/>
                                <a:gd name="T174" fmla="+- 0 734 544"/>
                                <a:gd name="T175" fmla="*/ 734 h 258"/>
                                <a:gd name="T176" fmla="+- 0 3808 2837"/>
                                <a:gd name="T177" fmla="*/ T176 w 1889"/>
                                <a:gd name="T178" fmla="+- 0 726 544"/>
                                <a:gd name="T179" fmla="*/ 726 h 258"/>
                                <a:gd name="T180" fmla="+- 0 3917 2837"/>
                                <a:gd name="T181" fmla="*/ T180 w 1889"/>
                                <a:gd name="T182" fmla="+- 0 718 544"/>
                                <a:gd name="T183" fmla="*/ 718 h 258"/>
                                <a:gd name="T184" fmla="+- 0 3971 2837"/>
                                <a:gd name="T185" fmla="*/ T184 w 1889"/>
                                <a:gd name="T186" fmla="+- 0 711 544"/>
                                <a:gd name="T187" fmla="*/ 711 h 258"/>
                                <a:gd name="T188" fmla="+- 0 4024 2837"/>
                                <a:gd name="T189" fmla="*/ T188 w 1889"/>
                                <a:gd name="T190" fmla="+- 0 708 544"/>
                                <a:gd name="T191" fmla="*/ 708 h 258"/>
                                <a:gd name="T192" fmla="+- 0 4078 2837"/>
                                <a:gd name="T193" fmla="*/ T192 w 1889"/>
                                <a:gd name="T194" fmla="+- 0 704 544"/>
                                <a:gd name="T195" fmla="*/ 704 h 258"/>
                                <a:gd name="T196" fmla="+- 0 4132 2837"/>
                                <a:gd name="T197" fmla="*/ T196 w 1889"/>
                                <a:gd name="T198" fmla="+- 0 701 544"/>
                                <a:gd name="T199" fmla="*/ 701 h 258"/>
                                <a:gd name="T200" fmla="+- 0 4348 2837"/>
                                <a:gd name="T201" fmla="*/ T200 w 1889"/>
                                <a:gd name="T202" fmla="+- 0 682 544"/>
                                <a:gd name="T203" fmla="*/ 682 h 258"/>
                                <a:gd name="T204" fmla="+- 0 4402 2837"/>
                                <a:gd name="T205" fmla="*/ T204 w 1889"/>
                                <a:gd name="T206" fmla="+- 0 678 544"/>
                                <a:gd name="T207" fmla="*/ 678 h 258"/>
                                <a:gd name="T208" fmla="+- 0 4510 2837"/>
                                <a:gd name="T209" fmla="*/ T208 w 1889"/>
                                <a:gd name="T210" fmla="+- 0 668 544"/>
                                <a:gd name="T211" fmla="*/ 668 h 258"/>
                                <a:gd name="T212" fmla="+- 0 4564 2837"/>
                                <a:gd name="T213" fmla="*/ T212 w 1889"/>
                                <a:gd name="T214" fmla="+- 0 666 544"/>
                                <a:gd name="T215" fmla="*/ 666 h 258"/>
                                <a:gd name="T216" fmla="+- 0 4618 2837"/>
                                <a:gd name="T217" fmla="*/ T216 w 1889"/>
                                <a:gd name="T218" fmla="+- 0 661 544"/>
                                <a:gd name="T219" fmla="*/ 661 h 258"/>
                                <a:gd name="T220" fmla="+- 0 4672 2837"/>
                                <a:gd name="T221" fmla="*/ T220 w 1889"/>
                                <a:gd name="T222" fmla="+- 0 657 544"/>
                                <a:gd name="T223" fmla="*/ 657 h 258"/>
                                <a:gd name="T224" fmla="+- 0 4726 2837"/>
                                <a:gd name="T225" fmla="*/ T224 w 1889"/>
                                <a:gd name="T226" fmla="+- 0 652 544"/>
                                <a:gd name="T227" fmla="*/ 652 h 258"/>
                                <a:gd name="T228" fmla="+- 0 4726 2837"/>
                                <a:gd name="T229" fmla="*/ T228 w 1889"/>
                                <a:gd name="T230" fmla="+- 0 544 544"/>
                                <a:gd name="T231" fmla="*/ 544 h 2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</a:cxnLst>
                              <a:rect l="0" t="0" r="r" b="b"/>
                              <a:pathLst>
                                <a:path w="1889" h="258">
                                  <a:moveTo>
                                    <a:pt x="1889" y="0"/>
                                  </a:moveTo>
                                  <a:lnTo>
                                    <a:pt x="1727" y="21"/>
                                  </a:lnTo>
                                  <a:lnTo>
                                    <a:pt x="1673" y="26"/>
                                  </a:lnTo>
                                  <a:lnTo>
                                    <a:pt x="1565" y="41"/>
                                  </a:lnTo>
                                  <a:lnTo>
                                    <a:pt x="1511" y="48"/>
                                  </a:lnTo>
                                  <a:lnTo>
                                    <a:pt x="1403" y="61"/>
                                  </a:lnTo>
                                  <a:lnTo>
                                    <a:pt x="1349" y="67"/>
                                  </a:lnTo>
                                  <a:lnTo>
                                    <a:pt x="1295" y="73"/>
                                  </a:lnTo>
                                  <a:lnTo>
                                    <a:pt x="1241" y="79"/>
                                  </a:lnTo>
                                  <a:lnTo>
                                    <a:pt x="1187" y="85"/>
                                  </a:lnTo>
                                  <a:lnTo>
                                    <a:pt x="1134" y="88"/>
                                  </a:lnTo>
                                  <a:lnTo>
                                    <a:pt x="1080" y="97"/>
                                  </a:lnTo>
                                  <a:lnTo>
                                    <a:pt x="1026" y="103"/>
                                  </a:lnTo>
                                  <a:lnTo>
                                    <a:pt x="864" y="119"/>
                                  </a:lnTo>
                                  <a:lnTo>
                                    <a:pt x="810" y="125"/>
                                  </a:lnTo>
                                  <a:lnTo>
                                    <a:pt x="756" y="130"/>
                                  </a:lnTo>
                                  <a:lnTo>
                                    <a:pt x="702" y="134"/>
                                  </a:lnTo>
                                  <a:lnTo>
                                    <a:pt x="648" y="139"/>
                                  </a:lnTo>
                                  <a:lnTo>
                                    <a:pt x="594" y="143"/>
                                  </a:lnTo>
                                  <a:lnTo>
                                    <a:pt x="540" y="149"/>
                                  </a:lnTo>
                                  <a:lnTo>
                                    <a:pt x="486" y="156"/>
                                  </a:lnTo>
                                  <a:lnTo>
                                    <a:pt x="432" y="161"/>
                                  </a:lnTo>
                                  <a:lnTo>
                                    <a:pt x="378" y="167"/>
                                  </a:lnTo>
                                  <a:lnTo>
                                    <a:pt x="324" y="172"/>
                                  </a:lnTo>
                                  <a:lnTo>
                                    <a:pt x="270" y="176"/>
                                  </a:lnTo>
                                  <a:lnTo>
                                    <a:pt x="162" y="183"/>
                                  </a:lnTo>
                                  <a:lnTo>
                                    <a:pt x="108" y="188"/>
                                  </a:lnTo>
                                  <a:lnTo>
                                    <a:pt x="54" y="193"/>
                                  </a:lnTo>
                                  <a:lnTo>
                                    <a:pt x="0" y="198"/>
                                  </a:lnTo>
                                  <a:lnTo>
                                    <a:pt x="0" y="258"/>
                                  </a:lnTo>
                                  <a:lnTo>
                                    <a:pt x="54" y="254"/>
                                  </a:lnTo>
                                  <a:lnTo>
                                    <a:pt x="108" y="248"/>
                                  </a:lnTo>
                                  <a:lnTo>
                                    <a:pt x="216" y="241"/>
                                  </a:lnTo>
                                  <a:lnTo>
                                    <a:pt x="270" y="237"/>
                                  </a:lnTo>
                                  <a:lnTo>
                                    <a:pt x="378" y="230"/>
                                  </a:lnTo>
                                  <a:lnTo>
                                    <a:pt x="432" y="224"/>
                                  </a:lnTo>
                                  <a:lnTo>
                                    <a:pt x="486" y="221"/>
                                  </a:lnTo>
                                  <a:lnTo>
                                    <a:pt x="540" y="214"/>
                                  </a:lnTo>
                                  <a:lnTo>
                                    <a:pt x="594" y="210"/>
                                  </a:lnTo>
                                  <a:lnTo>
                                    <a:pt x="648" y="207"/>
                                  </a:lnTo>
                                  <a:lnTo>
                                    <a:pt x="702" y="202"/>
                                  </a:lnTo>
                                  <a:lnTo>
                                    <a:pt x="756" y="199"/>
                                  </a:lnTo>
                                  <a:lnTo>
                                    <a:pt x="810" y="195"/>
                                  </a:lnTo>
                                  <a:lnTo>
                                    <a:pt x="864" y="190"/>
                                  </a:lnTo>
                                  <a:lnTo>
                                    <a:pt x="971" y="182"/>
                                  </a:lnTo>
                                  <a:lnTo>
                                    <a:pt x="1080" y="174"/>
                                  </a:lnTo>
                                  <a:lnTo>
                                    <a:pt x="1134" y="167"/>
                                  </a:lnTo>
                                  <a:lnTo>
                                    <a:pt x="1187" y="164"/>
                                  </a:lnTo>
                                  <a:lnTo>
                                    <a:pt x="1241" y="160"/>
                                  </a:lnTo>
                                  <a:lnTo>
                                    <a:pt x="1295" y="157"/>
                                  </a:lnTo>
                                  <a:lnTo>
                                    <a:pt x="1511" y="138"/>
                                  </a:lnTo>
                                  <a:lnTo>
                                    <a:pt x="1565" y="134"/>
                                  </a:lnTo>
                                  <a:lnTo>
                                    <a:pt x="1673" y="124"/>
                                  </a:lnTo>
                                  <a:lnTo>
                                    <a:pt x="1727" y="122"/>
                                  </a:lnTo>
                                  <a:lnTo>
                                    <a:pt x="1781" y="117"/>
                                  </a:lnTo>
                                  <a:lnTo>
                                    <a:pt x="1835" y="113"/>
                                  </a:lnTo>
                                  <a:lnTo>
                                    <a:pt x="1889" y="108"/>
                                  </a:lnTo>
                                  <a:lnTo>
                                    <a:pt x="188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78429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8" name="docshape395"/>
                          <wps:cNvSpPr>
                            <a:spLocks/>
                          </wps:cNvSpPr>
                          <wps:spPr bwMode="auto">
                            <a:xfrm>
                              <a:off x="2837" y="443"/>
                              <a:ext cx="1889" cy="342"/>
                            </a:xfrm>
                            <a:custGeom>
                              <a:avLst/>
                              <a:gdLst>
                                <a:gd name="T0" fmla="+- 0 4726 2837"/>
                                <a:gd name="T1" fmla="*/ T0 w 1889"/>
                                <a:gd name="T2" fmla="+- 0 444 444"/>
                                <a:gd name="T3" fmla="*/ 444 h 342"/>
                                <a:gd name="T4" fmla="+- 0 4672 2837"/>
                                <a:gd name="T5" fmla="*/ T4 w 1889"/>
                                <a:gd name="T6" fmla="+- 0 454 444"/>
                                <a:gd name="T7" fmla="*/ 454 h 342"/>
                                <a:gd name="T8" fmla="+- 0 4618 2837"/>
                                <a:gd name="T9" fmla="*/ T8 w 1889"/>
                                <a:gd name="T10" fmla="+- 0 464 444"/>
                                <a:gd name="T11" fmla="*/ 464 h 342"/>
                                <a:gd name="T12" fmla="+- 0 4564 2837"/>
                                <a:gd name="T13" fmla="*/ T12 w 1889"/>
                                <a:gd name="T14" fmla="+- 0 476 444"/>
                                <a:gd name="T15" fmla="*/ 476 h 342"/>
                                <a:gd name="T16" fmla="+- 0 4510 2837"/>
                                <a:gd name="T17" fmla="*/ T16 w 1889"/>
                                <a:gd name="T18" fmla="+- 0 486 444"/>
                                <a:gd name="T19" fmla="*/ 486 h 342"/>
                                <a:gd name="T20" fmla="+- 0 4456 2837"/>
                                <a:gd name="T21" fmla="*/ T20 w 1889"/>
                                <a:gd name="T22" fmla="+- 0 491 444"/>
                                <a:gd name="T23" fmla="*/ 491 h 342"/>
                                <a:gd name="T24" fmla="+- 0 4402 2837"/>
                                <a:gd name="T25" fmla="*/ T24 w 1889"/>
                                <a:gd name="T26" fmla="+- 0 501 444"/>
                                <a:gd name="T27" fmla="*/ 501 h 342"/>
                                <a:gd name="T28" fmla="+- 0 4348 2837"/>
                                <a:gd name="T29" fmla="*/ T28 w 1889"/>
                                <a:gd name="T30" fmla="+- 0 515 444"/>
                                <a:gd name="T31" fmla="*/ 515 h 342"/>
                                <a:gd name="T32" fmla="+- 0 4294 2837"/>
                                <a:gd name="T33" fmla="*/ T32 w 1889"/>
                                <a:gd name="T34" fmla="+- 0 520 444"/>
                                <a:gd name="T35" fmla="*/ 520 h 342"/>
                                <a:gd name="T36" fmla="+- 0 4240 2837"/>
                                <a:gd name="T37" fmla="*/ T36 w 1889"/>
                                <a:gd name="T38" fmla="+- 0 529 444"/>
                                <a:gd name="T39" fmla="*/ 529 h 342"/>
                                <a:gd name="T40" fmla="+- 0 4186 2837"/>
                                <a:gd name="T41" fmla="*/ T40 w 1889"/>
                                <a:gd name="T42" fmla="+- 0 541 444"/>
                                <a:gd name="T43" fmla="*/ 541 h 342"/>
                                <a:gd name="T44" fmla="+- 0 4132 2837"/>
                                <a:gd name="T45" fmla="*/ T44 w 1889"/>
                                <a:gd name="T46" fmla="+- 0 549 444"/>
                                <a:gd name="T47" fmla="*/ 549 h 342"/>
                                <a:gd name="T48" fmla="+- 0 4024 2837"/>
                                <a:gd name="T49" fmla="*/ T48 w 1889"/>
                                <a:gd name="T50" fmla="+- 0 566 444"/>
                                <a:gd name="T51" fmla="*/ 566 h 342"/>
                                <a:gd name="T52" fmla="+- 0 3971 2837"/>
                                <a:gd name="T53" fmla="*/ T52 w 1889"/>
                                <a:gd name="T54" fmla="+- 0 577 444"/>
                                <a:gd name="T55" fmla="*/ 577 h 342"/>
                                <a:gd name="T56" fmla="+- 0 3917 2837"/>
                                <a:gd name="T57" fmla="*/ T56 w 1889"/>
                                <a:gd name="T58" fmla="+- 0 585 444"/>
                                <a:gd name="T59" fmla="*/ 585 h 342"/>
                                <a:gd name="T60" fmla="+- 0 3754 2837"/>
                                <a:gd name="T61" fmla="*/ T60 w 1889"/>
                                <a:gd name="T62" fmla="+- 0 609 444"/>
                                <a:gd name="T63" fmla="*/ 609 h 342"/>
                                <a:gd name="T64" fmla="+- 0 3701 2837"/>
                                <a:gd name="T65" fmla="*/ T64 w 1889"/>
                                <a:gd name="T66" fmla="+- 0 616 444"/>
                                <a:gd name="T67" fmla="*/ 616 h 342"/>
                                <a:gd name="T68" fmla="+- 0 3647 2837"/>
                                <a:gd name="T69" fmla="*/ T68 w 1889"/>
                                <a:gd name="T70" fmla="+- 0 624 444"/>
                                <a:gd name="T71" fmla="*/ 624 h 342"/>
                                <a:gd name="T72" fmla="+- 0 3593 2837"/>
                                <a:gd name="T73" fmla="*/ T72 w 1889"/>
                                <a:gd name="T74" fmla="+- 0 633 444"/>
                                <a:gd name="T75" fmla="*/ 633 h 342"/>
                                <a:gd name="T76" fmla="+- 0 3539 2837"/>
                                <a:gd name="T77" fmla="*/ T76 w 1889"/>
                                <a:gd name="T78" fmla="+- 0 641 444"/>
                                <a:gd name="T79" fmla="*/ 641 h 342"/>
                                <a:gd name="T80" fmla="+- 0 3485 2837"/>
                                <a:gd name="T81" fmla="*/ T80 w 1889"/>
                                <a:gd name="T82" fmla="+- 0 646 444"/>
                                <a:gd name="T83" fmla="*/ 646 h 342"/>
                                <a:gd name="T84" fmla="+- 0 3431 2837"/>
                                <a:gd name="T85" fmla="*/ T84 w 1889"/>
                                <a:gd name="T86" fmla="+- 0 653 444"/>
                                <a:gd name="T87" fmla="*/ 653 h 342"/>
                                <a:gd name="T88" fmla="+- 0 3377 2837"/>
                                <a:gd name="T89" fmla="*/ T88 w 1889"/>
                                <a:gd name="T90" fmla="+- 0 660 444"/>
                                <a:gd name="T91" fmla="*/ 660 h 342"/>
                                <a:gd name="T92" fmla="+- 0 3323 2837"/>
                                <a:gd name="T93" fmla="*/ T92 w 1889"/>
                                <a:gd name="T94" fmla="+- 0 667 444"/>
                                <a:gd name="T95" fmla="*/ 667 h 342"/>
                                <a:gd name="T96" fmla="+- 0 3215 2837"/>
                                <a:gd name="T97" fmla="*/ T96 w 1889"/>
                                <a:gd name="T98" fmla="+- 0 681 444"/>
                                <a:gd name="T99" fmla="*/ 681 h 342"/>
                                <a:gd name="T100" fmla="+- 0 3161 2837"/>
                                <a:gd name="T101" fmla="*/ T100 w 1889"/>
                                <a:gd name="T102" fmla="+- 0 686 444"/>
                                <a:gd name="T103" fmla="*/ 686 h 342"/>
                                <a:gd name="T104" fmla="+- 0 3107 2837"/>
                                <a:gd name="T105" fmla="*/ T104 w 1889"/>
                                <a:gd name="T106" fmla="+- 0 695 444"/>
                                <a:gd name="T107" fmla="*/ 695 h 342"/>
                                <a:gd name="T108" fmla="+- 0 3053 2837"/>
                                <a:gd name="T109" fmla="*/ T108 w 1889"/>
                                <a:gd name="T110" fmla="+- 0 702 444"/>
                                <a:gd name="T111" fmla="*/ 702 h 342"/>
                                <a:gd name="T112" fmla="+- 0 2999 2837"/>
                                <a:gd name="T113" fmla="*/ T112 w 1889"/>
                                <a:gd name="T114" fmla="+- 0 708 444"/>
                                <a:gd name="T115" fmla="*/ 708 h 342"/>
                                <a:gd name="T116" fmla="+- 0 2945 2837"/>
                                <a:gd name="T117" fmla="*/ T116 w 1889"/>
                                <a:gd name="T118" fmla="+- 0 714 444"/>
                                <a:gd name="T119" fmla="*/ 714 h 342"/>
                                <a:gd name="T120" fmla="+- 0 2891 2837"/>
                                <a:gd name="T121" fmla="*/ T120 w 1889"/>
                                <a:gd name="T122" fmla="+- 0 719 444"/>
                                <a:gd name="T123" fmla="*/ 719 h 342"/>
                                <a:gd name="T124" fmla="+- 0 2837 2837"/>
                                <a:gd name="T125" fmla="*/ T124 w 1889"/>
                                <a:gd name="T126" fmla="+- 0 726 444"/>
                                <a:gd name="T127" fmla="*/ 726 h 342"/>
                                <a:gd name="T128" fmla="+- 0 2837 2837"/>
                                <a:gd name="T129" fmla="*/ T128 w 1889"/>
                                <a:gd name="T130" fmla="+- 0 785 444"/>
                                <a:gd name="T131" fmla="*/ 785 h 342"/>
                                <a:gd name="T132" fmla="+- 0 2891 2837"/>
                                <a:gd name="T133" fmla="*/ T132 w 1889"/>
                                <a:gd name="T134" fmla="+- 0 779 444"/>
                                <a:gd name="T135" fmla="*/ 779 h 342"/>
                                <a:gd name="T136" fmla="+- 0 2945 2837"/>
                                <a:gd name="T137" fmla="*/ T136 w 1889"/>
                                <a:gd name="T138" fmla="+- 0 775 444"/>
                                <a:gd name="T139" fmla="*/ 775 h 342"/>
                                <a:gd name="T140" fmla="+- 0 2999 2837"/>
                                <a:gd name="T141" fmla="*/ T140 w 1889"/>
                                <a:gd name="T142" fmla="+- 0 769 444"/>
                                <a:gd name="T143" fmla="*/ 769 h 342"/>
                                <a:gd name="T144" fmla="+- 0 3053 2837"/>
                                <a:gd name="T145" fmla="*/ T144 w 1889"/>
                                <a:gd name="T146" fmla="+- 0 765 444"/>
                                <a:gd name="T147" fmla="*/ 765 h 342"/>
                                <a:gd name="T148" fmla="+- 0 3107 2837"/>
                                <a:gd name="T149" fmla="*/ T148 w 1889"/>
                                <a:gd name="T150" fmla="+- 0 758 444"/>
                                <a:gd name="T151" fmla="*/ 758 h 342"/>
                                <a:gd name="T152" fmla="+- 0 3161 2837"/>
                                <a:gd name="T153" fmla="*/ T152 w 1889"/>
                                <a:gd name="T154" fmla="+- 0 750 444"/>
                                <a:gd name="T155" fmla="*/ 750 h 342"/>
                                <a:gd name="T156" fmla="+- 0 3215 2837"/>
                                <a:gd name="T157" fmla="*/ T156 w 1889"/>
                                <a:gd name="T158" fmla="+- 0 745 444"/>
                                <a:gd name="T159" fmla="*/ 745 h 342"/>
                                <a:gd name="T160" fmla="+- 0 3377 2837"/>
                                <a:gd name="T161" fmla="*/ T160 w 1889"/>
                                <a:gd name="T162" fmla="+- 0 727 444"/>
                                <a:gd name="T163" fmla="*/ 727 h 342"/>
                                <a:gd name="T164" fmla="+- 0 3431 2837"/>
                                <a:gd name="T165" fmla="*/ T164 w 1889"/>
                                <a:gd name="T166" fmla="+- 0 722 444"/>
                                <a:gd name="T167" fmla="*/ 722 h 342"/>
                                <a:gd name="T168" fmla="+- 0 3485 2837"/>
                                <a:gd name="T169" fmla="*/ T168 w 1889"/>
                                <a:gd name="T170" fmla="+- 0 717 444"/>
                                <a:gd name="T171" fmla="*/ 717 h 342"/>
                                <a:gd name="T172" fmla="+- 0 3539 2837"/>
                                <a:gd name="T173" fmla="*/ T172 w 1889"/>
                                <a:gd name="T174" fmla="+- 0 713 444"/>
                                <a:gd name="T175" fmla="*/ 713 h 342"/>
                                <a:gd name="T176" fmla="+- 0 3593 2837"/>
                                <a:gd name="T177" fmla="*/ T176 w 1889"/>
                                <a:gd name="T178" fmla="+- 0 707 444"/>
                                <a:gd name="T179" fmla="*/ 707 h 342"/>
                                <a:gd name="T180" fmla="+- 0 3701 2837"/>
                                <a:gd name="T181" fmla="*/ T180 w 1889"/>
                                <a:gd name="T182" fmla="+- 0 693 444"/>
                                <a:gd name="T183" fmla="*/ 693 h 342"/>
                                <a:gd name="T184" fmla="+- 0 3754 2837"/>
                                <a:gd name="T185" fmla="*/ T184 w 1889"/>
                                <a:gd name="T186" fmla="+- 0 688 444"/>
                                <a:gd name="T187" fmla="*/ 688 h 342"/>
                                <a:gd name="T188" fmla="+- 0 3808 2837"/>
                                <a:gd name="T189" fmla="*/ T188 w 1889"/>
                                <a:gd name="T190" fmla="+- 0 681 444"/>
                                <a:gd name="T191" fmla="*/ 681 h 342"/>
                                <a:gd name="T192" fmla="+- 0 3917 2837"/>
                                <a:gd name="T193" fmla="*/ T192 w 1889"/>
                                <a:gd name="T194" fmla="+- 0 669 444"/>
                                <a:gd name="T195" fmla="*/ 669 h 342"/>
                                <a:gd name="T196" fmla="+- 0 3971 2837"/>
                                <a:gd name="T197" fmla="*/ T196 w 1889"/>
                                <a:gd name="T198" fmla="+- 0 662 444"/>
                                <a:gd name="T199" fmla="*/ 662 h 342"/>
                                <a:gd name="T200" fmla="+- 0 4024 2837"/>
                                <a:gd name="T201" fmla="*/ T200 w 1889"/>
                                <a:gd name="T202" fmla="+- 0 654 444"/>
                                <a:gd name="T203" fmla="*/ 654 h 342"/>
                                <a:gd name="T204" fmla="+- 0 4078 2837"/>
                                <a:gd name="T205" fmla="*/ T204 w 1889"/>
                                <a:gd name="T206" fmla="+- 0 648 444"/>
                                <a:gd name="T207" fmla="*/ 648 h 342"/>
                                <a:gd name="T208" fmla="+- 0 4186 2837"/>
                                <a:gd name="T209" fmla="*/ T208 w 1889"/>
                                <a:gd name="T210" fmla="+- 0 635 444"/>
                                <a:gd name="T211" fmla="*/ 635 h 342"/>
                                <a:gd name="T212" fmla="+- 0 4240 2837"/>
                                <a:gd name="T213" fmla="*/ T212 w 1889"/>
                                <a:gd name="T214" fmla="+- 0 627 444"/>
                                <a:gd name="T215" fmla="*/ 627 h 342"/>
                                <a:gd name="T216" fmla="+- 0 4294 2837"/>
                                <a:gd name="T217" fmla="*/ T216 w 1889"/>
                                <a:gd name="T218" fmla="+- 0 620 444"/>
                                <a:gd name="T219" fmla="*/ 620 h 342"/>
                                <a:gd name="T220" fmla="+- 0 4348 2837"/>
                                <a:gd name="T221" fmla="*/ T220 w 1889"/>
                                <a:gd name="T222" fmla="+- 0 619 444"/>
                                <a:gd name="T223" fmla="*/ 619 h 342"/>
                                <a:gd name="T224" fmla="+- 0 4402 2837"/>
                                <a:gd name="T225" fmla="*/ T224 w 1889"/>
                                <a:gd name="T226" fmla="+- 0 608 444"/>
                                <a:gd name="T227" fmla="*/ 608 h 342"/>
                                <a:gd name="T228" fmla="+- 0 4456 2837"/>
                                <a:gd name="T229" fmla="*/ T228 w 1889"/>
                                <a:gd name="T230" fmla="+- 0 601 444"/>
                                <a:gd name="T231" fmla="*/ 601 h 342"/>
                                <a:gd name="T232" fmla="+- 0 4510 2837"/>
                                <a:gd name="T233" fmla="*/ T232 w 1889"/>
                                <a:gd name="T234" fmla="+- 0 599 444"/>
                                <a:gd name="T235" fmla="*/ 599 h 342"/>
                                <a:gd name="T236" fmla="+- 0 4564 2837"/>
                                <a:gd name="T237" fmla="*/ T236 w 1889"/>
                                <a:gd name="T238" fmla="+- 0 592 444"/>
                                <a:gd name="T239" fmla="*/ 592 h 342"/>
                                <a:gd name="T240" fmla="+- 0 4618 2837"/>
                                <a:gd name="T241" fmla="*/ T240 w 1889"/>
                                <a:gd name="T242" fmla="+- 0 583 444"/>
                                <a:gd name="T243" fmla="*/ 583 h 342"/>
                                <a:gd name="T244" fmla="+- 0 4726 2837"/>
                                <a:gd name="T245" fmla="*/ T244 w 1889"/>
                                <a:gd name="T246" fmla="+- 0 569 444"/>
                                <a:gd name="T247" fmla="*/ 569 h 342"/>
                                <a:gd name="T248" fmla="+- 0 4726 2837"/>
                                <a:gd name="T249" fmla="*/ T248 w 1889"/>
                                <a:gd name="T250" fmla="+- 0 444 444"/>
                                <a:gd name="T251" fmla="*/ 444 h 3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  <a:cxn ang="0">
                                  <a:pos x="T241" y="T243"/>
                                </a:cxn>
                                <a:cxn ang="0">
                                  <a:pos x="T245" y="T247"/>
                                </a:cxn>
                                <a:cxn ang="0">
                                  <a:pos x="T249" y="T251"/>
                                </a:cxn>
                              </a:cxnLst>
                              <a:rect l="0" t="0" r="r" b="b"/>
                              <a:pathLst>
                                <a:path w="1889" h="342">
                                  <a:moveTo>
                                    <a:pt x="1889" y="0"/>
                                  </a:moveTo>
                                  <a:lnTo>
                                    <a:pt x="1835" y="10"/>
                                  </a:lnTo>
                                  <a:lnTo>
                                    <a:pt x="1781" y="20"/>
                                  </a:lnTo>
                                  <a:lnTo>
                                    <a:pt x="1727" y="32"/>
                                  </a:lnTo>
                                  <a:lnTo>
                                    <a:pt x="1673" y="42"/>
                                  </a:lnTo>
                                  <a:lnTo>
                                    <a:pt x="1619" y="47"/>
                                  </a:lnTo>
                                  <a:lnTo>
                                    <a:pt x="1565" y="57"/>
                                  </a:lnTo>
                                  <a:lnTo>
                                    <a:pt x="1511" y="71"/>
                                  </a:lnTo>
                                  <a:lnTo>
                                    <a:pt x="1457" y="76"/>
                                  </a:lnTo>
                                  <a:lnTo>
                                    <a:pt x="1403" y="85"/>
                                  </a:lnTo>
                                  <a:lnTo>
                                    <a:pt x="1349" y="97"/>
                                  </a:lnTo>
                                  <a:lnTo>
                                    <a:pt x="1295" y="105"/>
                                  </a:lnTo>
                                  <a:lnTo>
                                    <a:pt x="1187" y="122"/>
                                  </a:lnTo>
                                  <a:lnTo>
                                    <a:pt x="1134" y="133"/>
                                  </a:lnTo>
                                  <a:lnTo>
                                    <a:pt x="1080" y="141"/>
                                  </a:lnTo>
                                  <a:lnTo>
                                    <a:pt x="917" y="165"/>
                                  </a:lnTo>
                                  <a:lnTo>
                                    <a:pt x="864" y="172"/>
                                  </a:lnTo>
                                  <a:lnTo>
                                    <a:pt x="810" y="180"/>
                                  </a:lnTo>
                                  <a:lnTo>
                                    <a:pt x="756" y="189"/>
                                  </a:lnTo>
                                  <a:lnTo>
                                    <a:pt x="702" y="197"/>
                                  </a:lnTo>
                                  <a:lnTo>
                                    <a:pt x="648" y="202"/>
                                  </a:lnTo>
                                  <a:lnTo>
                                    <a:pt x="594" y="209"/>
                                  </a:lnTo>
                                  <a:lnTo>
                                    <a:pt x="540" y="216"/>
                                  </a:lnTo>
                                  <a:lnTo>
                                    <a:pt x="486" y="223"/>
                                  </a:lnTo>
                                  <a:lnTo>
                                    <a:pt x="378" y="237"/>
                                  </a:lnTo>
                                  <a:lnTo>
                                    <a:pt x="324" y="242"/>
                                  </a:lnTo>
                                  <a:lnTo>
                                    <a:pt x="270" y="251"/>
                                  </a:lnTo>
                                  <a:lnTo>
                                    <a:pt x="216" y="258"/>
                                  </a:lnTo>
                                  <a:lnTo>
                                    <a:pt x="162" y="264"/>
                                  </a:lnTo>
                                  <a:lnTo>
                                    <a:pt x="108" y="270"/>
                                  </a:lnTo>
                                  <a:lnTo>
                                    <a:pt x="54" y="275"/>
                                  </a:lnTo>
                                  <a:lnTo>
                                    <a:pt x="0" y="282"/>
                                  </a:lnTo>
                                  <a:lnTo>
                                    <a:pt x="0" y="341"/>
                                  </a:lnTo>
                                  <a:lnTo>
                                    <a:pt x="54" y="335"/>
                                  </a:lnTo>
                                  <a:lnTo>
                                    <a:pt x="108" y="331"/>
                                  </a:lnTo>
                                  <a:lnTo>
                                    <a:pt x="162" y="325"/>
                                  </a:lnTo>
                                  <a:lnTo>
                                    <a:pt x="216" y="321"/>
                                  </a:lnTo>
                                  <a:lnTo>
                                    <a:pt x="270" y="314"/>
                                  </a:lnTo>
                                  <a:lnTo>
                                    <a:pt x="324" y="306"/>
                                  </a:lnTo>
                                  <a:lnTo>
                                    <a:pt x="378" y="301"/>
                                  </a:lnTo>
                                  <a:lnTo>
                                    <a:pt x="540" y="283"/>
                                  </a:lnTo>
                                  <a:lnTo>
                                    <a:pt x="594" y="278"/>
                                  </a:lnTo>
                                  <a:lnTo>
                                    <a:pt x="648" y="273"/>
                                  </a:lnTo>
                                  <a:lnTo>
                                    <a:pt x="702" y="269"/>
                                  </a:lnTo>
                                  <a:lnTo>
                                    <a:pt x="756" y="263"/>
                                  </a:lnTo>
                                  <a:lnTo>
                                    <a:pt x="864" y="249"/>
                                  </a:lnTo>
                                  <a:lnTo>
                                    <a:pt x="917" y="244"/>
                                  </a:lnTo>
                                  <a:lnTo>
                                    <a:pt x="971" y="237"/>
                                  </a:lnTo>
                                  <a:lnTo>
                                    <a:pt x="1080" y="225"/>
                                  </a:lnTo>
                                  <a:lnTo>
                                    <a:pt x="1134" y="218"/>
                                  </a:lnTo>
                                  <a:lnTo>
                                    <a:pt x="1187" y="210"/>
                                  </a:lnTo>
                                  <a:lnTo>
                                    <a:pt x="1241" y="204"/>
                                  </a:lnTo>
                                  <a:lnTo>
                                    <a:pt x="1349" y="191"/>
                                  </a:lnTo>
                                  <a:lnTo>
                                    <a:pt x="1403" y="183"/>
                                  </a:lnTo>
                                  <a:lnTo>
                                    <a:pt x="1457" y="176"/>
                                  </a:lnTo>
                                  <a:lnTo>
                                    <a:pt x="1511" y="175"/>
                                  </a:lnTo>
                                  <a:lnTo>
                                    <a:pt x="1565" y="164"/>
                                  </a:lnTo>
                                  <a:lnTo>
                                    <a:pt x="1619" y="157"/>
                                  </a:lnTo>
                                  <a:lnTo>
                                    <a:pt x="1673" y="155"/>
                                  </a:lnTo>
                                  <a:lnTo>
                                    <a:pt x="1727" y="148"/>
                                  </a:lnTo>
                                  <a:lnTo>
                                    <a:pt x="1781" y="139"/>
                                  </a:lnTo>
                                  <a:lnTo>
                                    <a:pt x="1889" y="125"/>
                                  </a:lnTo>
                                  <a:lnTo>
                                    <a:pt x="188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D968C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9" name="docshape396"/>
                          <wps:cNvSpPr>
                            <a:spLocks/>
                          </wps:cNvSpPr>
                          <wps:spPr bwMode="auto">
                            <a:xfrm>
                              <a:off x="2837" y="126"/>
                              <a:ext cx="1889" cy="609"/>
                            </a:xfrm>
                            <a:custGeom>
                              <a:avLst/>
                              <a:gdLst>
                                <a:gd name="T0" fmla="+- 0 4726 2837"/>
                                <a:gd name="T1" fmla="*/ T0 w 1889"/>
                                <a:gd name="T2" fmla="+- 0 127 127"/>
                                <a:gd name="T3" fmla="*/ 127 h 609"/>
                                <a:gd name="T4" fmla="+- 0 4672 2837"/>
                                <a:gd name="T5" fmla="*/ T4 w 1889"/>
                                <a:gd name="T6" fmla="+- 0 150 127"/>
                                <a:gd name="T7" fmla="*/ 150 h 609"/>
                                <a:gd name="T8" fmla="+- 0 4618 2837"/>
                                <a:gd name="T9" fmla="*/ T8 w 1889"/>
                                <a:gd name="T10" fmla="+- 0 173 127"/>
                                <a:gd name="T11" fmla="*/ 173 h 609"/>
                                <a:gd name="T12" fmla="+- 0 4564 2837"/>
                                <a:gd name="T13" fmla="*/ T12 w 1889"/>
                                <a:gd name="T14" fmla="+- 0 203 127"/>
                                <a:gd name="T15" fmla="*/ 203 h 609"/>
                                <a:gd name="T16" fmla="+- 0 4510 2837"/>
                                <a:gd name="T17" fmla="*/ T16 w 1889"/>
                                <a:gd name="T18" fmla="+- 0 224 127"/>
                                <a:gd name="T19" fmla="*/ 224 h 609"/>
                                <a:gd name="T20" fmla="+- 0 4456 2837"/>
                                <a:gd name="T21" fmla="*/ T20 w 1889"/>
                                <a:gd name="T22" fmla="+- 0 245 127"/>
                                <a:gd name="T23" fmla="*/ 245 h 609"/>
                                <a:gd name="T24" fmla="+- 0 4402 2837"/>
                                <a:gd name="T25" fmla="*/ T24 w 1889"/>
                                <a:gd name="T26" fmla="+- 0 263 127"/>
                                <a:gd name="T27" fmla="*/ 263 h 609"/>
                                <a:gd name="T28" fmla="+- 0 4348 2837"/>
                                <a:gd name="T29" fmla="*/ T28 w 1889"/>
                                <a:gd name="T30" fmla="+- 0 284 127"/>
                                <a:gd name="T31" fmla="*/ 284 h 609"/>
                                <a:gd name="T32" fmla="+- 0 4240 2837"/>
                                <a:gd name="T33" fmla="*/ T32 w 1889"/>
                                <a:gd name="T34" fmla="+- 0 324 127"/>
                                <a:gd name="T35" fmla="*/ 324 h 609"/>
                                <a:gd name="T36" fmla="+- 0 4132 2837"/>
                                <a:gd name="T37" fmla="*/ T36 w 1889"/>
                                <a:gd name="T38" fmla="+- 0 360 127"/>
                                <a:gd name="T39" fmla="*/ 360 h 609"/>
                                <a:gd name="T40" fmla="+- 0 3971 2837"/>
                                <a:gd name="T41" fmla="*/ T40 w 1889"/>
                                <a:gd name="T42" fmla="+- 0 412 127"/>
                                <a:gd name="T43" fmla="*/ 412 h 609"/>
                                <a:gd name="T44" fmla="+- 0 3917 2837"/>
                                <a:gd name="T45" fmla="*/ T44 w 1889"/>
                                <a:gd name="T46" fmla="+- 0 428 127"/>
                                <a:gd name="T47" fmla="*/ 428 h 609"/>
                                <a:gd name="T48" fmla="+- 0 3863 2837"/>
                                <a:gd name="T49" fmla="*/ T48 w 1889"/>
                                <a:gd name="T50" fmla="+- 0 448 127"/>
                                <a:gd name="T51" fmla="*/ 448 h 609"/>
                                <a:gd name="T52" fmla="+- 0 3808 2837"/>
                                <a:gd name="T53" fmla="*/ T52 w 1889"/>
                                <a:gd name="T54" fmla="+- 0 463 127"/>
                                <a:gd name="T55" fmla="*/ 463 h 609"/>
                                <a:gd name="T56" fmla="+- 0 3754 2837"/>
                                <a:gd name="T57" fmla="*/ T56 w 1889"/>
                                <a:gd name="T58" fmla="+- 0 476 127"/>
                                <a:gd name="T59" fmla="*/ 476 h 609"/>
                                <a:gd name="T60" fmla="+- 0 3701 2837"/>
                                <a:gd name="T61" fmla="*/ T60 w 1889"/>
                                <a:gd name="T62" fmla="+- 0 491 127"/>
                                <a:gd name="T63" fmla="*/ 491 h 609"/>
                                <a:gd name="T64" fmla="+- 0 3647 2837"/>
                                <a:gd name="T65" fmla="*/ T64 w 1889"/>
                                <a:gd name="T66" fmla="+- 0 503 127"/>
                                <a:gd name="T67" fmla="*/ 503 h 609"/>
                                <a:gd name="T68" fmla="+- 0 3593 2837"/>
                                <a:gd name="T69" fmla="*/ T68 w 1889"/>
                                <a:gd name="T70" fmla="+- 0 518 127"/>
                                <a:gd name="T71" fmla="*/ 518 h 609"/>
                                <a:gd name="T72" fmla="+- 0 3539 2837"/>
                                <a:gd name="T73" fmla="*/ T72 w 1889"/>
                                <a:gd name="T74" fmla="+- 0 531 127"/>
                                <a:gd name="T75" fmla="*/ 531 h 609"/>
                                <a:gd name="T76" fmla="+- 0 3485 2837"/>
                                <a:gd name="T77" fmla="*/ T76 w 1889"/>
                                <a:gd name="T78" fmla="+- 0 542 127"/>
                                <a:gd name="T79" fmla="*/ 542 h 609"/>
                                <a:gd name="T80" fmla="+- 0 3377 2837"/>
                                <a:gd name="T81" fmla="*/ T80 w 1889"/>
                                <a:gd name="T82" fmla="+- 0 568 127"/>
                                <a:gd name="T83" fmla="*/ 568 h 609"/>
                                <a:gd name="T84" fmla="+- 0 3269 2837"/>
                                <a:gd name="T85" fmla="*/ T84 w 1889"/>
                                <a:gd name="T86" fmla="+- 0 591 127"/>
                                <a:gd name="T87" fmla="*/ 591 h 609"/>
                                <a:gd name="T88" fmla="+- 0 3215 2837"/>
                                <a:gd name="T89" fmla="*/ T88 w 1889"/>
                                <a:gd name="T90" fmla="+- 0 602 127"/>
                                <a:gd name="T91" fmla="*/ 602 h 609"/>
                                <a:gd name="T92" fmla="+- 0 3161 2837"/>
                                <a:gd name="T93" fmla="*/ T92 w 1889"/>
                                <a:gd name="T94" fmla="+- 0 613 127"/>
                                <a:gd name="T95" fmla="*/ 613 h 609"/>
                                <a:gd name="T96" fmla="+- 0 3053 2837"/>
                                <a:gd name="T97" fmla="*/ T96 w 1889"/>
                                <a:gd name="T98" fmla="+- 0 635 127"/>
                                <a:gd name="T99" fmla="*/ 635 h 609"/>
                                <a:gd name="T100" fmla="+- 0 2891 2837"/>
                                <a:gd name="T101" fmla="*/ T100 w 1889"/>
                                <a:gd name="T102" fmla="+- 0 666 127"/>
                                <a:gd name="T103" fmla="*/ 666 h 609"/>
                                <a:gd name="T104" fmla="+- 0 2837 2837"/>
                                <a:gd name="T105" fmla="*/ T104 w 1889"/>
                                <a:gd name="T106" fmla="+- 0 675 127"/>
                                <a:gd name="T107" fmla="*/ 675 h 609"/>
                                <a:gd name="T108" fmla="+- 0 2837 2837"/>
                                <a:gd name="T109" fmla="*/ T108 w 1889"/>
                                <a:gd name="T110" fmla="+- 0 735 127"/>
                                <a:gd name="T111" fmla="*/ 735 h 609"/>
                                <a:gd name="T112" fmla="+- 0 2891 2837"/>
                                <a:gd name="T113" fmla="*/ T112 w 1889"/>
                                <a:gd name="T114" fmla="+- 0 727 127"/>
                                <a:gd name="T115" fmla="*/ 727 h 609"/>
                                <a:gd name="T116" fmla="+- 0 2945 2837"/>
                                <a:gd name="T117" fmla="*/ T116 w 1889"/>
                                <a:gd name="T118" fmla="+- 0 717 127"/>
                                <a:gd name="T119" fmla="*/ 717 h 609"/>
                                <a:gd name="T120" fmla="+- 0 2999 2837"/>
                                <a:gd name="T121" fmla="*/ T120 w 1889"/>
                                <a:gd name="T122" fmla="+- 0 708 127"/>
                                <a:gd name="T123" fmla="*/ 708 h 609"/>
                                <a:gd name="T124" fmla="+- 0 3161 2837"/>
                                <a:gd name="T125" fmla="*/ T124 w 1889"/>
                                <a:gd name="T126" fmla="+- 0 680 127"/>
                                <a:gd name="T127" fmla="*/ 680 h 609"/>
                                <a:gd name="T128" fmla="+- 0 3215 2837"/>
                                <a:gd name="T129" fmla="*/ T128 w 1889"/>
                                <a:gd name="T130" fmla="+- 0 670 127"/>
                                <a:gd name="T131" fmla="*/ 670 h 609"/>
                                <a:gd name="T132" fmla="+- 0 3269 2837"/>
                                <a:gd name="T133" fmla="*/ T132 w 1889"/>
                                <a:gd name="T134" fmla="+- 0 660 127"/>
                                <a:gd name="T135" fmla="*/ 660 h 609"/>
                                <a:gd name="T136" fmla="+- 0 3323 2837"/>
                                <a:gd name="T137" fmla="*/ T136 w 1889"/>
                                <a:gd name="T138" fmla="+- 0 651 127"/>
                                <a:gd name="T139" fmla="*/ 651 h 609"/>
                                <a:gd name="T140" fmla="+- 0 3377 2837"/>
                                <a:gd name="T141" fmla="*/ T140 w 1889"/>
                                <a:gd name="T142" fmla="+- 0 641 127"/>
                                <a:gd name="T143" fmla="*/ 641 h 609"/>
                                <a:gd name="T144" fmla="+- 0 3431 2837"/>
                                <a:gd name="T145" fmla="*/ T144 w 1889"/>
                                <a:gd name="T146" fmla="+- 0 631 127"/>
                                <a:gd name="T147" fmla="*/ 631 h 609"/>
                                <a:gd name="T148" fmla="+- 0 3485 2837"/>
                                <a:gd name="T149" fmla="*/ T148 w 1889"/>
                                <a:gd name="T150" fmla="+- 0 620 127"/>
                                <a:gd name="T151" fmla="*/ 620 h 609"/>
                                <a:gd name="T152" fmla="+- 0 3539 2837"/>
                                <a:gd name="T153" fmla="*/ T152 w 1889"/>
                                <a:gd name="T154" fmla="+- 0 611 127"/>
                                <a:gd name="T155" fmla="*/ 611 h 609"/>
                                <a:gd name="T156" fmla="+- 0 3593 2837"/>
                                <a:gd name="T157" fmla="*/ T156 w 1889"/>
                                <a:gd name="T158" fmla="+- 0 601 127"/>
                                <a:gd name="T159" fmla="*/ 601 h 609"/>
                                <a:gd name="T160" fmla="+- 0 3647 2837"/>
                                <a:gd name="T161" fmla="*/ T160 w 1889"/>
                                <a:gd name="T162" fmla="+- 0 589 127"/>
                                <a:gd name="T163" fmla="*/ 589 h 609"/>
                                <a:gd name="T164" fmla="+- 0 3701 2837"/>
                                <a:gd name="T165" fmla="*/ T164 w 1889"/>
                                <a:gd name="T166" fmla="+- 0 579 127"/>
                                <a:gd name="T167" fmla="*/ 579 h 609"/>
                                <a:gd name="T168" fmla="+- 0 3754 2837"/>
                                <a:gd name="T169" fmla="*/ T168 w 1889"/>
                                <a:gd name="T170" fmla="+- 0 567 127"/>
                                <a:gd name="T171" fmla="*/ 567 h 609"/>
                                <a:gd name="T172" fmla="+- 0 3808 2837"/>
                                <a:gd name="T173" fmla="*/ T172 w 1889"/>
                                <a:gd name="T174" fmla="+- 0 557 127"/>
                                <a:gd name="T175" fmla="*/ 557 h 609"/>
                                <a:gd name="T176" fmla="+- 0 3863 2837"/>
                                <a:gd name="T177" fmla="*/ T176 w 1889"/>
                                <a:gd name="T178" fmla="+- 0 544 127"/>
                                <a:gd name="T179" fmla="*/ 544 h 609"/>
                                <a:gd name="T180" fmla="+- 0 3917 2837"/>
                                <a:gd name="T181" fmla="*/ T180 w 1889"/>
                                <a:gd name="T182" fmla="+- 0 529 127"/>
                                <a:gd name="T183" fmla="*/ 529 h 609"/>
                                <a:gd name="T184" fmla="+- 0 3971 2837"/>
                                <a:gd name="T185" fmla="*/ T184 w 1889"/>
                                <a:gd name="T186" fmla="+- 0 517 127"/>
                                <a:gd name="T187" fmla="*/ 517 h 609"/>
                                <a:gd name="T188" fmla="+- 0 4078 2837"/>
                                <a:gd name="T189" fmla="*/ T188 w 1889"/>
                                <a:gd name="T190" fmla="+- 0 489 127"/>
                                <a:gd name="T191" fmla="*/ 489 h 609"/>
                                <a:gd name="T192" fmla="+- 0 4186 2837"/>
                                <a:gd name="T193" fmla="*/ T192 w 1889"/>
                                <a:gd name="T194" fmla="+- 0 463 127"/>
                                <a:gd name="T195" fmla="*/ 463 h 609"/>
                                <a:gd name="T196" fmla="+- 0 4294 2837"/>
                                <a:gd name="T197" fmla="*/ T196 w 1889"/>
                                <a:gd name="T198" fmla="+- 0 435 127"/>
                                <a:gd name="T199" fmla="*/ 435 h 609"/>
                                <a:gd name="T200" fmla="+- 0 4348 2837"/>
                                <a:gd name="T201" fmla="*/ T200 w 1889"/>
                                <a:gd name="T202" fmla="+- 0 418 127"/>
                                <a:gd name="T203" fmla="*/ 418 h 609"/>
                                <a:gd name="T204" fmla="+- 0 4402 2837"/>
                                <a:gd name="T205" fmla="*/ T204 w 1889"/>
                                <a:gd name="T206" fmla="+- 0 404 127"/>
                                <a:gd name="T207" fmla="*/ 404 h 609"/>
                                <a:gd name="T208" fmla="+- 0 4456 2837"/>
                                <a:gd name="T209" fmla="*/ T208 w 1889"/>
                                <a:gd name="T210" fmla="+- 0 391 127"/>
                                <a:gd name="T211" fmla="*/ 391 h 609"/>
                                <a:gd name="T212" fmla="+- 0 4510 2837"/>
                                <a:gd name="T213" fmla="*/ T212 w 1889"/>
                                <a:gd name="T214" fmla="+- 0 376 127"/>
                                <a:gd name="T215" fmla="*/ 376 h 609"/>
                                <a:gd name="T216" fmla="+- 0 4564 2837"/>
                                <a:gd name="T217" fmla="*/ T216 w 1889"/>
                                <a:gd name="T218" fmla="+- 0 361 127"/>
                                <a:gd name="T219" fmla="*/ 361 h 609"/>
                                <a:gd name="T220" fmla="+- 0 4618 2837"/>
                                <a:gd name="T221" fmla="*/ T220 w 1889"/>
                                <a:gd name="T222" fmla="+- 0 338 127"/>
                                <a:gd name="T223" fmla="*/ 338 h 609"/>
                                <a:gd name="T224" fmla="+- 0 4672 2837"/>
                                <a:gd name="T225" fmla="*/ T224 w 1889"/>
                                <a:gd name="T226" fmla="+- 0 321 127"/>
                                <a:gd name="T227" fmla="*/ 321 h 609"/>
                                <a:gd name="T228" fmla="+- 0 4726 2837"/>
                                <a:gd name="T229" fmla="*/ T228 w 1889"/>
                                <a:gd name="T230" fmla="+- 0 304 127"/>
                                <a:gd name="T231" fmla="*/ 304 h 609"/>
                                <a:gd name="T232" fmla="+- 0 4726 2837"/>
                                <a:gd name="T233" fmla="*/ T232 w 1889"/>
                                <a:gd name="T234" fmla="+- 0 127 127"/>
                                <a:gd name="T235" fmla="*/ 127 h 60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</a:cxnLst>
                              <a:rect l="0" t="0" r="r" b="b"/>
                              <a:pathLst>
                                <a:path w="1889" h="609">
                                  <a:moveTo>
                                    <a:pt x="1889" y="0"/>
                                  </a:moveTo>
                                  <a:lnTo>
                                    <a:pt x="1835" y="23"/>
                                  </a:lnTo>
                                  <a:lnTo>
                                    <a:pt x="1781" y="46"/>
                                  </a:lnTo>
                                  <a:lnTo>
                                    <a:pt x="1727" y="76"/>
                                  </a:lnTo>
                                  <a:lnTo>
                                    <a:pt x="1673" y="97"/>
                                  </a:lnTo>
                                  <a:lnTo>
                                    <a:pt x="1619" y="118"/>
                                  </a:lnTo>
                                  <a:lnTo>
                                    <a:pt x="1565" y="136"/>
                                  </a:lnTo>
                                  <a:lnTo>
                                    <a:pt x="1511" y="157"/>
                                  </a:lnTo>
                                  <a:lnTo>
                                    <a:pt x="1403" y="197"/>
                                  </a:lnTo>
                                  <a:lnTo>
                                    <a:pt x="1295" y="233"/>
                                  </a:lnTo>
                                  <a:lnTo>
                                    <a:pt x="1134" y="285"/>
                                  </a:lnTo>
                                  <a:lnTo>
                                    <a:pt x="1080" y="301"/>
                                  </a:lnTo>
                                  <a:lnTo>
                                    <a:pt x="1026" y="321"/>
                                  </a:lnTo>
                                  <a:lnTo>
                                    <a:pt x="971" y="336"/>
                                  </a:lnTo>
                                  <a:lnTo>
                                    <a:pt x="917" y="349"/>
                                  </a:lnTo>
                                  <a:lnTo>
                                    <a:pt x="864" y="364"/>
                                  </a:lnTo>
                                  <a:lnTo>
                                    <a:pt x="810" y="376"/>
                                  </a:lnTo>
                                  <a:lnTo>
                                    <a:pt x="756" y="391"/>
                                  </a:lnTo>
                                  <a:lnTo>
                                    <a:pt x="702" y="404"/>
                                  </a:lnTo>
                                  <a:lnTo>
                                    <a:pt x="648" y="415"/>
                                  </a:lnTo>
                                  <a:lnTo>
                                    <a:pt x="540" y="441"/>
                                  </a:lnTo>
                                  <a:lnTo>
                                    <a:pt x="432" y="464"/>
                                  </a:lnTo>
                                  <a:lnTo>
                                    <a:pt x="378" y="475"/>
                                  </a:lnTo>
                                  <a:lnTo>
                                    <a:pt x="324" y="486"/>
                                  </a:lnTo>
                                  <a:lnTo>
                                    <a:pt x="216" y="508"/>
                                  </a:lnTo>
                                  <a:lnTo>
                                    <a:pt x="54" y="539"/>
                                  </a:lnTo>
                                  <a:lnTo>
                                    <a:pt x="0" y="548"/>
                                  </a:lnTo>
                                  <a:lnTo>
                                    <a:pt x="0" y="608"/>
                                  </a:lnTo>
                                  <a:lnTo>
                                    <a:pt x="54" y="600"/>
                                  </a:lnTo>
                                  <a:lnTo>
                                    <a:pt x="108" y="590"/>
                                  </a:lnTo>
                                  <a:lnTo>
                                    <a:pt x="162" y="581"/>
                                  </a:lnTo>
                                  <a:lnTo>
                                    <a:pt x="324" y="553"/>
                                  </a:lnTo>
                                  <a:lnTo>
                                    <a:pt x="378" y="543"/>
                                  </a:lnTo>
                                  <a:lnTo>
                                    <a:pt x="432" y="533"/>
                                  </a:lnTo>
                                  <a:lnTo>
                                    <a:pt x="486" y="524"/>
                                  </a:lnTo>
                                  <a:lnTo>
                                    <a:pt x="540" y="514"/>
                                  </a:lnTo>
                                  <a:lnTo>
                                    <a:pt x="594" y="504"/>
                                  </a:lnTo>
                                  <a:lnTo>
                                    <a:pt x="648" y="493"/>
                                  </a:lnTo>
                                  <a:lnTo>
                                    <a:pt x="702" y="484"/>
                                  </a:lnTo>
                                  <a:lnTo>
                                    <a:pt x="756" y="474"/>
                                  </a:lnTo>
                                  <a:lnTo>
                                    <a:pt x="810" y="462"/>
                                  </a:lnTo>
                                  <a:lnTo>
                                    <a:pt x="864" y="452"/>
                                  </a:lnTo>
                                  <a:lnTo>
                                    <a:pt x="917" y="440"/>
                                  </a:lnTo>
                                  <a:lnTo>
                                    <a:pt x="971" y="430"/>
                                  </a:lnTo>
                                  <a:lnTo>
                                    <a:pt x="1026" y="417"/>
                                  </a:lnTo>
                                  <a:lnTo>
                                    <a:pt x="1080" y="402"/>
                                  </a:lnTo>
                                  <a:lnTo>
                                    <a:pt x="1134" y="390"/>
                                  </a:lnTo>
                                  <a:lnTo>
                                    <a:pt x="1241" y="362"/>
                                  </a:lnTo>
                                  <a:lnTo>
                                    <a:pt x="1349" y="336"/>
                                  </a:lnTo>
                                  <a:lnTo>
                                    <a:pt x="1457" y="308"/>
                                  </a:lnTo>
                                  <a:lnTo>
                                    <a:pt x="1511" y="291"/>
                                  </a:lnTo>
                                  <a:lnTo>
                                    <a:pt x="1565" y="277"/>
                                  </a:lnTo>
                                  <a:lnTo>
                                    <a:pt x="1619" y="264"/>
                                  </a:lnTo>
                                  <a:lnTo>
                                    <a:pt x="1673" y="249"/>
                                  </a:lnTo>
                                  <a:lnTo>
                                    <a:pt x="1727" y="234"/>
                                  </a:lnTo>
                                  <a:lnTo>
                                    <a:pt x="1781" y="211"/>
                                  </a:lnTo>
                                  <a:lnTo>
                                    <a:pt x="1835" y="194"/>
                                  </a:lnTo>
                                  <a:lnTo>
                                    <a:pt x="1889" y="177"/>
                                  </a:lnTo>
                                  <a:lnTo>
                                    <a:pt x="188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C4B73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0" name="docshape397"/>
                          <wps:cNvSpPr>
                            <a:spLocks/>
                          </wps:cNvSpPr>
                          <wps:spPr bwMode="auto">
                            <a:xfrm>
                              <a:off x="2837" y="851"/>
                              <a:ext cx="1620" cy="43"/>
                            </a:xfrm>
                            <a:custGeom>
                              <a:avLst/>
                              <a:gdLst>
                                <a:gd name="T0" fmla="+- 0 2837 2837"/>
                                <a:gd name="T1" fmla="*/ T0 w 1620"/>
                                <a:gd name="T2" fmla="+- 0 894 851"/>
                                <a:gd name="T3" fmla="*/ 894 h 43"/>
                                <a:gd name="T4" fmla="+- 0 2837 2837"/>
                                <a:gd name="T5" fmla="*/ T4 w 1620"/>
                                <a:gd name="T6" fmla="+- 0 851 851"/>
                                <a:gd name="T7" fmla="*/ 851 h 43"/>
                                <a:gd name="T8" fmla="+- 0 3377 2837"/>
                                <a:gd name="T9" fmla="*/ T8 w 1620"/>
                                <a:gd name="T10" fmla="+- 0 894 851"/>
                                <a:gd name="T11" fmla="*/ 894 h 43"/>
                                <a:gd name="T12" fmla="+- 0 3377 2837"/>
                                <a:gd name="T13" fmla="*/ T12 w 1620"/>
                                <a:gd name="T14" fmla="+- 0 851 851"/>
                                <a:gd name="T15" fmla="*/ 851 h 43"/>
                                <a:gd name="T16" fmla="+- 0 3917 2837"/>
                                <a:gd name="T17" fmla="*/ T16 w 1620"/>
                                <a:gd name="T18" fmla="+- 0 894 851"/>
                                <a:gd name="T19" fmla="*/ 894 h 43"/>
                                <a:gd name="T20" fmla="+- 0 3917 2837"/>
                                <a:gd name="T21" fmla="*/ T20 w 1620"/>
                                <a:gd name="T22" fmla="+- 0 851 851"/>
                                <a:gd name="T23" fmla="*/ 851 h 43"/>
                                <a:gd name="T24" fmla="+- 0 4456 2837"/>
                                <a:gd name="T25" fmla="*/ T24 w 1620"/>
                                <a:gd name="T26" fmla="+- 0 894 851"/>
                                <a:gd name="T27" fmla="*/ 894 h 43"/>
                                <a:gd name="T28" fmla="+- 0 4456 2837"/>
                                <a:gd name="T29" fmla="*/ T28 w 1620"/>
                                <a:gd name="T30" fmla="+- 0 851 851"/>
                                <a:gd name="T31" fmla="*/ 851 h 4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1620" h="43">
                                  <a:moveTo>
                                    <a:pt x="0" y="43"/>
                                  </a:moveTo>
                                  <a:lnTo>
                                    <a:pt x="0" y="0"/>
                                  </a:lnTo>
                                  <a:moveTo>
                                    <a:pt x="540" y="43"/>
                                  </a:moveTo>
                                  <a:lnTo>
                                    <a:pt x="540" y="0"/>
                                  </a:lnTo>
                                  <a:moveTo>
                                    <a:pt x="1080" y="43"/>
                                  </a:moveTo>
                                  <a:lnTo>
                                    <a:pt x="1080" y="0"/>
                                  </a:lnTo>
                                  <a:moveTo>
                                    <a:pt x="1619" y="43"/>
                                  </a:moveTo>
                                  <a:lnTo>
                                    <a:pt x="1619" y="0"/>
                                  </a:lnTo>
                                </a:path>
                              </a:pathLst>
                            </a:custGeom>
                            <a:noFill/>
                            <a:ln w="10476">
                              <a:solidFill>
                                <a:srgbClr val="3333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474A7E4B" id="docshapegroup390" o:spid="_x0000_s1026" style="position:absolute;margin-left:141.45pt;margin-top:6.35pt;width:94.9pt;height:38.4pt;z-index:15767040;mso-position-horizontal-relative:page" coordorigin="2829,127" coordsize="1898,7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">
                  <v:shape id="docshape391" o:spid="_x0000_s1027" style="position:absolute;left:2837;top:584;width:1889;height:198;visibility:visible;mso-wrap-style:square;v-text-anchor:top" coordsize="1889,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" path="m1889,r-54,7l1781,12r-54,4l1673,25r-54,6l1565,36,1457,48r-54,7l1349,61r-54,5l1241,71,1134,81r-54,6l1026,92r-55,5l917,103r-53,4l810,111r-54,5l702,122r-108,9l540,136,378,150r-54,3l108,171r-54,3l,178r,20l54,194r54,-3l324,175r54,-4l540,158r54,-4l702,145r54,-5l810,135r54,-4l917,127r54,-6l1026,117r54,-4l1134,107,1295,92r54,-4l1403,83r54,-7l1565,66,1673,56r54,-8l1781,45r54,-4l1889,34r,-34xe" fillcolor="#e78429" stroked="f">
                    <v:fill opacity="32896f"/>
                    <v:path arrowok="t" o:connecttype="custom" o:connectlocs="1889,584;1835,591;1781,596;1727,600;1673,609;1619,615;1565,620;1457,632;1403,639;1349,645;1295,650;1241,655;1134,665;1080,671;1026,676;971,681;917,687;864,691;810,695;756,700;702,706;594,715;540,720;378,734;324,737;108,755;54,758;0,762;0,782;54,778;108,775;324,759;378,755;540,742;594,738;702,729;756,724;810,719;864,715;917,711;971,705;1026,701;1080,697;1134,691;1295,676;1349,672;1403,667;1457,660;1565,650;1673,640;1727,632;1781,629;1835,625;1889,618;1889,584" o:connectangles="0,0,0,0,0,0,0,0,0,0,0,0,0,0,0,0,0,0,0,0,0,0,0,0,0,0,0,0,0,0,0,0,0,0,0,0,0,0,0,0,0,0,0,0,0,0,0,0,0,0,0,0,0,0,0"/>
                  </v:shape>
                  <v:shape id="docshape392" o:spid="_x0000_s1028" style="position:absolute;left:2837;top:480;width:1889;height:288;visibility:visible;mso-wrap-style:square;v-text-anchor:top" coordsize="1889,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" path="m1889,l1781,20r-54,10l1673,40r-54,10l1565,57r-54,9l1457,75r-54,12l1349,97r-54,4l1241,115r-54,3l1134,128r-54,7l1026,143r-55,7l864,165r-54,7l702,187r-54,7l540,208r-54,6l432,220r-54,6l324,232r-54,5l162,249r-54,5l54,264,,268r,20l54,284r54,-10l162,270,270,258r54,-5l378,247r54,-6l486,236,594,224r54,-7l702,209,810,196,917,183r54,-7l1026,170r54,-8l1134,155r53,-9l1241,143r54,-13l1349,127r54,-9l1457,106,1565,90r54,-6l1673,75r54,-9l1781,57r54,-9l1889,39r,-39xe" fillcolor="#ed968c" stroked="f">
                    <v:fill opacity="32896f"/>
                    <v:path arrowok="t" o:connecttype="custom" o:connectlocs="1889,480;1781,500;1727,510;1673,520;1619,530;1565,537;1511,546;1457,555;1403,567;1349,577;1295,581;1241,595;1187,598;1134,608;1080,615;1026,623;971,630;864,645;810,652;702,667;648,674;540,688;486,694;432,700;378,706;324,712;270,717;162,729;108,734;54,744;0,748;0,768;54,764;108,754;162,750;270,738;324,733;378,727;432,721;486,716;594,704;648,697;702,689;810,676;917,663;971,656;1026,650;1080,642;1134,635;1187,626;1241,623;1295,610;1349,607;1403,598;1457,586;1565,570;1619,564;1673,555;1727,546;1781,537;1835,528;1889,519;1889,480" o:connectangles="0,0,0,0,0,0,0,0,0,0,0,0,0,0,0,0,0,0,0,0,0,0,0,0,0,0,0,0,0,0,0,0,0,0,0,0,0,0,0,0,0,0,0,0,0,0,0,0,0,0,0,0,0,0,0,0,0,0,0,0,0,0,0"/>
                  </v:shape>
                  <v:shape id="docshape393" o:spid="_x0000_s1029" style="position:absolute;left:2837;top:196;width:1889;height:522;visibility:visible;mso-wrap-style:square;v-text-anchor:top" coordsize="1889,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" path="m1889,r-54,20l1781,45r-54,19l1673,85r-54,18l1565,123r-54,18l1349,193r-54,12l1241,223r-54,16l1134,254r-54,14l1026,282r-55,14l917,311r-53,13l810,341,702,366r-54,11l594,388r-54,12l486,411r-54,10l324,444,216,463r-54,11l54,492,,501r,20l54,513r54,-9l162,495r54,-10l324,465,432,444r54,-9l540,424r54,-11l648,402r54,-11l810,368r54,-16l917,340r54,-14l1134,286r53,-14l1241,257r54,-16l1349,230r108,-31l1511,182r54,-16l1619,148r54,-17l1727,112r54,-16l1835,72r54,-19l1889,xe" fillcolor="#7c4b73" stroked="f">
                    <v:fill opacity="32896f"/>
                    <v:path arrowok="t" o:connecttype="custom" o:connectlocs="1889,197;1835,217;1781,242;1727,261;1673,282;1619,300;1565,320;1511,338;1349,390;1295,402;1241,420;1187,436;1134,451;1080,465;1026,479;971,493;917,508;864,521;810,538;702,563;648,574;594,585;540,597;486,608;432,618;324,641;216,660;162,671;54,689;0,698;0,718;54,710;108,701;162,692;216,682;324,662;432,641;486,632;540,621;594,610;648,599;702,588;810,565;864,549;917,537;971,523;1134,483;1187,469;1241,454;1295,438;1349,427;1457,396;1511,379;1565,363;1619,345;1673,328;1727,309;1781,293;1835,269;1889,250;1889,197" o:connectangles="0,0,0,0,0,0,0,0,0,0,0,0,0,0,0,0,0,0,0,0,0,0,0,0,0,0,0,0,0,0,0,0,0,0,0,0,0,0,0,0,0,0,0,0,0,0,0,0,0,0,0,0,0,0,0,0,0,0,0,0,0"/>
                  </v:shape>
                  <v:shape id="docshape394" o:spid="_x0000_s1030" style="position:absolute;left:2837;top:544;width:1889;height:258;visibility:visible;mso-wrap-style:square;v-text-anchor:top" coordsize="1889,2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" path="m1889,l1727,21r-54,5l1565,41r-54,7l1403,61r-54,6l1295,73r-54,6l1187,85r-53,3l1080,97r-54,6l864,119r-54,6l756,130r-54,4l648,139r-54,4l540,149r-54,7l432,161r-54,6l324,172r-54,4l162,183r-54,5l54,193,,198r,60l54,254r54,-6l216,241r54,-4l378,230r54,-6l486,221r54,-7l594,210r54,-3l702,202r54,-3l810,195r54,-5l971,182r109,-8l1134,167r53,-3l1241,160r54,-3l1511,138r54,-4l1673,124r54,-2l1781,117r54,-4l1889,108,1889,xe" fillcolor="#e78429" stroked="f">
                    <v:fill opacity="32896f"/>
                    <v:path arrowok="t" o:connecttype="custom" o:connectlocs="1889,544;1727,565;1673,570;1565,585;1511,592;1403,605;1349,611;1295,617;1241,623;1187,629;1134,632;1080,641;1026,647;864,663;810,669;756,674;702,678;648,683;594,687;540,693;486,700;432,705;378,711;324,716;270,720;162,727;108,732;54,737;0,742;0,802;54,798;108,792;216,785;270,781;378,774;432,768;486,765;540,758;594,754;648,751;702,746;756,743;810,739;864,734;971,726;1080,718;1134,711;1187,708;1241,704;1295,701;1511,682;1565,678;1673,668;1727,666;1781,661;1835,657;1889,652;1889,544" o:connectangles="0,0,0,0,0,0,0,0,0,0,0,0,0,0,0,0,0,0,0,0,0,0,0,0,0,0,0,0,0,0,0,0,0,0,0,0,0,0,0,0,0,0,0,0,0,0,0,0,0,0,0,0,0,0,0,0,0,0"/>
                  </v:shape>
                  <v:shape id="docshape395" o:spid="_x0000_s1031" style="position:absolute;left:2837;top:443;width:1889;height:342;visibility:visible;mso-wrap-style:square;v-text-anchor:top" coordsize="1889,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" path="m1889,r-54,10l1781,20r-54,12l1673,42r-54,5l1565,57r-54,14l1457,76r-54,9l1349,97r-54,8l1187,122r-53,11l1080,141,917,165r-53,7l810,180r-54,9l702,197r-54,5l594,209r-54,7l486,223,378,237r-54,5l270,251r-54,7l162,264r-54,6l54,275,,282r,59l54,335r54,-4l162,325r54,-4l270,314r54,-8l378,301,540,283r54,-5l648,273r54,-4l756,263,864,249r53,-5l971,237r109,-12l1134,218r53,-8l1241,204r108,-13l1403,183r54,-7l1511,175r54,-11l1619,157r54,-2l1727,148r54,-9l1889,125,1889,xe" fillcolor="#ed968c" stroked="f">
                    <v:fill opacity="32896f"/>
                    <v:path arrowok="t" o:connecttype="custom" o:connectlocs="1889,444;1835,454;1781,464;1727,476;1673,486;1619,491;1565,501;1511,515;1457,520;1403,529;1349,541;1295,549;1187,566;1134,577;1080,585;917,609;864,616;810,624;756,633;702,641;648,646;594,653;540,660;486,667;378,681;324,686;270,695;216,702;162,708;108,714;54,719;0,726;0,785;54,779;108,775;162,769;216,765;270,758;324,750;378,745;540,727;594,722;648,717;702,713;756,707;864,693;917,688;971,681;1080,669;1134,662;1187,654;1241,648;1349,635;1403,627;1457,620;1511,619;1565,608;1619,601;1673,599;1727,592;1781,583;1889,569;1889,444" o:connectangles="0,0,0,0,0,0,0,0,0,0,0,0,0,0,0,0,0,0,0,0,0,0,0,0,0,0,0,0,0,0,0,0,0,0,0,0,0,0,0,0,0,0,0,0,0,0,0,0,0,0,0,0,0,0,0,0,0,0,0,0,0,0,0"/>
                  </v:shape>
                  <v:shape id="docshape396" o:spid="_x0000_s1032" style="position:absolute;left:2837;top:126;width:1889;height:609;visibility:visible;mso-wrap-style:square;v-text-anchor:top" coordsize="1889,6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" path="m1889,r-54,23l1781,46r-54,30l1673,97r-54,21l1565,136r-54,21l1403,197r-108,36l1134,285r-54,16l1026,321r-55,15l917,349r-53,15l810,376r-54,15l702,404r-54,11l540,441,432,464r-54,11l324,486,216,508,54,539,,548r,60l54,600r54,-10l162,581,324,553r54,-10l432,533r54,-9l540,514r54,-10l648,493r54,-9l756,474r54,-12l864,452r53,-12l971,430r55,-13l1080,402r54,-12l1241,362r108,-26l1457,308r54,-17l1565,277r54,-13l1673,249r54,-15l1781,211r54,-17l1889,177,1889,xe" fillcolor="#7c4b73" stroked="f">
                    <v:fill opacity="32896f"/>
                    <v:path arrowok="t" o:connecttype="custom" o:connectlocs="1889,127;1835,150;1781,173;1727,203;1673,224;1619,245;1565,263;1511,284;1403,324;1295,360;1134,412;1080,428;1026,448;971,463;917,476;864,491;810,503;756,518;702,531;648,542;540,568;432,591;378,602;324,613;216,635;54,666;0,675;0,735;54,727;108,717;162,708;324,680;378,670;432,660;486,651;540,641;594,631;648,620;702,611;756,601;810,589;864,579;917,567;971,557;1026,544;1080,529;1134,517;1241,489;1349,463;1457,435;1511,418;1565,404;1619,391;1673,376;1727,361;1781,338;1835,321;1889,304;1889,127" o:connectangles="0,0,0,0,0,0,0,0,0,0,0,0,0,0,0,0,0,0,0,0,0,0,0,0,0,0,0,0,0,0,0,0,0,0,0,0,0,0,0,0,0,0,0,0,0,0,0,0,0,0,0,0,0,0,0,0,0,0,0"/>
                  </v:shape>
                  <v:shape id="docshape397" o:spid="_x0000_s1033" style="position:absolute;left:2837;top:851;width:1620;height:43;visibility:visible;mso-wrap-style:square;v-text-anchor:top" coordsize="1620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" path="m,43l,m540,43l540,t540,43l1080,t539,43l1619,e" filled="f" strokecolor="#333" strokeweight=".291mm">
                    <v:path arrowok="t" o:connecttype="custom" o:connectlocs="0,894;0,851;540,894;540,851;1080,894;1080,851;1619,894;1619,851" o:connectangles="0,0,0,0,0,0,0,0"/>
                  </v:shape>
                  <w10:wrap anchorx="page"/>
                </v:group>
              </w:pict>
            </mc:Fallback>
          </mc:AlternateContent>
        </w:r>
        <w:r>
          <w:rPr>
            <w:noProof/>
            <w:lang w:val="en-GB" w:eastAsia="en-GB"/>
          </w:rPr>
          <mc:AlternateContent>
            <mc:Choice Requires="wpg">
              <w:drawing>
                <wp:anchor distT="0" distB="0" distL="114300" distR="114300" simplePos="0" relativeHeight="487749120" behindDoc="0" locked="0" layoutInCell="1" allowOverlap="1" wp14:anchorId="4153EA56" wp14:editId="4B51BE8E">
                  <wp:simplePos x="0" y="0"/>
                  <wp:positionH relativeFrom="page">
                    <wp:posOffset>4542790</wp:posOffset>
                  </wp:positionH>
                  <wp:positionV relativeFrom="paragraph">
                    <wp:posOffset>142240</wp:posOffset>
                  </wp:positionV>
                  <wp:extent cx="1205230" cy="425450"/>
                  <wp:effectExtent l="0" t="0" r="0" b="0"/>
                  <wp:wrapNone/>
                  <wp:docPr id="1061" name="docshapegroup39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205230" cy="425450"/>
                            <a:chOff x="7154" y="224"/>
                            <a:chExt cx="1898" cy="670"/>
                          </a:xfrm>
                        </wpg:grpSpPr>
                        <wps:wsp>
                          <wps:cNvPr id="1062" name="docshape399"/>
                          <wps:cNvSpPr>
                            <a:spLocks/>
                          </wps:cNvSpPr>
                          <wps:spPr bwMode="auto">
                            <a:xfrm>
                              <a:off x="7161" y="518"/>
                              <a:ext cx="1890" cy="264"/>
                            </a:xfrm>
                            <a:custGeom>
                              <a:avLst/>
                              <a:gdLst>
                                <a:gd name="T0" fmla="+- 0 9051 7162"/>
                                <a:gd name="T1" fmla="*/ T0 w 1890"/>
                                <a:gd name="T2" fmla="+- 0 519 519"/>
                                <a:gd name="T3" fmla="*/ 519 h 264"/>
                                <a:gd name="T4" fmla="+- 0 8997 7162"/>
                                <a:gd name="T5" fmla="*/ T4 w 1890"/>
                                <a:gd name="T6" fmla="+- 0 528 519"/>
                                <a:gd name="T7" fmla="*/ 528 h 264"/>
                                <a:gd name="T8" fmla="+- 0 8943 7162"/>
                                <a:gd name="T9" fmla="*/ T8 w 1890"/>
                                <a:gd name="T10" fmla="+- 0 537 519"/>
                                <a:gd name="T11" fmla="*/ 537 h 264"/>
                                <a:gd name="T12" fmla="+- 0 8889 7162"/>
                                <a:gd name="T13" fmla="*/ T12 w 1890"/>
                                <a:gd name="T14" fmla="+- 0 546 519"/>
                                <a:gd name="T15" fmla="*/ 546 h 264"/>
                                <a:gd name="T16" fmla="+- 0 8835 7162"/>
                                <a:gd name="T17" fmla="*/ T16 w 1890"/>
                                <a:gd name="T18" fmla="+- 0 555 519"/>
                                <a:gd name="T19" fmla="*/ 555 h 264"/>
                                <a:gd name="T20" fmla="+- 0 8781 7162"/>
                                <a:gd name="T21" fmla="*/ T20 w 1890"/>
                                <a:gd name="T22" fmla="+- 0 562 519"/>
                                <a:gd name="T23" fmla="*/ 562 h 264"/>
                                <a:gd name="T24" fmla="+- 0 8727 7162"/>
                                <a:gd name="T25" fmla="*/ T24 w 1890"/>
                                <a:gd name="T26" fmla="+- 0 569 519"/>
                                <a:gd name="T27" fmla="*/ 569 h 264"/>
                                <a:gd name="T28" fmla="+- 0 8673 7162"/>
                                <a:gd name="T29" fmla="*/ T28 w 1890"/>
                                <a:gd name="T30" fmla="+- 0 578 519"/>
                                <a:gd name="T31" fmla="*/ 578 h 264"/>
                                <a:gd name="T32" fmla="+- 0 8619 7162"/>
                                <a:gd name="T33" fmla="*/ T32 w 1890"/>
                                <a:gd name="T34" fmla="+- 0 587 519"/>
                                <a:gd name="T35" fmla="*/ 587 h 264"/>
                                <a:gd name="T36" fmla="+- 0 8511 7162"/>
                                <a:gd name="T37" fmla="*/ T36 w 1890"/>
                                <a:gd name="T38" fmla="+- 0 603 519"/>
                                <a:gd name="T39" fmla="*/ 603 h 264"/>
                                <a:gd name="T40" fmla="+- 0 8403 7162"/>
                                <a:gd name="T41" fmla="*/ T40 w 1890"/>
                                <a:gd name="T42" fmla="+- 0 617 519"/>
                                <a:gd name="T43" fmla="*/ 617 h 264"/>
                                <a:gd name="T44" fmla="+- 0 8349 7162"/>
                                <a:gd name="T45" fmla="*/ T44 w 1890"/>
                                <a:gd name="T46" fmla="+- 0 626 519"/>
                                <a:gd name="T47" fmla="*/ 626 h 264"/>
                                <a:gd name="T48" fmla="+- 0 8295 7162"/>
                                <a:gd name="T49" fmla="*/ T48 w 1890"/>
                                <a:gd name="T50" fmla="+- 0 633 519"/>
                                <a:gd name="T51" fmla="*/ 633 h 264"/>
                                <a:gd name="T52" fmla="+- 0 8241 7162"/>
                                <a:gd name="T53" fmla="*/ T52 w 1890"/>
                                <a:gd name="T54" fmla="+- 0 640 519"/>
                                <a:gd name="T55" fmla="*/ 640 h 264"/>
                                <a:gd name="T56" fmla="+- 0 8187 7162"/>
                                <a:gd name="T57" fmla="*/ T56 w 1890"/>
                                <a:gd name="T58" fmla="+- 0 647 519"/>
                                <a:gd name="T59" fmla="*/ 647 h 264"/>
                                <a:gd name="T60" fmla="+- 0 8079 7162"/>
                                <a:gd name="T61" fmla="*/ T60 w 1890"/>
                                <a:gd name="T62" fmla="+- 0 661 519"/>
                                <a:gd name="T63" fmla="*/ 661 h 264"/>
                                <a:gd name="T64" fmla="+- 0 7972 7162"/>
                                <a:gd name="T65" fmla="*/ T64 w 1890"/>
                                <a:gd name="T66" fmla="+- 0 675 519"/>
                                <a:gd name="T67" fmla="*/ 675 h 264"/>
                                <a:gd name="T68" fmla="+- 0 7918 7162"/>
                                <a:gd name="T69" fmla="*/ T68 w 1890"/>
                                <a:gd name="T70" fmla="+- 0 680 519"/>
                                <a:gd name="T71" fmla="*/ 680 h 264"/>
                                <a:gd name="T72" fmla="+- 0 7864 7162"/>
                                <a:gd name="T73" fmla="*/ T72 w 1890"/>
                                <a:gd name="T74" fmla="+- 0 688 519"/>
                                <a:gd name="T75" fmla="*/ 688 h 264"/>
                                <a:gd name="T76" fmla="+- 0 7810 7162"/>
                                <a:gd name="T77" fmla="*/ T76 w 1890"/>
                                <a:gd name="T78" fmla="+- 0 694 519"/>
                                <a:gd name="T79" fmla="*/ 694 h 264"/>
                                <a:gd name="T80" fmla="+- 0 7756 7162"/>
                                <a:gd name="T81" fmla="*/ T80 w 1890"/>
                                <a:gd name="T82" fmla="+- 0 698 519"/>
                                <a:gd name="T83" fmla="*/ 698 h 264"/>
                                <a:gd name="T84" fmla="+- 0 7702 7162"/>
                                <a:gd name="T85" fmla="*/ T84 w 1890"/>
                                <a:gd name="T86" fmla="+- 0 707 519"/>
                                <a:gd name="T87" fmla="*/ 707 h 264"/>
                                <a:gd name="T88" fmla="+- 0 7648 7162"/>
                                <a:gd name="T89" fmla="*/ T88 w 1890"/>
                                <a:gd name="T90" fmla="+- 0 712 519"/>
                                <a:gd name="T91" fmla="*/ 712 h 264"/>
                                <a:gd name="T92" fmla="+- 0 7594 7162"/>
                                <a:gd name="T93" fmla="*/ T92 w 1890"/>
                                <a:gd name="T94" fmla="+- 0 718 519"/>
                                <a:gd name="T95" fmla="*/ 718 h 264"/>
                                <a:gd name="T96" fmla="+- 0 7270 7162"/>
                                <a:gd name="T97" fmla="*/ T96 w 1890"/>
                                <a:gd name="T98" fmla="+- 0 752 519"/>
                                <a:gd name="T99" fmla="*/ 752 h 264"/>
                                <a:gd name="T100" fmla="+- 0 7162 7162"/>
                                <a:gd name="T101" fmla="*/ T100 w 1890"/>
                                <a:gd name="T102" fmla="+- 0 762 519"/>
                                <a:gd name="T103" fmla="*/ 762 h 264"/>
                                <a:gd name="T104" fmla="+- 0 7162 7162"/>
                                <a:gd name="T105" fmla="*/ T104 w 1890"/>
                                <a:gd name="T106" fmla="+- 0 782 519"/>
                                <a:gd name="T107" fmla="*/ 782 h 264"/>
                                <a:gd name="T108" fmla="+- 0 7270 7162"/>
                                <a:gd name="T109" fmla="*/ T108 w 1890"/>
                                <a:gd name="T110" fmla="+- 0 772 519"/>
                                <a:gd name="T111" fmla="*/ 772 h 264"/>
                                <a:gd name="T112" fmla="+- 0 7378 7162"/>
                                <a:gd name="T113" fmla="*/ T112 w 1890"/>
                                <a:gd name="T114" fmla="+- 0 762 519"/>
                                <a:gd name="T115" fmla="*/ 762 h 264"/>
                                <a:gd name="T116" fmla="+- 0 7486 7162"/>
                                <a:gd name="T117" fmla="*/ T116 w 1890"/>
                                <a:gd name="T118" fmla="+- 0 751 519"/>
                                <a:gd name="T119" fmla="*/ 751 h 264"/>
                                <a:gd name="T120" fmla="+- 0 7594 7162"/>
                                <a:gd name="T121" fmla="*/ T120 w 1890"/>
                                <a:gd name="T122" fmla="+- 0 741 519"/>
                                <a:gd name="T123" fmla="*/ 741 h 264"/>
                                <a:gd name="T124" fmla="+- 0 7648 7162"/>
                                <a:gd name="T125" fmla="*/ T124 w 1890"/>
                                <a:gd name="T126" fmla="+- 0 734 519"/>
                                <a:gd name="T127" fmla="*/ 734 h 264"/>
                                <a:gd name="T128" fmla="+- 0 7702 7162"/>
                                <a:gd name="T129" fmla="*/ T128 w 1890"/>
                                <a:gd name="T130" fmla="+- 0 729 519"/>
                                <a:gd name="T131" fmla="*/ 729 h 264"/>
                                <a:gd name="T132" fmla="+- 0 7756 7162"/>
                                <a:gd name="T133" fmla="*/ T132 w 1890"/>
                                <a:gd name="T134" fmla="+- 0 722 519"/>
                                <a:gd name="T135" fmla="*/ 722 h 264"/>
                                <a:gd name="T136" fmla="+- 0 7810 7162"/>
                                <a:gd name="T137" fmla="*/ T136 w 1890"/>
                                <a:gd name="T138" fmla="+- 0 717 519"/>
                                <a:gd name="T139" fmla="*/ 717 h 264"/>
                                <a:gd name="T140" fmla="+- 0 7864 7162"/>
                                <a:gd name="T141" fmla="*/ T140 w 1890"/>
                                <a:gd name="T142" fmla="+- 0 712 519"/>
                                <a:gd name="T143" fmla="*/ 712 h 264"/>
                                <a:gd name="T144" fmla="+- 0 7918 7162"/>
                                <a:gd name="T145" fmla="*/ T144 w 1890"/>
                                <a:gd name="T146" fmla="+- 0 704 519"/>
                                <a:gd name="T147" fmla="*/ 704 h 264"/>
                                <a:gd name="T148" fmla="+- 0 7972 7162"/>
                                <a:gd name="T149" fmla="*/ T148 w 1890"/>
                                <a:gd name="T150" fmla="+- 0 699 519"/>
                                <a:gd name="T151" fmla="*/ 699 h 264"/>
                                <a:gd name="T152" fmla="+- 0 8025 7162"/>
                                <a:gd name="T153" fmla="*/ T152 w 1890"/>
                                <a:gd name="T154" fmla="+- 0 693 519"/>
                                <a:gd name="T155" fmla="*/ 693 h 264"/>
                                <a:gd name="T156" fmla="+- 0 8187 7162"/>
                                <a:gd name="T157" fmla="*/ T156 w 1890"/>
                                <a:gd name="T158" fmla="+- 0 673 519"/>
                                <a:gd name="T159" fmla="*/ 673 h 264"/>
                                <a:gd name="T160" fmla="+- 0 8241 7162"/>
                                <a:gd name="T161" fmla="*/ T160 w 1890"/>
                                <a:gd name="T162" fmla="+- 0 666 519"/>
                                <a:gd name="T163" fmla="*/ 666 h 264"/>
                                <a:gd name="T164" fmla="+- 0 8295 7162"/>
                                <a:gd name="T165" fmla="*/ T164 w 1890"/>
                                <a:gd name="T166" fmla="+- 0 660 519"/>
                                <a:gd name="T167" fmla="*/ 660 h 264"/>
                                <a:gd name="T168" fmla="+- 0 8349 7162"/>
                                <a:gd name="T169" fmla="*/ T168 w 1890"/>
                                <a:gd name="T170" fmla="+- 0 653 519"/>
                                <a:gd name="T171" fmla="*/ 653 h 264"/>
                                <a:gd name="T172" fmla="+- 0 8403 7162"/>
                                <a:gd name="T173" fmla="*/ T172 w 1890"/>
                                <a:gd name="T174" fmla="+- 0 645 519"/>
                                <a:gd name="T175" fmla="*/ 645 h 264"/>
                                <a:gd name="T176" fmla="+- 0 8511 7162"/>
                                <a:gd name="T177" fmla="*/ T176 w 1890"/>
                                <a:gd name="T178" fmla="+- 0 632 519"/>
                                <a:gd name="T179" fmla="*/ 632 h 264"/>
                                <a:gd name="T180" fmla="+- 0 8619 7162"/>
                                <a:gd name="T181" fmla="*/ T180 w 1890"/>
                                <a:gd name="T182" fmla="+- 0 617 519"/>
                                <a:gd name="T183" fmla="*/ 617 h 264"/>
                                <a:gd name="T184" fmla="+- 0 8673 7162"/>
                                <a:gd name="T185" fmla="*/ T184 w 1890"/>
                                <a:gd name="T186" fmla="+- 0 609 519"/>
                                <a:gd name="T187" fmla="*/ 609 h 264"/>
                                <a:gd name="T188" fmla="+- 0 8727 7162"/>
                                <a:gd name="T189" fmla="*/ T188 w 1890"/>
                                <a:gd name="T190" fmla="+- 0 601 519"/>
                                <a:gd name="T191" fmla="*/ 601 h 264"/>
                                <a:gd name="T192" fmla="+- 0 8781 7162"/>
                                <a:gd name="T193" fmla="*/ T192 w 1890"/>
                                <a:gd name="T194" fmla="+- 0 594 519"/>
                                <a:gd name="T195" fmla="*/ 594 h 264"/>
                                <a:gd name="T196" fmla="+- 0 8835 7162"/>
                                <a:gd name="T197" fmla="*/ T196 w 1890"/>
                                <a:gd name="T198" fmla="+- 0 588 519"/>
                                <a:gd name="T199" fmla="*/ 588 h 264"/>
                                <a:gd name="T200" fmla="+- 0 8889 7162"/>
                                <a:gd name="T201" fmla="*/ T200 w 1890"/>
                                <a:gd name="T202" fmla="+- 0 580 519"/>
                                <a:gd name="T203" fmla="*/ 580 h 264"/>
                                <a:gd name="T204" fmla="+- 0 8943 7162"/>
                                <a:gd name="T205" fmla="*/ T204 w 1890"/>
                                <a:gd name="T206" fmla="+- 0 572 519"/>
                                <a:gd name="T207" fmla="*/ 572 h 264"/>
                                <a:gd name="T208" fmla="+- 0 9051 7162"/>
                                <a:gd name="T209" fmla="*/ T208 w 1890"/>
                                <a:gd name="T210" fmla="+- 0 556 519"/>
                                <a:gd name="T211" fmla="*/ 556 h 264"/>
                                <a:gd name="T212" fmla="+- 0 9051 7162"/>
                                <a:gd name="T213" fmla="*/ T212 w 1890"/>
                                <a:gd name="T214" fmla="+- 0 519 519"/>
                                <a:gd name="T215" fmla="*/ 519 h 26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</a:cxnLst>
                              <a:rect l="0" t="0" r="r" b="b"/>
                              <a:pathLst>
                                <a:path w="1890" h="264">
                                  <a:moveTo>
                                    <a:pt x="1889" y="0"/>
                                  </a:moveTo>
                                  <a:lnTo>
                                    <a:pt x="1835" y="9"/>
                                  </a:lnTo>
                                  <a:lnTo>
                                    <a:pt x="1781" y="18"/>
                                  </a:lnTo>
                                  <a:lnTo>
                                    <a:pt x="1727" y="27"/>
                                  </a:lnTo>
                                  <a:lnTo>
                                    <a:pt x="1673" y="36"/>
                                  </a:lnTo>
                                  <a:lnTo>
                                    <a:pt x="1619" y="43"/>
                                  </a:lnTo>
                                  <a:lnTo>
                                    <a:pt x="1565" y="50"/>
                                  </a:lnTo>
                                  <a:lnTo>
                                    <a:pt x="1511" y="59"/>
                                  </a:lnTo>
                                  <a:lnTo>
                                    <a:pt x="1457" y="68"/>
                                  </a:lnTo>
                                  <a:lnTo>
                                    <a:pt x="1349" y="84"/>
                                  </a:lnTo>
                                  <a:lnTo>
                                    <a:pt x="1241" y="98"/>
                                  </a:lnTo>
                                  <a:lnTo>
                                    <a:pt x="1187" y="107"/>
                                  </a:lnTo>
                                  <a:lnTo>
                                    <a:pt x="1133" y="114"/>
                                  </a:lnTo>
                                  <a:lnTo>
                                    <a:pt x="1079" y="121"/>
                                  </a:lnTo>
                                  <a:lnTo>
                                    <a:pt x="1025" y="128"/>
                                  </a:lnTo>
                                  <a:lnTo>
                                    <a:pt x="917" y="142"/>
                                  </a:lnTo>
                                  <a:lnTo>
                                    <a:pt x="810" y="156"/>
                                  </a:lnTo>
                                  <a:lnTo>
                                    <a:pt x="756" y="161"/>
                                  </a:lnTo>
                                  <a:lnTo>
                                    <a:pt x="702" y="169"/>
                                  </a:lnTo>
                                  <a:lnTo>
                                    <a:pt x="648" y="175"/>
                                  </a:lnTo>
                                  <a:lnTo>
                                    <a:pt x="594" y="179"/>
                                  </a:lnTo>
                                  <a:lnTo>
                                    <a:pt x="540" y="188"/>
                                  </a:lnTo>
                                  <a:lnTo>
                                    <a:pt x="486" y="193"/>
                                  </a:lnTo>
                                  <a:lnTo>
                                    <a:pt x="432" y="199"/>
                                  </a:lnTo>
                                  <a:lnTo>
                                    <a:pt x="108" y="233"/>
                                  </a:lnTo>
                                  <a:lnTo>
                                    <a:pt x="0" y="243"/>
                                  </a:lnTo>
                                  <a:lnTo>
                                    <a:pt x="0" y="263"/>
                                  </a:lnTo>
                                  <a:lnTo>
                                    <a:pt x="108" y="253"/>
                                  </a:lnTo>
                                  <a:lnTo>
                                    <a:pt x="216" y="243"/>
                                  </a:lnTo>
                                  <a:lnTo>
                                    <a:pt x="324" y="232"/>
                                  </a:lnTo>
                                  <a:lnTo>
                                    <a:pt x="432" y="222"/>
                                  </a:lnTo>
                                  <a:lnTo>
                                    <a:pt x="486" y="215"/>
                                  </a:lnTo>
                                  <a:lnTo>
                                    <a:pt x="540" y="210"/>
                                  </a:lnTo>
                                  <a:lnTo>
                                    <a:pt x="594" y="203"/>
                                  </a:lnTo>
                                  <a:lnTo>
                                    <a:pt x="648" y="198"/>
                                  </a:lnTo>
                                  <a:lnTo>
                                    <a:pt x="702" y="193"/>
                                  </a:lnTo>
                                  <a:lnTo>
                                    <a:pt x="756" y="185"/>
                                  </a:lnTo>
                                  <a:lnTo>
                                    <a:pt x="810" y="180"/>
                                  </a:lnTo>
                                  <a:lnTo>
                                    <a:pt x="863" y="174"/>
                                  </a:lnTo>
                                  <a:lnTo>
                                    <a:pt x="1025" y="154"/>
                                  </a:lnTo>
                                  <a:lnTo>
                                    <a:pt x="1079" y="147"/>
                                  </a:lnTo>
                                  <a:lnTo>
                                    <a:pt x="1133" y="141"/>
                                  </a:lnTo>
                                  <a:lnTo>
                                    <a:pt x="1187" y="134"/>
                                  </a:lnTo>
                                  <a:lnTo>
                                    <a:pt x="1241" y="126"/>
                                  </a:lnTo>
                                  <a:lnTo>
                                    <a:pt x="1349" y="113"/>
                                  </a:lnTo>
                                  <a:lnTo>
                                    <a:pt x="1457" y="98"/>
                                  </a:lnTo>
                                  <a:lnTo>
                                    <a:pt x="1511" y="90"/>
                                  </a:lnTo>
                                  <a:lnTo>
                                    <a:pt x="1565" y="82"/>
                                  </a:lnTo>
                                  <a:lnTo>
                                    <a:pt x="1619" y="75"/>
                                  </a:lnTo>
                                  <a:lnTo>
                                    <a:pt x="1673" y="69"/>
                                  </a:lnTo>
                                  <a:lnTo>
                                    <a:pt x="1727" y="61"/>
                                  </a:lnTo>
                                  <a:lnTo>
                                    <a:pt x="1781" y="53"/>
                                  </a:lnTo>
                                  <a:lnTo>
                                    <a:pt x="1889" y="37"/>
                                  </a:lnTo>
                                  <a:lnTo>
                                    <a:pt x="188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78429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3" name="docshape400"/>
                          <wps:cNvSpPr>
                            <a:spLocks/>
                          </wps:cNvSpPr>
                          <wps:spPr bwMode="auto">
                            <a:xfrm>
                              <a:off x="7161" y="477"/>
                              <a:ext cx="1890" cy="291"/>
                            </a:xfrm>
                            <a:custGeom>
                              <a:avLst/>
                              <a:gdLst>
                                <a:gd name="T0" fmla="+- 0 9051 7162"/>
                                <a:gd name="T1" fmla="*/ T0 w 1890"/>
                                <a:gd name="T2" fmla="+- 0 478 478"/>
                                <a:gd name="T3" fmla="*/ 478 h 291"/>
                                <a:gd name="T4" fmla="+- 0 8997 7162"/>
                                <a:gd name="T5" fmla="*/ T4 w 1890"/>
                                <a:gd name="T6" fmla="+- 0 484 478"/>
                                <a:gd name="T7" fmla="*/ 484 h 291"/>
                                <a:gd name="T8" fmla="+- 0 8943 7162"/>
                                <a:gd name="T9" fmla="*/ T8 w 1890"/>
                                <a:gd name="T10" fmla="+- 0 496 478"/>
                                <a:gd name="T11" fmla="*/ 496 h 291"/>
                                <a:gd name="T12" fmla="+- 0 8889 7162"/>
                                <a:gd name="T13" fmla="*/ T12 w 1890"/>
                                <a:gd name="T14" fmla="+- 0 505 478"/>
                                <a:gd name="T15" fmla="*/ 505 h 291"/>
                                <a:gd name="T16" fmla="+- 0 8781 7162"/>
                                <a:gd name="T17" fmla="*/ T16 w 1890"/>
                                <a:gd name="T18" fmla="+- 0 529 478"/>
                                <a:gd name="T19" fmla="*/ 529 h 291"/>
                                <a:gd name="T20" fmla="+- 0 8565 7162"/>
                                <a:gd name="T21" fmla="*/ T20 w 1890"/>
                                <a:gd name="T22" fmla="+- 0 566 478"/>
                                <a:gd name="T23" fmla="*/ 566 h 291"/>
                                <a:gd name="T24" fmla="+- 0 8511 7162"/>
                                <a:gd name="T25" fmla="*/ T24 w 1890"/>
                                <a:gd name="T26" fmla="+- 0 573 478"/>
                                <a:gd name="T27" fmla="*/ 573 h 291"/>
                                <a:gd name="T28" fmla="+- 0 8403 7162"/>
                                <a:gd name="T29" fmla="*/ T28 w 1890"/>
                                <a:gd name="T30" fmla="+- 0 590 478"/>
                                <a:gd name="T31" fmla="*/ 590 h 291"/>
                                <a:gd name="T32" fmla="+- 0 8349 7162"/>
                                <a:gd name="T33" fmla="*/ T32 w 1890"/>
                                <a:gd name="T34" fmla="+- 0 601 478"/>
                                <a:gd name="T35" fmla="*/ 601 h 291"/>
                                <a:gd name="T36" fmla="+- 0 8295 7162"/>
                                <a:gd name="T37" fmla="*/ T36 w 1890"/>
                                <a:gd name="T38" fmla="+- 0 607 478"/>
                                <a:gd name="T39" fmla="*/ 607 h 291"/>
                                <a:gd name="T40" fmla="+- 0 8187 7162"/>
                                <a:gd name="T41" fmla="*/ T40 w 1890"/>
                                <a:gd name="T42" fmla="+- 0 623 478"/>
                                <a:gd name="T43" fmla="*/ 623 h 291"/>
                                <a:gd name="T44" fmla="+- 0 8133 7162"/>
                                <a:gd name="T45" fmla="*/ T44 w 1890"/>
                                <a:gd name="T46" fmla="+- 0 632 478"/>
                                <a:gd name="T47" fmla="*/ 632 h 291"/>
                                <a:gd name="T48" fmla="+- 0 8079 7162"/>
                                <a:gd name="T49" fmla="*/ T48 w 1890"/>
                                <a:gd name="T50" fmla="+- 0 638 478"/>
                                <a:gd name="T51" fmla="*/ 638 h 291"/>
                                <a:gd name="T52" fmla="+- 0 8025 7162"/>
                                <a:gd name="T53" fmla="*/ T52 w 1890"/>
                                <a:gd name="T54" fmla="+- 0 646 478"/>
                                <a:gd name="T55" fmla="*/ 646 h 291"/>
                                <a:gd name="T56" fmla="+- 0 7972 7162"/>
                                <a:gd name="T57" fmla="*/ T56 w 1890"/>
                                <a:gd name="T58" fmla="+- 0 653 478"/>
                                <a:gd name="T59" fmla="*/ 653 h 291"/>
                                <a:gd name="T60" fmla="+- 0 7918 7162"/>
                                <a:gd name="T61" fmla="*/ T60 w 1890"/>
                                <a:gd name="T62" fmla="+- 0 661 478"/>
                                <a:gd name="T63" fmla="*/ 661 h 291"/>
                                <a:gd name="T64" fmla="+- 0 7864 7162"/>
                                <a:gd name="T65" fmla="*/ T64 w 1890"/>
                                <a:gd name="T66" fmla="+- 0 668 478"/>
                                <a:gd name="T67" fmla="*/ 668 h 291"/>
                                <a:gd name="T68" fmla="+- 0 7810 7162"/>
                                <a:gd name="T69" fmla="*/ T68 w 1890"/>
                                <a:gd name="T70" fmla="+- 0 674 478"/>
                                <a:gd name="T71" fmla="*/ 674 h 291"/>
                                <a:gd name="T72" fmla="+- 0 7702 7162"/>
                                <a:gd name="T73" fmla="*/ T72 w 1890"/>
                                <a:gd name="T74" fmla="+- 0 689 478"/>
                                <a:gd name="T75" fmla="*/ 689 h 291"/>
                                <a:gd name="T76" fmla="+- 0 7540 7162"/>
                                <a:gd name="T77" fmla="*/ T76 w 1890"/>
                                <a:gd name="T78" fmla="+- 0 708 478"/>
                                <a:gd name="T79" fmla="*/ 708 h 291"/>
                                <a:gd name="T80" fmla="+- 0 7486 7162"/>
                                <a:gd name="T81" fmla="*/ T80 w 1890"/>
                                <a:gd name="T82" fmla="+- 0 711 478"/>
                                <a:gd name="T83" fmla="*/ 711 h 291"/>
                                <a:gd name="T84" fmla="+- 0 7432 7162"/>
                                <a:gd name="T85" fmla="*/ T84 w 1890"/>
                                <a:gd name="T86" fmla="+- 0 716 478"/>
                                <a:gd name="T87" fmla="*/ 716 h 291"/>
                                <a:gd name="T88" fmla="+- 0 7378 7162"/>
                                <a:gd name="T89" fmla="*/ T88 w 1890"/>
                                <a:gd name="T90" fmla="+- 0 722 478"/>
                                <a:gd name="T91" fmla="*/ 722 h 291"/>
                                <a:gd name="T92" fmla="+- 0 7324 7162"/>
                                <a:gd name="T93" fmla="*/ T92 w 1890"/>
                                <a:gd name="T94" fmla="+- 0 727 478"/>
                                <a:gd name="T95" fmla="*/ 727 h 291"/>
                                <a:gd name="T96" fmla="+- 0 7270 7162"/>
                                <a:gd name="T97" fmla="*/ T96 w 1890"/>
                                <a:gd name="T98" fmla="+- 0 737 478"/>
                                <a:gd name="T99" fmla="*/ 737 h 291"/>
                                <a:gd name="T100" fmla="+- 0 7216 7162"/>
                                <a:gd name="T101" fmla="*/ T100 w 1890"/>
                                <a:gd name="T102" fmla="+- 0 742 478"/>
                                <a:gd name="T103" fmla="*/ 742 h 291"/>
                                <a:gd name="T104" fmla="+- 0 7162 7162"/>
                                <a:gd name="T105" fmla="*/ T104 w 1890"/>
                                <a:gd name="T106" fmla="+- 0 748 478"/>
                                <a:gd name="T107" fmla="*/ 748 h 291"/>
                                <a:gd name="T108" fmla="+- 0 7162 7162"/>
                                <a:gd name="T109" fmla="*/ T108 w 1890"/>
                                <a:gd name="T110" fmla="+- 0 768 478"/>
                                <a:gd name="T111" fmla="*/ 768 h 291"/>
                                <a:gd name="T112" fmla="+- 0 7216 7162"/>
                                <a:gd name="T113" fmla="*/ T112 w 1890"/>
                                <a:gd name="T114" fmla="+- 0 762 478"/>
                                <a:gd name="T115" fmla="*/ 762 h 291"/>
                                <a:gd name="T116" fmla="+- 0 7270 7162"/>
                                <a:gd name="T117" fmla="*/ T116 w 1890"/>
                                <a:gd name="T118" fmla="+- 0 757 478"/>
                                <a:gd name="T119" fmla="*/ 757 h 291"/>
                                <a:gd name="T120" fmla="+- 0 7324 7162"/>
                                <a:gd name="T121" fmla="*/ T120 w 1890"/>
                                <a:gd name="T122" fmla="+- 0 748 478"/>
                                <a:gd name="T123" fmla="*/ 748 h 291"/>
                                <a:gd name="T124" fmla="+- 0 7432 7162"/>
                                <a:gd name="T125" fmla="*/ T124 w 1890"/>
                                <a:gd name="T126" fmla="+- 0 737 478"/>
                                <a:gd name="T127" fmla="*/ 737 h 291"/>
                                <a:gd name="T128" fmla="+- 0 7486 7162"/>
                                <a:gd name="T129" fmla="*/ T128 w 1890"/>
                                <a:gd name="T130" fmla="+- 0 732 478"/>
                                <a:gd name="T131" fmla="*/ 732 h 291"/>
                                <a:gd name="T132" fmla="+- 0 7540 7162"/>
                                <a:gd name="T133" fmla="*/ T132 w 1890"/>
                                <a:gd name="T134" fmla="+- 0 729 478"/>
                                <a:gd name="T135" fmla="*/ 729 h 291"/>
                                <a:gd name="T136" fmla="+- 0 7594 7162"/>
                                <a:gd name="T137" fmla="*/ T136 w 1890"/>
                                <a:gd name="T138" fmla="+- 0 723 478"/>
                                <a:gd name="T139" fmla="*/ 723 h 291"/>
                                <a:gd name="T140" fmla="+- 0 7702 7162"/>
                                <a:gd name="T141" fmla="*/ T140 w 1890"/>
                                <a:gd name="T142" fmla="+- 0 711 478"/>
                                <a:gd name="T143" fmla="*/ 711 h 291"/>
                                <a:gd name="T144" fmla="+- 0 7810 7162"/>
                                <a:gd name="T145" fmla="*/ T144 w 1890"/>
                                <a:gd name="T146" fmla="+- 0 697 478"/>
                                <a:gd name="T147" fmla="*/ 697 h 291"/>
                                <a:gd name="T148" fmla="+- 0 7864 7162"/>
                                <a:gd name="T149" fmla="*/ T148 w 1890"/>
                                <a:gd name="T150" fmla="+- 0 691 478"/>
                                <a:gd name="T151" fmla="*/ 691 h 291"/>
                                <a:gd name="T152" fmla="+- 0 7918 7162"/>
                                <a:gd name="T153" fmla="*/ T152 w 1890"/>
                                <a:gd name="T154" fmla="+- 0 685 478"/>
                                <a:gd name="T155" fmla="*/ 685 h 291"/>
                                <a:gd name="T156" fmla="+- 0 7972 7162"/>
                                <a:gd name="T157" fmla="*/ T156 w 1890"/>
                                <a:gd name="T158" fmla="+- 0 677 478"/>
                                <a:gd name="T159" fmla="*/ 677 h 291"/>
                                <a:gd name="T160" fmla="+- 0 8025 7162"/>
                                <a:gd name="T161" fmla="*/ T160 w 1890"/>
                                <a:gd name="T162" fmla="+- 0 670 478"/>
                                <a:gd name="T163" fmla="*/ 670 h 291"/>
                                <a:gd name="T164" fmla="+- 0 8079 7162"/>
                                <a:gd name="T165" fmla="*/ T164 w 1890"/>
                                <a:gd name="T166" fmla="+- 0 663 478"/>
                                <a:gd name="T167" fmla="*/ 663 h 291"/>
                                <a:gd name="T168" fmla="+- 0 8133 7162"/>
                                <a:gd name="T169" fmla="*/ T168 w 1890"/>
                                <a:gd name="T170" fmla="+- 0 657 478"/>
                                <a:gd name="T171" fmla="*/ 657 h 291"/>
                                <a:gd name="T172" fmla="+- 0 8187 7162"/>
                                <a:gd name="T173" fmla="*/ T172 w 1890"/>
                                <a:gd name="T174" fmla="+- 0 649 478"/>
                                <a:gd name="T175" fmla="*/ 649 h 291"/>
                                <a:gd name="T176" fmla="+- 0 8295 7162"/>
                                <a:gd name="T177" fmla="*/ T176 w 1890"/>
                                <a:gd name="T178" fmla="+- 0 634 478"/>
                                <a:gd name="T179" fmla="*/ 634 h 291"/>
                                <a:gd name="T180" fmla="+- 0 8349 7162"/>
                                <a:gd name="T181" fmla="*/ T180 w 1890"/>
                                <a:gd name="T182" fmla="+- 0 629 478"/>
                                <a:gd name="T183" fmla="*/ 629 h 291"/>
                                <a:gd name="T184" fmla="+- 0 8403 7162"/>
                                <a:gd name="T185" fmla="*/ T184 w 1890"/>
                                <a:gd name="T186" fmla="+- 0 618 478"/>
                                <a:gd name="T187" fmla="*/ 618 h 291"/>
                                <a:gd name="T188" fmla="+- 0 8511 7162"/>
                                <a:gd name="T189" fmla="*/ T188 w 1890"/>
                                <a:gd name="T190" fmla="+- 0 602 478"/>
                                <a:gd name="T191" fmla="*/ 602 h 291"/>
                                <a:gd name="T192" fmla="+- 0 8565 7162"/>
                                <a:gd name="T193" fmla="*/ T192 w 1890"/>
                                <a:gd name="T194" fmla="+- 0 596 478"/>
                                <a:gd name="T195" fmla="*/ 596 h 291"/>
                                <a:gd name="T196" fmla="+- 0 8619 7162"/>
                                <a:gd name="T197" fmla="*/ T196 w 1890"/>
                                <a:gd name="T198" fmla="+- 0 587 478"/>
                                <a:gd name="T199" fmla="*/ 587 h 291"/>
                                <a:gd name="T200" fmla="+- 0 8727 7162"/>
                                <a:gd name="T201" fmla="*/ T200 w 1890"/>
                                <a:gd name="T202" fmla="+- 0 571 478"/>
                                <a:gd name="T203" fmla="*/ 571 h 291"/>
                                <a:gd name="T204" fmla="+- 0 8781 7162"/>
                                <a:gd name="T205" fmla="*/ T204 w 1890"/>
                                <a:gd name="T206" fmla="+- 0 562 478"/>
                                <a:gd name="T207" fmla="*/ 562 h 291"/>
                                <a:gd name="T208" fmla="+- 0 8835 7162"/>
                                <a:gd name="T209" fmla="*/ T208 w 1890"/>
                                <a:gd name="T210" fmla="+- 0 553 478"/>
                                <a:gd name="T211" fmla="*/ 553 h 291"/>
                                <a:gd name="T212" fmla="+- 0 8889 7162"/>
                                <a:gd name="T213" fmla="*/ T212 w 1890"/>
                                <a:gd name="T214" fmla="+- 0 541 478"/>
                                <a:gd name="T215" fmla="*/ 541 h 291"/>
                                <a:gd name="T216" fmla="+- 0 8943 7162"/>
                                <a:gd name="T217" fmla="*/ T216 w 1890"/>
                                <a:gd name="T218" fmla="+- 0 533 478"/>
                                <a:gd name="T219" fmla="*/ 533 h 291"/>
                                <a:gd name="T220" fmla="+- 0 8997 7162"/>
                                <a:gd name="T221" fmla="*/ T220 w 1890"/>
                                <a:gd name="T222" fmla="+- 0 521 478"/>
                                <a:gd name="T223" fmla="*/ 521 h 291"/>
                                <a:gd name="T224" fmla="+- 0 9051 7162"/>
                                <a:gd name="T225" fmla="*/ T224 w 1890"/>
                                <a:gd name="T226" fmla="+- 0 516 478"/>
                                <a:gd name="T227" fmla="*/ 516 h 291"/>
                                <a:gd name="T228" fmla="+- 0 9051 7162"/>
                                <a:gd name="T229" fmla="*/ T228 w 1890"/>
                                <a:gd name="T230" fmla="+- 0 478 478"/>
                                <a:gd name="T231" fmla="*/ 478 h 29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</a:cxnLst>
                              <a:rect l="0" t="0" r="r" b="b"/>
                              <a:pathLst>
                                <a:path w="1890" h="291">
                                  <a:moveTo>
                                    <a:pt x="1889" y="0"/>
                                  </a:moveTo>
                                  <a:lnTo>
                                    <a:pt x="1835" y="6"/>
                                  </a:lnTo>
                                  <a:lnTo>
                                    <a:pt x="1781" y="18"/>
                                  </a:lnTo>
                                  <a:lnTo>
                                    <a:pt x="1727" y="27"/>
                                  </a:lnTo>
                                  <a:lnTo>
                                    <a:pt x="1619" y="51"/>
                                  </a:lnTo>
                                  <a:lnTo>
                                    <a:pt x="1403" y="88"/>
                                  </a:lnTo>
                                  <a:lnTo>
                                    <a:pt x="1349" y="95"/>
                                  </a:lnTo>
                                  <a:lnTo>
                                    <a:pt x="1241" y="112"/>
                                  </a:lnTo>
                                  <a:lnTo>
                                    <a:pt x="1187" y="123"/>
                                  </a:lnTo>
                                  <a:lnTo>
                                    <a:pt x="1133" y="129"/>
                                  </a:lnTo>
                                  <a:lnTo>
                                    <a:pt x="1025" y="145"/>
                                  </a:lnTo>
                                  <a:lnTo>
                                    <a:pt x="971" y="154"/>
                                  </a:lnTo>
                                  <a:lnTo>
                                    <a:pt x="917" y="160"/>
                                  </a:lnTo>
                                  <a:lnTo>
                                    <a:pt x="863" y="168"/>
                                  </a:lnTo>
                                  <a:lnTo>
                                    <a:pt x="810" y="175"/>
                                  </a:lnTo>
                                  <a:lnTo>
                                    <a:pt x="756" y="183"/>
                                  </a:lnTo>
                                  <a:lnTo>
                                    <a:pt x="702" y="190"/>
                                  </a:lnTo>
                                  <a:lnTo>
                                    <a:pt x="648" y="196"/>
                                  </a:lnTo>
                                  <a:lnTo>
                                    <a:pt x="540" y="211"/>
                                  </a:lnTo>
                                  <a:lnTo>
                                    <a:pt x="378" y="230"/>
                                  </a:lnTo>
                                  <a:lnTo>
                                    <a:pt x="324" y="233"/>
                                  </a:lnTo>
                                  <a:lnTo>
                                    <a:pt x="270" y="238"/>
                                  </a:lnTo>
                                  <a:lnTo>
                                    <a:pt x="216" y="244"/>
                                  </a:lnTo>
                                  <a:lnTo>
                                    <a:pt x="162" y="249"/>
                                  </a:lnTo>
                                  <a:lnTo>
                                    <a:pt x="108" y="259"/>
                                  </a:lnTo>
                                  <a:lnTo>
                                    <a:pt x="54" y="264"/>
                                  </a:lnTo>
                                  <a:lnTo>
                                    <a:pt x="0" y="270"/>
                                  </a:lnTo>
                                  <a:lnTo>
                                    <a:pt x="0" y="290"/>
                                  </a:lnTo>
                                  <a:lnTo>
                                    <a:pt x="54" y="284"/>
                                  </a:lnTo>
                                  <a:lnTo>
                                    <a:pt x="108" y="279"/>
                                  </a:lnTo>
                                  <a:lnTo>
                                    <a:pt x="162" y="270"/>
                                  </a:lnTo>
                                  <a:lnTo>
                                    <a:pt x="270" y="259"/>
                                  </a:lnTo>
                                  <a:lnTo>
                                    <a:pt x="324" y="254"/>
                                  </a:lnTo>
                                  <a:lnTo>
                                    <a:pt x="378" y="251"/>
                                  </a:lnTo>
                                  <a:lnTo>
                                    <a:pt x="432" y="245"/>
                                  </a:lnTo>
                                  <a:lnTo>
                                    <a:pt x="540" y="233"/>
                                  </a:lnTo>
                                  <a:lnTo>
                                    <a:pt x="648" y="219"/>
                                  </a:lnTo>
                                  <a:lnTo>
                                    <a:pt x="702" y="213"/>
                                  </a:lnTo>
                                  <a:lnTo>
                                    <a:pt x="756" y="207"/>
                                  </a:lnTo>
                                  <a:lnTo>
                                    <a:pt x="810" y="199"/>
                                  </a:lnTo>
                                  <a:lnTo>
                                    <a:pt x="863" y="192"/>
                                  </a:lnTo>
                                  <a:lnTo>
                                    <a:pt x="917" y="185"/>
                                  </a:lnTo>
                                  <a:lnTo>
                                    <a:pt x="971" y="179"/>
                                  </a:lnTo>
                                  <a:lnTo>
                                    <a:pt x="1025" y="171"/>
                                  </a:lnTo>
                                  <a:lnTo>
                                    <a:pt x="1133" y="156"/>
                                  </a:lnTo>
                                  <a:lnTo>
                                    <a:pt x="1187" y="151"/>
                                  </a:lnTo>
                                  <a:lnTo>
                                    <a:pt x="1241" y="140"/>
                                  </a:lnTo>
                                  <a:lnTo>
                                    <a:pt x="1349" y="124"/>
                                  </a:lnTo>
                                  <a:lnTo>
                                    <a:pt x="1403" y="118"/>
                                  </a:lnTo>
                                  <a:lnTo>
                                    <a:pt x="1457" y="109"/>
                                  </a:lnTo>
                                  <a:lnTo>
                                    <a:pt x="1565" y="93"/>
                                  </a:lnTo>
                                  <a:lnTo>
                                    <a:pt x="1619" y="84"/>
                                  </a:lnTo>
                                  <a:lnTo>
                                    <a:pt x="1673" y="75"/>
                                  </a:lnTo>
                                  <a:lnTo>
                                    <a:pt x="1727" y="63"/>
                                  </a:lnTo>
                                  <a:lnTo>
                                    <a:pt x="1781" y="55"/>
                                  </a:lnTo>
                                  <a:lnTo>
                                    <a:pt x="1835" y="43"/>
                                  </a:lnTo>
                                  <a:lnTo>
                                    <a:pt x="1889" y="38"/>
                                  </a:lnTo>
                                  <a:lnTo>
                                    <a:pt x="188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D968C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4" name="docshape401"/>
                          <wps:cNvSpPr>
                            <a:spLocks/>
                          </wps:cNvSpPr>
                          <wps:spPr bwMode="auto">
                            <a:xfrm>
                              <a:off x="7161" y="270"/>
                              <a:ext cx="1890" cy="448"/>
                            </a:xfrm>
                            <a:custGeom>
                              <a:avLst/>
                              <a:gdLst>
                                <a:gd name="T0" fmla="+- 0 8943 7162"/>
                                <a:gd name="T1" fmla="*/ T0 w 1890"/>
                                <a:gd name="T2" fmla="+- 0 305 271"/>
                                <a:gd name="T3" fmla="*/ 305 h 448"/>
                                <a:gd name="T4" fmla="+- 0 8835 7162"/>
                                <a:gd name="T5" fmla="*/ T4 w 1890"/>
                                <a:gd name="T6" fmla="+- 0 337 271"/>
                                <a:gd name="T7" fmla="*/ 337 h 448"/>
                                <a:gd name="T8" fmla="+- 0 8727 7162"/>
                                <a:gd name="T9" fmla="*/ T8 w 1890"/>
                                <a:gd name="T10" fmla="+- 0 367 271"/>
                                <a:gd name="T11" fmla="*/ 367 h 448"/>
                                <a:gd name="T12" fmla="+- 0 8619 7162"/>
                                <a:gd name="T13" fmla="*/ T12 w 1890"/>
                                <a:gd name="T14" fmla="+- 0 399 271"/>
                                <a:gd name="T15" fmla="*/ 399 h 448"/>
                                <a:gd name="T16" fmla="+- 0 8511 7162"/>
                                <a:gd name="T17" fmla="*/ T16 w 1890"/>
                                <a:gd name="T18" fmla="+- 0 431 271"/>
                                <a:gd name="T19" fmla="*/ 431 h 448"/>
                                <a:gd name="T20" fmla="+- 0 8403 7162"/>
                                <a:gd name="T21" fmla="*/ T20 w 1890"/>
                                <a:gd name="T22" fmla="+- 0 455 271"/>
                                <a:gd name="T23" fmla="*/ 455 h 448"/>
                                <a:gd name="T24" fmla="+- 0 8295 7162"/>
                                <a:gd name="T25" fmla="*/ T24 w 1890"/>
                                <a:gd name="T26" fmla="+- 0 481 271"/>
                                <a:gd name="T27" fmla="*/ 481 h 448"/>
                                <a:gd name="T28" fmla="+- 0 8187 7162"/>
                                <a:gd name="T29" fmla="*/ T28 w 1890"/>
                                <a:gd name="T30" fmla="+- 0 507 271"/>
                                <a:gd name="T31" fmla="*/ 507 h 448"/>
                                <a:gd name="T32" fmla="+- 0 8025 7162"/>
                                <a:gd name="T33" fmla="*/ T32 w 1890"/>
                                <a:gd name="T34" fmla="+- 0 541 271"/>
                                <a:gd name="T35" fmla="*/ 541 h 448"/>
                                <a:gd name="T36" fmla="+- 0 7918 7162"/>
                                <a:gd name="T37" fmla="*/ T36 w 1890"/>
                                <a:gd name="T38" fmla="+- 0 567 271"/>
                                <a:gd name="T39" fmla="*/ 567 h 448"/>
                                <a:gd name="T40" fmla="+- 0 7810 7162"/>
                                <a:gd name="T41" fmla="*/ T40 w 1890"/>
                                <a:gd name="T42" fmla="+- 0 588 271"/>
                                <a:gd name="T43" fmla="*/ 588 h 448"/>
                                <a:gd name="T44" fmla="+- 0 7648 7162"/>
                                <a:gd name="T45" fmla="*/ T44 w 1890"/>
                                <a:gd name="T46" fmla="+- 0 618 271"/>
                                <a:gd name="T47" fmla="*/ 618 h 448"/>
                                <a:gd name="T48" fmla="+- 0 7540 7162"/>
                                <a:gd name="T49" fmla="*/ T48 w 1890"/>
                                <a:gd name="T50" fmla="+- 0 633 271"/>
                                <a:gd name="T51" fmla="*/ 633 h 448"/>
                                <a:gd name="T52" fmla="+- 0 7432 7162"/>
                                <a:gd name="T53" fmla="*/ T52 w 1890"/>
                                <a:gd name="T54" fmla="+- 0 657 271"/>
                                <a:gd name="T55" fmla="*/ 657 h 448"/>
                                <a:gd name="T56" fmla="+- 0 7324 7162"/>
                                <a:gd name="T57" fmla="*/ T56 w 1890"/>
                                <a:gd name="T58" fmla="+- 0 673 271"/>
                                <a:gd name="T59" fmla="*/ 673 h 448"/>
                                <a:gd name="T60" fmla="+- 0 7162 7162"/>
                                <a:gd name="T61" fmla="*/ T60 w 1890"/>
                                <a:gd name="T62" fmla="+- 0 698 271"/>
                                <a:gd name="T63" fmla="*/ 698 h 448"/>
                                <a:gd name="T64" fmla="+- 0 7270 7162"/>
                                <a:gd name="T65" fmla="*/ T64 w 1890"/>
                                <a:gd name="T66" fmla="+- 0 703 271"/>
                                <a:gd name="T67" fmla="*/ 703 h 448"/>
                                <a:gd name="T68" fmla="+- 0 7378 7162"/>
                                <a:gd name="T69" fmla="*/ T68 w 1890"/>
                                <a:gd name="T70" fmla="+- 0 685 271"/>
                                <a:gd name="T71" fmla="*/ 685 h 448"/>
                                <a:gd name="T72" fmla="+- 0 7486 7162"/>
                                <a:gd name="T73" fmla="*/ T72 w 1890"/>
                                <a:gd name="T74" fmla="+- 0 669 271"/>
                                <a:gd name="T75" fmla="*/ 669 h 448"/>
                                <a:gd name="T76" fmla="+- 0 7594 7162"/>
                                <a:gd name="T77" fmla="*/ T76 w 1890"/>
                                <a:gd name="T78" fmla="+- 0 646 271"/>
                                <a:gd name="T79" fmla="*/ 646 h 448"/>
                                <a:gd name="T80" fmla="+- 0 7756 7162"/>
                                <a:gd name="T81" fmla="*/ T80 w 1890"/>
                                <a:gd name="T82" fmla="+- 0 621 271"/>
                                <a:gd name="T83" fmla="*/ 621 h 448"/>
                                <a:gd name="T84" fmla="+- 0 7864 7162"/>
                                <a:gd name="T85" fmla="*/ T84 w 1890"/>
                                <a:gd name="T86" fmla="+- 0 602 271"/>
                                <a:gd name="T87" fmla="*/ 602 h 448"/>
                                <a:gd name="T88" fmla="+- 0 7972 7162"/>
                                <a:gd name="T89" fmla="*/ T88 w 1890"/>
                                <a:gd name="T90" fmla="+- 0 581 271"/>
                                <a:gd name="T91" fmla="*/ 581 h 448"/>
                                <a:gd name="T92" fmla="+- 0 8079 7162"/>
                                <a:gd name="T93" fmla="*/ T92 w 1890"/>
                                <a:gd name="T94" fmla="+- 0 556 271"/>
                                <a:gd name="T95" fmla="*/ 556 h 448"/>
                                <a:gd name="T96" fmla="+- 0 8241 7162"/>
                                <a:gd name="T97" fmla="*/ T96 w 1890"/>
                                <a:gd name="T98" fmla="+- 0 523 271"/>
                                <a:gd name="T99" fmla="*/ 523 h 448"/>
                                <a:gd name="T100" fmla="+- 0 8349 7162"/>
                                <a:gd name="T101" fmla="*/ T100 w 1890"/>
                                <a:gd name="T102" fmla="+- 0 499 271"/>
                                <a:gd name="T103" fmla="*/ 499 h 448"/>
                                <a:gd name="T104" fmla="+- 0 8457 7162"/>
                                <a:gd name="T105" fmla="*/ T104 w 1890"/>
                                <a:gd name="T106" fmla="+- 0 470 271"/>
                                <a:gd name="T107" fmla="*/ 470 h 448"/>
                                <a:gd name="T108" fmla="+- 0 8565 7162"/>
                                <a:gd name="T109" fmla="*/ T108 w 1890"/>
                                <a:gd name="T110" fmla="+- 0 447 271"/>
                                <a:gd name="T111" fmla="*/ 447 h 448"/>
                                <a:gd name="T112" fmla="+- 0 8673 7162"/>
                                <a:gd name="T113" fmla="*/ T112 w 1890"/>
                                <a:gd name="T114" fmla="+- 0 420 271"/>
                                <a:gd name="T115" fmla="*/ 420 h 448"/>
                                <a:gd name="T116" fmla="+- 0 8781 7162"/>
                                <a:gd name="T117" fmla="*/ T116 w 1890"/>
                                <a:gd name="T118" fmla="+- 0 390 271"/>
                                <a:gd name="T119" fmla="*/ 390 h 448"/>
                                <a:gd name="T120" fmla="+- 0 8889 7162"/>
                                <a:gd name="T121" fmla="*/ T120 w 1890"/>
                                <a:gd name="T122" fmla="+- 0 362 271"/>
                                <a:gd name="T123" fmla="*/ 362 h 448"/>
                                <a:gd name="T124" fmla="+- 0 9051 7162"/>
                                <a:gd name="T125" fmla="*/ T124 w 1890"/>
                                <a:gd name="T126" fmla="+- 0 316 271"/>
                                <a:gd name="T127" fmla="*/ 316 h 4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</a:cxnLst>
                              <a:rect l="0" t="0" r="r" b="b"/>
                              <a:pathLst>
                                <a:path w="1890" h="448">
                                  <a:moveTo>
                                    <a:pt x="1889" y="0"/>
                                  </a:moveTo>
                                  <a:lnTo>
                                    <a:pt x="1781" y="34"/>
                                  </a:lnTo>
                                  <a:lnTo>
                                    <a:pt x="1727" y="51"/>
                                  </a:lnTo>
                                  <a:lnTo>
                                    <a:pt x="1673" y="66"/>
                                  </a:lnTo>
                                  <a:lnTo>
                                    <a:pt x="1619" y="80"/>
                                  </a:lnTo>
                                  <a:lnTo>
                                    <a:pt x="1565" y="96"/>
                                  </a:lnTo>
                                  <a:lnTo>
                                    <a:pt x="1511" y="113"/>
                                  </a:lnTo>
                                  <a:lnTo>
                                    <a:pt x="1457" y="128"/>
                                  </a:lnTo>
                                  <a:lnTo>
                                    <a:pt x="1403" y="142"/>
                                  </a:lnTo>
                                  <a:lnTo>
                                    <a:pt x="1349" y="160"/>
                                  </a:lnTo>
                                  <a:lnTo>
                                    <a:pt x="1295" y="167"/>
                                  </a:lnTo>
                                  <a:lnTo>
                                    <a:pt x="1241" y="184"/>
                                  </a:lnTo>
                                  <a:lnTo>
                                    <a:pt x="1187" y="198"/>
                                  </a:lnTo>
                                  <a:lnTo>
                                    <a:pt x="1133" y="210"/>
                                  </a:lnTo>
                                  <a:lnTo>
                                    <a:pt x="1079" y="224"/>
                                  </a:lnTo>
                                  <a:lnTo>
                                    <a:pt x="1025" y="236"/>
                                  </a:lnTo>
                                  <a:lnTo>
                                    <a:pt x="971" y="247"/>
                                  </a:lnTo>
                                  <a:lnTo>
                                    <a:pt x="863" y="270"/>
                                  </a:lnTo>
                                  <a:lnTo>
                                    <a:pt x="810" y="285"/>
                                  </a:lnTo>
                                  <a:lnTo>
                                    <a:pt x="756" y="296"/>
                                  </a:lnTo>
                                  <a:lnTo>
                                    <a:pt x="702" y="306"/>
                                  </a:lnTo>
                                  <a:lnTo>
                                    <a:pt x="648" y="317"/>
                                  </a:lnTo>
                                  <a:lnTo>
                                    <a:pt x="594" y="327"/>
                                  </a:lnTo>
                                  <a:lnTo>
                                    <a:pt x="486" y="347"/>
                                  </a:lnTo>
                                  <a:lnTo>
                                    <a:pt x="432" y="352"/>
                                  </a:lnTo>
                                  <a:lnTo>
                                    <a:pt x="378" y="362"/>
                                  </a:lnTo>
                                  <a:lnTo>
                                    <a:pt x="324" y="376"/>
                                  </a:lnTo>
                                  <a:lnTo>
                                    <a:pt x="270" y="386"/>
                                  </a:lnTo>
                                  <a:lnTo>
                                    <a:pt x="216" y="393"/>
                                  </a:lnTo>
                                  <a:lnTo>
                                    <a:pt x="162" y="402"/>
                                  </a:lnTo>
                                  <a:lnTo>
                                    <a:pt x="108" y="411"/>
                                  </a:lnTo>
                                  <a:lnTo>
                                    <a:pt x="0" y="427"/>
                                  </a:lnTo>
                                  <a:lnTo>
                                    <a:pt x="0" y="447"/>
                                  </a:lnTo>
                                  <a:lnTo>
                                    <a:pt x="108" y="432"/>
                                  </a:lnTo>
                                  <a:lnTo>
                                    <a:pt x="162" y="423"/>
                                  </a:lnTo>
                                  <a:lnTo>
                                    <a:pt x="216" y="414"/>
                                  </a:lnTo>
                                  <a:lnTo>
                                    <a:pt x="270" y="407"/>
                                  </a:lnTo>
                                  <a:lnTo>
                                    <a:pt x="324" y="398"/>
                                  </a:lnTo>
                                  <a:lnTo>
                                    <a:pt x="378" y="384"/>
                                  </a:lnTo>
                                  <a:lnTo>
                                    <a:pt x="432" y="375"/>
                                  </a:lnTo>
                                  <a:lnTo>
                                    <a:pt x="486" y="370"/>
                                  </a:lnTo>
                                  <a:lnTo>
                                    <a:pt x="594" y="350"/>
                                  </a:lnTo>
                                  <a:lnTo>
                                    <a:pt x="648" y="341"/>
                                  </a:lnTo>
                                  <a:lnTo>
                                    <a:pt x="702" y="331"/>
                                  </a:lnTo>
                                  <a:lnTo>
                                    <a:pt x="756" y="321"/>
                                  </a:lnTo>
                                  <a:lnTo>
                                    <a:pt x="810" y="310"/>
                                  </a:lnTo>
                                  <a:lnTo>
                                    <a:pt x="863" y="296"/>
                                  </a:lnTo>
                                  <a:lnTo>
                                    <a:pt x="917" y="285"/>
                                  </a:lnTo>
                                  <a:lnTo>
                                    <a:pt x="1025" y="264"/>
                                  </a:lnTo>
                                  <a:lnTo>
                                    <a:pt x="1079" y="252"/>
                                  </a:lnTo>
                                  <a:lnTo>
                                    <a:pt x="1133" y="239"/>
                                  </a:lnTo>
                                  <a:lnTo>
                                    <a:pt x="1187" y="228"/>
                                  </a:lnTo>
                                  <a:lnTo>
                                    <a:pt x="1241" y="215"/>
                                  </a:lnTo>
                                  <a:lnTo>
                                    <a:pt x="1295" y="199"/>
                                  </a:lnTo>
                                  <a:lnTo>
                                    <a:pt x="1349" y="193"/>
                                  </a:lnTo>
                                  <a:lnTo>
                                    <a:pt x="1403" y="176"/>
                                  </a:lnTo>
                                  <a:lnTo>
                                    <a:pt x="1457" y="163"/>
                                  </a:lnTo>
                                  <a:lnTo>
                                    <a:pt x="1511" y="149"/>
                                  </a:lnTo>
                                  <a:lnTo>
                                    <a:pt x="1565" y="133"/>
                                  </a:lnTo>
                                  <a:lnTo>
                                    <a:pt x="1619" y="119"/>
                                  </a:lnTo>
                                  <a:lnTo>
                                    <a:pt x="1673" y="105"/>
                                  </a:lnTo>
                                  <a:lnTo>
                                    <a:pt x="1727" y="91"/>
                                  </a:lnTo>
                                  <a:lnTo>
                                    <a:pt x="1781" y="76"/>
                                  </a:lnTo>
                                  <a:lnTo>
                                    <a:pt x="1889" y="45"/>
                                  </a:lnTo>
                                  <a:lnTo>
                                    <a:pt x="188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C4B73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5" name="docshape402"/>
                          <wps:cNvSpPr>
                            <a:spLocks/>
                          </wps:cNvSpPr>
                          <wps:spPr bwMode="auto">
                            <a:xfrm>
                              <a:off x="7161" y="474"/>
                              <a:ext cx="1890" cy="328"/>
                            </a:xfrm>
                            <a:custGeom>
                              <a:avLst/>
                              <a:gdLst>
                                <a:gd name="T0" fmla="+- 0 9051 7162"/>
                                <a:gd name="T1" fmla="*/ T0 w 1890"/>
                                <a:gd name="T2" fmla="+- 0 475 475"/>
                                <a:gd name="T3" fmla="*/ 475 h 328"/>
                                <a:gd name="T4" fmla="+- 0 8889 7162"/>
                                <a:gd name="T5" fmla="*/ T4 w 1890"/>
                                <a:gd name="T6" fmla="+- 0 506 475"/>
                                <a:gd name="T7" fmla="*/ 506 h 328"/>
                                <a:gd name="T8" fmla="+- 0 8781 7162"/>
                                <a:gd name="T9" fmla="*/ T8 w 1890"/>
                                <a:gd name="T10" fmla="+- 0 525 475"/>
                                <a:gd name="T11" fmla="*/ 525 h 328"/>
                                <a:gd name="T12" fmla="+- 0 8727 7162"/>
                                <a:gd name="T13" fmla="*/ T12 w 1890"/>
                                <a:gd name="T14" fmla="+- 0 535 475"/>
                                <a:gd name="T15" fmla="*/ 535 h 328"/>
                                <a:gd name="T16" fmla="+- 0 8673 7162"/>
                                <a:gd name="T17" fmla="*/ T16 w 1890"/>
                                <a:gd name="T18" fmla="+- 0 541 475"/>
                                <a:gd name="T19" fmla="*/ 541 h 328"/>
                                <a:gd name="T20" fmla="+- 0 8565 7162"/>
                                <a:gd name="T21" fmla="*/ T20 w 1890"/>
                                <a:gd name="T22" fmla="+- 0 560 475"/>
                                <a:gd name="T23" fmla="*/ 560 h 328"/>
                                <a:gd name="T24" fmla="+- 0 8511 7162"/>
                                <a:gd name="T25" fmla="*/ T24 w 1890"/>
                                <a:gd name="T26" fmla="+- 0 569 475"/>
                                <a:gd name="T27" fmla="*/ 569 h 328"/>
                                <a:gd name="T28" fmla="+- 0 8457 7162"/>
                                <a:gd name="T29" fmla="*/ T28 w 1890"/>
                                <a:gd name="T30" fmla="+- 0 577 475"/>
                                <a:gd name="T31" fmla="*/ 577 h 328"/>
                                <a:gd name="T32" fmla="+- 0 8403 7162"/>
                                <a:gd name="T33" fmla="*/ T32 w 1890"/>
                                <a:gd name="T34" fmla="+- 0 585 475"/>
                                <a:gd name="T35" fmla="*/ 585 h 328"/>
                                <a:gd name="T36" fmla="+- 0 8349 7162"/>
                                <a:gd name="T37" fmla="*/ T36 w 1890"/>
                                <a:gd name="T38" fmla="+- 0 595 475"/>
                                <a:gd name="T39" fmla="*/ 595 h 328"/>
                                <a:gd name="T40" fmla="+- 0 8295 7162"/>
                                <a:gd name="T41" fmla="*/ T40 w 1890"/>
                                <a:gd name="T42" fmla="+- 0 603 475"/>
                                <a:gd name="T43" fmla="*/ 603 h 328"/>
                                <a:gd name="T44" fmla="+- 0 8241 7162"/>
                                <a:gd name="T45" fmla="*/ T44 w 1890"/>
                                <a:gd name="T46" fmla="+- 0 610 475"/>
                                <a:gd name="T47" fmla="*/ 610 h 328"/>
                                <a:gd name="T48" fmla="+- 0 8187 7162"/>
                                <a:gd name="T49" fmla="*/ T48 w 1890"/>
                                <a:gd name="T50" fmla="+- 0 618 475"/>
                                <a:gd name="T51" fmla="*/ 618 h 328"/>
                                <a:gd name="T52" fmla="+- 0 8133 7162"/>
                                <a:gd name="T53" fmla="*/ T52 w 1890"/>
                                <a:gd name="T54" fmla="+- 0 625 475"/>
                                <a:gd name="T55" fmla="*/ 625 h 328"/>
                                <a:gd name="T56" fmla="+- 0 8079 7162"/>
                                <a:gd name="T57" fmla="*/ T56 w 1890"/>
                                <a:gd name="T58" fmla="+- 0 631 475"/>
                                <a:gd name="T59" fmla="*/ 631 h 328"/>
                                <a:gd name="T60" fmla="+- 0 8025 7162"/>
                                <a:gd name="T61" fmla="*/ T60 w 1890"/>
                                <a:gd name="T62" fmla="+- 0 638 475"/>
                                <a:gd name="T63" fmla="*/ 638 h 328"/>
                                <a:gd name="T64" fmla="+- 0 7972 7162"/>
                                <a:gd name="T65" fmla="*/ T64 w 1890"/>
                                <a:gd name="T66" fmla="+- 0 649 475"/>
                                <a:gd name="T67" fmla="*/ 649 h 328"/>
                                <a:gd name="T68" fmla="+- 0 7864 7162"/>
                                <a:gd name="T69" fmla="*/ T68 w 1890"/>
                                <a:gd name="T70" fmla="+- 0 663 475"/>
                                <a:gd name="T71" fmla="*/ 663 h 328"/>
                                <a:gd name="T72" fmla="+- 0 7810 7162"/>
                                <a:gd name="T73" fmla="*/ T72 w 1890"/>
                                <a:gd name="T74" fmla="+- 0 669 475"/>
                                <a:gd name="T75" fmla="*/ 669 h 328"/>
                                <a:gd name="T76" fmla="+- 0 7756 7162"/>
                                <a:gd name="T77" fmla="*/ T76 w 1890"/>
                                <a:gd name="T78" fmla="+- 0 676 475"/>
                                <a:gd name="T79" fmla="*/ 676 h 328"/>
                                <a:gd name="T80" fmla="+- 0 7702 7162"/>
                                <a:gd name="T81" fmla="*/ T80 w 1890"/>
                                <a:gd name="T82" fmla="+- 0 683 475"/>
                                <a:gd name="T83" fmla="*/ 683 h 328"/>
                                <a:gd name="T84" fmla="+- 0 7648 7162"/>
                                <a:gd name="T85" fmla="*/ T84 w 1890"/>
                                <a:gd name="T86" fmla="+- 0 689 475"/>
                                <a:gd name="T87" fmla="*/ 689 h 328"/>
                                <a:gd name="T88" fmla="+- 0 7594 7162"/>
                                <a:gd name="T89" fmla="*/ T88 w 1890"/>
                                <a:gd name="T90" fmla="+- 0 695 475"/>
                                <a:gd name="T91" fmla="*/ 695 h 328"/>
                                <a:gd name="T92" fmla="+- 0 7540 7162"/>
                                <a:gd name="T93" fmla="*/ T92 w 1890"/>
                                <a:gd name="T94" fmla="+- 0 702 475"/>
                                <a:gd name="T95" fmla="*/ 702 h 328"/>
                                <a:gd name="T96" fmla="+- 0 7486 7162"/>
                                <a:gd name="T97" fmla="*/ T96 w 1890"/>
                                <a:gd name="T98" fmla="+- 0 707 475"/>
                                <a:gd name="T99" fmla="*/ 707 h 328"/>
                                <a:gd name="T100" fmla="+- 0 7432 7162"/>
                                <a:gd name="T101" fmla="*/ T100 w 1890"/>
                                <a:gd name="T102" fmla="+- 0 713 475"/>
                                <a:gd name="T103" fmla="*/ 713 h 328"/>
                                <a:gd name="T104" fmla="+- 0 7378 7162"/>
                                <a:gd name="T105" fmla="*/ T104 w 1890"/>
                                <a:gd name="T106" fmla="+- 0 718 475"/>
                                <a:gd name="T107" fmla="*/ 718 h 328"/>
                                <a:gd name="T108" fmla="+- 0 7270 7162"/>
                                <a:gd name="T109" fmla="*/ T108 w 1890"/>
                                <a:gd name="T110" fmla="+- 0 729 475"/>
                                <a:gd name="T111" fmla="*/ 729 h 328"/>
                                <a:gd name="T112" fmla="+- 0 7162 7162"/>
                                <a:gd name="T113" fmla="*/ T112 w 1890"/>
                                <a:gd name="T114" fmla="+- 0 742 475"/>
                                <a:gd name="T115" fmla="*/ 742 h 328"/>
                                <a:gd name="T116" fmla="+- 0 7162 7162"/>
                                <a:gd name="T117" fmla="*/ T116 w 1890"/>
                                <a:gd name="T118" fmla="+- 0 802 475"/>
                                <a:gd name="T119" fmla="*/ 802 h 328"/>
                                <a:gd name="T120" fmla="+- 0 7270 7162"/>
                                <a:gd name="T121" fmla="*/ T120 w 1890"/>
                                <a:gd name="T122" fmla="+- 0 790 475"/>
                                <a:gd name="T123" fmla="*/ 790 h 328"/>
                                <a:gd name="T124" fmla="+- 0 7378 7162"/>
                                <a:gd name="T125" fmla="*/ T124 w 1890"/>
                                <a:gd name="T126" fmla="+- 0 780 475"/>
                                <a:gd name="T127" fmla="*/ 780 h 328"/>
                                <a:gd name="T128" fmla="+- 0 7540 7162"/>
                                <a:gd name="T129" fmla="*/ T128 w 1890"/>
                                <a:gd name="T130" fmla="+- 0 767 475"/>
                                <a:gd name="T131" fmla="*/ 767 h 328"/>
                                <a:gd name="T132" fmla="+- 0 7594 7162"/>
                                <a:gd name="T133" fmla="*/ T132 w 1890"/>
                                <a:gd name="T134" fmla="+- 0 761 475"/>
                                <a:gd name="T135" fmla="*/ 761 h 328"/>
                                <a:gd name="T136" fmla="+- 0 7648 7162"/>
                                <a:gd name="T137" fmla="*/ T136 w 1890"/>
                                <a:gd name="T138" fmla="+- 0 757 475"/>
                                <a:gd name="T139" fmla="*/ 757 h 328"/>
                                <a:gd name="T140" fmla="+- 0 7810 7162"/>
                                <a:gd name="T141" fmla="*/ T140 w 1890"/>
                                <a:gd name="T142" fmla="+- 0 740 475"/>
                                <a:gd name="T143" fmla="*/ 740 h 328"/>
                                <a:gd name="T144" fmla="+- 0 7864 7162"/>
                                <a:gd name="T145" fmla="*/ T144 w 1890"/>
                                <a:gd name="T146" fmla="+- 0 735 475"/>
                                <a:gd name="T147" fmla="*/ 735 h 328"/>
                                <a:gd name="T148" fmla="+- 0 7972 7162"/>
                                <a:gd name="T149" fmla="*/ T148 w 1890"/>
                                <a:gd name="T150" fmla="+- 0 724 475"/>
                                <a:gd name="T151" fmla="*/ 724 h 328"/>
                                <a:gd name="T152" fmla="+- 0 8025 7162"/>
                                <a:gd name="T153" fmla="*/ T152 w 1890"/>
                                <a:gd name="T154" fmla="+- 0 714 475"/>
                                <a:gd name="T155" fmla="*/ 714 h 328"/>
                                <a:gd name="T156" fmla="+- 0 8079 7162"/>
                                <a:gd name="T157" fmla="*/ T156 w 1890"/>
                                <a:gd name="T158" fmla="+- 0 709 475"/>
                                <a:gd name="T159" fmla="*/ 709 h 328"/>
                                <a:gd name="T160" fmla="+- 0 8133 7162"/>
                                <a:gd name="T161" fmla="*/ T160 w 1890"/>
                                <a:gd name="T162" fmla="+- 0 704 475"/>
                                <a:gd name="T163" fmla="*/ 704 h 328"/>
                                <a:gd name="T164" fmla="+- 0 8187 7162"/>
                                <a:gd name="T165" fmla="*/ T164 w 1890"/>
                                <a:gd name="T166" fmla="+- 0 698 475"/>
                                <a:gd name="T167" fmla="*/ 698 h 328"/>
                                <a:gd name="T168" fmla="+- 0 8241 7162"/>
                                <a:gd name="T169" fmla="*/ T168 w 1890"/>
                                <a:gd name="T170" fmla="+- 0 692 475"/>
                                <a:gd name="T171" fmla="*/ 692 h 328"/>
                                <a:gd name="T172" fmla="+- 0 8295 7162"/>
                                <a:gd name="T173" fmla="*/ T172 w 1890"/>
                                <a:gd name="T174" fmla="+- 0 686 475"/>
                                <a:gd name="T175" fmla="*/ 686 h 328"/>
                                <a:gd name="T176" fmla="+- 0 8349 7162"/>
                                <a:gd name="T177" fmla="*/ T176 w 1890"/>
                                <a:gd name="T178" fmla="+- 0 680 475"/>
                                <a:gd name="T179" fmla="*/ 680 h 328"/>
                                <a:gd name="T180" fmla="+- 0 8403 7162"/>
                                <a:gd name="T181" fmla="*/ T180 w 1890"/>
                                <a:gd name="T182" fmla="+- 0 672 475"/>
                                <a:gd name="T183" fmla="*/ 672 h 328"/>
                                <a:gd name="T184" fmla="+- 0 8619 7162"/>
                                <a:gd name="T185" fmla="*/ T184 w 1890"/>
                                <a:gd name="T186" fmla="+- 0 646 475"/>
                                <a:gd name="T187" fmla="*/ 646 h 328"/>
                                <a:gd name="T188" fmla="+- 0 8673 7162"/>
                                <a:gd name="T189" fmla="*/ T188 w 1890"/>
                                <a:gd name="T190" fmla="+- 0 639 475"/>
                                <a:gd name="T191" fmla="*/ 639 h 328"/>
                                <a:gd name="T192" fmla="+- 0 8727 7162"/>
                                <a:gd name="T193" fmla="*/ T192 w 1890"/>
                                <a:gd name="T194" fmla="+- 0 635 475"/>
                                <a:gd name="T195" fmla="*/ 635 h 328"/>
                                <a:gd name="T196" fmla="+- 0 8781 7162"/>
                                <a:gd name="T197" fmla="*/ T196 w 1890"/>
                                <a:gd name="T198" fmla="+- 0 627 475"/>
                                <a:gd name="T199" fmla="*/ 627 h 328"/>
                                <a:gd name="T200" fmla="+- 0 8889 7162"/>
                                <a:gd name="T201" fmla="*/ T200 w 1890"/>
                                <a:gd name="T202" fmla="+- 0 612 475"/>
                                <a:gd name="T203" fmla="*/ 612 h 328"/>
                                <a:gd name="T204" fmla="+- 0 9051 7162"/>
                                <a:gd name="T205" fmla="*/ T204 w 1890"/>
                                <a:gd name="T206" fmla="+- 0 590 475"/>
                                <a:gd name="T207" fmla="*/ 590 h 328"/>
                                <a:gd name="T208" fmla="+- 0 9051 7162"/>
                                <a:gd name="T209" fmla="*/ T208 w 1890"/>
                                <a:gd name="T210" fmla="+- 0 475 475"/>
                                <a:gd name="T211" fmla="*/ 475 h 3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</a:cxnLst>
                              <a:rect l="0" t="0" r="r" b="b"/>
                              <a:pathLst>
                                <a:path w="1890" h="328">
                                  <a:moveTo>
                                    <a:pt x="1889" y="0"/>
                                  </a:moveTo>
                                  <a:lnTo>
                                    <a:pt x="1727" y="31"/>
                                  </a:lnTo>
                                  <a:lnTo>
                                    <a:pt x="1619" y="50"/>
                                  </a:lnTo>
                                  <a:lnTo>
                                    <a:pt x="1565" y="60"/>
                                  </a:lnTo>
                                  <a:lnTo>
                                    <a:pt x="1511" y="66"/>
                                  </a:lnTo>
                                  <a:lnTo>
                                    <a:pt x="1403" y="85"/>
                                  </a:lnTo>
                                  <a:lnTo>
                                    <a:pt x="1349" y="94"/>
                                  </a:lnTo>
                                  <a:lnTo>
                                    <a:pt x="1295" y="102"/>
                                  </a:lnTo>
                                  <a:lnTo>
                                    <a:pt x="1241" y="110"/>
                                  </a:lnTo>
                                  <a:lnTo>
                                    <a:pt x="1187" y="120"/>
                                  </a:lnTo>
                                  <a:lnTo>
                                    <a:pt x="1133" y="128"/>
                                  </a:lnTo>
                                  <a:lnTo>
                                    <a:pt x="1079" y="135"/>
                                  </a:lnTo>
                                  <a:lnTo>
                                    <a:pt x="1025" y="143"/>
                                  </a:lnTo>
                                  <a:lnTo>
                                    <a:pt x="971" y="150"/>
                                  </a:lnTo>
                                  <a:lnTo>
                                    <a:pt x="917" y="156"/>
                                  </a:lnTo>
                                  <a:lnTo>
                                    <a:pt x="863" y="163"/>
                                  </a:lnTo>
                                  <a:lnTo>
                                    <a:pt x="810" y="174"/>
                                  </a:lnTo>
                                  <a:lnTo>
                                    <a:pt x="702" y="188"/>
                                  </a:lnTo>
                                  <a:lnTo>
                                    <a:pt x="648" y="194"/>
                                  </a:lnTo>
                                  <a:lnTo>
                                    <a:pt x="594" y="201"/>
                                  </a:lnTo>
                                  <a:lnTo>
                                    <a:pt x="540" y="208"/>
                                  </a:lnTo>
                                  <a:lnTo>
                                    <a:pt x="486" y="214"/>
                                  </a:lnTo>
                                  <a:lnTo>
                                    <a:pt x="432" y="220"/>
                                  </a:lnTo>
                                  <a:lnTo>
                                    <a:pt x="378" y="227"/>
                                  </a:lnTo>
                                  <a:lnTo>
                                    <a:pt x="324" y="232"/>
                                  </a:lnTo>
                                  <a:lnTo>
                                    <a:pt x="270" y="238"/>
                                  </a:lnTo>
                                  <a:lnTo>
                                    <a:pt x="216" y="243"/>
                                  </a:lnTo>
                                  <a:lnTo>
                                    <a:pt x="108" y="254"/>
                                  </a:lnTo>
                                  <a:lnTo>
                                    <a:pt x="0" y="267"/>
                                  </a:lnTo>
                                  <a:lnTo>
                                    <a:pt x="0" y="327"/>
                                  </a:lnTo>
                                  <a:lnTo>
                                    <a:pt x="108" y="315"/>
                                  </a:lnTo>
                                  <a:lnTo>
                                    <a:pt x="216" y="305"/>
                                  </a:lnTo>
                                  <a:lnTo>
                                    <a:pt x="378" y="292"/>
                                  </a:lnTo>
                                  <a:lnTo>
                                    <a:pt x="432" y="286"/>
                                  </a:lnTo>
                                  <a:lnTo>
                                    <a:pt x="486" y="282"/>
                                  </a:lnTo>
                                  <a:lnTo>
                                    <a:pt x="648" y="265"/>
                                  </a:lnTo>
                                  <a:lnTo>
                                    <a:pt x="702" y="260"/>
                                  </a:lnTo>
                                  <a:lnTo>
                                    <a:pt x="810" y="249"/>
                                  </a:lnTo>
                                  <a:lnTo>
                                    <a:pt x="863" y="239"/>
                                  </a:lnTo>
                                  <a:lnTo>
                                    <a:pt x="917" y="234"/>
                                  </a:lnTo>
                                  <a:lnTo>
                                    <a:pt x="971" y="229"/>
                                  </a:lnTo>
                                  <a:lnTo>
                                    <a:pt x="1025" y="223"/>
                                  </a:lnTo>
                                  <a:lnTo>
                                    <a:pt x="1079" y="217"/>
                                  </a:lnTo>
                                  <a:lnTo>
                                    <a:pt x="1133" y="211"/>
                                  </a:lnTo>
                                  <a:lnTo>
                                    <a:pt x="1187" y="205"/>
                                  </a:lnTo>
                                  <a:lnTo>
                                    <a:pt x="1241" y="197"/>
                                  </a:lnTo>
                                  <a:lnTo>
                                    <a:pt x="1457" y="171"/>
                                  </a:lnTo>
                                  <a:lnTo>
                                    <a:pt x="1511" y="164"/>
                                  </a:lnTo>
                                  <a:lnTo>
                                    <a:pt x="1565" y="160"/>
                                  </a:lnTo>
                                  <a:lnTo>
                                    <a:pt x="1619" y="152"/>
                                  </a:lnTo>
                                  <a:lnTo>
                                    <a:pt x="1727" y="137"/>
                                  </a:lnTo>
                                  <a:lnTo>
                                    <a:pt x="1889" y="115"/>
                                  </a:lnTo>
                                  <a:lnTo>
                                    <a:pt x="188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78429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6" name="docshape403"/>
                          <wps:cNvSpPr>
                            <a:spLocks/>
                          </wps:cNvSpPr>
                          <wps:spPr bwMode="auto">
                            <a:xfrm>
                              <a:off x="7161" y="439"/>
                              <a:ext cx="1890" cy="346"/>
                            </a:xfrm>
                            <a:custGeom>
                              <a:avLst/>
                              <a:gdLst>
                                <a:gd name="T0" fmla="+- 0 9051 7162"/>
                                <a:gd name="T1" fmla="*/ T0 w 1890"/>
                                <a:gd name="T2" fmla="+- 0 439 439"/>
                                <a:gd name="T3" fmla="*/ 439 h 346"/>
                                <a:gd name="T4" fmla="+- 0 8997 7162"/>
                                <a:gd name="T5" fmla="*/ T4 w 1890"/>
                                <a:gd name="T6" fmla="+- 0 451 439"/>
                                <a:gd name="T7" fmla="*/ 451 h 346"/>
                                <a:gd name="T8" fmla="+- 0 8943 7162"/>
                                <a:gd name="T9" fmla="*/ T8 w 1890"/>
                                <a:gd name="T10" fmla="+- 0 462 439"/>
                                <a:gd name="T11" fmla="*/ 462 h 346"/>
                                <a:gd name="T12" fmla="+- 0 8889 7162"/>
                                <a:gd name="T13" fmla="*/ T12 w 1890"/>
                                <a:gd name="T14" fmla="+- 0 474 439"/>
                                <a:gd name="T15" fmla="*/ 474 h 346"/>
                                <a:gd name="T16" fmla="+- 0 8781 7162"/>
                                <a:gd name="T17" fmla="*/ T16 w 1890"/>
                                <a:gd name="T18" fmla="+- 0 496 439"/>
                                <a:gd name="T19" fmla="*/ 496 h 346"/>
                                <a:gd name="T20" fmla="+- 0 8673 7162"/>
                                <a:gd name="T21" fmla="*/ T20 w 1890"/>
                                <a:gd name="T22" fmla="+- 0 515 439"/>
                                <a:gd name="T23" fmla="*/ 515 h 346"/>
                                <a:gd name="T24" fmla="+- 0 8619 7162"/>
                                <a:gd name="T25" fmla="*/ T24 w 1890"/>
                                <a:gd name="T26" fmla="+- 0 524 439"/>
                                <a:gd name="T27" fmla="*/ 524 h 346"/>
                                <a:gd name="T28" fmla="+- 0 8565 7162"/>
                                <a:gd name="T29" fmla="*/ T28 w 1890"/>
                                <a:gd name="T30" fmla="+- 0 534 439"/>
                                <a:gd name="T31" fmla="*/ 534 h 346"/>
                                <a:gd name="T32" fmla="+- 0 8511 7162"/>
                                <a:gd name="T33" fmla="*/ T32 w 1890"/>
                                <a:gd name="T34" fmla="+- 0 543 439"/>
                                <a:gd name="T35" fmla="*/ 543 h 346"/>
                                <a:gd name="T36" fmla="+- 0 8457 7162"/>
                                <a:gd name="T37" fmla="*/ T36 w 1890"/>
                                <a:gd name="T38" fmla="+- 0 550 439"/>
                                <a:gd name="T39" fmla="*/ 550 h 346"/>
                                <a:gd name="T40" fmla="+- 0 8349 7162"/>
                                <a:gd name="T41" fmla="*/ T40 w 1890"/>
                                <a:gd name="T42" fmla="+- 0 568 439"/>
                                <a:gd name="T43" fmla="*/ 568 h 346"/>
                                <a:gd name="T44" fmla="+- 0 8187 7162"/>
                                <a:gd name="T45" fmla="*/ T44 w 1890"/>
                                <a:gd name="T46" fmla="+- 0 595 439"/>
                                <a:gd name="T47" fmla="*/ 595 h 346"/>
                                <a:gd name="T48" fmla="+- 0 8133 7162"/>
                                <a:gd name="T49" fmla="*/ T48 w 1890"/>
                                <a:gd name="T50" fmla="+- 0 602 439"/>
                                <a:gd name="T51" fmla="*/ 602 h 346"/>
                                <a:gd name="T52" fmla="+- 0 8079 7162"/>
                                <a:gd name="T53" fmla="*/ T52 w 1890"/>
                                <a:gd name="T54" fmla="+- 0 611 439"/>
                                <a:gd name="T55" fmla="*/ 611 h 346"/>
                                <a:gd name="T56" fmla="+- 0 8025 7162"/>
                                <a:gd name="T57" fmla="*/ T56 w 1890"/>
                                <a:gd name="T58" fmla="+- 0 619 439"/>
                                <a:gd name="T59" fmla="*/ 619 h 346"/>
                                <a:gd name="T60" fmla="+- 0 7972 7162"/>
                                <a:gd name="T61" fmla="*/ T60 w 1890"/>
                                <a:gd name="T62" fmla="+- 0 626 439"/>
                                <a:gd name="T63" fmla="*/ 626 h 346"/>
                                <a:gd name="T64" fmla="+- 0 7918 7162"/>
                                <a:gd name="T65" fmla="*/ T64 w 1890"/>
                                <a:gd name="T66" fmla="+- 0 634 439"/>
                                <a:gd name="T67" fmla="*/ 634 h 346"/>
                                <a:gd name="T68" fmla="+- 0 7810 7162"/>
                                <a:gd name="T69" fmla="*/ T68 w 1890"/>
                                <a:gd name="T70" fmla="+- 0 650 439"/>
                                <a:gd name="T71" fmla="*/ 650 h 346"/>
                                <a:gd name="T72" fmla="+- 0 7756 7162"/>
                                <a:gd name="T73" fmla="*/ T72 w 1890"/>
                                <a:gd name="T74" fmla="+- 0 656 439"/>
                                <a:gd name="T75" fmla="*/ 656 h 346"/>
                                <a:gd name="T76" fmla="+- 0 7702 7162"/>
                                <a:gd name="T77" fmla="*/ T76 w 1890"/>
                                <a:gd name="T78" fmla="+- 0 662 439"/>
                                <a:gd name="T79" fmla="*/ 662 h 346"/>
                                <a:gd name="T80" fmla="+- 0 7648 7162"/>
                                <a:gd name="T81" fmla="*/ T80 w 1890"/>
                                <a:gd name="T82" fmla="+- 0 668 439"/>
                                <a:gd name="T83" fmla="*/ 668 h 346"/>
                                <a:gd name="T84" fmla="+- 0 7540 7162"/>
                                <a:gd name="T85" fmla="*/ T84 w 1890"/>
                                <a:gd name="T86" fmla="+- 0 681 439"/>
                                <a:gd name="T87" fmla="*/ 681 h 346"/>
                                <a:gd name="T88" fmla="+- 0 7432 7162"/>
                                <a:gd name="T89" fmla="*/ T88 w 1890"/>
                                <a:gd name="T90" fmla="+- 0 694 439"/>
                                <a:gd name="T91" fmla="*/ 694 h 346"/>
                                <a:gd name="T92" fmla="+- 0 7378 7162"/>
                                <a:gd name="T93" fmla="*/ T92 w 1890"/>
                                <a:gd name="T94" fmla="+- 0 702 439"/>
                                <a:gd name="T95" fmla="*/ 702 h 346"/>
                                <a:gd name="T96" fmla="+- 0 7324 7162"/>
                                <a:gd name="T97" fmla="*/ T96 w 1890"/>
                                <a:gd name="T98" fmla="+- 0 708 439"/>
                                <a:gd name="T99" fmla="*/ 708 h 346"/>
                                <a:gd name="T100" fmla="+- 0 7270 7162"/>
                                <a:gd name="T101" fmla="*/ T100 w 1890"/>
                                <a:gd name="T102" fmla="+- 0 714 439"/>
                                <a:gd name="T103" fmla="*/ 714 h 346"/>
                                <a:gd name="T104" fmla="+- 0 7216 7162"/>
                                <a:gd name="T105" fmla="*/ T104 w 1890"/>
                                <a:gd name="T106" fmla="+- 0 721 439"/>
                                <a:gd name="T107" fmla="*/ 721 h 346"/>
                                <a:gd name="T108" fmla="+- 0 7162 7162"/>
                                <a:gd name="T109" fmla="*/ T108 w 1890"/>
                                <a:gd name="T110" fmla="+- 0 726 439"/>
                                <a:gd name="T111" fmla="*/ 726 h 346"/>
                                <a:gd name="T112" fmla="+- 0 7162 7162"/>
                                <a:gd name="T113" fmla="*/ T112 w 1890"/>
                                <a:gd name="T114" fmla="+- 0 785 439"/>
                                <a:gd name="T115" fmla="*/ 785 h 346"/>
                                <a:gd name="T116" fmla="+- 0 7216 7162"/>
                                <a:gd name="T117" fmla="*/ T116 w 1890"/>
                                <a:gd name="T118" fmla="+- 0 780 439"/>
                                <a:gd name="T119" fmla="*/ 780 h 346"/>
                                <a:gd name="T120" fmla="+- 0 7270 7162"/>
                                <a:gd name="T121" fmla="*/ T120 w 1890"/>
                                <a:gd name="T122" fmla="+- 0 774 439"/>
                                <a:gd name="T123" fmla="*/ 774 h 346"/>
                                <a:gd name="T124" fmla="+- 0 7378 7162"/>
                                <a:gd name="T125" fmla="*/ T124 w 1890"/>
                                <a:gd name="T126" fmla="+- 0 764 439"/>
                                <a:gd name="T127" fmla="*/ 764 h 346"/>
                                <a:gd name="T128" fmla="+- 0 7432 7162"/>
                                <a:gd name="T129" fmla="*/ T128 w 1890"/>
                                <a:gd name="T130" fmla="+- 0 756 439"/>
                                <a:gd name="T131" fmla="*/ 756 h 346"/>
                                <a:gd name="T132" fmla="+- 0 7540 7162"/>
                                <a:gd name="T133" fmla="*/ T132 w 1890"/>
                                <a:gd name="T134" fmla="+- 0 745 439"/>
                                <a:gd name="T135" fmla="*/ 745 h 346"/>
                                <a:gd name="T136" fmla="+- 0 7648 7162"/>
                                <a:gd name="T137" fmla="*/ T136 w 1890"/>
                                <a:gd name="T138" fmla="+- 0 733 439"/>
                                <a:gd name="T139" fmla="*/ 733 h 346"/>
                                <a:gd name="T140" fmla="+- 0 7702 7162"/>
                                <a:gd name="T141" fmla="*/ T140 w 1890"/>
                                <a:gd name="T142" fmla="+- 0 729 439"/>
                                <a:gd name="T143" fmla="*/ 729 h 346"/>
                                <a:gd name="T144" fmla="+- 0 7756 7162"/>
                                <a:gd name="T145" fmla="*/ T144 w 1890"/>
                                <a:gd name="T146" fmla="+- 0 723 439"/>
                                <a:gd name="T147" fmla="*/ 723 h 346"/>
                                <a:gd name="T148" fmla="+- 0 7810 7162"/>
                                <a:gd name="T149" fmla="*/ T148 w 1890"/>
                                <a:gd name="T150" fmla="+- 0 719 439"/>
                                <a:gd name="T151" fmla="*/ 719 h 346"/>
                                <a:gd name="T152" fmla="+- 0 7864 7162"/>
                                <a:gd name="T153" fmla="*/ T152 w 1890"/>
                                <a:gd name="T154" fmla="+- 0 712 439"/>
                                <a:gd name="T155" fmla="*/ 712 h 346"/>
                                <a:gd name="T156" fmla="+- 0 7972 7162"/>
                                <a:gd name="T157" fmla="*/ T156 w 1890"/>
                                <a:gd name="T158" fmla="+- 0 699 439"/>
                                <a:gd name="T159" fmla="*/ 699 h 346"/>
                                <a:gd name="T160" fmla="+- 0 8025 7162"/>
                                <a:gd name="T161" fmla="*/ T160 w 1890"/>
                                <a:gd name="T162" fmla="+- 0 694 439"/>
                                <a:gd name="T163" fmla="*/ 694 h 346"/>
                                <a:gd name="T164" fmla="+- 0 8133 7162"/>
                                <a:gd name="T165" fmla="*/ T164 w 1890"/>
                                <a:gd name="T166" fmla="+- 0 680 439"/>
                                <a:gd name="T167" fmla="*/ 680 h 346"/>
                                <a:gd name="T168" fmla="+- 0 8187 7162"/>
                                <a:gd name="T169" fmla="*/ T168 w 1890"/>
                                <a:gd name="T170" fmla="+- 0 675 439"/>
                                <a:gd name="T171" fmla="*/ 675 h 346"/>
                                <a:gd name="T172" fmla="+- 0 8295 7162"/>
                                <a:gd name="T173" fmla="*/ T172 w 1890"/>
                                <a:gd name="T174" fmla="+- 0 660 439"/>
                                <a:gd name="T175" fmla="*/ 660 h 346"/>
                                <a:gd name="T176" fmla="+- 0 8457 7162"/>
                                <a:gd name="T177" fmla="*/ T176 w 1890"/>
                                <a:gd name="T178" fmla="+- 0 639 439"/>
                                <a:gd name="T179" fmla="*/ 639 h 346"/>
                                <a:gd name="T180" fmla="+- 0 8511 7162"/>
                                <a:gd name="T181" fmla="*/ T180 w 1890"/>
                                <a:gd name="T182" fmla="+- 0 634 439"/>
                                <a:gd name="T183" fmla="*/ 634 h 346"/>
                                <a:gd name="T184" fmla="+- 0 8619 7162"/>
                                <a:gd name="T185" fmla="*/ T184 w 1890"/>
                                <a:gd name="T186" fmla="+- 0 619 439"/>
                                <a:gd name="T187" fmla="*/ 619 h 346"/>
                                <a:gd name="T188" fmla="+- 0 8673 7162"/>
                                <a:gd name="T189" fmla="*/ T188 w 1890"/>
                                <a:gd name="T190" fmla="+- 0 613 439"/>
                                <a:gd name="T191" fmla="*/ 613 h 346"/>
                                <a:gd name="T192" fmla="+- 0 8727 7162"/>
                                <a:gd name="T193" fmla="*/ T192 w 1890"/>
                                <a:gd name="T194" fmla="+- 0 605 439"/>
                                <a:gd name="T195" fmla="*/ 605 h 346"/>
                                <a:gd name="T196" fmla="+- 0 8781 7162"/>
                                <a:gd name="T197" fmla="*/ T196 w 1890"/>
                                <a:gd name="T198" fmla="+- 0 597 439"/>
                                <a:gd name="T199" fmla="*/ 597 h 346"/>
                                <a:gd name="T200" fmla="+- 0 8889 7162"/>
                                <a:gd name="T201" fmla="*/ T200 w 1890"/>
                                <a:gd name="T202" fmla="+- 0 581 439"/>
                                <a:gd name="T203" fmla="*/ 581 h 346"/>
                                <a:gd name="T204" fmla="+- 0 8943 7162"/>
                                <a:gd name="T205" fmla="*/ T204 w 1890"/>
                                <a:gd name="T206" fmla="+- 0 571 439"/>
                                <a:gd name="T207" fmla="*/ 571 h 346"/>
                                <a:gd name="T208" fmla="+- 0 8997 7162"/>
                                <a:gd name="T209" fmla="*/ T208 w 1890"/>
                                <a:gd name="T210" fmla="+- 0 563 439"/>
                                <a:gd name="T211" fmla="*/ 563 h 346"/>
                                <a:gd name="T212" fmla="+- 0 9051 7162"/>
                                <a:gd name="T213" fmla="*/ T212 w 1890"/>
                                <a:gd name="T214" fmla="+- 0 554 439"/>
                                <a:gd name="T215" fmla="*/ 554 h 346"/>
                                <a:gd name="T216" fmla="+- 0 9051 7162"/>
                                <a:gd name="T217" fmla="*/ T216 w 1890"/>
                                <a:gd name="T218" fmla="+- 0 439 439"/>
                                <a:gd name="T219" fmla="*/ 439 h 3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</a:cxnLst>
                              <a:rect l="0" t="0" r="r" b="b"/>
                              <a:pathLst>
                                <a:path w="1890" h="346">
                                  <a:moveTo>
                                    <a:pt x="1889" y="0"/>
                                  </a:moveTo>
                                  <a:lnTo>
                                    <a:pt x="1835" y="12"/>
                                  </a:lnTo>
                                  <a:lnTo>
                                    <a:pt x="1781" y="23"/>
                                  </a:lnTo>
                                  <a:lnTo>
                                    <a:pt x="1727" y="35"/>
                                  </a:lnTo>
                                  <a:lnTo>
                                    <a:pt x="1619" y="57"/>
                                  </a:lnTo>
                                  <a:lnTo>
                                    <a:pt x="1511" y="76"/>
                                  </a:lnTo>
                                  <a:lnTo>
                                    <a:pt x="1457" y="85"/>
                                  </a:lnTo>
                                  <a:lnTo>
                                    <a:pt x="1403" y="95"/>
                                  </a:lnTo>
                                  <a:lnTo>
                                    <a:pt x="1349" y="104"/>
                                  </a:lnTo>
                                  <a:lnTo>
                                    <a:pt x="1295" y="111"/>
                                  </a:lnTo>
                                  <a:lnTo>
                                    <a:pt x="1187" y="129"/>
                                  </a:lnTo>
                                  <a:lnTo>
                                    <a:pt x="1025" y="156"/>
                                  </a:lnTo>
                                  <a:lnTo>
                                    <a:pt x="971" y="163"/>
                                  </a:lnTo>
                                  <a:lnTo>
                                    <a:pt x="917" y="172"/>
                                  </a:lnTo>
                                  <a:lnTo>
                                    <a:pt x="863" y="180"/>
                                  </a:lnTo>
                                  <a:lnTo>
                                    <a:pt x="810" y="187"/>
                                  </a:lnTo>
                                  <a:lnTo>
                                    <a:pt x="756" y="195"/>
                                  </a:lnTo>
                                  <a:lnTo>
                                    <a:pt x="648" y="211"/>
                                  </a:lnTo>
                                  <a:lnTo>
                                    <a:pt x="594" y="217"/>
                                  </a:lnTo>
                                  <a:lnTo>
                                    <a:pt x="540" y="223"/>
                                  </a:lnTo>
                                  <a:lnTo>
                                    <a:pt x="486" y="229"/>
                                  </a:lnTo>
                                  <a:lnTo>
                                    <a:pt x="378" y="242"/>
                                  </a:lnTo>
                                  <a:lnTo>
                                    <a:pt x="270" y="255"/>
                                  </a:lnTo>
                                  <a:lnTo>
                                    <a:pt x="216" y="263"/>
                                  </a:lnTo>
                                  <a:lnTo>
                                    <a:pt x="162" y="269"/>
                                  </a:lnTo>
                                  <a:lnTo>
                                    <a:pt x="108" y="275"/>
                                  </a:lnTo>
                                  <a:lnTo>
                                    <a:pt x="54" y="282"/>
                                  </a:lnTo>
                                  <a:lnTo>
                                    <a:pt x="0" y="287"/>
                                  </a:lnTo>
                                  <a:lnTo>
                                    <a:pt x="0" y="346"/>
                                  </a:lnTo>
                                  <a:lnTo>
                                    <a:pt x="54" y="341"/>
                                  </a:lnTo>
                                  <a:lnTo>
                                    <a:pt x="108" y="335"/>
                                  </a:lnTo>
                                  <a:lnTo>
                                    <a:pt x="216" y="325"/>
                                  </a:lnTo>
                                  <a:lnTo>
                                    <a:pt x="270" y="317"/>
                                  </a:lnTo>
                                  <a:lnTo>
                                    <a:pt x="378" y="306"/>
                                  </a:lnTo>
                                  <a:lnTo>
                                    <a:pt x="486" y="294"/>
                                  </a:lnTo>
                                  <a:lnTo>
                                    <a:pt x="540" y="290"/>
                                  </a:lnTo>
                                  <a:lnTo>
                                    <a:pt x="594" y="284"/>
                                  </a:lnTo>
                                  <a:lnTo>
                                    <a:pt x="648" y="280"/>
                                  </a:lnTo>
                                  <a:lnTo>
                                    <a:pt x="702" y="273"/>
                                  </a:lnTo>
                                  <a:lnTo>
                                    <a:pt x="810" y="260"/>
                                  </a:lnTo>
                                  <a:lnTo>
                                    <a:pt x="863" y="255"/>
                                  </a:lnTo>
                                  <a:lnTo>
                                    <a:pt x="971" y="241"/>
                                  </a:lnTo>
                                  <a:lnTo>
                                    <a:pt x="1025" y="236"/>
                                  </a:lnTo>
                                  <a:lnTo>
                                    <a:pt x="1133" y="221"/>
                                  </a:lnTo>
                                  <a:lnTo>
                                    <a:pt x="1295" y="200"/>
                                  </a:lnTo>
                                  <a:lnTo>
                                    <a:pt x="1349" y="195"/>
                                  </a:lnTo>
                                  <a:lnTo>
                                    <a:pt x="1457" y="180"/>
                                  </a:lnTo>
                                  <a:lnTo>
                                    <a:pt x="1511" y="174"/>
                                  </a:lnTo>
                                  <a:lnTo>
                                    <a:pt x="1565" y="166"/>
                                  </a:lnTo>
                                  <a:lnTo>
                                    <a:pt x="1619" y="158"/>
                                  </a:lnTo>
                                  <a:lnTo>
                                    <a:pt x="1727" y="142"/>
                                  </a:lnTo>
                                  <a:lnTo>
                                    <a:pt x="1781" y="132"/>
                                  </a:lnTo>
                                  <a:lnTo>
                                    <a:pt x="1835" y="124"/>
                                  </a:lnTo>
                                  <a:lnTo>
                                    <a:pt x="1889" y="115"/>
                                  </a:lnTo>
                                  <a:lnTo>
                                    <a:pt x="188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D968C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7" name="docshape404"/>
                          <wps:cNvSpPr>
                            <a:spLocks/>
                          </wps:cNvSpPr>
                          <wps:spPr bwMode="auto">
                            <a:xfrm>
                              <a:off x="7161" y="223"/>
                              <a:ext cx="1890" cy="512"/>
                            </a:xfrm>
                            <a:custGeom>
                              <a:avLst/>
                              <a:gdLst>
                                <a:gd name="T0" fmla="+- 0 8997 7162"/>
                                <a:gd name="T1" fmla="*/ T0 w 1890"/>
                                <a:gd name="T2" fmla="+- 0 242 224"/>
                                <a:gd name="T3" fmla="*/ 242 h 512"/>
                                <a:gd name="T4" fmla="+- 0 8889 7162"/>
                                <a:gd name="T5" fmla="*/ T4 w 1890"/>
                                <a:gd name="T6" fmla="+- 0 278 224"/>
                                <a:gd name="T7" fmla="*/ 278 h 512"/>
                                <a:gd name="T8" fmla="+- 0 8781 7162"/>
                                <a:gd name="T9" fmla="*/ T8 w 1890"/>
                                <a:gd name="T10" fmla="+- 0 312 224"/>
                                <a:gd name="T11" fmla="*/ 312 h 512"/>
                                <a:gd name="T12" fmla="+- 0 8673 7162"/>
                                <a:gd name="T13" fmla="*/ T12 w 1890"/>
                                <a:gd name="T14" fmla="+- 0 352 224"/>
                                <a:gd name="T15" fmla="*/ 352 h 512"/>
                                <a:gd name="T16" fmla="+- 0 8565 7162"/>
                                <a:gd name="T17" fmla="*/ T16 w 1890"/>
                                <a:gd name="T18" fmla="+- 0 381 224"/>
                                <a:gd name="T19" fmla="*/ 381 h 512"/>
                                <a:gd name="T20" fmla="+- 0 8457 7162"/>
                                <a:gd name="T21" fmla="*/ T20 w 1890"/>
                                <a:gd name="T22" fmla="+- 0 410 224"/>
                                <a:gd name="T23" fmla="*/ 410 h 512"/>
                                <a:gd name="T24" fmla="+- 0 8349 7162"/>
                                <a:gd name="T25" fmla="*/ T24 w 1890"/>
                                <a:gd name="T26" fmla="+- 0 439 224"/>
                                <a:gd name="T27" fmla="*/ 439 h 512"/>
                                <a:gd name="T28" fmla="+- 0 8241 7162"/>
                                <a:gd name="T29" fmla="*/ T28 w 1890"/>
                                <a:gd name="T30" fmla="+- 0 466 224"/>
                                <a:gd name="T31" fmla="*/ 466 h 512"/>
                                <a:gd name="T32" fmla="+- 0 8133 7162"/>
                                <a:gd name="T33" fmla="*/ T32 w 1890"/>
                                <a:gd name="T34" fmla="+- 0 491 224"/>
                                <a:gd name="T35" fmla="*/ 491 h 512"/>
                                <a:gd name="T36" fmla="+- 0 8025 7162"/>
                                <a:gd name="T37" fmla="*/ T36 w 1890"/>
                                <a:gd name="T38" fmla="+- 0 515 224"/>
                                <a:gd name="T39" fmla="*/ 515 h 512"/>
                                <a:gd name="T40" fmla="+- 0 7918 7162"/>
                                <a:gd name="T41" fmla="*/ T40 w 1890"/>
                                <a:gd name="T42" fmla="+- 0 535 224"/>
                                <a:gd name="T43" fmla="*/ 535 h 512"/>
                                <a:gd name="T44" fmla="+- 0 7810 7162"/>
                                <a:gd name="T45" fmla="*/ T44 w 1890"/>
                                <a:gd name="T46" fmla="+- 0 559 224"/>
                                <a:gd name="T47" fmla="*/ 559 h 512"/>
                                <a:gd name="T48" fmla="+- 0 7702 7162"/>
                                <a:gd name="T49" fmla="*/ T48 w 1890"/>
                                <a:gd name="T50" fmla="+- 0 581 224"/>
                                <a:gd name="T51" fmla="*/ 581 h 512"/>
                                <a:gd name="T52" fmla="+- 0 7594 7162"/>
                                <a:gd name="T53" fmla="*/ T52 w 1890"/>
                                <a:gd name="T54" fmla="+- 0 602 224"/>
                                <a:gd name="T55" fmla="*/ 602 h 512"/>
                                <a:gd name="T56" fmla="+- 0 7486 7162"/>
                                <a:gd name="T57" fmla="*/ T56 w 1890"/>
                                <a:gd name="T58" fmla="+- 0 618 224"/>
                                <a:gd name="T59" fmla="*/ 618 h 512"/>
                                <a:gd name="T60" fmla="+- 0 7324 7162"/>
                                <a:gd name="T61" fmla="*/ T60 w 1890"/>
                                <a:gd name="T62" fmla="+- 0 648 224"/>
                                <a:gd name="T63" fmla="*/ 648 h 512"/>
                                <a:gd name="T64" fmla="+- 0 7216 7162"/>
                                <a:gd name="T65" fmla="*/ T64 w 1890"/>
                                <a:gd name="T66" fmla="+- 0 666 224"/>
                                <a:gd name="T67" fmla="*/ 666 h 512"/>
                                <a:gd name="T68" fmla="+- 0 7162 7162"/>
                                <a:gd name="T69" fmla="*/ T68 w 1890"/>
                                <a:gd name="T70" fmla="+- 0 735 224"/>
                                <a:gd name="T71" fmla="*/ 735 h 512"/>
                                <a:gd name="T72" fmla="+- 0 7270 7162"/>
                                <a:gd name="T73" fmla="*/ T72 w 1890"/>
                                <a:gd name="T74" fmla="+- 0 719 224"/>
                                <a:gd name="T75" fmla="*/ 719 h 512"/>
                                <a:gd name="T76" fmla="+- 0 7486 7162"/>
                                <a:gd name="T77" fmla="*/ T76 w 1890"/>
                                <a:gd name="T78" fmla="+- 0 685 224"/>
                                <a:gd name="T79" fmla="*/ 685 h 512"/>
                                <a:gd name="T80" fmla="+- 0 7594 7162"/>
                                <a:gd name="T81" fmla="*/ T80 w 1890"/>
                                <a:gd name="T82" fmla="+- 0 671 224"/>
                                <a:gd name="T83" fmla="*/ 671 h 512"/>
                                <a:gd name="T84" fmla="+- 0 7702 7162"/>
                                <a:gd name="T85" fmla="*/ T84 w 1890"/>
                                <a:gd name="T86" fmla="+- 0 653 224"/>
                                <a:gd name="T87" fmla="*/ 653 h 512"/>
                                <a:gd name="T88" fmla="+- 0 7918 7162"/>
                                <a:gd name="T89" fmla="*/ T88 w 1890"/>
                                <a:gd name="T90" fmla="+- 0 614 224"/>
                                <a:gd name="T91" fmla="*/ 614 h 512"/>
                                <a:gd name="T92" fmla="+- 0 8025 7162"/>
                                <a:gd name="T93" fmla="*/ T92 w 1890"/>
                                <a:gd name="T94" fmla="+- 0 599 224"/>
                                <a:gd name="T95" fmla="*/ 599 h 512"/>
                                <a:gd name="T96" fmla="+- 0 8133 7162"/>
                                <a:gd name="T97" fmla="*/ T96 w 1890"/>
                                <a:gd name="T98" fmla="+- 0 577 224"/>
                                <a:gd name="T99" fmla="*/ 577 h 512"/>
                                <a:gd name="T100" fmla="+- 0 8241 7162"/>
                                <a:gd name="T101" fmla="*/ T100 w 1890"/>
                                <a:gd name="T102" fmla="+- 0 556 224"/>
                                <a:gd name="T103" fmla="*/ 556 h 512"/>
                                <a:gd name="T104" fmla="+- 0 8403 7162"/>
                                <a:gd name="T105" fmla="*/ T104 w 1890"/>
                                <a:gd name="T106" fmla="+- 0 526 224"/>
                                <a:gd name="T107" fmla="*/ 526 h 512"/>
                                <a:gd name="T108" fmla="+- 0 8565 7162"/>
                                <a:gd name="T109" fmla="*/ T108 w 1890"/>
                                <a:gd name="T110" fmla="+- 0 489 224"/>
                                <a:gd name="T111" fmla="*/ 489 h 512"/>
                                <a:gd name="T112" fmla="+- 0 8673 7162"/>
                                <a:gd name="T113" fmla="*/ T112 w 1890"/>
                                <a:gd name="T114" fmla="+- 0 468 224"/>
                                <a:gd name="T115" fmla="*/ 468 h 512"/>
                                <a:gd name="T116" fmla="+- 0 8781 7162"/>
                                <a:gd name="T117" fmla="*/ T116 w 1890"/>
                                <a:gd name="T118" fmla="+- 0 436 224"/>
                                <a:gd name="T119" fmla="*/ 436 h 512"/>
                                <a:gd name="T120" fmla="+- 0 8889 7162"/>
                                <a:gd name="T121" fmla="*/ T120 w 1890"/>
                                <a:gd name="T122" fmla="+- 0 411 224"/>
                                <a:gd name="T123" fmla="*/ 411 h 512"/>
                                <a:gd name="T124" fmla="+- 0 9051 7162"/>
                                <a:gd name="T125" fmla="*/ T124 w 1890"/>
                                <a:gd name="T126" fmla="+- 0 372 224"/>
                                <a:gd name="T127" fmla="*/ 372 h 51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</a:cxnLst>
                              <a:rect l="0" t="0" r="r" b="b"/>
                              <a:pathLst>
                                <a:path w="1890" h="512">
                                  <a:moveTo>
                                    <a:pt x="1889" y="0"/>
                                  </a:moveTo>
                                  <a:lnTo>
                                    <a:pt x="1835" y="18"/>
                                  </a:lnTo>
                                  <a:lnTo>
                                    <a:pt x="1781" y="37"/>
                                  </a:lnTo>
                                  <a:lnTo>
                                    <a:pt x="1727" y="54"/>
                                  </a:lnTo>
                                  <a:lnTo>
                                    <a:pt x="1673" y="69"/>
                                  </a:lnTo>
                                  <a:lnTo>
                                    <a:pt x="1619" y="88"/>
                                  </a:lnTo>
                                  <a:lnTo>
                                    <a:pt x="1565" y="111"/>
                                  </a:lnTo>
                                  <a:lnTo>
                                    <a:pt x="1511" y="128"/>
                                  </a:lnTo>
                                  <a:lnTo>
                                    <a:pt x="1457" y="143"/>
                                  </a:lnTo>
                                  <a:lnTo>
                                    <a:pt x="1403" y="157"/>
                                  </a:lnTo>
                                  <a:lnTo>
                                    <a:pt x="1349" y="172"/>
                                  </a:lnTo>
                                  <a:lnTo>
                                    <a:pt x="1295" y="186"/>
                                  </a:lnTo>
                                  <a:lnTo>
                                    <a:pt x="1241" y="202"/>
                                  </a:lnTo>
                                  <a:lnTo>
                                    <a:pt x="1187" y="215"/>
                                  </a:lnTo>
                                  <a:lnTo>
                                    <a:pt x="1133" y="228"/>
                                  </a:lnTo>
                                  <a:lnTo>
                                    <a:pt x="1079" y="242"/>
                                  </a:lnTo>
                                  <a:lnTo>
                                    <a:pt x="1025" y="255"/>
                                  </a:lnTo>
                                  <a:lnTo>
                                    <a:pt x="971" y="267"/>
                                  </a:lnTo>
                                  <a:lnTo>
                                    <a:pt x="917" y="280"/>
                                  </a:lnTo>
                                  <a:lnTo>
                                    <a:pt x="863" y="291"/>
                                  </a:lnTo>
                                  <a:lnTo>
                                    <a:pt x="810" y="300"/>
                                  </a:lnTo>
                                  <a:lnTo>
                                    <a:pt x="756" y="311"/>
                                  </a:lnTo>
                                  <a:lnTo>
                                    <a:pt x="702" y="323"/>
                                  </a:lnTo>
                                  <a:lnTo>
                                    <a:pt x="648" y="335"/>
                                  </a:lnTo>
                                  <a:lnTo>
                                    <a:pt x="594" y="346"/>
                                  </a:lnTo>
                                  <a:lnTo>
                                    <a:pt x="540" y="357"/>
                                  </a:lnTo>
                                  <a:lnTo>
                                    <a:pt x="486" y="368"/>
                                  </a:lnTo>
                                  <a:lnTo>
                                    <a:pt x="432" y="378"/>
                                  </a:lnTo>
                                  <a:lnTo>
                                    <a:pt x="378" y="388"/>
                                  </a:lnTo>
                                  <a:lnTo>
                                    <a:pt x="324" y="394"/>
                                  </a:lnTo>
                                  <a:lnTo>
                                    <a:pt x="270" y="405"/>
                                  </a:lnTo>
                                  <a:lnTo>
                                    <a:pt x="162" y="424"/>
                                  </a:lnTo>
                                  <a:lnTo>
                                    <a:pt x="108" y="433"/>
                                  </a:lnTo>
                                  <a:lnTo>
                                    <a:pt x="54" y="442"/>
                                  </a:lnTo>
                                  <a:lnTo>
                                    <a:pt x="0" y="451"/>
                                  </a:lnTo>
                                  <a:lnTo>
                                    <a:pt x="0" y="511"/>
                                  </a:lnTo>
                                  <a:lnTo>
                                    <a:pt x="54" y="504"/>
                                  </a:lnTo>
                                  <a:lnTo>
                                    <a:pt x="108" y="495"/>
                                  </a:lnTo>
                                  <a:lnTo>
                                    <a:pt x="270" y="471"/>
                                  </a:lnTo>
                                  <a:lnTo>
                                    <a:pt x="324" y="461"/>
                                  </a:lnTo>
                                  <a:lnTo>
                                    <a:pt x="378" y="456"/>
                                  </a:lnTo>
                                  <a:lnTo>
                                    <a:pt x="432" y="447"/>
                                  </a:lnTo>
                                  <a:lnTo>
                                    <a:pt x="486" y="437"/>
                                  </a:lnTo>
                                  <a:lnTo>
                                    <a:pt x="540" y="429"/>
                                  </a:lnTo>
                                  <a:lnTo>
                                    <a:pt x="702" y="401"/>
                                  </a:lnTo>
                                  <a:lnTo>
                                    <a:pt x="756" y="390"/>
                                  </a:lnTo>
                                  <a:lnTo>
                                    <a:pt x="810" y="381"/>
                                  </a:lnTo>
                                  <a:lnTo>
                                    <a:pt x="863" y="375"/>
                                  </a:lnTo>
                                  <a:lnTo>
                                    <a:pt x="917" y="365"/>
                                  </a:lnTo>
                                  <a:lnTo>
                                    <a:pt x="971" y="353"/>
                                  </a:lnTo>
                                  <a:lnTo>
                                    <a:pt x="1025" y="343"/>
                                  </a:lnTo>
                                  <a:lnTo>
                                    <a:pt x="1079" y="332"/>
                                  </a:lnTo>
                                  <a:lnTo>
                                    <a:pt x="1187" y="311"/>
                                  </a:lnTo>
                                  <a:lnTo>
                                    <a:pt x="1241" y="302"/>
                                  </a:lnTo>
                                  <a:lnTo>
                                    <a:pt x="1295" y="288"/>
                                  </a:lnTo>
                                  <a:lnTo>
                                    <a:pt x="1403" y="265"/>
                                  </a:lnTo>
                                  <a:lnTo>
                                    <a:pt x="1457" y="255"/>
                                  </a:lnTo>
                                  <a:lnTo>
                                    <a:pt x="1511" y="244"/>
                                  </a:lnTo>
                                  <a:lnTo>
                                    <a:pt x="1565" y="231"/>
                                  </a:lnTo>
                                  <a:lnTo>
                                    <a:pt x="1619" y="212"/>
                                  </a:lnTo>
                                  <a:lnTo>
                                    <a:pt x="1673" y="197"/>
                                  </a:lnTo>
                                  <a:lnTo>
                                    <a:pt x="1727" y="187"/>
                                  </a:lnTo>
                                  <a:lnTo>
                                    <a:pt x="1781" y="174"/>
                                  </a:lnTo>
                                  <a:lnTo>
                                    <a:pt x="1889" y="148"/>
                                  </a:lnTo>
                                  <a:lnTo>
                                    <a:pt x="188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C4B73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8" name="docshape405"/>
                          <wps:cNvSpPr>
                            <a:spLocks/>
                          </wps:cNvSpPr>
                          <wps:spPr bwMode="auto">
                            <a:xfrm>
                              <a:off x="7161" y="851"/>
                              <a:ext cx="1620" cy="43"/>
                            </a:xfrm>
                            <a:custGeom>
                              <a:avLst/>
                              <a:gdLst>
                                <a:gd name="T0" fmla="+- 0 7162 7162"/>
                                <a:gd name="T1" fmla="*/ T0 w 1620"/>
                                <a:gd name="T2" fmla="+- 0 894 851"/>
                                <a:gd name="T3" fmla="*/ 894 h 43"/>
                                <a:gd name="T4" fmla="+- 0 7162 7162"/>
                                <a:gd name="T5" fmla="*/ T4 w 1620"/>
                                <a:gd name="T6" fmla="+- 0 851 851"/>
                                <a:gd name="T7" fmla="*/ 851 h 43"/>
                                <a:gd name="T8" fmla="+- 0 7702 7162"/>
                                <a:gd name="T9" fmla="*/ T8 w 1620"/>
                                <a:gd name="T10" fmla="+- 0 894 851"/>
                                <a:gd name="T11" fmla="*/ 894 h 43"/>
                                <a:gd name="T12" fmla="+- 0 7702 7162"/>
                                <a:gd name="T13" fmla="*/ T12 w 1620"/>
                                <a:gd name="T14" fmla="+- 0 851 851"/>
                                <a:gd name="T15" fmla="*/ 851 h 43"/>
                                <a:gd name="T16" fmla="+- 0 8241 7162"/>
                                <a:gd name="T17" fmla="*/ T16 w 1620"/>
                                <a:gd name="T18" fmla="+- 0 894 851"/>
                                <a:gd name="T19" fmla="*/ 894 h 43"/>
                                <a:gd name="T20" fmla="+- 0 8241 7162"/>
                                <a:gd name="T21" fmla="*/ T20 w 1620"/>
                                <a:gd name="T22" fmla="+- 0 851 851"/>
                                <a:gd name="T23" fmla="*/ 851 h 43"/>
                                <a:gd name="T24" fmla="+- 0 8781 7162"/>
                                <a:gd name="T25" fmla="*/ T24 w 1620"/>
                                <a:gd name="T26" fmla="+- 0 894 851"/>
                                <a:gd name="T27" fmla="*/ 894 h 43"/>
                                <a:gd name="T28" fmla="+- 0 8781 7162"/>
                                <a:gd name="T29" fmla="*/ T28 w 1620"/>
                                <a:gd name="T30" fmla="+- 0 851 851"/>
                                <a:gd name="T31" fmla="*/ 851 h 4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1620" h="43">
                                  <a:moveTo>
                                    <a:pt x="0" y="43"/>
                                  </a:moveTo>
                                  <a:lnTo>
                                    <a:pt x="0" y="0"/>
                                  </a:lnTo>
                                  <a:moveTo>
                                    <a:pt x="540" y="43"/>
                                  </a:moveTo>
                                  <a:lnTo>
                                    <a:pt x="540" y="0"/>
                                  </a:lnTo>
                                  <a:moveTo>
                                    <a:pt x="1079" y="43"/>
                                  </a:moveTo>
                                  <a:lnTo>
                                    <a:pt x="1079" y="0"/>
                                  </a:lnTo>
                                  <a:moveTo>
                                    <a:pt x="1619" y="43"/>
                                  </a:moveTo>
                                  <a:lnTo>
                                    <a:pt x="1619" y="0"/>
                                  </a:lnTo>
                                </a:path>
                              </a:pathLst>
                            </a:custGeom>
                            <a:noFill/>
                            <a:ln w="10476">
                              <a:solidFill>
                                <a:srgbClr val="3333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18C7BF0A" id="docshapegroup398" o:spid="_x0000_s1026" style="position:absolute;margin-left:357.7pt;margin-top:11.2pt;width:94.9pt;height:33.5pt;z-index:15769088;mso-position-horizontal-relative:page" coordorigin="7154,224" coordsize="1898,6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">
                  <v:shape id="docshape399" o:spid="_x0000_s1027" style="position:absolute;left:7161;top:518;width:1890;height:264;visibility:visible;mso-wrap-style:square;v-text-anchor:top" coordsize="1890,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" path="m1889,r-54,9l1781,18r-54,9l1673,36r-54,7l1565,50r-54,9l1457,68,1349,84,1241,98r-54,9l1133,114r-54,7l1025,128,917,142,810,156r-54,5l702,169r-54,6l594,179r-54,9l486,193r-54,6l108,233,,243r,20l108,253,216,243,324,232,432,222r54,-7l540,210r54,-7l648,198r54,-5l756,185r54,-5l863,174r162,-20l1079,147r54,-6l1187,134r54,-8l1349,113,1457,98r54,-8l1565,82r54,-7l1673,69r54,-8l1781,53,1889,37r,-37xe" fillcolor="#e78429" stroked="f">
                    <v:fill opacity="32896f"/>
                    <v:path arrowok="t" o:connecttype="custom" o:connectlocs="1889,519;1835,528;1781,537;1727,546;1673,555;1619,562;1565,569;1511,578;1457,587;1349,603;1241,617;1187,626;1133,633;1079,640;1025,647;917,661;810,675;756,680;702,688;648,694;594,698;540,707;486,712;432,718;108,752;0,762;0,782;108,772;216,762;324,751;432,741;486,734;540,729;594,722;648,717;702,712;756,704;810,699;863,693;1025,673;1079,666;1133,660;1187,653;1241,645;1349,632;1457,617;1511,609;1565,601;1619,594;1673,588;1727,580;1781,572;1889,556;1889,519" o:connectangles="0,0,0,0,0,0,0,0,0,0,0,0,0,0,0,0,0,0,0,0,0,0,0,0,0,0,0,0,0,0,0,0,0,0,0,0,0,0,0,0,0,0,0,0,0,0,0,0,0,0,0,0,0,0"/>
                  </v:shape>
                  <v:shape id="docshape400" o:spid="_x0000_s1028" style="position:absolute;left:7161;top:477;width:1890;height:291;visibility:visible;mso-wrap-style:square;v-text-anchor:top" coordsize="1890,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" path="m1889,r-54,6l1781,18r-54,9l1619,51,1403,88r-54,7l1241,112r-54,11l1133,129r-108,16l971,154r-54,6l863,168r-53,7l756,183r-54,7l648,196,540,211,378,230r-54,3l270,238r-54,6l162,249r-54,10l54,264,,270r,20l54,284r54,-5l162,270,270,259r54,-5l378,251r54,-6l540,233,648,219r54,-6l756,207r54,-8l863,192r54,-7l971,179r54,-8l1133,156r54,-5l1241,140r108,-16l1403,118r54,-9l1565,93r54,-9l1673,75r54,-12l1781,55r54,-12l1889,38r,-38xe" fillcolor="#ed968c" stroked="f">
                    <v:fill opacity="32896f"/>
                    <v:path arrowok="t" o:connecttype="custom" o:connectlocs="1889,478;1835,484;1781,496;1727,505;1619,529;1403,566;1349,573;1241,590;1187,601;1133,607;1025,623;971,632;917,638;863,646;810,653;756,661;702,668;648,674;540,689;378,708;324,711;270,716;216,722;162,727;108,737;54,742;0,748;0,768;54,762;108,757;162,748;270,737;324,732;378,729;432,723;540,711;648,697;702,691;756,685;810,677;863,670;917,663;971,657;1025,649;1133,634;1187,629;1241,618;1349,602;1403,596;1457,587;1565,571;1619,562;1673,553;1727,541;1781,533;1835,521;1889,516;1889,478" o:connectangles="0,0,0,0,0,0,0,0,0,0,0,0,0,0,0,0,0,0,0,0,0,0,0,0,0,0,0,0,0,0,0,0,0,0,0,0,0,0,0,0,0,0,0,0,0,0,0,0,0,0,0,0,0,0,0,0,0,0"/>
                  </v:shape>
                  <v:shape id="docshape401" o:spid="_x0000_s1029" style="position:absolute;left:7161;top:270;width:1890;height:448;visibility:visible;mso-wrap-style:square;v-text-anchor:top" coordsize="1890,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" path="m1889,l1781,34r-54,17l1673,66r-54,14l1565,96r-54,17l1457,128r-54,14l1349,160r-54,7l1241,184r-54,14l1133,210r-54,14l1025,236r-54,11l863,270r-53,15l756,296r-54,10l648,317r-54,10l486,347r-54,5l378,362r-54,14l270,386r-54,7l162,402r-54,9l,427r,20l108,432r54,-9l216,414r54,-7l324,398r54,-14l432,375r54,-5l594,350r54,-9l702,331r54,-10l810,310r53,-14l917,285r108,-21l1079,252r54,-13l1187,228r54,-13l1295,199r54,-6l1403,176r54,-13l1511,149r54,-16l1619,119r54,-14l1727,91r54,-15l1889,45r,-45xe" fillcolor="#7c4b73" stroked="f">
                    <v:fill opacity="32896f"/>
                    <v:path arrowok="t" o:connecttype="custom" o:connectlocs="1781,305;1673,337;1565,367;1457,399;1349,431;1241,455;1133,481;1025,507;863,541;756,567;648,588;486,618;378,633;270,657;162,673;0,698;108,703;216,685;324,669;432,646;594,621;702,602;810,581;917,556;1079,523;1187,499;1295,470;1403,447;1511,420;1619,390;1727,362;1889,316" o:connectangles="0,0,0,0,0,0,0,0,0,0,0,0,0,0,0,0,0,0,0,0,0,0,0,0,0,0,0,0,0,0,0,0"/>
                  </v:shape>
                  <v:shape id="docshape402" o:spid="_x0000_s1030" style="position:absolute;left:7161;top:474;width:1890;height:328;visibility:visible;mso-wrap-style:square;v-text-anchor:top" coordsize="1890,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" path="m1889,l1727,31,1619,50r-54,10l1511,66,1403,85r-54,9l1295,102r-54,8l1187,120r-54,8l1079,135r-54,8l971,150r-54,6l863,163r-53,11l702,188r-54,6l594,201r-54,7l486,214r-54,6l378,227r-54,5l270,238r-54,5l108,254,,267r,60l108,315,216,305,378,292r54,-6l486,282,648,265r54,-5l810,249r53,-10l917,234r54,-5l1025,223r54,-6l1133,211r54,-6l1241,197r216,-26l1511,164r54,-4l1619,152r108,-15l1889,115,1889,xe" fillcolor="#e78429" stroked="f">
                    <v:fill opacity="32896f"/>
                    <v:path arrowok="t" o:connecttype="custom" o:connectlocs="1889,475;1727,506;1619,525;1565,535;1511,541;1403,560;1349,569;1295,577;1241,585;1187,595;1133,603;1079,610;1025,618;971,625;917,631;863,638;810,649;702,663;648,669;594,676;540,683;486,689;432,695;378,702;324,707;270,713;216,718;108,729;0,742;0,802;108,790;216,780;378,767;432,761;486,757;648,740;702,735;810,724;863,714;917,709;971,704;1025,698;1079,692;1133,686;1187,680;1241,672;1457,646;1511,639;1565,635;1619,627;1727,612;1889,590;1889,475" o:connectangles="0,0,0,0,0,0,0,0,0,0,0,0,0,0,0,0,0,0,0,0,0,0,0,0,0,0,0,0,0,0,0,0,0,0,0,0,0,0,0,0,0,0,0,0,0,0,0,0,0,0,0,0,0"/>
                  </v:shape>
                  <v:shape id="docshape403" o:spid="_x0000_s1031" style="position:absolute;left:7161;top:439;width:1890;height:346;visibility:visible;mso-wrap-style:square;v-text-anchor:top" coordsize="1890,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" path="m1889,r-54,12l1781,23r-54,12l1619,57,1511,76r-54,9l1403,95r-54,9l1295,111r-108,18l1025,156r-54,7l917,172r-54,8l810,187r-54,8l648,211r-54,6l540,223r-54,6l378,242,270,255r-54,8l162,269r-54,6l54,282,,287r,59l54,341r54,-6l216,325r54,-8l378,306,486,294r54,-4l594,284r54,-4l702,273,810,260r53,-5l971,241r54,-5l1133,221r162,-21l1349,195r108,-15l1511,174r54,-8l1619,158r108,-16l1781,132r54,-8l1889,115,1889,xe" fillcolor="#ed968c" stroked="f">
                    <v:fill opacity="32896f"/>
                    <v:path arrowok="t" o:connecttype="custom" o:connectlocs="1889,439;1835,451;1781,462;1727,474;1619,496;1511,515;1457,524;1403,534;1349,543;1295,550;1187,568;1025,595;971,602;917,611;863,619;810,626;756,634;648,650;594,656;540,662;486,668;378,681;270,694;216,702;162,708;108,714;54,721;0,726;0,785;54,780;108,774;216,764;270,756;378,745;486,733;540,729;594,723;648,719;702,712;810,699;863,694;971,680;1025,675;1133,660;1295,639;1349,634;1457,619;1511,613;1565,605;1619,597;1727,581;1781,571;1835,563;1889,554;1889,439" o:connectangles="0,0,0,0,0,0,0,0,0,0,0,0,0,0,0,0,0,0,0,0,0,0,0,0,0,0,0,0,0,0,0,0,0,0,0,0,0,0,0,0,0,0,0,0,0,0,0,0,0,0,0,0,0,0,0"/>
                  </v:shape>
                  <v:shape id="docshape404" o:spid="_x0000_s1032" style="position:absolute;left:7161;top:223;width:1890;height:512;visibility:visible;mso-wrap-style:square;v-text-anchor:top" coordsize="1890,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" path="m1889,r-54,18l1781,37r-54,17l1673,69r-54,19l1565,111r-54,17l1457,143r-54,14l1349,172r-54,14l1241,202r-54,13l1133,228r-54,14l1025,255r-54,12l917,280r-54,11l810,300r-54,11l702,323r-54,12l594,346r-54,11l486,368r-54,10l378,388r-54,6l270,405,162,424r-54,9l54,442,,451r,60l54,504r54,-9l270,471r54,-10l378,456r54,-9l486,437r54,-8l702,401r54,-11l810,381r53,-6l917,365r54,-12l1025,343r54,-11l1187,311r54,-9l1295,288r108,-23l1457,255r54,-11l1565,231r54,-19l1673,197r54,-10l1781,174r108,-26l1889,xe" fillcolor="#7c4b73" stroked="f">
                    <v:fill opacity="32896f"/>
                    <v:path arrowok="t" o:connecttype="custom" o:connectlocs="1835,242;1727,278;1619,312;1511,352;1403,381;1295,410;1187,439;1079,466;971,491;863,515;756,535;648,559;540,581;432,602;324,618;162,648;54,666;0,735;108,719;324,685;432,671;540,653;756,614;863,599;971,577;1079,556;1241,526;1403,489;1511,468;1619,436;1727,411;1889,372" o:connectangles="0,0,0,0,0,0,0,0,0,0,0,0,0,0,0,0,0,0,0,0,0,0,0,0,0,0,0,0,0,0,0,0"/>
                  </v:shape>
                  <v:shape id="docshape405" o:spid="_x0000_s1033" style="position:absolute;left:7161;top:851;width:1620;height:43;visibility:visible;mso-wrap-style:square;v-text-anchor:top" coordsize="1620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" path="m,43l,m540,43l540,t539,43l1079,t540,43l1619,e" filled="f" strokecolor="#333" strokeweight=".291mm">
                    <v:path arrowok="t" o:connecttype="custom" o:connectlocs="0,894;0,851;540,894;540,851;1079,894;1079,851;1619,894;1619,851" o:connectangles="0,0,0,0,0,0,0,0"/>
                  </v:shape>
                  <w10:wrap anchorx="page"/>
                </v:group>
              </w:pict>
            </mc:Fallback>
          </mc:AlternateContent>
        </w:r>
        <w:r>
          <w:rPr>
            <w:noProof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487750144" behindDoc="0" locked="0" layoutInCell="1" allowOverlap="1" wp14:anchorId="1A083B35" wp14:editId="48D43021">
                  <wp:simplePos x="0" y="0"/>
                  <wp:positionH relativeFrom="page">
                    <wp:posOffset>1714500</wp:posOffset>
                  </wp:positionH>
                  <wp:positionV relativeFrom="paragraph">
                    <wp:posOffset>99695</wp:posOffset>
                  </wp:positionV>
                  <wp:extent cx="27305" cy="0"/>
                  <wp:effectExtent l="0" t="0" r="0" b="0"/>
                  <wp:wrapNone/>
                  <wp:docPr id="1069" name="Line 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27305" cy="0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4A2B1B34" id="Line 17" o:spid="_x0000_s1026" style="position:absolute;z-index:15772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35pt,7.85pt" to="137.15pt,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" strokecolor="#333" strokeweight=".291mm">
                  <w10:wrap anchorx="page"/>
                </v:line>
              </w:pict>
            </mc:Fallback>
          </mc:AlternateContent>
        </w:r>
      </w:del>
      <w:ins w:id="2521" w:author="Hughes, Anna E" w:date="2023-08-09T15:29:00Z">
        <w:r w:rsidR="001E0CFE">
          <w:rPr>
            <w:noProof/>
            <w:lang w:val="en-GB" w:eastAsia="en-GB"/>
          </w:rPr>
          <mc:AlternateContent>
            <mc:Choice Requires="wpg">
              <w:drawing>
                <wp:anchor distT="0" distB="0" distL="0" distR="0" simplePos="0" relativeHeight="15767040" behindDoc="0" locked="0" layoutInCell="1" allowOverlap="1">
                  <wp:simplePos x="0" y="0"/>
                  <wp:positionH relativeFrom="page">
                    <wp:posOffset>1796301</wp:posOffset>
                  </wp:positionH>
                  <wp:positionV relativeFrom="paragraph">
                    <wp:posOffset>80348</wp:posOffset>
                  </wp:positionV>
                  <wp:extent cx="1205230" cy="487680"/>
                  <wp:effectExtent l="0" t="0" r="0" b="0"/>
                  <wp:wrapNone/>
                  <wp:docPr id="512" name="Group 5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>
                          <a:xfrm>
                            <a:off x="0" y="0"/>
                            <a:ext cx="1205230" cy="487680"/>
                            <a:chOff x="0" y="0"/>
                            <a:chExt cx="1205230" cy="487680"/>
                          </a:xfrm>
                        </wpg:grpSpPr>
                        <wps:wsp>
                          <wps:cNvPr id="513" name="Graphic 513"/>
                          <wps:cNvSpPr/>
                          <wps:spPr>
                            <a:xfrm>
                              <a:off x="5238" y="290692"/>
                              <a:ext cx="1199515" cy="12573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99515" h="125730">
                                  <a:moveTo>
                                    <a:pt x="1199487" y="0"/>
                                  </a:moveTo>
                                  <a:lnTo>
                                    <a:pt x="1165219" y="4405"/>
                                  </a:lnTo>
                                  <a:lnTo>
                                    <a:pt x="1130951" y="7734"/>
                                  </a:lnTo>
                                  <a:lnTo>
                                    <a:pt x="1096682" y="9986"/>
                                  </a:lnTo>
                                  <a:lnTo>
                                    <a:pt x="1062414" y="15371"/>
                                  </a:lnTo>
                                  <a:lnTo>
                                    <a:pt x="1028146" y="19190"/>
                                  </a:lnTo>
                                  <a:lnTo>
                                    <a:pt x="993878" y="22617"/>
                                  </a:lnTo>
                                  <a:lnTo>
                                    <a:pt x="925341" y="30449"/>
                                  </a:lnTo>
                                  <a:lnTo>
                                    <a:pt x="891073" y="34953"/>
                                  </a:lnTo>
                                  <a:lnTo>
                                    <a:pt x="856804" y="38478"/>
                                  </a:lnTo>
                                  <a:lnTo>
                                    <a:pt x="822536" y="41415"/>
                                  </a:lnTo>
                                  <a:lnTo>
                                    <a:pt x="788268" y="44940"/>
                                  </a:lnTo>
                                  <a:lnTo>
                                    <a:pt x="719731" y="51206"/>
                                  </a:lnTo>
                                  <a:lnTo>
                                    <a:pt x="685463" y="55220"/>
                                  </a:lnTo>
                                  <a:lnTo>
                                    <a:pt x="651195" y="57962"/>
                                  </a:lnTo>
                                  <a:lnTo>
                                    <a:pt x="616829" y="61193"/>
                                  </a:lnTo>
                                  <a:lnTo>
                                    <a:pt x="582560" y="65109"/>
                                  </a:lnTo>
                                  <a:lnTo>
                                    <a:pt x="548292" y="68047"/>
                                  </a:lnTo>
                                  <a:lnTo>
                                    <a:pt x="514024" y="70494"/>
                                  </a:lnTo>
                                  <a:lnTo>
                                    <a:pt x="479755" y="73627"/>
                                  </a:lnTo>
                                  <a:lnTo>
                                    <a:pt x="445487" y="77250"/>
                                  </a:lnTo>
                                  <a:lnTo>
                                    <a:pt x="376951" y="83222"/>
                                  </a:lnTo>
                                  <a:lnTo>
                                    <a:pt x="342682" y="85866"/>
                                  </a:lnTo>
                                  <a:lnTo>
                                    <a:pt x="239877" y="94776"/>
                                  </a:lnTo>
                                  <a:lnTo>
                                    <a:pt x="205609" y="97126"/>
                                  </a:lnTo>
                                  <a:lnTo>
                                    <a:pt x="68536" y="108091"/>
                                  </a:lnTo>
                                  <a:lnTo>
                                    <a:pt x="34268" y="110245"/>
                                  </a:lnTo>
                                  <a:lnTo>
                                    <a:pt x="0" y="112889"/>
                                  </a:lnTo>
                                  <a:lnTo>
                                    <a:pt x="0" y="125519"/>
                                  </a:lnTo>
                                  <a:lnTo>
                                    <a:pt x="34268" y="122974"/>
                                  </a:lnTo>
                                  <a:lnTo>
                                    <a:pt x="68536" y="121113"/>
                                  </a:lnTo>
                                  <a:lnTo>
                                    <a:pt x="205609" y="110637"/>
                                  </a:lnTo>
                                  <a:lnTo>
                                    <a:pt x="239877" y="108287"/>
                                  </a:lnTo>
                                  <a:lnTo>
                                    <a:pt x="342682" y="99867"/>
                                  </a:lnTo>
                                  <a:lnTo>
                                    <a:pt x="376951" y="97419"/>
                                  </a:lnTo>
                                  <a:lnTo>
                                    <a:pt x="445487" y="91838"/>
                                  </a:lnTo>
                                  <a:lnTo>
                                    <a:pt x="479755" y="88412"/>
                                  </a:lnTo>
                                  <a:lnTo>
                                    <a:pt x="514024" y="85474"/>
                                  </a:lnTo>
                                  <a:lnTo>
                                    <a:pt x="548292" y="83222"/>
                                  </a:lnTo>
                                  <a:lnTo>
                                    <a:pt x="582560" y="80383"/>
                                  </a:lnTo>
                                  <a:lnTo>
                                    <a:pt x="616829" y="76760"/>
                                  </a:lnTo>
                                  <a:lnTo>
                                    <a:pt x="651195" y="73823"/>
                                  </a:lnTo>
                                  <a:lnTo>
                                    <a:pt x="685463" y="71278"/>
                                  </a:lnTo>
                                  <a:lnTo>
                                    <a:pt x="719731" y="67459"/>
                                  </a:lnTo>
                                  <a:lnTo>
                                    <a:pt x="822536" y="58353"/>
                                  </a:lnTo>
                                  <a:lnTo>
                                    <a:pt x="856804" y="55710"/>
                                  </a:lnTo>
                                  <a:lnTo>
                                    <a:pt x="891073" y="52479"/>
                                  </a:lnTo>
                                  <a:lnTo>
                                    <a:pt x="925341" y="48367"/>
                                  </a:lnTo>
                                  <a:lnTo>
                                    <a:pt x="993878" y="41415"/>
                                  </a:lnTo>
                                  <a:lnTo>
                                    <a:pt x="1062414" y="35149"/>
                                  </a:lnTo>
                                  <a:lnTo>
                                    <a:pt x="1096682" y="30253"/>
                                  </a:lnTo>
                                  <a:lnTo>
                                    <a:pt x="1130951" y="28589"/>
                                  </a:lnTo>
                                  <a:lnTo>
                                    <a:pt x="1165219" y="25652"/>
                                  </a:lnTo>
                                  <a:lnTo>
                                    <a:pt x="1199487" y="21540"/>
                                  </a:lnTo>
                                  <a:lnTo>
                                    <a:pt x="119948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78429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4" name="Graphic 514"/>
                          <wps:cNvSpPr/>
                          <wps:spPr>
                            <a:xfrm>
                              <a:off x="5238" y="224702"/>
                              <a:ext cx="1199515" cy="1828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99515" h="182880">
                                  <a:moveTo>
                                    <a:pt x="1199487" y="0"/>
                                  </a:moveTo>
                                  <a:lnTo>
                                    <a:pt x="1130951" y="12728"/>
                                  </a:lnTo>
                                  <a:lnTo>
                                    <a:pt x="1096682" y="18602"/>
                                  </a:lnTo>
                                  <a:lnTo>
                                    <a:pt x="1062414" y="25456"/>
                                  </a:lnTo>
                                  <a:lnTo>
                                    <a:pt x="1028146" y="31428"/>
                                  </a:lnTo>
                                  <a:lnTo>
                                    <a:pt x="993878" y="36226"/>
                                  </a:lnTo>
                                  <a:lnTo>
                                    <a:pt x="959609" y="41611"/>
                                  </a:lnTo>
                                  <a:lnTo>
                                    <a:pt x="925341" y="47290"/>
                                  </a:lnTo>
                                  <a:lnTo>
                                    <a:pt x="891073" y="55220"/>
                                  </a:lnTo>
                                  <a:lnTo>
                                    <a:pt x="856804" y="61095"/>
                                  </a:lnTo>
                                  <a:lnTo>
                                    <a:pt x="822536" y="63739"/>
                                  </a:lnTo>
                                  <a:lnTo>
                                    <a:pt x="788268" y="72550"/>
                                  </a:lnTo>
                                  <a:lnTo>
                                    <a:pt x="754000" y="74606"/>
                                  </a:lnTo>
                                  <a:lnTo>
                                    <a:pt x="719731" y="80971"/>
                                  </a:lnTo>
                                  <a:lnTo>
                                    <a:pt x="685463" y="85572"/>
                                  </a:lnTo>
                                  <a:lnTo>
                                    <a:pt x="651195" y="90859"/>
                                  </a:lnTo>
                                  <a:lnTo>
                                    <a:pt x="616829" y="95070"/>
                                  </a:lnTo>
                                  <a:lnTo>
                                    <a:pt x="548292" y="104665"/>
                                  </a:lnTo>
                                  <a:lnTo>
                                    <a:pt x="514024" y="108973"/>
                                  </a:lnTo>
                                  <a:lnTo>
                                    <a:pt x="445487" y="118176"/>
                                  </a:lnTo>
                                  <a:lnTo>
                                    <a:pt x="411219" y="123170"/>
                                  </a:lnTo>
                                  <a:lnTo>
                                    <a:pt x="342682" y="131883"/>
                                  </a:lnTo>
                                  <a:lnTo>
                                    <a:pt x="308414" y="135800"/>
                                  </a:lnTo>
                                  <a:lnTo>
                                    <a:pt x="274146" y="139227"/>
                                  </a:lnTo>
                                  <a:lnTo>
                                    <a:pt x="239877" y="143535"/>
                                  </a:lnTo>
                                  <a:lnTo>
                                    <a:pt x="205609" y="147255"/>
                                  </a:lnTo>
                                  <a:lnTo>
                                    <a:pt x="171341" y="150388"/>
                                  </a:lnTo>
                                  <a:lnTo>
                                    <a:pt x="102804" y="157829"/>
                                  </a:lnTo>
                                  <a:lnTo>
                                    <a:pt x="68536" y="160767"/>
                                  </a:lnTo>
                                  <a:lnTo>
                                    <a:pt x="34268" y="167131"/>
                                  </a:lnTo>
                                  <a:lnTo>
                                    <a:pt x="0" y="169872"/>
                                  </a:lnTo>
                                  <a:lnTo>
                                    <a:pt x="0" y="182698"/>
                                  </a:lnTo>
                                  <a:lnTo>
                                    <a:pt x="34268" y="180055"/>
                                  </a:lnTo>
                                  <a:lnTo>
                                    <a:pt x="68536" y="173789"/>
                                  </a:lnTo>
                                  <a:lnTo>
                                    <a:pt x="102804" y="170949"/>
                                  </a:lnTo>
                                  <a:lnTo>
                                    <a:pt x="171341" y="163606"/>
                                  </a:lnTo>
                                  <a:lnTo>
                                    <a:pt x="205609" y="160571"/>
                                  </a:lnTo>
                                  <a:lnTo>
                                    <a:pt x="239877" y="156850"/>
                                  </a:lnTo>
                                  <a:lnTo>
                                    <a:pt x="274146" y="152836"/>
                                  </a:lnTo>
                                  <a:lnTo>
                                    <a:pt x="308414" y="149409"/>
                                  </a:lnTo>
                                  <a:lnTo>
                                    <a:pt x="376951" y="141674"/>
                                  </a:lnTo>
                                  <a:lnTo>
                                    <a:pt x="411219" y="137464"/>
                                  </a:lnTo>
                                  <a:lnTo>
                                    <a:pt x="445487" y="132765"/>
                                  </a:lnTo>
                                  <a:lnTo>
                                    <a:pt x="514024" y="124051"/>
                                  </a:lnTo>
                                  <a:lnTo>
                                    <a:pt x="582560" y="115728"/>
                                  </a:lnTo>
                                  <a:lnTo>
                                    <a:pt x="616829" y="111225"/>
                                  </a:lnTo>
                                  <a:lnTo>
                                    <a:pt x="651195" y="107504"/>
                                  </a:lnTo>
                                  <a:lnTo>
                                    <a:pt x="685463" y="102511"/>
                                  </a:lnTo>
                                  <a:lnTo>
                                    <a:pt x="719731" y="98301"/>
                                  </a:lnTo>
                                  <a:lnTo>
                                    <a:pt x="754000" y="92426"/>
                                  </a:lnTo>
                                  <a:lnTo>
                                    <a:pt x="788268" y="90859"/>
                                  </a:lnTo>
                                  <a:lnTo>
                                    <a:pt x="822536" y="82145"/>
                                  </a:lnTo>
                                  <a:lnTo>
                                    <a:pt x="856804" y="80089"/>
                                  </a:lnTo>
                                  <a:lnTo>
                                    <a:pt x="891073" y="74606"/>
                                  </a:lnTo>
                                  <a:lnTo>
                                    <a:pt x="925341" y="67361"/>
                                  </a:lnTo>
                                  <a:lnTo>
                                    <a:pt x="993878" y="57179"/>
                                  </a:lnTo>
                                  <a:lnTo>
                                    <a:pt x="1028146" y="53164"/>
                                  </a:lnTo>
                                  <a:lnTo>
                                    <a:pt x="1062414" y="47583"/>
                                  </a:lnTo>
                                  <a:lnTo>
                                    <a:pt x="1096682" y="41513"/>
                                  </a:lnTo>
                                  <a:lnTo>
                                    <a:pt x="1130951" y="36128"/>
                                  </a:lnTo>
                                  <a:lnTo>
                                    <a:pt x="1165219" y="30253"/>
                                  </a:lnTo>
                                  <a:lnTo>
                                    <a:pt x="1199487" y="24673"/>
                                  </a:lnTo>
                                  <a:lnTo>
                                    <a:pt x="119948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D968C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5" name="Graphic 515"/>
                          <wps:cNvSpPr/>
                          <wps:spPr>
                            <a:xfrm>
                              <a:off x="5238" y="44450"/>
                              <a:ext cx="1199515" cy="3314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99515" h="331470">
                                  <a:moveTo>
                                    <a:pt x="1199487" y="0"/>
                                  </a:moveTo>
                                  <a:lnTo>
                                    <a:pt x="1165219" y="13021"/>
                                  </a:lnTo>
                                  <a:lnTo>
                                    <a:pt x="1130951" y="29176"/>
                                  </a:lnTo>
                                  <a:lnTo>
                                    <a:pt x="1096682" y="40926"/>
                                  </a:lnTo>
                                  <a:lnTo>
                                    <a:pt x="1062414" y="54045"/>
                                  </a:lnTo>
                                  <a:lnTo>
                                    <a:pt x="1028146" y="65697"/>
                                  </a:lnTo>
                                  <a:lnTo>
                                    <a:pt x="993878" y="78229"/>
                                  </a:lnTo>
                                  <a:lnTo>
                                    <a:pt x="959609" y="89978"/>
                                  </a:lnTo>
                                  <a:lnTo>
                                    <a:pt x="856804" y="122876"/>
                                  </a:lnTo>
                                  <a:lnTo>
                                    <a:pt x="822536" y="130709"/>
                                  </a:lnTo>
                                  <a:lnTo>
                                    <a:pt x="788268" y="141870"/>
                                  </a:lnTo>
                                  <a:lnTo>
                                    <a:pt x="754000" y="152151"/>
                                  </a:lnTo>
                                  <a:lnTo>
                                    <a:pt x="719731" y="161452"/>
                                  </a:lnTo>
                                  <a:lnTo>
                                    <a:pt x="685463" y="170264"/>
                                  </a:lnTo>
                                  <a:lnTo>
                                    <a:pt x="651195" y="179467"/>
                                  </a:lnTo>
                                  <a:lnTo>
                                    <a:pt x="616829" y="188279"/>
                                  </a:lnTo>
                                  <a:lnTo>
                                    <a:pt x="582560" y="197483"/>
                                  </a:lnTo>
                                  <a:lnTo>
                                    <a:pt x="548292" y="206001"/>
                                  </a:lnTo>
                                  <a:lnTo>
                                    <a:pt x="514024" y="216673"/>
                                  </a:lnTo>
                                  <a:lnTo>
                                    <a:pt x="445487" y="232436"/>
                                  </a:lnTo>
                                  <a:lnTo>
                                    <a:pt x="411219" y="239877"/>
                                  </a:lnTo>
                                  <a:lnTo>
                                    <a:pt x="376951" y="246829"/>
                                  </a:lnTo>
                                  <a:lnTo>
                                    <a:pt x="342682" y="254368"/>
                                  </a:lnTo>
                                  <a:lnTo>
                                    <a:pt x="308414" y="261418"/>
                                  </a:lnTo>
                                  <a:lnTo>
                                    <a:pt x="274146" y="267390"/>
                                  </a:lnTo>
                                  <a:lnTo>
                                    <a:pt x="205609" y="282076"/>
                                  </a:lnTo>
                                  <a:lnTo>
                                    <a:pt x="137073" y="294609"/>
                                  </a:lnTo>
                                  <a:lnTo>
                                    <a:pt x="102804" y="301267"/>
                                  </a:lnTo>
                                  <a:lnTo>
                                    <a:pt x="34268" y="312918"/>
                                  </a:lnTo>
                                  <a:lnTo>
                                    <a:pt x="0" y="318499"/>
                                  </a:lnTo>
                                  <a:lnTo>
                                    <a:pt x="0" y="331325"/>
                                  </a:lnTo>
                                  <a:lnTo>
                                    <a:pt x="34268" y="325842"/>
                                  </a:lnTo>
                                  <a:lnTo>
                                    <a:pt x="68536" y="320065"/>
                                  </a:lnTo>
                                  <a:lnTo>
                                    <a:pt x="102804" y="314582"/>
                                  </a:lnTo>
                                  <a:lnTo>
                                    <a:pt x="137073" y="308218"/>
                                  </a:lnTo>
                                  <a:lnTo>
                                    <a:pt x="205609" y="295882"/>
                                  </a:lnTo>
                                  <a:lnTo>
                                    <a:pt x="274146" y="281979"/>
                                  </a:lnTo>
                                  <a:lnTo>
                                    <a:pt x="308414" y="276398"/>
                                  </a:lnTo>
                                  <a:lnTo>
                                    <a:pt x="342682" y="269642"/>
                                  </a:lnTo>
                                  <a:lnTo>
                                    <a:pt x="376951" y="262299"/>
                                  </a:lnTo>
                                  <a:lnTo>
                                    <a:pt x="411219" y="255837"/>
                                  </a:lnTo>
                                  <a:lnTo>
                                    <a:pt x="445487" y="248787"/>
                                  </a:lnTo>
                                  <a:lnTo>
                                    <a:pt x="514024" y="233905"/>
                                  </a:lnTo>
                                  <a:lnTo>
                                    <a:pt x="548292" y="224016"/>
                                  </a:lnTo>
                                  <a:lnTo>
                                    <a:pt x="582560" y="215988"/>
                                  </a:lnTo>
                                  <a:lnTo>
                                    <a:pt x="616829" y="207078"/>
                                  </a:lnTo>
                                  <a:lnTo>
                                    <a:pt x="719731" y="181915"/>
                                  </a:lnTo>
                                  <a:lnTo>
                                    <a:pt x="754000" y="173103"/>
                                  </a:lnTo>
                                  <a:lnTo>
                                    <a:pt x="788268" y="163802"/>
                                  </a:lnTo>
                                  <a:lnTo>
                                    <a:pt x="822536" y="153521"/>
                                  </a:lnTo>
                                  <a:lnTo>
                                    <a:pt x="856804" y="146472"/>
                                  </a:lnTo>
                                  <a:lnTo>
                                    <a:pt x="925341" y="126401"/>
                                  </a:lnTo>
                                  <a:lnTo>
                                    <a:pt x="959609" y="116120"/>
                                  </a:lnTo>
                                  <a:lnTo>
                                    <a:pt x="993878" y="105546"/>
                                  </a:lnTo>
                                  <a:lnTo>
                                    <a:pt x="1028146" y="94188"/>
                                  </a:lnTo>
                                  <a:lnTo>
                                    <a:pt x="1062414" y="83516"/>
                                  </a:lnTo>
                                  <a:lnTo>
                                    <a:pt x="1096682" y="71571"/>
                                  </a:lnTo>
                                  <a:lnTo>
                                    <a:pt x="1130951" y="60997"/>
                                  </a:lnTo>
                                  <a:lnTo>
                                    <a:pt x="1165219" y="46017"/>
                                  </a:lnTo>
                                  <a:lnTo>
                                    <a:pt x="1199487" y="34072"/>
                                  </a:lnTo>
                                  <a:lnTo>
                                    <a:pt x="119948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C4B73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6" name="Graphic 516"/>
                          <wps:cNvSpPr/>
                          <wps:spPr>
                            <a:xfrm>
                              <a:off x="5238" y="265334"/>
                              <a:ext cx="1199515" cy="16383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99515" h="163830">
                                  <a:moveTo>
                                    <a:pt x="1199487" y="0"/>
                                  </a:moveTo>
                                  <a:lnTo>
                                    <a:pt x="1096682" y="13315"/>
                                  </a:lnTo>
                                  <a:lnTo>
                                    <a:pt x="1062414" y="15959"/>
                                  </a:lnTo>
                                  <a:lnTo>
                                    <a:pt x="993878" y="25554"/>
                                  </a:lnTo>
                                  <a:lnTo>
                                    <a:pt x="959609" y="29960"/>
                                  </a:lnTo>
                                  <a:lnTo>
                                    <a:pt x="891073" y="38184"/>
                                  </a:lnTo>
                                  <a:lnTo>
                                    <a:pt x="856804" y="42492"/>
                                  </a:lnTo>
                                  <a:lnTo>
                                    <a:pt x="822536" y="46311"/>
                                  </a:lnTo>
                                  <a:lnTo>
                                    <a:pt x="788268" y="49640"/>
                                  </a:lnTo>
                                  <a:lnTo>
                                    <a:pt x="754000" y="53556"/>
                                  </a:lnTo>
                                  <a:lnTo>
                                    <a:pt x="719731" y="55906"/>
                                  </a:lnTo>
                                  <a:lnTo>
                                    <a:pt x="685463" y="61193"/>
                                  </a:lnTo>
                                  <a:lnTo>
                                    <a:pt x="651195" y="64913"/>
                                  </a:lnTo>
                                  <a:lnTo>
                                    <a:pt x="548292" y="75194"/>
                                  </a:lnTo>
                                  <a:lnTo>
                                    <a:pt x="514024" y="79012"/>
                                  </a:lnTo>
                                  <a:lnTo>
                                    <a:pt x="479755" y="82243"/>
                                  </a:lnTo>
                                  <a:lnTo>
                                    <a:pt x="445487" y="84985"/>
                                  </a:lnTo>
                                  <a:lnTo>
                                    <a:pt x="411219" y="88216"/>
                                  </a:lnTo>
                                  <a:lnTo>
                                    <a:pt x="376951" y="90761"/>
                                  </a:lnTo>
                                  <a:lnTo>
                                    <a:pt x="342682" y="94384"/>
                                  </a:lnTo>
                                  <a:lnTo>
                                    <a:pt x="308414" y="98594"/>
                                  </a:lnTo>
                                  <a:lnTo>
                                    <a:pt x="274146" y="101727"/>
                                  </a:lnTo>
                                  <a:lnTo>
                                    <a:pt x="239877" y="105644"/>
                                  </a:lnTo>
                                  <a:lnTo>
                                    <a:pt x="205609" y="108777"/>
                                  </a:lnTo>
                                  <a:lnTo>
                                    <a:pt x="171341" y="111616"/>
                                  </a:lnTo>
                                  <a:lnTo>
                                    <a:pt x="102804" y="116218"/>
                                  </a:lnTo>
                                  <a:lnTo>
                                    <a:pt x="68536" y="118959"/>
                                  </a:lnTo>
                                  <a:lnTo>
                                    <a:pt x="34268" y="122288"/>
                                  </a:lnTo>
                                  <a:lnTo>
                                    <a:pt x="0" y="125226"/>
                                  </a:lnTo>
                                  <a:lnTo>
                                    <a:pt x="0" y="163606"/>
                                  </a:lnTo>
                                  <a:lnTo>
                                    <a:pt x="34268" y="160767"/>
                                  </a:lnTo>
                                  <a:lnTo>
                                    <a:pt x="68536" y="157242"/>
                                  </a:lnTo>
                                  <a:lnTo>
                                    <a:pt x="137073" y="152542"/>
                                  </a:lnTo>
                                  <a:lnTo>
                                    <a:pt x="171341" y="150486"/>
                                  </a:lnTo>
                                  <a:lnTo>
                                    <a:pt x="239877" y="145591"/>
                                  </a:lnTo>
                                  <a:lnTo>
                                    <a:pt x="274146" y="142262"/>
                                  </a:lnTo>
                                  <a:lnTo>
                                    <a:pt x="308414" y="139814"/>
                                  </a:lnTo>
                                  <a:lnTo>
                                    <a:pt x="342682" y="135898"/>
                                  </a:lnTo>
                                  <a:lnTo>
                                    <a:pt x="376951" y="133058"/>
                                  </a:lnTo>
                                  <a:lnTo>
                                    <a:pt x="411219" y="130904"/>
                                  </a:lnTo>
                                  <a:lnTo>
                                    <a:pt x="445487" y="128065"/>
                                  </a:lnTo>
                                  <a:lnTo>
                                    <a:pt x="479755" y="126107"/>
                                  </a:lnTo>
                                  <a:lnTo>
                                    <a:pt x="514024" y="123757"/>
                                  </a:lnTo>
                                  <a:lnTo>
                                    <a:pt x="548292" y="120526"/>
                                  </a:lnTo>
                                  <a:lnTo>
                                    <a:pt x="616829" y="115043"/>
                                  </a:lnTo>
                                  <a:lnTo>
                                    <a:pt x="685463" y="110050"/>
                                  </a:lnTo>
                                  <a:lnTo>
                                    <a:pt x="719731" y="105742"/>
                                  </a:lnTo>
                                  <a:lnTo>
                                    <a:pt x="754000" y="104175"/>
                                  </a:lnTo>
                                  <a:lnTo>
                                    <a:pt x="788268" y="101140"/>
                                  </a:lnTo>
                                  <a:lnTo>
                                    <a:pt x="822536" y="99378"/>
                                  </a:lnTo>
                                  <a:lnTo>
                                    <a:pt x="959609" y="87335"/>
                                  </a:lnTo>
                                  <a:lnTo>
                                    <a:pt x="993878" y="84691"/>
                                  </a:lnTo>
                                  <a:lnTo>
                                    <a:pt x="1062414" y="78523"/>
                                  </a:lnTo>
                                  <a:lnTo>
                                    <a:pt x="1096682" y="77152"/>
                                  </a:lnTo>
                                  <a:lnTo>
                                    <a:pt x="1130951" y="74019"/>
                                  </a:lnTo>
                                  <a:lnTo>
                                    <a:pt x="1165219" y="71278"/>
                                  </a:lnTo>
                                  <a:lnTo>
                                    <a:pt x="1199487" y="68242"/>
                                  </a:lnTo>
                                  <a:lnTo>
                                    <a:pt x="119948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78429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7" name="Graphic 517"/>
                          <wps:cNvSpPr/>
                          <wps:spPr>
                            <a:xfrm>
                              <a:off x="5238" y="201399"/>
                              <a:ext cx="1199515" cy="2171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99515" h="217170">
                                  <a:moveTo>
                                    <a:pt x="1199487" y="0"/>
                                  </a:moveTo>
                                  <a:lnTo>
                                    <a:pt x="1165219" y="6755"/>
                                  </a:lnTo>
                                  <a:lnTo>
                                    <a:pt x="1130951" y="13119"/>
                                  </a:lnTo>
                                  <a:lnTo>
                                    <a:pt x="1096682" y="20365"/>
                                  </a:lnTo>
                                  <a:lnTo>
                                    <a:pt x="1062414" y="26729"/>
                                  </a:lnTo>
                                  <a:lnTo>
                                    <a:pt x="1028146" y="30156"/>
                                  </a:lnTo>
                                  <a:lnTo>
                                    <a:pt x="993878" y="36324"/>
                                  </a:lnTo>
                                  <a:lnTo>
                                    <a:pt x="959609" y="45234"/>
                                  </a:lnTo>
                                  <a:lnTo>
                                    <a:pt x="925341" y="48269"/>
                                  </a:lnTo>
                                  <a:lnTo>
                                    <a:pt x="891073" y="54437"/>
                                  </a:lnTo>
                                  <a:lnTo>
                                    <a:pt x="856804" y="61487"/>
                                  </a:lnTo>
                                  <a:lnTo>
                                    <a:pt x="822536" y="66774"/>
                                  </a:lnTo>
                                  <a:lnTo>
                                    <a:pt x="754000" y="77935"/>
                                  </a:lnTo>
                                  <a:lnTo>
                                    <a:pt x="719731" y="84397"/>
                                  </a:lnTo>
                                  <a:lnTo>
                                    <a:pt x="685463" y="89880"/>
                                  </a:lnTo>
                                  <a:lnTo>
                                    <a:pt x="582560" y="104860"/>
                                  </a:lnTo>
                                  <a:lnTo>
                                    <a:pt x="548292" y="109364"/>
                                  </a:lnTo>
                                  <a:lnTo>
                                    <a:pt x="514024" y="114456"/>
                                  </a:lnTo>
                                  <a:lnTo>
                                    <a:pt x="479755" y="120330"/>
                                  </a:lnTo>
                                  <a:lnTo>
                                    <a:pt x="445487" y="125128"/>
                                  </a:lnTo>
                                  <a:lnTo>
                                    <a:pt x="411219" y="128652"/>
                                  </a:lnTo>
                                  <a:lnTo>
                                    <a:pt x="376951" y="132667"/>
                                  </a:lnTo>
                                  <a:lnTo>
                                    <a:pt x="342682" y="137464"/>
                                  </a:lnTo>
                                  <a:lnTo>
                                    <a:pt x="308414" y="141968"/>
                                  </a:lnTo>
                                  <a:lnTo>
                                    <a:pt x="239877" y="150486"/>
                                  </a:lnTo>
                                  <a:lnTo>
                                    <a:pt x="205609" y="153913"/>
                                  </a:lnTo>
                                  <a:lnTo>
                                    <a:pt x="171341" y="159592"/>
                                  </a:lnTo>
                                  <a:lnTo>
                                    <a:pt x="137073" y="163998"/>
                                  </a:lnTo>
                                  <a:lnTo>
                                    <a:pt x="102804" y="167718"/>
                                  </a:lnTo>
                                  <a:lnTo>
                                    <a:pt x="68536" y="171830"/>
                                  </a:lnTo>
                                  <a:lnTo>
                                    <a:pt x="34268" y="175061"/>
                                  </a:lnTo>
                                  <a:lnTo>
                                    <a:pt x="0" y="179565"/>
                                  </a:lnTo>
                                  <a:lnTo>
                                    <a:pt x="0" y="216771"/>
                                  </a:lnTo>
                                  <a:lnTo>
                                    <a:pt x="34268" y="213050"/>
                                  </a:lnTo>
                                  <a:lnTo>
                                    <a:pt x="68536" y="210211"/>
                                  </a:lnTo>
                                  <a:lnTo>
                                    <a:pt x="102804" y="206784"/>
                                  </a:lnTo>
                                  <a:lnTo>
                                    <a:pt x="137073" y="203749"/>
                                  </a:lnTo>
                                  <a:lnTo>
                                    <a:pt x="171341" y="199735"/>
                                  </a:lnTo>
                                  <a:lnTo>
                                    <a:pt x="205609" y="194448"/>
                                  </a:lnTo>
                                  <a:lnTo>
                                    <a:pt x="239877" y="191510"/>
                                  </a:lnTo>
                                  <a:lnTo>
                                    <a:pt x="342682" y="180055"/>
                                  </a:lnTo>
                                  <a:lnTo>
                                    <a:pt x="376951" y="176726"/>
                                  </a:lnTo>
                                  <a:lnTo>
                                    <a:pt x="411219" y="173691"/>
                                  </a:lnTo>
                                  <a:lnTo>
                                    <a:pt x="445487" y="171047"/>
                                  </a:lnTo>
                                  <a:lnTo>
                                    <a:pt x="479755" y="167033"/>
                                  </a:lnTo>
                                  <a:lnTo>
                                    <a:pt x="548292" y="158319"/>
                                  </a:lnTo>
                                  <a:lnTo>
                                    <a:pt x="582560" y="154990"/>
                                  </a:lnTo>
                                  <a:lnTo>
                                    <a:pt x="616829" y="150878"/>
                                  </a:lnTo>
                                  <a:lnTo>
                                    <a:pt x="685463" y="143241"/>
                                  </a:lnTo>
                                  <a:lnTo>
                                    <a:pt x="719731" y="138933"/>
                                  </a:lnTo>
                                  <a:lnTo>
                                    <a:pt x="754000" y="133646"/>
                                  </a:lnTo>
                                  <a:lnTo>
                                    <a:pt x="788268" y="129436"/>
                                  </a:lnTo>
                                  <a:lnTo>
                                    <a:pt x="856804" y="121701"/>
                                  </a:lnTo>
                                  <a:lnTo>
                                    <a:pt x="891073" y="116218"/>
                                  </a:lnTo>
                                  <a:lnTo>
                                    <a:pt x="925341" y="111714"/>
                                  </a:lnTo>
                                  <a:lnTo>
                                    <a:pt x="959609" y="111029"/>
                                  </a:lnTo>
                                  <a:lnTo>
                                    <a:pt x="993878" y="104077"/>
                                  </a:lnTo>
                                  <a:lnTo>
                                    <a:pt x="1028146" y="99671"/>
                                  </a:lnTo>
                                  <a:lnTo>
                                    <a:pt x="1062414" y="98301"/>
                                  </a:lnTo>
                                  <a:lnTo>
                                    <a:pt x="1096682" y="93895"/>
                                  </a:lnTo>
                                  <a:lnTo>
                                    <a:pt x="1130951" y="88412"/>
                                  </a:lnTo>
                                  <a:lnTo>
                                    <a:pt x="1199487" y="79502"/>
                                  </a:lnTo>
                                  <a:lnTo>
                                    <a:pt x="119948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D968C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8" name="Graphic 518"/>
                          <wps:cNvSpPr/>
                          <wps:spPr>
                            <a:xfrm>
                              <a:off x="5238" y="0"/>
                              <a:ext cx="1199515" cy="3867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99515" h="386715">
                                  <a:moveTo>
                                    <a:pt x="1199487" y="0"/>
                                  </a:moveTo>
                                  <a:lnTo>
                                    <a:pt x="1165219" y="14980"/>
                                  </a:lnTo>
                                  <a:lnTo>
                                    <a:pt x="1130951" y="29666"/>
                                  </a:lnTo>
                                  <a:lnTo>
                                    <a:pt x="1096682" y="48367"/>
                                  </a:lnTo>
                                  <a:lnTo>
                                    <a:pt x="1062414" y="61976"/>
                                  </a:lnTo>
                                  <a:lnTo>
                                    <a:pt x="1028146" y="75292"/>
                                  </a:lnTo>
                                  <a:lnTo>
                                    <a:pt x="993878" y="86747"/>
                                  </a:lnTo>
                                  <a:lnTo>
                                    <a:pt x="959609" y="99769"/>
                                  </a:lnTo>
                                  <a:lnTo>
                                    <a:pt x="891073" y="125324"/>
                                  </a:lnTo>
                                  <a:lnTo>
                                    <a:pt x="822536" y="148528"/>
                                  </a:lnTo>
                                  <a:lnTo>
                                    <a:pt x="719731" y="181230"/>
                                  </a:lnTo>
                                  <a:lnTo>
                                    <a:pt x="685463" y="191510"/>
                                  </a:lnTo>
                                  <a:lnTo>
                                    <a:pt x="651195" y="203945"/>
                                  </a:lnTo>
                                  <a:lnTo>
                                    <a:pt x="616829" y="213540"/>
                                  </a:lnTo>
                                  <a:lnTo>
                                    <a:pt x="582560" y="221666"/>
                                  </a:lnTo>
                                  <a:lnTo>
                                    <a:pt x="548292" y="231457"/>
                                  </a:lnTo>
                                  <a:lnTo>
                                    <a:pt x="514024" y="238996"/>
                                  </a:lnTo>
                                  <a:lnTo>
                                    <a:pt x="479755" y="248591"/>
                                  </a:lnTo>
                                  <a:lnTo>
                                    <a:pt x="445487" y="256718"/>
                                  </a:lnTo>
                                  <a:lnTo>
                                    <a:pt x="411219" y="263572"/>
                                  </a:lnTo>
                                  <a:lnTo>
                                    <a:pt x="342682" y="280216"/>
                                  </a:lnTo>
                                  <a:lnTo>
                                    <a:pt x="274146" y="294903"/>
                                  </a:lnTo>
                                  <a:lnTo>
                                    <a:pt x="239877" y="301756"/>
                                  </a:lnTo>
                                  <a:lnTo>
                                    <a:pt x="205609" y="309099"/>
                                  </a:lnTo>
                                  <a:lnTo>
                                    <a:pt x="137073" y="322709"/>
                                  </a:lnTo>
                                  <a:lnTo>
                                    <a:pt x="34268" y="342389"/>
                                  </a:lnTo>
                                  <a:lnTo>
                                    <a:pt x="0" y="348361"/>
                                  </a:lnTo>
                                  <a:lnTo>
                                    <a:pt x="0" y="386546"/>
                                  </a:lnTo>
                                  <a:lnTo>
                                    <a:pt x="34268" y="381161"/>
                                  </a:lnTo>
                                  <a:lnTo>
                                    <a:pt x="68536" y="375090"/>
                                  </a:lnTo>
                                  <a:lnTo>
                                    <a:pt x="102804" y="369412"/>
                                  </a:lnTo>
                                  <a:lnTo>
                                    <a:pt x="205609" y="351592"/>
                                  </a:lnTo>
                                  <a:lnTo>
                                    <a:pt x="239877" y="344934"/>
                                  </a:lnTo>
                                  <a:lnTo>
                                    <a:pt x="274146" y="339060"/>
                                  </a:lnTo>
                                  <a:lnTo>
                                    <a:pt x="308414" y="332793"/>
                                  </a:lnTo>
                                  <a:lnTo>
                                    <a:pt x="342682" y="326919"/>
                                  </a:lnTo>
                                  <a:lnTo>
                                    <a:pt x="376951" y="320359"/>
                                  </a:lnTo>
                                  <a:lnTo>
                                    <a:pt x="411219" y="313310"/>
                                  </a:lnTo>
                                  <a:lnTo>
                                    <a:pt x="445487" y="307729"/>
                                  </a:lnTo>
                                  <a:lnTo>
                                    <a:pt x="479755" y="301267"/>
                                  </a:lnTo>
                                  <a:lnTo>
                                    <a:pt x="514024" y="293434"/>
                                  </a:lnTo>
                                  <a:lnTo>
                                    <a:pt x="548292" y="287559"/>
                                  </a:lnTo>
                                  <a:lnTo>
                                    <a:pt x="582560" y="279727"/>
                                  </a:lnTo>
                                  <a:lnTo>
                                    <a:pt x="616829" y="273558"/>
                                  </a:lnTo>
                                  <a:lnTo>
                                    <a:pt x="651195" y="265236"/>
                                  </a:lnTo>
                                  <a:lnTo>
                                    <a:pt x="685463" y="255837"/>
                                  </a:lnTo>
                                  <a:lnTo>
                                    <a:pt x="719731" y="247906"/>
                                  </a:lnTo>
                                  <a:lnTo>
                                    <a:pt x="788268" y="230282"/>
                                  </a:lnTo>
                                  <a:lnTo>
                                    <a:pt x="856804" y="213442"/>
                                  </a:lnTo>
                                  <a:lnTo>
                                    <a:pt x="925341" y="195916"/>
                                  </a:lnTo>
                                  <a:lnTo>
                                    <a:pt x="959609" y="185342"/>
                                  </a:lnTo>
                                  <a:lnTo>
                                    <a:pt x="993878" y="176041"/>
                                  </a:lnTo>
                                  <a:lnTo>
                                    <a:pt x="1028146" y="168208"/>
                                  </a:lnTo>
                                  <a:lnTo>
                                    <a:pt x="1062414" y="158613"/>
                                  </a:lnTo>
                                  <a:lnTo>
                                    <a:pt x="1096682" y="148724"/>
                                  </a:lnTo>
                                  <a:lnTo>
                                    <a:pt x="1130951" y="134037"/>
                                  </a:lnTo>
                                  <a:lnTo>
                                    <a:pt x="1165219" y="123463"/>
                                  </a:lnTo>
                                  <a:lnTo>
                                    <a:pt x="1199487" y="112595"/>
                                  </a:lnTo>
                                  <a:lnTo>
                                    <a:pt x="119948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C4B73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9" name="Graphic 519"/>
                          <wps:cNvSpPr/>
                          <wps:spPr>
                            <a:xfrm>
                              <a:off x="5238" y="460272"/>
                              <a:ext cx="1028700" cy="2730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28700" h="27305">
                                  <a:moveTo>
                                    <a:pt x="0" y="26827"/>
                                  </a:moveTo>
                                  <a:lnTo>
                                    <a:pt x="0" y="0"/>
                                  </a:lnTo>
                                </a:path>
                                <a:path w="1028700" h="27305">
                                  <a:moveTo>
                                    <a:pt x="342682" y="26827"/>
                                  </a:moveTo>
                                  <a:lnTo>
                                    <a:pt x="342682" y="0"/>
                                  </a:lnTo>
                                </a:path>
                                <a:path w="1028700" h="27305">
                                  <a:moveTo>
                                    <a:pt x="685463" y="26827"/>
                                  </a:moveTo>
                                  <a:lnTo>
                                    <a:pt x="685463" y="0"/>
                                  </a:lnTo>
                                </a:path>
                                <a:path w="1028700" h="27305">
                                  <a:moveTo>
                                    <a:pt x="1028146" y="26827"/>
                                  </a:moveTo>
                                  <a:lnTo>
                                    <a:pt x="1028146" y="0"/>
                                  </a:lnTo>
                                </a:path>
                              </a:pathLst>
                            </a:custGeom>
                            <a:ln w="10476">
                              <a:solidFill>
                                <a:srgbClr val="333333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1D355991" id="Group 512" o:spid="_x0000_s1026" style="position:absolute;margin-left:141.45pt;margin-top:6.35pt;width:94.9pt;height:38.4pt;z-index:15767040;mso-wrap-distance-left:0;mso-wrap-distance-right:0;mso-position-horizontal-relative:page" coordsize="12052,48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">
                  <v:shape id="Graphic 513" o:spid="_x0000_s1027" style="position:absolute;left:52;top:2906;width:11995;height:1258;visibility:visible;mso-wrap-style:square;v-text-anchor:top" coordsize="1199515,125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" path="m1199487,r-34268,4405l1130951,7734r-34269,2252l1062414,15371r-34268,3819l993878,22617r-68537,7832l891073,34953r-34269,3525l822536,41415r-34268,3525l719731,51206r-34268,4014l651195,57962r-34366,3231l582560,65109r-34268,2938l514024,70494r-34269,3133l445487,77250r-68536,5972l342682,85866,239877,94776r-34268,2350l68536,108091r-34268,2154l,112889r,12630l34268,122974r34268,-1861l205609,110637r34268,-2350l342682,99867r34269,-2448l445487,91838r34268,-3426l514024,85474r34268,-2252l582560,80383r34269,-3623l651195,73823r34268,-2545l719731,67459,822536,58353r34268,-2643l891073,52479r34268,-4112l993878,41415r68536,-6266l1096682,30253r34269,-1664l1165219,25652r34268,-4112l1199487,xe" fillcolor="#e78429" stroked="f">
                    <v:fill opacity="32896f"/>
                    <v:path arrowok="t"/>
                  </v:shape>
                  <v:shape id="Graphic 514" o:spid="_x0000_s1028" style="position:absolute;left:52;top:2247;width:11995;height:1828;visibility:visible;mso-wrap-style:square;v-text-anchor:top" coordsize="1199515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" path="m1199487,r-68536,12728l1096682,18602r-34268,6854l1028146,31428r-34268,4798l959609,41611r-34268,5679l891073,55220r-34269,5875l822536,63739r-34268,8811l754000,74606r-34269,6365l685463,85572r-34268,5287l616829,95070r-68537,9595l514024,108973r-68537,9203l411219,123170r-68537,8713l308414,135800r-34268,3427l239877,143535r-34268,3720l171341,150388r-68537,7441l68536,160767r-34268,6364l,169872r,12826l34268,180055r34268,-6266l102804,170949r68537,-7343l205609,160571r34268,-3721l274146,152836r34268,-3427l376951,141674r34268,-4210l445487,132765r68537,-8714l582560,115728r34269,-4503l651195,107504r34268,-4993l719731,98301r34269,-5875l788268,90859r34268,-8714l856804,80089r34269,-5483l925341,67361,993878,57179r34268,-4015l1062414,47583r34268,-6070l1130951,36128r34268,-5875l1199487,24673r,-24673xe" fillcolor="#ed968c" stroked="f">
                    <v:fill opacity="32896f"/>
                    <v:path arrowok="t"/>
                  </v:shape>
                  <v:shape id="Graphic 515" o:spid="_x0000_s1029" style="position:absolute;left:52;top:444;width:11995;height:3315;visibility:visible;mso-wrap-style:square;v-text-anchor:top" coordsize="1199515,331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" path="m1199487,r-34268,13021l1130951,29176r-34269,11750l1062414,54045r-34268,11652l993878,78229,959609,89978,856804,122876r-34268,7833l788268,141870r-34268,10281l719731,161452r-34268,8812l651195,179467r-34366,8812l582560,197483r-34268,8518l514024,216673r-68537,15763l411219,239877r-34268,6952l342682,254368r-34268,7050l274146,267390r-68537,14686l137073,294609r-34269,6658l34268,312918,,318499r,12826l34268,325842r34268,-5777l102804,314582r34269,-6364l205609,295882r68537,-13903l308414,276398r34268,-6756l376951,262299r34268,-6462l445487,248787r68537,-14882l548292,224016r34268,-8028l616829,207078,719731,181915r34269,-8812l788268,163802r34268,-10281l856804,146472r68537,-20071l959609,116120r34269,-10574l1028146,94188r34268,-10672l1096682,71571r34269,-10574l1165219,46017r34268,-11945l1199487,xe" fillcolor="#7c4b73" stroked="f">
                    <v:fill opacity="32896f"/>
                    <v:path arrowok="t"/>
                  </v:shape>
                  <v:shape id="Graphic 516" o:spid="_x0000_s1030" style="position:absolute;left:52;top:2653;width:11995;height:1638;visibility:visible;mso-wrap-style:square;v-text-anchor:top" coordsize="1199515,163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" path="m1199487,l1096682,13315r-34268,2644l993878,25554r-34269,4406l891073,38184r-34269,4308l822536,46311r-34268,3329l754000,53556r-34269,2350l685463,61193r-34268,3720l548292,75194r-34268,3818l479755,82243r-34268,2742l411219,88216r-34268,2545l342682,94384r-34268,4210l274146,101727r-34269,3917l205609,108777r-34268,2839l102804,116218r-34268,2741l34268,122288,,125226r,38380l34268,160767r34268,-3525l137073,152542r34268,-2056l239877,145591r34269,-3329l308414,139814r34268,-3916l376951,133058r34268,-2154l445487,128065r34268,-1958l514024,123757r34268,-3231l616829,115043r68634,-4993l719731,105742r34269,-1567l788268,101140r34268,-1762l959609,87335r34269,-2644l1062414,78523r34268,-1371l1130951,74019r34268,-2741l1199487,68242r,-68242xe" fillcolor="#e78429" stroked="f">
                    <v:fill opacity="32896f"/>
                    <v:path arrowok="t"/>
                  </v:shape>
                  <v:shape id="Graphic 517" o:spid="_x0000_s1031" style="position:absolute;left:52;top:2013;width:11995;height:2172;visibility:visible;mso-wrap-style:square;v-text-anchor:top" coordsize="1199515,217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" path="m1199487,r-34268,6755l1130951,13119r-34269,7246l1062414,26729r-34268,3427l993878,36324r-34269,8910l925341,48269r-34268,6168l856804,61487r-34268,5287l754000,77935r-34269,6462l685463,89880,582560,104860r-34268,4504l514024,114456r-34269,5874l445487,125128r-34268,3524l376951,132667r-34269,4797l308414,141968r-68537,8518l205609,153913r-34268,5679l137073,163998r-34269,3720l68536,171830r-34268,3231l,179565r,37206l34268,213050r34268,-2839l102804,206784r34269,-3035l171341,199735r34268,-5287l239877,191510,342682,180055r34269,-3329l411219,173691r34268,-2644l479755,167033r68537,-8714l582560,154990r34269,-4112l685463,143241r34268,-4308l754000,133646r34268,-4210l856804,121701r34269,-5483l925341,111714r34268,-685l993878,104077r34268,-4406l1062414,98301r34268,-4406l1130951,88412r68536,-8910l1199487,xe" fillcolor="#ed968c" stroked="f">
                    <v:fill opacity="32896f"/>
                    <v:path arrowok="t"/>
                  </v:shape>
                  <v:shape id="Graphic 518" o:spid="_x0000_s1032" style="position:absolute;left:52;width:11995;height:3867;visibility:visible;mso-wrap-style:square;v-text-anchor:top" coordsize="1199515,386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" path="m1199487,r-34268,14980l1130951,29666r-34269,18701l1062414,61976r-34268,13316l993878,86747,959609,99769r-68536,25555l822536,148528,719731,181230r-34268,10280l651195,203945r-34366,9595l582560,221666r-34268,9791l514024,238996r-34269,9595l445487,256718r-34268,6854l342682,280216r-68536,14687l239877,301756r-34268,7343l137073,322709,34268,342389,,348361r,38185l34268,381161r34268,-6071l102804,369412,205609,351592r34268,-6658l274146,339060r34268,-6267l342682,326919r34269,-6560l411219,313310r34268,-5581l479755,301267r34269,-7833l548292,287559r34268,-7832l616829,273558r34366,-8322l685463,255837r34268,-7931l788268,230282r68536,-16840l925341,195916r34268,-10574l993878,176041r34268,-7833l1062414,158613r34268,-9889l1130951,134037r34268,-10574l1199487,112595,1199487,xe" fillcolor="#7c4b73" stroked="f">
                    <v:fill opacity="32896f"/>
                    <v:path arrowok="t"/>
                  </v:shape>
                  <v:shape id="Graphic 519" o:spid="_x0000_s1033" style="position:absolute;left:52;top:4602;width:10287;height:273;visibility:visible;mso-wrap-style:square;v-text-anchor:top" coordsize="1028700,2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" path="m,26827l,em342682,26827l342682,em685463,26827l685463,em1028146,26827r,-26827e" filled="f" strokecolor="#333" strokeweight=".291mm">
                    <v:path arrowok="t"/>
                  </v:shape>
                  <w10:wrap anchorx="page"/>
                </v:group>
              </w:pict>
            </mc:Fallback>
          </mc:AlternateContent>
        </w:r>
        <w:r w:rsidR="001E0CFE">
          <w:rPr>
            <w:noProof/>
            <w:lang w:val="en-GB" w:eastAsia="en-GB"/>
          </w:rPr>
          <mc:AlternateContent>
            <mc:Choice Requires="wpg">
              <w:drawing>
                <wp:anchor distT="0" distB="0" distL="0" distR="0" simplePos="0" relativeHeight="15769088" behindDoc="0" locked="0" layoutInCell="1" allowOverlap="1">
                  <wp:simplePos x="0" y="0"/>
                  <wp:positionH relativeFrom="page">
                    <wp:posOffset>4542561</wp:posOffset>
                  </wp:positionH>
                  <wp:positionV relativeFrom="paragraph">
                    <wp:posOffset>142031</wp:posOffset>
                  </wp:positionV>
                  <wp:extent cx="1205230" cy="425450"/>
                  <wp:effectExtent l="0" t="0" r="0" b="0"/>
                  <wp:wrapNone/>
                  <wp:docPr id="520" name="Group 5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>
                          <a:xfrm>
                            <a:off x="0" y="0"/>
                            <a:ext cx="1205230" cy="425450"/>
                            <a:chOff x="0" y="0"/>
                            <a:chExt cx="1205230" cy="425450"/>
                          </a:xfrm>
                        </wpg:grpSpPr>
                        <wps:wsp>
                          <wps:cNvPr id="521" name="Graphic 521"/>
                          <wps:cNvSpPr/>
                          <wps:spPr>
                            <a:xfrm>
                              <a:off x="5238" y="187496"/>
                              <a:ext cx="1200150" cy="167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150" h="167640">
                                  <a:moveTo>
                                    <a:pt x="1199585" y="0"/>
                                  </a:moveTo>
                                  <a:lnTo>
                                    <a:pt x="1165317" y="5972"/>
                                  </a:lnTo>
                                  <a:lnTo>
                                    <a:pt x="1131049" y="11651"/>
                                  </a:lnTo>
                                  <a:lnTo>
                                    <a:pt x="1096780" y="17036"/>
                                  </a:lnTo>
                                  <a:lnTo>
                                    <a:pt x="1062512" y="22910"/>
                                  </a:lnTo>
                                  <a:lnTo>
                                    <a:pt x="1028244" y="27218"/>
                                  </a:lnTo>
                                  <a:lnTo>
                                    <a:pt x="993878" y="32016"/>
                                  </a:lnTo>
                                  <a:lnTo>
                                    <a:pt x="959609" y="37303"/>
                                  </a:lnTo>
                                  <a:lnTo>
                                    <a:pt x="925341" y="43275"/>
                                  </a:lnTo>
                                  <a:lnTo>
                                    <a:pt x="856804" y="53458"/>
                                  </a:lnTo>
                                  <a:lnTo>
                                    <a:pt x="788268" y="62466"/>
                                  </a:lnTo>
                                  <a:lnTo>
                                    <a:pt x="754000" y="67851"/>
                                  </a:lnTo>
                                  <a:lnTo>
                                    <a:pt x="719731" y="72550"/>
                                  </a:lnTo>
                                  <a:lnTo>
                                    <a:pt x="685463" y="76760"/>
                                  </a:lnTo>
                                  <a:lnTo>
                                    <a:pt x="651195" y="81558"/>
                                  </a:lnTo>
                                  <a:lnTo>
                                    <a:pt x="582658" y="90370"/>
                                  </a:lnTo>
                                  <a:lnTo>
                                    <a:pt x="514122" y="98986"/>
                                  </a:lnTo>
                                  <a:lnTo>
                                    <a:pt x="479853" y="102021"/>
                                  </a:lnTo>
                                  <a:lnTo>
                                    <a:pt x="445585" y="107210"/>
                                  </a:lnTo>
                                  <a:lnTo>
                                    <a:pt x="411317" y="111029"/>
                                  </a:lnTo>
                                  <a:lnTo>
                                    <a:pt x="377049" y="113966"/>
                                  </a:lnTo>
                                  <a:lnTo>
                                    <a:pt x="342780" y="119155"/>
                                  </a:lnTo>
                                  <a:lnTo>
                                    <a:pt x="308512" y="122288"/>
                                  </a:lnTo>
                                  <a:lnTo>
                                    <a:pt x="274146" y="126596"/>
                                  </a:lnTo>
                                  <a:lnTo>
                                    <a:pt x="68536" y="148136"/>
                                  </a:lnTo>
                                  <a:lnTo>
                                    <a:pt x="0" y="154403"/>
                                  </a:lnTo>
                                  <a:lnTo>
                                    <a:pt x="0" y="167033"/>
                                  </a:lnTo>
                                  <a:lnTo>
                                    <a:pt x="68536" y="160963"/>
                                  </a:lnTo>
                                  <a:lnTo>
                                    <a:pt x="137073" y="154305"/>
                                  </a:lnTo>
                                  <a:lnTo>
                                    <a:pt x="205609" y="147255"/>
                                  </a:lnTo>
                                  <a:lnTo>
                                    <a:pt x="274146" y="140793"/>
                                  </a:lnTo>
                                  <a:lnTo>
                                    <a:pt x="308512" y="136583"/>
                                  </a:lnTo>
                                  <a:lnTo>
                                    <a:pt x="342780" y="133646"/>
                                  </a:lnTo>
                                  <a:lnTo>
                                    <a:pt x="377049" y="128652"/>
                                  </a:lnTo>
                                  <a:lnTo>
                                    <a:pt x="411317" y="125911"/>
                                  </a:lnTo>
                                  <a:lnTo>
                                    <a:pt x="445585" y="122288"/>
                                  </a:lnTo>
                                  <a:lnTo>
                                    <a:pt x="479853" y="117393"/>
                                  </a:lnTo>
                                  <a:lnTo>
                                    <a:pt x="514122" y="114456"/>
                                  </a:lnTo>
                                  <a:lnTo>
                                    <a:pt x="548390" y="110441"/>
                                  </a:lnTo>
                                  <a:lnTo>
                                    <a:pt x="651195" y="97909"/>
                                  </a:lnTo>
                                  <a:lnTo>
                                    <a:pt x="685463" y="93503"/>
                                  </a:lnTo>
                                  <a:lnTo>
                                    <a:pt x="719731" y="89684"/>
                                  </a:lnTo>
                                  <a:lnTo>
                                    <a:pt x="754000" y="85279"/>
                                  </a:lnTo>
                                  <a:lnTo>
                                    <a:pt x="788268" y="80089"/>
                                  </a:lnTo>
                                  <a:lnTo>
                                    <a:pt x="856804" y="71571"/>
                                  </a:lnTo>
                                  <a:lnTo>
                                    <a:pt x="925341" y="62368"/>
                                  </a:lnTo>
                                  <a:lnTo>
                                    <a:pt x="959609" y="56885"/>
                                  </a:lnTo>
                                  <a:lnTo>
                                    <a:pt x="993878" y="52087"/>
                                  </a:lnTo>
                                  <a:lnTo>
                                    <a:pt x="1028244" y="47779"/>
                                  </a:lnTo>
                                  <a:lnTo>
                                    <a:pt x="1062512" y="43961"/>
                                  </a:lnTo>
                                  <a:lnTo>
                                    <a:pt x="1096780" y="38674"/>
                                  </a:lnTo>
                                  <a:lnTo>
                                    <a:pt x="1131049" y="33876"/>
                                  </a:lnTo>
                                  <a:lnTo>
                                    <a:pt x="1199585" y="23302"/>
                                  </a:lnTo>
                                  <a:lnTo>
                                    <a:pt x="119958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78429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2" name="Graphic 522"/>
                          <wps:cNvSpPr/>
                          <wps:spPr>
                            <a:xfrm>
                              <a:off x="5238" y="161256"/>
                              <a:ext cx="1200150" cy="18478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150" h="184785">
                                  <a:moveTo>
                                    <a:pt x="1199585" y="0"/>
                                  </a:moveTo>
                                  <a:lnTo>
                                    <a:pt x="1165317" y="4112"/>
                                  </a:lnTo>
                                  <a:lnTo>
                                    <a:pt x="1131049" y="11749"/>
                                  </a:lnTo>
                                  <a:lnTo>
                                    <a:pt x="1096780" y="17525"/>
                                  </a:lnTo>
                                  <a:lnTo>
                                    <a:pt x="1028244" y="32701"/>
                                  </a:lnTo>
                                  <a:lnTo>
                                    <a:pt x="891073" y="55808"/>
                                  </a:lnTo>
                                  <a:lnTo>
                                    <a:pt x="856804" y="60703"/>
                                  </a:lnTo>
                                  <a:lnTo>
                                    <a:pt x="788268" y="71375"/>
                                  </a:lnTo>
                                  <a:lnTo>
                                    <a:pt x="754000" y="78229"/>
                                  </a:lnTo>
                                  <a:lnTo>
                                    <a:pt x="719731" y="82243"/>
                                  </a:lnTo>
                                  <a:lnTo>
                                    <a:pt x="651195" y="92426"/>
                                  </a:lnTo>
                                  <a:lnTo>
                                    <a:pt x="616927" y="97909"/>
                                  </a:lnTo>
                                  <a:lnTo>
                                    <a:pt x="582658" y="101923"/>
                                  </a:lnTo>
                                  <a:lnTo>
                                    <a:pt x="548390" y="106819"/>
                                  </a:lnTo>
                                  <a:lnTo>
                                    <a:pt x="514122" y="111322"/>
                                  </a:lnTo>
                                  <a:lnTo>
                                    <a:pt x="479853" y="116512"/>
                                  </a:lnTo>
                                  <a:lnTo>
                                    <a:pt x="445585" y="120918"/>
                                  </a:lnTo>
                                  <a:lnTo>
                                    <a:pt x="411317" y="124638"/>
                                  </a:lnTo>
                                  <a:lnTo>
                                    <a:pt x="342780" y="134037"/>
                                  </a:lnTo>
                                  <a:lnTo>
                                    <a:pt x="239877" y="146178"/>
                                  </a:lnTo>
                                  <a:lnTo>
                                    <a:pt x="205609" y="148038"/>
                                  </a:lnTo>
                                  <a:lnTo>
                                    <a:pt x="171341" y="151172"/>
                                  </a:lnTo>
                                  <a:lnTo>
                                    <a:pt x="137073" y="155088"/>
                                  </a:lnTo>
                                  <a:lnTo>
                                    <a:pt x="102804" y="158613"/>
                                  </a:lnTo>
                                  <a:lnTo>
                                    <a:pt x="68536" y="164487"/>
                                  </a:lnTo>
                                  <a:lnTo>
                                    <a:pt x="34268" y="167816"/>
                                  </a:lnTo>
                                  <a:lnTo>
                                    <a:pt x="0" y="171635"/>
                                  </a:lnTo>
                                  <a:lnTo>
                                    <a:pt x="0" y="184461"/>
                                  </a:lnTo>
                                  <a:lnTo>
                                    <a:pt x="34268" y="180838"/>
                                  </a:lnTo>
                                  <a:lnTo>
                                    <a:pt x="68536" y="177607"/>
                                  </a:lnTo>
                                  <a:lnTo>
                                    <a:pt x="102804" y="171733"/>
                                  </a:lnTo>
                                  <a:lnTo>
                                    <a:pt x="171341" y="164585"/>
                                  </a:lnTo>
                                  <a:lnTo>
                                    <a:pt x="205609" y="161550"/>
                                  </a:lnTo>
                                  <a:lnTo>
                                    <a:pt x="239877" y="159886"/>
                                  </a:lnTo>
                                  <a:lnTo>
                                    <a:pt x="274146" y="155773"/>
                                  </a:lnTo>
                                  <a:lnTo>
                                    <a:pt x="342780" y="147941"/>
                                  </a:lnTo>
                                  <a:lnTo>
                                    <a:pt x="411317" y="139031"/>
                                  </a:lnTo>
                                  <a:lnTo>
                                    <a:pt x="445585" y="135408"/>
                                  </a:lnTo>
                                  <a:lnTo>
                                    <a:pt x="479853" y="131394"/>
                                  </a:lnTo>
                                  <a:lnTo>
                                    <a:pt x="514122" y="126498"/>
                                  </a:lnTo>
                                  <a:lnTo>
                                    <a:pt x="548390" y="122288"/>
                                  </a:lnTo>
                                  <a:lnTo>
                                    <a:pt x="582658" y="117784"/>
                                  </a:lnTo>
                                  <a:lnTo>
                                    <a:pt x="616927" y="113868"/>
                                  </a:lnTo>
                                  <a:lnTo>
                                    <a:pt x="651195" y="108679"/>
                                  </a:lnTo>
                                  <a:lnTo>
                                    <a:pt x="719731" y="99280"/>
                                  </a:lnTo>
                                  <a:lnTo>
                                    <a:pt x="754000" y="95853"/>
                                  </a:lnTo>
                                  <a:lnTo>
                                    <a:pt x="788268" y="89293"/>
                                  </a:lnTo>
                                  <a:lnTo>
                                    <a:pt x="856804" y="79208"/>
                                  </a:lnTo>
                                  <a:lnTo>
                                    <a:pt x="891073" y="74900"/>
                                  </a:lnTo>
                                  <a:lnTo>
                                    <a:pt x="925341" y="69417"/>
                                  </a:lnTo>
                                  <a:lnTo>
                                    <a:pt x="993878" y="59235"/>
                                  </a:lnTo>
                                  <a:lnTo>
                                    <a:pt x="1028244" y="53850"/>
                                  </a:lnTo>
                                  <a:lnTo>
                                    <a:pt x="1062512" y="48171"/>
                                  </a:lnTo>
                                  <a:lnTo>
                                    <a:pt x="1096780" y="40044"/>
                                  </a:lnTo>
                                  <a:lnTo>
                                    <a:pt x="1131049" y="34953"/>
                                  </a:lnTo>
                                  <a:lnTo>
                                    <a:pt x="1165317" y="27708"/>
                                  </a:lnTo>
                                  <a:lnTo>
                                    <a:pt x="1199585" y="24281"/>
                                  </a:lnTo>
                                  <a:lnTo>
                                    <a:pt x="119958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D968C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3" name="Graphic 523"/>
                          <wps:cNvSpPr/>
                          <wps:spPr>
                            <a:xfrm>
                              <a:off x="5238" y="29960"/>
                              <a:ext cx="1200150" cy="284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150" h="284480">
                                  <a:moveTo>
                                    <a:pt x="1199585" y="0"/>
                                  </a:moveTo>
                                  <a:lnTo>
                                    <a:pt x="1131049" y="21931"/>
                                  </a:lnTo>
                                  <a:lnTo>
                                    <a:pt x="1096780" y="32310"/>
                                  </a:lnTo>
                                  <a:lnTo>
                                    <a:pt x="1062512" y="42003"/>
                                  </a:lnTo>
                                  <a:lnTo>
                                    <a:pt x="1028244" y="51206"/>
                                  </a:lnTo>
                                  <a:lnTo>
                                    <a:pt x="993878" y="61095"/>
                                  </a:lnTo>
                                  <a:lnTo>
                                    <a:pt x="959609" y="72061"/>
                                  </a:lnTo>
                                  <a:lnTo>
                                    <a:pt x="925341" y="81264"/>
                                  </a:lnTo>
                                  <a:lnTo>
                                    <a:pt x="891073" y="89978"/>
                                  </a:lnTo>
                                  <a:lnTo>
                                    <a:pt x="856804" y="101434"/>
                                  </a:lnTo>
                                  <a:lnTo>
                                    <a:pt x="822536" y="106133"/>
                                  </a:lnTo>
                                  <a:lnTo>
                                    <a:pt x="788268" y="116805"/>
                                  </a:lnTo>
                                  <a:lnTo>
                                    <a:pt x="754000" y="125911"/>
                                  </a:lnTo>
                                  <a:lnTo>
                                    <a:pt x="719731" y="133646"/>
                                  </a:lnTo>
                                  <a:lnTo>
                                    <a:pt x="685463" y="142164"/>
                                  </a:lnTo>
                                  <a:lnTo>
                                    <a:pt x="651195" y="149997"/>
                                  </a:lnTo>
                                  <a:lnTo>
                                    <a:pt x="616927" y="157046"/>
                                  </a:lnTo>
                                  <a:lnTo>
                                    <a:pt x="548390" y="171635"/>
                                  </a:lnTo>
                                  <a:lnTo>
                                    <a:pt x="514122" y="180936"/>
                                  </a:lnTo>
                                  <a:lnTo>
                                    <a:pt x="479853" y="188083"/>
                                  </a:lnTo>
                                  <a:lnTo>
                                    <a:pt x="445585" y="194545"/>
                                  </a:lnTo>
                                  <a:lnTo>
                                    <a:pt x="411317" y="201301"/>
                                  </a:lnTo>
                                  <a:lnTo>
                                    <a:pt x="377049" y="207469"/>
                                  </a:lnTo>
                                  <a:lnTo>
                                    <a:pt x="308512" y="220198"/>
                                  </a:lnTo>
                                  <a:lnTo>
                                    <a:pt x="274146" y="223820"/>
                                  </a:lnTo>
                                  <a:lnTo>
                                    <a:pt x="239877" y="229891"/>
                                  </a:lnTo>
                                  <a:lnTo>
                                    <a:pt x="205609" y="238996"/>
                                  </a:lnTo>
                                  <a:lnTo>
                                    <a:pt x="171341" y="244969"/>
                                  </a:lnTo>
                                  <a:lnTo>
                                    <a:pt x="137073" y="249473"/>
                                  </a:lnTo>
                                  <a:lnTo>
                                    <a:pt x="102804" y="255053"/>
                                  </a:lnTo>
                                  <a:lnTo>
                                    <a:pt x="68536" y="261320"/>
                                  </a:lnTo>
                                  <a:lnTo>
                                    <a:pt x="0" y="271306"/>
                                  </a:lnTo>
                                  <a:lnTo>
                                    <a:pt x="0" y="284133"/>
                                  </a:lnTo>
                                  <a:lnTo>
                                    <a:pt x="68536" y="274342"/>
                                  </a:lnTo>
                                  <a:lnTo>
                                    <a:pt x="102804" y="268467"/>
                                  </a:lnTo>
                                  <a:lnTo>
                                    <a:pt x="137073" y="262984"/>
                                  </a:lnTo>
                                  <a:lnTo>
                                    <a:pt x="171341" y="258676"/>
                                  </a:lnTo>
                                  <a:lnTo>
                                    <a:pt x="205609" y="252997"/>
                                  </a:lnTo>
                                  <a:lnTo>
                                    <a:pt x="239877" y="244088"/>
                                  </a:lnTo>
                                  <a:lnTo>
                                    <a:pt x="274146" y="238311"/>
                                  </a:lnTo>
                                  <a:lnTo>
                                    <a:pt x="308512" y="234884"/>
                                  </a:lnTo>
                                  <a:lnTo>
                                    <a:pt x="377049" y="222450"/>
                                  </a:lnTo>
                                  <a:lnTo>
                                    <a:pt x="411317" y="216575"/>
                                  </a:lnTo>
                                  <a:lnTo>
                                    <a:pt x="445585" y="210015"/>
                                  </a:lnTo>
                                  <a:lnTo>
                                    <a:pt x="479853" y="203945"/>
                                  </a:lnTo>
                                  <a:lnTo>
                                    <a:pt x="514122" y="197091"/>
                                  </a:lnTo>
                                  <a:lnTo>
                                    <a:pt x="548390" y="188181"/>
                                  </a:lnTo>
                                  <a:lnTo>
                                    <a:pt x="582658" y="181132"/>
                                  </a:lnTo>
                                  <a:lnTo>
                                    <a:pt x="651195" y="167425"/>
                                  </a:lnTo>
                                  <a:lnTo>
                                    <a:pt x="685463" y="159983"/>
                                  </a:lnTo>
                                  <a:lnTo>
                                    <a:pt x="719731" y="152053"/>
                                  </a:lnTo>
                                  <a:lnTo>
                                    <a:pt x="754000" y="144905"/>
                                  </a:lnTo>
                                  <a:lnTo>
                                    <a:pt x="788268" y="136485"/>
                                  </a:lnTo>
                                  <a:lnTo>
                                    <a:pt x="822536" y="126498"/>
                                  </a:lnTo>
                                  <a:lnTo>
                                    <a:pt x="856804" y="122484"/>
                                  </a:lnTo>
                                  <a:lnTo>
                                    <a:pt x="891073" y="111616"/>
                                  </a:lnTo>
                                  <a:lnTo>
                                    <a:pt x="925341" y="103588"/>
                                  </a:lnTo>
                                  <a:lnTo>
                                    <a:pt x="959609" y="94874"/>
                                  </a:lnTo>
                                  <a:lnTo>
                                    <a:pt x="993878" y="84691"/>
                                  </a:lnTo>
                                  <a:lnTo>
                                    <a:pt x="1028244" y="75488"/>
                                  </a:lnTo>
                                  <a:lnTo>
                                    <a:pt x="1062512" y="67067"/>
                                  </a:lnTo>
                                  <a:lnTo>
                                    <a:pt x="1096780" y="57962"/>
                                  </a:lnTo>
                                  <a:lnTo>
                                    <a:pt x="1131049" y="48367"/>
                                  </a:lnTo>
                                  <a:lnTo>
                                    <a:pt x="1199585" y="28393"/>
                                  </a:lnTo>
                                  <a:lnTo>
                                    <a:pt x="119958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C4B73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4" name="Graphic 524"/>
                          <wps:cNvSpPr/>
                          <wps:spPr>
                            <a:xfrm>
                              <a:off x="5238" y="159298"/>
                              <a:ext cx="1200150" cy="20827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150" h="208279">
                                  <a:moveTo>
                                    <a:pt x="1199585" y="0"/>
                                  </a:moveTo>
                                  <a:lnTo>
                                    <a:pt x="1096780" y="19679"/>
                                  </a:lnTo>
                                  <a:lnTo>
                                    <a:pt x="1028244" y="32114"/>
                                  </a:lnTo>
                                  <a:lnTo>
                                    <a:pt x="993878" y="38086"/>
                                  </a:lnTo>
                                  <a:lnTo>
                                    <a:pt x="959609" y="42492"/>
                                  </a:lnTo>
                                  <a:lnTo>
                                    <a:pt x="891073" y="54339"/>
                                  </a:lnTo>
                                  <a:lnTo>
                                    <a:pt x="856804" y="59920"/>
                                  </a:lnTo>
                                  <a:lnTo>
                                    <a:pt x="822536" y="64816"/>
                                  </a:lnTo>
                                  <a:lnTo>
                                    <a:pt x="788268" y="70201"/>
                                  </a:lnTo>
                                  <a:lnTo>
                                    <a:pt x="754000" y="76369"/>
                                  </a:lnTo>
                                  <a:lnTo>
                                    <a:pt x="719731" y="81264"/>
                                  </a:lnTo>
                                  <a:lnTo>
                                    <a:pt x="685463" y="85768"/>
                                  </a:lnTo>
                                  <a:lnTo>
                                    <a:pt x="651195" y="90859"/>
                                  </a:lnTo>
                                  <a:lnTo>
                                    <a:pt x="616927" y="95265"/>
                                  </a:lnTo>
                                  <a:lnTo>
                                    <a:pt x="582658" y="99084"/>
                                  </a:lnTo>
                                  <a:lnTo>
                                    <a:pt x="548390" y="103588"/>
                                  </a:lnTo>
                                  <a:lnTo>
                                    <a:pt x="514122" y="111029"/>
                                  </a:lnTo>
                                  <a:lnTo>
                                    <a:pt x="445585" y="119743"/>
                                  </a:lnTo>
                                  <a:lnTo>
                                    <a:pt x="411317" y="123365"/>
                                  </a:lnTo>
                                  <a:lnTo>
                                    <a:pt x="377049" y="128065"/>
                                  </a:lnTo>
                                  <a:lnTo>
                                    <a:pt x="342780" y="132373"/>
                                  </a:lnTo>
                                  <a:lnTo>
                                    <a:pt x="308512" y="136387"/>
                                  </a:lnTo>
                                  <a:lnTo>
                                    <a:pt x="274146" y="140010"/>
                                  </a:lnTo>
                                  <a:lnTo>
                                    <a:pt x="239877" y="144318"/>
                                  </a:lnTo>
                                  <a:lnTo>
                                    <a:pt x="205609" y="147549"/>
                                  </a:lnTo>
                                  <a:lnTo>
                                    <a:pt x="171341" y="151367"/>
                                  </a:lnTo>
                                  <a:lnTo>
                                    <a:pt x="137073" y="154501"/>
                                  </a:lnTo>
                                  <a:lnTo>
                                    <a:pt x="68536" y="161354"/>
                                  </a:lnTo>
                                  <a:lnTo>
                                    <a:pt x="0" y="169579"/>
                                  </a:lnTo>
                                  <a:lnTo>
                                    <a:pt x="0" y="207959"/>
                                  </a:lnTo>
                                  <a:lnTo>
                                    <a:pt x="68536" y="200224"/>
                                  </a:lnTo>
                                  <a:lnTo>
                                    <a:pt x="137073" y="194154"/>
                                  </a:lnTo>
                                  <a:lnTo>
                                    <a:pt x="239877" y="185636"/>
                                  </a:lnTo>
                                  <a:lnTo>
                                    <a:pt x="274146" y="182209"/>
                                  </a:lnTo>
                                  <a:lnTo>
                                    <a:pt x="308512" y="179174"/>
                                  </a:lnTo>
                                  <a:lnTo>
                                    <a:pt x="411317" y="168502"/>
                                  </a:lnTo>
                                  <a:lnTo>
                                    <a:pt x="445585" y="165662"/>
                                  </a:lnTo>
                                  <a:lnTo>
                                    <a:pt x="514122" y="158711"/>
                                  </a:lnTo>
                                  <a:lnTo>
                                    <a:pt x="548390" y="152249"/>
                                  </a:lnTo>
                                  <a:lnTo>
                                    <a:pt x="582658" y="148724"/>
                                  </a:lnTo>
                                  <a:lnTo>
                                    <a:pt x="616927" y="145689"/>
                                  </a:lnTo>
                                  <a:lnTo>
                                    <a:pt x="651195" y="142164"/>
                                  </a:lnTo>
                                  <a:lnTo>
                                    <a:pt x="685463" y="138052"/>
                                  </a:lnTo>
                                  <a:lnTo>
                                    <a:pt x="719731" y="134527"/>
                                  </a:lnTo>
                                  <a:lnTo>
                                    <a:pt x="754000" y="130709"/>
                                  </a:lnTo>
                                  <a:lnTo>
                                    <a:pt x="788268" y="125617"/>
                                  </a:lnTo>
                                  <a:lnTo>
                                    <a:pt x="925341" y="109168"/>
                                  </a:lnTo>
                                  <a:lnTo>
                                    <a:pt x="959609" y="104665"/>
                                  </a:lnTo>
                                  <a:lnTo>
                                    <a:pt x="993878" y="101629"/>
                                  </a:lnTo>
                                  <a:lnTo>
                                    <a:pt x="1028244" y="97028"/>
                                  </a:lnTo>
                                  <a:lnTo>
                                    <a:pt x="1096780" y="87433"/>
                                  </a:lnTo>
                                  <a:lnTo>
                                    <a:pt x="1199585" y="73529"/>
                                  </a:lnTo>
                                  <a:lnTo>
                                    <a:pt x="119958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78429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5" name="Graphic 525"/>
                          <wps:cNvSpPr/>
                          <wps:spPr>
                            <a:xfrm>
                              <a:off x="5238" y="136877"/>
                              <a:ext cx="1200150" cy="2197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150" h="219710">
                                  <a:moveTo>
                                    <a:pt x="1199585" y="0"/>
                                  </a:moveTo>
                                  <a:lnTo>
                                    <a:pt x="1165317" y="7636"/>
                                  </a:lnTo>
                                  <a:lnTo>
                                    <a:pt x="1131049" y="14196"/>
                                  </a:lnTo>
                                  <a:lnTo>
                                    <a:pt x="1096780" y="21931"/>
                                  </a:lnTo>
                                  <a:lnTo>
                                    <a:pt x="1028244" y="35736"/>
                                  </a:lnTo>
                                  <a:lnTo>
                                    <a:pt x="959609" y="48073"/>
                                  </a:lnTo>
                                  <a:lnTo>
                                    <a:pt x="925341" y="53948"/>
                                  </a:lnTo>
                                  <a:lnTo>
                                    <a:pt x="891073" y="60116"/>
                                  </a:lnTo>
                                  <a:lnTo>
                                    <a:pt x="856804" y="65893"/>
                                  </a:lnTo>
                                  <a:lnTo>
                                    <a:pt x="822536" y="70396"/>
                                  </a:lnTo>
                                  <a:lnTo>
                                    <a:pt x="754000" y="82048"/>
                                  </a:lnTo>
                                  <a:lnTo>
                                    <a:pt x="651195" y="98888"/>
                                  </a:lnTo>
                                  <a:lnTo>
                                    <a:pt x="616927" y="103098"/>
                                  </a:lnTo>
                                  <a:lnTo>
                                    <a:pt x="582658" y="108777"/>
                                  </a:lnTo>
                                  <a:lnTo>
                                    <a:pt x="548390" y="114162"/>
                                  </a:lnTo>
                                  <a:lnTo>
                                    <a:pt x="514122" y="118666"/>
                                  </a:lnTo>
                                  <a:lnTo>
                                    <a:pt x="479853" y="123953"/>
                                  </a:lnTo>
                                  <a:lnTo>
                                    <a:pt x="411317" y="133548"/>
                                  </a:lnTo>
                                  <a:lnTo>
                                    <a:pt x="377049" y="137464"/>
                                  </a:lnTo>
                                  <a:lnTo>
                                    <a:pt x="342780" y="141674"/>
                                  </a:lnTo>
                                  <a:lnTo>
                                    <a:pt x="308512" y="145199"/>
                                  </a:lnTo>
                                  <a:lnTo>
                                    <a:pt x="239877" y="153717"/>
                                  </a:lnTo>
                                  <a:lnTo>
                                    <a:pt x="171341" y="161550"/>
                                  </a:lnTo>
                                  <a:lnTo>
                                    <a:pt x="137073" y="166739"/>
                                  </a:lnTo>
                                  <a:lnTo>
                                    <a:pt x="102804" y="170949"/>
                                  </a:lnTo>
                                  <a:lnTo>
                                    <a:pt x="68536" y="174474"/>
                                  </a:lnTo>
                                  <a:lnTo>
                                    <a:pt x="34268" y="178684"/>
                                  </a:lnTo>
                                  <a:lnTo>
                                    <a:pt x="0" y="182405"/>
                                  </a:lnTo>
                                  <a:lnTo>
                                    <a:pt x="0" y="219610"/>
                                  </a:lnTo>
                                  <a:lnTo>
                                    <a:pt x="34268" y="216575"/>
                                  </a:lnTo>
                                  <a:lnTo>
                                    <a:pt x="68536" y="212854"/>
                                  </a:lnTo>
                                  <a:lnTo>
                                    <a:pt x="137073" y="206001"/>
                                  </a:lnTo>
                                  <a:lnTo>
                                    <a:pt x="171341" y="201399"/>
                                  </a:lnTo>
                                  <a:lnTo>
                                    <a:pt x="239877" y="193860"/>
                                  </a:lnTo>
                                  <a:lnTo>
                                    <a:pt x="308512" y="186713"/>
                                  </a:lnTo>
                                  <a:lnTo>
                                    <a:pt x="342780" y="183873"/>
                                  </a:lnTo>
                                  <a:lnTo>
                                    <a:pt x="377049" y="180446"/>
                                  </a:lnTo>
                                  <a:lnTo>
                                    <a:pt x="411317" y="177411"/>
                                  </a:lnTo>
                                  <a:lnTo>
                                    <a:pt x="445585" y="173201"/>
                                  </a:lnTo>
                                  <a:lnTo>
                                    <a:pt x="514122" y="165173"/>
                                  </a:lnTo>
                                  <a:lnTo>
                                    <a:pt x="548390" y="161648"/>
                                  </a:lnTo>
                                  <a:lnTo>
                                    <a:pt x="616927" y="152836"/>
                                  </a:lnTo>
                                  <a:lnTo>
                                    <a:pt x="651195" y="149409"/>
                                  </a:lnTo>
                                  <a:lnTo>
                                    <a:pt x="719731" y="139912"/>
                                  </a:lnTo>
                                  <a:lnTo>
                                    <a:pt x="822536" y="126596"/>
                                  </a:lnTo>
                                  <a:lnTo>
                                    <a:pt x="856804" y="123463"/>
                                  </a:lnTo>
                                  <a:lnTo>
                                    <a:pt x="925341" y="113868"/>
                                  </a:lnTo>
                                  <a:lnTo>
                                    <a:pt x="959609" y="110148"/>
                                  </a:lnTo>
                                  <a:lnTo>
                                    <a:pt x="993878" y="104958"/>
                                  </a:lnTo>
                                  <a:lnTo>
                                    <a:pt x="1028244" y="100357"/>
                                  </a:lnTo>
                                  <a:lnTo>
                                    <a:pt x="1096780" y="89880"/>
                                  </a:lnTo>
                                  <a:lnTo>
                                    <a:pt x="1131049" y="83418"/>
                                  </a:lnTo>
                                  <a:lnTo>
                                    <a:pt x="1165317" y="78327"/>
                                  </a:lnTo>
                                  <a:lnTo>
                                    <a:pt x="1199585" y="72648"/>
                                  </a:lnTo>
                                  <a:lnTo>
                                    <a:pt x="119958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D968C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6" name="Graphic 526"/>
                          <wps:cNvSpPr/>
                          <wps:spPr>
                            <a:xfrm>
                              <a:off x="5238" y="0"/>
                              <a:ext cx="1200150" cy="325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150" h="325120">
                                  <a:moveTo>
                                    <a:pt x="1199585" y="0"/>
                                  </a:moveTo>
                                  <a:lnTo>
                                    <a:pt x="1165317" y="11944"/>
                                  </a:lnTo>
                                  <a:lnTo>
                                    <a:pt x="1131049" y="23596"/>
                                  </a:lnTo>
                                  <a:lnTo>
                                    <a:pt x="1096780" y="34659"/>
                                  </a:lnTo>
                                  <a:lnTo>
                                    <a:pt x="1062512" y="44157"/>
                                  </a:lnTo>
                                  <a:lnTo>
                                    <a:pt x="1028244" y="56004"/>
                                  </a:lnTo>
                                  <a:lnTo>
                                    <a:pt x="993878" y="70592"/>
                                  </a:lnTo>
                                  <a:lnTo>
                                    <a:pt x="959609" y="81362"/>
                                  </a:lnTo>
                                  <a:lnTo>
                                    <a:pt x="925341" y="91153"/>
                                  </a:lnTo>
                                  <a:lnTo>
                                    <a:pt x="891073" y="100063"/>
                                  </a:lnTo>
                                  <a:lnTo>
                                    <a:pt x="856804" y="109658"/>
                                  </a:lnTo>
                                  <a:lnTo>
                                    <a:pt x="822536" y="118470"/>
                                  </a:lnTo>
                                  <a:lnTo>
                                    <a:pt x="788268" y="128750"/>
                                  </a:lnTo>
                                  <a:lnTo>
                                    <a:pt x="754000" y="136681"/>
                                  </a:lnTo>
                                  <a:lnTo>
                                    <a:pt x="719731" y="145003"/>
                                  </a:lnTo>
                                  <a:lnTo>
                                    <a:pt x="685463" y="153815"/>
                                  </a:lnTo>
                                  <a:lnTo>
                                    <a:pt x="651195" y="161942"/>
                                  </a:lnTo>
                                  <a:lnTo>
                                    <a:pt x="616927" y="169579"/>
                                  </a:lnTo>
                                  <a:lnTo>
                                    <a:pt x="582658" y="177705"/>
                                  </a:lnTo>
                                  <a:lnTo>
                                    <a:pt x="548390" y="185048"/>
                                  </a:lnTo>
                                  <a:lnTo>
                                    <a:pt x="514122" y="190727"/>
                                  </a:lnTo>
                                  <a:lnTo>
                                    <a:pt x="479853" y="197776"/>
                                  </a:lnTo>
                                  <a:lnTo>
                                    <a:pt x="445585" y="205609"/>
                                  </a:lnTo>
                                  <a:lnTo>
                                    <a:pt x="411317" y="213050"/>
                                  </a:lnTo>
                                  <a:lnTo>
                                    <a:pt x="377049" y="220198"/>
                                  </a:lnTo>
                                  <a:lnTo>
                                    <a:pt x="342780" y="227051"/>
                                  </a:lnTo>
                                  <a:lnTo>
                                    <a:pt x="308512" y="233611"/>
                                  </a:lnTo>
                                  <a:lnTo>
                                    <a:pt x="274146" y="239975"/>
                                  </a:lnTo>
                                  <a:lnTo>
                                    <a:pt x="239877" y="246829"/>
                                  </a:lnTo>
                                  <a:lnTo>
                                    <a:pt x="205609" y="250648"/>
                                  </a:lnTo>
                                  <a:lnTo>
                                    <a:pt x="171341" y="257697"/>
                                  </a:lnTo>
                                  <a:lnTo>
                                    <a:pt x="102804" y="269642"/>
                                  </a:lnTo>
                                  <a:lnTo>
                                    <a:pt x="68536" y="275223"/>
                                  </a:lnTo>
                                  <a:lnTo>
                                    <a:pt x="34268" y="281097"/>
                                  </a:lnTo>
                                  <a:lnTo>
                                    <a:pt x="0" y="286678"/>
                                  </a:lnTo>
                                  <a:lnTo>
                                    <a:pt x="0" y="324863"/>
                                  </a:lnTo>
                                  <a:lnTo>
                                    <a:pt x="34268" y="319967"/>
                                  </a:lnTo>
                                  <a:lnTo>
                                    <a:pt x="68536" y="314484"/>
                                  </a:lnTo>
                                  <a:lnTo>
                                    <a:pt x="171341" y="299308"/>
                                  </a:lnTo>
                                  <a:lnTo>
                                    <a:pt x="205609" y="292749"/>
                                  </a:lnTo>
                                  <a:lnTo>
                                    <a:pt x="239877" y="289909"/>
                                  </a:lnTo>
                                  <a:lnTo>
                                    <a:pt x="274146" y="283741"/>
                                  </a:lnTo>
                                  <a:lnTo>
                                    <a:pt x="308512" y="277866"/>
                                  </a:lnTo>
                                  <a:lnTo>
                                    <a:pt x="342780" y="272383"/>
                                  </a:lnTo>
                                  <a:lnTo>
                                    <a:pt x="445585" y="254564"/>
                                  </a:lnTo>
                                  <a:lnTo>
                                    <a:pt x="479853" y="248004"/>
                                  </a:lnTo>
                                  <a:lnTo>
                                    <a:pt x="514122" y="242227"/>
                                  </a:lnTo>
                                  <a:lnTo>
                                    <a:pt x="548390" y="238213"/>
                                  </a:lnTo>
                                  <a:lnTo>
                                    <a:pt x="582658" y="231849"/>
                                  </a:lnTo>
                                  <a:lnTo>
                                    <a:pt x="616927" y="224310"/>
                                  </a:lnTo>
                                  <a:lnTo>
                                    <a:pt x="651195" y="217848"/>
                                  </a:lnTo>
                                  <a:lnTo>
                                    <a:pt x="685463" y="210798"/>
                                  </a:lnTo>
                                  <a:lnTo>
                                    <a:pt x="754000" y="197776"/>
                                  </a:lnTo>
                                  <a:lnTo>
                                    <a:pt x="788268" y="191706"/>
                                  </a:lnTo>
                                  <a:lnTo>
                                    <a:pt x="822536" y="183286"/>
                                  </a:lnTo>
                                  <a:lnTo>
                                    <a:pt x="891073" y="168697"/>
                                  </a:lnTo>
                                  <a:lnTo>
                                    <a:pt x="925341" y="162333"/>
                                  </a:lnTo>
                                  <a:lnTo>
                                    <a:pt x="959609" y="154892"/>
                                  </a:lnTo>
                                  <a:lnTo>
                                    <a:pt x="993878" y="146668"/>
                                  </a:lnTo>
                                  <a:lnTo>
                                    <a:pt x="1028244" y="134919"/>
                                  </a:lnTo>
                                  <a:lnTo>
                                    <a:pt x="1062512" y="125617"/>
                                  </a:lnTo>
                                  <a:lnTo>
                                    <a:pt x="1096780" y="118764"/>
                                  </a:lnTo>
                                  <a:lnTo>
                                    <a:pt x="1131049" y="110735"/>
                                  </a:lnTo>
                                  <a:lnTo>
                                    <a:pt x="1199585" y="93993"/>
                                  </a:lnTo>
                                  <a:lnTo>
                                    <a:pt x="119958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C4B73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7" name="Graphic 527"/>
                          <wps:cNvSpPr/>
                          <wps:spPr>
                            <a:xfrm>
                              <a:off x="5238" y="398589"/>
                              <a:ext cx="1028700" cy="2730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28700" h="27305">
                                  <a:moveTo>
                                    <a:pt x="0" y="26827"/>
                                  </a:moveTo>
                                  <a:lnTo>
                                    <a:pt x="0" y="0"/>
                                  </a:lnTo>
                                </a:path>
                                <a:path w="1028700" h="27305">
                                  <a:moveTo>
                                    <a:pt x="342780" y="26827"/>
                                  </a:moveTo>
                                  <a:lnTo>
                                    <a:pt x="342780" y="0"/>
                                  </a:lnTo>
                                </a:path>
                                <a:path w="1028700" h="27305">
                                  <a:moveTo>
                                    <a:pt x="685463" y="26827"/>
                                  </a:moveTo>
                                  <a:lnTo>
                                    <a:pt x="685463" y="0"/>
                                  </a:lnTo>
                                </a:path>
                                <a:path w="1028700" h="27305">
                                  <a:moveTo>
                                    <a:pt x="1028244" y="26827"/>
                                  </a:moveTo>
                                  <a:lnTo>
                                    <a:pt x="1028244" y="0"/>
                                  </a:lnTo>
                                </a:path>
                              </a:pathLst>
                            </a:custGeom>
                            <a:ln w="10476">
                              <a:solidFill>
                                <a:srgbClr val="333333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069A5BAB" id="Group 520" o:spid="_x0000_s1026" style="position:absolute;margin-left:357.7pt;margin-top:11.2pt;width:94.9pt;height:33.5pt;z-index:15769088;mso-wrap-distance-left:0;mso-wrap-distance-right:0;mso-position-horizontal-relative:page" coordsize="12052,4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">
                  <v:shape id="Graphic 521" o:spid="_x0000_s1027" style="position:absolute;left:52;top:1874;width:12001;height:1677;visibility:visible;mso-wrap-style:square;v-text-anchor:top" coordsize="1200150,167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" path="m1199585,r-34268,5972l1131049,11651r-34269,5385l1062512,22910r-34268,4308l993878,32016r-34269,5287l925341,43275,856804,53458r-68536,9008l754000,67851r-34269,4699l685463,76760r-34268,4798l582658,90370r-68536,8616l479853,102021r-34268,5189l411317,111029r-34268,2937l342780,119155r-34268,3133l274146,126596,68536,148136,,154403r,12630l68536,160963r68537,-6658l205609,147255r68537,-6462l308512,136583r34268,-2937l377049,128652r34268,-2741l445585,122288r34268,-4895l514122,114456r34268,-4015l651195,97909r34268,-4406l719731,89684r34269,-4405l788268,80089r68536,-8518l925341,62368r34268,-5483l993878,52087r34366,-4308l1062512,43961r34268,-5287l1131049,33876r68536,-10574l1199585,xe" fillcolor="#e78429" stroked="f">
                    <v:fill opacity="32896f"/>
                    <v:path arrowok="t"/>
                  </v:shape>
                  <v:shape id="Graphic 522" o:spid="_x0000_s1028" style="position:absolute;left:52;top:1612;width:12001;height:1848;visibility:visible;mso-wrap-style:square;v-text-anchor:top" coordsize="1200150,184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" path="m1199585,r-34268,4112l1131049,11749r-34269,5776l1028244,32701,891073,55808r-34269,4895l788268,71375r-34268,6854l719731,82243,651195,92426r-34268,5483l582658,101923r-34268,4896l514122,111322r-34269,5190l445585,120918r-34268,3720l342780,134037,239877,146178r-34268,1860l171341,151172r-34268,3916l102804,158613r-34268,5874l34268,167816,,171635r,12826l34268,180838r34268,-3231l102804,171733r68537,-7148l205609,161550r34268,-1664l274146,155773r68634,-7832l411317,139031r34268,-3623l479853,131394r34269,-4896l548390,122288r34268,-4504l616927,113868r34268,-5189l719731,99280r34269,-3427l788268,89293,856804,79208r34269,-4308l925341,69417,993878,59235r34366,-5385l1062512,48171r34268,-8127l1131049,34953r34268,-7245l1199585,24281r,-24281xe" fillcolor="#ed968c" stroked="f">
                    <v:fill opacity="32896f"/>
                    <v:path arrowok="t"/>
                  </v:shape>
                  <v:shape id="Graphic 523" o:spid="_x0000_s1029" style="position:absolute;left:52;top:299;width:12001;height:2845;visibility:visible;mso-wrap-style:square;v-text-anchor:top" coordsize="1200150,284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" path="m1199585,r-68536,21931l1096780,32310r-34268,9693l1028244,51206r-34366,9889l959609,72061r-34268,9203l891073,89978r-34269,11456l822536,106133r-34268,10672l754000,125911r-34269,7735l685463,142164r-34268,7833l616927,157046r-68537,14589l514122,180936r-34269,7147l445585,194545r-34268,6756l377049,207469r-68537,12729l274146,223820r-34269,6071l205609,238996r-34268,5973l137073,249473r-34269,5580l68536,261320,,271306r,12827l68536,274342r34268,-5875l137073,262984r34268,-4308l205609,252997r34268,-8909l274146,238311r34366,-3427l377049,222450r34268,-5875l445585,210015r34268,-6070l514122,197091r34268,-8910l582658,181132r68537,-13707l685463,159983r34268,-7930l754000,144905r34268,-8420l822536,126498r34268,-4014l891073,111616r34268,-8028l959609,94874,993878,84691r34366,-9203l1062512,67067r34268,-9105l1131049,48367r68536,-19974l1199585,xe" fillcolor="#7c4b73" stroked="f">
                    <v:fill opacity="32896f"/>
                    <v:path arrowok="t"/>
                  </v:shape>
                  <v:shape id="Graphic 524" o:spid="_x0000_s1030" style="position:absolute;left:52;top:1592;width:12001;height:2083;visibility:visible;mso-wrap-style:square;v-text-anchor:top" coordsize="1200150,2082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" path="m1199585,l1096780,19679r-68536,12435l993878,38086r-34269,4406l891073,54339r-34269,5581l822536,64816r-34268,5385l754000,76369r-34269,4895l685463,85768r-34268,5091l616927,95265r-34269,3819l548390,103588r-34268,7441l445585,119743r-34268,3622l377049,128065r-34269,4308l308512,136387r-34366,3623l239877,144318r-34268,3231l171341,151367r-34268,3134l68536,161354,,169579r,38380l68536,200224r68537,-6070l239877,185636r34269,-3427l308512,179174,411317,168502r34268,-2840l514122,158711r34268,-6462l582658,148724r34269,-3035l651195,142164r34268,-4112l719731,134527r34269,-3818l788268,125617,925341,109168r34268,-4503l993878,101629r34366,-4601l1096780,87433,1199585,73529r,-73529xe" fillcolor="#e78429" stroked="f">
                    <v:fill opacity="32896f"/>
                    <v:path arrowok="t"/>
                  </v:shape>
                  <v:shape id="Graphic 525" o:spid="_x0000_s1031" style="position:absolute;left:52;top:1368;width:12001;height:2197;visibility:visible;mso-wrap-style:square;v-text-anchor:top" coordsize="1200150,219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" path="m1199585,r-34268,7636l1131049,14196r-34269,7735l1028244,35736,959609,48073r-34268,5875l891073,60116r-34269,5777l822536,70396,754000,82048,651195,98888r-34268,4210l582658,108777r-34268,5385l514122,118666r-34269,5287l411317,133548r-34268,3916l342780,141674r-34268,3525l239877,153717r-68536,7833l137073,166739r-34269,4210l68536,174474r-34268,4210l,182405r,37205l34268,216575r34268,-3721l137073,206001r34268,-4602l239877,193860r68635,-7147l342780,183873r34269,-3427l411317,177411r34268,-4210l514122,165173r34268,-3525l616927,152836r34268,-3427l719731,139912,822536,126596r34268,-3133l925341,113868r34268,-3720l993878,104958r34366,-4601l1096780,89880r34269,-6462l1165317,78327r34268,-5679l1199585,xe" fillcolor="#ed968c" stroked="f">
                    <v:fill opacity="32896f"/>
                    <v:path arrowok="t"/>
                  </v:shape>
                  <v:shape id="Graphic 526" o:spid="_x0000_s1032" style="position:absolute;left:52;width:12001;height:3251;visibility:visible;mso-wrap-style:square;v-text-anchor:top" coordsize="1200150,325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" path="m1199585,r-34268,11944l1131049,23596r-34269,11063l1062512,44157r-34268,11847l993878,70592,959609,81362r-34268,9791l891073,100063r-34269,9595l822536,118470r-34268,10280l754000,136681r-34269,8322l685463,153815r-34268,8127l616927,169579r-34269,8126l548390,185048r-34268,5679l479853,197776r-34268,7833l411317,213050r-34268,7148l342780,227051r-34268,6560l274146,239975r-34269,6854l205609,250648r-34268,7049l102804,269642r-34268,5581l34268,281097,,286678r,38185l34268,319967r34268,-5483l171341,299308r34268,-6559l239877,289909r34269,-6168l308512,277866r34268,-5483l445585,254564r34268,-6560l514122,242227r34268,-4014l582658,231849r34269,-7539l651195,217848r34268,-7050l754000,197776r34268,-6070l822536,183286r68537,-14589l925341,162333r34268,-7441l993878,146668r34366,-11749l1062512,125617r34268,-6853l1131049,110735r68536,-16742l1199585,xe" fillcolor="#7c4b73" stroked="f">
                    <v:fill opacity="32896f"/>
                    <v:path arrowok="t"/>
                  </v:shape>
                  <v:shape id="Graphic 527" o:spid="_x0000_s1033" style="position:absolute;left:52;top:3985;width:10287;height:273;visibility:visible;mso-wrap-style:square;v-text-anchor:top" coordsize="1028700,2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" path="m,26827l,em342780,26827l342780,em685463,26827l685463,em1028244,26827r,-26827e" filled="f" strokecolor="#333" strokeweight=".291mm">
                    <v:path arrowok="t"/>
                  </v:shape>
                  <w10:wrap anchorx="page"/>
                </v:group>
              </w:pict>
            </mc:Fallback>
          </mc:AlternateContent>
        </w:r>
        <w:r w:rsidR="001E0CFE">
          <w:rPr>
            <w:noProof/>
            <w:lang w:val="en-GB" w:eastAsia="en-GB"/>
          </w:rPr>
          <mc:AlternateContent>
            <mc:Choice Requires="wps">
              <w:drawing>
                <wp:anchor distT="0" distB="0" distL="0" distR="0" simplePos="0" relativeHeight="15772672" behindDoc="0" locked="0" layoutInCell="1" allowOverlap="1">
                  <wp:simplePos x="0" y="0"/>
                  <wp:positionH relativeFrom="page">
                    <wp:posOffset>1714693</wp:posOffset>
                  </wp:positionH>
                  <wp:positionV relativeFrom="paragraph">
                    <wp:posOffset>99539</wp:posOffset>
                  </wp:positionV>
                  <wp:extent cx="27305" cy="1270"/>
                  <wp:effectExtent l="0" t="0" r="0" b="0"/>
                  <wp:wrapNone/>
                  <wp:docPr id="528" name="Graphic 52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>
                          <a:xfrm>
                            <a:off x="0" y="0"/>
                            <a:ext cx="27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>
                                <a:moveTo>
                                  <a:pt x="0" y="0"/>
                                </a:moveTo>
                                <a:lnTo>
                                  <a:pt x="26827" y="0"/>
                                </a:lnTo>
                              </a:path>
                            </a:pathLst>
                          </a:custGeom>
                          <a:ln w="10476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357E33CC" id="Graphic 528" o:spid="_x0000_s1026" style="position:absolute;margin-left:135pt;margin-top:7.85pt;width:2.15pt;height:.1pt;z-index:15772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0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" path="m,l26827,e" filled="f" strokecolor="#333" strokeweight=".291mm">
                  <v:path arrowok="t"/>
                  <w10:wrap anchorx="page"/>
                </v:shape>
              </w:pict>
            </mc:Fallback>
          </mc:AlternateContent>
        </w:r>
      </w:ins>
      <w:r w:rsidR="001E0CFE">
        <w:rPr>
          <w:rFonts w:ascii="Times New Roman"/>
          <w:color w:val="4D4D4D"/>
          <w:spacing w:val="-5"/>
          <w:sz w:val="14"/>
        </w:rPr>
        <w:t>1.2</w:t>
      </w:r>
    </w:p>
    <w:p w14:paraId="5B6A29BB" w14:textId="0F472D98" w:rsidR="00470D98" w:rsidRDefault="00133F83">
      <w:pPr>
        <w:spacing w:before="72"/>
        <w:ind w:left="893"/>
        <w:rPr>
          <w:rFonts w:ascii="Times New Roman"/>
          <w:sz w:val="14"/>
        </w:rPr>
      </w:pPr>
      <w:del w:id="2522" w:author="Hughes, Anna E" w:date="2023-08-09T15:29:00Z">
        <w:r>
          <w:rPr>
            <w:noProof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487752192" behindDoc="0" locked="0" layoutInCell="1" allowOverlap="1" wp14:anchorId="38ACDE43" wp14:editId="5AD7731A">
                  <wp:simplePos x="0" y="0"/>
                  <wp:positionH relativeFrom="page">
                    <wp:posOffset>1714500</wp:posOffset>
                  </wp:positionH>
                  <wp:positionV relativeFrom="paragraph">
                    <wp:posOffset>99695</wp:posOffset>
                  </wp:positionV>
                  <wp:extent cx="27305" cy="0"/>
                  <wp:effectExtent l="0" t="0" r="0" b="0"/>
                  <wp:wrapNone/>
                  <wp:docPr id="1070" name="Line 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27305" cy="0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74614231" id="Line 16" o:spid="_x0000_s1026" style="position:absolute;z-index:1577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35pt,7.85pt" to="137.15pt,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" strokecolor="#333" strokeweight=".291mm">
                  <w10:wrap anchorx="page"/>
                </v:line>
              </w:pict>
            </mc:Fallback>
          </mc:AlternateContent>
        </w:r>
      </w:del>
      <w:ins w:id="2523" w:author="Hughes, Anna E" w:date="2023-08-09T15:29:00Z">
        <w:r w:rsidR="001E0CFE">
          <w:rPr>
            <w:noProof/>
            <w:lang w:val="en-GB" w:eastAsia="en-GB"/>
          </w:rPr>
          <mc:AlternateContent>
            <mc:Choice Requires="wps">
              <w:drawing>
                <wp:anchor distT="0" distB="0" distL="0" distR="0" simplePos="0" relativeHeight="15772160" behindDoc="0" locked="0" layoutInCell="1" allowOverlap="1">
                  <wp:simplePos x="0" y="0"/>
                  <wp:positionH relativeFrom="page">
                    <wp:posOffset>1714693</wp:posOffset>
                  </wp:positionH>
                  <wp:positionV relativeFrom="paragraph">
                    <wp:posOffset>99539</wp:posOffset>
                  </wp:positionV>
                  <wp:extent cx="27305" cy="1270"/>
                  <wp:effectExtent l="0" t="0" r="0" b="0"/>
                  <wp:wrapNone/>
                  <wp:docPr id="529" name="Graphic 52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>
                          <a:xfrm>
                            <a:off x="0" y="0"/>
                            <a:ext cx="27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>
                                <a:moveTo>
                                  <a:pt x="0" y="0"/>
                                </a:moveTo>
                                <a:lnTo>
                                  <a:pt x="26827" y="0"/>
                                </a:lnTo>
                              </a:path>
                            </a:pathLst>
                          </a:custGeom>
                          <a:ln w="10476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25410935" id="Graphic 529" o:spid="_x0000_s1026" style="position:absolute;margin-left:135pt;margin-top:7.85pt;width:2.15pt;height:.1pt;z-index:15772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0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" path="m,l26827,e" filled="f" strokecolor="#333" strokeweight=".291mm">
                  <v:path arrowok="t"/>
                  <w10:wrap anchorx="page"/>
                </v:shape>
              </w:pict>
            </mc:Fallback>
          </mc:AlternateContent>
        </w:r>
      </w:ins>
      <w:r w:rsidR="001E0CFE">
        <w:rPr>
          <w:rFonts w:ascii="Times New Roman"/>
          <w:color w:val="4D4D4D"/>
          <w:spacing w:val="-5"/>
          <w:sz w:val="14"/>
        </w:rPr>
        <w:t>1.0</w:t>
      </w:r>
    </w:p>
    <w:p w14:paraId="12CFD329" w14:textId="16678038" w:rsidR="00470D98" w:rsidRDefault="00133F83">
      <w:pPr>
        <w:spacing w:before="72"/>
        <w:ind w:left="893"/>
        <w:rPr>
          <w:rFonts w:ascii="Times New Roman"/>
          <w:sz w:val="14"/>
        </w:rPr>
      </w:pPr>
      <w:del w:id="2524" w:author="Hughes, Anna E" w:date="2023-08-09T15:29:00Z">
        <w:r>
          <w:rPr>
            <w:noProof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487754240" behindDoc="0" locked="0" layoutInCell="1" allowOverlap="1" wp14:anchorId="1BAE9AAB" wp14:editId="1470600D">
                  <wp:simplePos x="0" y="0"/>
                  <wp:positionH relativeFrom="page">
                    <wp:posOffset>1714500</wp:posOffset>
                  </wp:positionH>
                  <wp:positionV relativeFrom="paragraph">
                    <wp:posOffset>99695</wp:posOffset>
                  </wp:positionV>
                  <wp:extent cx="27305" cy="0"/>
                  <wp:effectExtent l="0" t="0" r="0" b="0"/>
                  <wp:wrapNone/>
                  <wp:docPr id="1071" name="Line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27305" cy="0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7E6AB7A7" id="Line 15" o:spid="_x0000_s1026" style="position:absolute;z-index:15771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35pt,7.85pt" to="137.15pt,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" strokecolor="#333" strokeweight=".291mm">
                  <w10:wrap anchorx="page"/>
                </v:line>
              </w:pict>
            </mc:Fallback>
          </mc:AlternateContent>
        </w:r>
      </w:del>
      <w:ins w:id="2525" w:author="Hughes, Anna E" w:date="2023-08-09T15:29:00Z">
        <w:r w:rsidR="001E0CFE">
          <w:rPr>
            <w:noProof/>
            <w:lang w:val="en-GB" w:eastAsia="en-GB"/>
          </w:rPr>
          <mc:AlternateContent>
            <mc:Choice Requires="wps">
              <w:drawing>
                <wp:anchor distT="0" distB="0" distL="0" distR="0" simplePos="0" relativeHeight="15771648" behindDoc="0" locked="0" layoutInCell="1" allowOverlap="1">
                  <wp:simplePos x="0" y="0"/>
                  <wp:positionH relativeFrom="page">
                    <wp:posOffset>1714693</wp:posOffset>
                  </wp:positionH>
                  <wp:positionV relativeFrom="paragraph">
                    <wp:posOffset>99539</wp:posOffset>
                  </wp:positionV>
                  <wp:extent cx="27305" cy="1270"/>
                  <wp:effectExtent l="0" t="0" r="0" b="0"/>
                  <wp:wrapNone/>
                  <wp:docPr id="530" name="Graphic 53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>
                          <a:xfrm>
                            <a:off x="0" y="0"/>
                            <a:ext cx="27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>
                                <a:moveTo>
                                  <a:pt x="0" y="0"/>
                                </a:moveTo>
                                <a:lnTo>
                                  <a:pt x="26827" y="0"/>
                                </a:lnTo>
                              </a:path>
                            </a:pathLst>
                          </a:custGeom>
                          <a:ln w="10476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33610ECD" id="Graphic 530" o:spid="_x0000_s1026" style="position:absolute;margin-left:135pt;margin-top:7.85pt;width:2.15pt;height:.1pt;z-index:15771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0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" path="m,l26827,e" filled="f" strokecolor="#333" strokeweight=".291mm">
                  <v:path arrowok="t"/>
                  <w10:wrap anchorx="page"/>
                </v:shape>
              </w:pict>
            </mc:Fallback>
          </mc:AlternateContent>
        </w:r>
      </w:ins>
      <w:r w:rsidR="001E0CFE">
        <w:rPr>
          <w:rFonts w:ascii="Times New Roman"/>
          <w:color w:val="4D4D4D"/>
          <w:spacing w:val="-5"/>
          <w:sz w:val="14"/>
        </w:rPr>
        <w:t>0.8</w:t>
      </w:r>
    </w:p>
    <w:p w14:paraId="49E498C5" w14:textId="77777777" w:rsidR="00470D98" w:rsidRDefault="001E0CFE">
      <w:pPr>
        <w:spacing w:before="12"/>
        <w:ind w:left="880" w:right="835"/>
        <w:jc w:val="center"/>
        <w:rPr>
          <w:rFonts w:ascii="Times New Roman"/>
          <w:sz w:val="17"/>
        </w:rPr>
      </w:pPr>
      <w:r>
        <w:br w:type="column"/>
      </w:r>
      <w:r>
        <w:rPr>
          <w:rFonts w:ascii="Times New Roman"/>
          <w:spacing w:val="-4"/>
          <w:sz w:val="17"/>
        </w:rPr>
        <w:t>ring</w:t>
      </w:r>
    </w:p>
    <w:p w14:paraId="61C5A557" w14:textId="3621829A" w:rsidR="00470D98" w:rsidRDefault="00133F83">
      <w:pPr>
        <w:spacing w:before="115"/>
        <w:ind w:left="543"/>
        <w:jc w:val="center"/>
        <w:rPr>
          <w:rFonts w:ascii="Times New Roman"/>
          <w:sz w:val="14"/>
        </w:rPr>
      </w:pPr>
      <w:del w:id="2526" w:author="Hughes, Anna E" w:date="2023-08-09T15:29:00Z">
        <w:r>
          <w:rPr>
            <w:noProof/>
            <w:lang w:val="en-GB" w:eastAsia="en-GB"/>
          </w:rPr>
          <mc:AlternateContent>
            <mc:Choice Requires="wpg">
              <w:drawing>
                <wp:anchor distT="0" distB="0" distL="114300" distR="114300" simplePos="0" relativeHeight="487756288" behindDoc="0" locked="0" layoutInCell="1" allowOverlap="1" wp14:anchorId="3E9C2A68" wp14:editId="0813B72B">
                  <wp:simplePos x="0" y="0"/>
                  <wp:positionH relativeFrom="page">
                    <wp:posOffset>4547870</wp:posOffset>
                  </wp:positionH>
                  <wp:positionV relativeFrom="paragraph">
                    <wp:posOffset>-43815</wp:posOffset>
                  </wp:positionV>
                  <wp:extent cx="1200150" cy="125730"/>
                  <wp:effectExtent l="0" t="0" r="0" b="0"/>
                  <wp:wrapNone/>
                  <wp:docPr id="1072" name="docshapegroup40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200150" cy="125730"/>
                            <a:chOff x="7162" y="-69"/>
                            <a:chExt cx="1890" cy="198"/>
                          </a:xfrm>
                        </wpg:grpSpPr>
                        <wps:wsp>
                          <wps:cNvPr id="1073" name="docshape407"/>
                          <wps:cNvSpPr>
                            <a:spLocks/>
                          </wps:cNvSpPr>
                          <wps:spPr bwMode="auto">
                            <a:xfrm>
                              <a:off x="7161" y="64"/>
                              <a:ext cx="1890" cy="45"/>
                            </a:xfrm>
                            <a:custGeom>
                              <a:avLst/>
                              <a:gdLst>
                                <a:gd name="T0" fmla="+- 0 9051 7162"/>
                                <a:gd name="T1" fmla="*/ T0 w 1890"/>
                                <a:gd name="T2" fmla="+- 0 64 64"/>
                                <a:gd name="T3" fmla="*/ 64 h 45"/>
                                <a:gd name="T4" fmla="+- 0 8997 7162"/>
                                <a:gd name="T5" fmla="*/ T4 w 1890"/>
                                <a:gd name="T6" fmla="+- 0 64 64"/>
                                <a:gd name="T7" fmla="*/ 64 h 45"/>
                                <a:gd name="T8" fmla="+- 0 8889 7162"/>
                                <a:gd name="T9" fmla="*/ T8 w 1890"/>
                                <a:gd name="T10" fmla="+- 0 67 64"/>
                                <a:gd name="T11" fmla="*/ 67 h 45"/>
                                <a:gd name="T12" fmla="+- 0 8835 7162"/>
                                <a:gd name="T13" fmla="*/ T12 w 1890"/>
                                <a:gd name="T14" fmla="+- 0 65 64"/>
                                <a:gd name="T15" fmla="*/ 65 h 45"/>
                                <a:gd name="T16" fmla="+- 0 8781 7162"/>
                                <a:gd name="T17" fmla="*/ T16 w 1890"/>
                                <a:gd name="T18" fmla="+- 0 66 64"/>
                                <a:gd name="T19" fmla="*/ 66 h 45"/>
                                <a:gd name="T20" fmla="+- 0 8727 7162"/>
                                <a:gd name="T21" fmla="*/ T20 w 1890"/>
                                <a:gd name="T22" fmla="+- 0 67 64"/>
                                <a:gd name="T23" fmla="*/ 67 h 45"/>
                                <a:gd name="T24" fmla="+- 0 8673 7162"/>
                                <a:gd name="T25" fmla="*/ T24 w 1890"/>
                                <a:gd name="T26" fmla="+- 0 68 64"/>
                                <a:gd name="T27" fmla="*/ 68 h 45"/>
                                <a:gd name="T28" fmla="+- 0 8619 7162"/>
                                <a:gd name="T29" fmla="*/ T28 w 1890"/>
                                <a:gd name="T30" fmla="+- 0 68 64"/>
                                <a:gd name="T31" fmla="*/ 68 h 45"/>
                                <a:gd name="T32" fmla="+- 0 8565 7162"/>
                                <a:gd name="T33" fmla="*/ T32 w 1890"/>
                                <a:gd name="T34" fmla="+- 0 71 64"/>
                                <a:gd name="T35" fmla="*/ 71 h 45"/>
                                <a:gd name="T36" fmla="+- 0 8511 7162"/>
                                <a:gd name="T37" fmla="*/ T36 w 1890"/>
                                <a:gd name="T38" fmla="+- 0 72 64"/>
                                <a:gd name="T39" fmla="*/ 72 h 45"/>
                                <a:gd name="T40" fmla="+- 0 8457 7162"/>
                                <a:gd name="T41" fmla="*/ T40 w 1890"/>
                                <a:gd name="T42" fmla="+- 0 72 64"/>
                                <a:gd name="T43" fmla="*/ 72 h 45"/>
                                <a:gd name="T44" fmla="+- 0 8349 7162"/>
                                <a:gd name="T45" fmla="*/ T44 w 1890"/>
                                <a:gd name="T46" fmla="+- 0 73 64"/>
                                <a:gd name="T47" fmla="*/ 73 h 45"/>
                                <a:gd name="T48" fmla="+- 0 8295 7162"/>
                                <a:gd name="T49" fmla="*/ T48 w 1890"/>
                                <a:gd name="T50" fmla="+- 0 76 64"/>
                                <a:gd name="T51" fmla="*/ 76 h 45"/>
                                <a:gd name="T52" fmla="+- 0 8241 7162"/>
                                <a:gd name="T53" fmla="*/ T52 w 1890"/>
                                <a:gd name="T54" fmla="+- 0 75 64"/>
                                <a:gd name="T55" fmla="*/ 75 h 45"/>
                                <a:gd name="T56" fmla="+- 0 8187 7162"/>
                                <a:gd name="T57" fmla="*/ T56 w 1890"/>
                                <a:gd name="T58" fmla="+- 0 76 64"/>
                                <a:gd name="T59" fmla="*/ 76 h 45"/>
                                <a:gd name="T60" fmla="+- 0 8133 7162"/>
                                <a:gd name="T61" fmla="*/ T60 w 1890"/>
                                <a:gd name="T62" fmla="+- 0 77 64"/>
                                <a:gd name="T63" fmla="*/ 77 h 45"/>
                                <a:gd name="T64" fmla="+- 0 8079 7162"/>
                                <a:gd name="T65" fmla="*/ T64 w 1890"/>
                                <a:gd name="T66" fmla="+- 0 78 64"/>
                                <a:gd name="T67" fmla="*/ 78 h 45"/>
                                <a:gd name="T68" fmla="+- 0 7972 7162"/>
                                <a:gd name="T69" fmla="*/ T68 w 1890"/>
                                <a:gd name="T70" fmla="+- 0 79 64"/>
                                <a:gd name="T71" fmla="*/ 79 h 45"/>
                                <a:gd name="T72" fmla="+- 0 7810 7162"/>
                                <a:gd name="T73" fmla="*/ T72 w 1890"/>
                                <a:gd name="T74" fmla="+- 0 81 64"/>
                                <a:gd name="T75" fmla="*/ 81 h 45"/>
                                <a:gd name="T76" fmla="+- 0 7756 7162"/>
                                <a:gd name="T77" fmla="*/ T76 w 1890"/>
                                <a:gd name="T78" fmla="+- 0 82 64"/>
                                <a:gd name="T79" fmla="*/ 82 h 45"/>
                                <a:gd name="T80" fmla="+- 0 7702 7162"/>
                                <a:gd name="T81" fmla="*/ T80 w 1890"/>
                                <a:gd name="T82" fmla="+- 0 82 64"/>
                                <a:gd name="T83" fmla="*/ 82 h 45"/>
                                <a:gd name="T84" fmla="+- 0 7594 7162"/>
                                <a:gd name="T85" fmla="*/ T84 w 1890"/>
                                <a:gd name="T86" fmla="+- 0 84 64"/>
                                <a:gd name="T87" fmla="*/ 84 h 45"/>
                                <a:gd name="T88" fmla="+- 0 7540 7162"/>
                                <a:gd name="T89" fmla="*/ T88 w 1890"/>
                                <a:gd name="T90" fmla="+- 0 86 64"/>
                                <a:gd name="T91" fmla="*/ 86 h 45"/>
                                <a:gd name="T92" fmla="+- 0 7486 7162"/>
                                <a:gd name="T93" fmla="*/ T92 w 1890"/>
                                <a:gd name="T94" fmla="+- 0 85 64"/>
                                <a:gd name="T95" fmla="*/ 85 h 45"/>
                                <a:gd name="T96" fmla="+- 0 7378 7162"/>
                                <a:gd name="T97" fmla="*/ T96 w 1890"/>
                                <a:gd name="T98" fmla="+- 0 87 64"/>
                                <a:gd name="T99" fmla="*/ 87 h 45"/>
                                <a:gd name="T100" fmla="+- 0 7324 7162"/>
                                <a:gd name="T101" fmla="*/ T100 w 1890"/>
                                <a:gd name="T102" fmla="+- 0 87 64"/>
                                <a:gd name="T103" fmla="*/ 87 h 45"/>
                                <a:gd name="T104" fmla="+- 0 7270 7162"/>
                                <a:gd name="T105" fmla="*/ T104 w 1890"/>
                                <a:gd name="T106" fmla="+- 0 88 64"/>
                                <a:gd name="T107" fmla="*/ 88 h 45"/>
                                <a:gd name="T108" fmla="+- 0 7162 7162"/>
                                <a:gd name="T109" fmla="*/ T108 w 1890"/>
                                <a:gd name="T110" fmla="+- 0 89 64"/>
                                <a:gd name="T111" fmla="*/ 89 h 45"/>
                                <a:gd name="T112" fmla="+- 0 7162 7162"/>
                                <a:gd name="T113" fmla="*/ T112 w 1890"/>
                                <a:gd name="T114" fmla="+- 0 109 64"/>
                                <a:gd name="T115" fmla="*/ 109 h 45"/>
                                <a:gd name="T116" fmla="+- 0 7324 7162"/>
                                <a:gd name="T117" fmla="*/ T116 w 1890"/>
                                <a:gd name="T118" fmla="+- 0 107 64"/>
                                <a:gd name="T119" fmla="*/ 107 h 45"/>
                                <a:gd name="T120" fmla="+- 0 7432 7162"/>
                                <a:gd name="T121" fmla="*/ T120 w 1890"/>
                                <a:gd name="T122" fmla="+- 0 106 64"/>
                                <a:gd name="T123" fmla="*/ 106 h 45"/>
                                <a:gd name="T124" fmla="+- 0 7486 7162"/>
                                <a:gd name="T125" fmla="*/ T124 w 1890"/>
                                <a:gd name="T126" fmla="+- 0 105 64"/>
                                <a:gd name="T127" fmla="*/ 105 h 45"/>
                                <a:gd name="T128" fmla="+- 0 7540 7162"/>
                                <a:gd name="T129" fmla="*/ T128 w 1890"/>
                                <a:gd name="T130" fmla="+- 0 106 64"/>
                                <a:gd name="T131" fmla="*/ 106 h 45"/>
                                <a:gd name="T132" fmla="+- 0 7594 7162"/>
                                <a:gd name="T133" fmla="*/ T132 w 1890"/>
                                <a:gd name="T134" fmla="+- 0 104 64"/>
                                <a:gd name="T135" fmla="*/ 104 h 45"/>
                                <a:gd name="T136" fmla="+- 0 7702 7162"/>
                                <a:gd name="T137" fmla="*/ T136 w 1890"/>
                                <a:gd name="T138" fmla="+- 0 102 64"/>
                                <a:gd name="T139" fmla="*/ 102 h 45"/>
                                <a:gd name="T140" fmla="+- 0 7756 7162"/>
                                <a:gd name="T141" fmla="*/ T140 w 1890"/>
                                <a:gd name="T142" fmla="+- 0 102 64"/>
                                <a:gd name="T143" fmla="*/ 102 h 45"/>
                                <a:gd name="T144" fmla="+- 0 7810 7162"/>
                                <a:gd name="T145" fmla="*/ T144 w 1890"/>
                                <a:gd name="T146" fmla="+- 0 101 64"/>
                                <a:gd name="T147" fmla="*/ 101 h 45"/>
                                <a:gd name="T148" fmla="+- 0 7918 7162"/>
                                <a:gd name="T149" fmla="*/ T148 w 1890"/>
                                <a:gd name="T150" fmla="+- 0 100 64"/>
                                <a:gd name="T151" fmla="*/ 100 h 45"/>
                                <a:gd name="T152" fmla="+- 0 8025 7162"/>
                                <a:gd name="T153" fmla="*/ T152 w 1890"/>
                                <a:gd name="T154" fmla="+- 0 98 64"/>
                                <a:gd name="T155" fmla="*/ 98 h 45"/>
                                <a:gd name="T156" fmla="+- 0 8133 7162"/>
                                <a:gd name="T157" fmla="*/ T156 w 1890"/>
                                <a:gd name="T158" fmla="+- 0 97 64"/>
                                <a:gd name="T159" fmla="*/ 97 h 45"/>
                                <a:gd name="T160" fmla="+- 0 8187 7162"/>
                                <a:gd name="T161" fmla="*/ T160 w 1890"/>
                                <a:gd name="T162" fmla="+- 0 96 64"/>
                                <a:gd name="T163" fmla="*/ 96 h 45"/>
                                <a:gd name="T164" fmla="+- 0 8241 7162"/>
                                <a:gd name="T165" fmla="*/ T164 w 1890"/>
                                <a:gd name="T166" fmla="+- 0 96 64"/>
                                <a:gd name="T167" fmla="*/ 96 h 45"/>
                                <a:gd name="T168" fmla="+- 0 8295 7162"/>
                                <a:gd name="T169" fmla="*/ T168 w 1890"/>
                                <a:gd name="T170" fmla="+- 0 96 64"/>
                                <a:gd name="T171" fmla="*/ 96 h 45"/>
                                <a:gd name="T172" fmla="+- 0 8349 7162"/>
                                <a:gd name="T173" fmla="*/ T172 w 1890"/>
                                <a:gd name="T174" fmla="+- 0 94 64"/>
                                <a:gd name="T175" fmla="*/ 94 h 45"/>
                                <a:gd name="T176" fmla="+- 0 8403 7162"/>
                                <a:gd name="T177" fmla="*/ T176 w 1890"/>
                                <a:gd name="T178" fmla="+- 0 93 64"/>
                                <a:gd name="T179" fmla="*/ 93 h 45"/>
                                <a:gd name="T180" fmla="+- 0 8511 7162"/>
                                <a:gd name="T181" fmla="*/ T180 w 1890"/>
                                <a:gd name="T182" fmla="+- 0 93 64"/>
                                <a:gd name="T183" fmla="*/ 93 h 45"/>
                                <a:gd name="T184" fmla="+- 0 8565 7162"/>
                                <a:gd name="T185" fmla="*/ T184 w 1890"/>
                                <a:gd name="T186" fmla="+- 0 92 64"/>
                                <a:gd name="T187" fmla="*/ 92 h 45"/>
                                <a:gd name="T188" fmla="+- 0 8619 7162"/>
                                <a:gd name="T189" fmla="*/ T188 w 1890"/>
                                <a:gd name="T190" fmla="+- 0 89 64"/>
                                <a:gd name="T191" fmla="*/ 89 h 45"/>
                                <a:gd name="T192" fmla="+- 0 8673 7162"/>
                                <a:gd name="T193" fmla="*/ T192 w 1890"/>
                                <a:gd name="T194" fmla="+- 0 89 64"/>
                                <a:gd name="T195" fmla="*/ 89 h 45"/>
                                <a:gd name="T196" fmla="+- 0 8727 7162"/>
                                <a:gd name="T197" fmla="*/ T196 w 1890"/>
                                <a:gd name="T198" fmla="+- 0 88 64"/>
                                <a:gd name="T199" fmla="*/ 88 h 45"/>
                                <a:gd name="T200" fmla="+- 0 8781 7162"/>
                                <a:gd name="T201" fmla="*/ T200 w 1890"/>
                                <a:gd name="T202" fmla="+- 0 88 64"/>
                                <a:gd name="T203" fmla="*/ 88 h 45"/>
                                <a:gd name="T204" fmla="+- 0 8835 7162"/>
                                <a:gd name="T205" fmla="*/ T204 w 1890"/>
                                <a:gd name="T206" fmla="+- 0 87 64"/>
                                <a:gd name="T207" fmla="*/ 87 h 45"/>
                                <a:gd name="T208" fmla="+- 0 8889 7162"/>
                                <a:gd name="T209" fmla="*/ T208 w 1890"/>
                                <a:gd name="T210" fmla="+- 0 88 64"/>
                                <a:gd name="T211" fmla="*/ 88 h 45"/>
                                <a:gd name="T212" fmla="+- 0 8997 7162"/>
                                <a:gd name="T213" fmla="*/ T212 w 1890"/>
                                <a:gd name="T214" fmla="+- 0 86 64"/>
                                <a:gd name="T215" fmla="*/ 86 h 45"/>
                                <a:gd name="T216" fmla="+- 0 9051 7162"/>
                                <a:gd name="T217" fmla="*/ T216 w 1890"/>
                                <a:gd name="T218" fmla="+- 0 87 64"/>
                                <a:gd name="T219" fmla="*/ 87 h 45"/>
                                <a:gd name="T220" fmla="+- 0 9051 7162"/>
                                <a:gd name="T221" fmla="*/ T220 w 1890"/>
                                <a:gd name="T222" fmla="+- 0 64 64"/>
                                <a:gd name="T223" fmla="*/ 64 h 4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</a:cxnLst>
                              <a:rect l="0" t="0" r="r" b="b"/>
                              <a:pathLst>
                                <a:path w="1890" h="45">
                                  <a:moveTo>
                                    <a:pt x="1889" y="0"/>
                                  </a:moveTo>
                                  <a:lnTo>
                                    <a:pt x="1835" y="0"/>
                                  </a:lnTo>
                                  <a:lnTo>
                                    <a:pt x="1727" y="3"/>
                                  </a:lnTo>
                                  <a:lnTo>
                                    <a:pt x="1673" y="1"/>
                                  </a:lnTo>
                                  <a:lnTo>
                                    <a:pt x="1619" y="2"/>
                                  </a:lnTo>
                                  <a:lnTo>
                                    <a:pt x="1565" y="3"/>
                                  </a:lnTo>
                                  <a:lnTo>
                                    <a:pt x="1511" y="4"/>
                                  </a:lnTo>
                                  <a:lnTo>
                                    <a:pt x="1457" y="4"/>
                                  </a:lnTo>
                                  <a:lnTo>
                                    <a:pt x="1403" y="7"/>
                                  </a:lnTo>
                                  <a:lnTo>
                                    <a:pt x="1349" y="8"/>
                                  </a:lnTo>
                                  <a:lnTo>
                                    <a:pt x="1295" y="8"/>
                                  </a:lnTo>
                                  <a:lnTo>
                                    <a:pt x="1187" y="9"/>
                                  </a:lnTo>
                                  <a:lnTo>
                                    <a:pt x="1133" y="12"/>
                                  </a:lnTo>
                                  <a:lnTo>
                                    <a:pt x="1079" y="11"/>
                                  </a:lnTo>
                                  <a:lnTo>
                                    <a:pt x="1025" y="12"/>
                                  </a:lnTo>
                                  <a:lnTo>
                                    <a:pt x="971" y="13"/>
                                  </a:lnTo>
                                  <a:lnTo>
                                    <a:pt x="917" y="14"/>
                                  </a:lnTo>
                                  <a:lnTo>
                                    <a:pt x="810" y="15"/>
                                  </a:lnTo>
                                  <a:lnTo>
                                    <a:pt x="648" y="17"/>
                                  </a:lnTo>
                                  <a:lnTo>
                                    <a:pt x="594" y="18"/>
                                  </a:lnTo>
                                  <a:lnTo>
                                    <a:pt x="540" y="18"/>
                                  </a:lnTo>
                                  <a:lnTo>
                                    <a:pt x="432" y="20"/>
                                  </a:lnTo>
                                  <a:lnTo>
                                    <a:pt x="378" y="22"/>
                                  </a:lnTo>
                                  <a:lnTo>
                                    <a:pt x="324" y="21"/>
                                  </a:lnTo>
                                  <a:lnTo>
                                    <a:pt x="216" y="23"/>
                                  </a:lnTo>
                                  <a:lnTo>
                                    <a:pt x="162" y="23"/>
                                  </a:lnTo>
                                  <a:lnTo>
                                    <a:pt x="108" y="24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0" y="45"/>
                                  </a:lnTo>
                                  <a:lnTo>
                                    <a:pt x="162" y="43"/>
                                  </a:lnTo>
                                  <a:lnTo>
                                    <a:pt x="270" y="42"/>
                                  </a:lnTo>
                                  <a:lnTo>
                                    <a:pt x="324" y="41"/>
                                  </a:lnTo>
                                  <a:lnTo>
                                    <a:pt x="378" y="42"/>
                                  </a:lnTo>
                                  <a:lnTo>
                                    <a:pt x="432" y="40"/>
                                  </a:lnTo>
                                  <a:lnTo>
                                    <a:pt x="540" y="38"/>
                                  </a:lnTo>
                                  <a:lnTo>
                                    <a:pt x="594" y="38"/>
                                  </a:lnTo>
                                  <a:lnTo>
                                    <a:pt x="648" y="37"/>
                                  </a:lnTo>
                                  <a:lnTo>
                                    <a:pt x="756" y="36"/>
                                  </a:lnTo>
                                  <a:lnTo>
                                    <a:pt x="863" y="34"/>
                                  </a:lnTo>
                                  <a:lnTo>
                                    <a:pt x="971" y="33"/>
                                  </a:lnTo>
                                  <a:lnTo>
                                    <a:pt x="1025" y="32"/>
                                  </a:lnTo>
                                  <a:lnTo>
                                    <a:pt x="1079" y="32"/>
                                  </a:lnTo>
                                  <a:lnTo>
                                    <a:pt x="1133" y="32"/>
                                  </a:lnTo>
                                  <a:lnTo>
                                    <a:pt x="1187" y="30"/>
                                  </a:lnTo>
                                  <a:lnTo>
                                    <a:pt x="1241" y="29"/>
                                  </a:lnTo>
                                  <a:lnTo>
                                    <a:pt x="1349" y="29"/>
                                  </a:lnTo>
                                  <a:lnTo>
                                    <a:pt x="1403" y="28"/>
                                  </a:lnTo>
                                  <a:lnTo>
                                    <a:pt x="1457" y="25"/>
                                  </a:lnTo>
                                  <a:lnTo>
                                    <a:pt x="1511" y="25"/>
                                  </a:lnTo>
                                  <a:lnTo>
                                    <a:pt x="1565" y="24"/>
                                  </a:lnTo>
                                  <a:lnTo>
                                    <a:pt x="1619" y="24"/>
                                  </a:lnTo>
                                  <a:lnTo>
                                    <a:pt x="1673" y="23"/>
                                  </a:lnTo>
                                  <a:lnTo>
                                    <a:pt x="1727" y="24"/>
                                  </a:lnTo>
                                  <a:lnTo>
                                    <a:pt x="1835" y="22"/>
                                  </a:lnTo>
                                  <a:lnTo>
                                    <a:pt x="1889" y="23"/>
                                  </a:lnTo>
                                  <a:lnTo>
                                    <a:pt x="188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78429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74" name="docshape408"/>
                          <wps:cNvSpPr>
                            <a:spLocks/>
                          </wps:cNvSpPr>
                          <wps:spPr bwMode="auto">
                            <a:xfrm>
                              <a:off x="7161" y="31"/>
                              <a:ext cx="1890" cy="64"/>
                            </a:xfrm>
                            <a:custGeom>
                              <a:avLst/>
                              <a:gdLst>
                                <a:gd name="T0" fmla="+- 0 9051 7162"/>
                                <a:gd name="T1" fmla="*/ T0 w 1890"/>
                                <a:gd name="T2" fmla="+- 0 31 31"/>
                                <a:gd name="T3" fmla="*/ 31 h 64"/>
                                <a:gd name="T4" fmla="+- 0 8997 7162"/>
                                <a:gd name="T5" fmla="*/ T4 w 1890"/>
                                <a:gd name="T6" fmla="+- 0 33 31"/>
                                <a:gd name="T7" fmla="*/ 33 h 64"/>
                                <a:gd name="T8" fmla="+- 0 8835 7162"/>
                                <a:gd name="T9" fmla="*/ T8 w 1890"/>
                                <a:gd name="T10" fmla="+- 0 37 31"/>
                                <a:gd name="T11" fmla="*/ 37 h 64"/>
                                <a:gd name="T12" fmla="+- 0 8781 7162"/>
                                <a:gd name="T13" fmla="*/ T12 w 1890"/>
                                <a:gd name="T14" fmla="+- 0 38 31"/>
                                <a:gd name="T15" fmla="*/ 38 h 64"/>
                                <a:gd name="T16" fmla="+- 0 8565 7162"/>
                                <a:gd name="T17" fmla="*/ T16 w 1890"/>
                                <a:gd name="T18" fmla="+- 0 44 31"/>
                                <a:gd name="T19" fmla="*/ 44 h 64"/>
                                <a:gd name="T20" fmla="+- 0 8511 7162"/>
                                <a:gd name="T21" fmla="*/ T20 w 1890"/>
                                <a:gd name="T22" fmla="+- 0 45 31"/>
                                <a:gd name="T23" fmla="*/ 45 h 64"/>
                                <a:gd name="T24" fmla="+- 0 8349 7162"/>
                                <a:gd name="T25" fmla="*/ T24 w 1890"/>
                                <a:gd name="T26" fmla="+- 0 48 31"/>
                                <a:gd name="T27" fmla="*/ 48 h 64"/>
                                <a:gd name="T28" fmla="+- 0 8295 7162"/>
                                <a:gd name="T29" fmla="*/ T28 w 1890"/>
                                <a:gd name="T30" fmla="+- 0 52 31"/>
                                <a:gd name="T31" fmla="*/ 52 h 64"/>
                                <a:gd name="T32" fmla="+- 0 8241 7162"/>
                                <a:gd name="T33" fmla="*/ T32 w 1890"/>
                                <a:gd name="T34" fmla="+- 0 54 31"/>
                                <a:gd name="T35" fmla="*/ 54 h 64"/>
                                <a:gd name="T36" fmla="+- 0 8187 7162"/>
                                <a:gd name="T37" fmla="*/ T36 w 1890"/>
                                <a:gd name="T38" fmla="+- 0 52 31"/>
                                <a:gd name="T39" fmla="*/ 52 h 64"/>
                                <a:gd name="T40" fmla="+- 0 8133 7162"/>
                                <a:gd name="T41" fmla="*/ T40 w 1890"/>
                                <a:gd name="T42" fmla="+- 0 54 31"/>
                                <a:gd name="T43" fmla="*/ 54 h 64"/>
                                <a:gd name="T44" fmla="+- 0 8079 7162"/>
                                <a:gd name="T45" fmla="*/ T44 w 1890"/>
                                <a:gd name="T46" fmla="+- 0 56 31"/>
                                <a:gd name="T47" fmla="*/ 56 h 64"/>
                                <a:gd name="T48" fmla="+- 0 8025 7162"/>
                                <a:gd name="T49" fmla="*/ T48 w 1890"/>
                                <a:gd name="T50" fmla="+- 0 57 31"/>
                                <a:gd name="T51" fmla="*/ 57 h 64"/>
                                <a:gd name="T52" fmla="+- 0 7972 7162"/>
                                <a:gd name="T53" fmla="*/ T52 w 1890"/>
                                <a:gd name="T54" fmla="+- 0 60 31"/>
                                <a:gd name="T55" fmla="*/ 60 h 64"/>
                                <a:gd name="T56" fmla="+- 0 7918 7162"/>
                                <a:gd name="T57" fmla="*/ T56 w 1890"/>
                                <a:gd name="T58" fmla="+- 0 61 31"/>
                                <a:gd name="T59" fmla="*/ 61 h 64"/>
                                <a:gd name="T60" fmla="+- 0 7864 7162"/>
                                <a:gd name="T61" fmla="*/ T60 w 1890"/>
                                <a:gd name="T62" fmla="+- 0 62 31"/>
                                <a:gd name="T63" fmla="*/ 62 h 64"/>
                                <a:gd name="T64" fmla="+- 0 7756 7162"/>
                                <a:gd name="T65" fmla="*/ T64 w 1890"/>
                                <a:gd name="T66" fmla="+- 0 64 31"/>
                                <a:gd name="T67" fmla="*/ 64 h 64"/>
                                <a:gd name="T68" fmla="+- 0 7540 7162"/>
                                <a:gd name="T69" fmla="*/ T68 w 1890"/>
                                <a:gd name="T70" fmla="+- 0 68 31"/>
                                <a:gd name="T71" fmla="*/ 68 h 64"/>
                                <a:gd name="T72" fmla="+- 0 7486 7162"/>
                                <a:gd name="T73" fmla="*/ T72 w 1890"/>
                                <a:gd name="T74" fmla="+- 0 68 31"/>
                                <a:gd name="T75" fmla="*/ 68 h 64"/>
                                <a:gd name="T76" fmla="+- 0 7378 7162"/>
                                <a:gd name="T77" fmla="*/ T76 w 1890"/>
                                <a:gd name="T78" fmla="+- 0 70 31"/>
                                <a:gd name="T79" fmla="*/ 70 h 64"/>
                                <a:gd name="T80" fmla="+- 0 7324 7162"/>
                                <a:gd name="T81" fmla="*/ T80 w 1890"/>
                                <a:gd name="T82" fmla="+- 0 71 31"/>
                                <a:gd name="T83" fmla="*/ 71 h 64"/>
                                <a:gd name="T84" fmla="+- 0 7216 7162"/>
                                <a:gd name="T85" fmla="*/ T84 w 1890"/>
                                <a:gd name="T86" fmla="+- 0 73 31"/>
                                <a:gd name="T87" fmla="*/ 73 h 64"/>
                                <a:gd name="T88" fmla="+- 0 7162 7162"/>
                                <a:gd name="T89" fmla="*/ T88 w 1890"/>
                                <a:gd name="T90" fmla="+- 0 75 31"/>
                                <a:gd name="T91" fmla="*/ 75 h 64"/>
                                <a:gd name="T92" fmla="+- 0 7162 7162"/>
                                <a:gd name="T93" fmla="*/ T92 w 1890"/>
                                <a:gd name="T94" fmla="+- 0 95 31"/>
                                <a:gd name="T95" fmla="*/ 95 h 64"/>
                                <a:gd name="T96" fmla="+- 0 7216 7162"/>
                                <a:gd name="T97" fmla="*/ T96 w 1890"/>
                                <a:gd name="T98" fmla="+- 0 93 31"/>
                                <a:gd name="T99" fmla="*/ 93 h 64"/>
                                <a:gd name="T100" fmla="+- 0 7324 7162"/>
                                <a:gd name="T101" fmla="*/ T100 w 1890"/>
                                <a:gd name="T102" fmla="+- 0 91 31"/>
                                <a:gd name="T103" fmla="*/ 91 h 64"/>
                                <a:gd name="T104" fmla="+- 0 7378 7162"/>
                                <a:gd name="T105" fmla="*/ T104 w 1890"/>
                                <a:gd name="T106" fmla="+- 0 90 31"/>
                                <a:gd name="T107" fmla="*/ 90 h 64"/>
                                <a:gd name="T108" fmla="+- 0 7486 7162"/>
                                <a:gd name="T109" fmla="*/ T108 w 1890"/>
                                <a:gd name="T110" fmla="+- 0 88 31"/>
                                <a:gd name="T111" fmla="*/ 88 h 64"/>
                                <a:gd name="T112" fmla="+- 0 7540 7162"/>
                                <a:gd name="T113" fmla="*/ T112 w 1890"/>
                                <a:gd name="T114" fmla="+- 0 89 31"/>
                                <a:gd name="T115" fmla="*/ 89 h 64"/>
                                <a:gd name="T116" fmla="+- 0 7594 7162"/>
                                <a:gd name="T117" fmla="*/ T116 w 1890"/>
                                <a:gd name="T118" fmla="+- 0 87 31"/>
                                <a:gd name="T119" fmla="*/ 87 h 64"/>
                                <a:gd name="T120" fmla="+- 0 7702 7162"/>
                                <a:gd name="T121" fmla="*/ T120 w 1890"/>
                                <a:gd name="T122" fmla="+- 0 85 31"/>
                                <a:gd name="T123" fmla="*/ 85 h 64"/>
                                <a:gd name="T124" fmla="+- 0 7810 7162"/>
                                <a:gd name="T125" fmla="*/ T124 w 1890"/>
                                <a:gd name="T126" fmla="+- 0 84 31"/>
                                <a:gd name="T127" fmla="*/ 84 h 64"/>
                                <a:gd name="T128" fmla="+- 0 7864 7162"/>
                                <a:gd name="T129" fmla="*/ T128 w 1890"/>
                                <a:gd name="T130" fmla="+- 0 83 31"/>
                                <a:gd name="T131" fmla="*/ 83 h 64"/>
                                <a:gd name="T132" fmla="+- 0 7918 7162"/>
                                <a:gd name="T133" fmla="*/ T132 w 1890"/>
                                <a:gd name="T134" fmla="+- 0 81 31"/>
                                <a:gd name="T135" fmla="*/ 81 h 64"/>
                                <a:gd name="T136" fmla="+- 0 7972 7162"/>
                                <a:gd name="T137" fmla="*/ T136 w 1890"/>
                                <a:gd name="T138" fmla="+- 0 80 31"/>
                                <a:gd name="T139" fmla="*/ 80 h 64"/>
                                <a:gd name="T140" fmla="+- 0 8025 7162"/>
                                <a:gd name="T141" fmla="*/ T140 w 1890"/>
                                <a:gd name="T142" fmla="+- 0 78 31"/>
                                <a:gd name="T143" fmla="*/ 78 h 64"/>
                                <a:gd name="T144" fmla="+- 0 8079 7162"/>
                                <a:gd name="T145" fmla="*/ T144 w 1890"/>
                                <a:gd name="T146" fmla="+- 0 77 31"/>
                                <a:gd name="T147" fmla="*/ 77 h 64"/>
                                <a:gd name="T148" fmla="+- 0 8133 7162"/>
                                <a:gd name="T149" fmla="*/ T148 w 1890"/>
                                <a:gd name="T150" fmla="+- 0 74 31"/>
                                <a:gd name="T151" fmla="*/ 74 h 64"/>
                                <a:gd name="T152" fmla="+- 0 8187 7162"/>
                                <a:gd name="T153" fmla="*/ T152 w 1890"/>
                                <a:gd name="T154" fmla="+- 0 73 31"/>
                                <a:gd name="T155" fmla="*/ 73 h 64"/>
                                <a:gd name="T156" fmla="+- 0 8241 7162"/>
                                <a:gd name="T157" fmla="*/ T156 w 1890"/>
                                <a:gd name="T158" fmla="+- 0 75 31"/>
                                <a:gd name="T159" fmla="*/ 75 h 64"/>
                                <a:gd name="T160" fmla="+- 0 8295 7162"/>
                                <a:gd name="T161" fmla="*/ T160 w 1890"/>
                                <a:gd name="T162" fmla="+- 0 73 31"/>
                                <a:gd name="T163" fmla="*/ 73 h 64"/>
                                <a:gd name="T164" fmla="+- 0 8349 7162"/>
                                <a:gd name="T165" fmla="*/ T164 w 1890"/>
                                <a:gd name="T166" fmla="+- 0 69 31"/>
                                <a:gd name="T167" fmla="*/ 69 h 64"/>
                                <a:gd name="T168" fmla="+- 0 8403 7162"/>
                                <a:gd name="T169" fmla="*/ T168 w 1890"/>
                                <a:gd name="T170" fmla="+- 0 68 31"/>
                                <a:gd name="T171" fmla="*/ 68 h 64"/>
                                <a:gd name="T172" fmla="+- 0 8565 7162"/>
                                <a:gd name="T173" fmla="*/ T172 w 1890"/>
                                <a:gd name="T174" fmla="+- 0 65 31"/>
                                <a:gd name="T175" fmla="*/ 65 h 64"/>
                                <a:gd name="T176" fmla="+- 0 8781 7162"/>
                                <a:gd name="T177" fmla="*/ T176 w 1890"/>
                                <a:gd name="T178" fmla="+- 0 60 31"/>
                                <a:gd name="T179" fmla="*/ 60 h 64"/>
                                <a:gd name="T180" fmla="+- 0 8835 7162"/>
                                <a:gd name="T181" fmla="*/ T180 w 1890"/>
                                <a:gd name="T182" fmla="+- 0 59 31"/>
                                <a:gd name="T183" fmla="*/ 59 h 64"/>
                                <a:gd name="T184" fmla="+- 0 8943 7162"/>
                                <a:gd name="T185" fmla="*/ T184 w 1890"/>
                                <a:gd name="T186" fmla="+- 0 57 31"/>
                                <a:gd name="T187" fmla="*/ 57 h 64"/>
                                <a:gd name="T188" fmla="+- 0 8997 7162"/>
                                <a:gd name="T189" fmla="*/ T188 w 1890"/>
                                <a:gd name="T190" fmla="+- 0 56 31"/>
                                <a:gd name="T191" fmla="*/ 56 h 64"/>
                                <a:gd name="T192" fmla="+- 0 9051 7162"/>
                                <a:gd name="T193" fmla="*/ T192 w 1890"/>
                                <a:gd name="T194" fmla="+- 0 54 31"/>
                                <a:gd name="T195" fmla="*/ 54 h 64"/>
                                <a:gd name="T196" fmla="+- 0 9051 7162"/>
                                <a:gd name="T197" fmla="*/ T196 w 1890"/>
                                <a:gd name="T198" fmla="+- 0 31 31"/>
                                <a:gd name="T199" fmla="*/ 31 h 6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</a:cxnLst>
                              <a:rect l="0" t="0" r="r" b="b"/>
                              <a:pathLst>
                                <a:path w="1890" h="64">
                                  <a:moveTo>
                                    <a:pt x="1889" y="0"/>
                                  </a:moveTo>
                                  <a:lnTo>
                                    <a:pt x="1835" y="2"/>
                                  </a:lnTo>
                                  <a:lnTo>
                                    <a:pt x="1673" y="6"/>
                                  </a:lnTo>
                                  <a:lnTo>
                                    <a:pt x="1619" y="7"/>
                                  </a:lnTo>
                                  <a:lnTo>
                                    <a:pt x="1403" y="13"/>
                                  </a:lnTo>
                                  <a:lnTo>
                                    <a:pt x="1349" y="14"/>
                                  </a:lnTo>
                                  <a:lnTo>
                                    <a:pt x="1187" y="17"/>
                                  </a:lnTo>
                                  <a:lnTo>
                                    <a:pt x="1133" y="21"/>
                                  </a:lnTo>
                                  <a:lnTo>
                                    <a:pt x="1079" y="23"/>
                                  </a:lnTo>
                                  <a:lnTo>
                                    <a:pt x="1025" y="21"/>
                                  </a:lnTo>
                                  <a:lnTo>
                                    <a:pt x="971" y="23"/>
                                  </a:lnTo>
                                  <a:lnTo>
                                    <a:pt x="917" y="25"/>
                                  </a:lnTo>
                                  <a:lnTo>
                                    <a:pt x="863" y="26"/>
                                  </a:lnTo>
                                  <a:lnTo>
                                    <a:pt x="810" y="29"/>
                                  </a:lnTo>
                                  <a:lnTo>
                                    <a:pt x="756" y="30"/>
                                  </a:lnTo>
                                  <a:lnTo>
                                    <a:pt x="702" y="31"/>
                                  </a:lnTo>
                                  <a:lnTo>
                                    <a:pt x="594" y="33"/>
                                  </a:lnTo>
                                  <a:lnTo>
                                    <a:pt x="378" y="37"/>
                                  </a:lnTo>
                                  <a:lnTo>
                                    <a:pt x="324" y="37"/>
                                  </a:lnTo>
                                  <a:lnTo>
                                    <a:pt x="216" y="39"/>
                                  </a:lnTo>
                                  <a:lnTo>
                                    <a:pt x="162" y="40"/>
                                  </a:lnTo>
                                  <a:lnTo>
                                    <a:pt x="54" y="42"/>
                                  </a:lnTo>
                                  <a:lnTo>
                                    <a:pt x="0" y="44"/>
                                  </a:lnTo>
                                  <a:lnTo>
                                    <a:pt x="0" y="64"/>
                                  </a:lnTo>
                                  <a:lnTo>
                                    <a:pt x="54" y="62"/>
                                  </a:lnTo>
                                  <a:lnTo>
                                    <a:pt x="162" y="60"/>
                                  </a:lnTo>
                                  <a:lnTo>
                                    <a:pt x="216" y="59"/>
                                  </a:lnTo>
                                  <a:lnTo>
                                    <a:pt x="324" y="57"/>
                                  </a:lnTo>
                                  <a:lnTo>
                                    <a:pt x="378" y="58"/>
                                  </a:lnTo>
                                  <a:lnTo>
                                    <a:pt x="432" y="56"/>
                                  </a:lnTo>
                                  <a:lnTo>
                                    <a:pt x="540" y="54"/>
                                  </a:lnTo>
                                  <a:lnTo>
                                    <a:pt x="648" y="53"/>
                                  </a:lnTo>
                                  <a:lnTo>
                                    <a:pt x="702" y="52"/>
                                  </a:lnTo>
                                  <a:lnTo>
                                    <a:pt x="756" y="50"/>
                                  </a:lnTo>
                                  <a:lnTo>
                                    <a:pt x="810" y="49"/>
                                  </a:lnTo>
                                  <a:lnTo>
                                    <a:pt x="863" y="47"/>
                                  </a:lnTo>
                                  <a:lnTo>
                                    <a:pt x="917" y="46"/>
                                  </a:lnTo>
                                  <a:lnTo>
                                    <a:pt x="971" y="43"/>
                                  </a:lnTo>
                                  <a:lnTo>
                                    <a:pt x="1025" y="42"/>
                                  </a:lnTo>
                                  <a:lnTo>
                                    <a:pt x="1079" y="44"/>
                                  </a:lnTo>
                                  <a:lnTo>
                                    <a:pt x="1133" y="42"/>
                                  </a:lnTo>
                                  <a:lnTo>
                                    <a:pt x="1187" y="38"/>
                                  </a:lnTo>
                                  <a:lnTo>
                                    <a:pt x="1241" y="37"/>
                                  </a:lnTo>
                                  <a:lnTo>
                                    <a:pt x="1403" y="34"/>
                                  </a:lnTo>
                                  <a:lnTo>
                                    <a:pt x="1619" y="29"/>
                                  </a:lnTo>
                                  <a:lnTo>
                                    <a:pt x="1673" y="28"/>
                                  </a:lnTo>
                                  <a:lnTo>
                                    <a:pt x="1781" y="26"/>
                                  </a:lnTo>
                                  <a:lnTo>
                                    <a:pt x="1835" y="25"/>
                                  </a:lnTo>
                                  <a:lnTo>
                                    <a:pt x="1889" y="23"/>
                                  </a:lnTo>
                                  <a:lnTo>
                                    <a:pt x="188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D968C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75" name="docshape409"/>
                          <wps:cNvSpPr>
                            <a:spLocks/>
                          </wps:cNvSpPr>
                          <wps:spPr bwMode="auto">
                            <a:xfrm>
                              <a:off x="7161" y="-40"/>
                              <a:ext cx="1890" cy="85"/>
                            </a:xfrm>
                            <a:custGeom>
                              <a:avLst/>
                              <a:gdLst>
                                <a:gd name="T0" fmla="+- 0 9051 7162"/>
                                <a:gd name="T1" fmla="*/ T0 w 1890"/>
                                <a:gd name="T2" fmla="+- 0 -40 -40"/>
                                <a:gd name="T3" fmla="*/ -40 h 85"/>
                                <a:gd name="T4" fmla="+- 0 8997 7162"/>
                                <a:gd name="T5" fmla="*/ T4 w 1890"/>
                                <a:gd name="T6" fmla="+- 0 -38 -40"/>
                                <a:gd name="T7" fmla="*/ -38 h 85"/>
                                <a:gd name="T8" fmla="+- 0 8943 7162"/>
                                <a:gd name="T9" fmla="*/ T8 w 1890"/>
                                <a:gd name="T10" fmla="+- 0 -37 -40"/>
                                <a:gd name="T11" fmla="*/ -37 h 85"/>
                                <a:gd name="T12" fmla="+- 0 8889 7162"/>
                                <a:gd name="T13" fmla="*/ T12 w 1890"/>
                                <a:gd name="T14" fmla="+- 0 -34 -40"/>
                                <a:gd name="T15" fmla="*/ -34 h 85"/>
                                <a:gd name="T16" fmla="+- 0 8835 7162"/>
                                <a:gd name="T17" fmla="*/ T16 w 1890"/>
                                <a:gd name="T18" fmla="+- 0 -33 -40"/>
                                <a:gd name="T19" fmla="*/ -33 h 85"/>
                                <a:gd name="T20" fmla="+- 0 8781 7162"/>
                                <a:gd name="T21" fmla="*/ T20 w 1890"/>
                                <a:gd name="T22" fmla="+- 0 -31 -40"/>
                                <a:gd name="T23" fmla="*/ -31 h 85"/>
                                <a:gd name="T24" fmla="+- 0 8727 7162"/>
                                <a:gd name="T25" fmla="*/ T24 w 1890"/>
                                <a:gd name="T26" fmla="+- 0 -30 -40"/>
                                <a:gd name="T27" fmla="*/ -30 h 85"/>
                                <a:gd name="T28" fmla="+- 0 8673 7162"/>
                                <a:gd name="T29" fmla="*/ T28 w 1890"/>
                                <a:gd name="T30" fmla="+- 0 -28 -40"/>
                                <a:gd name="T31" fmla="*/ -28 h 85"/>
                                <a:gd name="T32" fmla="+- 0 8565 7162"/>
                                <a:gd name="T33" fmla="*/ T32 w 1890"/>
                                <a:gd name="T34" fmla="+- 0 -24 -40"/>
                                <a:gd name="T35" fmla="*/ -24 h 85"/>
                                <a:gd name="T36" fmla="+- 0 8457 7162"/>
                                <a:gd name="T37" fmla="*/ T36 w 1890"/>
                                <a:gd name="T38" fmla="+- 0 -20 -40"/>
                                <a:gd name="T39" fmla="*/ -20 h 85"/>
                                <a:gd name="T40" fmla="+- 0 8403 7162"/>
                                <a:gd name="T41" fmla="*/ T40 w 1890"/>
                                <a:gd name="T42" fmla="+- 0 -17 -40"/>
                                <a:gd name="T43" fmla="*/ -17 h 85"/>
                                <a:gd name="T44" fmla="+- 0 8349 7162"/>
                                <a:gd name="T45" fmla="*/ T44 w 1890"/>
                                <a:gd name="T46" fmla="+- 0 -15 -40"/>
                                <a:gd name="T47" fmla="*/ -15 h 85"/>
                                <a:gd name="T48" fmla="+- 0 8295 7162"/>
                                <a:gd name="T49" fmla="*/ T48 w 1890"/>
                                <a:gd name="T50" fmla="+- 0 -15 -40"/>
                                <a:gd name="T51" fmla="*/ -15 h 85"/>
                                <a:gd name="T52" fmla="+- 0 8241 7162"/>
                                <a:gd name="T53" fmla="*/ T52 w 1890"/>
                                <a:gd name="T54" fmla="+- 0 -11 -40"/>
                                <a:gd name="T55" fmla="*/ -11 h 85"/>
                                <a:gd name="T56" fmla="+- 0 8187 7162"/>
                                <a:gd name="T57" fmla="*/ T56 w 1890"/>
                                <a:gd name="T58" fmla="+- 0 -11 -40"/>
                                <a:gd name="T59" fmla="*/ -11 h 85"/>
                                <a:gd name="T60" fmla="+- 0 8133 7162"/>
                                <a:gd name="T61" fmla="*/ T60 w 1890"/>
                                <a:gd name="T62" fmla="+- 0 -6 -40"/>
                                <a:gd name="T63" fmla="*/ -6 h 85"/>
                                <a:gd name="T64" fmla="+- 0 8079 7162"/>
                                <a:gd name="T65" fmla="*/ T64 w 1890"/>
                                <a:gd name="T66" fmla="+- 0 -5 -40"/>
                                <a:gd name="T67" fmla="*/ -5 h 85"/>
                                <a:gd name="T68" fmla="+- 0 8025 7162"/>
                                <a:gd name="T69" fmla="*/ T68 w 1890"/>
                                <a:gd name="T70" fmla="+- 0 -3 -40"/>
                                <a:gd name="T71" fmla="*/ -3 h 85"/>
                                <a:gd name="T72" fmla="+- 0 7972 7162"/>
                                <a:gd name="T73" fmla="*/ T72 w 1890"/>
                                <a:gd name="T74" fmla="+- 0 -4 -40"/>
                                <a:gd name="T75" fmla="*/ -4 h 85"/>
                                <a:gd name="T76" fmla="+- 0 7918 7162"/>
                                <a:gd name="T77" fmla="*/ T76 w 1890"/>
                                <a:gd name="T78" fmla="+- 0 -1 -40"/>
                                <a:gd name="T79" fmla="*/ -1 h 85"/>
                                <a:gd name="T80" fmla="+- 0 7864 7162"/>
                                <a:gd name="T81" fmla="*/ T80 w 1890"/>
                                <a:gd name="T82" fmla="+- 0 0 -40"/>
                                <a:gd name="T83" fmla="*/ 0 h 85"/>
                                <a:gd name="T84" fmla="+- 0 7810 7162"/>
                                <a:gd name="T85" fmla="*/ T84 w 1890"/>
                                <a:gd name="T86" fmla="+- 0 5 -40"/>
                                <a:gd name="T87" fmla="*/ 5 h 85"/>
                                <a:gd name="T88" fmla="+- 0 7756 7162"/>
                                <a:gd name="T89" fmla="*/ T88 w 1890"/>
                                <a:gd name="T90" fmla="+- 0 5 -40"/>
                                <a:gd name="T91" fmla="*/ 5 h 85"/>
                                <a:gd name="T92" fmla="+- 0 7594 7162"/>
                                <a:gd name="T93" fmla="*/ T92 w 1890"/>
                                <a:gd name="T94" fmla="+- 0 10 -40"/>
                                <a:gd name="T95" fmla="*/ 10 h 85"/>
                                <a:gd name="T96" fmla="+- 0 7540 7162"/>
                                <a:gd name="T97" fmla="*/ T96 w 1890"/>
                                <a:gd name="T98" fmla="+- 0 11 -40"/>
                                <a:gd name="T99" fmla="*/ 11 h 85"/>
                                <a:gd name="T100" fmla="+- 0 7486 7162"/>
                                <a:gd name="T101" fmla="*/ T100 w 1890"/>
                                <a:gd name="T102" fmla="+- 0 12 -40"/>
                                <a:gd name="T103" fmla="*/ 12 h 85"/>
                                <a:gd name="T104" fmla="+- 0 7432 7162"/>
                                <a:gd name="T105" fmla="*/ T104 w 1890"/>
                                <a:gd name="T106" fmla="+- 0 18 -40"/>
                                <a:gd name="T107" fmla="*/ 18 h 85"/>
                                <a:gd name="T108" fmla="+- 0 7378 7162"/>
                                <a:gd name="T109" fmla="*/ T108 w 1890"/>
                                <a:gd name="T110" fmla="+- 0 19 -40"/>
                                <a:gd name="T111" fmla="*/ 19 h 85"/>
                                <a:gd name="T112" fmla="+- 0 7324 7162"/>
                                <a:gd name="T113" fmla="*/ T112 w 1890"/>
                                <a:gd name="T114" fmla="+- 0 21 -40"/>
                                <a:gd name="T115" fmla="*/ 21 h 85"/>
                                <a:gd name="T116" fmla="+- 0 7270 7162"/>
                                <a:gd name="T117" fmla="*/ T116 w 1890"/>
                                <a:gd name="T118" fmla="+- 0 22 -40"/>
                                <a:gd name="T119" fmla="*/ 22 h 85"/>
                                <a:gd name="T120" fmla="+- 0 7216 7162"/>
                                <a:gd name="T121" fmla="*/ T120 w 1890"/>
                                <a:gd name="T122" fmla="+- 0 23 -40"/>
                                <a:gd name="T123" fmla="*/ 23 h 85"/>
                                <a:gd name="T124" fmla="+- 0 7162 7162"/>
                                <a:gd name="T125" fmla="*/ T124 w 1890"/>
                                <a:gd name="T126" fmla="+- 0 25 -40"/>
                                <a:gd name="T127" fmla="*/ 25 h 85"/>
                                <a:gd name="T128" fmla="+- 0 7162 7162"/>
                                <a:gd name="T129" fmla="*/ T128 w 1890"/>
                                <a:gd name="T130" fmla="+- 0 45 -40"/>
                                <a:gd name="T131" fmla="*/ 45 h 85"/>
                                <a:gd name="T132" fmla="+- 0 7216 7162"/>
                                <a:gd name="T133" fmla="*/ T132 w 1890"/>
                                <a:gd name="T134" fmla="+- 0 43 -40"/>
                                <a:gd name="T135" fmla="*/ 43 h 85"/>
                                <a:gd name="T136" fmla="+- 0 7270 7162"/>
                                <a:gd name="T137" fmla="*/ T136 w 1890"/>
                                <a:gd name="T138" fmla="+- 0 42 -40"/>
                                <a:gd name="T139" fmla="*/ 42 h 85"/>
                                <a:gd name="T140" fmla="+- 0 7324 7162"/>
                                <a:gd name="T141" fmla="*/ T140 w 1890"/>
                                <a:gd name="T142" fmla="+- 0 41 -40"/>
                                <a:gd name="T143" fmla="*/ 41 h 85"/>
                                <a:gd name="T144" fmla="+- 0 7378 7162"/>
                                <a:gd name="T145" fmla="*/ T144 w 1890"/>
                                <a:gd name="T146" fmla="+- 0 39 -40"/>
                                <a:gd name="T147" fmla="*/ 39 h 85"/>
                                <a:gd name="T148" fmla="+- 0 7432 7162"/>
                                <a:gd name="T149" fmla="*/ T148 w 1890"/>
                                <a:gd name="T150" fmla="+- 0 38 -40"/>
                                <a:gd name="T151" fmla="*/ 38 h 85"/>
                                <a:gd name="T152" fmla="+- 0 7486 7162"/>
                                <a:gd name="T153" fmla="*/ T152 w 1890"/>
                                <a:gd name="T154" fmla="+- 0 32 -40"/>
                                <a:gd name="T155" fmla="*/ 32 h 85"/>
                                <a:gd name="T156" fmla="+- 0 7594 7162"/>
                                <a:gd name="T157" fmla="*/ T156 w 1890"/>
                                <a:gd name="T158" fmla="+- 0 30 -40"/>
                                <a:gd name="T159" fmla="*/ 30 h 85"/>
                                <a:gd name="T160" fmla="+- 0 7756 7162"/>
                                <a:gd name="T161" fmla="*/ T160 w 1890"/>
                                <a:gd name="T162" fmla="+- 0 25 -40"/>
                                <a:gd name="T163" fmla="*/ 25 h 85"/>
                                <a:gd name="T164" fmla="+- 0 7810 7162"/>
                                <a:gd name="T165" fmla="*/ T164 w 1890"/>
                                <a:gd name="T166" fmla="+- 0 25 -40"/>
                                <a:gd name="T167" fmla="*/ 25 h 85"/>
                                <a:gd name="T168" fmla="+- 0 7864 7162"/>
                                <a:gd name="T169" fmla="*/ T168 w 1890"/>
                                <a:gd name="T170" fmla="+- 0 20 -40"/>
                                <a:gd name="T171" fmla="*/ 20 h 85"/>
                                <a:gd name="T172" fmla="+- 0 7918 7162"/>
                                <a:gd name="T173" fmla="*/ T172 w 1890"/>
                                <a:gd name="T174" fmla="+- 0 19 -40"/>
                                <a:gd name="T175" fmla="*/ 19 h 85"/>
                                <a:gd name="T176" fmla="+- 0 7972 7162"/>
                                <a:gd name="T177" fmla="*/ T176 w 1890"/>
                                <a:gd name="T178" fmla="+- 0 16 -40"/>
                                <a:gd name="T179" fmla="*/ 16 h 85"/>
                                <a:gd name="T180" fmla="+- 0 8025 7162"/>
                                <a:gd name="T181" fmla="*/ T180 w 1890"/>
                                <a:gd name="T182" fmla="+- 0 17 -40"/>
                                <a:gd name="T183" fmla="*/ 17 h 85"/>
                                <a:gd name="T184" fmla="+- 0 8133 7162"/>
                                <a:gd name="T185" fmla="*/ T184 w 1890"/>
                                <a:gd name="T186" fmla="+- 0 14 -40"/>
                                <a:gd name="T187" fmla="*/ 14 h 85"/>
                                <a:gd name="T188" fmla="+- 0 8187 7162"/>
                                <a:gd name="T189" fmla="*/ T188 w 1890"/>
                                <a:gd name="T190" fmla="+- 0 9 -40"/>
                                <a:gd name="T191" fmla="*/ 9 h 85"/>
                                <a:gd name="T192" fmla="+- 0 8241 7162"/>
                                <a:gd name="T193" fmla="*/ T192 w 1890"/>
                                <a:gd name="T194" fmla="+- 0 9 -40"/>
                                <a:gd name="T195" fmla="*/ 9 h 85"/>
                                <a:gd name="T196" fmla="+- 0 8295 7162"/>
                                <a:gd name="T197" fmla="*/ T196 w 1890"/>
                                <a:gd name="T198" fmla="+- 0 5 -40"/>
                                <a:gd name="T199" fmla="*/ 5 h 85"/>
                                <a:gd name="T200" fmla="+- 0 8349 7162"/>
                                <a:gd name="T201" fmla="*/ T200 w 1890"/>
                                <a:gd name="T202" fmla="+- 0 5 -40"/>
                                <a:gd name="T203" fmla="*/ 5 h 85"/>
                                <a:gd name="T204" fmla="+- 0 8403 7162"/>
                                <a:gd name="T205" fmla="*/ T204 w 1890"/>
                                <a:gd name="T206" fmla="+- 0 4 -40"/>
                                <a:gd name="T207" fmla="*/ 4 h 85"/>
                                <a:gd name="T208" fmla="+- 0 8457 7162"/>
                                <a:gd name="T209" fmla="*/ T208 w 1890"/>
                                <a:gd name="T210" fmla="+- 0 0 -40"/>
                                <a:gd name="T211" fmla="*/ 0 h 85"/>
                                <a:gd name="T212" fmla="+- 0 8511 7162"/>
                                <a:gd name="T213" fmla="*/ T212 w 1890"/>
                                <a:gd name="T214" fmla="+- 0 -1 -40"/>
                                <a:gd name="T215" fmla="*/ -1 h 85"/>
                                <a:gd name="T216" fmla="+- 0 8565 7162"/>
                                <a:gd name="T217" fmla="*/ T216 w 1890"/>
                                <a:gd name="T218" fmla="+- 0 -3 -40"/>
                                <a:gd name="T219" fmla="*/ -3 h 85"/>
                                <a:gd name="T220" fmla="+- 0 8673 7162"/>
                                <a:gd name="T221" fmla="*/ T220 w 1890"/>
                                <a:gd name="T222" fmla="+- 0 -7 -40"/>
                                <a:gd name="T223" fmla="*/ -7 h 85"/>
                                <a:gd name="T224" fmla="+- 0 8781 7162"/>
                                <a:gd name="T225" fmla="*/ T224 w 1890"/>
                                <a:gd name="T226" fmla="+- 0 -9 -40"/>
                                <a:gd name="T227" fmla="*/ -9 h 85"/>
                                <a:gd name="T228" fmla="+- 0 8835 7162"/>
                                <a:gd name="T229" fmla="*/ T228 w 1890"/>
                                <a:gd name="T230" fmla="+- 0 -11 -40"/>
                                <a:gd name="T231" fmla="*/ -11 h 85"/>
                                <a:gd name="T232" fmla="+- 0 8889 7162"/>
                                <a:gd name="T233" fmla="*/ T232 w 1890"/>
                                <a:gd name="T234" fmla="+- 0 -12 -40"/>
                                <a:gd name="T235" fmla="*/ -12 h 85"/>
                                <a:gd name="T236" fmla="+- 0 8997 7162"/>
                                <a:gd name="T237" fmla="*/ T236 w 1890"/>
                                <a:gd name="T238" fmla="+- 0 -15 -40"/>
                                <a:gd name="T239" fmla="*/ -15 h 85"/>
                                <a:gd name="T240" fmla="+- 0 9051 7162"/>
                                <a:gd name="T241" fmla="*/ T240 w 1890"/>
                                <a:gd name="T242" fmla="+- 0 -16 -40"/>
                                <a:gd name="T243" fmla="*/ -16 h 85"/>
                                <a:gd name="T244" fmla="+- 0 9051 7162"/>
                                <a:gd name="T245" fmla="*/ T244 w 1890"/>
                                <a:gd name="T246" fmla="+- 0 -40 -40"/>
                                <a:gd name="T247" fmla="*/ -40 h 8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  <a:cxn ang="0">
                                  <a:pos x="T241" y="T243"/>
                                </a:cxn>
                                <a:cxn ang="0">
                                  <a:pos x="T245" y="T247"/>
                                </a:cxn>
                              </a:cxnLst>
                              <a:rect l="0" t="0" r="r" b="b"/>
                              <a:pathLst>
                                <a:path w="1890" h="85">
                                  <a:moveTo>
                                    <a:pt x="1889" y="0"/>
                                  </a:moveTo>
                                  <a:lnTo>
                                    <a:pt x="1835" y="2"/>
                                  </a:lnTo>
                                  <a:lnTo>
                                    <a:pt x="1781" y="3"/>
                                  </a:lnTo>
                                  <a:lnTo>
                                    <a:pt x="1727" y="6"/>
                                  </a:lnTo>
                                  <a:lnTo>
                                    <a:pt x="1673" y="7"/>
                                  </a:lnTo>
                                  <a:lnTo>
                                    <a:pt x="1619" y="9"/>
                                  </a:lnTo>
                                  <a:lnTo>
                                    <a:pt x="1565" y="10"/>
                                  </a:lnTo>
                                  <a:lnTo>
                                    <a:pt x="1511" y="12"/>
                                  </a:lnTo>
                                  <a:lnTo>
                                    <a:pt x="1403" y="16"/>
                                  </a:lnTo>
                                  <a:lnTo>
                                    <a:pt x="1295" y="20"/>
                                  </a:lnTo>
                                  <a:lnTo>
                                    <a:pt x="1241" y="23"/>
                                  </a:lnTo>
                                  <a:lnTo>
                                    <a:pt x="1187" y="25"/>
                                  </a:lnTo>
                                  <a:lnTo>
                                    <a:pt x="1133" y="25"/>
                                  </a:lnTo>
                                  <a:lnTo>
                                    <a:pt x="1079" y="29"/>
                                  </a:lnTo>
                                  <a:lnTo>
                                    <a:pt x="1025" y="29"/>
                                  </a:lnTo>
                                  <a:lnTo>
                                    <a:pt x="971" y="34"/>
                                  </a:lnTo>
                                  <a:lnTo>
                                    <a:pt x="917" y="35"/>
                                  </a:lnTo>
                                  <a:lnTo>
                                    <a:pt x="863" y="37"/>
                                  </a:lnTo>
                                  <a:lnTo>
                                    <a:pt x="810" y="36"/>
                                  </a:lnTo>
                                  <a:lnTo>
                                    <a:pt x="756" y="39"/>
                                  </a:lnTo>
                                  <a:lnTo>
                                    <a:pt x="702" y="40"/>
                                  </a:lnTo>
                                  <a:lnTo>
                                    <a:pt x="648" y="45"/>
                                  </a:lnTo>
                                  <a:lnTo>
                                    <a:pt x="594" y="45"/>
                                  </a:lnTo>
                                  <a:lnTo>
                                    <a:pt x="432" y="50"/>
                                  </a:lnTo>
                                  <a:lnTo>
                                    <a:pt x="378" y="51"/>
                                  </a:lnTo>
                                  <a:lnTo>
                                    <a:pt x="324" y="52"/>
                                  </a:lnTo>
                                  <a:lnTo>
                                    <a:pt x="270" y="58"/>
                                  </a:lnTo>
                                  <a:lnTo>
                                    <a:pt x="216" y="59"/>
                                  </a:lnTo>
                                  <a:lnTo>
                                    <a:pt x="162" y="61"/>
                                  </a:lnTo>
                                  <a:lnTo>
                                    <a:pt x="108" y="62"/>
                                  </a:lnTo>
                                  <a:lnTo>
                                    <a:pt x="54" y="63"/>
                                  </a:lnTo>
                                  <a:lnTo>
                                    <a:pt x="0" y="65"/>
                                  </a:lnTo>
                                  <a:lnTo>
                                    <a:pt x="0" y="85"/>
                                  </a:lnTo>
                                  <a:lnTo>
                                    <a:pt x="54" y="83"/>
                                  </a:lnTo>
                                  <a:lnTo>
                                    <a:pt x="108" y="82"/>
                                  </a:lnTo>
                                  <a:lnTo>
                                    <a:pt x="162" y="81"/>
                                  </a:lnTo>
                                  <a:lnTo>
                                    <a:pt x="216" y="79"/>
                                  </a:lnTo>
                                  <a:lnTo>
                                    <a:pt x="270" y="78"/>
                                  </a:lnTo>
                                  <a:lnTo>
                                    <a:pt x="324" y="72"/>
                                  </a:lnTo>
                                  <a:lnTo>
                                    <a:pt x="432" y="70"/>
                                  </a:lnTo>
                                  <a:lnTo>
                                    <a:pt x="594" y="65"/>
                                  </a:lnTo>
                                  <a:lnTo>
                                    <a:pt x="648" y="65"/>
                                  </a:lnTo>
                                  <a:lnTo>
                                    <a:pt x="702" y="60"/>
                                  </a:lnTo>
                                  <a:lnTo>
                                    <a:pt x="756" y="59"/>
                                  </a:lnTo>
                                  <a:lnTo>
                                    <a:pt x="810" y="56"/>
                                  </a:lnTo>
                                  <a:lnTo>
                                    <a:pt x="863" y="57"/>
                                  </a:lnTo>
                                  <a:lnTo>
                                    <a:pt x="971" y="54"/>
                                  </a:lnTo>
                                  <a:lnTo>
                                    <a:pt x="1025" y="49"/>
                                  </a:lnTo>
                                  <a:lnTo>
                                    <a:pt x="1079" y="49"/>
                                  </a:lnTo>
                                  <a:lnTo>
                                    <a:pt x="1133" y="45"/>
                                  </a:lnTo>
                                  <a:lnTo>
                                    <a:pt x="1187" y="45"/>
                                  </a:lnTo>
                                  <a:lnTo>
                                    <a:pt x="1241" y="44"/>
                                  </a:lnTo>
                                  <a:lnTo>
                                    <a:pt x="1295" y="40"/>
                                  </a:lnTo>
                                  <a:lnTo>
                                    <a:pt x="1349" y="39"/>
                                  </a:lnTo>
                                  <a:lnTo>
                                    <a:pt x="1403" y="37"/>
                                  </a:lnTo>
                                  <a:lnTo>
                                    <a:pt x="1511" y="33"/>
                                  </a:lnTo>
                                  <a:lnTo>
                                    <a:pt x="1619" y="31"/>
                                  </a:lnTo>
                                  <a:lnTo>
                                    <a:pt x="1673" y="29"/>
                                  </a:lnTo>
                                  <a:lnTo>
                                    <a:pt x="1727" y="28"/>
                                  </a:lnTo>
                                  <a:lnTo>
                                    <a:pt x="1835" y="25"/>
                                  </a:lnTo>
                                  <a:lnTo>
                                    <a:pt x="1889" y="24"/>
                                  </a:lnTo>
                                  <a:lnTo>
                                    <a:pt x="188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C4B73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76" name="docshape410"/>
                          <wps:cNvSpPr>
                            <a:spLocks/>
                          </wps:cNvSpPr>
                          <wps:spPr bwMode="auto">
                            <a:xfrm>
                              <a:off x="7161" y="43"/>
                              <a:ext cx="1890" cy="86"/>
                            </a:xfrm>
                            <a:custGeom>
                              <a:avLst/>
                              <a:gdLst>
                                <a:gd name="T0" fmla="+- 0 9051 7162"/>
                                <a:gd name="T1" fmla="*/ T0 w 1890"/>
                                <a:gd name="T2" fmla="+- 0 43 43"/>
                                <a:gd name="T3" fmla="*/ 43 h 86"/>
                                <a:gd name="T4" fmla="+- 0 8997 7162"/>
                                <a:gd name="T5" fmla="*/ T4 w 1890"/>
                                <a:gd name="T6" fmla="+- 0 45 43"/>
                                <a:gd name="T7" fmla="*/ 45 h 86"/>
                                <a:gd name="T8" fmla="+- 0 8943 7162"/>
                                <a:gd name="T9" fmla="*/ T8 w 1890"/>
                                <a:gd name="T10" fmla="+- 0 46 43"/>
                                <a:gd name="T11" fmla="*/ 46 h 86"/>
                                <a:gd name="T12" fmla="+- 0 8889 7162"/>
                                <a:gd name="T13" fmla="*/ T12 w 1890"/>
                                <a:gd name="T14" fmla="+- 0 47 43"/>
                                <a:gd name="T15" fmla="*/ 47 h 86"/>
                                <a:gd name="T16" fmla="+- 0 8835 7162"/>
                                <a:gd name="T17" fmla="*/ T16 w 1890"/>
                                <a:gd name="T18" fmla="+- 0 44 43"/>
                                <a:gd name="T19" fmla="*/ 44 h 86"/>
                                <a:gd name="T20" fmla="+- 0 8619 7162"/>
                                <a:gd name="T21" fmla="*/ T20 w 1890"/>
                                <a:gd name="T22" fmla="+- 0 48 43"/>
                                <a:gd name="T23" fmla="*/ 48 h 86"/>
                                <a:gd name="T24" fmla="+- 0 8565 7162"/>
                                <a:gd name="T25" fmla="*/ T24 w 1890"/>
                                <a:gd name="T26" fmla="+- 0 49 43"/>
                                <a:gd name="T27" fmla="*/ 49 h 86"/>
                                <a:gd name="T28" fmla="+- 0 8349 7162"/>
                                <a:gd name="T29" fmla="*/ T28 w 1890"/>
                                <a:gd name="T30" fmla="+- 0 52 43"/>
                                <a:gd name="T31" fmla="*/ 52 h 86"/>
                                <a:gd name="T32" fmla="+- 0 8295 7162"/>
                                <a:gd name="T33" fmla="*/ T32 w 1890"/>
                                <a:gd name="T34" fmla="+- 0 54 43"/>
                                <a:gd name="T35" fmla="*/ 54 h 86"/>
                                <a:gd name="T36" fmla="+- 0 8241 7162"/>
                                <a:gd name="T37" fmla="*/ T36 w 1890"/>
                                <a:gd name="T38" fmla="+- 0 55 43"/>
                                <a:gd name="T39" fmla="*/ 55 h 86"/>
                                <a:gd name="T40" fmla="+- 0 8187 7162"/>
                                <a:gd name="T41" fmla="*/ T40 w 1890"/>
                                <a:gd name="T42" fmla="+- 0 54 43"/>
                                <a:gd name="T43" fmla="*/ 54 h 86"/>
                                <a:gd name="T44" fmla="+- 0 8025 7162"/>
                                <a:gd name="T45" fmla="*/ T44 w 1890"/>
                                <a:gd name="T46" fmla="+- 0 56 43"/>
                                <a:gd name="T47" fmla="*/ 56 h 86"/>
                                <a:gd name="T48" fmla="+- 0 7972 7162"/>
                                <a:gd name="T49" fmla="*/ T48 w 1890"/>
                                <a:gd name="T50" fmla="+- 0 56 43"/>
                                <a:gd name="T51" fmla="*/ 56 h 86"/>
                                <a:gd name="T52" fmla="+- 0 7918 7162"/>
                                <a:gd name="T53" fmla="*/ T52 w 1890"/>
                                <a:gd name="T54" fmla="+- 0 56 43"/>
                                <a:gd name="T55" fmla="*/ 56 h 86"/>
                                <a:gd name="T56" fmla="+- 0 7864 7162"/>
                                <a:gd name="T57" fmla="*/ T56 w 1890"/>
                                <a:gd name="T58" fmla="+- 0 57 43"/>
                                <a:gd name="T59" fmla="*/ 57 h 86"/>
                                <a:gd name="T60" fmla="+- 0 7810 7162"/>
                                <a:gd name="T61" fmla="*/ T60 w 1890"/>
                                <a:gd name="T62" fmla="+- 0 57 43"/>
                                <a:gd name="T63" fmla="*/ 57 h 86"/>
                                <a:gd name="T64" fmla="+- 0 7756 7162"/>
                                <a:gd name="T65" fmla="*/ T64 w 1890"/>
                                <a:gd name="T66" fmla="+- 0 57 43"/>
                                <a:gd name="T67" fmla="*/ 57 h 86"/>
                                <a:gd name="T68" fmla="+- 0 7648 7162"/>
                                <a:gd name="T69" fmla="*/ T68 w 1890"/>
                                <a:gd name="T70" fmla="+- 0 58 43"/>
                                <a:gd name="T71" fmla="*/ 58 h 86"/>
                                <a:gd name="T72" fmla="+- 0 7594 7162"/>
                                <a:gd name="T73" fmla="*/ T72 w 1890"/>
                                <a:gd name="T74" fmla="+- 0 59 43"/>
                                <a:gd name="T75" fmla="*/ 59 h 86"/>
                                <a:gd name="T76" fmla="+- 0 7486 7162"/>
                                <a:gd name="T77" fmla="*/ T76 w 1890"/>
                                <a:gd name="T78" fmla="+- 0 61 43"/>
                                <a:gd name="T79" fmla="*/ 61 h 86"/>
                                <a:gd name="T80" fmla="+- 0 7432 7162"/>
                                <a:gd name="T81" fmla="*/ T80 w 1890"/>
                                <a:gd name="T82" fmla="+- 0 62 43"/>
                                <a:gd name="T83" fmla="*/ 62 h 86"/>
                                <a:gd name="T84" fmla="+- 0 7378 7162"/>
                                <a:gd name="T85" fmla="*/ T84 w 1890"/>
                                <a:gd name="T86" fmla="+- 0 65 43"/>
                                <a:gd name="T87" fmla="*/ 65 h 86"/>
                                <a:gd name="T88" fmla="+- 0 7324 7162"/>
                                <a:gd name="T89" fmla="*/ T88 w 1890"/>
                                <a:gd name="T90" fmla="+- 0 67 43"/>
                                <a:gd name="T91" fmla="*/ 67 h 86"/>
                                <a:gd name="T92" fmla="+- 0 7162 7162"/>
                                <a:gd name="T93" fmla="*/ T92 w 1890"/>
                                <a:gd name="T94" fmla="+- 0 69 43"/>
                                <a:gd name="T95" fmla="*/ 69 h 86"/>
                                <a:gd name="T96" fmla="+- 0 7162 7162"/>
                                <a:gd name="T97" fmla="*/ T96 w 1890"/>
                                <a:gd name="T98" fmla="+- 0 129 43"/>
                                <a:gd name="T99" fmla="*/ 129 h 86"/>
                                <a:gd name="T100" fmla="+- 0 7216 7162"/>
                                <a:gd name="T101" fmla="*/ T100 w 1890"/>
                                <a:gd name="T102" fmla="+- 0 129 43"/>
                                <a:gd name="T103" fmla="*/ 129 h 86"/>
                                <a:gd name="T104" fmla="+- 0 7270 7162"/>
                                <a:gd name="T105" fmla="*/ T104 w 1890"/>
                                <a:gd name="T106" fmla="+- 0 127 43"/>
                                <a:gd name="T107" fmla="*/ 127 h 86"/>
                                <a:gd name="T108" fmla="+- 0 7324 7162"/>
                                <a:gd name="T109" fmla="*/ T108 w 1890"/>
                                <a:gd name="T110" fmla="+- 0 127 43"/>
                                <a:gd name="T111" fmla="*/ 127 h 86"/>
                                <a:gd name="T112" fmla="+- 0 7378 7162"/>
                                <a:gd name="T113" fmla="*/ T112 w 1890"/>
                                <a:gd name="T114" fmla="+- 0 126 43"/>
                                <a:gd name="T115" fmla="*/ 126 h 86"/>
                                <a:gd name="T116" fmla="+- 0 7432 7162"/>
                                <a:gd name="T117" fmla="*/ T116 w 1890"/>
                                <a:gd name="T118" fmla="+- 0 122 43"/>
                                <a:gd name="T119" fmla="*/ 122 h 86"/>
                                <a:gd name="T120" fmla="+- 0 7594 7162"/>
                                <a:gd name="T121" fmla="*/ T120 w 1890"/>
                                <a:gd name="T122" fmla="+- 0 119 43"/>
                                <a:gd name="T123" fmla="*/ 119 h 86"/>
                                <a:gd name="T124" fmla="+- 0 7648 7162"/>
                                <a:gd name="T125" fmla="*/ T124 w 1890"/>
                                <a:gd name="T126" fmla="+- 0 118 43"/>
                                <a:gd name="T127" fmla="*/ 118 h 86"/>
                                <a:gd name="T128" fmla="+- 0 7756 7162"/>
                                <a:gd name="T129" fmla="*/ T128 w 1890"/>
                                <a:gd name="T130" fmla="+- 0 117 43"/>
                                <a:gd name="T131" fmla="*/ 117 h 86"/>
                                <a:gd name="T132" fmla="+- 0 7864 7162"/>
                                <a:gd name="T133" fmla="*/ T132 w 1890"/>
                                <a:gd name="T134" fmla="+- 0 117 43"/>
                                <a:gd name="T135" fmla="*/ 117 h 86"/>
                                <a:gd name="T136" fmla="+- 0 7918 7162"/>
                                <a:gd name="T137" fmla="*/ T136 w 1890"/>
                                <a:gd name="T138" fmla="+- 0 116 43"/>
                                <a:gd name="T139" fmla="*/ 116 h 86"/>
                                <a:gd name="T140" fmla="+- 0 8025 7162"/>
                                <a:gd name="T141" fmla="*/ T140 w 1890"/>
                                <a:gd name="T142" fmla="+- 0 116 43"/>
                                <a:gd name="T143" fmla="*/ 116 h 86"/>
                                <a:gd name="T144" fmla="+- 0 8079 7162"/>
                                <a:gd name="T145" fmla="*/ T144 w 1890"/>
                                <a:gd name="T146" fmla="+- 0 116 43"/>
                                <a:gd name="T147" fmla="*/ 116 h 86"/>
                                <a:gd name="T148" fmla="+- 0 8187 7162"/>
                                <a:gd name="T149" fmla="*/ T148 w 1890"/>
                                <a:gd name="T150" fmla="+- 0 115 43"/>
                                <a:gd name="T151" fmla="*/ 115 h 86"/>
                                <a:gd name="T152" fmla="+- 0 8241 7162"/>
                                <a:gd name="T153" fmla="*/ T152 w 1890"/>
                                <a:gd name="T154" fmla="+- 0 115 43"/>
                                <a:gd name="T155" fmla="*/ 115 h 86"/>
                                <a:gd name="T156" fmla="+- 0 8295 7162"/>
                                <a:gd name="T157" fmla="*/ T156 w 1890"/>
                                <a:gd name="T158" fmla="+- 0 115 43"/>
                                <a:gd name="T159" fmla="*/ 115 h 86"/>
                                <a:gd name="T160" fmla="+- 0 8349 7162"/>
                                <a:gd name="T161" fmla="*/ T160 w 1890"/>
                                <a:gd name="T162" fmla="+- 0 114 43"/>
                                <a:gd name="T163" fmla="*/ 114 h 86"/>
                                <a:gd name="T164" fmla="+- 0 8403 7162"/>
                                <a:gd name="T165" fmla="*/ T164 w 1890"/>
                                <a:gd name="T166" fmla="+- 0 113 43"/>
                                <a:gd name="T167" fmla="*/ 113 h 86"/>
                                <a:gd name="T168" fmla="+- 0 8565 7162"/>
                                <a:gd name="T169" fmla="*/ T168 w 1890"/>
                                <a:gd name="T170" fmla="+- 0 112 43"/>
                                <a:gd name="T171" fmla="*/ 112 h 86"/>
                                <a:gd name="T172" fmla="+- 0 8619 7162"/>
                                <a:gd name="T173" fmla="*/ T172 w 1890"/>
                                <a:gd name="T174" fmla="+- 0 111 43"/>
                                <a:gd name="T175" fmla="*/ 111 h 86"/>
                                <a:gd name="T176" fmla="+- 0 8835 7162"/>
                                <a:gd name="T177" fmla="*/ T176 w 1890"/>
                                <a:gd name="T178" fmla="+- 0 110 43"/>
                                <a:gd name="T179" fmla="*/ 110 h 86"/>
                                <a:gd name="T180" fmla="+- 0 8889 7162"/>
                                <a:gd name="T181" fmla="*/ T180 w 1890"/>
                                <a:gd name="T182" fmla="+- 0 114 43"/>
                                <a:gd name="T183" fmla="*/ 114 h 86"/>
                                <a:gd name="T184" fmla="+- 0 8943 7162"/>
                                <a:gd name="T185" fmla="*/ T184 w 1890"/>
                                <a:gd name="T186" fmla="+- 0 114 43"/>
                                <a:gd name="T187" fmla="*/ 114 h 86"/>
                                <a:gd name="T188" fmla="+- 0 8997 7162"/>
                                <a:gd name="T189" fmla="*/ T188 w 1890"/>
                                <a:gd name="T190" fmla="+- 0 114 43"/>
                                <a:gd name="T191" fmla="*/ 114 h 86"/>
                                <a:gd name="T192" fmla="+- 0 9051 7162"/>
                                <a:gd name="T193" fmla="*/ T192 w 1890"/>
                                <a:gd name="T194" fmla="+- 0 112 43"/>
                                <a:gd name="T195" fmla="*/ 112 h 86"/>
                                <a:gd name="T196" fmla="+- 0 9051 7162"/>
                                <a:gd name="T197" fmla="*/ T196 w 1890"/>
                                <a:gd name="T198" fmla="+- 0 43 43"/>
                                <a:gd name="T199" fmla="*/ 43 h 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</a:cxnLst>
                              <a:rect l="0" t="0" r="r" b="b"/>
                              <a:pathLst>
                                <a:path w="1890" h="86">
                                  <a:moveTo>
                                    <a:pt x="1889" y="0"/>
                                  </a:moveTo>
                                  <a:lnTo>
                                    <a:pt x="1835" y="2"/>
                                  </a:lnTo>
                                  <a:lnTo>
                                    <a:pt x="1781" y="3"/>
                                  </a:lnTo>
                                  <a:lnTo>
                                    <a:pt x="1727" y="4"/>
                                  </a:lnTo>
                                  <a:lnTo>
                                    <a:pt x="1673" y="1"/>
                                  </a:lnTo>
                                  <a:lnTo>
                                    <a:pt x="1457" y="5"/>
                                  </a:lnTo>
                                  <a:lnTo>
                                    <a:pt x="1403" y="6"/>
                                  </a:lnTo>
                                  <a:lnTo>
                                    <a:pt x="1187" y="9"/>
                                  </a:lnTo>
                                  <a:lnTo>
                                    <a:pt x="1133" y="11"/>
                                  </a:lnTo>
                                  <a:lnTo>
                                    <a:pt x="1079" y="12"/>
                                  </a:lnTo>
                                  <a:lnTo>
                                    <a:pt x="1025" y="11"/>
                                  </a:lnTo>
                                  <a:lnTo>
                                    <a:pt x="863" y="13"/>
                                  </a:lnTo>
                                  <a:lnTo>
                                    <a:pt x="810" y="13"/>
                                  </a:lnTo>
                                  <a:lnTo>
                                    <a:pt x="756" y="13"/>
                                  </a:lnTo>
                                  <a:lnTo>
                                    <a:pt x="702" y="14"/>
                                  </a:lnTo>
                                  <a:lnTo>
                                    <a:pt x="648" y="14"/>
                                  </a:lnTo>
                                  <a:lnTo>
                                    <a:pt x="594" y="14"/>
                                  </a:lnTo>
                                  <a:lnTo>
                                    <a:pt x="486" y="15"/>
                                  </a:lnTo>
                                  <a:lnTo>
                                    <a:pt x="432" y="16"/>
                                  </a:lnTo>
                                  <a:lnTo>
                                    <a:pt x="324" y="18"/>
                                  </a:lnTo>
                                  <a:lnTo>
                                    <a:pt x="270" y="19"/>
                                  </a:lnTo>
                                  <a:lnTo>
                                    <a:pt x="216" y="22"/>
                                  </a:lnTo>
                                  <a:lnTo>
                                    <a:pt x="162" y="24"/>
                                  </a:lnTo>
                                  <a:lnTo>
                                    <a:pt x="0" y="26"/>
                                  </a:lnTo>
                                  <a:lnTo>
                                    <a:pt x="0" y="86"/>
                                  </a:lnTo>
                                  <a:lnTo>
                                    <a:pt x="54" y="86"/>
                                  </a:lnTo>
                                  <a:lnTo>
                                    <a:pt x="108" y="84"/>
                                  </a:lnTo>
                                  <a:lnTo>
                                    <a:pt x="162" y="84"/>
                                  </a:lnTo>
                                  <a:lnTo>
                                    <a:pt x="216" y="83"/>
                                  </a:lnTo>
                                  <a:lnTo>
                                    <a:pt x="270" y="79"/>
                                  </a:lnTo>
                                  <a:lnTo>
                                    <a:pt x="432" y="76"/>
                                  </a:lnTo>
                                  <a:lnTo>
                                    <a:pt x="486" y="75"/>
                                  </a:lnTo>
                                  <a:lnTo>
                                    <a:pt x="594" y="74"/>
                                  </a:lnTo>
                                  <a:lnTo>
                                    <a:pt x="702" y="74"/>
                                  </a:lnTo>
                                  <a:lnTo>
                                    <a:pt x="756" y="73"/>
                                  </a:lnTo>
                                  <a:lnTo>
                                    <a:pt x="863" y="73"/>
                                  </a:lnTo>
                                  <a:lnTo>
                                    <a:pt x="917" y="73"/>
                                  </a:lnTo>
                                  <a:lnTo>
                                    <a:pt x="1025" y="72"/>
                                  </a:lnTo>
                                  <a:lnTo>
                                    <a:pt x="1079" y="72"/>
                                  </a:lnTo>
                                  <a:lnTo>
                                    <a:pt x="1133" y="72"/>
                                  </a:lnTo>
                                  <a:lnTo>
                                    <a:pt x="1187" y="71"/>
                                  </a:lnTo>
                                  <a:lnTo>
                                    <a:pt x="1241" y="70"/>
                                  </a:lnTo>
                                  <a:lnTo>
                                    <a:pt x="1403" y="69"/>
                                  </a:lnTo>
                                  <a:lnTo>
                                    <a:pt x="1457" y="68"/>
                                  </a:lnTo>
                                  <a:lnTo>
                                    <a:pt x="1673" y="67"/>
                                  </a:lnTo>
                                  <a:lnTo>
                                    <a:pt x="1727" y="71"/>
                                  </a:lnTo>
                                  <a:lnTo>
                                    <a:pt x="1781" y="71"/>
                                  </a:lnTo>
                                  <a:lnTo>
                                    <a:pt x="1835" y="71"/>
                                  </a:lnTo>
                                  <a:lnTo>
                                    <a:pt x="1889" y="69"/>
                                  </a:lnTo>
                                  <a:lnTo>
                                    <a:pt x="188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78429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77" name="docshape411"/>
                          <wps:cNvSpPr>
                            <a:spLocks/>
                          </wps:cNvSpPr>
                          <wps:spPr bwMode="auto">
                            <a:xfrm>
                              <a:off x="7161" y="8"/>
                              <a:ext cx="1890" cy="104"/>
                            </a:xfrm>
                            <a:custGeom>
                              <a:avLst/>
                              <a:gdLst>
                                <a:gd name="T0" fmla="+- 0 9051 7162"/>
                                <a:gd name="T1" fmla="*/ T0 w 1890"/>
                                <a:gd name="T2" fmla="+- 0 9 9"/>
                                <a:gd name="T3" fmla="*/ 9 h 104"/>
                                <a:gd name="T4" fmla="+- 0 8997 7162"/>
                                <a:gd name="T5" fmla="*/ T4 w 1890"/>
                                <a:gd name="T6" fmla="+- 0 11 9"/>
                                <a:gd name="T7" fmla="*/ 11 h 104"/>
                                <a:gd name="T8" fmla="+- 0 8943 7162"/>
                                <a:gd name="T9" fmla="*/ T8 w 1890"/>
                                <a:gd name="T10" fmla="+- 0 12 9"/>
                                <a:gd name="T11" fmla="*/ 12 h 104"/>
                                <a:gd name="T12" fmla="+- 0 8889 7162"/>
                                <a:gd name="T13" fmla="*/ T12 w 1890"/>
                                <a:gd name="T14" fmla="+- 0 14 9"/>
                                <a:gd name="T15" fmla="*/ 14 h 104"/>
                                <a:gd name="T16" fmla="+- 0 8727 7162"/>
                                <a:gd name="T17" fmla="*/ T16 w 1890"/>
                                <a:gd name="T18" fmla="+- 0 18 9"/>
                                <a:gd name="T19" fmla="*/ 18 h 104"/>
                                <a:gd name="T20" fmla="+- 0 8673 7162"/>
                                <a:gd name="T21" fmla="*/ T20 w 1890"/>
                                <a:gd name="T22" fmla="+- 0 18 9"/>
                                <a:gd name="T23" fmla="*/ 18 h 104"/>
                                <a:gd name="T24" fmla="+- 0 8565 7162"/>
                                <a:gd name="T25" fmla="*/ T24 w 1890"/>
                                <a:gd name="T26" fmla="+- 0 20 9"/>
                                <a:gd name="T27" fmla="*/ 20 h 104"/>
                                <a:gd name="T28" fmla="+- 0 8511 7162"/>
                                <a:gd name="T29" fmla="*/ T28 w 1890"/>
                                <a:gd name="T30" fmla="+- 0 21 9"/>
                                <a:gd name="T31" fmla="*/ 21 h 104"/>
                                <a:gd name="T32" fmla="+- 0 8457 7162"/>
                                <a:gd name="T33" fmla="*/ T32 w 1890"/>
                                <a:gd name="T34" fmla="+- 0 22 9"/>
                                <a:gd name="T35" fmla="*/ 22 h 104"/>
                                <a:gd name="T36" fmla="+- 0 8403 7162"/>
                                <a:gd name="T37" fmla="*/ T36 w 1890"/>
                                <a:gd name="T38" fmla="+- 0 23 9"/>
                                <a:gd name="T39" fmla="*/ 23 h 104"/>
                                <a:gd name="T40" fmla="+- 0 8349 7162"/>
                                <a:gd name="T41" fmla="*/ T40 w 1890"/>
                                <a:gd name="T42" fmla="+- 0 25 9"/>
                                <a:gd name="T43" fmla="*/ 25 h 104"/>
                                <a:gd name="T44" fmla="+- 0 8295 7162"/>
                                <a:gd name="T45" fmla="*/ T44 w 1890"/>
                                <a:gd name="T46" fmla="+- 0 27 9"/>
                                <a:gd name="T47" fmla="*/ 27 h 104"/>
                                <a:gd name="T48" fmla="+- 0 8187 7162"/>
                                <a:gd name="T49" fmla="*/ T48 w 1890"/>
                                <a:gd name="T50" fmla="+- 0 29 9"/>
                                <a:gd name="T51" fmla="*/ 29 h 104"/>
                                <a:gd name="T52" fmla="+- 0 7972 7162"/>
                                <a:gd name="T53" fmla="*/ T52 w 1890"/>
                                <a:gd name="T54" fmla="+- 0 35 9"/>
                                <a:gd name="T55" fmla="*/ 35 h 104"/>
                                <a:gd name="T56" fmla="+- 0 7918 7162"/>
                                <a:gd name="T57" fmla="*/ T56 w 1890"/>
                                <a:gd name="T58" fmla="+- 0 35 9"/>
                                <a:gd name="T59" fmla="*/ 35 h 104"/>
                                <a:gd name="T60" fmla="+- 0 7810 7162"/>
                                <a:gd name="T61" fmla="*/ T60 w 1890"/>
                                <a:gd name="T62" fmla="+- 0 39 9"/>
                                <a:gd name="T63" fmla="*/ 39 h 104"/>
                                <a:gd name="T64" fmla="+- 0 7702 7162"/>
                                <a:gd name="T65" fmla="*/ T64 w 1890"/>
                                <a:gd name="T66" fmla="+- 0 42 9"/>
                                <a:gd name="T67" fmla="*/ 42 h 104"/>
                                <a:gd name="T68" fmla="+- 0 7594 7162"/>
                                <a:gd name="T69" fmla="*/ T68 w 1890"/>
                                <a:gd name="T70" fmla="+- 0 44 9"/>
                                <a:gd name="T71" fmla="*/ 44 h 104"/>
                                <a:gd name="T72" fmla="+- 0 7378 7162"/>
                                <a:gd name="T73" fmla="*/ T72 w 1890"/>
                                <a:gd name="T74" fmla="+- 0 48 9"/>
                                <a:gd name="T75" fmla="*/ 48 h 104"/>
                                <a:gd name="T76" fmla="+- 0 7270 7162"/>
                                <a:gd name="T77" fmla="*/ T76 w 1890"/>
                                <a:gd name="T78" fmla="+- 0 50 9"/>
                                <a:gd name="T79" fmla="*/ 50 h 104"/>
                                <a:gd name="T80" fmla="+- 0 7216 7162"/>
                                <a:gd name="T81" fmla="*/ T80 w 1890"/>
                                <a:gd name="T82" fmla="+- 0 52 9"/>
                                <a:gd name="T83" fmla="*/ 52 h 104"/>
                                <a:gd name="T84" fmla="+- 0 7162 7162"/>
                                <a:gd name="T85" fmla="*/ T84 w 1890"/>
                                <a:gd name="T86" fmla="+- 0 53 9"/>
                                <a:gd name="T87" fmla="*/ 53 h 104"/>
                                <a:gd name="T88" fmla="+- 0 7162 7162"/>
                                <a:gd name="T89" fmla="*/ T88 w 1890"/>
                                <a:gd name="T90" fmla="+- 0 112 9"/>
                                <a:gd name="T91" fmla="*/ 112 h 104"/>
                                <a:gd name="T92" fmla="+- 0 7216 7162"/>
                                <a:gd name="T93" fmla="*/ T92 w 1890"/>
                                <a:gd name="T94" fmla="+- 0 111 9"/>
                                <a:gd name="T95" fmla="*/ 111 h 104"/>
                                <a:gd name="T96" fmla="+- 0 7270 7162"/>
                                <a:gd name="T97" fmla="*/ T96 w 1890"/>
                                <a:gd name="T98" fmla="+- 0 109 9"/>
                                <a:gd name="T99" fmla="*/ 109 h 104"/>
                                <a:gd name="T100" fmla="+- 0 7594 7162"/>
                                <a:gd name="T101" fmla="*/ T100 w 1890"/>
                                <a:gd name="T102" fmla="+- 0 103 9"/>
                                <a:gd name="T103" fmla="*/ 103 h 104"/>
                                <a:gd name="T104" fmla="+- 0 7648 7162"/>
                                <a:gd name="T105" fmla="*/ T104 w 1890"/>
                                <a:gd name="T106" fmla="+- 0 102 9"/>
                                <a:gd name="T107" fmla="*/ 102 h 104"/>
                                <a:gd name="T108" fmla="+- 0 7810 7162"/>
                                <a:gd name="T109" fmla="*/ T108 w 1890"/>
                                <a:gd name="T110" fmla="+- 0 99 9"/>
                                <a:gd name="T111" fmla="*/ 99 h 104"/>
                                <a:gd name="T112" fmla="+- 0 7864 7162"/>
                                <a:gd name="T113" fmla="*/ T112 w 1890"/>
                                <a:gd name="T114" fmla="+- 0 97 9"/>
                                <a:gd name="T115" fmla="*/ 97 h 104"/>
                                <a:gd name="T116" fmla="+- 0 7918 7162"/>
                                <a:gd name="T117" fmla="*/ T116 w 1890"/>
                                <a:gd name="T118" fmla="+- 0 96 9"/>
                                <a:gd name="T119" fmla="*/ 96 h 104"/>
                                <a:gd name="T120" fmla="+- 0 7972 7162"/>
                                <a:gd name="T121" fmla="*/ T120 w 1890"/>
                                <a:gd name="T122" fmla="+- 0 96 9"/>
                                <a:gd name="T123" fmla="*/ 96 h 104"/>
                                <a:gd name="T124" fmla="+- 0 8241 7162"/>
                                <a:gd name="T125" fmla="*/ T124 w 1890"/>
                                <a:gd name="T126" fmla="+- 0 90 9"/>
                                <a:gd name="T127" fmla="*/ 90 h 104"/>
                                <a:gd name="T128" fmla="+- 0 8349 7162"/>
                                <a:gd name="T129" fmla="*/ T128 w 1890"/>
                                <a:gd name="T130" fmla="+- 0 89 9"/>
                                <a:gd name="T131" fmla="*/ 89 h 104"/>
                                <a:gd name="T132" fmla="+- 0 8403 7162"/>
                                <a:gd name="T133" fmla="*/ T132 w 1890"/>
                                <a:gd name="T134" fmla="+- 0 87 9"/>
                                <a:gd name="T135" fmla="*/ 87 h 104"/>
                                <a:gd name="T136" fmla="+- 0 8511 7162"/>
                                <a:gd name="T137" fmla="*/ T136 w 1890"/>
                                <a:gd name="T138" fmla="+- 0 86 9"/>
                                <a:gd name="T139" fmla="*/ 86 h 104"/>
                                <a:gd name="T140" fmla="+- 0 8565 7162"/>
                                <a:gd name="T141" fmla="*/ T140 w 1890"/>
                                <a:gd name="T142" fmla="+- 0 86 9"/>
                                <a:gd name="T143" fmla="*/ 86 h 104"/>
                                <a:gd name="T144" fmla="+- 0 8673 7162"/>
                                <a:gd name="T145" fmla="*/ T144 w 1890"/>
                                <a:gd name="T146" fmla="+- 0 85 9"/>
                                <a:gd name="T147" fmla="*/ 85 h 104"/>
                                <a:gd name="T148" fmla="+- 0 8727 7162"/>
                                <a:gd name="T149" fmla="*/ T148 w 1890"/>
                                <a:gd name="T150" fmla="+- 0 85 9"/>
                                <a:gd name="T151" fmla="*/ 85 h 104"/>
                                <a:gd name="T152" fmla="+- 0 8781 7162"/>
                                <a:gd name="T153" fmla="*/ T152 w 1890"/>
                                <a:gd name="T154" fmla="+- 0 85 9"/>
                                <a:gd name="T155" fmla="*/ 85 h 104"/>
                                <a:gd name="T156" fmla="+- 0 8943 7162"/>
                                <a:gd name="T157" fmla="*/ T156 w 1890"/>
                                <a:gd name="T158" fmla="+- 0 81 9"/>
                                <a:gd name="T159" fmla="*/ 81 h 104"/>
                                <a:gd name="T160" fmla="+- 0 8997 7162"/>
                                <a:gd name="T161" fmla="*/ T160 w 1890"/>
                                <a:gd name="T162" fmla="+- 0 81 9"/>
                                <a:gd name="T163" fmla="*/ 81 h 104"/>
                                <a:gd name="T164" fmla="+- 0 9051 7162"/>
                                <a:gd name="T165" fmla="*/ T164 w 1890"/>
                                <a:gd name="T166" fmla="+- 0 79 9"/>
                                <a:gd name="T167" fmla="*/ 79 h 104"/>
                                <a:gd name="T168" fmla="+- 0 9051 7162"/>
                                <a:gd name="T169" fmla="*/ T168 w 1890"/>
                                <a:gd name="T170" fmla="+- 0 9 9"/>
                                <a:gd name="T171" fmla="*/ 9 h 1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</a:cxnLst>
                              <a:rect l="0" t="0" r="r" b="b"/>
                              <a:pathLst>
                                <a:path w="1890" h="104">
                                  <a:moveTo>
                                    <a:pt x="1889" y="0"/>
                                  </a:moveTo>
                                  <a:lnTo>
                                    <a:pt x="1835" y="2"/>
                                  </a:lnTo>
                                  <a:lnTo>
                                    <a:pt x="1781" y="3"/>
                                  </a:lnTo>
                                  <a:lnTo>
                                    <a:pt x="1727" y="5"/>
                                  </a:lnTo>
                                  <a:lnTo>
                                    <a:pt x="1565" y="9"/>
                                  </a:lnTo>
                                  <a:lnTo>
                                    <a:pt x="1511" y="9"/>
                                  </a:lnTo>
                                  <a:lnTo>
                                    <a:pt x="1403" y="11"/>
                                  </a:lnTo>
                                  <a:lnTo>
                                    <a:pt x="1349" y="12"/>
                                  </a:lnTo>
                                  <a:lnTo>
                                    <a:pt x="1295" y="13"/>
                                  </a:lnTo>
                                  <a:lnTo>
                                    <a:pt x="1241" y="14"/>
                                  </a:lnTo>
                                  <a:lnTo>
                                    <a:pt x="1187" y="16"/>
                                  </a:lnTo>
                                  <a:lnTo>
                                    <a:pt x="1133" y="18"/>
                                  </a:lnTo>
                                  <a:lnTo>
                                    <a:pt x="1025" y="20"/>
                                  </a:lnTo>
                                  <a:lnTo>
                                    <a:pt x="810" y="26"/>
                                  </a:lnTo>
                                  <a:lnTo>
                                    <a:pt x="756" y="26"/>
                                  </a:lnTo>
                                  <a:lnTo>
                                    <a:pt x="648" y="30"/>
                                  </a:lnTo>
                                  <a:lnTo>
                                    <a:pt x="540" y="33"/>
                                  </a:lnTo>
                                  <a:lnTo>
                                    <a:pt x="432" y="35"/>
                                  </a:lnTo>
                                  <a:lnTo>
                                    <a:pt x="216" y="39"/>
                                  </a:lnTo>
                                  <a:lnTo>
                                    <a:pt x="108" y="41"/>
                                  </a:lnTo>
                                  <a:lnTo>
                                    <a:pt x="54" y="43"/>
                                  </a:lnTo>
                                  <a:lnTo>
                                    <a:pt x="0" y="44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54" y="102"/>
                                  </a:lnTo>
                                  <a:lnTo>
                                    <a:pt x="108" y="100"/>
                                  </a:lnTo>
                                  <a:lnTo>
                                    <a:pt x="432" y="94"/>
                                  </a:lnTo>
                                  <a:lnTo>
                                    <a:pt x="486" y="93"/>
                                  </a:lnTo>
                                  <a:lnTo>
                                    <a:pt x="648" y="90"/>
                                  </a:lnTo>
                                  <a:lnTo>
                                    <a:pt x="702" y="88"/>
                                  </a:lnTo>
                                  <a:lnTo>
                                    <a:pt x="756" y="87"/>
                                  </a:lnTo>
                                  <a:lnTo>
                                    <a:pt x="810" y="87"/>
                                  </a:lnTo>
                                  <a:lnTo>
                                    <a:pt x="1079" y="81"/>
                                  </a:lnTo>
                                  <a:lnTo>
                                    <a:pt x="1187" y="80"/>
                                  </a:lnTo>
                                  <a:lnTo>
                                    <a:pt x="1241" y="78"/>
                                  </a:lnTo>
                                  <a:lnTo>
                                    <a:pt x="1349" y="77"/>
                                  </a:lnTo>
                                  <a:lnTo>
                                    <a:pt x="1403" y="77"/>
                                  </a:lnTo>
                                  <a:lnTo>
                                    <a:pt x="1511" y="76"/>
                                  </a:lnTo>
                                  <a:lnTo>
                                    <a:pt x="1565" y="76"/>
                                  </a:lnTo>
                                  <a:lnTo>
                                    <a:pt x="1619" y="76"/>
                                  </a:lnTo>
                                  <a:lnTo>
                                    <a:pt x="1781" y="72"/>
                                  </a:lnTo>
                                  <a:lnTo>
                                    <a:pt x="1835" y="72"/>
                                  </a:lnTo>
                                  <a:lnTo>
                                    <a:pt x="1889" y="70"/>
                                  </a:lnTo>
                                  <a:lnTo>
                                    <a:pt x="188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D968C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78" name="docshape412"/>
                          <wps:cNvSpPr>
                            <a:spLocks/>
                          </wps:cNvSpPr>
                          <wps:spPr bwMode="auto">
                            <a:xfrm>
                              <a:off x="7161" y="-69"/>
                              <a:ext cx="1890" cy="131"/>
                            </a:xfrm>
                            <a:custGeom>
                              <a:avLst/>
                              <a:gdLst>
                                <a:gd name="T0" fmla="+- 0 9051 7162"/>
                                <a:gd name="T1" fmla="*/ T0 w 1890"/>
                                <a:gd name="T2" fmla="+- 0 -69 -69"/>
                                <a:gd name="T3" fmla="*/ -69 h 131"/>
                                <a:gd name="T4" fmla="+- 0 8997 7162"/>
                                <a:gd name="T5" fmla="*/ T4 w 1890"/>
                                <a:gd name="T6" fmla="+- 0 -66 -69"/>
                                <a:gd name="T7" fmla="*/ -66 h 131"/>
                                <a:gd name="T8" fmla="+- 0 8781 7162"/>
                                <a:gd name="T9" fmla="*/ T8 w 1890"/>
                                <a:gd name="T10" fmla="+- 0 -56 -69"/>
                                <a:gd name="T11" fmla="*/ -56 h 131"/>
                                <a:gd name="T12" fmla="+- 0 8727 7162"/>
                                <a:gd name="T13" fmla="*/ T12 w 1890"/>
                                <a:gd name="T14" fmla="+- 0 -54 -69"/>
                                <a:gd name="T15" fmla="*/ -54 h 131"/>
                                <a:gd name="T16" fmla="+- 0 8673 7162"/>
                                <a:gd name="T17" fmla="*/ T16 w 1890"/>
                                <a:gd name="T18" fmla="+- 0 -51 -69"/>
                                <a:gd name="T19" fmla="*/ -51 h 131"/>
                                <a:gd name="T20" fmla="+- 0 8511 7162"/>
                                <a:gd name="T21" fmla="*/ T20 w 1890"/>
                                <a:gd name="T22" fmla="+- 0 -45 -69"/>
                                <a:gd name="T23" fmla="*/ -45 h 131"/>
                                <a:gd name="T24" fmla="+- 0 8403 7162"/>
                                <a:gd name="T25" fmla="*/ T24 w 1890"/>
                                <a:gd name="T26" fmla="+- 0 -39 -69"/>
                                <a:gd name="T27" fmla="*/ -39 h 131"/>
                                <a:gd name="T28" fmla="+- 0 8349 7162"/>
                                <a:gd name="T29" fmla="*/ T28 w 1890"/>
                                <a:gd name="T30" fmla="+- 0 -39 -69"/>
                                <a:gd name="T31" fmla="*/ -39 h 131"/>
                                <a:gd name="T32" fmla="+- 0 8295 7162"/>
                                <a:gd name="T33" fmla="*/ T32 w 1890"/>
                                <a:gd name="T34" fmla="+- 0 -35 -69"/>
                                <a:gd name="T35" fmla="*/ -35 h 131"/>
                                <a:gd name="T36" fmla="+- 0 8241 7162"/>
                                <a:gd name="T37" fmla="*/ T36 w 1890"/>
                                <a:gd name="T38" fmla="+- 0 -34 -69"/>
                                <a:gd name="T39" fmla="*/ -34 h 131"/>
                                <a:gd name="T40" fmla="+- 0 8187 7162"/>
                                <a:gd name="T41" fmla="*/ T40 w 1890"/>
                                <a:gd name="T42" fmla="+- 0 -32 -69"/>
                                <a:gd name="T43" fmla="*/ -32 h 131"/>
                                <a:gd name="T44" fmla="+- 0 8133 7162"/>
                                <a:gd name="T45" fmla="*/ T44 w 1890"/>
                                <a:gd name="T46" fmla="+- 0 -29 -69"/>
                                <a:gd name="T47" fmla="*/ -29 h 131"/>
                                <a:gd name="T48" fmla="+- 0 8079 7162"/>
                                <a:gd name="T49" fmla="*/ T48 w 1890"/>
                                <a:gd name="T50" fmla="+- 0 -28 -69"/>
                                <a:gd name="T51" fmla="*/ -28 h 131"/>
                                <a:gd name="T52" fmla="+- 0 7864 7162"/>
                                <a:gd name="T53" fmla="*/ T52 w 1890"/>
                                <a:gd name="T54" fmla="+- 0 -20 -69"/>
                                <a:gd name="T55" fmla="*/ -20 h 131"/>
                                <a:gd name="T56" fmla="+- 0 7756 7162"/>
                                <a:gd name="T57" fmla="*/ T56 w 1890"/>
                                <a:gd name="T58" fmla="+- 0 -16 -69"/>
                                <a:gd name="T59" fmla="*/ -16 h 131"/>
                                <a:gd name="T60" fmla="+- 0 7702 7162"/>
                                <a:gd name="T61" fmla="*/ T60 w 1890"/>
                                <a:gd name="T62" fmla="+- 0 -15 -69"/>
                                <a:gd name="T63" fmla="*/ -15 h 131"/>
                                <a:gd name="T64" fmla="+- 0 7648 7162"/>
                                <a:gd name="T65" fmla="*/ T64 w 1890"/>
                                <a:gd name="T66" fmla="+- 0 -13 -69"/>
                                <a:gd name="T67" fmla="*/ -13 h 131"/>
                                <a:gd name="T68" fmla="+- 0 7594 7162"/>
                                <a:gd name="T69" fmla="*/ T68 w 1890"/>
                                <a:gd name="T70" fmla="+- 0 -11 -69"/>
                                <a:gd name="T71" fmla="*/ -11 h 131"/>
                                <a:gd name="T72" fmla="+- 0 7486 7162"/>
                                <a:gd name="T73" fmla="*/ T72 w 1890"/>
                                <a:gd name="T74" fmla="+- 0 -7 -69"/>
                                <a:gd name="T75" fmla="*/ -7 h 131"/>
                                <a:gd name="T76" fmla="+- 0 7432 7162"/>
                                <a:gd name="T77" fmla="*/ T76 w 1890"/>
                                <a:gd name="T78" fmla="+- 0 -5 -69"/>
                                <a:gd name="T79" fmla="*/ -5 h 131"/>
                                <a:gd name="T80" fmla="+- 0 7378 7162"/>
                                <a:gd name="T81" fmla="*/ T80 w 1890"/>
                                <a:gd name="T82" fmla="+- 0 -4 -69"/>
                                <a:gd name="T83" fmla="*/ -4 h 131"/>
                                <a:gd name="T84" fmla="+- 0 7216 7162"/>
                                <a:gd name="T85" fmla="*/ T84 w 1890"/>
                                <a:gd name="T86" fmla="+- 0 1 -69"/>
                                <a:gd name="T87" fmla="*/ 1 h 131"/>
                                <a:gd name="T88" fmla="+- 0 7162 7162"/>
                                <a:gd name="T89" fmla="*/ T88 w 1890"/>
                                <a:gd name="T90" fmla="+- 0 2 -69"/>
                                <a:gd name="T91" fmla="*/ 2 h 131"/>
                                <a:gd name="T92" fmla="+- 0 7162 7162"/>
                                <a:gd name="T93" fmla="*/ T92 w 1890"/>
                                <a:gd name="T94" fmla="+- 0 62 -69"/>
                                <a:gd name="T95" fmla="*/ 62 h 131"/>
                                <a:gd name="T96" fmla="+- 0 7216 7162"/>
                                <a:gd name="T97" fmla="*/ T96 w 1890"/>
                                <a:gd name="T98" fmla="+- 0 61 -69"/>
                                <a:gd name="T99" fmla="*/ 61 h 131"/>
                                <a:gd name="T100" fmla="+- 0 7378 7162"/>
                                <a:gd name="T101" fmla="*/ T100 w 1890"/>
                                <a:gd name="T102" fmla="+- 0 55 -69"/>
                                <a:gd name="T103" fmla="*/ 55 h 131"/>
                                <a:gd name="T104" fmla="+- 0 7432 7162"/>
                                <a:gd name="T105" fmla="*/ T104 w 1890"/>
                                <a:gd name="T106" fmla="+- 0 55 -69"/>
                                <a:gd name="T107" fmla="*/ 55 h 131"/>
                                <a:gd name="T108" fmla="+- 0 7594 7162"/>
                                <a:gd name="T109" fmla="*/ T108 w 1890"/>
                                <a:gd name="T110" fmla="+- 0 49 -69"/>
                                <a:gd name="T111" fmla="*/ 49 h 131"/>
                                <a:gd name="T112" fmla="+- 0 7648 7162"/>
                                <a:gd name="T113" fmla="*/ T112 w 1890"/>
                                <a:gd name="T114" fmla="+- 0 47 -69"/>
                                <a:gd name="T115" fmla="*/ 47 h 131"/>
                                <a:gd name="T116" fmla="+- 0 7756 7162"/>
                                <a:gd name="T117" fmla="*/ T116 w 1890"/>
                                <a:gd name="T118" fmla="+- 0 45 -69"/>
                                <a:gd name="T119" fmla="*/ 45 h 131"/>
                                <a:gd name="T120" fmla="+- 0 7810 7162"/>
                                <a:gd name="T121" fmla="*/ T120 w 1890"/>
                                <a:gd name="T122" fmla="+- 0 43 -69"/>
                                <a:gd name="T123" fmla="*/ 43 h 131"/>
                                <a:gd name="T124" fmla="+- 0 8025 7162"/>
                                <a:gd name="T125" fmla="*/ T124 w 1890"/>
                                <a:gd name="T126" fmla="+- 0 38 -69"/>
                                <a:gd name="T127" fmla="*/ 38 h 131"/>
                                <a:gd name="T128" fmla="+- 0 8079 7162"/>
                                <a:gd name="T129" fmla="*/ T128 w 1890"/>
                                <a:gd name="T130" fmla="+- 0 36 -69"/>
                                <a:gd name="T131" fmla="*/ 36 h 131"/>
                                <a:gd name="T132" fmla="+- 0 8133 7162"/>
                                <a:gd name="T133" fmla="*/ T132 w 1890"/>
                                <a:gd name="T134" fmla="+- 0 35 -69"/>
                                <a:gd name="T135" fmla="*/ 35 h 131"/>
                                <a:gd name="T136" fmla="+- 0 8187 7162"/>
                                <a:gd name="T137" fmla="*/ T136 w 1890"/>
                                <a:gd name="T138" fmla="+- 0 32 -69"/>
                                <a:gd name="T139" fmla="*/ 32 h 131"/>
                                <a:gd name="T140" fmla="+- 0 8241 7162"/>
                                <a:gd name="T141" fmla="*/ T140 w 1890"/>
                                <a:gd name="T142" fmla="+- 0 31 -69"/>
                                <a:gd name="T143" fmla="*/ 31 h 131"/>
                                <a:gd name="T144" fmla="+- 0 8295 7162"/>
                                <a:gd name="T145" fmla="*/ T144 w 1890"/>
                                <a:gd name="T146" fmla="+- 0 32 -69"/>
                                <a:gd name="T147" fmla="*/ 32 h 131"/>
                                <a:gd name="T148" fmla="+- 0 8349 7162"/>
                                <a:gd name="T149" fmla="*/ T148 w 1890"/>
                                <a:gd name="T150" fmla="+- 0 28 -69"/>
                                <a:gd name="T151" fmla="*/ 28 h 131"/>
                                <a:gd name="T152" fmla="+- 0 8403 7162"/>
                                <a:gd name="T153" fmla="*/ T152 w 1890"/>
                                <a:gd name="T154" fmla="+- 0 29 -69"/>
                                <a:gd name="T155" fmla="*/ 29 h 131"/>
                                <a:gd name="T156" fmla="+- 0 8457 7162"/>
                                <a:gd name="T157" fmla="*/ T156 w 1890"/>
                                <a:gd name="T158" fmla="+- 0 27 -69"/>
                                <a:gd name="T159" fmla="*/ 27 h 131"/>
                                <a:gd name="T160" fmla="+- 0 8511 7162"/>
                                <a:gd name="T161" fmla="*/ T160 w 1890"/>
                                <a:gd name="T162" fmla="+- 0 24 -69"/>
                                <a:gd name="T163" fmla="*/ 24 h 131"/>
                                <a:gd name="T164" fmla="+- 0 8727 7162"/>
                                <a:gd name="T165" fmla="*/ T164 w 1890"/>
                                <a:gd name="T166" fmla="+- 0 18 -69"/>
                                <a:gd name="T167" fmla="*/ 18 h 131"/>
                                <a:gd name="T168" fmla="+- 0 8781 7162"/>
                                <a:gd name="T169" fmla="*/ T168 w 1890"/>
                                <a:gd name="T170" fmla="+- 0 17 -69"/>
                                <a:gd name="T171" fmla="*/ 17 h 131"/>
                                <a:gd name="T172" fmla="+- 0 8835 7162"/>
                                <a:gd name="T173" fmla="*/ T172 w 1890"/>
                                <a:gd name="T174" fmla="+- 0 15 -69"/>
                                <a:gd name="T175" fmla="*/ 15 h 131"/>
                                <a:gd name="T176" fmla="+- 0 8997 7162"/>
                                <a:gd name="T177" fmla="*/ T176 w 1890"/>
                                <a:gd name="T178" fmla="+- 0 11 -69"/>
                                <a:gd name="T179" fmla="*/ 11 h 131"/>
                                <a:gd name="T180" fmla="+- 0 9051 7162"/>
                                <a:gd name="T181" fmla="*/ T180 w 1890"/>
                                <a:gd name="T182" fmla="+- 0 9 -69"/>
                                <a:gd name="T183" fmla="*/ 9 h 131"/>
                                <a:gd name="T184" fmla="+- 0 9051 7162"/>
                                <a:gd name="T185" fmla="*/ T184 w 1890"/>
                                <a:gd name="T186" fmla="+- 0 -69 -69"/>
                                <a:gd name="T187" fmla="*/ -69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</a:cxnLst>
                              <a:rect l="0" t="0" r="r" b="b"/>
                              <a:pathLst>
                                <a:path w="1890" h="131">
                                  <a:moveTo>
                                    <a:pt x="1889" y="0"/>
                                  </a:moveTo>
                                  <a:lnTo>
                                    <a:pt x="1835" y="3"/>
                                  </a:lnTo>
                                  <a:lnTo>
                                    <a:pt x="1619" y="13"/>
                                  </a:lnTo>
                                  <a:lnTo>
                                    <a:pt x="1565" y="15"/>
                                  </a:lnTo>
                                  <a:lnTo>
                                    <a:pt x="1511" y="18"/>
                                  </a:lnTo>
                                  <a:lnTo>
                                    <a:pt x="1349" y="24"/>
                                  </a:lnTo>
                                  <a:lnTo>
                                    <a:pt x="1241" y="30"/>
                                  </a:lnTo>
                                  <a:lnTo>
                                    <a:pt x="1187" y="30"/>
                                  </a:lnTo>
                                  <a:lnTo>
                                    <a:pt x="1133" y="34"/>
                                  </a:lnTo>
                                  <a:lnTo>
                                    <a:pt x="1079" y="35"/>
                                  </a:lnTo>
                                  <a:lnTo>
                                    <a:pt x="1025" y="37"/>
                                  </a:lnTo>
                                  <a:lnTo>
                                    <a:pt x="971" y="40"/>
                                  </a:lnTo>
                                  <a:lnTo>
                                    <a:pt x="917" y="41"/>
                                  </a:lnTo>
                                  <a:lnTo>
                                    <a:pt x="702" y="49"/>
                                  </a:lnTo>
                                  <a:lnTo>
                                    <a:pt x="594" y="53"/>
                                  </a:lnTo>
                                  <a:lnTo>
                                    <a:pt x="540" y="54"/>
                                  </a:lnTo>
                                  <a:lnTo>
                                    <a:pt x="486" y="56"/>
                                  </a:lnTo>
                                  <a:lnTo>
                                    <a:pt x="432" y="58"/>
                                  </a:lnTo>
                                  <a:lnTo>
                                    <a:pt x="324" y="62"/>
                                  </a:lnTo>
                                  <a:lnTo>
                                    <a:pt x="270" y="64"/>
                                  </a:lnTo>
                                  <a:lnTo>
                                    <a:pt x="216" y="65"/>
                                  </a:lnTo>
                                  <a:lnTo>
                                    <a:pt x="54" y="70"/>
                                  </a:lnTo>
                                  <a:lnTo>
                                    <a:pt x="0" y="71"/>
                                  </a:lnTo>
                                  <a:lnTo>
                                    <a:pt x="0" y="131"/>
                                  </a:lnTo>
                                  <a:lnTo>
                                    <a:pt x="54" y="130"/>
                                  </a:lnTo>
                                  <a:lnTo>
                                    <a:pt x="216" y="124"/>
                                  </a:lnTo>
                                  <a:lnTo>
                                    <a:pt x="270" y="124"/>
                                  </a:lnTo>
                                  <a:lnTo>
                                    <a:pt x="432" y="118"/>
                                  </a:lnTo>
                                  <a:lnTo>
                                    <a:pt x="486" y="116"/>
                                  </a:lnTo>
                                  <a:lnTo>
                                    <a:pt x="594" y="114"/>
                                  </a:lnTo>
                                  <a:lnTo>
                                    <a:pt x="648" y="112"/>
                                  </a:lnTo>
                                  <a:lnTo>
                                    <a:pt x="863" y="107"/>
                                  </a:lnTo>
                                  <a:lnTo>
                                    <a:pt x="917" y="105"/>
                                  </a:lnTo>
                                  <a:lnTo>
                                    <a:pt x="971" y="104"/>
                                  </a:lnTo>
                                  <a:lnTo>
                                    <a:pt x="1025" y="101"/>
                                  </a:lnTo>
                                  <a:lnTo>
                                    <a:pt x="1079" y="100"/>
                                  </a:lnTo>
                                  <a:lnTo>
                                    <a:pt x="1133" y="101"/>
                                  </a:lnTo>
                                  <a:lnTo>
                                    <a:pt x="1187" y="97"/>
                                  </a:lnTo>
                                  <a:lnTo>
                                    <a:pt x="1241" y="98"/>
                                  </a:lnTo>
                                  <a:lnTo>
                                    <a:pt x="1295" y="96"/>
                                  </a:lnTo>
                                  <a:lnTo>
                                    <a:pt x="1349" y="93"/>
                                  </a:lnTo>
                                  <a:lnTo>
                                    <a:pt x="1565" y="87"/>
                                  </a:lnTo>
                                  <a:lnTo>
                                    <a:pt x="1619" y="86"/>
                                  </a:lnTo>
                                  <a:lnTo>
                                    <a:pt x="1673" y="84"/>
                                  </a:lnTo>
                                  <a:lnTo>
                                    <a:pt x="1835" y="80"/>
                                  </a:lnTo>
                                  <a:lnTo>
                                    <a:pt x="1889" y="78"/>
                                  </a:lnTo>
                                  <a:lnTo>
                                    <a:pt x="188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C4B73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CB5C60A" id="docshapegroup406" o:spid="_x0000_s1026" style="position:absolute;margin-left:358.1pt;margin-top:-3.45pt;width:94.5pt;height:9.9pt;z-index:15768576;mso-position-horizontal-relative:page" coordorigin="7162,-69" coordsize="1890,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">
                  <v:shape id="docshape407" o:spid="_x0000_s1027" style="position:absolute;left:7161;top:64;width:1890;height:45;visibility:visible;mso-wrap-style:square;v-text-anchor:top" coordsize="1890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" path="m1889,r-54,l1727,3,1673,1r-54,1l1565,3r-54,1l1457,4r-54,3l1349,8r-54,l1187,9r-54,3l1079,11r-54,1l971,13r-54,1l810,15,648,17r-54,1l540,18,432,20r-54,2l324,21,216,23r-54,l108,24,,25,,45,162,43,270,42r54,-1l378,42r54,-2l540,38r54,l648,37,756,36,863,34,971,33r54,-1l1079,32r54,l1187,30r54,-1l1349,29r54,-1l1457,25r54,l1565,24r54,l1673,23r54,1l1835,22r54,1l1889,xe" fillcolor="#e78429" stroked="f">
                    <v:fill opacity="32896f"/>
                    <v:path arrowok="t" o:connecttype="custom" o:connectlocs="1889,64;1835,64;1727,67;1673,65;1619,66;1565,67;1511,68;1457,68;1403,71;1349,72;1295,72;1187,73;1133,76;1079,75;1025,76;971,77;917,78;810,79;648,81;594,82;540,82;432,84;378,86;324,85;216,87;162,87;108,88;0,89;0,109;162,107;270,106;324,105;378,106;432,104;540,102;594,102;648,101;756,100;863,98;971,97;1025,96;1079,96;1133,96;1187,94;1241,93;1349,93;1403,92;1457,89;1511,89;1565,88;1619,88;1673,87;1727,88;1835,86;1889,87;1889,64" o:connectangles="0,0,0,0,0,0,0,0,0,0,0,0,0,0,0,0,0,0,0,0,0,0,0,0,0,0,0,0,0,0,0,0,0,0,0,0,0,0,0,0,0,0,0,0,0,0,0,0,0,0,0,0,0,0,0,0"/>
                  </v:shape>
                  <v:shape id="docshape408" o:spid="_x0000_s1028" style="position:absolute;left:7161;top:31;width:1890;height:64;visibility:visible;mso-wrap-style:square;v-text-anchor:top" coordsize="1890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" path="m1889,r-54,2l1673,6r-54,1l1403,13r-54,1l1187,17r-54,4l1079,23r-54,-2l971,23r-54,2l863,26r-53,3l756,30r-54,1l594,33,378,37r-54,l216,39r-54,1l54,42,,44,,64,54,62,162,60r54,-1l324,57r54,1l432,56,540,54,648,53r54,-1l756,50r54,-1l863,47r54,-1l971,43r54,-1l1079,44r54,-2l1187,38r54,-1l1403,34r216,-5l1673,28r108,-2l1835,25r54,-2l1889,xe" fillcolor="#ed968c" stroked="f">
                    <v:fill opacity="32896f"/>
                    <v:path arrowok="t" o:connecttype="custom" o:connectlocs="1889,31;1835,33;1673,37;1619,38;1403,44;1349,45;1187,48;1133,52;1079,54;1025,52;971,54;917,56;863,57;810,60;756,61;702,62;594,64;378,68;324,68;216,70;162,71;54,73;0,75;0,95;54,93;162,91;216,90;324,88;378,89;432,87;540,85;648,84;702,83;756,81;810,80;863,78;917,77;971,74;1025,73;1079,75;1133,73;1187,69;1241,68;1403,65;1619,60;1673,59;1781,57;1835,56;1889,54;1889,31" o:connectangles="0,0,0,0,0,0,0,0,0,0,0,0,0,0,0,0,0,0,0,0,0,0,0,0,0,0,0,0,0,0,0,0,0,0,0,0,0,0,0,0,0,0,0,0,0,0,0,0,0,0"/>
                  </v:shape>
                  <v:shape id="docshape409" o:spid="_x0000_s1029" style="position:absolute;left:7161;top:-40;width:1890;height:85;visibility:visible;mso-wrap-style:square;v-text-anchor:top" coordsize="1890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" path="m1889,r-54,2l1781,3r-54,3l1673,7r-54,2l1565,10r-54,2l1403,16r-108,4l1241,23r-54,2l1133,25r-54,4l1025,29r-54,5l917,35r-54,2l810,36r-54,3l702,40r-54,5l594,45,432,50r-54,1l324,52r-54,6l216,59r-54,2l108,62,54,63,,65,,85,54,83r54,-1l162,81r54,-2l270,78r54,-6l432,70,594,65r54,l702,60r54,-1l810,56r53,1l971,54r54,-5l1079,49r54,-4l1187,45r54,-1l1295,40r54,-1l1403,37r108,-4l1619,31r54,-2l1727,28r108,-3l1889,24r,-24xe" fillcolor="#7c4b73" stroked="f">
                    <v:fill opacity="32896f"/>
                    <v:path arrowok="t" o:connecttype="custom" o:connectlocs="1889,-40;1835,-38;1781,-37;1727,-34;1673,-33;1619,-31;1565,-30;1511,-28;1403,-24;1295,-20;1241,-17;1187,-15;1133,-15;1079,-11;1025,-11;971,-6;917,-5;863,-3;810,-4;756,-1;702,0;648,5;594,5;432,10;378,11;324,12;270,18;216,19;162,21;108,22;54,23;0,25;0,45;54,43;108,42;162,41;216,39;270,38;324,32;432,30;594,25;648,25;702,20;756,19;810,16;863,17;971,14;1025,9;1079,9;1133,5;1187,5;1241,4;1295,0;1349,-1;1403,-3;1511,-7;1619,-9;1673,-11;1727,-12;1835,-15;1889,-16;1889,-40" o:connectangles="0,0,0,0,0,0,0,0,0,0,0,0,0,0,0,0,0,0,0,0,0,0,0,0,0,0,0,0,0,0,0,0,0,0,0,0,0,0,0,0,0,0,0,0,0,0,0,0,0,0,0,0,0,0,0,0,0,0,0,0,0,0"/>
                  </v:shape>
                  <v:shape id="docshape410" o:spid="_x0000_s1030" style="position:absolute;left:7161;top:43;width:1890;height:86;visibility:visible;mso-wrap-style:square;v-text-anchor:top" coordsize="1890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" path="m1889,r-54,2l1781,3r-54,1l1673,1,1457,5r-54,1l1187,9r-54,2l1079,12r-54,-1l863,13r-53,l756,13r-54,1l648,14r-54,l486,15r-54,1l324,18r-54,1l216,22r-54,2l,26,,86r54,l108,84r54,l216,83r54,-4l432,76r54,-1l594,74r108,l756,73r107,l917,73r108,-1l1079,72r54,l1187,71r54,-1l1403,69r54,-1l1673,67r54,4l1781,71r54,l1889,69r,-69xe" fillcolor="#e78429" stroked="f">
                    <v:fill opacity="32896f"/>
                    <v:path arrowok="t" o:connecttype="custom" o:connectlocs="1889,43;1835,45;1781,46;1727,47;1673,44;1457,48;1403,49;1187,52;1133,54;1079,55;1025,54;863,56;810,56;756,56;702,57;648,57;594,57;486,58;432,59;324,61;270,62;216,65;162,67;0,69;0,129;54,129;108,127;162,127;216,126;270,122;432,119;486,118;594,117;702,117;756,116;863,116;917,116;1025,115;1079,115;1133,115;1187,114;1241,113;1403,112;1457,111;1673,110;1727,114;1781,114;1835,114;1889,112;1889,43" o:connectangles="0,0,0,0,0,0,0,0,0,0,0,0,0,0,0,0,0,0,0,0,0,0,0,0,0,0,0,0,0,0,0,0,0,0,0,0,0,0,0,0,0,0,0,0,0,0,0,0,0,0"/>
                  </v:shape>
                  <v:shape id="docshape411" o:spid="_x0000_s1031" style="position:absolute;left:7161;top:8;width:1890;height:104;visibility:visible;mso-wrap-style:square;v-text-anchor:top" coordsize="1890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" path="m1889,r-54,2l1781,3r-54,2l1565,9r-54,l1403,11r-54,1l1295,13r-54,1l1187,16r-54,2l1025,20,810,26r-54,l648,30,540,33,432,35,216,39,108,41,54,43,,44r,59l54,102r54,-2l432,94r54,-1l648,90r54,-2l756,87r54,l1079,81r108,-1l1241,78r108,-1l1403,77r108,-1l1565,76r54,l1781,72r54,l1889,70r,-70xe" fillcolor="#ed968c" stroked="f">
                    <v:fill opacity="32896f"/>
                    <v:path arrowok="t" o:connecttype="custom" o:connectlocs="1889,9;1835,11;1781,12;1727,14;1565,18;1511,18;1403,20;1349,21;1295,22;1241,23;1187,25;1133,27;1025,29;810,35;756,35;648,39;540,42;432,44;216,48;108,50;54,52;0,53;0,112;54,111;108,109;432,103;486,102;648,99;702,97;756,96;810,96;1079,90;1187,89;1241,87;1349,86;1403,86;1511,85;1565,85;1619,85;1781,81;1835,81;1889,79;1889,9" o:connectangles="0,0,0,0,0,0,0,0,0,0,0,0,0,0,0,0,0,0,0,0,0,0,0,0,0,0,0,0,0,0,0,0,0,0,0,0,0,0,0,0,0,0,0"/>
                  </v:shape>
                  <v:shape id="docshape412" o:spid="_x0000_s1032" style="position:absolute;left:7161;top:-69;width:1890;height:131;visibility:visible;mso-wrap-style:square;v-text-anchor:top" coordsize="1890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" path="m1889,r-54,3l1619,13r-54,2l1511,18r-162,6l1241,30r-54,l1133,34r-54,1l1025,37r-54,3l917,41,702,49,594,53r-54,1l486,56r-54,2l324,62r-54,2l216,65,54,70,,71r,60l54,130r162,-6l270,124r162,-6l486,116r108,-2l648,112r215,-5l917,105r54,-1l1025,101r54,-1l1133,101r54,-4l1241,98r54,-2l1349,93r216,-6l1619,86r54,-2l1835,80r54,-2l1889,xe" fillcolor="#7c4b73" stroked="f">
                    <v:fill opacity="32896f"/>
                    <v:path arrowok="t" o:connecttype="custom" o:connectlocs="1889,-69;1835,-66;1619,-56;1565,-54;1511,-51;1349,-45;1241,-39;1187,-39;1133,-35;1079,-34;1025,-32;971,-29;917,-28;702,-20;594,-16;540,-15;486,-13;432,-11;324,-7;270,-5;216,-4;54,1;0,2;0,62;54,61;216,55;270,55;432,49;486,47;594,45;648,43;863,38;917,36;971,35;1025,32;1079,31;1133,32;1187,28;1241,29;1295,27;1349,24;1565,18;1619,17;1673,15;1835,11;1889,9;1889,-69" o:connectangles="0,0,0,0,0,0,0,0,0,0,0,0,0,0,0,0,0,0,0,0,0,0,0,0,0,0,0,0,0,0,0,0,0,0,0,0,0,0,0,0,0,0,0,0,0,0,0"/>
                  </v:shape>
                  <w10:wrap anchorx="page"/>
                </v:group>
              </w:pict>
            </mc:Fallback>
          </mc:AlternateContent>
        </w:r>
        <w:r>
          <w:rPr>
            <w:noProof/>
            <w:lang w:val="en-GB" w:eastAsia="en-GB"/>
          </w:rPr>
          <mc:AlternateContent>
            <mc:Choice Requires="wpg">
              <w:drawing>
                <wp:anchor distT="0" distB="0" distL="114300" distR="114300" simplePos="0" relativeHeight="487757312" behindDoc="0" locked="0" layoutInCell="1" allowOverlap="1" wp14:anchorId="7766A8DC" wp14:editId="386901A0">
                  <wp:simplePos x="0" y="0"/>
                  <wp:positionH relativeFrom="page">
                    <wp:posOffset>5975350</wp:posOffset>
                  </wp:positionH>
                  <wp:positionV relativeFrom="paragraph">
                    <wp:posOffset>48895</wp:posOffset>
                  </wp:positionV>
                  <wp:extent cx="155575" cy="494030"/>
                  <wp:effectExtent l="0" t="0" r="0" b="0"/>
                  <wp:wrapNone/>
                  <wp:docPr id="1079" name="docshapegroup4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55575" cy="494030"/>
                            <a:chOff x="9410" y="77"/>
                            <a:chExt cx="245" cy="778"/>
                          </a:xfrm>
                        </wpg:grpSpPr>
                        <wps:wsp>
                          <wps:cNvPr id="1080" name="docshape414"/>
                          <wps:cNvSpPr>
                            <a:spLocks noChangeArrowheads="1"/>
                          </wps:cNvSpPr>
                          <wps:spPr bwMode="auto">
                            <a:xfrm>
                              <a:off x="9409" y="77"/>
                              <a:ext cx="245" cy="245"/>
                            </a:xfrm>
                            <a:prstGeom prst="rect">
                              <a:avLst/>
                            </a:prstGeom>
                            <a:solidFill>
                              <a:srgbClr val="E78429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81" name="docshape415"/>
                          <wps:cNvSpPr>
                            <a:spLocks noChangeArrowheads="1"/>
                          </wps:cNvSpPr>
                          <wps:spPr bwMode="auto">
                            <a:xfrm>
                              <a:off x="9409" y="343"/>
                              <a:ext cx="245" cy="245"/>
                            </a:xfrm>
                            <a:prstGeom prst="rect">
                              <a:avLst/>
                            </a:prstGeom>
                            <a:solidFill>
                              <a:srgbClr val="ED968C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82" name="docshape416"/>
                          <wps:cNvSpPr>
                            <a:spLocks noChangeArrowheads="1"/>
                          </wps:cNvSpPr>
                          <wps:spPr bwMode="auto">
                            <a:xfrm>
                              <a:off x="9409" y="610"/>
                              <a:ext cx="245" cy="245"/>
                            </a:xfrm>
                            <a:prstGeom prst="rect">
                              <a:avLst/>
                            </a:prstGeom>
                            <a:solidFill>
                              <a:srgbClr val="7C4B73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60344DD3" id="docshapegroup413" o:spid="_x0000_s1026" style="position:absolute;margin-left:470.5pt;margin-top:3.85pt;width:12.25pt;height:38.9pt;z-index:15773696;mso-position-horizontal-relative:page" coordorigin="9410,77" coordsize="245,7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">
                  <v:rect id="docshape414" o:spid="_x0000_s1027" style="position:absolute;left:9409;top:77;width:245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" fillcolor="#e78429" stroked="f">
                    <v:fill opacity="32896f"/>
                  </v:rect>
                  <v:rect id="docshape415" o:spid="_x0000_s1028" style="position:absolute;left:9409;top:343;width:245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" fillcolor="#ed968c" stroked="f">
                    <v:fill opacity="32896f"/>
                  </v:rect>
                  <v:rect id="docshape416" o:spid="_x0000_s1029" style="position:absolute;left:9409;top:610;width:245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" fillcolor="#7c4b73" stroked="f">
                    <v:fill opacity="32896f"/>
                  </v:rect>
                  <w10:wrap anchorx="page"/>
                </v:group>
              </w:pict>
            </mc:Fallback>
          </mc:AlternateContent>
        </w:r>
      </w:del>
      <w:ins w:id="2527" w:author="Hughes, Anna E" w:date="2023-08-09T15:29:00Z">
        <w:r w:rsidR="001E0CFE">
          <w:rPr>
            <w:noProof/>
            <w:lang w:val="en-GB" w:eastAsia="en-GB"/>
          </w:rPr>
          <mc:AlternateContent>
            <mc:Choice Requires="wpg">
              <w:drawing>
                <wp:anchor distT="0" distB="0" distL="0" distR="0" simplePos="0" relativeHeight="15768576" behindDoc="0" locked="0" layoutInCell="1" allowOverlap="1">
                  <wp:simplePos x="0" y="0"/>
                  <wp:positionH relativeFrom="page">
                    <wp:posOffset>4547799</wp:posOffset>
                  </wp:positionH>
                  <wp:positionV relativeFrom="paragraph">
                    <wp:posOffset>-43517</wp:posOffset>
                  </wp:positionV>
                  <wp:extent cx="1200150" cy="125730"/>
                  <wp:effectExtent l="0" t="0" r="0" b="0"/>
                  <wp:wrapNone/>
                  <wp:docPr id="531" name="Group 53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>
                          <a:xfrm>
                            <a:off x="0" y="0"/>
                            <a:ext cx="1200150" cy="125730"/>
                            <a:chOff x="0" y="0"/>
                            <a:chExt cx="1200150" cy="125730"/>
                          </a:xfrm>
                        </wpg:grpSpPr>
                        <wps:wsp>
                          <wps:cNvPr id="532" name="Graphic 532"/>
                          <wps:cNvSpPr/>
                          <wps:spPr>
                            <a:xfrm>
                              <a:off x="0" y="84397"/>
                              <a:ext cx="1200150" cy="285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150" h="28575">
                                  <a:moveTo>
                                    <a:pt x="1199585" y="0"/>
                                  </a:moveTo>
                                  <a:lnTo>
                                    <a:pt x="1165317" y="0"/>
                                  </a:lnTo>
                                  <a:lnTo>
                                    <a:pt x="1096780" y="1468"/>
                                  </a:lnTo>
                                  <a:lnTo>
                                    <a:pt x="1062512" y="685"/>
                                  </a:lnTo>
                                  <a:lnTo>
                                    <a:pt x="1028244" y="1272"/>
                                  </a:lnTo>
                                  <a:lnTo>
                                    <a:pt x="993878" y="1468"/>
                                  </a:lnTo>
                                  <a:lnTo>
                                    <a:pt x="959609" y="2251"/>
                                  </a:lnTo>
                                  <a:lnTo>
                                    <a:pt x="925341" y="2349"/>
                                  </a:lnTo>
                                  <a:lnTo>
                                    <a:pt x="891073" y="3916"/>
                                  </a:lnTo>
                                  <a:lnTo>
                                    <a:pt x="856804" y="4797"/>
                                  </a:lnTo>
                                  <a:lnTo>
                                    <a:pt x="822536" y="4993"/>
                                  </a:lnTo>
                                  <a:lnTo>
                                    <a:pt x="754000" y="5776"/>
                                  </a:lnTo>
                                  <a:lnTo>
                                    <a:pt x="719731" y="7147"/>
                                  </a:lnTo>
                                  <a:lnTo>
                                    <a:pt x="685463" y="7049"/>
                                  </a:lnTo>
                                  <a:lnTo>
                                    <a:pt x="651195" y="7441"/>
                                  </a:lnTo>
                                  <a:lnTo>
                                    <a:pt x="616927" y="8126"/>
                                  </a:lnTo>
                                  <a:lnTo>
                                    <a:pt x="582658" y="8420"/>
                                  </a:lnTo>
                                  <a:lnTo>
                                    <a:pt x="514122" y="9399"/>
                                  </a:lnTo>
                                  <a:lnTo>
                                    <a:pt x="411317" y="10574"/>
                                  </a:lnTo>
                                  <a:lnTo>
                                    <a:pt x="377049" y="11455"/>
                                  </a:lnTo>
                                  <a:lnTo>
                                    <a:pt x="342780" y="11455"/>
                                  </a:lnTo>
                                  <a:lnTo>
                                    <a:pt x="274146" y="12336"/>
                                  </a:lnTo>
                                  <a:lnTo>
                                    <a:pt x="239877" y="13511"/>
                                  </a:lnTo>
                                  <a:lnTo>
                                    <a:pt x="205609" y="13119"/>
                                  </a:lnTo>
                                  <a:lnTo>
                                    <a:pt x="137073" y="14490"/>
                                  </a:lnTo>
                                  <a:lnTo>
                                    <a:pt x="102804" y="14588"/>
                                  </a:lnTo>
                                  <a:lnTo>
                                    <a:pt x="68536" y="15175"/>
                                  </a:lnTo>
                                  <a:lnTo>
                                    <a:pt x="0" y="15665"/>
                                  </a:lnTo>
                                  <a:lnTo>
                                    <a:pt x="0" y="28393"/>
                                  </a:lnTo>
                                  <a:lnTo>
                                    <a:pt x="102804" y="27218"/>
                                  </a:lnTo>
                                  <a:lnTo>
                                    <a:pt x="171341" y="26631"/>
                                  </a:lnTo>
                                  <a:lnTo>
                                    <a:pt x="205609" y="25848"/>
                                  </a:lnTo>
                                  <a:lnTo>
                                    <a:pt x="239877" y="26239"/>
                                  </a:lnTo>
                                  <a:lnTo>
                                    <a:pt x="274146" y="24966"/>
                                  </a:lnTo>
                                  <a:lnTo>
                                    <a:pt x="342780" y="24085"/>
                                  </a:lnTo>
                                  <a:lnTo>
                                    <a:pt x="377049" y="24085"/>
                                  </a:lnTo>
                                  <a:lnTo>
                                    <a:pt x="411317" y="23302"/>
                                  </a:lnTo>
                                  <a:lnTo>
                                    <a:pt x="479853" y="22519"/>
                                  </a:lnTo>
                                  <a:lnTo>
                                    <a:pt x="548390" y="21540"/>
                                  </a:lnTo>
                                  <a:lnTo>
                                    <a:pt x="616927" y="20952"/>
                                  </a:lnTo>
                                  <a:lnTo>
                                    <a:pt x="651195" y="20267"/>
                                  </a:lnTo>
                                  <a:lnTo>
                                    <a:pt x="685463" y="19875"/>
                                  </a:lnTo>
                                  <a:lnTo>
                                    <a:pt x="719731" y="20071"/>
                                  </a:lnTo>
                                  <a:lnTo>
                                    <a:pt x="754000" y="18798"/>
                                  </a:lnTo>
                                  <a:lnTo>
                                    <a:pt x="788268" y="18406"/>
                                  </a:lnTo>
                                  <a:lnTo>
                                    <a:pt x="856804" y="18015"/>
                                  </a:lnTo>
                                  <a:lnTo>
                                    <a:pt x="891073" y="17232"/>
                                  </a:lnTo>
                                  <a:lnTo>
                                    <a:pt x="925341" y="15665"/>
                                  </a:lnTo>
                                  <a:lnTo>
                                    <a:pt x="959609" y="15665"/>
                                  </a:lnTo>
                                  <a:lnTo>
                                    <a:pt x="993878" y="14980"/>
                                  </a:lnTo>
                                  <a:lnTo>
                                    <a:pt x="1028244" y="14882"/>
                                  </a:lnTo>
                                  <a:lnTo>
                                    <a:pt x="1062512" y="14490"/>
                                  </a:lnTo>
                                  <a:lnTo>
                                    <a:pt x="1096780" y="15273"/>
                                  </a:lnTo>
                                  <a:lnTo>
                                    <a:pt x="1165317" y="14001"/>
                                  </a:lnTo>
                                  <a:lnTo>
                                    <a:pt x="1199585" y="14196"/>
                                  </a:lnTo>
                                  <a:lnTo>
                                    <a:pt x="119958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78429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3" name="Graphic 533"/>
                          <wps:cNvSpPr/>
                          <wps:spPr>
                            <a:xfrm>
                              <a:off x="0" y="63445"/>
                              <a:ext cx="1200150" cy="40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150" h="40640">
                                  <a:moveTo>
                                    <a:pt x="1199585" y="0"/>
                                  </a:moveTo>
                                  <a:lnTo>
                                    <a:pt x="1165317" y="1077"/>
                                  </a:lnTo>
                                  <a:lnTo>
                                    <a:pt x="1062512" y="3818"/>
                                  </a:lnTo>
                                  <a:lnTo>
                                    <a:pt x="1028244" y="4405"/>
                                  </a:lnTo>
                                  <a:lnTo>
                                    <a:pt x="891073" y="7832"/>
                                  </a:lnTo>
                                  <a:lnTo>
                                    <a:pt x="856804" y="8420"/>
                                  </a:lnTo>
                                  <a:lnTo>
                                    <a:pt x="754000" y="10770"/>
                                  </a:lnTo>
                                  <a:lnTo>
                                    <a:pt x="719731" y="13217"/>
                                  </a:lnTo>
                                  <a:lnTo>
                                    <a:pt x="685463" y="14588"/>
                                  </a:lnTo>
                                  <a:lnTo>
                                    <a:pt x="651195" y="13217"/>
                                  </a:lnTo>
                                  <a:lnTo>
                                    <a:pt x="616927" y="14098"/>
                                  </a:lnTo>
                                  <a:lnTo>
                                    <a:pt x="582658" y="15861"/>
                                  </a:lnTo>
                                  <a:lnTo>
                                    <a:pt x="548390" y="16546"/>
                                  </a:lnTo>
                                  <a:lnTo>
                                    <a:pt x="514122" y="18015"/>
                                  </a:lnTo>
                                  <a:lnTo>
                                    <a:pt x="479853" y="18602"/>
                                  </a:lnTo>
                                  <a:lnTo>
                                    <a:pt x="445585" y="19679"/>
                                  </a:lnTo>
                                  <a:lnTo>
                                    <a:pt x="377049" y="20854"/>
                                  </a:lnTo>
                                  <a:lnTo>
                                    <a:pt x="239877" y="23400"/>
                                  </a:lnTo>
                                  <a:lnTo>
                                    <a:pt x="205609" y="23204"/>
                                  </a:lnTo>
                                  <a:lnTo>
                                    <a:pt x="137073" y="24379"/>
                                  </a:lnTo>
                                  <a:lnTo>
                                    <a:pt x="102804" y="25260"/>
                                  </a:lnTo>
                                  <a:lnTo>
                                    <a:pt x="34268" y="26337"/>
                                  </a:lnTo>
                                  <a:lnTo>
                                    <a:pt x="0" y="27708"/>
                                  </a:lnTo>
                                  <a:lnTo>
                                    <a:pt x="0" y="40436"/>
                                  </a:lnTo>
                                  <a:lnTo>
                                    <a:pt x="34268" y="39163"/>
                                  </a:lnTo>
                                  <a:lnTo>
                                    <a:pt x="102804" y="37988"/>
                                  </a:lnTo>
                                  <a:lnTo>
                                    <a:pt x="137073" y="37107"/>
                                  </a:lnTo>
                                  <a:lnTo>
                                    <a:pt x="205609" y="36030"/>
                                  </a:lnTo>
                                  <a:lnTo>
                                    <a:pt x="239877" y="36324"/>
                                  </a:lnTo>
                                  <a:lnTo>
                                    <a:pt x="274146" y="35541"/>
                                  </a:lnTo>
                                  <a:lnTo>
                                    <a:pt x="342780" y="34268"/>
                                  </a:lnTo>
                                  <a:lnTo>
                                    <a:pt x="411317" y="33289"/>
                                  </a:lnTo>
                                  <a:lnTo>
                                    <a:pt x="445585" y="32603"/>
                                  </a:lnTo>
                                  <a:lnTo>
                                    <a:pt x="479853" y="31428"/>
                                  </a:lnTo>
                                  <a:lnTo>
                                    <a:pt x="514122" y="30939"/>
                                  </a:lnTo>
                                  <a:lnTo>
                                    <a:pt x="548390" y="29470"/>
                                  </a:lnTo>
                                  <a:lnTo>
                                    <a:pt x="582658" y="28883"/>
                                  </a:lnTo>
                                  <a:lnTo>
                                    <a:pt x="616927" y="27120"/>
                                  </a:lnTo>
                                  <a:lnTo>
                                    <a:pt x="651195" y="26239"/>
                                  </a:lnTo>
                                  <a:lnTo>
                                    <a:pt x="685463" y="27708"/>
                                  </a:lnTo>
                                  <a:lnTo>
                                    <a:pt x="719731" y="26337"/>
                                  </a:lnTo>
                                  <a:lnTo>
                                    <a:pt x="754000" y="24085"/>
                                  </a:lnTo>
                                  <a:lnTo>
                                    <a:pt x="788268" y="23204"/>
                                  </a:lnTo>
                                  <a:lnTo>
                                    <a:pt x="891073" y="21148"/>
                                  </a:lnTo>
                                  <a:lnTo>
                                    <a:pt x="1028244" y="18211"/>
                                  </a:lnTo>
                                  <a:lnTo>
                                    <a:pt x="1062512" y="17819"/>
                                  </a:lnTo>
                                  <a:lnTo>
                                    <a:pt x="1131049" y="16057"/>
                                  </a:lnTo>
                                  <a:lnTo>
                                    <a:pt x="1165317" y="15469"/>
                                  </a:lnTo>
                                  <a:lnTo>
                                    <a:pt x="1199585" y="14588"/>
                                  </a:lnTo>
                                  <a:lnTo>
                                    <a:pt x="119958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D968C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4" name="Graphic 534"/>
                          <wps:cNvSpPr/>
                          <wps:spPr>
                            <a:xfrm>
                              <a:off x="0" y="18406"/>
                              <a:ext cx="1200150" cy="53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150" h="53975">
                                  <a:moveTo>
                                    <a:pt x="1199585" y="0"/>
                                  </a:moveTo>
                                  <a:lnTo>
                                    <a:pt x="1165317" y="783"/>
                                  </a:lnTo>
                                  <a:lnTo>
                                    <a:pt x="1131049" y="1860"/>
                                  </a:lnTo>
                                  <a:lnTo>
                                    <a:pt x="1096780" y="3231"/>
                                  </a:lnTo>
                                  <a:lnTo>
                                    <a:pt x="1062512" y="4014"/>
                                  </a:lnTo>
                                  <a:lnTo>
                                    <a:pt x="1028244" y="5287"/>
                                  </a:lnTo>
                                  <a:lnTo>
                                    <a:pt x="993878" y="6168"/>
                                  </a:lnTo>
                                  <a:lnTo>
                                    <a:pt x="959609" y="7245"/>
                                  </a:lnTo>
                                  <a:lnTo>
                                    <a:pt x="891073" y="9986"/>
                                  </a:lnTo>
                                  <a:lnTo>
                                    <a:pt x="822536" y="12140"/>
                                  </a:lnTo>
                                  <a:lnTo>
                                    <a:pt x="788268" y="14294"/>
                                  </a:lnTo>
                                  <a:lnTo>
                                    <a:pt x="754000" y="15469"/>
                                  </a:lnTo>
                                  <a:lnTo>
                                    <a:pt x="719731" y="15665"/>
                                  </a:lnTo>
                                  <a:lnTo>
                                    <a:pt x="685463" y="18015"/>
                                  </a:lnTo>
                                  <a:lnTo>
                                    <a:pt x="651195" y="17917"/>
                                  </a:lnTo>
                                  <a:lnTo>
                                    <a:pt x="616927" y="21148"/>
                                  </a:lnTo>
                                  <a:lnTo>
                                    <a:pt x="582658" y="22127"/>
                                  </a:lnTo>
                                  <a:lnTo>
                                    <a:pt x="548390" y="23400"/>
                                  </a:lnTo>
                                  <a:lnTo>
                                    <a:pt x="514122" y="22812"/>
                                  </a:lnTo>
                                  <a:lnTo>
                                    <a:pt x="479853" y="24477"/>
                                  </a:lnTo>
                                  <a:lnTo>
                                    <a:pt x="445585" y="25260"/>
                                  </a:lnTo>
                                  <a:lnTo>
                                    <a:pt x="411317" y="28099"/>
                                  </a:lnTo>
                                  <a:lnTo>
                                    <a:pt x="377049" y="28099"/>
                                  </a:lnTo>
                                  <a:lnTo>
                                    <a:pt x="274146" y="31331"/>
                                  </a:lnTo>
                                  <a:lnTo>
                                    <a:pt x="239877" y="32016"/>
                                  </a:lnTo>
                                  <a:lnTo>
                                    <a:pt x="205609" y="32995"/>
                                  </a:lnTo>
                                  <a:lnTo>
                                    <a:pt x="171341" y="36618"/>
                                  </a:lnTo>
                                  <a:lnTo>
                                    <a:pt x="137073" y="37303"/>
                                  </a:lnTo>
                                  <a:lnTo>
                                    <a:pt x="102804" y="38478"/>
                                  </a:lnTo>
                                  <a:lnTo>
                                    <a:pt x="68536" y="39065"/>
                                  </a:lnTo>
                                  <a:lnTo>
                                    <a:pt x="34268" y="39947"/>
                                  </a:lnTo>
                                  <a:lnTo>
                                    <a:pt x="0" y="41121"/>
                                  </a:lnTo>
                                  <a:lnTo>
                                    <a:pt x="0" y="53948"/>
                                  </a:lnTo>
                                  <a:lnTo>
                                    <a:pt x="34268" y="52675"/>
                                  </a:lnTo>
                                  <a:lnTo>
                                    <a:pt x="68536" y="51794"/>
                                  </a:lnTo>
                                  <a:lnTo>
                                    <a:pt x="102804" y="51206"/>
                                  </a:lnTo>
                                  <a:lnTo>
                                    <a:pt x="137073" y="50129"/>
                                  </a:lnTo>
                                  <a:lnTo>
                                    <a:pt x="171341" y="49444"/>
                                  </a:lnTo>
                                  <a:lnTo>
                                    <a:pt x="205609" y="45723"/>
                                  </a:lnTo>
                                  <a:lnTo>
                                    <a:pt x="274146" y="44157"/>
                                  </a:lnTo>
                                  <a:lnTo>
                                    <a:pt x="377049" y="40828"/>
                                  </a:lnTo>
                                  <a:lnTo>
                                    <a:pt x="411317" y="40828"/>
                                  </a:lnTo>
                                  <a:lnTo>
                                    <a:pt x="445585" y="38086"/>
                                  </a:lnTo>
                                  <a:lnTo>
                                    <a:pt x="479853" y="37205"/>
                                  </a:lnTo>
                                  <a:lnTo>
                                    <a:pt x="514122" y="35541"/>
                                  </a:lnTo>
                                  <a:lnTo>
                                    <a:pt x="548390" y="36128"/>
                                  </a:lnTo>
                                  <a:lnTo>
                                    <a:pt x="616927" y="33974"/>
                                  </a:lnTo>
                                  <a:lnTo>
                                    <a:pt x="651195" y="30841"/>
                                  </a:lnTo>
                                  <a:lnTo>
                                    <a:pt x="685463" y="30939"/>
                                  </a:lnTo>
                                  <a:lnTo>
                                    <a:pt x="719731" y="28589"/>
                                  </a:lnTo>
                                  <a:lnTo>
                                    <a:pt x="754000" y="28589"/>
                                  </a:lnTo>
                                  <a:lnTo>
                                    <a:pt x="788268" y="27414"/>
                                  </a:lnTo>
                                  <a:lnTo>
                                    <a:pt x="822536" y="25358"/>
                                  </a:lnTo>
                                  <a:lnTo>
                                    <a:pt x="856804" y="24281"/>
                                  </a:lnTo>
                                  <a:lnTo>
                                    <a:pt x="891073" y="23498"/>
                                  </a:lnTo>
                                  <a:lnTo>
                                    <a:pt x="959609" y="20854"/>
                                  </a:lnTo>
                                  <a:lnTo>
                                    <a:pt x="1028244" y="19386"/>
                                  </a:lnTo>
                                  <a:lnTo>
                                    <a:pt x="1062512" y="18211"/>
                                  </a:lnTo>
                                  <a:lnTo>
                                    <a:pt x="1096780" y="17721"/>
                                  </a:lnTo>
                                  <a:lnTo>
                                    <a:pt x="1165317" y="15763"/>
                                  </a:lnTo>
                                  <a:lnTo>
                                    <a:pt x="1199585" y="15175"/>
                                  </a:lnTo>
                                  <a:lnTo>
                                    <a:pt x="119958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C4B73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5" name="Graphic 535"/>
                          <wps:cNvSpPr/>
                          <wps:spPr>
                            <a:xfrm>
                              <a:off x="0" y="70984"/>
                              <a:ext cx="1200150" cy="546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150" h="54610">
                                  <a:moveTo>
                                    <a:pt x="1199585" y="0"/>
                                  </a:moveTo>
                                  <a:lnTo>
                                    <a:pt x="1165317" y="1174"/>
                                  </a:lnTo>
                                  <a:lnTo>
                                    <a:pt x="1131049" y="1566"/>
                                  </a:lnTo>
                                  <a:lnTo>
                                    <a:pt x="1096780" y="2349"/>
                                  </a:lnTo>
                                  <a:lnTo>
                                    <a:pt x="1062512" y="293"/>
                                  </a:lnTo>
                                  <a:lnTo>
                                    <a:pt x="925341" y="2741"/>
                                  </a:lnTo>
                                  <a:lnTo>
                                    <a:pt x="891073" y="3916"/>
                                  </a:lnTo>
                                  <a:lnTo>
                                    <a:pt x="754000" y="5580"/>
                                  </a:lnTo>
                                  <a:lnTo>
                                    <a:pt x="719731" y="6657"/>
                                  </a:lnTo>
                                  <a:lnTo>
                                    <a:pt x="685463" y="7147"/>
                                  </a:lnTo>
                                  <a:lnTo>
                                    <a:pt x="651195" y="6951"/>
                                  </a:lnTo>
                                  <a:lnTo>
                                    <a:pt x="548390" y="8028"/>
                                  </a:lnTo>
                                  <a:lnTo>
                                    <a:pt x="514122" y="7930"/>
                                  </a:lnTo>
                                  <a:lnTo>
                                    <a:pt x="479853" y="8126"/>
                                  </a:lnTo>
                                  <a:lnTo>
                                    <a:pt x="445585" y="8713"/>
                                  </a:lnTo>
                                  <a:lnTo>
                                    <a:pt x="411317" y="8420"/>
                                  </a:lnTo>
                                  <a:lnTo>
                                    <a:pt x="377049" y="8616"/>
                                  </a:lnTo>
                                  <a:lnTo>
                                    <a:pt x="308512" y="9595"/>
                                  </a:lnTo>
                                  <a:lnTo>
                                    <a:pt x="274146" y="9790"/>
                                  </a:lnTo>
                                  <a:lnTo>
                                    <a:pt x="205609" y="11259"/>
                                  </a:lnTo>
                                  <a:lnTo>
                                    <a:pt x="171341" y="11651"/>
                                  </a:lnTo>
                                  <a:lnTo>
                                    <a:pt x="137073" y="14098"/>
                                  </a:lnTo>
                                  <a:lnTo>
                                    <a:pt x="102804" y="14882"/>
                                  </a:lnTo>
                                  <a:lnTo>
                                    <a:pt x="0" y="16155"/>
                                  </a:lnTo>
                                  <a:lnTo>
                                    <a:pt x="0" y="54437"/>
                                  </a:lnTo>
                                  <a:lnTo>
                                    <a:pt x="34268" y="54143"/>
                                  </a:lnTo>
                                  <a:lnTo>
                                    <a:pt x="68536" y="53360"/>
                                  </a:lnTo>
                                  <a:lnTo>
                                    <a:pt x="102804" y="52968"/>
                                  </a:lnTo>
                                  <a:lnTo>
                                    <a:pt x="137073" y="52283"/>
                                  </a:lnTo>
                                  <a:lnTo>
                                    <a:pt x="171341" y="49933"/>
                                  </a:lnTo>
                                  <a:lnTo>
                                    <a:pt x="274146" y="48073"/>
                                  </a:lnTo>
                                  <a:lnTo>
                                    <a:pt x="308512" y="47779"/>
                                  </a:lnTo>
                                  <a:lnTo>
                                    <a:pt x="377049" y="46702"/>
                                  </a:lnTo>
                                  <a:lnTo>
                                    <a:pt x="445585" y="46800"/>
                                  </a:lnTo>
                                  <a:lnTo>
                                    <a:pt x="479853" y="46409"/>
                                  </a:lnTo>
                                  <a:lnTo>
                                    <a:pt x="548390" y="46213"/>
                                  </a:lnTo>
                                  <a:lnTo>
                                    <a:pt x="582658" y="45919"/>
                                  </a:lnTo>
                                  <a:lnTo>
                                    <a:pt x="651195" y="45723"/>
                                  </a:lnTo>
                                  <a:lnTo>
                                    <a:pt x="685463" y="45821"/>
                                  </a:lnTo>
                                  <a:lnTo>
                                    <a:pt x="719731" y="45723"/>
                                  </a:lnTo>
                                  <a:lnTo>
                                    <a:pt x="754000" y="44744"/>
                                  </a:lnTo>
                                  <a:lnTo>
                                    <a:pt x="788268" y="44255"/>
                                  </a:lnTo>
                                  <a:lnTo>
                                    <a:pt x="891073" y="43961"/>
                                  </a:lnTo>
                                  <a:lnTo>
                                    <a:pt x="925341" y="43275"/>
                                  </a:lnTo>
                                  <a:lnTo>
                                    <a:pt x="1062512" y="42688"/>
                                  </a:lnTo>
                                  <a:lnTo>
                                    <a:pt x="1096780" y="45136"/>
                                  </a:lnTo>
                                  <a:lnTo>
                                    <a:pt x="1131049" y="44646"/>
                                  </a:lnTo>
                                  <a:lnTo>
                                    <a:pt x="1165317" y="44744"/>
                                  </a:lnTo>
                                  <a:lnTo>
                                    <a:pt x="1199585" y="43961"/>
                                  </a:lnTo>
                                  <a:lnTo>
                                    <a:pt x="119958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78429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6" name="Graphic 536"/>
                          <wps:cNvSpPr/>
                          <wps:spPr>
                            <a:xfrm>
                              <a:off x="0" y="49150"/>
                              <a:ext cx="1200150" cy="66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150" h="66040">
                                  <a:moveTo>
                                    <a:pt x="1199585" y="0"/>
                                  </a:moveTo>
                                  <a:lnTo>
                                    <a:pt x="1165317" y="1174"/>
                                  </a:lnTo>
                                  <a:lnTo>
                                    <a:pt x="1131049" y="1958"/>
                                  </a:lnTo>
                                  <a:lnTo>
                                    <a:pt x="1096780" y="3035"/>
                                  </a:lnTo>
                                  <a:lnTo>
                                    <a:pt x="993878" y="5678"/>
                                  </a:lnTo>
                                  <a:lnTo>
                                    <a:pt x="959609" y="5482"/>
                                  </a:lnTo>
                                  <a:lnTo>
                                    <a:pt x="891073" y="7245"/>
                                  </a:lnTo>
                                  <a:lnTo>
                                    <a:pt x="856804" y="7441"/>
                                  </a:lnTo>
                                  <a:lnTo>
                                    <a:pt x="822536" y="8518"/>
                                  </a:lnTo>
                                  <a:lnTo>
                                    <a:pt x="788268" y="9105"/>
                                  </a:lnTo>
                                  <a:lnTo>
                                    <a:pt x="754000" y="10476"/>
                                  </a:lnTo>
                                  <a:lnTo>
                                    <a:pt x="719731" y="11553"/>
                                  </a:lnTo>
                                  <a:lnTo>
                                    <a:pt x="651195" y="13021"/>
                                  </a:lnTo>
                                  <a:lnTo>
                                    <a:pt x="514122" y="16546"/>
                                  </a:lnTo>
                                  <a:lnTo>
                                    <a:pt x="479853" y="16644"/>
                                  </a:lnTo>
                                  <a:lnTo>
                                    <a:pt x="411317" y="18994"/>
                                  </a:lnTo>
                                  <a:lnTo>
                                    <a:pt x="342780" y="20756"/>
                                  </a:lnTo>
                                  <a:lnTo>
                                    <a:pt x="274146" y="22029"/>
                                  </a:lnTo>
                                  <a:lnTo>
                                    <a:pt x="137073" y="25162"/>
                                  </a:lnTo>
                                  <a:lnTo>
                                    <a:pt x="68536" y="26043"/>
                                  </a:lnTo>
                                  <a:lnTo>
                                    <a:pt x="34268" y="27512"/>
                                  </a:lnTo>
                                  <a:lnTo>
                                    <a:pt x="0" y="28295"/>
                                  </a:lnTo>
                                  <a:lnTo>
                                    <a:pt x="0" y="65599"/>
                                  </a:lnTo>
                                  <a:lnTo>
                                    <a:pt x="34268" y="65011"/>
                                  </a:lnTo>
                                  <a:lnTo>
                                    <a:pt x="68536" y="63543"/>
                                  </a:lnTo>
                                  <a:lnTo>
                                    <a:pt x="274146" y="59528"/>
                                  </a:lnTo>
                                  <a:lnTo>
                                    <a:pt x="308512" y="59039"/>
                                  </a:lnTo>
                                  <a:lnTo>
                                    <a:pt x="411317" y="57081"/>
                                  </a:lnTo>
                                  <a:lnTo>
                                    <a:pt x="445585" y="55906"/>
                                  </a:lnTo>
                                  <a:lnTo>
                                    <a:pt x="479853" y="55025"/>
                                  </a:lnTo>
                                  <a:lnTo>
                                    <a:pt x="514122" y="55025"/>
                                  </a:lnTo>
                                  <a:lnTo>
                                    <a:pt x="685463" y="51794"/>
                                  </a:lnTo>
                                  <a:lnTo>
                                    <a:pt x="754000" y="50814"/>
                                  </a:lnTo>
                                  <a:lnTo>
                                    <a:pt x="788268" y="49835"/>
                                  </a:lnTo>
                                  <a:lnTo>
                                    <a:pt x="856804" y="48954"/>
                                  </a:lnTo>
                                  <a:lnTo>
                                    <a:pt x="891073" y="49248"/>
                                  </a:lnTo>
                                  <a:lnTo>
                                    <a:pt x="959609" y="48073"/>
                                  </a:lnTo>
                                  <a:lnTo>
                                    <a:pt x="993878" y="48563"/>
                                  </a:lnTo>
                                  <a:lnTo>
                                    <a:pt x="1028244" y="48269"/>
                                  </a:lnTo>
                                  <a:lnTo>
                                    <a:pt x="1131049" y="45919"/>
                                  </a:lnTo>
                                  <a:lnTo>
                                    <a:pt x="1165317" y="45527"/>
                                  </a:lnTo>
                                  <a:lnTo>
                                    <a:pt x="1199585" y="44842"/>
                                  </a:lnTo>
                                  <a:lnTo>
                                    <a:pt x="119958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D968C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7" name="Graphic 537"/>
                          <wps:cNvSpPr/>
                          <wps:spPr>
                            <a:xfrm>
                              <a:off x="0" y="0"/>
                              <a:ext cx="1200150" cy="8318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150" h="83185">
                                  <a:moveTo>
                                    <a:pt x="1199585" y="0"/>
                                  </a:moveTo>
                                  <a:lnTo>
                                    <a:pt x="1165317" y="1762"/>
                                  </a:lnTo>
                                  <a:lnTo>
                                    <a:pt x="1028244" y="8028"/>
                                  </a:lnTo>
                                  <a:lnTo>
                                    <a:pt x="993878" y="9399"/>
                                  </a:lnTo>
                                  <a:lnTo>
                                    <a:pt x="959609" y="10965"/>
                                  </a:lnTo>
                                  <a:lnTo>
                                    <a:pt x="856804" y="15078"/>
                                  </a:lnTo>
                                  <a:lnTo>
                                    <a:pt x="788268" y="18896"/>
                                  </a:lnTo>
                                  <a:lnTo>
                                    <a:pt x="754000" y="18896"/>
                                  </a:lnTo>
                                  <a:lnTo>
                                    <a:pt x="719731" y="21540"/>
                                  </a:lnTo>
                                  <a:lnTo>
                                    <a:pt x="685463" y="21735"/>
                                  </a:lnTo>
                                  <a:lnTo>
                                    <a:pt x="651195" y="23008"/>
                                  </a:lnTo>
                                  <a:lnTo>
                                    <a:pt x="616927" y="24966"/>
                                  </a:lnTo>
                                  <a:lnTo>
                                    <a:pt x="582658" y="25652"/>
                                  </a:lnTo>
                                  <a:lnTo>
                                    <a:pt x="445585" y="30743"/>
                                  </a:lnTo>
                                  <a:lnTo>
                                    <a:pt x="377049" y="33093"/>
                                  </a:lnTo>
                                  <a:lnTo>
                                    <a:pt x="342780" y="33778"/>
                                  </a:lnTo>
                                  <a:lnTo>
                                    <a:pt x="308512" y="34953"/>
                                  </a:lnTo>
                                  <a:lnTo>
                                    <a:pt x="274146" y="36422"/>
                                  </a:lnTo>
                                  <a:lnTo>
                                    <a:pt x="205609" y="38772"/>
                                  </a:lnTo>
                                  <a:lnTo>
                                    <a:pt x="171341" y="40240"/>
                                  </a:lnTo>
                                  <a:lnTo>
                                    <a:pt x="137073" y="40926"/>
                                  </a:lnTo>
                                  <a:lnTo>
                                    <a:pt x="34268" y="44157"/>
                                  </a:lnTo>
                                  <a:lnTo>
                                    <a:pt x="0" y="44842"/>
                                  </a:lnTo>
                                  <a:lnTo>
                                    <a:pt x="0" y="83125"/>
                                  </a:lnTo>
                                  <a:lnTo>
                                    <a:pt x="34268" y="82145"/>
                                  </a:lnTo>
                                  <a:lnTo>
                                    <a:pt x="137073" y="78719"/>
                                  </a:lnTo>
                                  <a:lnTo>
                                    <a:pt x="171341" y="78229"/>
                                  </a:lnTo>
                                  <a:lnTo>
                                    <a:pt x="274146" y="74411"/>
                                  </a:lnTo>
                                  <a:lnTo>
                                    <a:pt x="308512" y="73334"/>
                                  </a:lnTo>
                                  <a:lnTo>
                                    <a:pt x="377049" y="72159"/>
                                  </a:lnTo>
                                  <a:lnTo>
                                    <a:pt x="411317" y="71082"/>
                                  </a:lnTo>
                                  <a:lnTo>
                                    <a:pt x="548390" y="67459"/>
                                  </a:lnTo>
                                  <a:lnTo>
                                    <a:pt x="582658" y="66186"/>
                                  </a:lnTo>
                                  <a:lnTo>
                                    <a:pt x="616927" y="65697"/>
                                  </a:lnTo>
                                  <a:lnTo>
                                    <a:pt x="651195" y="64032"/>
                                  </a:lnTo>
                                  <a:lnTo>
                                    <a:pt x="685463" y="63347"/>
                                  </a:lnTo>
                                  <a:lnTo>
                                    <a:pt x="719731" y="63739"/>
                                  </a:lnTo>
                                  <a:lnTo>
                                    <a:pt x="754000" y="61291"/>
                                  </a:lnTo>
                                  <a:lnTo>
                                    <a:pt x="788268" y="61780"/>
                                  </a:lnTo>
                                  <a:lnTo>
                                    <a:pt x="822536" y="60507"/>
                                  </a:lnTo>
                                  <a:lnTo>
                                    <a:pt x="856804" y="58647"/>
                                  </a:lnTo>
                                  <a:lnTo>
                                    <a:pt x="993878" y="55025"/>
                                  </a:lnTo>
                                  <a:lnTo>
                                    <a:pt x="1028244" y="54437"/>
                                  </a:lnTo>
                                  <a:lnTo>
                                    <a:pt x="1062512" y="53164"/>
                                  </a:lnTo>
                                  <a:lnTo>
                                    <a:pt x="1165317" y="50619"/>
                                  </a:lnTo>
                                  <a:lnTo>
                                    <a:pt x="1199585" y="49444"/>
                                  </a:lnTo>
                                  <a:lnTo>
                                    <a:pt x="119958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C4B73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6BDA2756" id="Group 531" o:spid="_x0000_s1026" style="position:absolute;margin-left:358.1pt;margin-top:-3.45pt;width:94.5pt;height:9.9pt;z-index:15768576;mso-wrap-distance-left:0;mso-wrap-distance-right:0;mso-position-horizontal-relative:page" coordsize="12001,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">
                  <v:shape id="Graphic 532" o:spid="_x0000_s1027" style="position:absolute;top:843;width:12001;height:286;visibility:visible;mso-wrap-style:square;v-text-anchor:top" coordsize="1200150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" path="m1199585,r-34268,l1096780,1468,1062512,685r-34268,587l993878,1468r-34269,783l925341,2349,891073,3916r-34269,881l822536,4993r-68536,783l719731,7147r-34268,-98l651195,7441r-34268,685l582658,8420r-68536,979l411317,10574r-34268,881l342780,11455r-68634,881l239877,13511r-34268,-392l137073,14490r-34269,98l68536,15175,,15665,,28393,102804,27218r68537,-587l205609,25848r34268,391l274146,24966r68634,-881l377049,24085r34268,-783l479853,22519r68537,-979l616927,20952r34268,-685l685463,19875r34268,196l754000,18798r34268,-392l856804,18015r34269,-783l925341,15665r34268,l993878,14980r34366,-98l1062512,14490r34268,783l1165317,14001r34268,195l1199585,xe" fillcolor="#e78429" stroked="f">
                    <v:fill opacity="32896f"/>
                    <v:path arrowok="t"/>
                  </v:shape>
                  <v:shape id="Graphic 533" o:spid="_x0000_s1028" style="position:absolute;top:634;width:12001;height:406;visibility:visible;mso-wrap-style:square;v-text-anchor:top" coordsize="1200150,40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" path="m1199585,r-34268,1077l1062512,3818r-34268,587l891073,7832r-34269,588l754000,10770r-34269,2447l685463,14588,651195,13217r-34268,881l582658,15861r-34268,685l514122,18015r-34269,587l445585,19679r-68536,1175l239877,23400r-34268,-196l137073,24379r-34269,881l34268,26337,,27708,,40436,34268,39163r68536,-1175l137073,37107r68536,-1077l239877,36324r34269,-783l342780,34268r68537,-979l445585,32603r34268,-1175l514122,30939r34268,-1469l582658,28883r34269,-1763l651195,26239r34268,1469l719731,26337r34269,-2252l788268,23204,891073,21148r137171,-2937l1062512,17819r68537,-1762l1165317,15469r34268,-881l1199585,xe" fillcolor="#ed968c" stroked="f">
                    <v:fill opacity="32896f"/>
                    <v:path arrowok="t"/>
                  </v:shape>
                  <v:shape id="Graphic 534" o:spid="_x0000_s1029" style="position:absolute;top:184;width:12001;height:539;visibility:visible;mso-wrap-style:square;v-text-anchor:top" coordsize="1200150,5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" path="m1199585,r-34268,783l1131049,1860r-34269,1371l1062512,4014r-34268,1273l993878,6168,959609,7245,891073,9986r-68537,2154l788268,14294r-34268,1175l719731,15665r-34268,2350l651195,17917r-34268,3231l582658,22127r-34268,1273l514122,22812r-34269,1665l445585,25260r-34268,2839l377049,28099,274146,31331r-34269,685l205609,32995r-34268,3623l137073,37303r-34269,1175l68536,39065r-34268,882l,41121,,53948,34268,52675r34268,-881l102804,51206r34269,-1077l171341,49444r34268,-3721l274146,44157,377049,40828r34268,l445585,38086r34268,-881l514122,35541r34268,587l616927,33974r34268,-3133l685463,30939r34268,-2350l754000,28589r34268,-1175l822536,25358r34268,-1077l891073,23498r68536,-2644l1028244,19386r34268,-1175l1096780,17721r68537,-1958l1199585,15175r,-15175xe" fillcolor="#7c4b73" stroked="f">
                    <v:fill opacity="32896f"/>
                    <v:path arrowok="t"/>
                  </v:shape>
                  <v:shape id="Graphic 535" o:spid="_x0000_s1030" style="position:absolute;top:709;width:12001;height:546;visibility:visible;mso-wrap-style:square;v-text-anchor:top" coordsize="1200150,54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" path="m1199585,r-34268,1174l1131049,1566r-34269,783l1062512,293,925341,2741,891073,3916,754000,5580,719731,6657r-34268,490l651195,6951,548390,8028r-34268,-98l479853,8126r-34268,587l411317,8420r-34268,196l308512,9595r-34366,195l205609,11259r-34268,392l137073,14098r-34269,784l,16155,,54437r34268,-294l68536,53360r34268,-392l137073,52283r34268,-2350l274146,48073r34366,-294l377049,46702r68536,98l479853,46409r68537,-196l582658,45919r68537,-196l685463,45821r34268,-98l754000,44744r34268,-489l891073,43961r34268,-686l1062512,42688r34268,2448l1131049,44646r34268,98l1199585,43961r,-43961xe" fillcolor="#e78429" stroked="f">
                    <v:fill opacity="32896f"/>
                    <v:path arrowok="t"/>
                  </v:shape>
                  <v:shape id="Graphic 536" o:spid="_x0000_s1031" style="position:absolute;top:491;width:12001;height:660;visibility:visible;mso-wrap-style:square;v-text-anchor:top" coordsize="1200150,66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" path="m1199585,r-34268,1174l1131049,1958r-34269,1077l993878,5678,959609,5482,891073,7245r-34269,196l822536,8518r-34268,587l754000,10476r-34269,1077l651195,13021,514122,16546r-34269,98l411317,18994r-68537,1762l274146,22029,137073,25162r-68537,881l34268,27512,,28295,,65599r34268,-588l68536,63543,274146,59528r34366,-489l411317,57081r34268,-1175l479853,55025r34269,l685463,51794r68537,-980l788268,49835r68536,-881l891073,49248r68536,-1175l993878,48563r34366,-294l1131049,45919r34268,-392l1199585,44842r,-44842xe" fillcolor="#ed968c" stroked="f">
                    <v:fill opacity="32896f"/>
                    <v:path arrowok="t"/>
                  </v:shape>
                  <v:shape id="Graphic 537" o:spid="_x0000_s1032" style="position:absolute;width:12001;height:831;visibility:visible;mso-wrap-style:square;v-text-anchor:top" coordsize="120015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" path="m1199585,r-34268,1762l1028244,8028,993878,9399r-34269,1566l856804,15078r-68536,3818l754000,18896r-34269,2644l685463,21735r-34268,1273l616927,24966r-34269,686l445585,30743r-68536,2350l342780,33778r-34268,1175l274146,36422r-68537,2350l171341,40240r-34268,686l34268,44157,,44842,,83125r34268,-980l137073,78719r34268,-490l274146,74411r34366,-1077l377049,72159r34268,-1077l548390,67459r34268,-1273l616927,65697r34268,-1665l685463,63347r34268,392l754000,61291r34268,489l822536,60507r34268,-1860l993878,55025r34366,-588l1062512,53164r102805,-2545l1199585,49444r,-49444xe" fillcolor="#7c4b73" stroked="f">
                    <v:fill opacity="32896f"/>
                    <v:path arrowok="t"/>
                  </v:shape>
                  <w10:wrap anchorx="page"/>
                </v:group>
              </w:pict>
            </mc:Fallback>
          </mc:AlternateContent>
        </w:r>
        <w:r w:rsidR="001E0CFE">
          <w:rPr>
            <w:noProof/>
            <w:lang w:val="en-GB" w:eastAsia="en-GB"/>
          </w:rPr>
          <mc:AlternateContent>
            <mc:Choice Requires="wpg">
              <w:drawing>
                <wp:anchor distT="0" distB="0" distL="0" distR="0" simplePos="0" relativeHeight="15773696" behindDoc="0" locked="0" layoutInCell="1" allowOverlap="1">
                  <wp:simplePos x="0" y="0"/>
                  <wp:positionH relativeFrom="page">
                    <wp:posOffset>5975220</wp:posOffset>
                  </wp:positionH>
                  <wp:positionV relativeFrom="paragraph">
                    <wp:posOffset>49202</wp:posOffset>
                  </wp:positionV>
                  <wp:extent cx="155575" cy="494030"/>
                  <wp:effectExtent l="0" t="0" r="0" b="0"/>
                  <wp:wrapNone/>
                  <wp:docPr id="538" name="Group 53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>
                          <a:xfrm>
                            <a:off x="0" y="0"/>
                            <a:ext cx="155575" cy="494030"/>
                            <a:chOff x="0" y="0"/>
                            <a:chExt cx="155575" cy="494030"/>
                          </a:xfrm>
                        </wpg:grpSpPr>
                        <wps:wsp>
                          <wps:cNvPr id="539" name="Graphic 539"/>
                          <wps:cNvSpPr/>
                          <wps:spPr>
                            <a:xfrm>
                              <a:off x="0" y="0"/>
                              <a:ext cx="155575" cy="1555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5575" h="155575">
                                  <a:moveTo>
                                    <a:pt x="155284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55284"/>
                                  </a:lnTo>
                                  <a:lnTo>
                                    <a:pt x="155284" y="155284"/>
                                  </a:lnTo>
                                  <a:lnTo>
                                    <a:pt x="15528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78429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0" name="Graphic 540"/>
                          <wps:cNvSpPr/>
                          <wps:spPr>
                            <a:xfrm>
                              <a:off x="0" y="169187"/>
                              <a:ext cx="155575" cy="1555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5575" h="155575">
                                  <a:moveTo>
                                    <a:pt x="155284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55284"/>
                                  </a:lnTo>
                                  <a:lnTo>
                                    <a:pt x="155284" y="155284"/>
                                  </a:lnTo>
                                  <a:lnTo>
                                    <a:pt x="15528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D968C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1" name="Graphic 541"/>
                          <wps:cNvSpPr/>
                          <wps:spPr>
                            <a:xfrm>
                              <a:off x="0" y="338374"/>
                              <a:ext cx="155575" cy="1555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5575" h="155575">
                                  <a:moveTo>
                                    <a:pt x="155284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55284"/>
                                  </a:lnTo>
                                  <a:lnTo>
                                    <a:pt x="155284" y="155284"/>
                                  </a:lnTo>
                                  <a:lnTo>
                                    <a:pt x="15528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C4B73">
                                <a:alpha val="50199"/>
                              </a:srgbClr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1BB29F2B" id="Group 538" o:spid="_x0000_s1026" style="position:absolute;margin-left:470.5pt;margin-top:3.85pt;width:12.25pt;height:38.9pt;z-index:15773696;mso-wrap-distance-left:0;mso-wrap-distance-right:0;mso-position-horizontal-relative:page" coordsize="155575,4940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">
                  <v:shape id="Graphic 539" o:spid="_x0000_s1027" style="position:absolute;width:155575;height:155575;visibility:visible;mso-wrap-style:square;v-text-anchor:top" coordsize="155575,155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" path="m155284,l,,,155284r155284,l155284,xe" fillcolor="#e78429" stroked="f">
                    <v:fill opacity="32896f"/>
                    <v:path arrowok="t"/>
                  </v:shape>
                  <v:shape id="Graphic 540" o:spid="_x0000_s1028" style="position:absolute;top:169187;width:155575;height:155575;visibility:visible;mso-wrap-style:square;v-text-anchor:top" coordsize="155575,155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" path="m155284,l,,,155284r155284,l155284,xe" fillcolor="#ed968c" stroked="f">
                    <v:fill opacity="32896f"/>
                    <v:path arrowok="t"/>
                  </v:shape>
                  <v:shape id="Graphic 541" o:spid="_x0000_s1029" style="position:absolute;top:338374;width:155575;height:155575;visibility:visible;mso-wrap-style:square;v-text-anchor:top" coordsize="155575,155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" path="m155284,l,,,155284r155284,l155284,xe" fillcolor="#7c4b73" stroked="f">
                    <v:fill opacity="32896f"/>
                    <v:path arrowok="t"/>
                  </v:shape>
                  <w10:wrap anchorx="page"/>
                </v:group>
              </w:pict>
            </mc:Fallback>
          </mc:AlternateContent>
        </w:r>
      </w:ins>
      <w:r w:rsidR="001E0CFE">
        <w:rPr>
          <w:rFonts w:ascii="Times New Roman"/>
          <w:w w:val="99"/>
          <w:sz w:val="14"/>
        </w:rPr>
        <w:t>1</w:t>
      </w:r>
    </w:p>
    <w:p w14:paraId="7664EA65" w14:textId="77777777" w:rsidR="00470D98" w:rsidRDefault="001E0CFE">
      <w:pPr>
        <w:spacing w:before="105"/>
        <w:ind w:left="543"/>
        <w:jc w:val="center"/>
        <w:rPr>
          <w:rFonts w:ascii="Times New Roman"/>
          <w:sz w:val="14"/>
        </w:rPr>
      </w:pPr>
      <w:r>
        <w:rPr>
          <w:rFonts w:ascii="Times New Roman"/>
          <w:w w:val="99"/>
          <w:sz w:val="14"/>
        </w:rPr>
        <w:t>2</w:t>
      </w:r>
    </w:p>
    <w:p w14:paraId="18812532" w14:textId="77777777" w:rsidR="00470D98" w:rsidRDefault="001E0CFE">
      <w:pPr>
        <w:spacing w:before="106"/>
        <w:ind w:left="543"/>
        <w:jc w:val="center"/>
        <w:rPr>
          <w:rFonts w:ascii="Times New Roman"/>
          <w:sz w:val="14"/>
        </w:rPr>
      </w:pPr>
      <w:r>
        <w:rPr>
          <w:rFonts w:ascii="Times New Roman"/>
          <w:w w:val="99"/>
          <w:sz w:val="14"/>
        </w:rPr>
        <w:t>3</w:t>
      </w:r>
    </w:p>
    <w:p w14:paraId="2D7CB66C" w14:textId="77777777" w:rsidR="00470D98" w:rsidRDefault="00470D98">
      <w:pPr>
        <w:jc w:val="center"/>
        <w:rPr>
          <w:rFonts w:ascii="Times New Roman"/>
          <w:sz w:val="14"/>
        </w:rPr>
        <w:sectPr w:rsidR="00470D98">
          <w:type w:val="continuous"/>
          <w:pgSz w:w="12240" w:h="15840"/>
          <w:pgMar w:top="1820" w:right="1720" w:bottom="280" w:left="1600" w:header="0" w:footer="1818" w:gutter="0"/>
          <w:cols w:num="2" w:space="720" w:equalWidth="0">
            <w:col w:w="6701" w:space="205"/>
            <w:col w:w="2014"/>
          </w:cols>
        </w:sectPr>
      </w:pPr>
    </w:p>
    <w:p w14:paraId="246F1D1C" w14:textId="77777777" w:rsidR="00470D98" w:rsidRDefault="00470D98">
      <w:pPr>
        <w:pStyle w:val="BodyText"/>
        <w:spacing w:before="5"/>
        <w:ind w:left="0"/>
        <w:rPr>
          <w:rFonts w:ascii="Times New Roman"/>
          <w:sz w:val="16"/>
        </w:rPr>
      </w:pPr>
    </w:p>
    <w:p w14:paraId="55BC86C6" w14:textId="77777777" w:rsidR="00470D98" w:rsidRDefault="001E0CFE">
      <w:pPr>
        <w:tabs>
          <w:tab w:val="left" w:pos="1741"/>
          <w:tab w:val="left" w:pos="2281"/>
          <w:tab w:val="left" w:pos="2821"/>
          <w:tab w:val="left" w:pos="3364"/>
          <w:tab w:val="left" w:pos="3904"/>
          <w:tab w:val="left" w:pos="4444"/>
          <w:tab w:val="left" w:pos="4983"/>
          <w:tab w:val="left" w:pos="5527"/>
          <w:tab w:val="left" w:pos="6066"/>
          <w:tab w:val="left" w:pos="6606"/>
          <w:tab w:val="left" w:pos="7146"/>
        </w:tabs>
        <w:spacing w:before="1" w:line="159" w:lineRule="exact"/>
        <w:ind w:left="1202"/>
        <w:rPr>
          <w:rFonts w:ascii="Times New Roman"/>
          <w:sz w:val="14"/>
        </w:rPr>
      </w:pPr>
      <w:r>
        <w:rPr>
          <w:rFonts w:ascii="Times New Roman"/>
          <w:color w:val="4D4D4D"/>
          <w:spacing w:val="-10"/>
          <w:sz w:val="14"/>
        </w:rPr>
        <w:t>0</w:t>
      </w:r>
      <w:r>
        <w:rPr>
          <w:rFonts w:ascii="Times New Roman"/>
          <w:color w:val="4D4D4D"/>
          <w:sz w:val="14"/>
        </w:rPr>
        <w:tab/>
      </w:r>
      <w:r>
        <w:rPr>
          <w:rFonts w:ascii="Times New Roman"/>
          <w:color w:val="4D4D4D"/>
          <w:spacing w:val="-10"/>
          <w:sz w:val="14"/>
        </w:rPr>
        <w:t>1</w:t>
      </w:r>
      <w:r>
        <w:rPr>
          <w:rFonts w:ascii="Times New Roman"/>
          <w:color w:val="4D4D4D"/>
          <w:sz w:val="14"/>
        </w:rPr>
        <w:tab/>
      </w:r>
      <w:r>
        <w:rPr>
          <w:rFonts w:ascii="Times New Roman"/>
          <w:color w:val="4D4D4D"/>
          <w:spacing w:val="-10"/>
          <w:sz w:val="14"/>
        </w:rPr>
        <w:t>2</w:t>
      </w:r>
      <w:r>
        <w:rPr>
          <w:rFonts w:ascii="Times New Roman"/>
          <w:color w:val="4D4D4D"/>
          <w:sz w:val="14"/>
        </w:rPr>
        <w:tab/>
      </w:r>
      <w:r>
        <w:rPr>
          <w:rFonts w:ascii="Times New Roman"/>
          <w:color w:val="4D4D4D"/>
          <w:spacing w:val="-10"/>
          <w:sz w:val="14"/>
        </w:rPr>
        <w:t>3</w:t>
      </w:r>
      <w:r>
        <w:rPr>
          <w:rFonts w:ascii="Times New Roman"/>
          <w:color w:val="4D4D4D"/>
          <w:sz w:val="14"/>
        </w:rPr>
        <w:tab/>
      </w:r>
      <w:r>
        <w:rPr>
          <w:rFonts w:ascii="Times New Roman"/>
          <w:color w:val="4D4D4D"/>
          <w:spacing w:val="-10"/>
          <w:sz w:val="14"/>
        </w:rPr>
        <w:t>0</w:t>
      </w:r>
      <w:r>
        <w:rPr>
          <w:rFonts w:ascii="Times New Roman"/>
          <w:color w:val="4D4D4D"/>
          <w:sz w:val="14"/>
        </w:rPr>
        <w:tab/>
      </w:r>
      <w:r>
        <w:rPr>
          <w:rFonts w:ascii="Times New Roman"/>
          <w:color w:val="4D4D4D"/>
          <w:spacing w:val="-10"/>
          <w:sz w:val="14"/>
        </w:rPr>
        <w:t>1</w:t>
      </w:r>
      <w:r>
        <w:rPr>
          <w:rFonts w:ascii="Times New Roman"/>
          <w:color w:val="4D4D4D"/>
          <w:sz w:val="14"/>
        </w:rPr>
        <w:tab/>
      </w:r>
      <w:r>
        <w:rPr>
          <w:rFonts w:ascii="Times New Roman"/>
          <w:color w:val="4D4D4D"/>
          <w:spacing w:val="-10"/>
          <w:sz w:val="14"/>
        </w:rPr>
        <w:t>2</w:t>
      </w:r>
      <w:r>
        <w:rPr>
          <w:rFonts w:ascii="Times New Roman"/>
          <w:color w:val="4D4D4D"/>
          <w:sz w:val="14"/>
        </w:rPr>
        <w:tab/>
      </w:r>
      <w:r>
        <w:rPr>
          <w:rFonts w:ascii="Times New Roman"/>
          <w:color w:val="4D4D4D"/>
          <w:spacing w:val="-10"/>
          <w:sz w:val="14"/>
        </w:rPr>
        <w:t>3</w:t>
      </w:r>
      <w:r>
        <w:rPr>
          <w:rFonts w:ascii="Times New Roman"/>
          <w:color w:val="4D4D4D"/>
          <w:sz w:val="14"/>
        </w:rPr>
        <w:tab/>
      </w:r>
      <w:r>
        <w:rPr>
          <w:rFonts w:ascii="Times New Roman"/>
          <w:color w:val="4D4D4D"/>
          <w:spacing w:val="-10"/>
          <w:sz w:val="14"/>
        </w:rPr>
        <w:t>0</w:t>
      </w:r>
      <w:r>
        <w:rPr>
          <w:rFonts w:ascii="Times New Roman"/>
          <w:color w:val="4D4D4D"/>
          <w:sz w:val="14"/>
        </w:rPr>
        <w:tab/>
      </w:r>
      <w:r>
        <w:rPr>
          <w:rFonts w:ascii="Times New Roman"/>
          <w:color w:val="4D4D4D"/>
          <w:spacing w:val="-10"/>
          <w:sz w:val="14"/>
        </w:rPr>
        <w:t>1</w:t>
      </w:r>
      <w:r>
        <w:rPr>
          <w:rFonts w:ascii="Times New Roman"/>
          <w:color w:val="4D4D4D"/>
          <w:sz w:val="14"/>
        </w:rPr>
        <w:tab/>
      </w:r>
      <w:r>
        <w:rPr>
          <w:rFonts w:ascii="Times New Roman"/>
          <w:color w:val="4D4D4D"/>
          <w:spacing w:val="-10"/>
          <w:sz w:val="14"/>
        </w:rPr>
        <w:t>2</w:t>
      </w:r>
      <w:r>
        <w:rPr>
          <w:rFonts w:ascii="Times New Roman"/>
          <w:color w:val="4D4D4D"/>
          <w:sz w:val="14"/>
        </w:rPr>
        <w:tab/>
      </w:r>
      <w:r>
        <w:rPr>
          <w:rFonts w:ascii="Times New Roman"/>
          <w:color w:val="4D4D4D"/>
          <w:spacing w:val="-10"/>
          <w:sz w:val="14"/>
        </w:rPr>
        <w:t>3</w:t>
      </w:r>
    </w:p>
    <w:p w14:paraId="3C8B3E56" w14:textId="77777777" w:rsidR="00470D98" w:rsidRDefault="001E0CFE">
      <w:pPr>
        <w:spacing w:line="193" w:lineRule="exact"/>
        <w:ind w:left="65" w:right="295"/>
        <w:jc w:val="center"/>
        <w:rPr>
          <w:rFonts w:ascii="Times New Roman"/>
          <w:sz w:val="17"/>
        </w:rPr>
      </w:pPr>
      <w:r>
        <w:rPr>
          <w:rFonts w:ascii="Times New Roman"/>
          <w:sz w:val="17"/>
        </w:rPr>
        <w:t>Log</w:t>
      </w:r>
      <w:r>
        <w:rPr>
          <w:rFonts w:ascii="Times New Roman"/>
          <w:spacing w:val="-5"/>
          <w:sz w:val="17"/>
        </w:rPr>
        <w:t xml:space="preserve"> </w:t>
      </w:r>
      <w:r>
        <w:rPr>
          <w:rFonts w:ascii="Times New Roman"/>
          <w:sz w:val="17"/>
        </w:rPr>
        <w:t>number</w:t>
      </w:r>
      <w:r>
        <w:rPr>
          <w:rFonts w:ascii="Times New Roman"/>
          <w:spacing w:val="-4"/>
          <w:sz w:val="17"/>
        </w:rPr>
        <w:t xml:space="preserve"> </w:t>
      </w:r>
      <w:r>
        <w:rPr>
          <w:rFonts w:ascii="Times New Roman"/>
          <w:sz w:val="17"/>
        </w:rPr>
        <w:t>of</w:t>
      </w:r>
      <w:r>
        <w:rPr>
          <w:rFonts w:ascii="Times New Roman"/>
          <w:spacing w:val="-4"/>
          <w:sz w:val="17"/>
        </w:rPr>
        <w:t xml:space="preserve"> </w:t>
      </w:r>
      <w:r>
        <w:rPr>
          <w:rFonts w:ascii="Times New Roman"/>
          <w:spacing w:val="-2"/>
          <w:sz w:val="17"/>
        </w:rPr>
        <w:t>distractors</w:t>
      </w:r>
    </w:p>
    <w:p w14:paraId="44E32C01" w14:textId="77777777" w:rsidR="00470D98" w:rsidRDefault="00470D98">
      <w:pPr>
        <w:pStyle w:val="BodyText"/>
        <w:spacing w:before="8"/>
        <w:ind w:left="0"/>
        <w:rPr>
          <w:rFonts w:ascii="Times New Roman"/>
          <w:sz w:val="20"/>
        </w:rPr>
      </w:pPr>
    </w:p>
    <w:p w14:paraId="5A1BF622" w14:textId="77777777" w:rsidR="00470D98" w:rsidRDefault="001E0CFE">
      <w:pPr>
        <w:spacing w:before="95" w:line="244" w:lineRule="auto"/>
        <w:ind w:left="617" w:right="531"/>
        <w:jc w:val="both"/>
        <w:rPr>
          <w:sz w:val="20"/>
        </w:rPr>
      </w:pPr>
      <w:r>
        <w:rPr>
          <w:sz w:val="20"/>
        </w:rPr>
        <w:t>Figure</w:t>
      </w:r>
      <w:r>
        <w:rPr>
          <w:spacing w:val="-4"/>
          <w:sz w:val="20"/>
        </w:rPr>
        <w:t xml:space="preserve"> </w:t>
      </w:r>
      <w:r>
        <w:rPr>
          <w:sz w:val="20"/>
        </w:rPr>
        <w:t>6:</w:t>
      </w:r>
      <w:r>
        <w:rPr>
          <w:spacing w:val="17"/>
          <w:sz w:val="20"/>
        </w:rPr>
        <w:t xml:space="preserve"> </w:t>
      </w:r>
      <w:bookmarkStart w:id="2528" w:name="_bookmark20"/>
      <w:bookmarkEnd w:id="2528"/>
      <w:r>
        <w:rPr>
          <w:sz w:val="20"/>
        </w:rPr>
        <w:t>Fixed</w:t>
      </w:r>
      <w:r>
        <w:rPr>
          <w:spacing w:val="-4"/>
          <w:sz w:val="20"/>
        </w:rPr>
        <w:t xml:space="preserve"> </w:t>
      </w:r>
      <w:r>
        <w:rPr>
          <w:sz w:val="20"/>
        </w:rPr>
        <w:t>effects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4"/>
          <w:sz w:val="20"/>
        </w:rPr>
        <w:t xml:space="preserve"> </w:t>
      </w:r>
      <w:r>
        <w:rPr>
          <w:sz w:val="20"/>
        </w:rPr>
        <w:t>predicting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effect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ring, feature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number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distracters</w:t>
      </w:r>
      <w:r>
        <w:rPr>
          <w:spacing w:val="-4"/>
          <w:sz w:val="20"/>
        </w:rPr>
        <w:t xml:space="preserve"> </w:t>
      </w:r>
      <w:r>
        <w:rPr>
          <w:sz w:val="20"/>
        </w:rPr>
        <w:t xml:space="preserve">on </w:t>
      </w:r>
      <w:r>
        <w:rPr>
          <w:spacing w:val="-4"/>
          <w:sz w:val="20"/>
        </w:rPr>
        <w:t>response</w:t>
      </w:r>
      <w:r>
        <w:rPr>
          <w:spacing w:val="-8"/>
          <w:sz w:val="20"/>
        </w:rPr>
        <w:t xml:space="preserve"> </w:t>
      </w:r>
      <w:r>
        <w:rPr>
          <w:spacing w:val="-4"/>
          <w:sz w:val="20"/>
        </w:rPr>
        <w:t>times.</w:t>
      </w:r>
      <w:r>
        <w:rPr>
          <w:spacing w:val="6"/>
          <w:sz w:val="20"/>
        </w:rPr>
        <w:t xml:space="preserve"> </w:t>
      </w:r>
      <w:r>
        <w:rPr>
          <w:spacing w:val="-4"/>
          <w:sz w:val="20"/>
        </w:rPr>
        <w:t>Shaded</w:t>
      </w:r>
      <w:r>
        <w:rPr>
          <w:spacing w:val="-6"/>
          <w:sz w:val="20"/>
        </w:rPr>
        <w:t xml:space="preserve"> </w:t>
      </w:r>
      <w:r>
        <w:rPr>
          <w:spacing w:val="-4"/>
          <w:sz w:val="20"/>
        </w:rPr>
        <w:t>regions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represent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53%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97%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HDCIs.</w:t>
      </w:r>
      <w:r>
        <w:rPr>
          <w:spacing w:val="9"/>
          <w:sz w:val="20"/>
        </w:rPr>
        <w:t xml:space="preserve"> </w:t>
      </w:r>
      <w:r>
        <w:rPr>
          <w:spacing w:val="-4"/>
          <w:sz w:val="20"/>
        </w:rPr>
        <w:t>We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can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see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that</w:t>
      </w:r>
      <w:r>
        <w:rPr>
          <w:spacing w:val="-7"/>
          <w:sz w:val="20"/>
        </w:rPr>
        <w:t xml:space="preserve"> </w:t>
      </w:r>
      <w:r>
        <w:rPr>
          <w:rFonts w:ascii="Times New Roman"/>
          <w:i/>
          <w:spacing w:val="-4"/>
          <w:sz w:val="20"/>
        </w:rPr>
        <w:t>ring</w:t>
      </w:r>
      <w:r>
        <w:rPr>
          <w:rFonts w:ascii="Times New Roman"/>
          <w:i/>
          <w:spacing w:val="-9"/>
          <w:sz w:val="20"/>
        </w:rPr>
        <w:t xml:space="preserve"> </w:t>
      </w:r>
      <w:r>
        <w:rPr>
          <w:spacing w:val="-4"/>
          <w:sz w:val="20"/>
        </w:rPr>
        <w:t>has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an</w:t>
      </w:r>
      <w:r>
        <w:rPr>
          <w:sz w:val="20"/>
        </w:rPr>
        <w:t xml:space="preserve"> </w:t>
      </w:r>
      <w:r>
        <w:rPr>
          <w:spacing w:val="-4"/>
          <w:sz w:val="20"/>
        </w:rPr>
        <w:t>effect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on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search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slopes,</w:t>
      </w:r>
      <w:r>
        <w:rPr>
          <w:spacing w:val="-6"/>
          <w:sz w:val="20"/>
        </w:rPr>
        <w:t xml:space="preserve"> </w:t>
      </w:r>
      <w:r>
        <w:rPr>
          <w:spacing w:val="-4"/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that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this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effect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is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more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pronounced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for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some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features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(i.e.,</w:t>
      </w:r>
      <w:r>
        <w:rPr>
          <w:spacing w:val="-6"/>
          <w:sz w:val="20"/>
        </w:rPr>
        <w:t xml:space="preserve"> </w:t>
      </w:r>
      <w:r>
        <w:rPr>
          <w:spacing w:val="-4"/>
          <w:sz w:val="20"/>
        </w:rPr>
        <w:t>triangles)</w:t>
      </w:r>
      <w:r>
        <w:rPr>
          <w:sz w:val="20"/>
        </w:rPr>
        <w:t xml:space="preserve"> than others.</w:t>
      </w:r>
    </w:p>
    <w:p w14:paraId="7DBE5309" w14:textId="77777777" w:rsidR="00470D98" w:rsidRDefault="00470D98">
      <w:pPr>
        <w:pStyle w:val="BodyText"/>
        <w:spacing w:before="11"/>
        <w:ind w:left="0"/>
        <w:rPr>
          <w:sz w:val="22"/>
        </w:rPr>
      </w:pPr>
    </w:p>
    <w:p w14:paraId="09847490" w14:textId="2F701AC9" w:rsidR="00470D98" w:rsidRDefault="001644E6">
      <w:pPr>
        <w:tabs>
          <w:tab w:val="left" w:pos="968"/>
        </w:tabs>
        <w:spacing w:before="80"/>
        <w:ind w:left="227"/>
        <w:rPr>
          <w:sz w:val="24"/>
        </w:rPr>
      </w:pPr>
      <w:del w:id="2529" w:author="Hughes, Anna E" w:date="2023-08-09T15:29:00Z">
        <w:r>
          <w:rPr>
            <w:rFonts w:ascii="Trebuchet MS"/>
            <w:spacing w:val="-5"/>
            <w:sz w:val="12"/>
          </w:rPr>
          <w:delText>585</w:delText>
        </w:r>
      </w:del>
      <w:ins w:id="2530" w:author="Hughes, Anna E" w:date="2023-08-09T15:29:00Z">
        <w:r w:rsidR="001E0CFE">
          <w:rPr>
            <w:rFonts w:ascii="Trebuchet MS"/>
            <w:spacing w:val="-5"/>
            <w:sz w:val="12"/>
          </w:rPr>
          <w:t>583</w:t>
        </w:r>
      </w:ins>
      <w:r w:rsidR="001E0CFE">
        <w:rPr>
          <w:rFonts w:ascii="Trebuchet MS"/>
          <w:sz w:val="12"/>
        </w:rPr>
        <w:tab/>
      </w:r>
      <w:r w:rsidR="001E0CFE">
        <w:rPr>
          <w:spacing w:val="-2"/>
          <w:sz w:val="24"/>
        </w:rPr>
        <w:t>We</w:t>
      </w:r>
      <w:r w:rsidR="001E0CFE">
        <w:rPr>
          <w:spacing w:val="2"/>
          <w:sz w:val="24"/>
        </w:rPr>
        <w:t xml:space="preserve"> </w:t>
      </w:r>
      <w:r w:rsidR="001E0CFE">
        <w:rPr>
          <w:spacing w:val="-2"/>
          <w:sz w:val="24"/>
        </w:rPr>
        <w:t>can</w:t>
      </w:r>
      <w:r w:rsidR="001E0CFE">
        <w:rPr>
          <w:spacing w:val="2"/>
          <w:sz w:val="24"/>
        </w:rPr>
        <w:t xml:space="preserve"> </w:t>
      </w:r>
      <w:r w:rsidR="001E0CFE">
        <w:rPr>
          <w:spacing w:val="-2"/>
          <w:sz w:val="24"/>
        </w:rPr>
        <w:t>now</w:t>
      </w:r>
      <w:r w:rsidR="001E0CFE">
        <w:rPr>
          <w:spacing w:val="2"/>
          <w:sz w:val="24"/>
        </w:rPr>
        <w:t xml:space="preserve"> </w:t>
      </w:r>
      <w:r w:rsidR="001E0CFE">
        <w:rPr>
          <w:spacing w:val="-2"/>
          <w:sz w:val="24"/>
        </w:rPr>
        <w:t>compute</w:t>
      </w:r>
      <w:r w:rsidR="001E0CFE">
        <w:rPr>
          <w:spacing w:val="3"/>
          <w:sz w:val="24"/>
        </w:rPr>
        <w:t xml:space="preserve"> </w:t>
      </w:r>
      <w:r w:rsidR="001E0CFE">
        <w:rPr>
          <w:spacing w:val="-2"/>
          <w:sz w:val="24"/>
        </w:rPr>
        <w:t>our</w:t>
      </w:r>
      <w:r w:rsidR="001E0CFE">
        <w:rPr>
          <w:spacing w:val="2"/>
          <w:sz w:val="24"/>
        </w:rPr>
        <w:t xml:space="preserve"> </w:t>
      </w:r>
      <w:r w:rsidR="001E0CFE">
        <w:rPr>
          <w:spacing w:val="-2"/>
          <w:sz w:val="24"/>
        </w:rPr>
        <w:t>predictions</w:t>
      </w:r>
      <w:r w:rsidR="001E0CFE">
        <w:rPr>
          <w:spacing w:val="2"/>
          <w:sz w:val="24"/>
        </w:rPr>
        <w:t xml:space="preserve"> </w:t>
      </w:r>
      <w:r w:rsidR="001E0CFE">
        <w:rPr>
          <w:spacing w:val="-2"/>
          <w:sz w:val="24"/>
        </w:rPr>
        <w:t>(</w:t>
      </w:r>
      <w:r w:rsidR="001E0CFE">
        <w:rPr>
          <w:rFonts w:ascii="Times New Roman"/>
          <w:i/>
          <w:spacing w:val="-2"/>
          <w:sz w:val="24"/>
        </w:rPr>
        <w:t>D</w:t>
      </w:r>
      <w:r w:rsidR="001E0CFE">
        <w:rPr>
          <w:rFonts w:ascii="Times New Roman"/>
          <w:i/>
          <w:spacing w:val="-2"/>
          <w:sz w:val="24"/>
          <w:vertAlign w:val="subscript"/>
        </w:rPr>
        <w:t>p</w:t>
      </w:r>
      <w:r w:rsidR="001E0CFE">
        <w:rPr>
          <w:spacing w:val="-2"/>
          <w:sz w:val="24"/>
        </w:rPr>
        <w:t>)</w:t>
      </w:r>
      <w:r w:rsidR="001E0CFE">
        <w:rPr>
          <w:spacing w:val="3"/>
          <w:sz w:val="24"/>
        </w:rPr>
        <w:t xml:space="preserve"> </w:t>
      </w:r>
      <w:r w:rsidR="001E0CFE">
        <w:rPr>
          <w:spacing w:val="-2"/>
          <w:sz w:val="24"/>
        </w:rPr>
        <w:t>for</w:t>
      </w:r>
      <w:r w:rsidR="001E0CFE">
        <w:rPr>
          <w:spacing w:val="2"/>
          <w:sz w:val="24"/>
        </w:rPr>
        <w:t xml:space="preserve"> </w:t>
      </w:r>
      <w:r w:rsidR="001E0CFE">
        <w:rPr>
          <w:rFonts w:ascii="Times New Roman"/>
          <w:i/>
          <w:spacing w:val="-2"/>
          <w:sz w:val="24"/>
        </w:rPr>
        <w:t>D</w:t>
      </w:r>
      <w:r w:rsidR="001E0CFE">
        <w:rPr>
          <w:rFonts w:ascii="Times New Roman"/>
          <w:i/>
          <w:spacing w:val="-2"/>
          <w:sz w:val="24"/>
          <w:vertAlign w:val="subscript"/>
        </w:rPr>
        <w:t>c</w:t>
      </w:r>
      <w:r w:rsidR="001E0CFE">
        <w:rPr>
          <w:rFonts w:ascii="Verdana"/>
          <w:i/>
          <w:spacing w:val="-2"/>
          <w:sz w:val="24"/>
          <w:vertAlign w:val="subscript"/>
        </w:rPr>
        <w:t>,</w:t>
      </w:r>
      <w:r w:rsidR="001E0CFE">
        <w:rPr>
          <w:rFonts w:ascii="Times New Roman"/>
          <w:i/>
          <w:spacing w:val="-2"/>
          <w:sz w:val="24"/>
          <w:vertAlign w:val="subscript"/>
        </w:rPr>
        <w:t>s</w:t>
      </w:r>
      <w:r w:rsidR="001E0CFE">
        <w:rPr>
          <w:rFonts w:ascii="Times New Roman"/>
          <w:i/>
          <w:spacing w:val="2"/>
          <w:sz w:val="24"/>
        </w:rPr>
        <w:t xml:space="preserve"> </w:t>
      </w:r>
      <w:r w:rsidR="001E0CFE">
        <w:rPr>
          <w:spacing w:val="-2"/>
          <w:sz w:val="24"/>
        </w:rPr>
        <w:t>taking</w:t>
      </w:r>
      <w:r w:rsidR="001E0CFE">
        <w:rPr>
          <w:spacing w:val="3"/>
          <w:sz w:val="24"/>
        </w:rPr>
        <w:t xml:space="preserve"> </w:t>
      </w:r>
      <w:r w:rsidR="001E0CFE">
        <w:rPr>
          <w:spacing w:val="-2"/>
          <w:sz w:val="24"/>
        </w:rPr>
        <w:t>the</w:t>
      </w:r>
      <w:r w:rsidR="001E0CFE">
        <w:rPr>
          <w:spacing w:val="2"/>
          <w:sz w:val="24"/>
        </w:rPr>
        <w:t xml:space="preserve"> </w:t>
      </w:r>
      <w:r w:rsidR="001E0CFE">
        <w:rPr>
          <w:rFonts w:ascii="Times New Roman"/>
          <w:i/>
          <w:spacing w:val="-2"/>
          <w:sz w:val="24"/>
        </w:rPr>
        <w:t>ring</w:t>
      </w:r>
      <w:r w:rsidR="001E0CFE">
        <w:rPr>
          <w:rFonts w:ascii="Times New Roman"/>
          <w:i/>
          <w:spacing w:val="-4"/>
          <w:sz w:val="24"/>
        </w:rPr>
        <w:t xml:space="preserve"> </w:t>
      </w:r>
      <w:r w:rsidR="001E0CFE">
        <w:rPr>
          <w:spacing w:val="-2"/>
          <w:sz w:val="24"/>
        </w:rPr>
        <w:t>into</w:t>
      </w:r>
      <w:r w:rsidR="001E0CFE">
        <w:rPr>
          <w:spacing w:val="2"/>
          <w:sz w:val="24"/>
        </w:rPr>
        <w:t xml:space="preserve"> </w:t>
      </w:r>
      <w:r w:rsidR="001E0CFE">
        <w:rPr>
          <w:spacing w:val="-5"/>
          <w:sz w:val="24"/>
        </w:rPr>
        <w:t>ac-</w:t>
      </w:r>
    </w:p>
    <w:p w14:paraId="39786831" w14:textId="7AC06BAE" w:rsidR="00470D98" w:rsidRDefault="001644E6">
      <w:pPr>
        <w:pStyle w:val="BodyText"/>
        <w:spacing w:before="8"/>
      </w:pPr>
      <w:del w:id="2531" w:author="Hughes, Anna E" w:date="2023-08-09T15:29:00Z">
        <w:r>
          <w:rPr>
            <w:rFonts w:ascii="Trebuchet MS"/>
            <w:spacing w:val="-2"/>
            <w:sz w:val="12"/>
          </w:rPr>
          <w:delText>586</w:delText>
        </w:r>
      </w:del>
      <w:ins w:id="2532" w:author="Hughes, Anna E" w:date="2023-08-09T15:29:00Z">
        <w:r w:rsidR="001E0CFE">
          <w:rPr>
            <w:rFonts w:ascii="Trebuchet MS"/>
            <w:spacing w:val="-2"/>
            <w:sz w:val="12"/>
          </w:rPr>
          <w:t>584</w:t>
        </w:r>
      </w:ins>
      <w:r w:rsidR="001E0CFE">
        <w:rPr>
          <w:rFonts w:ascii="Trebuchet MS"/>
          <w:spacing w:val="32"/>
          <w:sz w:val="12"/>
        </w:rPr>
        <w:t xml:space="preserve">  </w:t>
      </w:r>
      <w:r w:rsidR="001E0CFE">
        <w:rPr>
          <w:spacing w:val="-2"/>
        </w:rPr>
        <w:t>count.</w:t>
      </w:r>
      <w:r w:rsidR="001E0CFE">
        <w:rPr>
          <w:spacing w:val="46"/>
        </w:rPr>
        <w:t xml:space="preserve"> </w:t>
      </w:r>
      <w:r w:rsidR="001E0CFE">
        <w:rPr>
          <w:spacing w:val="-2"/>
        </w:rPr>
        <w:t>Doing</w:t>
      </w:r>
      <w:r w:rsidR="001E0CFE">
        <w:rPr>
          <w:spacing w:val="4"/>
        </w:rPr>
        <w:t xml:space="preserve"> </w:t>
      </w:r>
      <w:r w:rsidR="001E0CFE">
        <w:rPr>
          <w:spacing w:val="-2"/>
        </w:rPr>
        <w:t>so</w:t>
      </w:r>
      <w:r w:rsidR="001E0CFE">
        <w:rPr>
          <w:spacing w:val="3"/>
        </w:rPr>
        <w:t xml:space="preserve"> </w:t>
      </w:r>
      <w:r w:rsidR="001E0CFE">
        <w:rPr>
          <w:spacing w:val="-2"/>
        </w:rPr>
        <w:t>leads</w:t>
      </w:r>
      <w:r w:rsidR="001E0CFE">
        <w:rPr>
          <w:spacing w:val="4"/>
        </w:rPr>
        <w:t xml:space="preserve"> </w:t>
      </w:r>
      <w:r w:rsidR="001E0CFE">
        <w:rPr>
          <w:spacing w:val="-2"/>
        </w:rPr>
        <w:t>us</w:t>
      </w:r>
      <w:r w:rsidR="001E0CFE">
        <w:rPr>
          <w:spacing w:val="3"/>
        </w:rPr>
        <w:t xml:space="preserve"> </w:t>
      </w:r>
      <w:r w:rsidR="001E0CFE">
        <w:rPr>
          <w:spacing w:val="-2"/>
        </w:rPr>
        <w:t>to</w:t>
      </w:r>
      <w:r w:rsidR="001E0CFE">
        <w:rPr>
          <w:spacing w:val="4"/>
        </w:rPr>
        <w:t xml:space="preserve"> </w:t>
      </w:r>
      <w:r w:rsidR="001E0CFE">
        <w:rPr>
          <w:spacing w:val="-2"/>
        </w:rPr>
        <w:t>a</w:t>
      </w:r>
      <w:r w:rsidR="001E0CFE">
        <w:rPr>
          <w:spacing w:val="3"/>
        </w:rPr>
        <w:t xml:space="preserve"> </w:t>
      </w:r>
      <w:r w:rsidR="001E0CFE">
        <w:rPr>
          <w:spacing w:val="-2"/>
        </w:rPr>
        <w:t>similar</w:t>
      </w:r>
      <w:r w:rsidR="001E0CFE">
        <w:rPr>
          <w:spacing w:val="4"/>
        </w:rPr>
        <w:t xml:space="preserve"> </w:t>
      </w:r>
      <w:r w:rsidR="001E0CFE">
        <w:rPr>
          <w:spacing w:val="-2"/>
        </w:rPr>
        <w:t>result</w:t>
      </w:r>
      <w:r w:rsidR="001E0CFE">
        <w:rPr>
          <w:spacing w:val="3"/>
        </w:rPr>
        <w:t xml:space="preserve"> </w:t>
      </w:r>
      <w:r w:rsidR="001E0CFE">
        <w:rPr>
          <w:spacing w:val="-2"/>
        </w:rPr>
        <w:t>as</w:t>
      </w:r>
      <w:r w:rsidR="001E0CFE">
        <w:rPr>
          <w:spacing w:val="4"/>
        </w:rPr>
        <w:t xml:space="preserve"> </w:t>
      </w:r>
      <w:r w:rsidR="001E0CFE">
        <w:rPr>
          <w:spacing w:val="-2"/>
        </w:rPr>
        <w:t>before</w:t>
      </w:r>
      <w:r w:rsidR="001E0CFE">
        <w:rPr>
          <w:spacing w:val="3"/>
        </w:rPr>
        <w:t xml:space="preserve"> </w:t>
      </w:r>
      <w:r w:rsidR="001E0CFE">
        <w:rPr>
          <w:spacing w:val="-2"/>
        </w:rPr>
        <w:t>with</w:t>
      </w:r>
      <w:r w:rsidR="001E0CFE">
        <w:rPr>
          <w:spacing w:val="4"/>
        </w:rPr>
        <w:t xml:space="preserve"> </w:t>
      </w:r>
      <w:r w:rsidR="001E0CFE">
        <w:rPr>
          <w:spacing w:val="-2"/>
        </w:rPr>
        <w:t>orthogonal</w:t>
      </w:r>
      <w:r w:rsidR="001E0CFE">
        <w:rPr>
          <w:spacing w:val="3"/>
        </w:rPr>
        <w:t xml:space="preserve"> </w:t>
      </w:r>
      <w:r w:rsidR="001E0CFE">
        <w:rPr>
          <w:spacing w:val="-2"/>
        </w:rPr>
        <w:t>contrast</w:t>
      </w:r>
    </w:p>
    <w:p w14:paraId="5B41FC43" w14:textId="42EFEA2C" w:rsidR="00470D98" w:rsidRDefault="001644E6">
      <w:pPr>
        <w:pStyle w:val="BodyText"/>
      </w:pPr>
      <w:del w:id="2533" w:author="Hughes, Anna E" w:date="2023-08-09T15:29:00Z">
        <w:r>
          <w:rPr>
            <w:rFonts w:ascii="Trebuchet MS"/>
            <w:spacing w:val="-6"/>
            <w:sz w:val="12"/>
          </w:rPr>
          <w:delText>587</w:delText>
        </w:r>
      </w:del>
      <w:ins w:id="2534" w:author="Hughes, Anna E" w:date="2023-08-09T15:29:00Z">
        <w:r w:rsidR="001E0CFE">
          <w:rPr>
            <w:rFonts w:ascii="Trebuchet MS"/>
            <w:spacing w:val="-6"/>
            <w:sz w:val="12"/>
          </w:rPr>
          <w:t>585</w:t>
        </w:r>
      </w:ins>
      <w:r w:rsidR="001E0CFE">
        <w:rPr>
          <w:rFonts w:ascii="Trebuchet MS"/>
          <w:spacing w:val="35"/>
          <w:sz w:val="12"/>
        </w:rPr>
        <w:t xml:space="preserve">  </w:t>
      </w:r>
      <w:r w:rsidR="001E0CFE">
        <w:rPr>
          <w:spacing w:val="-6"/>
        </w:rPr>
        <w:t>outperforming</w:t>
      </w:r>
      <w:r w:rsidR="001E0CFE">
        <w:rPr>
          <w:spacing w:val="-1"/>
        </w:rPr>
        <w:t xml:space="preserve"> </w:t>
      </w:r>
      <w:r w:rsidR="001E0CFE">
        <w:rPr>
          <w:spacing w:val="-6"/>
        </w:rPr>
        <w:t>the</w:t>
      </w:r>
      <w:r w:rsidR="001E0CFE">
        <w:rPr>
          <w:spacing w:val="-2"/>
        </w:rPr>
        <w:t xml:space="preserve"> </w:t>
      </w:r>
      <w:r w:rsidR="001E0CFE">
        <w:rPr>
          <w:spacing w:val="-6"/>
        </w:rPr>
        <w:t>best</w:t>
      </w:r>
      <w:r w:rsidR="001E0CFE">
        <w:rPr>
          <w:spacing w:val="-1"/>
        </w:rPr>
        <w:t xml:space="preserve"> </w:t>
      </w:r>
      <w:r w:rsidR="001E0CFE">
        <w:rPr>
          <w:spacing w:val="-6"/>
        </w:rPr>
        <w:t>feature</w:t>
      </w:r>
      <w:r w:rsidR="001E0CFE">
        <w:rPr>
          <w:spacing w:val="-1"/>
        </w:rPr>
        <w:t xml:space="preserve"> </w:t>
      </w:r>
      <w:r w:rsidR="001E0CFE">
        <w:rPr>
          <w:spacing w:val="-6"/>
        </w:rPr>
        <w:t>and</w:t>
      </w:r>
      <w:r w:rsidR="001E0CFE">
        <w:rPr>
          <w:spacing w:val="-1"/>
        </w:rPr>
        <w:t xml:space="preserve"> </w:t>
      </w:r>
      <w:r w:rsidR="001E0CFE">
        <w:rPr>
          <w:spacing w:val="-6"/>
        </w:rPr>
        <w:t>collinear</w:t>
      </w:r>
      <w:r w:rsidR="001E0CFE">
        <w:rPr>
          <w:spacing w:val="-1"/>
        </w:rPr>
        <w:t xml:space="preserve"> </w:t>
      </w:r>
      <w:r w:rsidR="001E0CFE">
        <w:rPr>
          <w:spacing w:val="-6"/>
        </w:rPr>
        <w:t>measures</w:t>
      </w:r>
      <w:r w:rsidR="001E0CFE">
        <w:rPr>
          <w:spacing w:val="-2"/>
        </w:rPr>
        <w:t xml:space="preserve"> </w:t>
      </w:r>
      <w:r w:rsidR="001E0CFE">
        <w:rPr>
          <w:spacing w:val="-6"/>
        </w:rPr>
        <w:t>in</w:t>
      </w:r>
      <w:r w:rsidR="001E0CFE">
        <w:rPr>
          <w:spacing w:val="-1"/>
        </w:rPr>
        <w:t xml:space="preserve"> </w:t>
      </w:r>
      <w:r w:rsidR="001E0CFE">
        <w:rPr>
          <w:spacing w:val="-6"/>
        </w:rPr>
        <w:t>terms</w:t>
      </w:r>
      <w:r w:rsidR="001E0CFE">
        <w:rPr>
          <w:spacing w:val="-1"/>
        </w:rPr>
        <w:t xml:space="preserve"> </w:t>
      </w:r>
      <w:r w:rsidR="001E0CFE">
        <w:rPr>
          <w:spacing w:val="-6"/>
        </w:rPr>
        <w:t>of</w:t>
      </w:r>
      <w:r w:rsidR="001E0CFE">
        <w:rPr>
          <w:spacing w:val="-1"/>
        </w:rPr>
        <w:t xml:space="preserve"> </w:t>
      </w:r>
      <w:r w:rsidR="001E0CFE">
        <w:rPr>
          <w:spacing w:val="-6"/>
        </w:rPr>
        <w:t>absolute</w:t>
      </w:r>
      <w:r w:rsidR="001E0CFE">
        <w:rPr>
          <w:spacing w:val="-1"/>
        </w:rPr>
        <w:t xml:space="preserve"> </w:t>
      </w:r>
      <w:r w:rsidR="001E0CFE">
        <w:rPr>
          <w:spacing w:val="-6"/>
        </w:rPr>
        <w:t>error</w:t>
      </w:r>
    </w:p>
    <w:p w14:paraId="0D7775BA" w14:textId="08F76C7C" w:rsidR="00470D98" w:rsidRDefault="001644E6">
      <w:pPr>
        <w:pStyle w:val="BodyText"/>
        <w:spacing w:before="8"/>
      </w:pPr>
      <w:del w:id="2535" w:author="Hughes, Anna E" w:date="2023-08-09T15:29:00Z">
        <w:r>
          <w:rPr>
            <w:rFonts w:ascii="Trebuchet MS"/>
            <w:spacing w:val="-6"/>
            <w:sz w:val="12"/>
          </w:rPr>
          <w:delText>588</w:delText>
        </w:r>
      </w:del>
      <w:ins w:id="2536" w:author="Hughes, Anna E" w:date="2023-08-09T15:29:00Z">
        <w:r w:rsidR="001E0CFE">
          <w:rPr>
            <w:rFonts w:ascii="Trebuchet MS"/>
            <w:spacing w:val="-6"/>
            <w:sz w:val="12"/>
          </w:rPr>
          <w:t>586</w:t>
        </w:r>
      </w:ins>
      <w:r w:rsidR="001E0CFE">
        <w:rPr>
          <w:rFonts w:ascii="Trebuchet MS"/>
          <w:spacing w:val="36"/>
          <w:sz w:val="12"/>
        </w:rPr>
        <w:t xml:space="preserve">  </w:t>
      </w:r>
      <w:r w:rsidR="001E0CFE">
        <w:rPr>
          <w:spacing w:val="-6"/>
        </w:rPr>
        <w:t>(0.023</w:t>
      </w:r>
      <w:r w:rsidR="001E0CFE">
        <w:rPr>
          <w:spacing w:val="-2"/>
        </w:rPr>
        <w:t xml:space="preserve"> </w:t>
      </w:r>
      <w:r w:rsidR="001E0CFE">
        <w:rPr>
          <w:spacing w:val="-6"/>
        </w:rPr>
        <w:t>compared</w:t>
      </w:r>
      <w:r w:rsidR="001E0CFE">
        <w:rPr>
          <w:spacing w:val="-3"/>
        </w:rPr>
        <w:t xml:space="preserve"> </w:t>
      </w:r>
      <w:r w:rsidR="001E0CFE">
        <w:rPr>
          <w:spacing w:val="-6"/>
        </w:rPr>
        <w:t>to</w:t>
      </w:r>
      <w:r w:rsidR="001E0CFE">
        <w:rPr>
          <w:spacing w:val="-3"/>
        </w:rPr>
        <w:t xml:space="preserve"> </w:t>
      </w:r>
      <w:r w:rsidR="001E0CFE">
        <w:rPr>
          <w:spacing w:val="-6"/>
        </w:rPr>
        <w:t>0.025</w:t>
      </w:r>
      <w:r w:rsidR="001E0CFE">
        <w:rPr>
          <w:spacing w:val="-2"/>
        </w:rPr>
        <w:t xml:space="preserve"> </w:t>
      </w:r>
      <w:r w:rsidR="001E0CFE">
        <w:rPr>
          <w:spacing w:val="-6"/>
        </w:rPr>
        <w:t>(best</w:t>
      </w:r>
      <w:r w:rsidR="001E0CFE">
        <w:rPr>
          <w:spacing w:val="-3"/>
        </w:rPr>
        <w:t xml:space="preserve"> </w:t>
      </w:r>
      <w:r w:rsidR="001E0CFE">
        <w:rPr>
          <w:spacing w:val="-6"/>
        </w:rPr>
        <w:t>feature)</w:t>
      </w:r>
      <w:r w:rsidR="001E0CFE">
        <w:rPr>
          <w:spacing w:val="-3"/>
        </w:rPr>
        <w:t xml:space="preserve"> </w:t>
      </w:r>
      <w:r w:rsidR="001E0CFE">
        <w:rPr>
          <w:spacing w:val="-6"/>
        </w:rPr>
        <w:t>and</w:t>
      </w:r>
      <w:r w:rsidR="001E0CFE">
        <w:rPr>
          <w:spacing w:val="-2"/>
        </w:rPr>
        <w:t xml:space="preserve"> </w:t>
      </w:r>
      <w:r w:rsidR="001E0CFE">
        <w:rPr>
          <w:spacing w:val="-6"/>
        </w:rPr>
        <w:t>0.034</w:t>
      </w:r>
      <w:r w:rsidR="001E0CFE">
        <w:rPr>
          <w:spacing w:val="-3"/>
        </w:rPr>
        <w:t xml:space="preserve"> </w:t>
      </w:r>
      <w:r w:rsidR="001E0CFE">
        <w:rPr>
          <w:spacing w:val="-6"/>
        </w:rPr>
        <w:t>(collinear)).</w:t>
      </w:r>
      <w:r w:rsidR="001E0CFE">
        <w:rPr>
          <w:spacing w:val="20"/>
        </w:rPr>
        <w:t xml:space="preserve"> </w:t>
      </w:r>
      <w:r w:rsidR="001E0CFE">
        <w:rPr>
          <w:spacing w:val="-6"/>
        </w:rPr>
        <w:t>However,</w:t>
      </w:r>
      <w:r w:rsidR="001E0CFE">
        <w:rPr>
          <w:spacing w:val="-1"/>
        </w:rPr>
        <w:t xml:space="preserve"> </w:t>
      </w:r>
      <w:r w:rsidR="001E0CFE">
        <w:rPr>
          <w:spacing w:val="-6"/>
        </w:rPr>
        <w:t>the</w:t>
      </w:r>
      <w:r w:rsidR="001E0CFE">
        <w:rPr>
          <w:spacing w:val="-3"/>
        </w:rPr>
        <w:t xml:space="preserve"> </w:t>
      </w:r>
      <w:r w:rsidR="001E0CFE">
        <w:rPr>
          <w:spacing w:val="-6"/>
        </w:rPr>
        <w:t>re-</w:t>
      </w:r>
    </w:p>
    <w:p w14:paraId="3AEC1CD0" w14:textId="17098400" w:rsidR="00470D98" w:rsidRDefault="001644E6">
      <w:pPr>
        <w:pStyle w:val="BodyText"/>
      </w:pPr>
      <w:del w:id="2537" w:author="Hughes, Anna E" w:date="2023-08-09T15:29:00Z">
        <w:r>
          <w:rPr>
            <w:rFonts w:ascii="Trebuchet MS"/>
            <w:spacing w:val="-4"/>
            <w:sz w:val="12"/>
          </w:rPr>
          <w:delText>589</w:delText>
        </w:r>
      </w:del>
      <w:ins w:id="2538" w:author="Hughes, Anna E" w:date="2023-08-09T15:29:00Z">
        <w:r w:rsidR="001E0CFE">
          <w:rPr>
            <w:rFonts w:ascii="Trebuchet MS"/>
            <w:spacing w:val="-4"/>
            <w:sz w:val="12"/>
          </w:rPr>
          <w:t>587</w:t>
        </w:r>
      </w:ins>
      <w:r w:rsidR="001E0CFE">
        <w:rPr>
          <w:rFonts w:ascii="Trebuchet MS"/>
          <w:spacing w:val="36"/>
          <w:sz w:val="12"/>
        </w:rPr>
        <w:t xml:space="preserve">  </w:t>
      </w:r>
      <w:r w:rsidR="001E0CFE">
        <w:rPr>
          <w:spacing w:val="-4"/>
        </w:rPr>
        <w:t>gression</w:t>
      </w:r>
      <w:r w:rsidR="001E0CFE">
        <w:t xml:space="preserve"> </w:t>
      </w:r>
      <w:r w:rsidR="001E0CFE">
        <w:rPr>
          <w:spacing w:val="-4"/>
        </w:rPr>
        <w:t>slopes</w:t>
      </w:r>
      <w:r w:rsidR="001E0CFE">
        <w:t xml:space="preserve"> </w:t>
      </w:r>
      <w:r w:rsidR="001E0CFE">
        <w:rPr>
          <w:spacing w:val="-4"/>
        </w:rPr>
        <w:t>are</w:t>
      </w:r>
      <w:r w:rsidR="001E0CFE">
        <w:t xml:space="preserve"> </w:t>
      </w:r>
      <w:r w:rsidR="001E0CFE">
        <w:rPr>
          <w:spacing w:val="-4"/>
        </w:rPr>
        <w:t>all</w:t>
      </w:r>
      <w:r w:rsidR="001E0CFE">
        <w:rPr>
          <w:spacing w:val="-1"/>
        </w:rPr>
        <w:t xml:space="preserve"> </w:t>
      </w:r>
      <w:r w:rsidR="001E0CFE">
        <w:rPr>
          <w:spacing w:val="-4"/>
        </w:rPr>
        <w:t>relatively</w:t>
      </w:r>
      <w:r w:rsidR="001E0CFE">
        <w:t xml:space="preserve"> </w:t>
      </w:r>
      <w:r w:rsidR="001E0CFE">
        <w:rPr>
          <w:spacing w:val="-4"/>
        </w:rPr>
        <w:t>similar</w:t>
      </w:r>
      <w:r w:rsidR="001E0CFE">
        <w:t xml:space="preserve"> </w:t>
      </w:r>
      <w:r w:rsidR="001E0CFE">
        <w:rPr>
          <w:spacing w:val="-4"/>
        </w:rPr>
        <w:t>(0.90</w:t>
      </w:r>
      <w:r w:rsidR="001E0CFE">
        <w:t xml:space="preserve"> </w:t>
      </w:r>
      <w:r w:rsidR="001E0CFE">
        <w:rPr>
          <w:spacing w:val="-4"/>
        </w:rPr>
        <w:t>for</w:t>
      </w:r>
      <w:r w:rsidR="001E0CFE">
        <w:t xml:space="preserve"> </w:t>
      </w:r>
      <w:r w:rsidR="001E0CFE">
        <w:rPr>
          <w:spacing w:val="-4"/>
        </w:rPr>
        <w:t>best</w:t>
      </w:r>
      <w:r w:rsidR="001E0CFE">
        <w:rPr>
          <w:spacing w:val="-1"/>
        </w:rPr>
        <w:t xml:space="preserve"> </w:t>
      </w:r>
      <w:r w:rsidR="001E0CFE">
        <w:rPr>
          <w:spacing w:val="-4"/>
        </w:rPr>
        <w:t>feature,</w:t>
      </w:r>
      <w:r w:rsidR="001E0CFE">
        <w:rPr>
          <w:spacing w:val="2"/>
        </w:rPr>
        <w:t xml:space="preserve"> </w:t>
      </w:r>
      <w:r w:rsidR="001E0CFE">
        <w:rPr>
          <w:spacing w:val="-4"/>
        </w:rPr>
        <w:t>1.58</w:t>
      </w:r>
      <w:r w:rsidR="001E0CFE">
        <w:t xml:space="preserve"> </w:t>
      </w:r>
      <w:r w:rsidR="001E0CFE">
        <w:rPr>
          <w:spacing w:val="-4"/>
        </w:rPr>
        <w:t>for</w:t>
      </w:r>
      <w:r w:rsidR="001E0CFE">
        <w:t xml:space="preserve"> </w:t>
      </w:r>
      <w:r w:rsidR="001E0CFE">
        <w:rPr>
          <w:spacing w:val="-4"/>
        </w:rPr>
        <w:t>collinear</w:t>
      </w:r>
    </w:p>
    <w:p w14:paraId="0F1A32E7" w14:textId="6319BB41" w:rsidR="00470D98" w:rsidRDefault="001644E6">
      <w:pPr>
        <w:pStyle w:val="BodyText"/>
        <w:spacing w:before="8"/>
      </w:pPr>
      <w:del w:id="2539" w:author="Hughes, Anna E" w:date="2023-08-09T15:29:00Z">
        <w:r>
          <w:rPr>
            <w:rFonts w:ascii="Trebuchet MS"/>
            <w:spacing w:val="-8"/>
            <w:sz w:val="12"/>
          </w:rPr>
          <w:delText>590</w:delText>
        </w:r>
      </w:del>
      <w:ins w:id="2540" w:author="Hughes, Anna E" w:date="2023-08-09T15:29:00Z">
        <w:r w:rsidR="001E0CFE">
          <w:rPr>
            <w:rFonts w:ascii="Trebuchet MS"/>
            <w:spacing w:val="-8"/>
            <w:sz w:val="12"/>
          </w:rPr>
          <w:t>588</w:t>
        </w:r>
      </w:ins>
      <w:r w:rsidR="001E0CFE">
        <w:rPr>
          <w:rFonts w:ascii="Trebuchet MS"/>
          <w:spacing w:val="54"/>
          <w:sz w:val="12"/>
        </w:rPr>
        <w:t xml:space="preserve">  </w:t>
      </w:r>
      <w:r w:rsidR="001E0CFE">
        <w:rPr>
          <w:spacing w:val="-8"/>
        </w:rPr>
        <w:t>and</w:t>
      </w:r>
      <w:r w:rsidR="001E0CFE">
        <w:rPr>
          <w:spacing w:val="-3"/>
        </w:rPr>
        <w:t xml:space="preserve"> </w:t>
      </w:r>
      <w:r w:rsidR="001E0CFE">
        <w:rPr>
          <w:spacing w:val="-8"/>
        </w:rPr>
        <w:t>1.15</w:t>
      </w:r>
      <w:r w:rsidR="001E0CFE">
        <w:rPr>
          <w:spacing w:val="-3"/>
        </w:rPr>
        <w:t xml:space="preserve"> </w:t>
      </w:r>
      <w:r w:rsidR="001E0CFE">
        <w:rPr>
          <w:spacing w:val="-8"/>
        </w:rPr>
        <w:t>for</w:t>
      </w:r>
      <w:r w:rsidR="001E0CFE">
        <w:rPr>
          <w:spacing w:val="-3"/>
        </w:rPr>
        <w:t xml:space="preserve"> </w:t>
      </w:r>
      <w:r w:rsidR="001E0CFE">
        <w:rPr>
          <w:spacing w:val="-8"/>
        </w:rPr>
        <w:t>orthogonal</w:t>
      </w:r>
      <w:r w:rsidR="001E0CFE">
        <w:rPr>
          <w:spacing w:val="-3"/>
        </w:rPr>
        <w:t xml:space="preserve"> </w:t>
      </w:r>
      <w:r w:rsidR="001E0CFE">
        <w:rPr>
          <w:spacing w:val="-8"/>
        </w:rPr>
        <w:t>contrast).</w:t>
      </w:r>
      <w:r w:rsidR="001E0CFE">
        <w:rPr>
          <w:spacing w:val="13"/>
        </w:rPr>
        <w:t xml:space="preserve"> </w:t>
      </w:r>
      <w:r w:rsidR="001E0CFE">
        <w:rPr>
          <w:spacing w:val="-8"/>
        </w:rPr>
        <w:t>Thus,</w:t>
      </w:r>
      <w:r w:rsidR="001E0CFE">
        <w:rPr>
          <w:spacing w:val="-2"/>
        </w:rPr>
        <w:t xml:space="preserve"> </w:t>
      </w:r>
      <w:r w:rsidR="001E0CFE">
        <w:rPr>
          <w:spacing w:val="-8"/>
        </w:rPr>
        <w:t>adding</w:t>
      </w:r>
      <w:r w:rsidR="001E0CFE">
        <w:rPr>
          <w:spacing w:val="-3"/>
        </w:rPr>
        <w:t xml:space="preserve"> </w:t>
      </w:r>
      <w:r w:rsidR="001E0CFE">
        <w:rPr>
          <w:spacing w:val="-8"/>
        </w:rPr>
        <w:t>ring</w:t>
      </w:r>
      <w:r w:rsidR="001E0CFE">
        <w:rPr>
          <w:spacing w:val="-3"/>
        </w:rPr>
        <w:t xml:space="preserve"> </w:t>
      </w:r>
      <w:r w:rsidR="001E0CFE">
        <w:rPr>
          <w:spacing w:val="-8"/>
        </w:rPr>
        <w:t>into</w:t>
      </w:r>
      <w:r w:rsidR="001E0CFE">
        <w:rPr>
          <w:spacing w:val="-2"/>
        </w:rPr>
        <w:t xml:space="preserve"> </w:t>
      </w:r>
      <w:r w:rsidR="001E0CFE">
        <w:rPr>
          <w:spacing w:val="-8"/>
        </w:rPr>
        <w:t>the</w:t>
      </w:r>
      <w:r w:rsidR="001E0CFE">
        <w:rPr>
          <w:spacing w:val="-3"/>
        </w:rPr>
        <w:t xml:space="preserve"> </w:t>
      </w:r>
      <w:r w:rsidR="001E0CFE">
        <w:rPr>
          <w:spacing w:val="-8"/>
        </w:rPr>
        <w:t>model</w:t>
      </w:r>
      <w:r w:rsidR="001E0CFE">
        <w:rPr>
          <w:spacing w:val="-3"/>
        </w:rPr>
        <w:t xml:space="preserve"> </w:t>
      </w:r>
      <w:r w:rsidR="001E0CFE">
        <w:rPr>
          <w:spacing w:val="-8"/>
        </w:rPr>
        <w:t>does</w:t>
      </w:r>
      <w:r w:rsidR="001E0CFE">
        <w:rPr>
          <w:spacing w:val="-3"/>
        </w:rPr>
        <w:t xml:space="preserve"> </w:t>
      </w:r>
      <w:r w:rsidR="001E0CFE">
        <w:rPr>
          <w:spacing w:val="-8"/>
        </w:rPr>
        <w:t>not</w:t>
      </w:r>
      <w:r w:rsidR="001E0CFE">
        <w:rPr>
          <w:spacing w:val="-3"/>
        </w:rPr>
        <w:t xml:space="preserve"> </w:t>
      </w:r>
      <w:r w:rsidR="001E0CFE">
        <w:rPr>
          <w:spacing w:val="-8"/>
        </w:rPr>
        <w:t>dras-</w:t>
      </w:r>
    </w:p>
    <w:p w14:paraId="7B1F8B80" w14:textId="6D31A2D9" w:rsidR="00470D98" w:rsidRDefault="001644E6">
      <w:pPr>
        <w:pStyle w:val="BodyText"/>
      </w:pPr>
      <w:del w:id="2541" w:author="Hughes, Anna E" w:date="2023-08-09T15:29:00Z">
        <w:r>
          <w:rPr>
            <w:rFonts w:ascii="Trebuchet MS"/>
            <w:spacing w:val="-4"/>
            <w:sz w:val="12"/>
          </w:rPr>
          <w:delText>591</w:delText>
        </w:r>
      </w:del>
      <w:ins w:id="2542" w:author="Hughes, Anna E" w:date="2023-08-09T15:29:00Z">
        <w:r w:rsidR="001E0CFE">
          <w:rPr>
            <w:rFonts w:ascii="Trebuchet MS"/>
            <w:spacing w:val="-4"/>
            <w:sz w:val="12"/>
          </w:rPr>
          <w:t>589</w:t>
        </w:r>
      </w:ins>
      <w:r w:rsidR="001E0CFE">
        <w:rPr>
          <w:rFonts w:ascii="Trebuchet MS"/>
          <w:spacing w:val="34"/>
          <w:sz w:val="12"/>
        </w:rPr>
        <w:t xml:space="preserve">  </w:t>
      </w:r>
      <w:r w:rsidR="001E0CFE">
        <w:rPr>
          <w:spacing w:val="-4"/>
        </w:rPr>
        <w:t>tically</w:t>
      </w:r>
      <w:r w:rsidR="001E0CFE">
        <w:rPr>
          <w:spacing w:val="7"/>
        </w:rPr>
        <w:t xml:space="preserve"> </w:t>
      </w:r>
      <w:r w:rsidR="001E0CFE">
        <w:rPr>
          <w:spacing w:val="-4"/>
        </w:rPr>
        <w:t>change</w:t>
      </w:r>
      <w:r w:rsidR="001E0CFE">
        <w:rPr>
          <w:spacing w:val="8"/>
        </w:rPr>
        <w:t xml:space="preserve"> </w:t>
      </w:r>
      <w:r w:rsidR="001E0CFE">
        <w:rPr>
          <w:spacing w:val="-4"/>
        </w:rPr>
        <w:t>our</w:t>
      </w:r>
      <w:r w:rsidR="001E0CFE">
        <w:rPr>
          <w:spacing w:val="7"/>
        </w:rPr>
        <w:t xml:space="preserve"> </w:t>
      </w:r>
      <w:r w:rsidR="001E0CFE">
        <w:rPr>
          <w:spacing w:val="-4"/>
        </w:rPr>
        <w:t>overall</w:t>
      </w:r>
      <w:r w:rsidR="001E0CFE">
        <w:rPr>
          <w:spacing w:val="8"/>
        </w:rPr>
        <w:t xml:space="preserve"> </w:t>
      </w:r>
      <w:r w:rsidR="001E0CFE">
        <w:rPr>
          <w:spacing w:val="-4"/>
        </w:rPr>
        <w:t>conclusions,</w:t>
      </w:r>
      <w:r w:rsidR="001E0CFE">
        <w:rPr>
          <w:spacing w:val="11"/>
        </w:rPr>
        <w:t xml:space="preserve"> </w:t>
      </w:r>
      <w:r w:rsidR="001E0CFE">
        <w:rPr>
          <w:spacing w:val="-4"/>
        </w:rPr>
        <w:t>with</w:t>
      </w:r>
      <w:r w:rsidR="001E0CFE">
        <w:rPr>
          <w:spacing w:val="8"/>
        </w:rPr>
        <w:t xml:space="preserve"> </w:t>
      </w:r>
      <w:r w:rsidR="001E0CFE">
        <w:rPr>
          <w:spacing w:val="-4"/>
        </w:rPr>
        <w:t>the</w:t>
      </w:r>
      <w:r w:rsidR="001E0CFE">
        <w:rPr>
          <w:spacing w:val="6"/>
        </w:rPr>
        <w:t xml:space="preserve"> </w:t>
      </w:r>
      <w:r w:rsidR="001E0CFE">
        <w:rPr>
          <w:spacing w:val="-4"/>
        </w:rPr>
        <w:t>orthogonal</w:t>
      </w:r>
      <w:r w:rsidR="001E0CFE">
        <w:rPr>
          <w:spacing w:val="8"/>
        </w:rPr>
        <w:t xml:space="preserve"> </w:t>
      </w:r>
      <w:r w:rsidR="001E0CFE">
        <w:rPr>
          <w:spacing w:val="-4"/>
        </w:rPr>
        <w:t>contrast</w:t>
      </w:r>
      <w:r w:rsidR="001E0CFE">
        <w:rPr>
          <w:spacing w:val="7"/>
        </w:rPr>
        <w:t xml:space="preserve"> </w:t>
      </w:r>
      <w:r w:rsidR="001E0CFE">
        <w:rPr>
          <w:spacing w:val="-4"/>
        </w:rPr>
        <w:t>model</w:t>
      </w:r>
      <w:r w:rsidR="001E0CFE">
        <w:rPr>
          <w:spacing w:val="8"/>
        </w:rPr>
        <w:t xml:space="preserve"> </w:t>
      </w:r>
      <w:r w:rsidR="001E0CFE">
        <w:rPr>
          <w:spacing w:val="-4"/>
        </w:rPr>
        <w:t>still</w:t>
      </w:r>
    </w:p>
    <w:p w14:paraId="0437A790" w14:textId="244150CD" w:rsidR="00470D98" w:rsidRDefault="001644E6">
      <w:pPr>
        <w:pStyle w:val="BodyText"/>
        <w:spacing w:before="8"/>
      </w:pPr>
      <w:del w:id="2543" w:author="Hughes, Anna E" w:date="2023-08-09T15:29:00Z">
        <w:r>
          <w:rPr>
            <w:rFonts w:ascii="Trebuchet MS"/>
            <w:spacing w:val="-6"/>
            <w:sz w:val="12"/>
          </w:rPr>
          <w:delText>592</w:delText>
        </w:r>
      </w:del>
      <w:ins w:id="2544" w:author="Hughes, Anna E" w:date="2023-08-09T15:29:00Z">
        <w:r w:rsidR="001E0CFE">
          <w:rPr>
            <w:rFonts w:ascii="Trebuchet MS"/>
            <w:spacing w:val="-6"/>
            <w:sz w:val="12"/>
          </w:rPr>
          <w:t>590</w:t>
        </w:r>
      </w:ins>
      <w:r w:rsidR="001E0CFE">
        <w:rPr>
          <w:rFonts w:ascii="Trebuchet MS"/>
          <w:spacing w:val="41"/>
          <w:sz w:val="12"/>
        </w:rPr>
        <w:t xml:space="preserve">  </w:t>
      </w:r>
      <w:r w:rsidR="001E0CFE">
        <w:rPr>
          <w:spacing w:val="-6"/>
        </w:rPr>
        <w:t>giving</w:t>
      </w:r>
      <w:r w:rsidR="001E0CFE">
        <w:rPr>
          <w:spacing w:val="-5"/>
        </w:rPr>
        <w:t xml:space="preserve"> </w:t>
      </w:r>
      <w:r w:rsidR="001E0CFE">
        <w:rPr>
          <w:spacing w:val="-6"/>
        </w:rPr>
        <w:t>the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best prediction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of search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slopes in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the double-feature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condition.</w:t>
      </w:r>
    </w:p>
    <w:p w14:paraId="6623EEBD" w14:textId="78C58696" w:rsidR="00470D98" w:rsidRDefault="001644E6">
      <w:pPr>
        <w:spacing w:before="250"/>
        <w:ind w:left="227"/>
        <w:rPr>
          <w:rFonts w:ascii="Times New Roman"/>
          <w:i/>
          <w:sz w:val="24"/>
        </w:rPr>
      </w:pPr>
      <w:del w:id="2545" w:author="Hughes, Anna E" w:date="2023-08-09T15:29:00Z">
        <w:r>
          <w:rPr>
            <w:rFonts w:ascii="Trebuchet MS"/>
            <w:sz w:val="12"/>
          </w:rPr>
          <w:delText>593</w:delText>
        </w:r>
      </w:del>
      <w:ins w:id="2546" w:author="Hughes, Anna E" w:date="2023-08-09T15:29:00Z">
        <w:r w:rsidR="001E0CFE">
          <w:rPr>
            <w:rFonts w:ascii="Trebuchet MS"/>
            <w:sz w:val="12"/>
          </w:rPr>
          <w:t>591</w:t>
        </w:r>
      </w:ins>
      <w:r w:rsidR="001E0CFE">
        <w:rPr>
          <w:rFonts w:ascii="Trebuchet MS"/>
          <w:spacing w:val="147"/>
          <w:sz w:val="12"/>
        </w:rPr>
        <w:t xml:space="preserve"> </w:t>
      </w:r>
      <w:bookmarkStart w:id="2547" w:name="Predicting_Response_Times"/>
      <w:bookmarkEnd w:id="2547"/>
      <w:r w:rsidR="001E0CFE">
        <w:rPr>
          <w:rFonts w:ascii="Times New Roman"/>
          <w:i/>
          <w:sz w:val="24"/>
        </w:rPr>
        <w:t>6.3.</w:t>
      </w:r>
      <w:r w:rsidR="001E0CFE">
        <w:rPr>
          <w:rFonts w:ascii="Times New Roman"/>
          <w:i/>
          <w:spacing w:val="50"/>
          <w:sz w:val="24"/>
        </w:rPr>
        <w:t xml:space="preserve"> </w:t>
      </w:r>
      <w:r w:rsidR="001E0CFE">
        <w:rPr>
          <w:rFonts w:ascii="Times New Roman"/>
          <w:i/>
          <w:sz w:val="24"/>
        </w:rPr>
        <w:t>Predicting</w:t>
      </w:r>
      <w:r w:rsidR="001E0CFE">
        <w:rPr>
          <w:rFonts w:ascii="Times New Roman"/>
          <w:i/>
          <w:spacing w:val="-5"/>
          <w:sz w:val="24"/>
        </w:rPr>
        <w:t xml:space="preserve"> </w:t>
      </w:r>
      <w:r w:rsidR="001E0CFE">
        <w:rPr>
          <w:rFonts w:ascii="Times New Roman"/>
          <w:i/>
          <w:sz w:val="24"/>
        </w:rPr>
        <w:t>Response</w:t>
      </w:r>
      <w:r w:rsidR="001E0CFE">
        <w:rPr>
          <w:rFonts w:ascii="Times New Roman"/>
          <w:i/>
          <w:spacing w:val="-5"/>
          <w:sz w:val="24"/>
        </w:rPr>
        <w:t xml:space="preserve"> </w:t>
      </w:r>
      <w:r w:rsidR="001E0CFE">
        <w:rPr>
          <w:rFonts w:ascii="Times New Roman"/>
          <w:i/>
          <w:spacing w:val="-2"/>
          <w:sz w:val="24"/>
        </w:rPr>
        <w:t>Times</w:t>
      </w:r>
    </w:p>
    <w:p w14:paraId="0B8AC80B" w14:textId="4CC91896" w:rsidR="00470D98" w:rsidRDefault="001644E6">
      <w:pPr>
        <w:pStyle w:val="BodyText"/>
        <w:tabs>
          <w:tab w:val="left" w:pos="968"/>
        </w:tabs>
        <w:spacing w:before="69"/>
      </w:pPr>
      <w:del w:id="2548" w:author="Hughes, Anna E" w:date="2023-08-09T15:29:00Z">
        <w:r>
          <w:rPr>
            <w:rFonts w:ascii="Trebuchet MS"/>
            <w:spacing w:val="-5"/>
            <w:sz w:val="12"/>
          </w:rPr>
          <w:delText>594</w:delText>
        </w:r>
      </w:del>
      <w:ins w:id="2549" w:author="Hughes, Anna E" w:date="2023-08-09T15:29:00Z">
        <w:r w:rsidR="001E0CFE">
          <w:rPr>
            <w:rFonts w:ascii="Trebuchet MS"/>
            <w:spacing w:val="-5"/>
            <w:sz w:val="12"/>
          </w:rPr>
          <w:t>592</w:t>
        </w:r>
      </w:ins>
      <w:r w:rsidR="001E0CFE">
        <w:rPr>
          <w:rFonts w:ascii="Trebuchet MS"/>
          <w:sz w:val="12"/>
        </w:rPr>
        <w:tab/>
      </w:r>
      <w:r w:rsidR="001E0CFE">
        <w:rPr>
          <w:spacing w:val="-4"/>
        </w:rPr>
        <w:t>We</w:t>
      </w:r>
      <w:r w:rsidR="001E0CFE">
        <w:rPr>
          <w:spacing w:val="14"/>
        </w:rPr>
        <w:t xml:space="preserve"> </w:t>
      </w:r>
      <w:r w:rsidR="001E0CFE">
        <w:rPr>
          <w:spacing w:val="-4"/>
        </w:rPr>
        <w:t>will</w:t>
      </w:r>
      <w:r w:rsidR="001E0CFE">
        <w:rPr>
          <w:spacing w:val="14"/>
        </w:rPr>
        <w:t xml:space="preserve"> </w:t>
      </w:r>
      <w:r w:rsidR="001E0CFE">
        <w:rPr>
          <w:spacing w:val="-4"/>
        </w:rPr>
        <w:t>now</w:t>
      </w:r>
      <w:r w:rsidR="001E0CFE">
        <w:rPr>
          <w:spacing w:val="14"/>
        </w:rPr>
        <w:t xml:space="preserve"> </w:t>
      </w:r>
      <w:r w:rsidR="001E0CFE">
        <w:rPr>
          <w:spacing w:val="-4"/>
        </w:rPr>
        <w:t>test</w:t>
      </w:r>
      <w:r w:rsidR="001E0CFE">
        <w:rPr>
          <w:spacing w:val="14"/>
        </w:rPr>
        <w:t xml:space="preserve"> </w:t>
      </w:r>
      <w:r w:rsidR="001E0CFE">
        <w:rPr>
          <w:spacing w:val="-4"/>
        </w:rPr>
        <w:t>to</w:t>
      </w:r>
      <w:r w:rsidR="001E0CFE">
        <w:rPr>
          <w:spacing w:val="14"/>
        </w:rPr>
        <w:t xml:space="preserve"> </w:t>
      </w:r>
      <w:r w:rsidR="001E0CFE">
        <w:rPr>
          <w:spacing w:val="-4"/>
        </w:rPr>
        <w:t>see</w:t>
      </w:r>
      <w:r w:rsidR="001E0CFE">
        <w:rPr>
          <w:spacing w:val="14"/>
        </w:rPr>
        <w:t xml:space="preserve"> </w:t>
      </w:r>
      <w:r w:rsidR="001E0CFE">
        <w:rPr>
          <w:spacing w:val="-4"/>
        </w:rPr>
        <w:t>if</w:t>
      </w:r>
      <w:r w:rsidR="001E0CFE">
        <w:rPr>
          <w:spacing w:val="14"/>
        </w:rPr>
        <w:t xml:space="preserve"> </w:t>
      </w:r>
      <w:r w:rsidR="001E0CFE">
        <w:rPr>
          <w:spacing w:val="-4"/>
        </w:rPr>
        <w:t>we</w:t>
      </w:r>
      <w:r w:rsidR="001E0CFE">
        <w:rPr>
          <w:spacing w:val="14"/>
        </w:rPr>
        <w:t xml:space="preserve"> </w:t>
      </w:r>
      <w:r w:rsidR="001E0CFE">
        <w:rPr>
          <w:spacing w:val="-4"/>
        </w:rPr>
        <w:t>can</w:t>
      </w:r>
      <w:r w:rsidR="001E0CFE">
        <w:rPr>
          <w:spacing w:val="14"/>
        </w:rPr>
        <w:t xml:space="preserve"> </w:t>
      </w:r>
      <w:r w:rsidR="001E0CFE">
        <w:rPr>
          <w:spacing w:val="-4"/>
        </w:rPr>
        <w:t>discriminate</w:t>
      </w:r>
      <w:r w:rsidR="001E0CFE">
        <w:rPr>
          <w:spacing w:val="14"/>
        </w:rPr>
        <w:t xml:space="preserve"> </w:t>
      </w:r>
      <w:r w:rsidR="001E0CFE">
        <w:rPr>
          <w:spacing w:val="-4"/>
        </w:rPr>
        <w:t>between</w:t>
      </w:r>
      <w:r w:rsidR="001E0CFE">
        <w:rPr>
          <w:spacing w:val="14"/>
        </w:rPr>
        <w:t xml:space="preserve"> </w:t>
      </w:r>
      <w:r w:rsidR="001E0CFE">
        <w:rPr>
          <w:spacing w:val="-4"/>
        </w:rPr>
        <w:t>the</w:t>
      </w:r>
      <w:r w:rsidR="001E0CFE">
        <w:rPr>
          <w:spacing w:val="14"/>
        </w:rPr>
        <w:t xml:space="preserve"> </w:t>
      </w:r>
      <w:r w:rsidR="001E0CFE">
        <w:rPr>
          <w:spacing w:val="-4"/>
        </w:rPr>
        <w:t>three</w:t>
      </w:r>
      <w:r w:rsidR="001E0CFE">
        <w:rPr>
          <w:spacing w:val="14"/>
        </w:rPr>
        <w:t xml:space="preserve"> </w:t>
      </w:r>
      <w:r w:rsidR="001E0CFE">
        <w:rPr>
          <w:spacing w:val="-4"/>
        </w:rPr>
        <w:t>contrast</w:t>
      </w:r>
    </w:p>
    <w:p w14:paraId="6628F961" w14:textId="59C10224" w:rsidR="00470D98" w:rsidRDefault="001644E6">
      <w:pPr>
        <w:pStyle w:val="BodyText"/>
        <w:spacing w:before="8"/>
      </w:pPr>
      <w:del w:id="2550" w:author="Hughes, Anna E" w:date="2023-08-09T15:29:00Z">
        <w:r>
          <w:rPr>
            <w:rFonts w:ascii="Trebuchet MS"/>
            <w:w w:val="90"/>
            <w:sz w:val="12"/>
          </w:rPr>
          <w:delText>595</w:delText>
        </w:r>
      </w:del>
      <w:ins w:id="2551" w:author="Hughes, Anna E" w:date="2023-08-09T15:29:00Z">
        <w:r w:rsidR="001E0CFE">
          <w:rPr>
            <w:rFonts w:ascii="Trebuchet MS"/>
            <w:w w:val="90"/>
            <w:sz w:val="12"/>
          </w:rPr>
          <w:t>593</w:t>
        </w:r>
      </w:ins>
      <w:r w:rsidR="001E0CFE">
        <w:rPr>
          <w:rFonts w:ascii="Trebuchet MS"/>
          <w:spacing w:val="74"/>
          <w:sz w:val="12"/>
        </w:rPr>
        <w:t xml:space="preserve">  </w:t>
      </w:r>
      <w:r w:rsidR="001E0CFE">
        <w:rPr>
          <w:w w:val="90"/>
        </w:rPr>
        <w:t>combination</w:t>
      </w:r>
      <w:r w:rsidR="001E0CFE">
        <w:rPr>
          <w:spacing w:val="12"/>
        </w:rPr>
        <w:t xml:space="preserve"> </w:t>
      </w:r>
      <w:r w:rsidR="001E0CFE">
        <w:rPr>
          <w:w w:val="90"/>
        </w:rPr>
        <w:t>methods</w:t>
      </w:r>
      <w:r w:rsidR="001E0CFE">
        <w:rPr>
          <w:spacing w:val="11"/>
        </w:rPr>
        <w:t xml:space="preserve"> </w:t>
      </w:r>
      <w:r w:rsidR="001E0CFE">
        <w:rPr>
          <w:w w:val="90"/>
        </w:rPr>
        <w:t>when</w:t>
      </w:r>
      <w:r w:rsidR="001E0CFE">
        <w:rPr>
          <w:spacing w:val="12"/>
        </w:rPr>
        <w:t xml:space="preserve"> </w:t>
      </w:r>
      <w:r w:rsidR="001E0CFE">
        <w:rPr>
          <w:w w:val="90"/>
        </w:rPr>
        <w:t>we</w:t>
      </w:r>
      <w:r w:rsidR="001E0CFE">
        <w:rPr>
          <w:spacing w:val="11"/>
        </w:rPr>
        <w:t xml:space="preserve"> </w:t>
      </w:r>
      <w:r w:rsidR="001E0CFE">
        <w:rPr>
          <w:w w:val="90"/>
        </w:rPr>
        <w:t>take</w:t>
      </w:r>
      <w:r w:rsidR="001E0CFE">
        <w:rPr>
          <w:spacing w:val="12"/>
        </w:rPr>
        <w:t xml:space="preserve"> </w:t>
      </w:r>
      <w:r w:rsidR="001E0CFE">
        <w:rPr>
          <w:w w:val="90"/>
        </w:rPr>
        <w:t>target</w:t>
      </w:r>
      <w:r w:rsidR="001E0CFE">
        <w:rPr>
          <w:spacing w:val="12"/>
        </w:rPr>
        <w:t xml:space="preserve"> </w:t>
      </w:r>
      <w:r w:rsidR="001E0CFE">
        <w:rPr>
          <w:w w:val="90"/>
        </w:rPr>
        <w:t>eccentricity</w:t>
      </w:r>
      <w:r w:rsidR="001E0CFE">
        <w:rPr>
          <w:spacing w:val="11"/>
        </w:rPr>
        <w:t xml:space="preserve"> </w:t>
      </w:r>
      <w:r w:rsidR="001E0CFE">
        <w:rPr>
          <w:w w:val="90"/>
        </w:rPr>
        <w:t>(ring)</w:t>
      </w:r>
      <w:r w:rsidR="001E0CFE">
        <w:rPr>
          <w:spacing w:val="12"/>
        </w:rPr>
        <w:t xml:space="preserve"> </w:t>
      </w:r>
      <w:r w:rsidR="001E0CFE">
        <w:rPr>
          <w:w w:val="90"/>
        </w:rPr>
        <w:t>and</w:t>
      </w:r>
      <w:r w:rsidR="001E0CFE">
        <w:rPr>
          <w:spacing w:val="11"/>
        </w:rPr>
        <w:t xml:space="preserve"> </w:t>
      </w:r>
      <w:r w:rsidR="001E0CFE">
        <w:rPr>
          <w:w w:val="90"/>
        </w:rPr>
        <w:t>individual-</w:t>
      </w:r>
      <w:r w:rsidR="001E0CFE">
        <w:rPr>
          <w:spacing w:val="-4"/>
          <w:w w:val="90"/>
        </w:rPr>
        <w:t>level</w:t>
      </w:r>
    </w:p>
    <w:p w14:paraId="4CF3DE98" w14:textId="5C7BFC23" w:rsidR="00470D98" w:rsidRDefault="001644E6">
      <w:pPr>
        <w:pStyle w:val="BodyText"/>
        <w:rPr>
          <w:rFonts w:ascii="Times New Roman"/>
          <w:i/>
        </w:rPr>
      </w:pPr>
      <w:del w:id="2552" w:author="Hughes, Anna E" w:date="2023-08-09T15:29:00Z">
        <w:r>
          <w:rPr>
            <w:rFonts w:ascii="Trebuchet MS"/>
            <w:spacing w:val="-4"/>
            <w:sz w:val="12"/>
          </w:rPr>
          <w:delText>596</w:delText>
        </w:r>
      </w:del>
      <w:ins w:id="2553" w:author="Hughes, Anna E" w:date="2023-08-09T15:29:00Z">
        <w:r w:rsidR="001E0CFE">
          <w:rPr>
            <w:rFonts w:ascii="Trebuchet MS"/>
            <w:spacing w:val="-4"/>
            <w:sz w:val="12"/>
          </w:rPr>
          <w:t>594</w:t>
        </w:r>
      </w:ins>
      <w:r w:rsidR="001E0CFE">
        <w:rPr>
          <w:rFonts w:ascii="Trebuchet MS"/>
          <w:spacing w:val="33"/>
          <w:sz w:val="12"/>
        </w:rPr>
        <w:t xml:space="preserve">  </w:t>
      </w:r>
      <w:r w:rsidR="001E0CFE">
        <w:rPr>
          <w:spacing w:val="-4"/>
        </w:rPr>
        <w:t>slopes</w:t>
      </w:r>
      <w:r w:rsidR="001E0CFE">
        <w:rPr>
          <w:spacing w:val="-1"/>
        </w:rPr>
        <w:t xml:space="preserve"> </w:t>
      </w:r>
      <w:r w:rsidR="001E0CFE">
        <w:rPr>
          <w:spacing w:val="-4"/>
        </w:rPr>
        <w:t>into</w:t>
      </w:r>
      <w:r w:rsidR="001E0CFE">
        <w:t xml:space="preserve"> </w:t>
      </w:r>
      <w:r w:rsidR="001E0CFE">
        <w:rPr>
          <w:spacing w:val="-4"/>
        </w:rPr>
        <w:t>account.</w:t>
      </w:r>
      <w:r w:rsidR="001E0CFE">
        <w:rPr>
          <w:spacing w:val="30"/>
        </w:rPr>
        <w:t xml:space="preserve"> </w:t>
      </w:r>
      <w:r w:rsidR="001E0CFE">
        <w:rPr>
          <w:spacing w:val="-4"/>
        </w:rPr>
        <w:t>We</w:t>
      </w:r>
      <w:r w:rsidR="001E0CFE">
        <w:rPr>
          <w:spacing w:val="-1"/>
        </w:rPr>
        <w:t xml:space="preserve"> </w:t>
      </w:r>
      <w:r w:rsidR="001E0CFE">
        <w:rPr>
          <w:spacing w:val="-4"/>
        </w:rPr>
        <w:t>use</w:t>
      </w:r>
      <w:r w:rsidR="001E0CFE">
        <w:rPr>
          <w:spacing w:val="-1"/>
        </w:rPr>
        <w:t xml:space="preserve"> </w:t>
      </w:r>
      <w:r w:rsidR="001E0CFE">
        <w:rPr>
          <w:spacing w:val="-4"/>
        </w:rPr>
        <w:t>the</w:t>
      </w:r>
      <w:r w:rsidR="001E0CFE">
        <w:rPr>
          <w:spacing w:val="-1"/>
        </w:rPr>
        <w:t xml:space="preserve"> </w:t>
      </w:r>
      <w:r w:rsidR="001E0CFE">
        <w:rPr>
          <w:spacing w:val="-4"/>
        </w:rPr>
        <w:t>same</w:t>
      </w:r>
      <w:r w:rsidR="001E0CFE">
        <w:t xml:space="preserve"> </w:t>
      </w:r>
      <w:r w:rsidR="001E0CFE">
        <w:rPr>
          <w:spacing w:val="-4"/>
        </w:rPr>
        <w:t>model</w:t>
      </w:r>
      <w:r w:rsidR="001E0CFE">
        <w:rPr>
          <w:spacing w:val="-1"/>
        </w:rPr>
        <w:t xml:space="preserve"> </w:t>
      </w:r>
      <w:r w:rsidR="001E0CFE">
        <w:rPr>
          <w:spacing w:val="-4"/>
        </w:rPr>
        <w:t>comparison</w:t>
      </w:r>
      <w:r w:rsidR="001E0CFE">
        <w:t xml:space="preserve"> </w:t>
      </w:r>
      <w:r w:rsidR="001E0CFE">
        <w:rPr>
          <w:spacing w:val="-4"/>
        </w:rPr>
        <w:t>as</w:t>
      </w:r>
      <w:r w:rsidR="001E0CFE">
        <w:rPr>
          <w:spacing w:val="-1"/>
        </w:rPr>
        <w:t xml:space="preserve"> </w:t>
      </w:r>
      <w:r w:rsidR="001E0CFE">
        <w:rPr>
          <w:spacing w:val="-4"/>
        </w:rPr>
        <w:t>before</w:t>
      </w:r>
      <w:r w:rsidR="001E0CFE">
        <w:rPr>
          <w:spacing w:val="-1"/>
        </w:rPr>
        <w:t xml:space="preserve"> </w:t>
      </w:r>
      <w:r w:rsidR="001E0CFE">
        <w:rPr>
          <w:spacing w:val="-4"/>
        </w:rPr>
        <w:t>(see</w:t>
      </w:r>
      <w:r w:rsidR="001E0CFE">
        <w:rPr>
          <w:spacing w:val="-1"/>
        </w:rPr>
        <w:t xml:space="preserve"> </w:t>
      </w:r>
      <w:r w:rsidR="001E0CFE">
        <w:rPr>
          <w:rFonts w:ascii="Times New Roman"/>
          <w:i/>
          <w:spacing w:val="-4"/>
        </w:rPr>
        <w:t>Supple-</w:t>
      </w:r>
    </w:p>
    <w:p w14:paraId="42AF5DB0" w14:textId="1B84BB7C" w:rsidR="00470D98" w:rsidRDefault="001644E6">
      <w:pPr>
        <w:spacing w:before="8"/>
        <w:ind w:left="227"/>
        <w:rPr>
          <w:sz w:val="24"/>
        </w:rPr>
      </w:pPr>
      <w:del w:id="2554" w:author="Hughes, Anna E" w:date="2023-08-09T15:29:00Z">
        <w:r>
          <w:rPr>
            <w:rFonts w:ascii="Trebuchet MS"/>
            <w:spacing w:val="-2"/>
            <w:sz w:val="12"/>
          </w:rPr>
          <w:delText>597</w:delText>
        </w:r>
      </w:del>
      <w:ins w:id="2555" w:author="Hughes, Anna E" w:date="2023-08-09T15:29:00Z">
        <w:r w:rsidR="001E0CFE">
          <w:rPr>
            <w:rFonts w:ascii="Trebuchet MS"/>
            <w:spacing w:val="-2"/>
            <w:sz w:val="12"/>
          </w:rPr>
          <w:t>595</w:t>
        </w:r>
      </w:ins>
      <w:r w:rsidR="001E0CFE">
        <w:rPr>
          <w:rFonts w:ascii="Trebuchet MS"/>
          <w:spacing w:val="33"/>
          <w:sz w:val="12"/>
        </w:rPr>
        <w:t xml:space="preserve">  </w:t>
      </w:r>
      <w:r w:rsidR="001E0CFE">
        <w:rPr>
          <w:rFonts w:ascii="Times New Roman"/>
          <w:i/>
          <w:spacing w:val="-2"/>
          <w:sz w:val="24"/>
        </w:rPr>
        <w:t>mentary</w:t>
      </w:r>
      <w:r w:rsidR="001E0CFE">
        <w:rPr>
          <w:rFonts w:ascii="Times New Roman"/>
          <w:i/>
          <w:spacing w:val="-13"/>
          <w:sz w:val="24"/>
        </w:rPr>
        <w:t xml:space="preserve"> </w:t>
      </w:r>
      <w:r w:rsidR="001E0CFE">
        <w:rPr>
          <w:rFonts w:ascii="Times New Roman"/>
          <w:i/>
          <w:spacing w:val="-2"/>
          <w:sz w:val="24"/>
        </w:rPr>
        <w:t>Materials</w:t>
      </w:r>
      <w:r w:rsidR="001E0CFE">
        <w:rPr>
          <w:rFonts w:ascii="Times New Roman"/>
          <w:i/>
          <w:spacing w:val="-13"/>
          <w:sz w:val="24"/>
        </w:rPr>
        <w:t xml:space="preserve"> </w:t>
      </w:r>
      <w:r w:rsidR="001E0CFE">
        <w:rPr>
          <w:rFonts w:ascii="Times New Roman"/>
          <w:i/>
          <w:spacing w:val="-2"/>
          <w:sz w:val="24"/>
        </w:rPr>
        <w:t>-</w:t>
      </w:r>
      <w:r w:rsidR="001E0CFE">
        <w:rPr>
          <w:rFonts w:ascii="Times New Roman"/>
          <w:i/>
          <w:spacing w:val="-13"/>
          <w:sz w:val="24"/>
        </w:rPr>
        <w:t xml:space="preserve"> </w:t>
      </w:r>
      <w:r w:rsidR="001E0CFE">
        <w:rPr>
          <w:rFonts w:ascii="Times New Roman"/>
          <w:i/>
          <w:spacing w:val="-2"/>
          <w:sz w:val="24"/>
        </w:rPr>
        <w:t>Planned</w:t>
      </w:r>
      <w:r w:rsidR="001E0CFE">
        <w:rPr>
          <w:rFonts w:ascii="Times New Roman"/>
          <w:i/>
          <w:spacing w:val="-13"/>
          <w:sz w:val="24"/>
        </w:rPr>
        <w:t xml:space="preserve"> </w:t>
      </w:r>
      <w:r w:rsidR="001E0CFE">
        <w:rPr>
          <w:rFonts w:ascii="Times New Roman"/>
          <w:i/>
          <w:spacing w:val="-2"/>
          <w:sz w:val="24"/>
        </w:rPr>
        <w:t>Explorations</w:t>
      </w:r>
      <w:r w:rsidR="001E0CFE">
        <w:rPr>
          <w:rFonts w:ascii="Times New Roman"/>
          <w:i/>
          <w:spacing w:val="24"/>
          <w:sz w:val="24"/>
        </w:rPr>
        <w:t xml:space="preserve"> </w:t>
      </w:r>
      <w:r w:rsidR="001E0CFE">
        <w:rPr>
          <w:spacing w:val="-2"/>
          <w:sz w:val="24"/>
        </w:rPr>
        <w:t>for</w:t>
      </w:r>
      <w:r w:rsidR="001E0CFE">
        <w:rPr>
          <w:spacing w:val="-12"/>
          <w:sz w:val="24"/>
        </w:rPr>
        <w:t xml:space="preserve"> </w:t>
      </w:r>
      <w:r w:rsidR="001E0CFE">
        <w:rPr>
          <w:spacing w:val="-2"/>
          <w:sz w:val="24"/>
        </w:rPr>
        <w:t>full</w:t>
      </w:r>
      <w:r w:rsidR="001E0CFE">
        <w:rPr>
          <w:spacing w:val="-11"/>
          <w:sz w:val="24"/>
        </w:rPr>
        <w:t xml:space="preserve"> </w:t>
      </w:r>
      <w:r w:rsidR="001E0CFE">
        <w:rPr>
          <w:spacing w:val="-2"/>
          <w:sz w:val="24"/>
        </w:rPr>
        <w:t>code)</w:t>
      </w:r>
      <w:r w:rsidR="001E0CFE">
        <w:rPr>
          <w:spacing w:val="-11"/>
          <w:sz w:val="24"/>
        </w:rPr>
        <w:t xml:space="preserve"> </w:t>
      </w:r>
      <w:r w:rsidR="001E0CFE">
        <w:rPr>
          <w:spacing w:val="-2"/>
          <w:sz w:val="24"/>
        </w:rPr>
        <w:t>and</w:t>
      </w:r>
      <w:r w:rsidR="001E0CFE">
        <w:rPr>
          <w:spacing w:val="-11"/>
          <w:sz w:val="24"/>
        </w:rPr>
        <w:t xml:space="preserve"> </w:t>
      </w:r>
      <w:r w:rsidR="001E0CFE">
        <w:rPr>
          <w:spacing w:val="-2"/>
          <w:sz w:val="24"/>
        </w:rPr>
        <w:t>find</w:t>
      </w:r>
      <w:r w:rsidR="001E0CFE">
        <w:rPr>
          <w:spacing w:val="-11"/>
          <w:sz w:val="24"/>
        </w:rPr>
        <w:t xml:space="preserve"> </w:t>
      </w:r>
      <w:r w:rsidR="001E0CFE">
        <w:rPr>
          <w:spacing w:val="-2"/>
          <w:sz w:val="24"/>
        </w:rPr>
        <w:t>orthogonal</w:t>
      </w:r>
      <w:r w:rsidR="001E0CFE">
        <w:rPr>
          <w:spacing w:val="-11"/>
          <w:sz w:val="24"/>
        </w:rPr>
        <w:t xml:space="preserve"> </w:t>
      </w:r>
      <w:r w:rsidR="001E0CFE">
        <w:rPr>
          <w:spacing w:val="-4"/>
          <w:sz w:val="24"/>
        </w:rPr>
        <w:t>con-</w:t>
      </w:r>
    </w:p>
    <w:p w14:paraId="5CA9F510" w14:textId="4E1945AF" w:rsidR="00470D98" w:rsidRDefault="001644E6">
      <w:pPr>
        <w:pStyle w:val="BodyText"/>
      </w:pPr>
      <w:del w:id="2556" w:author="Hughes, Anna E" w:date="2023-08-09T15:29:00Z">
        <w:r>
          <w:rPr>
            <w:rFonts w:ascii="Trebuchet MS"/>
            <w:spacing w:val="-6"/>
            <w:sz w:val="12"/>
          </w:rPr>
          <w:delText>598</w:delText>
        </w:r>
      </w:del>
      <w:ins w:id="2557" w:author="Hughes, Anna E" w:date="2023-08-09T15:29:00Z">
        <w:r w:rsidR="001E0CFE">
          <w:rPr>
            <w:rFonts w:ascii="Trebuchet MS"/>
            <w:spacing w:val="-6"/>
            <w:sz w:val="12"/>
          </w:rPr>
          <w:t>596</w:t>
        </w:r>
      </w:ins>
      <w:r w:rsidR="001E0CFE">
        <w:rPr>
          <w:rFonts w:ascii="Trebuchet MS"/>
          <w:spacing w:val="46"/>
          <w:sz w:val="12"/>
        </w:rPr>
        <w:t xml:space="preserve">  </w:t>
      </w:r>
      <w:r w:rsidR="001E0CFE">
        <w:rPr>
          <w:spacing w:val="-6"/>
        </w:rPr>
        <w:t>trast</w:t>
      </w:r>
      <w:r w:rsidR="001E0CFE">
        <w:rPr>
          <w:spacing w:val="-3"/>
        </w:rPr>
        <w:t xml:space="preserve"> </w:t>
      </w:r>
      <w:r w:rsidR="001E0CFE">
        <w:rPr>
          <w:spacing w:val="-6"/>
        </w:rPr>
        <w:t>performs</w:t>
      </w:r>
      <w:r w:rsidR="001E0CFE">
        <w:rPr>
          <w:spacing w:val="-3"/>
        </w:rPr>
        <w:t xml:space="preserve"> </w:t>
      </w:r>
      <w:r w:rsidR="001E0CFE">
        <w:rPr>
          <w:spacing w:val="-6"/>
        </w:rPr>
        <w:t>best,</w:t>
      </w:r>
      <w:r w:rsidR="001E0CFE">
        <w:rPr>
          <w:spacing w:val="-4"/>
        </w:rPr>
        <w:t xml:space="preserve"> </w:t>
      </w:r>
      <w:r w:rsidR="001E0CFE">
        <w:rPr>
          <w:spacing w:val="-6"/>
        </w:rPr>
        <w:t>closely</w:t>
      </w:r>
      <w:r w:rsidR="001E0CFE">
        <w:rPr>
          <w:spacing w:val="-3"/>
        </w:rPr>
        <w:t xml:space="preserve"> </w:t>
      </w:r>
      <w:r w:rsidR="001E0CFE">
        <w:rPr>
          <w:spacing w:val="-6"/>
        </w:rPr>
        <w:t>followed</w:t>
      </w:r>
      <w:r w:rsidR="001E0CFE">
        <w:rPr>
          <w:spacing w:val="-4"/>
        </w:rPr>
        <w:t xml:space="preserve"> </w:t>
      </w:r>
      <w:r w:rsidR="001E0CFE">
        <w:rPr>
          <w:spacing w:val="-6"/>
        </w:rPr>
        <w:t>by</w:t>
      </w:r>
      <w:r w:rsidR="001E0CFE">
        <w:rPr>
          <w:spacing w:val="-3"/>
        </w:rPr>
        <w:t xml:space="preserve"> </w:t>
      </w:r>
      <w:r w:rsidR="001E0CFE">
        <w:rPr>
          <w:spacing w:val="-6"/>
        </w:rPr>
        <w:t>best</w:t>
      </w:r>
      <w:r w:rsidR="001E0CFE">
        <w:rPr>
          <w:spacing w:val="-4"/>
        </w:rPr>
        <w:t xml:space="preserve"> </w:t>
      </w:r>
      <w:r w:rsidR="001E0CFE">
        <w:rPr>
          <w:spacing w:val="-6"/>
        </w:rPr>
        <w:t>feature.</w:t>
      </w:r>
    </w:p>
    <w:p w14:paraId="7F2B55A1" w14:textId="3A9328E9" w:rsidR="00470D98" w:rsidRDefault="001644E6">
      <w:pPr>
        <w:spacing w:before="251"/>
        <w:ind w:left="227"/>
        <w:rPr>
          <w:rFonts w:ascii="Times New Roman"/>
          <w:i/>
          <w:sz w:val="24"/>
        </w:rPr>
      </w:pPr>
      <w:del w:id="2558" w:author="Hughes, Anna E" w:date="2023-08-09T15:29:00Z">
        <w:r>
          <w:rPr>
            <w:rFonts w:ascii="Trebuchet MS"/>
            <w:sz w:val="12"/>
          </w:rPr>
          <w:delText>599</w:delText>
        </w:r>
      </w:del>
      <w:ins w:id="2559" w:author="Hughes, Anna E" w:date="2023-08-09T15:29:00Z">
        <w:r w:rsidR="001E0CFE">
          <w:rPr>
            <w:rFonts w:ascii="Trebuchet MS"/>
            <w:sz w:val="12"/>
          </w:rPr>
          <w:t>597</w:t>
        </w:r>
      </w:ins>
      <w:r w:rsidR="001E0CFE">
        <w:rPr>
          <w:rFonts w:ascii="Trebuchet MS"/>
          <w:spacing w:val="149"/>
          <w:sz w:val="12"/>
        </w:rPr>
        <w:t xml:space="preserve"> </w:t>
      </w:r>
      <w:bookmarkStart w:id="2560" w:name="Issues_with_the_Collinear_Contrast_metho"/>
      <w:bookmarkEnd w:id="2560"/>
      <w:r w:rsidR="001E0CFE">
        <w:rPr>
          <w:rFonts w:ascii="Times New Roman"/>
          <w:i/>
          <w:sz w:val="24"/>
        </w:rPr>
        <w:t>6.3.1.</w:t>
      </w:r>
      <w:r w:rsidR="001E0CFE">
        <w:rPr>
          <w:rFonts w:ascii="Times New Roman"/>
          <w:i/>
          <w:spacing w:val="51"/>
          <w:sz w:val="24"/>
        </w:rPr>
        <w:t xml:space="preserve"> </w:t>
      </w:r>
      <w:r w:rsidR="001E0CFE">
        <w:rPr>
          <w:rFonts w:ascii="Times New Roman"/>
          <w:i/>
          <w:sz w:val="24"/>
        </w:rPr>
        <w:t>Issues</w:t>
      </w:r>
      <w:r w:rsidR="001E0CFE">
        <w:rPr>
          <w:rFonts w:ascii="Times New Roman"/>
          <w:i/>
          <w:spacing w:val="-5"/>
          <w:sz w:val="24"/>
        </w:rPr>
        <w:t xml:space="preserve"> </w:t>
      </w:r>
      <w:r w:rsidR="001E0CFE">
        <w:rPr>
          <w:rFonts w:ascii="Times New Roman"/>
          <w:i/>
          <w:sz w:val="24"/>
        </w:rPr>
        <w:t>with</w:t>
      </w:r>
      <w:r w:rsidR="001E0CFE">
        <w:rPr>
          <w:rFonts w:ascii="Times New Roman"/>
          <w:i/>
          <w:spacing w:val="-5"/>
          <w:sz w:val="24"/>
        </w:rPr>
        <w:t xml:space="preserve"> </w:t>
      </w:r>
      <w:r w:rsidR="001E0CFE">
        <w:rPr>
          <w:rFonts w:ascii="Times New Roman"/>
          <w:i/>
          <w:sz w:val="24"/>
        </w:rPr>
        <w:t>the</w:t>
      </w:r>
      <w:r w:rsidR="001E0CFE">
        <w:rPr>
          <w:rFonts w:ascii="Times New Roman"/>
          <w:i/>
          <w:spacing w:val="-5"/>
          <w:sz w:val="24"/>
        </w:rPr>
        <w:t xml:space="preserve"> </w:t>
      </w:r>
      <w:r w:rsidR="001E0CFE">
        <w:rPr>
          <w:rFonts w:ascii="Times New Roman"/>
          <w:i/>
          <w:sz w:val="24"/>
        </w:rPr>
        <w:t>Collinear</w:t>
      </w:r>
      <w:r w:rsidR="001E0CFE">
        <w:rPr>
          <w:rFonts w:ascii="Times New Roman"/>
          <w:i/>
          <w:spacing w:val="-5"/>
          <w:sz w:val="24"/>
        </w:rPr>
        <w:t xml:space="preserve"> </w:t>
      </w:r>
      <w:r w:rsidR="001E0CFE">
        <w:rPr>
          <w:rFonts w:ascii="Times New Roman"/>
          <w:i/>
          <w:sz w:val="24"/>
        </w:rPr>
        <w:t>Contrast</w:t>
      </w:r>
      <w:r w:rsidR="001E0CFE">
        <w:rPr>
          <w:rFonts w:ascii="Times New Roman"/>
          <w:i/>
          <w:spacing w:val="-4"/>
          <w:sz w:val="24"/>
        </w:rPr>
        <w:t xml:space="preserve"> </w:t>
      </w:r>
      <w:r w:rsidR="001E0CFE">
        <w:rPr>
          <w:rFonts w:ascii="Times New Roman"/>
          <w:i/>
          <w:spacing w:val="-2"/>
          <w:sz w:val="24"/>
        </w:rPr>
        <w:t>method</w:t>
      </w:r>
    </w:p>
    <w:p w14:paraId="3C80F421" w14:textId="3A95406C" w:rsidR="00470D98" w:rsidRDefault="001644E6">
      <w:pPr>
        <w:pStyle w:val="BodyText"/>
        <w:tabs>
          <w:tab w:val="left" w:pos="968"/>
        </w:tabs>
        <w:spacing w:before="29"/>
      </w:pPr>
      <w:del w:id="2561" w:author="Hughes, Anna E" w:date="2023-08-09T15:29:00Z">
        <w:r>
          <w:rPr>
            <w:rFonts w:ascii="Trebuchet MS"/>
            <w:spacing w:val="-5"/>
            <w:sz w:val="12"/>
          </w:rPr>
          <w:delText>600</w:delText>
        </w:r>
      </w:del>
      <w:ins w:id="2562" w:author="Hughes, Anna E" w:date="2023-08-09T15:29:00Z">
        <w:r w:rsidR="001E0CFE">
          <w:rPr>
            <w:rFonts w:ascii="Trebuchet MS"/>
            <w:spacing w:val="-5"/>
            <w:sz w:val="12"/>
          </w:rPr>
          <w:t>598</w:t>
        </w:r>
      </w:ins>
      <w:r w:rsidR="001E0CFE">
        <w:rPr>
          <w:rFonts w:ascii="Trebuchet MS"/>
          <w:sz w:val="12"/>
        </w:rPr>
        <w:tab/>
      </w:r>
      <w:r w:rsidR="001E0CFE">
        <w:rPr>
          <w:spacing w:val="-6"/>
        </w:rPr>
        <w:t>In</w:t>
      </w:r>
      <w:r w:rsidR="001E0CFE">
        <w:rPr>
          <w:spacing w:val="-2"/>
        </w:rPr>
        <w:t xml:space="preserve"> </w:t>
      </w:r>
      <w:r w:rsidR="001E0CFE">
        <w:rPr>
          <w:spacing w:val="-6"/>
        </w:rPr>
        <w:t>the</w:t>
      </w:r>
      <w:r w:rsidR="001E0CFE">
        <w:rPr>
          <w:spacing w:val="-1"/>
        </w:rPr>
        <w:t xml:space="preserve"> </w:t>
      </w:r>
      <w:r w:rsidR="001E0CFE">
        <w:rPr>
          <w:spacing w:val="-6"/>
        </w:rPr>
        <w:t>previous</w:t>
      </w:r>
      <w:r w:rsidR="001E0CFE">
        <w:rPr>
          <w:spacing w:val="-2"/>
        </w:rPr>
        <w:t xml:space="preserve"> </w:t>
      </w:r>
      <w:r w:rsidR="001E0CFE">
        <w:rPr>
          <w:spacing w:val="-6"/>
        </w:rPr>
        <w:t>model,</w:t>
      </w:r>
      <w:r w:rsidR="001E0CFE">
        <w:rPr>
          <w:spacing w:val="1"/>
        </w:rPr>
        <w:t xml:space="preserve"> </w:t>
      </w:r>
      <w:r w:rsidR="001E0CFE">
        <w:rPr>
          <w:spacing w:val="-6"/>
        </w:rPr>
        <w:t>the</w:t>
      </w:r>
      <w:r w:rsidR="001E0CFE">
        <w:rPr>
          <w:spacing w:val="-1"/>
        </w:rPr>
        <w:t xml:space="preserve"> </w:t>
      </w:r>
      <w:r w:rsidR="001E0CFE">
        <w:rPr>
          <w:spacing w:val="-6"/>
        </w:rPr>
        <w:t>upper</w:t>
      </w:r>
      <w:r w:rsidR="001E0CFE">
        <w:rPr>
          <w:spacing w:val="-1"/>
        </w:rPr>
        <w:t xml:space="preserve"> </w:t>
      </w:r>
      <w:r w:rsidR="001E0CFE">
        <w:rPr>
          <w:spacing w:val="-6"/>
        </w:rPr>
        <w:t>bound</w:t>
      </w:r>
      <w:r w:rsidR="001E0CFE">
        <w:rPr>
          <w:spacing w:val="-2"/>
        </w:rPr>
        <w:t xml:space="preserve"> </w:t>
      </w:r>
      <w:r w:rsidR="001E0CFE">
        <w:rPr>
          <w:spacing w:val="-6"/>
        </w:rPr>
        <w:t>on</w:t>
      </w:r>
      <w:r w:rsidR="001E0CFE">
        <w:rPr>
          <w:spacing w:val="-2"/>
        </w:rPr>
        <w:t xml:space="preserve"> </w:t>
      </w:r>
      <w:r w:rsidR="001E0CFE">
        <w:rPr>
          <w:spacing w:val="-6"/>
        </w:rPr>
        <w:t>the</w:t>
      </w:r>
      <w:r w:rsidR="001E0CFE">
        <w:rPr>
          <w:spacing w:val="-1"/>
        </w:rPr>
        <w:t xml:space="preserve"> </w:t>
      </w:r>
      <w:r w:rsidR="001E0CFE">
        <w:rPr>
          <w:spacing w:val="-6"/>
        </w:rPr>
        <w:t>error</w:t>
      </w:r>
      <w:r w:rsidR="001E0CFE">
        <w:rPr>
          <w:spacing w:val="-1"/>
        </w:rPr>
        <w:t xml:space="preserve"> </w:t>
      </w:r>
      <w:r w:rsidR="001E0CFE">
        <w:rPr>
          <w:spacing w:val="-6"/>
        </w:rPr>
        <w:t>in</w:t>
      </w:r>
      <w:r w:rsidR="001E0CFE">
        <w:rPr>
          <w:spacing w:val="-2"/>
        </w:rPr>
        <w:t xml:space="preserve"> </w:t>
      </w:r>
      <w:r w:rsidR="001E0CFE">
        <w:rPr>
          <w:spacing w:val="-6"/>
        </w:rPr>
        <w:t>the</w:t>
      </w:r>
      <w:r w:rsidR="001E0CFE">
        <w:rPr>
          <w:spacing w:val="-1"/>
        </w:rPr>
        <w:t xml:space="preserve"> </w:t>
      </w:r>
      <w:r w:rsidR="001E0CFE">
        <w:rPr>
          <w:spacing w:val="-6"/>
        </w:rPr>
        <w:t>collinear</w:t>
      </w:r>
      <w:r w:rsidR="001E0CFE">
        <w:rPr>
          <w:spacing w:val="-2"/>
        </w:rPr>
        <w:t xml:space="preserve"> </w:t>
      </w:r>
      <w:r w:rsidR="001E0CFE">
        <w:rPr>
          <w:spacing w:val="-6"/>
        </w:rPr>
        <w:t>contrast</w:t>
      </w:r>
    </w:p>
    <w:p w14:paraId="3A226C88" w14:textId="0AD5378B" w:rsidR="00470D98" w:rsidRDefault="001644E6">
      <w:pPr>
        <w:pStyle w:val="BodyText"/>
      </w:pPr>
      <w:del w:id="2563" w:author="Hughes, Anna E" w:date="2023-08-09T15:29:00Z">
        <w:r>
          <w:rPr>
            <w:rFonts w:ascii="Trebuchet MS"/>
            <w:spacing w:val="-2"/>
            <w:sz w:val="12"/>
          </w:rPr>
          <w:delText>601</w:delText>
        </w:r>
      </w:del>
      <w:ins w:id="2564" w:author="Hughes, Anna E" w:date="2023-08-09T15:29:00Z">
        <w:r w:rsidR="001E0CFE">
          <w:rPr>
            <w:rFonts w:ascii="Trebuchet MS"/>
            <w:spacing w:val="-2"/>
            <w:sz w:val="12"/>
          </w:rPr>
          <w:t>599</w:t>
        </w:r>
      </w:ins>
      <w:r w:rsidR="001E0CFE">
        <w:rPr>
          <w:rFonts w:ascii="Trebuchet MS"/>
          <w:spacing w:val="34"/>
          <w:sz w:val="12"/>
        </w:rPr>
        <w:t xml:space="preserve">  </w:t>
      </w:r>
      <w:r w:rsidR="001E0CFE">
        <w:rPr>
          <w:spacing w:val="-2"/>
        </w:rPr>
        <w:t>method</w:t>
      </w:r>
      <w:r w:rsidR="001E0CFE">
        <w:rPr>
          <w:spacing w:val="3"/>
        </w:rPr>
        <w:t xml:space="preserve"> </w:t>
      </w:r>
      <w:r w:rsidR="001E0CFE">
        <w:rPr>
          <w:spacing w:val="-2"/>
        </w:rPr>
        <w:t>is</w:t>
      </w:r>
      <w:r w:rsidR="001E0CFE">
        <w:rPr>
          <w:spacing w:val="3"/>
        </w:rPr>
        <w:t xml:space="preserve"> </w:t>
      </w:r>
      <w:r w:rsidR="001E0CFE">
        <w:rPr>
          <w:spacing w:val="-2"/>
        </w:rPr>
        <w:t>high</w:t>
      </w:r>
      <w:r w:rsidR="001E0CFE">
        <w:rPr>
          <w:spacing w:val="3"/>
        </w:rPr>
        <w:t xml:space="preserve"> </w:t>
      </w:r>
      <w:r w:rsidR="001E0CFE">
        <w:rPr>
          <w:spacing w:val="-2"/>
        </w:rPr>
        <w:t>(see</w:t>
      </w:r>
      <w:r w:rsidR="001E0CFE">
        <w:rPr>
          <w:spacing w:val="3"/>
        </w:rPr>
        <w:t xml:space="preserve"> </w:t>
      </w:r>
      <w:r w:rsidR="001E0CFE">
        <w:rPr>
          <w:spacing w:val="-2"/>
        </w:rPr>
        <w:t>Table</w:t>
      </w:r>
      <w:r w:rsidR="001E0CFE">
        <w:rPr>
          <w:spacing w:val="3"/>
        </w:rPr>
        <w:t xml:space="preserve"> </w:t>
      </w:r>
      <w:hyperlink w:anchor="_bookmark21" w:history="1">
        <w:r w:rsidR="001E0CFE">
          <w:rPr>
            <w:spacing w:val="-2"/>
          </w:rPr>
          <w:t>5).</w:t>
        </w:r>
      </w:hyperlink>
      <w:r w:rsidR="001E0CFE">
        <w:rPr>
          <w:spacing w:val="40"/>
        </w:rPr>
        <w:t xml:space="preserve"> </w:t>
      </w:r>
      <w:r w:rsidR="001E0CFE">
        <w:rPr>
          <w:spacing w:val="-2"/>
        </w:rPr>
        <w:t>To</w:t>
      </w:r>
      <w:r w:rsidR="001E0CFE">
        <w:rPr>
          <w:spacing w:val="2"/>
        </w:rPr>
        <w:t xml:space="preserve"> </w:t>
      </w:r>
      <w:r w:rsidR="001E0CFE">
        <w:rPr>
          <w:spacing w:val="-2"/>
        </w:rPr>
        <w:t>explain</w:t>
      </w:r>
      <w:r w:rsidR="001E0CFE">
        <w:rPr>
          <w:spacing w:val="4"/>
        </w:rPr>
        <w:t xml:space="preserve"> </w:t>
      </w:r>
      <w:r w:rsidR="001E0CFE">
        <w:rPr>
          <w:spacing w:val="-2"/>
        </w:rPr>
        <w:t>this,</w:t>
      </w:r>
      <w:r w:rsidR="001E0CFE">
        <w:rPr>
          <w:spacing w:val="5"/>
        </w:rPr>
        <w:t xml:space="preserve"> </w:t>
      </w:r>
      <w:r w:rsidR="001E0CFE">
        <w:rPr>
          <w:spacing w:val="-2"/>
        </w:rPr>
        <w:t>we</w:t>
      </w:r>
      <w:r w:rsidR="001E0CFE">
        <w:rPr>
          <w:spacing w:val="3"/>
        </w:rPr>
        <w:t xml:space="preserve"> </w:t>
      </w:r>
      <w:r w:rsidR="001E0CFE">
        <w:rPr>
          <w:spacing w:val="-2"/>
        </w:rPr>
        <w:t>can</w:t>
      </w:r>
      <w:r w:rsidR="001E0CFE">
        <w:rPr>
          <w:spacing w:val="3"/>
        </w:rPr>
        <w:t xml:space="preserve"> </w:t>
      </w:r>
      <w:r w:rsidR="001E0CFE">
        <w:rPr>
          <w:spacing w:val="-2"/>
        </w:rPr>
        <w:t>look</w:t>
      </w:r>
      <w:r w:rsidR="001E0CFE">
        <w:rPr>
          <w:spacing w:val="3"/>
        </w:rPr>
        <w:t xml:space="preserve"> </w:t>
      </w:r>
      <w:r w:rsidR="001E0CFE">
        <w:rPr>
          <w:spacing w:val="-2"/>
        </w:rPr>
        <w:t>back</w:t>
      </w:r>
      <w:r w:rsidR="001E0CFE">
        <w:rPr>
          <w:spacing w:val="2"/>
        </w:rPr>
        <w:t xml:space="preserve"> </w:t>
      </w:r>
      <w:r w:rsidR="001E0CFE">
        <w:rPr>
          <w:spacing w:val="-2"/>
        </w:rPr>
        <w:t>at</w:t>
      </w:r>
      <w:r w:rsidR="001E0CFE">
        <w:rPr>
          <w:spacing w:val="4"/>
        </w:rPr>
        <w:t xml:space="preserve"> </w:t>
      </w:r>
      <w:r w:rsidR="001E0CFE">
        <w:rPr>
          <w:spacing w:val="-2"/>
        </w:rPr>
        <w:t>Equation</w:t>
      </w:r>
      <w:r w:rsidR="001E0CFE">
        <w:rPr>
          <w:spacing w:val="2"/>
        </w:rPr>
        <w:t xml:space="preserve"> </w:t>
      </w:r>
      <w:hyperlink w:anchor="_bookmark6" w:history="1">
        <w:r w:rsidR="001E0CFE">
          <w:rPr>
            <w:spacing w:val="-5"/>
          </w:rPr>
          <w:t>4:</w:t>
        </w:r>
      </w:hyperlink>
    </w:p>
    <w:p w14:paraId="55AA6F60" w14:textId="30C08DD6" w:rsidR="00470D98" w:rsidRDefault="001644E6">
      <w:pPr>
        <w:pStyle w:val="BodyText"/>
        <w:spacing w:before="8"/>
      </w:pPr>
      <w:del w:id="2565" w:author="Hughes, Anna E" w:date="2023-08-09T15:29:00Z">
        <w:r>
          <w:rPr>
            <w:rFonts w:ascii="Trebuchet MS"/>
            <w:spacing w:val="-2"/>
            <w:sz w:val="12"/>
          </w:rPr>
          <w:delText>602</w:delText>
        </w:r>
      </w:del>
      <w:ins w:id="2566" w:author="Hughes, Anna E" w:date="2023-08-09T15:29:00Z">
        <w:r w:rsidR="001E0CFE">
          <w:rPr>
            <w:rFonts w:ascii="Trebuchet MS"/>
            <w:spacing w:val="-2"/>
            <w:sz w:val="12"/>
          </w:rPr>
          <w:t>600</w:t>
        </w:r>
      </w:ins>
      <w:r w:rsidR="001E0CFE">
        <w:rPr>
          <w:rFonts w:ascii="Trebuchet MS"/>
          <w:spacing w:val="34"/>
          <w:sz w:val="12"/>
        </w:rPr>
        <w:t xml:space="preserve">  </w:t>
      </w:r>
      <w:r w:rsidR="001E0CFE">
        <w:rPr>
          <w:spacing w:val="-2"/>
        </w:rPr>
        <w:t>when</w:t>
      </w:r>
      <w:r w:rsidR="001E0CFE">
        <w:rPr>
          <w:spacing w:val="10"/>
        </w:rPr>
        <w:t xml:space="preserve"> </w:t>
      </w:r>
      <w:r w:rsidR="001E0CFE">
        <w:rPr>
          <w:spacing w:val="-2"/>
        </w:rPr>
        <w:t>search</w:t>
      </w:r>
      <w:r w:rsidR="001E0CFE">
        <w:rPr>
          <w:spacing w:val="10"/>
        </w:rPr>
        <w:t xml:space="preserve"> </w:t>
      </w:r>
      <w:r w:rsidR="001E0CFE">
        <w:rPr>
          <w:spacing w:val="-2"/>
        </w:rPr>
        <w:t>slopes</w:t>
      </w:r>
      <w:r w:rsidR="001E0CFE">
        <w:rPr>
          <w:spacing w:val="10"/>
        </w:rPr>
        <w:t xml:space="preserve"> </w:t>
      </w:r>
      <w:r w:rsidR="001E0CFE">
        <w:rPr>
          <w:spacing w:val="-2"/>
        </w:rPr>
        <w:t>are</w:t>
      </w:r>
      <w:r w:rsidR="001E0CFE">
        <w:rPr>
          <w:spacing w:val="11"/>
        </w:rPr>
        <w:t xml:space="preserve"> </w:t>
      </w:r>
      <w:r w:rsidR="001E0CFE">
        <w:rPr>
          <w:spacing w:val="-2"/>
        </w:rPr>
        <w:t>close</w:t>
      </w:r>
      <w:r w:rsidR="001E0CFE">
        <w:rPr>
          <w:spacing w:val="10"/>
        </w:rPr>
        <w:t xml:space="preserve"> </w:t>
      </w:r>
      <w:r w:rsidR="001E0CFE">
        <w:rPr>
          <w:spacing w:val="-2"/>
        </w:rPr>
        <w:t>to</w:t>
      </w:r>
      <w:r w:rsidR="001E0CFE">
        <w:rPr>
          <w:spacing w:val="10"/>
        </w:rPr>
        <w:t xml:space="preserve"> </w:t>
      </w:r>
      <w:r w:rsidR="001E0CFE">
        <w:rPr>
          <w:spacing w:val="-2"/>
        </w:rPr>
        <w:t>0,</w:t>
      </w:r>
      <w:r w:rsidR="001E0CFE">
        <w:rPr>
          <w:spacing w:val="16"/>
        </w:rPr>
        <w:t xml:space="preserve"> </w:t>
      </w:r>
      <w:r w:rsidR="001E0CFE">
        <w:rPr>
          <w:spacing w:val="-2"/>
        </w:rPr>
        <w:t>it</w:t>
      </w:r>
      <w:r w:rsidR="001E0CFE">
        <w:rPr>
          <w:spacing w:val="10"/>
        </w:rPr>
        <w:t xml:space="preserve"> </w:t>
      </w:r>
      <w:r w:rsidR="001E0CFE">
        <w:rPr>
          <w:spacing w:val="-2"/>
        </w:rPr>
        <w:t>is</w:t>
      </w:r>
      <w:r w:rsidR="001E0CFE">
        <w:rPr>
          <w:spacing w:val="10"/>
        </w:rPr>
        <w:t xml:space="preserve"> </w:t>
      </w:r>
      <w:r w:rsidR="001E0CFE">
        <w:rPr>
          <w:spacing w:val="-2"/>
        </w:rPr>
        <w:t>possible</w:t>
      </w:r>
      <w:r w:rsidR="001E0CFE">
        <w:rPr>
          <w:spacing w:val="10"/>
        </w:rPr>
        <w:t xml:space="preserve"> </w:t>
      </w:r>
      <w:r w:rsidR="001E0CFE">
        <w:rPr>
          <w:spacing w:val="-2"/>
        </w:rPr>
        <w:t>that</w:t>
      </w:r>
      <w:r w:rsidR="001E0CFE">
        <w:rPr>
          <w:spacing w:val="10"/>
        </w:rPr>
        <w:t xml:space="preserve"> </w:t>
      </w:r>
      <w:r w:rsidR="001E0CFE">
        <w:rPr>
          <w:spacing w:val="-2"/>
        </w:rPr>
        <w:t>we</w:t>
      </w:r>
      <w:r w:rsidR="001E0CFE">
        <w:rPr>
          <w:spacing w:val="11"/>
        </w:rPr>
        <w:t xml:space="preserve"> </w:t>
      </w:r>
      <w:r w:rsidR="001E0CFE">
        <w:rPr>
          <w:spacing w:val="-2"/>
        </w:rPr>
        <w:t>will</w:t>
      </w:r>
      <w:r w:rsidR="001E0CFE">
        <w:rPr>
          <w:spacing w:val="10"/>
        </w:rPr>
        <w:t xml:space="preserve"> </w:t>
      </w:r>
      <w:r w:rsidR="001E0CFE">
        <w:rPr>
          <w:spacing w:val="-2"/>
        </w:rPr>
        <w:t>observe</w:t>
      </w:r>
      <w:r w:rsidR="001E0CFE">
        <w:rPr>
          <w:spacing w:val="10"/>
        </w:rPr>
        <w:t xml:space="preserve"> </w:t>
      </w:r>
      <w:r w:rsidR="001E0CFE">
        <w:rPr>
          <w:spacing w:val="-2"/>
        </w:rPr>
        <w:t>negative</w:t>
      </w:r>
    </w:p>
    <w:p w14:paraId="067FAB24" w14:textId="660E2960" w:rsidR="00470D98" w:rsidRDefault="001644E6">
      <w:pPr>
        <w:pStyle w:val="BodyText"/>
        <w:spacing w:before="8"/>
      </w:pPr>
      <w:del w:id="2567" w:author="Hughes, Anna E" w:date="2023-08-09T15:29:00Z">
        <w:r>
          <w:rPr>
            <w:rFonts w:ascii="Trebuchet MS"/>
            <w:spacing w:val="-4"/>
            <w:sz w:val="12"/>
          </w:rPr>
          <w:delText>603</w:delText>
        </w:r>
      </w:del>
      <w:ins w:id="2568" w:author="Hughes, Anna E" w:date="2023-08-09T15:29:00Z">
        <w:r w:rsidR="001E0CFE">
          <w:rPr>
            <w:rFonts w:ascii="Trebuchet MS"/>
            <w:spacing w:val="-4"/>
            <w:sz w:val="12"/>
          </w:rPr>
          <w:t>601</w:t>
        </w:r>
      </w:ins>
      <w:r w:rsidR="001E0CFE">
        <w:rPr>
          <w:rFonts w:ascii="Trebuchet MS"/>
          <w:spacing w:val="33"/>
          <w:sz w:val="12"/>
        </w:rPr>
        <w:t xml:space="preserve">  </w:t>
      </w:r>
      <w:r w:rsidR="001E0CFE">
        <w:rPr>
          <w:spacing w:val="-4"/>
        </w:rPr>
        <w:t>values</w:t>
      </w:r>
      <w:r w:rsidR="001E0CFE">
        <w:rPr>
          <w:spacing w:val="3"/>
        </w:rPr>
        <w:t xml:space="preserve"> </w:t>
      </w:r>
      <w:r w:rsidR="001E0CFE">
        <w:rPr>
          <w:spacing w:val="-4"/>
        </w:rPr>
        <w:t>in</w:t>
      </w:r>
      <w:r w:rsidR="001E0CFE">
        <w:rPr>
          <w:spacing w:val="1"/>
        </w:rPr>
        <w:t xml:space="preserve"> </w:t>
      </w:r>
      <w:r w:rsidR="001E0CFE">
        <w:rPr>
          <w:spacing w:val="-4"/>
        </w:rPr>
        <w:t>the</w:t>
      </w:r>
      <w:r w:rsidR="001E0CFE">
        <w:rPr>
          <w:spacing w:val="2"/>
        </w:rPr>
        <w:t xml:space="preserve"> </w:t>
      </w:r>
      <w:r w:rsidR="001E0CFE">
        <w:rPr>
          <w:spacing w:val="-4"/>
        </w:rPr>
        <w:t>empirical</w:t>
      </w:r>
      <w:r w:rsidR="001E0CFE">
        <w:rPr>
          <w:spacing w:val="2"/>
        </w:rPr>
        <w:t xml:space="preserve"> </w:t>
      </w:r>
      <w:r w:rsidR="001E0CFE">
        <w:rPr>
          <w:spacing w:val="-4"/>
        </w:rPr>
        <w:t>data.</w:t>
      </w:r>
      <w:r w:rsidR="001E0CFE">
        <w:rPr>
          <w:spacing w:val="37"/>
        </w:rPr>
        <w:t xml:space="preserve"> </w:t>
      </w:r>
      <w:r w:rsidR="001E0CFE">
        <w:rPr>
          <w:spacing w:val="-4"/>
        </w:rPr>
        <w:t>Breaking</w:t>
      </w:r>
      <w:r w:rsidR="001E0CFE">
        <w:rPr>
          <w:spacing w:val="2"/>
        </w:rPr>
        <w:t xml:space="preserve"> </w:t>
      </w:r>
      <w:r w:rsidR="001E0CFE">
        <w:rPr>
          <w:spacing w:val="-4"/>
        </w:rPr>
        <w:t>down</w:t>
      </w:r>
      <w:r w:rsidR="001E0CFE">
        <w:rPr>
          <w:spacing w:val="2"/>
        </w:rPr>
        <w:t xml:space="preserve"> </w:t>
      </w:r>
      <w:r w:rsidR="001E0CFE">
        <w:rPr>
          <w:spacing w:val="-4"/>
        </w:rPr>
        <w:t>our</w:t>
      </w:r>
      <w:r w:rsidR="001E0CFE">
        <w:rPr>
          <w:spacing w:val="2"/>
        </w:rPr>
        <w:t xml:space="preserve"> </w:t>
      </w:r>
      <w:r w:rsidR="001E0CFE">
        <w:rPr>
          <w:spacing w:val="-4"/>
        </w:rPr>
        <w:t>data</w:t>
      </w:r>
      <w:r w:rsidR="001E0CFE">
        <w:rPr>
          <w:spacing w:val="2"/>
        </w:rPr>
        <w:t xml:space="preserve"> </w:t>
      </w:r>
      <w:r w:rsidR="001E0CFE">
        <w:rPr>
          <w:spacing w:val="-4"/>
        </w:rPr>
        <w:t>to</w:t>
      </w:r>
      <w:r w:rsidR="001E0CFE">
        <w:rPr>
          <w:spacing w:val="2"/>
        </w:rPr>
        <w:t xml:space="preserve"> </w:t>
      </w:r>
      <w:r w:rsidR="001E0CFE">
        <w:rPr>
          <w:spacing w:val="-4"/>
        </w:rPr>
        <w:t>compute</w:t>
      </w:r>
      <w:r w:rsidR="001E0CFE">
        <w:rPr>
          <w:spacing w:val="2"/>
        </w:rPr>
        <w:t xml:space="preserve"> </w:t>
      </w:r>
      <w:r w:rsidR="001E0CFE">
        <w:rPr>
          <w:spacing w:val="-4"/>
        </w:rPr>
        <w:t>search</w:t>
      </w:r>
      <w:r w:rsidR="001E0CFE">
        <w:rPr>
          <w:spacing w:val="2"/>
        </w:rPr>
        <w:t xml:space="preserve"> </w:t>
      </w:r>
      <w:r w:rsidR="001E0CFE">
        <w:rPr>
          <w:spacing w:val="-4"/>
        </w:rPr>
        <w:t>slopes</w:t>
      </w:r>
    </w:p>
    <w:p w14:paraId="6AD541D1" w14:textId="77777777" w:rsidR="00470D98" w:rsidRDefault="00470D98">
      <w:pPr>
        <w:sectPr w:rsidR="00470D98">
          <w:type w:val="continuous"/>
          <w:pgSz w:w="12240" w:h="15840"/>
          <w:pgMar w:top="1820" w:right="1720" w:bottom="280" w:left="1600" w:header="0" w:footer="1818" w:gutter="0"/>
          <w:cols w:space="720"/>
        </w:sectPr>
      </w:pPr>
    </w:p>
    <w:p w14:paraId="124AE28B" w14:textId="77777777" w:rsidR="00470D98" w:rsidRDefault="00470D98">
      <w:pPr>
        <w:pStyle w:val="BodyText"/>
        <w:spacing w:before="0"/>
        <w:ind w:left="0"/>
        <w:rPr>
          <w:sz w:val="20"/>
        </w:rPr>
      </w:pPr>
    </w:p>
    <w:p w14:paraId="5DE1AC76" w14:textId="77777777" w:rsidR="00470D98" w:rsidRDefault="00470D98">
      <w:pPr>
        <w:pStyle w:val="BodyText"/>
        <w:spacing w:before="0"/>
        <w:ind w:left="0"/>
        <w:rPr>
          <w:sz w:val="20"/>
        </w:rPr>
      </w:pPr>
    </w:p>
    <w:p w14:paraId="35A20D06" w14:textId="77777777" w:rsidR="00470D98" w:rsidRDefault="00470D98">
      <w:pPr>
        <w:pStyle w:val="BodyText"/>
        <w:spacing w:before="4"/>
        <w:ind w:left="0"/>
        <w:rPr>
          <w:sz w:val="19"/>
        </w:rPr>
      </w:pPr>
    </w:p>
    <w:tbl>
      <w:tblPr>
        <w:tblW w:w="0" w:type="auto"/>
        <w:tblInd w:w="238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52"/>
        <w:gridCol w:w="817"/>
        <w:gridCol w:w="1013"/>
        <w:gridCol w:w="823"/>
        <w:gridCol w:w="244"/>
      </w:tblGrid>
      <w:tr w:rsidR="00470D98" w14:paraId="625C5B80" w14:textId="77777777">
        <w:trPr>
          <w:trHeight w:val="286"/>
        </w:trPr>
        <w:tc>
          <w:tcPr>
            <w:tcW w:w="135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DA7713" w14:textId="77777777" w:rsidR="00470D98" w:rsidRDefault="001E0CFE">
            <w:pPr>
              <w:pStyle w:val="TableParagraph"/>
              <w:spacing w:line="255" w:lineRule="exact"/>
              <w:ind w:left="70" w:right="70"/>
              <w:rPr>
                <w:sz w:val="24"/>
              </w:rPr>
              <w:pPrChange w:id="2569" w:author="Hughes, Anna E" w:date="2023-08-09T15:29:00Z">
                <w:pPr>
                  <w:pStyle w:val="TableParagraph"/>
                  <w:spacing w:line="255" w:lineRule="exact"/>
                  <w:ind w:left="69" w:right="71"/>
                  <w:jc w:val="center"/>
                </w:pPr>
              </w:pPrChange>
            </w:pPr>
            <w:r>
              <w:rPr>
                <w:spacing w:val="-2"/>
                <w:sz w:val="24"/>
              </w:rPr>
              <w:t>metric</w:t>
            </w:r>
          </w:p>
        </w:tc>
        <w:tc>
          <w:tcPr>
            <w:tcW w:w="265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16C9D9" w14:textId="77777777" w:rsidR="00470D98" w:rsidRDefault="001E0CFE">
            <w:pPr>
              <w:pStyle w:val="TableParagraph"/>
              <w:spacing w:line="255" w:lineRule="exact"/>
              <w:ind w:left="845" w:right="851"/>
              <w:rPr>
                <w:sz w:val="24"/>
              </w:rPr>
              <w:pPrChange w:id="2570" w:author="Hughes, Anna E" w:date="2023-08-09T15:29:00Z">
                <w:pPr>
                  <w:pStyle w:val="TableParagraph"/>
                  <w:spacing w:line="255" w:lineRule="exact"/>
                  <w:ind w:left="845" w:right="851"/>
                  <w:jc w:val="center"/>
                </w:pPr>
              </w:pPrChange>
            </w:pPr>
            <w:r>
              <w:rPr>
                <w:spacing w:val="-9"/>
                <w:sz w:val="24"/>
              </w:rPr>
              <w:t>abs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error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14A81A5" w14:textId="77777777" w:rsidR="00470D98" w:rsidRDefault="00470D98" w:rsidP="004906C0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</w:tr>
      <w:tr w:rsidR="00470D98" w14:paraId="4F5F5FEA" w14:textId="77777777">
        <w:trPr>
          <w:trHeight w:val="268"/>
        </w:trPr>
        <w:tc>
          <w:tcPr>
            <w:tcW w:w="1352" w:type="dxa"/>
            <w:tcBorders>
              <w:top w:val="single" w:sz="4" w:space="0" w:color="000000"/>
              <w:right w:val="single" w:sz="4" w:space="0" w:color="000000"/>
            </w:tcBorders>
          </w:tcPr>
          <w:p w14:paraId="0C2F1F0F" w14:textId="77777777" w:rsidR="00470D98" w:rsidRDefault="00470D98" w:rsidP="004906C0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</w:tcBorders>
          </w:tcPr>
          <w:p w14:paraId="06C748F6" w14:textId="77777777" w:rsidR="00470D98" w:rsidRDefault="001E0CFE" w:rsidP="004906C0">
            <w:pPr>
              <w:pStyle w:val="TableParagraph"/>
              <w:spacing w:line="249" w:lineRule="exact"/>
              <w:ind w:left="118"/>
              <w:jc w:val="left"/>
              <w:rPr>
                <w:sz w:val="24"/>
              </w:rPr>
            </w:pPr>
            <w:r>
              <w:rPr>
                <w:spacing w:val="-4"/>
                <w:sz w:val="24"/>
              </w:rPr>
              <w:t>lower</w:t>
            </w:r>
          </w:p>
        </w:tc>
        <w:tc>
          <w:tcPr>
            <w:tcW w:w="1013" w:type="dxa"/>
            <w:tcBorders>
              <w:top w:val="single" w:sz="4" w:space="0" w:color="000000"/>
            </w:tcBorders>
          </w:tcPr>
          <w:p w14:paraId="2646B5EC" w14:textId="77777777" w:rsidR="00470D98" w:rsidRDefault="001E0CFE">
            <w:pPr>
              <w:pStyle w:val="TableParagraph"/>
              <w:spacing w:line="249" w:lineRule="exact"/>
              <w:ind w:left="108" w:right="108"/>
              <w:rPr>
                <w:sz w:val="24"/>
              </w:rPr>
              <w:pPrChange w:id="2571" w:author="Hughes, Anna E" w:date="2023-08-09T15:29:00Z">
                <w:pPr>
                  <w:pStyle w:val="TableParagraph"/>
                  <w:spacing w:line="249" w:lineRule="exact"/>
                  <w:ind w:left="108" w:right="108"/>
                  <w:jc w:val="center"/>
                </w:pPr>
              </w:pPrChange>
            </w:pPr>
            <w:r>
              <w:rPr>
                <w:spacing w:val="-2"/>
                <w:sz w:val="24"/>
              </w:rPr>
              <w:t>median</w:t>
            </w:r>
          </w:p>
        </w:tc>
        <w:tc>
          <w:tcPr>
            <w:tcW w:w="823" w:type="dxa"/>
            <w:tcBorders>
              <w:top w:val="single" w:sz="4" w:space="0" w:color="000000"/>
              <w:right w:val="single" w:sz="4" w:space="0" w:color="000000"/>
            </w:tcBorders>
          </w:tcPr>
          <w:p w14:paraId="01BDED30" w14:textId="77777777" w:rsidR="00470D98" w:rsidRDefault="001E0CFE">
            <w:pPr>
              <w:pStyle w:val="TableParagraph"/>
              <w:spacing w:line="249" w:lineRule="exact"/>
              <w:ind w:left="102" w:right="70"/>
              <w:rPr>
                <w:sz w:val="24"/>
              </w:rPr>
              <w:pPrChange w:id="2572" w:author="Hughes, Anna E" w:date="2023-08-09T15:29:00Z">
                <w:pPr>
                  <w:pStyle w:val="TableParagraph"/>
                  <w:spacing w:line="249" w:lineRule="exact"/>
                  <w:ind w:left="99" w:right="72"/>
                  <w:jc w:val="center"/>
                </w:pPr>
              </w:pPrChange>
            </w:pPr>
            <w:r>
              <w:rPr>
                <w:spacing w:val="-2"/>
                <w:sz w:val="24"/>
              </w:rPr>
              <w:t>upper</w:t>
            </w:r>
          </w:p>
        </w:tc>
        <w:tc>
          <w:tcPr>
            <w:tcW w:w="244" w:type="dxa"/>
            <w:vMerge w:val="restart"/>
            <w:tcBorders>
              <w:top w:val="single" w:sz="4" w:space="0" w:color="000000"/>
              <w:left w:val="single" w:sz="4" w:space="0" w:color="000000"/>
            </w:tcBorders>
          </w:tcPr>
          <w:p w14:paraId="6E4104BB" w14:textId="77777777" w:rsidR="00470D98" w:rsidRDefault="00470D98" w:rsidP="004906C0">
            <w:pPr>
              <w:pStyle w:val="TableParagraph"/>
              <w:jc w:val="left"/>
              <w:rPr>
                <w:rFonts w:ascii="Times New Roman"/>
              </w:rPr>
            </w:pPr>
          </w:p>
        </w:tc>
      </w:tr>
      <w:tr w:rsidR="00470D98" w14:paraId="63D4EBE1" w14:textId="77777777">
        <w:trPr>
          <w:trHeight w:val="288"/>
        </w:trPr>
        <w:tc>
          <w:tcPr>
            <w:tcW w:w="1352" w:type="dxa"/>
            <w:tcBorders>
              <w:right w:val="single" w:sz="4" w:space="0" w:color="000000"/>
            </w:tcBorders>
          </w:tcPr>
          <w:p w14:paraId="18EF66A8" w14:textId="77777777" w:rsidR="00470D98" w:rsidRDefault="001E0CFE">
            <w:pPr>
              <w:pStyle w:val="TableParagraph"/>
              <w:spacing w:line="269" w:lineRule="exact"/>
              <w:ind w:left="70" w:right="70"/>
              <w:rPr>
                <w:sz w:val="24"/>
              </w:rPr>
              <w:pPrChange w:id="2573" w:author="Hughes, Anna E" w:date="2023-08-09T15:29:00Z">
                <w:pPr>
                  <w:pStyle w:val="TableParagraph"/>
                  <w:spacing w:line="269" w:lineRule="exact"/>
                  <w:ind w:left="69" w:right="71"/>
                  <w:jc w:val="center"/>
                </w:pPr>
              </w:pPrChange>
            </w:pPr>
            <w:r>
              <w:rPr>
                <w:spacing w:val="-2"/>
                <w:sz w:val="24"/>
              </w:rPr>
              <w:t>orthogonal</w:t>
            </w:r>
          </w:p>
        </w:tc>
        <w:tc>
          <w:tcPr>
            <w:tcW w:w="817" w:type="dxa"/>
            <w:tcBorders>
              <w:left w:val="single" w:sz="4" w:space="0" w:color="000000"/>
            </w:tcBorders>
          </w:tcPr>
          <w:p w14:paraId="3341FBEC" w14:textId="77777777" w:rsidR="00470D98" w:rsidRDefault="001E0CFE" w:rsidP="004906C0">
            <w:pPr>
              <w:pStyle w:val="TableParagraph"/>
              <w:spacing w:line="269" w:lineRule="exact"/>
              <w:ind w:left="178"/>
              <w:jc w:val="left"/>
              <w:rPr>
                <w:sz w:val="24"/>
              </w:rPr>
            </w:pPr>
            <w:r>
              <w:rPr>
                <w:spacing w:val="-4"/>
                <w:sz w:val="24"/>
              </w:rPr>
              <w:t>1.01</w:t>
            </w:r>
          </w:p>
        </w:tc>
        <w:tc>
          <w:tcPr>
            <w:tcW w:w="1013" w:type="dxa"/>
          </w:tcPr>
          <w:p w14:paraId="056A4BC1" w14:textId="77777777" w:rsidR="00470D98" w:rsidRDefault="001E0CFE">
            <w:pPr>
              <w:pStyle w:val="TableParagraph"/>
              <w:spacing w:line="269" w:lineRule="exact"/>
              <w:ind w:left="108" w:right="108"/>
              <w:rPr>
                <w:sz w:val="24"/>
              </w:rPr>
              <w:pPrChange w:id="2574" w:author="Hughes, Anna E" w:date="2023-08-09T15:29:00Z">
                <w:pPr>
                  <w:pStyle w:val="TableParagraph"/>
                  <w:spacing w:line="269" w:lineRule="exact"/>
                  <w:ind w:left="108" w:right="108"/>
                  <w:jc w:val="center"/>
                </w:pPr>
              </w:pPrChange>
            </w:pPr>
            <w:r>
              <w:rPr>
                <w:spacing w:val="-4"/>
                <w:sz w:val="24"/>
              </w:rPr>
              <w:t>1.00</w:t>
            </w:r>
          </w:p>
        </w:tc>
        <w:tc>
          <w:tcPr>
            <w:tcW w:w="823" w:type="dxa"/>
            <w:tcBorders>
              <w:right w:val="single" w:sz="4" w:space="0" w:color="000000"/>
            </w:tcBorders>
          </w:tcPr>
          <w:p w14:paraId="59E8D55F" w14:textId="77777777" w:rsidR="00470D98" w:rsidRDefault="001E0CFE">
            <w:pPr>
              <w:pStyle w:val="TableParagraph"/>
              <w:spacing w:line="269" w:lineRule="exact"/>
              <w:ind w:left="102" w:right="70"/>
              <w:rPr>
                <w:sz w:val="24"/>
              </w:rPr>
              <w:pPrChange w:id="2575" w:author="Hughes, Anna E" w:date="2023-08-09T15:29:00Z">
                <w:pPr>
                  <w:pStyle w:val="TableParagraph"/>
                  <w:spacing w:line="269" w:lineRule="exact"/>
                  <w:ind w:left="99" w:right="72"/>
                  <w:jc w:val="center"/>
                </w:pPr>
              </w:pPrChange>
            </w:pPr>
            <w:r>
              <w:rPr>
                <w:spacing w:val="-4"/>
                <w:sz w:val="24"/>
              </w:rPr>
              <w:t>1.04</w:t>
            </w:r>
          </w:p>
        </w:tc>
        <w:tc>
          <w:tcPr>
            <w:tcW w:w="244" w:type="dxa"/>
            <w:vMerge/>
            <w:tcBorders>
              <w:top w:val="nil"/>
              <w:left w:val="single" w:sz="4" w:space="0" w:color="000000"/>
            </w:tcBorders>
          </w:tcPr>
          <w:p w14:paraId="544E886F" w14:textId="77777777" w:rsidR="00470D98" w:rsidRDefault="00470D98">
            <w:pPr>
              <w:rPr>
                <w:sz w:val="2"/>
                <w:szCs w:val="2"/>
              </w:rPr>
            </w:pPr>
          </w:p>
        </w:tc>
      </w:tr>
      <w:tr w:rsidR="00470D98" w14:paraId="6C308012" w14:textId="77777777">
        <w:trPr>
          <w:trHeight w:val="288"/>
        </w:trPr>
        <w:tc>
          <w:tcPr>
            <w:tcW w:w="1352" w:type="dxa"/>
            <w:tcBorders>
              <w:right w:val="single" w:sz="4" w:space="0" w:color="000000"/>
            </w:tcBorders>
          </w:tcPr>
          <w:p w14:paraId="7A6A039B" w14:textId="77777777" w:rsidR="00470D98" w:rsidRDefault="001E0CFE">
            <w:pPr>
              <w:pStyle w:val="TableParagraph"/>
              <w:spacing w:line="269" w:lineRule="exact"/>
              <w:ind w:left="70" w:right="70"/>
              <w:rPr>
                <w:sz w:val="24"/>
              </w:rPr>
              <w:pPrChange w:id="2576" w:author="Hughes, Anna E" w:date="2023-08-09T15:29:00Z">
                <w:pPr>
                  <w:pStyle w:val="TableParagraph"/>
                  <w:spacing w:line="269" w:lineRule="exact"/>
                  <w:ind w:left="69" w:right="71"/>
                  <w:jc w:val="center"/>
                </w:pPr>
              </w:pPrChange>
            </w:pPr>
            <w:r>
              <w:rPr>
                <w:spacing w:val="-2"/>
                <w:sz w:val="24"/>
              </w:rPr>
              <w:t>collinear</w:t>
            </w:r>
          </w:p>
        </w:tc>
        <w:tc>
          <w:tcPr>
            <w:tcW w:w="817" w:type="dxa"/>
            <w:tcBorders>
              <w:left w:val="single" w:sz="4" w:space="0" w:color="000000"/>
            </w:tcBorders>
          </w:tcPr>
          <w:p w14:paraId="50194E97" w14:textId="77777777" w:rsidR="00470D98" w:rsidRDefault="001E0CFE" w:rsidP="004906C0">
            <w:pPr>
              <w:pStyle w:val="TableParagraph"/>
              <w:spacing w:line="269" w:lineRule="exact"/>
              <w:ind w:left="178"/>
              <w:jc w:val="left"/>
              <w:rPr>
                <w:sz w:val="24"/>
              </w:rPr>
            </w:pPr>
            <w:r>
              <w:rPr>
                <w:spacing w:val="-4"/>
                <w:sz w:val="24"/>
              </w:rPr>
              <w:t>1.03</w:t>
            </w:r>
          </w:p>
        </w:tc>
        <w:tc>
          <w:tcPr>
            <w:tcW w:w="1013" w:type="dxa"/>
          </w:tcPr>
          <w:p w14:paraId="75E8C54D" w14:textId="77777777" w:rsidR="00470D98" w:rsidRDefault="001E0CFE">
            <w:pPr>
              <w:pStyle w:val="TableParagraph"/>
              <w:spacing w:line="269" w:lineRule="exact"/>
              <w:ind w:left="108" w:right="108"/>
              <w:rPr>
                <w:sz w:val="24"/>
              </w:rPr>
              <w:pPrChange w:id="2577" w:author="Hughes, Anna E" w:date="2023-08-09T15:29:00Z">
                <w:pPr>
                  <w:pStyle w:val="TableParagraph"/>
                  <w:spacing w:line="269" w:lineRule="exact"/>
                  <w:ind w:left="108" w:right="108"/>
                  <w:jc w:val="center"/>
                </w:pPr>
              </w:pPrChange>
            </w:pPr>
            <w:r>
              <w:rPr>
                <w:spacing w:val="-4"/>
                <w:sz w:val="24"/>
              </w:rPr>
              <w:t>1.00</w:t>
            </w:r>
          </w:p>
        </w:tc>
        <w:tc>
          <w:tcPr>
            <w:tcW w:w="823" w:type="dxa"/>
            <w:tcBorders>
              <w:right w:val="single" w:sz="4" w:space="0" w:color="000000"/>
            </w:tcBorders>
          </w:tcPr>
          <w:p w14:paraId="7DE621FD" w14:textId="77777777" w:rsidR="00470D98" w:rsidRDefault="001E0CFE">
            <w:pPr>
              <w:pStyle w:val="TableParagraph"/>
              <w:spacing w:line="269" w:lineRule="exact"/>
              <w:ind w:left="102" w:right="70"/>
              <w:rPr>
                <w:sz w:val="24"/>
              </w:rPr>
              <w:pPrChange w:id="2578" w:author="Hughes, Anna E" w:date="2023-08-09T15:29:00Z">
                <w:pPr>
                  <w:pStyle w:val="TableParagraph"/>
                  <w:spacing w:line="269" w:lineRule="exact"/>
                  <w:ind w:left="99" w:right="72"/>
                  <w:jc w:val="center"/>
                </w:pPr>
              </w:pPrChange>
            </w:pPr>
            <w:r>
              <w:rPr>
                <w:spacing w:val="-4"/>
                <w:sz w:val="24"/>
              </w:rPr>
              <w:t>5.15</w:t>
            </w:r>
          </w:p>
        </w:tc>
        <w:tc>
          <w:tcPr>
            <w:tcW w:w="244" w:type="dxa"/>
            <w:vMerge/>
            <w:tcBorders>
              <w:top w:val="nil"/>
              <w:left w:val="single" w:sz="4" w:space="0" w:color="000000"/>
            </w:tcBorders>
          </w:tcPr>
          <w:p w14:paraId="00B2F368" w14:textId="77777777" w:rsidR="00470D98" w:rsidRDefault="00470D98">
            <w:pPr>
              <w:rPr>
                <w:sz w:val="2"/>
                <w:szCs w:val="2"/>
              </w:rPr>
            </w:pPr>
          </w:p>
        </w:tc>
      </w:tr>
      <w:tr w:rsidR="00470D98" w14:paraId="62C2A473" w14:textId="77777777">
        <w:trPr>
          <w:trHeight w:val="307"/>
        </w:trPr>
        <w:tc>
          <w:tcPr>
            <w:tcW w:w="1352" w:type="dxa"/>
            <w:tcBorders>
              <w:right w:val="single" w:sz="4" w:space="0" w:color="000000"/>
            </w:tcBorders>
          </w:tcPr>
          <w:p w14:paraId="1BAE2196" w14:textId="77777777" w:rsidR="00470D98" w:rsidRDefault="001E0CFE">
            <w:pPr>
              <w:pStyle w:val="TableParagraph"/>
              <w:spacing w:line="275" w:lineRule="exact"/>
              <w:ind w:left="70" w:right="70"/>
              <w:rPr>
                <w:sz w:val="24"/>
              </w:rPr>
              <w:pPrChange w:id="2579" w:author="Hughes, Anna E" w:date="2023-08-09T15:29:00Z">
                <w:pPr>
                  <w:pStyle w:val="TableParagraph"/>
                  <w:spacing w:line="275" w:lineRule="exact"/>
                  <w:ind w:left="69" w:right="71"/>
                  <w:jc w:val="center"/>
                </w:pPr>
              </w:pPrChange>
            </w:pPr>
            <w:r>
              <w:rPr>
                <w:w w:val="90"/>
                <w:sz w:val="24"/>
              </w:rPr>
              <w:t>best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feature</w:t>
            </w:r>
          </w:p>
        </w:tc>
        <w:tc>
          <w:tcPr>
            <w:tcW w:w="817" w:type="dxa"/>
            <w:tcBorders>
              <w:left w:val="single" w:sz="4" w:space="0" w:color="000000"/>
            </w:tcBorders>
          </w:tcPr>
          <w:p w14:paraId="024B3DDB" w14:textId="77777777" w:rsidR="00470D98" w:rsidRDefault="001E0CFE" w:rsidP="004906C0">
            <w:pPr>
              <w:pStyle w:val="TableParagraph"/>
              <w:spacing w:line="275" w:lineRule="exact"/>
              <w:ind w:left="178"/>
              <w:jc w:val="left"/>
              <w:rPr>
                <w:sz w:val="24"/>
              </w:rPr>
            </w:pPr>
            <w:r>
              <w:rPr>
                <w:spacing w:val="-4"/>
                <w:sz w:val="24"/>
              </w:rPr>
              <w:t>1.03</w:t>
            </w:r>
          </w:p>
        </w:tc>
        <w:tc>
          <w:tcPr>
            <w:tcW w:w="1013" w:type="dxa"/>
          </w:tcPr>
          <w:p w14:paraId="1B909D2E" w14:textId="77777777" w:rsidR="00470D98" w:rsidRDefault="001E0CFE">
            <w:pPr>
              <w:pStyle w:val="TableParagraph"/>
              <w:spacing w:line="275" w:lineRule="exact"/>
              <w:ind w:left="108" w:right="108"/>
              <w:rPr>
                <w:sz w:val="24"/>
              </w:rPr>
              <w:pPrChange w:id="2580" w:author="Hughes, Anna E" w:date="2023-08-09T15:29:00Z">
                <w:pPr>
                  <w:pStyle w:val="TableParagraph"/>
                  <w:spacing w:line="275" w:lineRule="exact"/>
                  <w:ind w:left="108" w:right="108"/>
                  <w:jc w:val="center"/>
                </w:pPr>
              </w:pPrChange>
            </w:pPr>
            <w:r>
              <w:rPr>
                <w:spacing w:val="-4"/>
                <w:sz w:val="24"/>
              </w:rPr>
              <w:t>1.00</w:t>
            </w:r>
          </w:p>
        </w:tc>
        <w:tc>
          <w:tcPr>
            <w:tcW w:w="823" w:type="dxa"/>
            <w:tcBorders>
              <w:right w:val="single" w:sz="4" w:space="0" w:color="000000"/>
            </w:tcBorders>
          </w:tcPr>
          <w:p w14:paraId="15EA9E0C" w14:textId="77777777" w:rsidR="00470D98" w:rsidRDefault="001E0CFE">
            <w:pPr>
              <w:pStyle w:val="TableParagraph"/>
              <w:spacing w:line="275" w:lineRule="exact"/>
              <w:ind w:left="102" w:right="70"/>
              <w:rPr>
                <w:sz w:val="24"/>
              </w:rPr>
              <w:pPrChange w:id="2581" w:author="Hughes, Anna E" w:date="2023-08-09T15:29:00Z">
                <w:pPr>
                  <w:pStyle w:val="TableParagraph"/>
                  <w:spacing w:line="275" w:lineRule="exact"/>
                  <w:ind w:left="99" w:right="72"/>
                  <w:jc w:val="center"/>
                </w:pPr>
              </w:pPrChange>
            </w:pPr>
            <w:r>
              <w:rPr>
                <w:spacing w:val="-4"/>
                <w:sz w:val="24"/>
              </w:rPr>
              <w:t>1.07</w:t>
            </w:r>
          </w:p>
        </w:tc>
        <w:tc>
          <w:tcPr>
            <w:tcW w:w="244" w:type="dxa"/>
            <w:vMerge/>
            <w:tcBorders>
              <w:top w:val="nil"/>
              <w:left w:val="single" w:sz="4" w:space="0" w:color="000000"/>
            </w:tcBorders>
          </w:tcPr>
          <w:p w14:paraId="64BDDC8B" w14:textId="77777777" w:rsidR="00470D98" w:rsidRDefault="00470D98">
            <w:pPr>
              <w:rPr>
                <w:sz w:val="2"/>
                <w:szCs w:val="2"/>
              </w:rPr>
            </w:pPr>
          </w:p>
        </w:tc>
      </w:tr>
    </w:tbl>
    <w:p w14:paraId="602BB574" w14:textId="77777777" w:rsidR="00470D98" w:rsidRDefault="00470D98">
      <w:pPr>
        <w:pStyle w:val="BodyText"/>
        <w:spacing w:before="4"/>
        <w:ind w:left="0"/>
        <w:rPr>
          <w:sz w:val="6"/>
        </w:rPr>
      </w:pPr>
    </w:p>
    <w:p w14:paraId="07DD0FA4" w14:textId="77777777" w:rsidR="00470D98" w:rsidRDefault="001E0CFE">
      <w:pPr>
        <w:spacing w:before="94" w:line="244" w:lineRule="auto"/>
        <w:ind w:left="617" w:right="529"/>
        <w:jc w:val="both"/>
        <w:rPr>
          <w:sz w:val="20"/>
        </w:rPr>
      </w:pPr>
      <w:r>
        <w:rPr>
          <w:spacing w:val="-2"/>
          <w:sz w:val="20"/>
        </w:rPr>
        <w:t>Table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5:</w:t>
      </w:r>
      <w:r>
        <w:rPr>
          <w:spacing w:val="7"/>
          <w:sz w:val="20"/>
        </w:rPr>
        <w:t xml:space="preserve"> </w:t>
      </w:r>
      <w:bookmarkStart w:id="2582" w:name="_bookmark21"/>
      <w:bookmarkEnd w:id="2582"/>
      <w:r>
        <w:rPr>
          <w:spacing w:val="-2"/>
          <w:sz w:val="20"/>
        </w:rPr>
        <w:t>How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well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can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we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predict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RTs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using</w:t>
      </w:r>
      <w:r>
        <w:rPr>
          <w:spacing w:val="-8"/>
          <w:sz w:val="20"/>
        </w:rPr>
        <w:t xml:space="preserve"> </w:t>
      </w:r>
      <w:r>
        <w:rPr>
          <w:rFonts w:ascii="Times New Roman"/>
          <w:i/>
          <w:spacing w:val="-2"/>
          <w:sz w:val="20"/>
        </w:rPr>
        <w:t>D</w:t>
      </w:r>
      <w:r>
        <w:rPr>
          <w:rFonts w:ascii="Times New Roman"/>
          <w:i/>
          <w:spacing w:val="-2"/>
          <w:sz w:val="20"/>
          <w:vertAlign w:val="subscript"/>
        </w:rPr>
        <w:t>p</w:t>
      </w:r>
      <w:r>
        <w:rPr>
          <w:rFonts w:ascii="Times New Roman"/>
          <w:i/>
          <w:spacing w:val="-8"/>
          <w:sz w:val="20"/>
        </w:rPr>
        <w:t xml:space="preserve"> </w:t>
      </w:r>
      <w:r>
        <w:rPr>
          <w:spacing w:val="-2"/>
          <w:sz w:val="20"/>
        </w:rPr>
        <w:t>(collinear,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best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feature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or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orthogonal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 xml:space="preserve">contrast) </w:t>
      </w:r>
      <w:r>
        <w:rPr>
          <w:spacing w:val="-6"/>
          <w:sz w:val="20"/>
        </w:rPr>
        <w:t>comped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using</w:t>
      </w:r>
      <w:r>
        <w:rPr>
          <w:spacing w:val="-5"/>
          <w:sz w:val="20"/>
        </w:rPr>
        <w:t xml:space="preserve"> </w:t>
      </w:r>
      <w:r>
        <w:rPr>
          <w:rFonts w:ascii="Times New Roman"/>
          <w:i/>
          <w:spacing w:val="-6"/>
          <w:sz w:val="20"/>
        </w:rPr>
        <w:t>D</w:t>
      </w:r>
      <w:r>
        <w:rPr>
          <w:rFonts w:ascii="Times New Roman"/>
          <w:i/>
          <w:spacing w:val="-6"/>
          <w:sz w:val="20"/>
          <w:vertAlign w:val="subscript"/>
        </w:rPr>
        <w:t>e</w:t>
      </w:r>
      <w:r>
        <w:rPr>
          <w:rFonts w:ascii="Times New Roman"/>
          <w:i/>
          <w:spacing w:val="-2"/>
          <w:sz w:val="20"/>
        </w:rPr>
        <w:t xml:space="preserve"> </w:t>
      </w:r>
      <w:r>
        <w:rPr>
          <w:spacing w:val="-6"/>
          <w:sz w:val="20"/>
        </w:rPr>
        <w:t>when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using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model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containing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ring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target?</w:t>
      </w:r>
      <w:r>
        <w:rPr>
          <w:spacing w:val="8"/>
          <w:sz w:val="20"/>
        </w:rPr>
        <w:t xml:space="preserve"> </w:t>
      </w:r>
      <w:r>
        <w:rPr>
          <w:spacing w:val="-6"/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value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1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means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that</w:t>
      </w:r>
      <w:r>
        <w:rPr>
          <w:sz w:val="20"/>
        </w:rPr>
        <w:t xml:space="preserve"> </w:t>
      </w:r>
      <w:r>
        <w:rPr>
          <w:w w:val="90"/>
          <w:sz w:val="20"/>
        </w:rPr>
        <w:t xml:space="preserve">our estimates of </w:t>
      </w:r>
      <w:r>
        <w:rPr>
          <w:rFonts w:ascii="Times New Roman"/>
          <w:i/>
          <w:w w:val="90"/>
          <w:sz w:val="20"/>
        </w:rPr>
        <w:t xml:space="preserve">D </w:t>
      </w:r>
      <w:r>
        <w:rPr>
          <w:w w:val="90"/>
          <w:sz w:val="20"/>
        </w:rPr>
        <w:t>derived from the single-feature trials does an equally good job at predicting the</w:t>
      </w:r>
      <w:r>
        <w:rPr>
          <w:sz w:val="20"/>
        </w:rPr>
        <w:t xml:space="preserve"> </w:t>
      </w:r>
      <w:r>
        <w:rPr>
          <w:spacing w:val="-2"/>
          <w:sz w:val="20"/>
        </w:rPr>
        <w:t>double-feature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trials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as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using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rFonts w:ascii="Times New Roman"/>
          <w:i/>
          <w:spacing w:val="-2"/>
          <w:sz w:val="20"/>
        </w:rPr>
        <w:t>D</w:t>
      </w:r>
      <w:r>
        <w:rPr>
          <w:rFonts w:ascii="Times New Roman"/>
          <w:i/>
          <w:spacing w:val="-11"/>
          <w:sz w:val="20"/>
        </w:rPr>
        <w:t xml:space="preserve"> </w:t>
      </w:r>
      <w:r>
        <w:rPr>
          <w:spacing w:val="-2"/>
          <w:sz w:val="20"/>
        </w:rPr>
        <w:t>fit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data.</w:t>
      </w:r>
    </w:p>
    <w:p w14:paraId="46ADBAA7" w14:textId="77777777" w:rsidR="00470D98" w:rsidRDefault="00470D98">
      <w:pPr>
        <w:pStyle w:val="BodyText"/>
        <w:spacing w:before="0"/>
        <w:ind w:left="0"/>
      </w:pPr>
    </w:p>
    <w:p w14:paraId="11DE7BBA" w14:textId="77777777" w:rsidR="00470D98" w:rsidRDefault="00470D98">
      <w:pPr>
        <w:sectPr w:rsidR="00470D98">
          <w:pgSz w:w="12240" w:h="15840"/>
          <w:pgMar w:top="1820" w:right="1720" w:bottom="2000" w:left="1600" w:header="0" w:footer="1818" w:gutter="0"/>
          <w:cols w:space="720"/>
        </w:sectPr>
      </w:pPr>
    </w:p>
    <w:p w14:paraId="1F3D46FE" w14:textId="77777777" w:rsidR="00470D98" w:rsidRDefault="00470D98">
      <w:pPr>
        <w:pStyle w:val="BodyText"/>
        <w:spacing w:before="9"/>
        <w:ind w:left="0"/>
        <w:rPr>
          <w:sz w:val="17"/>
        </w:rPr>
      </w:pPr>
    </w:p>
    <w:p w14:paraId="0CD94F80" w14:textId="77777777" w:rsidR="00470D98" w:rsidRDefault="001E0CFE">
      <w:pPr>
        <w:ind w:left="227"/>
        <w:rPr>
          <w:ins w:id="2583" w:author="Hughes, Anna E" w:date="2023-08-09T15:29:00Z"/>
          <w:rFonts w:ascii="Trebuchet MS"/>
          <w:sz w:val="12"/>
        </w:rPr>
      </w:pPr>
      <w:ins w:id="2584" w:author="Hughes, Anna E" w:date="2023-08-09T15:29:00Z">
        <w:r>
          <w:rPr>
            <w:rFonts w:ascii="Trebuchet MS"/>
            <w:spacing w:val="-5"/>
            <w:sz w:val="12"/>
          </w:rPr>
          <w:t>602</w:t>
        </w:r>
      </w:ins>
    </w:p>
    <w:p w14:paraId="07CB9115" w14:textId="77777777" w:rsidR="00470D98" w:rsidRDefault="00470D98">
      <w:pPr>
        <w:pStyle w:val="BodyText"/>
        <w:spacing w:before="10"/>
        <w:ind w:left="0"/>
        <w:rPr>
          <w:ins w:id="2585" w:author="Hughes, Anna E" w:date="2023-08-09T15:29:00Z"/>
          <w:rFonts w:ascii="Trebuchet MS"/>
          <w:sz w:val="12"/>
        </w:rPr>
      </w:pPr>
    </w:p>
    <w:p w14:paraId="27899338" w14:textId="77777777" w:rsidR="00470D98" w:rsidRDefault="001E0CFE">
      <w:pPr>
        <w:ind w:left="227"/>
        <w:rPr>
          <w:ins w:id="2586" w:author="Hughes, Anna E" w:date="2023-08-09T15:29:00Z"/>
          <w:rFonts w:ascii="Trebuchet MS"/>
          <w:sz w:val="12"/>
        </w:rPr>
      </w:pPr>
      <w:ins w:id="2587" w:author="Hughes, Anna E" w:date="2023-08-09T15:29:00Z">
        <w:r>
          <w:rPr>
            <w:rFonts w:ascii="Trebuchet MS"/>
            <w:spacing w:val="-5"/>
            <w:sz w:val="12"/>
          </w:rPr>
          <w:t>603</w:t>
        </w:r>
      </w:ins>
    </w:p>
    <w:p w14:paraId="63E194D9" w14:textId="77777777" w:rsidR="00470D98" w:rsidRDefault="00470D98">
      <w:pPr>
        <w:pStyle w:val="BodyText"/>
        <w:spacing w:before="10"/>
        <w:ind w:left="0"/>
        <w:rPr>
          <w:ins w:id="2588" w:author="Hughes, Anna E" w:date="2023-08-09T15:29:00Z"/>
          <w:rFonts w:ascii="Trebuchet MS"/>
          <w:sz w:val="12"/>
        </w:rPr>
      </w:pPr>
    </w:p>
    <w:p w14:paraId="601829F0" w14:textId="77777777" w:rsidR="00470D98" w:rsidRDefault="001E0CFE">
      <w:pPr>
        <w:spacing w:before="1"/>
        <w:ind w:left="227"/>
        <w:rPr>
          <w:rFonts w:ascii="Trebuchet MS"/>
          <w:sz w:val="12"/>
        </w:rPr>
        <w:pPrChange w:id="2589" w:author="Hughes, Anna E" w:date="2023-08-09T15:29:00Z">
          <w:pPr>
            <w:ind w:left="227"/>
          </w:pPr>
        </w:pPrChange>
      </w:pPr>
      <w:r>
        <w:rPr>
          <w:rFonts w:ascii="Trebuchet MS"/>
          <w:spacing w:val="-5"/>
          <w:sz w:val="12"/>
        </w:rPr>
        <w:t>604</w:t>
      </w:r>
    </w:p>
    <w:p w14:paraId="1A0DC59D" w14:textId="77777777" w:rsidR="00470D98" w:rsidRDefault="00470D98">
      <w:pPr>
        <w:pStyle w:val="BodyText"/>
        <w:spacing w:before="10"/>
        <w:ind w:left="0"/>
        <w:rPr>
          <w:rFonts w:ascii="Trebuchet MS"/>
          <w:sz w:val="12"/>
        </w:rPr>
      </w:pPr>
    </w:p>
    <w:p w14:paraId="1D62E151" w14:textId="77777777" w:rsidR="00470D98" w:rsidRDefault="001E0CFE">
      <w:pPr>
        <w:ind w:left="22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605</w:t>
      </w:r>
    </w:p>
    <w:p w14:paraId="756AACA0" w14:textId="77777777" w:rsidR="00470D98" w:rsidRDefault="00470D98">
      <w:pPr>
        <w:pStyle w:val="BodyText"/>
        <w:spacing w:before="2"/>
        <w:ind w:left="0"/>
        <w:rPr>
          <w:rFonts w:ascii="Trebuchet MS"/>
          <w:sz w:val="15"/>
          <w:rPrChange w:id="2590" w:author="Hughes, Anna E" w:date="2023-08-09T15:29:00Z">
            <w:rPr>
              <w:rFonts w:ascii="Trebuchet MS"/>
              <w:sz w:val="12"/>
            </w:rPr>
          </w:rPrChange>
        </w:rPr>
        <w:pPrChange w:id="2591" w:author="Hughes, Anna E" w:date="2023-08-09T15:29:00Z">
          <w:pPr>
            <w:pStyle w:val="BodyText"/>
            <w:spacing w:before="10"/>
            <w:ind w:left="0"/>
          </w:pPr>
        </w:pPrChange>
      </w:pPr>
    </w:p>
    <w:p w14:paraId="186D6BEA" w14:textId="77777777" w:rsidR="00470D98" w:rsidRDefault="001E0CFE">
      <w:pPr>
        <w:ind w:left="227"/>
        <w:rPr>
          <w:rFonts w:ascii="Trebuchet MS"/>
          <w:sz w:val="12"/>
        </w:rPr>
        <w:pPrChange w:id="2592" w:author="Hughes, Anna E" w:date="2023-08-09T15:29:00Z">
          <w:pPr>
            <w:spacing w:before="1"/>
            <w:ind w:left="227"/>
          </w:pPr>
        </w:pPrChange>
      </w:pPr>
      <w:r>
        <w:rPr>
          <w:rFonts w:ascii="Trebuchet MS"/>
          <w:spacing w:val="-5"/>
          <w:sz w:val="12"/>
        </w:rPr>
        <w:t>606</w:t>
      </w:r>
    </w:p>
    <w:p w14:paraId="38D1B82A" w14:textId="77777777" w:rsidR="00470D98" w:rsidRDefault="00470D98">
      <w:pPr>
        <w:pStyle w:val="BodyText"/>
        <w:spacing w:before="10"/>
        <w:ind w:left="0"/>
        <w:rPr>
          <w:rFonts w:ascii="Trebuchet MS"/>
          <w:sz w:val="12"/>
        </w:rPr>
      </w:pPr>
    </w:p>
    <w:p w14:paraId="6092FA06" w14:textId="77777777" w:rsidR="00470D98" w:rsidRDefault="001E0CFE">
      <w:pPr>
        <w:ind w:left="22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607</w:t>
      </w:r>
    </w:p>
    <w:p w14:paraId="018E9F0F" w14:textId="77777777" w:rsidR="00470D98" w:rsidRDefault="00470D98">
      <w:pPr>
        <w:pStyle w:val="BodyText"/>
        <w:spacing w:before="10"/>
        <w:ind w:left="0"/>
        <w:rPr>
          <w:rFonts w:ascii="Trebuchet MS"/>
          <w:sz w:val="12"/>
          <w:rPrChange w:id="2593" w:author="Hughes, Anna E" w:date="2023-08-09T15:29:00Z">
            <w:rPr>
              <w:rFonts w:ascii="Trebuchet MS"/>
              <w:sz w:val="15"/>
            </w:rPr>
          </w:rPrChange>
        </w:rPr>
        <w:pPrChange w:id="2594" w:author="Hughes, Anna E" w:date="2023-08-09T15:29:00Z">
          <w:pPr>
            <w:pStyle w:val="BodyText"/>
            <w:spacing w:before="2"/>
            <w:ind w:left="0"/>
          </w:pPr>
        </w:pPrChange>
      </w:pPr>
    </w:p>
    <w:p w14:paraId="5778C4FC" w14:textId="77777777" w:rsidR="00470D98" w:rsidRDefault="001E0CFE">
      <w:pPr>
        <w:spacing w:before="1"/>
        <w:ind w:left="227"/>
        <w:rPr>
          <w:rFonts w:ascii="Trebuchet MS"/>
          <w:sz w:val="12"/>
        </w:rPr>
        <w:pPrChange w:id="2595" w:author="Hughes, Anna E" w:date="2023-08-09T15:29:00Z">
          <w:pPr>
            <w:ind w:left="227"/>
          </w:pPr>
        </w:pPrChange>
      </w:pPr>
      <w:r>
        <w:rPr>
          <w:rFonts w:ascii="Trebuchet MS"/>
          <w:spacing w:val="-5"/>
          <w:sz w:val="12"/>
        </w:rPr>
        <w:t>608</w:t>
      </w:r>
    </w:p>
    <w:p w14:paraId="4F29DCC7" w14:textId="77777777" w:rsidR="00470D98" w:rsidRDefault="00470D98">
      <w:pPr>
        <w:pStyle w:val="BodyText"/>
        <w:spacing w:before="10"/>
        <w:ind w:left="0"/>
        <w:rPr>
          <w:rFonts w:ascii="Trebuchet MS"/>
          <w:sz w:val="12"/>
        </w:rPr>
      </w:pPr>
    </w:p>
    <w:p w14:paraId="14078C72" w14:textId="77777777" w:rsidR="00470D98" w:rsidRDefault="001E0CFE">
      <w:pPr>
        <w:ind w:left="22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609</w:t>
      </w:r>
    </w:p>
    <w:p w14:paraId="00A3B634" w14:textId="77777777" w:rsidR="00470D98" w:rsidRDefault="00470D98">
      <w:pPr>
        <w:pStyle w:val="BodyText"/>
        <w:spacing w:before="10"/>
        <w:ind w:left="0"/>
        <w:rPr>
          <w:rFonts w:ascii="Trebuchet MS"/>
          <w:sz w:val="12"/>
        </w:rPr>
      </w:pPr>
    </w:p>
    <w:p w14:paraId="239192A1" w14:textId="77777777" w:rsidR="00470D98" w:rsidRDefault="001E0CFE">
      <w:pPr>
        <w:ind w:left="227"/>
        <w:rPr>
          <w:rFonts w:ascii="Trebuchet MS"/>
          <w:sz w:val="12"/>
        </w:rPr>
        <w:pPrChange w:id="2596" w:author="Hughes, Anna E" w:date="2023-08-09T15:29:00Z">
          <w:pPr>
            <w:spacing w:before="1"/>
            <w:ind w:left="227"/>
          </w:pPr>
        </w:pPrChange>
      </w:pPr>
      <w:r>
        <w:rPr>
          <w:rFonts w:ascii="Trebuchet MS"/>
          <w:spacing w:val="-5"/>
          <w:sz w:val="12"/>
        </w:rPr>
        <w:t>610</w:t>
      </w:r>
    </w:p>
    <w:p w14:paraId="22B2E4A3" w14:textId="77777777" w:rsidR="00470D98" w:rsidRDefault="00470D98">
      <w:pPr>
        <w:pStyle w:val="BodyText"/>
        <w:spacing w:before="10"/>
        <w:ind w:left="0"/>
        <w:rPr>
          <w:rFonts w:ascii="Trebuchet MS"/>
          <w:sz w:val="12"/>
        </w:rPr>
      </w:pPr>
    </w:p>
    <w:p w14:paraId="43F9FE65" w14:textId="77777777" w:rsidR="00470D98" w:rsidRDefault="001E0CFE">
      <w:pPr>
        <w:ind w:left="22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611</w:t>
      </w:r>
    </w:p>
    <w:p w14:paraId="48563186" w14:textId="77777777" w:rsidR="00087420" w:rsidRDefault="00087420">
      <w:pPr>
        <w:pStyle w:val="BodyText"/>
        <w:spacing w:before="10"/>
        <w:ind w:left="0"/>
        <w:rPr>
          <w:del w:id="2597" w:author="Hughes, Anna E" w:date="2023-08-09T15:29:00Z"/>
          <w:rFonts w:ascii="Trebuchet MS"/>
          <w:sz w:val="12"/>
        </w:rPr>
      </w:pPr>
    </w:p>
    <w:p w14:paraId="2DB6BFDE" w14:textId="77777777" w:rsidR="00087420" w:rsidRDefault="001644E6">
      <w:pPr>
        <w:ind w:left="227"/>
        <w:rPr>
          <w:del w:id="2598" w:author="Hughes, Anna E" w:date="2023-08-09T15:29:00Z"/>
          <w:rFonts w:ascii="Trebuchet MS"/>
          <w:sz w:val="12"/>
        </w:rPr>
      </w:pPr>
      <w:del w:id="2599" w:author="Hughes, Anna E" w:date="2023-08-09T15:29:00Z">
        <w:r>
          <w:rPr>
            <w:rFonts w:ascii="Trebuchet MS"/>
            <w:spacing w:val="-5"/>
            <w:sz w:val="12"/>
          </w:rPr>
          <w:delText>612</w:delText>
        </w:r>
      </w:del>
    </w:p>
    <w:p w14:paraId="56EB677C" w14:textId="77777777" w:rsidR="00087420" w:rsidRDefault="00087420">
      <w:pPr>
        <w:pStyle w:val="BodyText"/>
        <w:spacing w:before="10"/>
        <w:ind w:left="0"/>
        <w:rPr>
          <w:del w:id="2600" w:author="Hughes, Anna E" w:date="2023-08-09T15:29:00Z"/>
          <w:rFonts w:ascii="Trebuchet MS"/>
          <w:sz w:val="12"/>
        </w:rPr>
      </w:pPr>
    </w:p>
    <w:p w14:paraId="1FEDF6F6" w14:textId="77777777" w:rsidR="00087420" w:rsidRDefault="001644E6">
      <w:pPr>
        <w:ind w:left="227"/>
        <w:rPr>
          <w:del w:id="2601" w:author="Hughes, Anna E" w:date="2023-08-09T15:29:00Z"/>
          <w:rFonts w:ascii="Trebuchet MS"/>
          <w:sz w:val="12"/>
        </w:rPr>
      </w:pPr>
      <w:del w:id="2602" w:author="Hughes, Anna E" w:date="2023-08-09T15:29:00Z">
        <w:r>
          <w:rPr>
            <w:rFonts w:ascii="Trebuchet MS"/>
            <w:spacing w:val="-5"/>
            <w:sz w:val="12"/>
          </w:rPr>
          <w:delText>613</w:delText>
        </w:r>
      </w:del>
    </w:p>
    <w:p w14:paraId="68A13B39" w14:textId="77777777" w:rsidR="00470D98" w:rsidRDefault="001E0CFE">
      <w:pPr>
        <w:pStyle w:val="BodyText"/>
        <w:spacing w:before="93" w:line="247" w:lineRule="auto"/>
        <w:ind w:left="159"/>
      </w:pPr>
      <w:r>
        <w:br w:type="column"/>
      </w:r>
      <w:r>
        <w:rPr>
          <w:spacing w:val="-6"/>
        </w:rPr>
        <w:t>for</w:t>
      </w:r>
      <w:r>
        <w:t xml:space="preserve"> </w:t>
      </w:r>
      <w:r>
        <w:rPr>
          <w:spacing w:val="-6"/>
        </w:rPr>
        <w:t>each</w:t>
      </w:r>
      <w:r>
        <w:t xml:space="preserve"> </w:t>
      </w:r>
      <w:r>
        <w:rPr>
          <w:spacing w:val="-6"/>
        </w:rPr>
        <w:t>person</w:t>
      </w:r>
      <w:r>
        <w:t xml:space="preserve"> </w:t>
      </w:r>
      <w:r>
        <w:rPr>
          <w:spacing w:val="-6"/>
        </w:rPr>
        <w:t>and</w:t>
      </w:r>
      <w:r>
        <w:t xml:space="preserve"> </w:t>
      </w:r>
      <w:r>
        <w:rPr>
          <w:spacing w:val="-6"/>
        </w:rPr>
        <w:t>each</w:t>
      </w:r>
      <w:r>
        <w:t xml:space="preserve"> </w:t>
      </w:r>
      <w:r>
        <w:rPr>
          <w:spacing w:val="-6"/>
        </w:rPr>
        <w:t>target</w:t>
      </w:r>
      <w:r>
        <w:t xml:space="preserve"> </w:t>
      </w:r>
      <w:r>
        <w:rPr>
          <w:spacing w:val="-6"/>
        </w:rPr>
        <w:t>eccentricity</w:t>
      </w:r>
      <w:r>
        <w:t xml:space="preserve"> </w:t>
      </w:r>
      <w:r>
        <w:rPr>
          <w:spacing w:val="-6"/>
        </w:rPr>
        <w:t>increases</w:t>
      </w:r>
      <w:r>
        <w:t xml:space="preserve"> </w:t>
      </w:r>
      <w:r>
        <w:rPr>
          <w:spacing w:val="-6"/>
        </w:rPr>
        <w:t>the</w:t>
      </w:r>
      <w:r>
        <w:t xml:space="preserve"> </w:t>
      </w:r>
      <w:r>
        <w:rPr>
          <w:spacing w:val="-6"/>
        </w:rPr>
        <w:t>chances</w:t>
      </w:r>
      <w:r>
        <w:t xml:space="preserve"> </w:t>
      </w:r>
      <w:r>
        <w:rPr>
          <w:spacing w:val="-6"/>
        </w:rPr>
        <w:t>of</w:t>
      </w:r>
      <w:r>
        <w:t xml:space="preserve"> </w:t>
      </w:r>
      <w:r>
        <w:rPr>
          <w:spacing w:val="-6"/>
        </w:rPr>
        <w:t>this</w:t>
      </w:r>
      <w:r>
        <w:t xml:space="preserve"> </w:t>
      </w:r>
      <w:r>
        <w:rPr>
          <w:spacing w:val="-6"/>
        </w:rPr>
        <w:t xml:space="preserve">being </w:t>
      </w:r>
      <w:r>
        <w:rPr>
          <w:w w:val="90"/>
        </w:rPr>
        <w:t>observed.</w:t>
      </w:r>
      <w:r>
        <w:rPr>
          <w:spacing w:val="26"/>
        </w:rPr>
        <w:t xml:space="preserve"> </w:t>
      </w:r>
      <w:r>
        <w:rPr>
          <w:w w:val="90"/>
        </w:rPr>
        <w:t>Looking</w:t>
      </w:r>
      <w:r>
        <w:rPr>
          <w:spacing w:val="4"/>
        </w:rPr>
        <w:t xml:space="preserve"> </w:t>
      </w:r>
      <w:r>
        <w:rPr>
          <w:w w:val="90"/>
        </w:rPr>
        <w:t>at</w:t>
      </w:r>
      <w:r>
        <w:rPr>
          <w:spacing w:val="4"/>
        </w:rPr>
        <w:t xml:space="preserve"> </w:t>
      </w:r>
      <w:r>
        <w:rPr>
          <w:w w:val="90"/>
        </w:rPr>
        <w:t>Equation</w:t>
      </w:r>
      <w:r>
        <w:rPr>
          <w:spacing w:val="3"/>
        </w:rPr>
        <w:t xml:space="preserve"> </w:t>
      </w:r>
      <w:hyperlink w:anchor="_bookmark6" w:history="1">
        <w:r>
          <w:rPr>
            <w:w w:val="90"/>
          </w:rPr>
          <w:t>4</w:t>
        </w:r>
      </w:hyperlink>
      <w:r>
        <w:rPr>
          <w:spacing w:val="4"/>
        </w:rPr>
        <w:t xml:space="preserve"> </w:t>
      </w:r>
      <w:r>
        <w:rPr>
          <w:w w:val="90"/>
        </w:rPr>
        <w:t>we</w:t>
      </w:r>
      <w:r>
        <w:rPr>
          <w:spacing w:val="4"/>
        </w:rPr>
        <w:t xml:space="preserve"> </w:t>
      </w:r>
      <w:r>
        <w:rPr>
          <w:w w:val="90"/>
        </w:rPr>
        <w:t>can</w:t>
      </w:r>
      <w:r>
        <w:rPr>
          <w:spacing w:val="4"/>
        </w:rPr>
        <w:t xml:space="preserve"> </w:t>
      </w:r>
      <w:r>
        <w:rPr>
          <w:w w:val="90"/>
        </w:rPr>
        <w:t>see</w:t>
      </w:r>
      <w:r>
        <w:rPr>
          <w:spacing w:val="4"/>
        </w:rPr>
        <w:t xml:space="preserve"> </w:t>
      </w:r>
      <w:r>
        <w:rPr>
          <w:w w:val="90"/>
        </w:rPr>
        <w:t>that</w:t>
      </w:r>
      <w:r>
        <w:rPr>
          <w:spacing w:val="4"/>
        </w:rPr>
        <w:t xml:space="preserve"> </w:t>
      </w:r>
      <w:r>
        <w:rPr>
          <w:w w:val="90"/>
        </w:rPr>
        <w:t>in</w:t>
      </w:r>
      <w:r>
        <w:rPr>
          <w:spacing w:val="3"/>
        </w:rPr>
        <w:t xml:space="preserve"> </w:t>
      </w:r>
      <w:r>
        <w:rPr>
          <w:w w:val="90"/>
        </w:rPr>
        <w:t>the</w:t>
      </w:r>
      <w:r>
        <w:rPr>
          <w:spacing w:val="4"/>
        </w:rPr>
        <w:t xml:space="preserve"> </w:t>
      </w:r>
      <w:r>
        <w:rPr>
          <w:w w:val="90"/>
        </w:rPr>
        <w:t>case</w:t>
      </w:r>
      <w:r>
        <w:rPr>
          <w:spacing w:val="4"/>
        </w:rPr>
        <w:t xml:space="preserve"> </w:t>
      </w:r>
      <w:r>
        <w:rPr>
          <w:w w:val="90"/>
        </w:rPr>
        <w:t>where</w:t>
      </w:r>
      <w:r>
        <w:rPr>
          <w:spacing w:val="4"/>
        </w:rPr>
        <w:t xml:space="preserve"> </w:t>
      </w:r>
      <w:r>
        <w:rPr>
          <w:w w:val="90"/>
        </w:rPr>
        <w:t>both</w:t>
      </w:r>
      <w:r>
        <w:rPr>
          <w:spacing w:val="4"/>
        </w:rPr>
        <w:t xml:space="preserve"> </w:t>
      </w:r>
      <w:r>
        <w:rPr>
          <w:rFonts w:ascii="Times New Roman"/>
          <w:i/>
          <w:w w:val="90"/>
        </w:rPr>
        <w:t>D</w:t>
      </w:r>
      <w:r>
        <w:rPr>
          <w:w w:val="90"/>
          <w:vertAlign w:val="subscript"/>
        </w:rPr>
        <w:t>1</w:t>
      </w:r>
      <w:r>
        <w:rPr>
          <w:spacing w:val="15"/>
        </w:rPr>
        <w:t xml:space="preserve"> </w:t>
      </w:r>
      <w:r>
        <w:rPr>
          <w:w w:val="90"/>
        </w:rPr>
        <w:t>and</w:t>
      </w:r>
      <w:r>
        <w:rPr>
          <w:spacing w:val="4"/>
        </w:rPr>
        <w:t xml:space="preserve"> </w:t>
      </w:r>
      <w:r>
        <w:rPr>
          <w:rFonts w:ascii="Times New Roman"/>
          <w:i/>
          <w:spacing w:val="-5"/>
          <w:w w:val="90"/>
        </w:rPr>
        <w:t>D</w:t>
      </w:r>
      <w:r>
        <w:rPr>
          <w:spacing w:val="-5"/>
          <w:w w:val="90"/>
          <w:vertAlign w:val="subscript"/>
        </w:rPr>
        <w:t>2</w:t>
      </w:r>
    </w:p>
    <w:p w14:paraId="0C69E9A7" w14:textId="77777777" w:rsidR="00470D98" w:rsidRDefault="001E0CFE">
      <w:pPr>
        <w:pStyle w:val="BodyText"/>
        <w:spacing w:before="0" w:line="300" w:lineRule="exact"/>
        <w:ind w:left="159"/>
      </w:pPr>
      <w:r>
        <w:rPr>
          <w:spacing w:val="-2"/>
        </w:rPr>
        <w:t>are</w:t>
      </w:r>
      <w:r>
        <w:rPr>
          <w:spacing w:val="-12"/>
        </w:rPr>
        <w:t xml:space="preserve"> </w:t>
      </w:r>
      <w:r>
        <w:rPr>
          <w:spacing w:val="-2"/>
        </w:rPr>
        <w:t>small</w:t>
      </w:r>
      <w:r>
        <w:rPr>
          <w:spacing w:val="-11"/>
        </w:rPr>
        <w:t xml:space="preserve"> </w:t>
      </w:r>
      <w:r>
        <w:rPr>
          <w:spacing w:val="-2"/>
        </w:rPr>
        <w:t>but</w:t>
      </w:r>
      <w:r>
        <w:rPr>
          <w:spacing w:val="-11"/>
        </w:rPr>
        <w:t xml:space="preserve"> </w:t>
      </w:r>
      <w:r>
        <w:rPr>
          <w:spacing w:val="-2"/>
        </w:rPr>
        <w:t>one</w:t>
      </w:r>
      <w:r>
        <w:rPr>
          <w:spacing w:val="-11"/>
        </w:rPr>
        <w:t xml:space="preserve"> </w:t>
      </w:r>
      <w:r>
        <w:rPr>
          <w:spacing w:val="-2"/>
        </w:rPr>
        <w:t>is</w:t>
      </w:r>
      <w:r>
        <w:rPr>
          <w:spacing w:val="-12"/>
        </w:rPr>
        <w:t xml:space="preserve"> </w:t>
      </w:r>
      <w:r>
        <w:rPr>
          <w:spacing w:val="-2"/>
        </w:rPr>
        <w:t>negative</w:t>
      </w:r>
      <w:r>
        <w:rPr>
          <w:spacing w:val="-11"/>
        </w:rPr>
        <w:t xml:space="preserve"> </w:t>
      </w:r>
      <w:r>
        <w:rPr>
          <w:spacing w:val="-2"/>
        </w:rPr>
        <w:t>(i.e.</w:t>
      </w:r>
      <w:r>
        <w:rPr>
          <w:spacing w:val="6"/>
        </w:rPr>
        <w:t xml:space="preserve"> </w:t>
      </w:r>
      <w:r>
        <w:rPr>
          <w:rFonts w:ascii="Times New Roman" w:hAnsi="Times New Roman"/>
          <w:i/>
          <w:spacing w:val="-2"/>
        </w:rPr>
        <w:t>D</w:t>
      </w:r>
      <w:r>
        <w:rPr>
          <w:spacing w:val="-2"/>
          <w:vertAlign w:val="subscript"/>
        </w:rPr>
        <w:t>1</w:t>
      </w:r>
      <w:r>
        <w:rPr>
          <w:spacing w:val="-3"/>
        </w:rPr>
        <w:t xml:space="preserve"> </w:t>
      </w:r>
      <w:r>
        <w:rPr>
          <w:rFonts w:ascii="Meiryo UI" w:hAnsi="Meiryo UI"/>
          <w:i/>
          <w:spacing w:val="-2"/>
        </w:rPr>
        <w:t>∼</w:t>
      </w:r>
      <w:r>
        <w:rPr>
          <w:rFonts w:ascii="Meiryo UI" w:hAnsi="Meiryo UI"/>
          <w:i/>
          <w:spacing w:val="-27"/>
        </w:rPr>
        <w:t xml:space="preserve"> </w:t>
      </w:r>
      <w:r>
        <w:rPr>
          <w:rFonts w:ascii="Meiryo UI" w:hAnsi="Meiryo UI"/>
          <w:i/>
          <w:spacing w:val="-2"/>
        </w:rPr>
        <w:t>−</w:t>
      </w:r>
      <w:r>
        <w:rPr>
          <w:rFonts w:ascii="Times New Roman" w:hAnsi="Times New Roman"/>
          <w:i/>
          <w:spacing w:val="-2"/>
        </w:rPr>
        <w:t>D</w:t>
      </w:r>
      <w:r>
        <w:rPr>
          <w:spacing w:val="-2"/>
          <w:vertAlign w:val="subscript"/>
        </w:rPr>
        <w:t>2</w:t>
      </w:r>
      <w:r>
        <w:rPr>
          <w:spacing w:val="-2"/>
        </w:rPr>
        <w:t>),</w:t>
      </w:r>
      <w:r>
        <w:rPr>
          <w:spacing w:val="-4"/>
        </w:rPr>
        <w:t xml:space="preserve"> </w:t>
      </w:r>
      <w:r>
        <w:rPr>
          <w:spacing w:val="-2"/>
        </w:rPr>
        <w:t>then</w:t>
      </w:r>
      <w:r>
        <w:rPr>
          <w:spacing w:val="-5"/>
        </w:rPr>
        <w:t xml:space="preserve"> </w:t>
      </w:r>
      <w:r>
        <w:rPr>
          <w:spacing w:val="-2"/>
        </w:rPr>
        <w:t>1</w:t>
      </w:r>
      <w:r>
        <w:rPr>
          <w:rFonts w:ascii="Verdana" w:hAnsi="Verdana"/>
          <w:i/>
          <w:spacing w:val="-2"/>
        </w:rPr>
        <w:t>/</w:t>
      </w:r>
      <w:r>
        <w:rPr>
          <w:rFonts w:ascii="Times New Roman" w:hAnsi="Times New Roman"/>
          <w:i/>
          <w:spacing w:val="-2"/>
        </w:rPr>
        <w:t>D</w:t>
      </w:r>
      <w:r>
        <w:rPr>
          <w:spacing w:val="-2"/>
          <w:vertAlign w:val="subscript"/>
        </w:rPr>
        <w:t>1</w:t>
      </w:r>
      <w:r>
        <w:rPr>
          <w:spacing w:val="-12"/>
        </w:rPr>
        <w:t xml:space="preserve"> </w:t>
      </w:r>
      <w:r>
        <w:rPr>
          <w:rFonts w:ascii="Tahoma" w:hAnsi="Tahoma"/>
          <w:spacing w:val="-2"/>
        </w:rPr>
        <w:t>+</w:t>
      </w:r>
      <w:r>
        <w:rPr>
          <w:rFonts w:ascii="Tahoma" w:hAnsi="Tahoma"/>
          <w:spacing w:val="-41"/>
        </w:rPr>
        <w:t xml:space="preserve"> </w:t>
      </w:r>
      <w:r>
        <w:rPr>
          <w:spacing w:val="-2"/>
        </w:rPr>
        <w:t>1</w:t>
      </w:r>
      <w:r>
        <w:rPr>
          <w:rFonts w:ascii="Verdana" w:hAnsi="Verdana"/>
          <w:i/>
          <w:spacing w:val="-2"/>
        </w:rPr>
        <w:t>/</w:t>
      </w:r>
      <w:r>
        <w:rPr>
          <w:rFonts w:ascii="Times New Roman" w:hAnsi="Times New Roman"/>
          <w:i/>
          <w:spacing w:val="-2"/>
        </w:rPr>
        <w:t>D</w:t>
      </w:r>
      <w:r>
        <w:rPr>
          <w:spacing w:val="-2"/>
          <w:vertAlign w:val="subscript"/>
        </w:rPr>
        <w:t>2</w:t>
      </w:r>
      <w:r>
        <w:rPr>
          <w:spacing w:val="-3"/>
        </w:rPr>
        <w:t xml:space="preserve"> </w:t>
      </w:r>
      <w:r>
        <w:rPr>
          <w:rFonts w:ascii="Meiryo UI" w:hAnsi="Meiryo UI"/>
          <w:i/>
          <w:spacing w:val="-2"/>
        </w:rPr>
        <w:t>∼</w:t>
      </w:r>
      <w:r>
        <w:rPr>
          <w:rFonts w:ascii="Meiryo UI" w:hAnsi="Meiryo UI"/>
          <w:i/>
          <w:spacing w:val="-27"/>
        </w:rPr>
        <w:t xml:space="preserve"> </w:t>
      </w:r>
      <w:r>
        <w:rPr>
          <w:spacing w:val="-2"/>
        </w:rPr>
        <w:t>0.</w:t>
      </w:r>
      <w:r>
        <w:rPr>
          <w:spacing w:val="11"/>
        </w:rPr>
        <w:t xml:space="preserve"> </w:t>
      </w:r>
      <w:r>
        <w:rPr>
          <w:spacing w:val="-2"/>
        </w:rPr>
        <w:t>This</w:t>
      </w:r>
      <w:r>
        <w:rPr>
          <w:spacing w:val="-5"/>
        </w:rPr>
        <w:t xml:space="preserve"> </w:t>
      </w:r>
      <w:r>
        <w:rPr>
          <w:spacing w:val="-2"/>
        </w:rPr>
        <w:t>leads</w:t>
      </w:r>
    </w:p>
    <w:p w14:paraId="56356D61" w14:textId="01CE63B6" w:rsidR="00470D98" w:rsidRDefault="00133F83">
      <w:pPr>
        <w:pStyle w:val="BodyText"/>
        <w:tabs>
          <w:tab w:val="left" w:pos="2680"/>
          <w:tab w:val="left" w:pos="3183"/>
        </w:tabs>
        <w:spacing w:before="0" w:line="268" w:lineRule="exact"/>
        <w:ind w:left="159"/>
      </w:pPr>
      <w:del w:id="2603" w:author="Hughes, Anna E" w:date="2023-08-09T15:29:00Z">
        <w:r>
          <w:rPr>
            <w:noProof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487759360" behindDoc="1" locked="0" layoutInCell="1" allowOverlap="1" wp14:anchorId="65D3F131" wp14:editId="0ED8C7DD">
                  <wp:simplePos x="0" y="0"/>
                  <wp:positionH relativeFrom="page">
                    <wp:posOffset>2746375</wp:posOffset>
                  </wp:positionH>
                  <wp:positionV relativeFrom="paragraph">
                    <wp:posOffset>86995</wp:posOffset>
                  </wp:positionV>
                  <wp:extent cx="575945" cy="150495"/>
                  <wp:effectExtent l="0" t="0" r="0" b="0"/>
                  <wp:wrapNone/>
                  <wp:docPr id="1083" name="docshape4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75945" cy="150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27F8F6" w14:textId="77777777" w:rsidR="00087420" w:rsidRDefault="001644E6">
                              <w:pPr>
                                <w:spacing w:line="227" w:lineRule="exact"/>
                                <w:rPr>
                                  <w:del w:id="2604" w:author="Hughes, Anna E" w:date="2023-08-09T15:29:00Z"/>
                                  <w:sz w:val="14"/>
                                </w:rPr>
                              </w:pPr>
                              <w:del w:id="2605" w:author="Hughes, Anna E" w:date="2023-08-09T15:29:00Z">
                                <w:r>
                                  <w:rPr>
                                    <w:spacing w:val="-2"/>
                                    <w:sz w:val="18"/>
                                  </w:rPr>
                                  <w:delText>1</w:delText>
                                </w:r>
                                <w:r>
                                  <w:rPr>
                                    <w:rFonts w:ascii="Verdana"/>
                                    <w:i/>
                                    <w:spacing w:val="-2"/>
                                    <w:sz w:val="18"/>
                                  </w:rPr>
                                  <w:delText>/</w:delText>
                                </w:r>
                                <w:r>
                                  <w:rPr>
                                    <w:rFonts w:ascii="Times New Roman"/>
                                    <w:i/>
                                    <w:spacing w:val="-2"/>
                                    <w:sz w:val="18"/>
                                  </w:rPr>
                                  <w:delText>D</w:delText>
                                </w:r>
                                <w:r>
                                  <w:rPr>
                                    <w:spacing w:val="-2"/>
                                    <w:position w:val="-2"/>
                                    <w:sz w:val="14"/>
                                  </w:rPr>
                                  <w:delText>1</w:delText>
                                </w:r>
                                <w:r>
                                  <w:rPr>
                                    <w:rFonts w:ascii="Tahoma"/>
                                    <w:spacing w:val="-2"/>
                                    <w:sz w:val="18"/>
                                  </w:rPr>
                                  <w:delText>+</w:delText>
                                </w:r>
                                <w:r>
                                  <w:rPr>
                                    <w:spacing w:val="-2"/>
                                    <w:sz w:val="18"/>
                                  </w:rPr>
                                  <w:delText>1</w:delText>
                                </w:r>
                                <w:r>
                                  <w:rPr>
                                    <w:rFonts w:ascii="Verdana"/>
                                    <w:i/>
                                    <w:spacing w:val="-2"/>
                                    <w:sz w:val="18"/>
                                  </w:rPr>
                                  <w:delText>/</w:delText>
                                </w:r>
                                <w:r>
                                  <w:rPr>
                                    <w:rFonts w:ascii="Times New Roman"/>
                                    <w:i/>
                                    <w:spacing w:val="-2"/>
                                    <w:sz w:val="18"/>
                                  </w:rPr>
                                  <w:delText>D</w:delText>
                                </w:r>
                                <w:r>
                                  <w:rPr>
                                    <w:spacing w:val="-2"/>
                                    <w:position w:val="-2"/>
                                    <w:sz w:val="14"/>
                                  </w:rPr>
                                  <w:delText>2</w:delText>
                                </w:r>
                              </w:del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w14:anchorId="65D3F131" id="docshape417" o:spid="_x0000_s1054" type="#_x0000_t202" style="position:absolute;left:0;text-align:left;margin-left:216.25pt;margin-top:6.85pt;width:45.35pt;height:11.85pt;z-index:-15557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" filled="f" stroked="f">
                  <v:textbox inset="0,0,0,0">
                    <w:txbxContent>
                      <w:p w14:paraId="0727F8F6" w14:textId="77777777" w:rsidR="00087420" w:rsidRDefault="001644E6">
                        <w:pPr>
                          <w:spacing w:line="227" w:lineRule="exact"/>
                          <w:rPr>
                            <w:del w:id="2606" w:author="Hughes, Anna E" w:date="2023-08-09T15:29:00Z"/>
                            <w:sz w:val="14"/>
                          </w:rPr>
                        </w:pPr>
                        <w:del w:id="2607" w:author="Hughes, Anna E" w:date="2023-08-09T15:29:00Z">
                          <w:r>
                            <w:rPr>
                              <w:spacing w:val="-2"/>
                              <w:sz w:val="18"/>
                            </w:rPr>
                            <w:delText>1</w:delText>
                          </w:r>
                          <w:r>
                            <w:rPr>
                              <w:rFonts w:ascii="Verdana"/>
                              <w:i/>
                              <w:spacing w:val="-2"/>
                              <w:sz w:val="18"/>
                            </w:rPr>
                            <w:delText>/</w:delText>
                          </w:r>
                          <w:r>
                            <w:rPr>
                              <w:rFonts w:ascii="Times New Roman"/>
                              <w:i/>
                              <w:spacing w:val="-2"/>
                              <w:sz w:val="18"/>
                            </w:rPr>
                            <w:delText>D</w:delText>
                          </w:r>
                          <w:r>
                            <w:rPr>
                              <w:spacing w:val="-2"/>
                              <w:position w:val="-2"/>
                              <w:sz w:val="14"/>
                            </w:rPr>
                            <w:delText>1</w:delText>
                          </w:r>
                          <w:r>
                            <w:rPr>
                              <w:rFonts w:ascii="Tahoma"/>
                              <w:spacing w:val="-2"/>
                              <w:sz w:val="18"/>
                            </w:rPr>
                            <w:delText>+</w:delText>
                          </w:r>
                          <w:r>
                            <w:rPr>
                              <w:spacing w:val="-2"/>
                              <w:sz w:val="18"/>
                            </w:rPr>
                            <w:delText>1</w:delText>
                          </w:r>
                          <w:r>
                            <w:rPr>
                              <w:rFonts w:ascii="Verdana"/>
                              <w:i/>
                              <w:spacing w:val="-2"/>
                              <w:sz w:val="18"/>
                            </w:rPr>
                            <w:delText>/</w:delText>
                          </w:r>
                          <w:r>
                            <w:rPr>
                              <w:rFonts w:ascii="Times New Roman"/>
                              <w:i/>
                              <w:spacing w:val="-2"/>
                              <w:sz w:val="18"/>
                            </w:rPr>
                            <w:delText>D</w:delText>
                          </w:r>
                          <w:r>
                            <w:rPr>
                              <w:spacing w:val="-2"/>
                              <w:position w:val="-2"/>
                              <w:sz w:val="14"/>
                            </w:rPr>
                            <w:delText>2</w:delText>
                          </w:r>
                        </w:del>
                      </w:p>
                    </w:txbxContent>
                  </v:textbox>
                  <w10:wrap anchorx="page"/>
                </v:shape>
              </w:pict>
            </mc:Fallback>
          </mc:AlternateContent>
        </w:r>
      </w:del>
      <w:ins w:id="2608" w:author="Hughes, Anna E" w:date="2023-08-09T15:29:00Z">
        <w:r w:rsidR="001E0CFE">
          <w:rPr>
            <w:noProof/>
            <w:lang w:val="en-GB" w:eastAsia="en-GB"/>
          </w:rPr>
          <mc:AlternateContent>
            <mc:Choice Requires="wps">
              <w:drawing>
                <wp:anchor distT="0" distB="0" distL="0" distR="0" simplePos="0" relativeHeight="485935104" behindDoc="1" locked="0" layoutInCell="1" allowOverlap="1">
                  <wp:simplePos x="0" y="0"/>
                  <wp:positionH relativeFrom="page">
                    <wp:posOffset>2746146</wp:posOffset>
                  </wp:positionH>
                  <wp:positionV relativeFrom="paragraph">
                    <wp:posOffset>87055</wp:posOffset>
                  </wp:positionV>
                  <wp:extent cx="575945" cy="150495"/>
                  <wp:effectExtent l="0" t="0" r="0" b="0"/>
                  <wp:wrapNone/>
                  <wp:docPr id="542" name="Textbox 5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/>
                        </wps:cNvSpPr>
                        <wps:spPr>
                          <a:xfrm>
                            <a:off x="0" y="0"/>
                            <a:ext cx="575945" cy="1504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2ED272B" w14:textId="77777777" w:rsidR="00470D98" w:rsidRDefault="001E0CFE">
                              <w:pPr>
                                <w:spacing w:line="227" w:lineRule="exact"/>
                                <w:rPr>
                                  <w:ins w:id="2609" w:author="Hughes, Anna E" w:date="2023-08-09T15:29:00Z"/>
                                  <w:sz w:val="14"/>
                                </w:rPr>
                              </w:pPr>
                              <w:ins w:id="2610" w:author="Hughes, Anna E" w:date="2023-08-09T15:29:00Z">
                                <w:r>
                                  <w:rPr>
                                    <w:spacing w:val="-2"/>
                                    <w:sz w:val="18"/>
                                  </w:rPr>
                                  <w:t>1</w:t>
                                </w:r>
                                <w:r>
                                  <w:rPr>
                                    <w:rFonts w:ascii="Verdana"/>
                                    <w:i/>
                                    <w:spacing w:val="-2"/>
                                    <w:sz w:val="18"/>
                                  </w:rPr>
                                  <w:t>/</w:t>
                                </w:r>
                                <w:r>
                                  <w:rPr>
                                    <w:rFonts w:ascii="Times New Roman"/>
                                    <w:i/>
                                    <w:spacing w:val="-2"/>
                                    <w:sz w:val="18"/>
                                  </w:rPr>
                                  <w:t>D</w:t>
                                </w:r>
                                <w:r>
                                  <w:rPr>
                                    <w:spacing w:val="-2"/>
                                    <w:position w:val="-2"/>
                                    <w:sz w:val="14"/>
                                  </w:rPr>
                                  <w:t>1</w:t>
                                </w:r>
                                <w:r>
                                  <w:rPr>
                                    <w:rFonts w:ascii="Tahoma"/>
                                    <w:spacing w:val="-2"/>
                                    <w:sz w:val="18"/>
                                  </w:rPr>
                                  <w:t>+</w:t>
                                </w:r>
                                <w:r>
                                  <w:rPr>
                                    <w:spacing w:val="-2"/>
                                    <w:sz w:val="18"/>
                                  </w:rPr>
                                  <w:t>1</w:t>
                                </w:r>
                                <w:r>
                                  <w:rPr>
                                    <w:rFonts w:ascii="Verdana"/>
                                    <w:i/>
                                    <w:spacing w:val="-2"/>
                                    <w:sz w:val="18"/>
                                  </w:rPr>
                                  <w:t>/</w:t>
                                </w:r>
                                <w:r>
                                  <w:rPr>
                                    <w:rFonts w:ascii="Times New Roman"/>
                                    <w:i/>
                                    <w:spacing w:val="-2"/>
                                    <w:sz w:val="18"/>
                                  </w:rPr>
                                  <w:t>D</w:t>
                                </w:r>
                                <w:r>
                                  <w:rPr>
                                    <w:spacing w:val="-2"/>
                                    <w:position w:val="-2"/>
                                    <w:sz w:val="14"/>
                                  </w:rPr>
                                  <w:t>2</w:t>
                                </w:r>
                              </w:ins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id="Textbox 542" o:spid="_x0000_s1055" type="#_x0000_t202" style="position:absolute;left:0;text-align:left;margin-left:216.25pt;margin-top:6.85pt;width:45.35pt;height:11.85pt;z-index:-17381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" filled="f" stroked="f">
                  <v:path arrowok="t"/>
                  <v:textbox inset="0,0,0,0">
                    <w:txbxContent>
                      <w:p w14:paraId="22ED272B" w14:textId="77777777" w:rsidR="00470D98" w:rsidRDefault="001E0CFE">
                        <w:pPr>
                          <w:spacing w:line="227" w:lineRule="exact"/>
                          <w:rPr>
                            <w:ins w:id="2611" w:author="Hughes, Anna E" w:date="2023-08-09T15:29:00Z"/>
                            <w:sz w:val="14"/>
                          </w:rPr>
                        </w:pPr>
                        <w:ins w:id="2612" w:author="Hughes, Anna E" w:date="2023-08-09T15:29:00Z">
                          <w:r>
                            <w:rPr>
                              <w:spacing w:val="-2"/>
                              <w:sz w:val="18"/>
                            </w:rPr>
                            <w:t>1</w:t>
                          </w:r>
                          <w:r>
                            <w:rPr>
                              <w:rFonts w:ascii="Verdana"/>
                              <w:i/>
                              <w:spacing w:val="-2"/>
                              <w:sz w:val="18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i/>
                              <w:spacing w:val="-2"/>
                              <w:sz w:val="18"/>
                            </w:rPr>
                            <w:t>D</w:t>
                          </w:r>
                          <w:r>
                            <w:rPr>
                              <w:spacing w:val="-2"/>
                              <w:position w:val="-2"/>
                              <w:sz w:val="14"/>
                            </w:rPr>
                            <w:t>1</w:t>
                          </w:r>
                          <w:r>
                            <w:rPr>
                              <w:rFonts w:ascii="Tahoma"/>
                              <w:spacing w:val="-2"/>
                              <w:sz w:val="18"/>
                            </w:rPr>
                            <w:t>+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>1</w:t>
                          </w:r>
                          <w:r>
                            <w:rPr>
                              <w:rFonts w:ascii="Verdana"/>
                              <w:i/>
                              <w:spacing w:val="-2"/>
                              <w:sz w:val="18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i/>
                              <w:spacing w:val="-2"/>
                              <w:sz w:val="18"/>
                            </w:rPr>
                            <w:t>D</w:t>
                          </w:r>
                          <w:r>
                            <w:rPr>
                              <w:spacing w:val="-2"/>
                              <w:position w:val="-2"/>
                              <w:sz w:val="14"/>
                            </w:rPr>
                            <w:t>2</w:t>
                          </w:r>
                        </w:ins>
                      </w:p>
                    </w:txbxContent>
                  </v:textbox>
                  <w10:wrap anchorx="page"/>
                </v:shape>
              </w:pict>
            </mc:Fallback>
          </mc:AlternateContent>
        </w:r>
      </w:ins>
      <w:r w:rsidR="001E0CFE">
        <w:rPr>
          <w:w w:val="90"/>
        </w:rPr>
        <w:t>to</w:t>
      </w:r>
      <w:r w:rsidR="001E0CFE">
        <w:rPr>
          <w:spacing w:val="19"/>
        </w:rPr>
        <w:t xml:space="preserve"> </w:t>
      </w:r>
      <w:r w:rsidR="001E0CFE">
        <w:rPr>
          <w:w w:val="90"/>
        </w:rPr>
        <w:t>our</w:t>
      </w:r>
      <w:r w:rsidR="001E0CFE">
        <w:rPr>
          <w:spacing w:val="19"/>
        </w:rPr>
        <w:t xml:space="preserve"> </w:t>
      </w:r>
      <w:r w:rsidR="001E0CFE">
        <w:rPr>
          <w:w w:val="90"/>
        </w:rPr>
        <w:t>estimated</w:t>
      </w:r>
      <w:r w:rsidR="001E0CFE">
        <w:rPr>
          <w:spacing w:val="19"/>
        </w:rPr>
        <w:t xml:space="preserve"> </w:t>
      </w:r>
      <w:r w:rsidR="001E0CFE">
        <w:rPr>
          <w:rFonts w:ascii="Times New Roman"/>
          <w:i/>
          <w:w w:val="90"/>
        </w:rPr>
        <w:t xml:space="preserve">D </w:t>
      </w:r>
      <w:r w:rsidR="001E0CFE">
        <w:rPr>
          <w:rFonts w:ascii="Tahoma"/>
          <w:w w:val="90"/>
        </w:rPr>
        <w:t>=</w:t>
      </w:r>
      <w:r w:rsidR="001E0CFE">
        <w:rPr>
          <w:rFonts w:ascii="Tahoma"/>
          <w:spacing w:val="4"/>
        </w:rPr>
        <w:t xml:space="preserve"> </w:t>
      </w:r>
      <w:r w:rsidR="001E0CFE">
        <w:rPr>
          <w:rFonts w:ascii="Times New Roman"/>
          <w:u w:val="single"/>
        </w:rPr>
        <w:tab/>
      </w:r>
      <w:r w:rsidR="001E0CFE">
        <w:rPr>
          <w:spacing w:val="-10"/>
          <w:u w:val="single"/>
          <w:vertAlign w:val="superscript"/>
        </w:rPr>
        <w:t>1</w:t>
      </w:r>
      <w:r w:rsidR="001E0CFE">
        <w:rPr>
          <w:u w:val="single"/>
        </w:rPr>
        <w:tab/>
      </w:r>
      <w:r w:rsidR="001E0CFE">
        <w:rPr>
          <w:spacing w:val="23"/>
        </w:rPr>
        <w:t xml:space="preserve"> </w:t>
      </w:r>
      <w:r w:rsidR="001E0CFE">
        <w:rPr>
          <w:rFonts w:ascii="Verdana"/>
          <w:i/>
          <w:w w:val="95"/>
        </w:rPr>
        <w:t>&gt;&gt;&gt;</w:t>
      </w:r>
      <w:r w:rsidR="001E0CFE">
        <w:rPr>
          <w:rFonts w:ascii="Verdana"/>
          <w:i/>
          <w:spacing w:val="-25"/>
          <w:w w:val="95"/>
        </w:rPr>
        <w:t xml:space="preserve"> </w:t>
      </w:r>
      <w:r w:rsidR="001E0CFE">
        <w:rPr>
          <w:rFonts w:ascii="Times New Roman"/>
          <w:i/>
          <w:w w:val="95"/>
        </w:rPr>
        <w:t>D</w:t>
      </w:r>
      <w:r w:rsidR="001E0CFE">
        <w:rPr>
          <w:w w:val="95"/>
          <w:vertAlign w:val="subscript"/>
        </w:rPr>
        <w:t>1</w:t>
      </w:r>
      <w:r w:rsidR="001E0CFE">
        <w:rPr>
          <w:rFonts w:ascii="Verdana"/>
          <w:i/>
          <w:w w:val="95"/>
        </w:rPr>
        <w:t>,</w:t>
      </w:r>
      <w:r w:rsidR="001E0CFE">
        <w:rPr>
          <w:rFonts w:ascii="Verdana"/>
          <w:i/>
          <w:spacing w:val="-54"/>
          <w:w w:val="95"/>
        </w:rPr>
        <w:t xml:space="preserve"> </w:t>
      </w:r>
      <w:r w:rsidR="001E0CFE">
        <w:rPr>
          <w:rFonts w:ascii="Times New Roman"/>
          <w:i/>
          <w:w w:val="95"/>
        </w:rPr>
        <w:t>D</w:t>
      </w:r>
      <w:r w:rsidR="001E0CFE">
        <w:rPr>
          <w:w w:val="95"/>
          <w:vertAlign w:val="subscript"/>
        </w:rPr>
        <w:t>2</w:t>
      </w:r>
      <w:r w:rsidR="001E0CFE">
        <w:rPr>
          <w:spacing w:val="20"/>
        </w:rPr>
        <w:t xml:space="preserve"> </w:t>
      </w:r>
      <w:r w:rsidR="001E0CFE">
        <w:rPr>
          <w:w w:val="95"/>
        </w:rPr>
        <w:t>i.e.</w:t>
      </w:r>
      <w:r w:rsidR="001E0CFE">
        <w:rPr>
          <w:spacing w:val="32"/>
        </w:rPr>
        <w:t xml:space="preserve"> </w:t>
      </w:r>
      <w:r w:rsidR="001E0CFE">
        <w:rPr>
          <w:w w:val="95"/>
        </w:rPr>
        <w:t>our</w:t>
      </w:r>
      <w:r w:rsidR="001E0CFE">
        <w:rPr>
          <w:spacing w:val="10"/>
        </w:rPr>
        <w:t xml:space="preserve"> </w:t>
      </w:r>
      <w:r w:rsidR="001E0CFE">
        <w:rPr>
          <w:w w:val="95"/>
        </w:rPr>
        <w:t>estimated</w:t>
      </w:r>
      <w:r w:rsidR="001E0CFE">
        <w:rPr>
          <w:spacing w:val="10"/>
        </w:rPr>
        <w:t xml:space="preserve"> </w:t>
      </w:r>
      <w:r w:rsidR="001E0CFE">
        <w:rPr>
          <w:w w:val="95"/>
        </w:rPr>
        <w:t>D</w:t>
      </w:r>
      <w:r w:rsidR="001E0CFE">
        <w:rPr>
          <w:spacing w:val="10"/>
        </w:rPr>
        <w:t xml:space="preserve"> </w:t>
      </w:r>
      <w:r w:rsidR="001E0CFE">
        <w:rPr>
          <w:w w:val="95"/>
        </w:rPr>
        <w:t>is</w:t>
      </w:r>
      <w:r w:rsidR="001E0CFE">
        <w:rPr>
          <w:spacing w:val="10"/>
        </w:rPr>
        <w:t xml:space="preserve"> </w:t>
      </w:r>
      <w:r w:rsidR="001E0CFE">
        <w:rPr>
          <w:w w:val="95"/>
        </w:rPr>
        <w:t>much</w:t>
      </w:r>
      <w:r w:rsidR="001E0CFE">
        <w:rPr>
          <w:spacing w:val="10"/>
        </w:rPr>
        <w:t xml:space="preserve"> </w:t>
      </w:r>
      <w:r w:rsidR="001E0CFE">
        <w:rPr>
          <w:w w:val="95"/>
        </w:rPr>
        <w:t>larger</w:t>
      </w:r>
    </w:p>
    <w:p w14:paraId="5AB2078A" w14:textId="77777777" w:rsidR="00470D98" w:rsidRDefault="001E0CFE">
      <w:pPr>
        <w:pStyle w:val="BodyText"/>
        <w:spacing w:before="34" w:line="247" w:lineRule="auto"/>
        <w:ind w:left="159" w:right="530"/>
        <w:jc w:val="both"/>
      </w:pPr>
      <w:r>
        <w:rPr>
          <w:spacing w:val="-8"/>
        </w:rPr>
        <w:t>than</w:t>
      </w:r>
      <w:r>
        <w:rPr>
          <w:spacing w:val="-3"/>
        </w:rPr>
        <w:t xml:space="preserve"> </w:t>
      </w:r>
      <w:r>
        <w:rPr>
          <w:spacing w:val="-8"/>
        </w:rPr>
        <w:t>the</w:t>
      </w:r>
      <w:r>
        <w:rPr>
          <w:spacing w:val="-3"/>
        </w:rPr>
        <w:t xml:space="preserve"> </w:t>
      </w:r>
      <w:r>
        <w:rPr>
          <w:spacing w:val="-8"/>
        </w:rPr>
        <w:t>slopes</w:t>
      </w:r>
      <w:r>
        <w:rPr>
          <w:spacing w:val="-3"/>
        </w:rPr>
        <w:t xml:space="preserve"> </w:t>
      </w:r>
      <w:r>
        <w:rPr>
          <w:spacing w:val="-8"/>
        </w:rPr>
        <w:t>that</w:t>
      </w:r>
      <w:r>
        <w:rPr>
          <w:spacing w:val="-3"/>
        </w:rPr>
        <w:t xml:space="preserve"> </w:t>
      </w:r>
      <w:r>
        <w:rPr>
          <w:spacing w:val="-8"/>
        </w:rPr>
        <w:t>were</w:t>
      </w:r>
      <w:r>
        <w:rPr>
          <w:spacing w:val="-3"/>
        </w:rPr>
        <w:t xml:space="preserve"> </w:t>
      </w:r>
      <w:r>
        <w:rPr>
          <w:spacing w:val="-8"/>
        </w:rPr>
        <w:t>used</w:t>
      </w:r>
      <w:r>
        <w:rPr>
          <w:spacing w:val="-3"/>
        </w:rPr>
        <w:t xml:space="preserve"> </w:t>
      </w:r>
      <w:r>
        <w:rPr>
          <w:spacing w:val="-8"/>
        </w:rPr>
        <w:t>to</w:t>
      </w:r>
      <w:r>
        <w:rPr>
          <w:spacing w:val="-3"/>
        </w:rPr>
        <w:t xml:space="preserve"> </w:t>
      </w:r>
      <w:r>
        <w:rPr>
          <w:spacing w:val="-8"/>
        </w:rPr>
        <w:t>generate</w:t>
      </w:r>
      <w:r>
        <w:rPr>
          <w:spacing w:val="-3"/>
        </w:rPr>
        <w:t xml:space="preserve"> </w:t>
      </w:r>
      <w:r>
        <w:rPr>
          <w:spacing w:val="-8"/>
        </w:rPr>
        <w:t>it,</w:t>
      </w:r>
      <w:r>
        <w:rPr>
          <w:spacing w:val="-3"/>
        </w:rPr>
        <w:t xml:space="preserve"> </w:t>
      </w:r>
      <w:r>
        <w:rPr>
          <w:spacing w:val="-8"/>
        </w:rPr>
        <w:t>which</w:t>
      </w:r>
      <w:r>
        <w:rPr>
          <w:spacing w:val="-3"/>
        </w:rPr>
        <w:t xml:space="preserve"> </w:t>
      </w:r>
      <w:r>
        <w:rPr>
          <w:spacing w:val="-8"/>
        </w:rPr>
        <w:t>is</w:t>
      </w:r>
      <w:r>
        <w:rPr>
          <w:spacing w:val="-3"/>
        </w:rPr>
        <w:t xml:space="preserve"> </w:t>
      </w:r>
      <w:r>
        <w:rPr>
          <w:spacing w:val="-8"/>
        </w:rPr>
        <w:t>clearly</w:t>
      </w:r>
      <w:r>
        <w:rPr>
          <w:spacing w:val="-3"/>
        </w:rPr>
        <w:t xml:space="preserve"> </w:t>
      </w:r>
      <w:r>
        <w:rPr>
          <w:spacing w:val="-8"/>
        </w:rPr>
        <w:t>incorrect.</w:t>
      </w:r>
      <w:r>
        <w:rPr>
          <w:spacing w:val="11"/>
        </w:rPr>
        <w:t xml:space="preserve"> </w:t>
      </w:r>
      <w:r>
        <w:rPr>
          <w:spacing w:val="-8"/>
        </w:rPr>
        <w:t>However, we</w:t>
      </w:r>
      <w:r>
        <w:rPr>
          <w:spacing w:val="-1"/>
        </w:rPr>
        <w:t xml:space="preserve"> </w:t>
      </w:r>
      <w:r>
        <w:rPr>
          <w:spacing w:val="-8"/>
        </w:rPr>
        <w:t>do</w:t>
      </w:r>
      <w:r>
        <w:rPr>
          <w:spacing w:val="-1"/>
        </w:rPr>
        <w:t xml:space="preserve"> </w:t>
      </w:r>
      <w:r>
        <w:rPr>
          <w:spacing w:val="-8"/>
        </w:rPr>
        <w:t>note</w:t>
      </w:r>
      <w:r>
        <w:rPr>
          <w:spacing w:val="-1"/>
        </w:rPr>
        <w:t xml:space="preserve"> </w:t>
      </w:r>
      <w:r>
        <w:rPr>
          <w:spacing w:val="-8"/>
        </w:rPr>
        <w:t>that</w:t>
      </w:r>
      <w:r>
        <w:rPr>
          <w:spacing w:val="-1"/>
        </w:rPr>
        <w:t xml:space="preserve"> </w:t>
      </w:r>
      <w:r>
        <w:rPr>
          <w:spacing w:val="-8"/>
        </w:rPr>
        <w:t>the</w:t>
      </w:r>
      <w:r>
        <w:rPr>
          <w:spacing w:val="-1"/>
        </w:rPr>
        <w:t xml:space="preserve"> </w:t>
      </w:r>
      <w:r>
        <w:rPr>
          <w:spacing w:val="-8"/>
        </w:rPr>
        <w:t>main</w:t>
      </w:r>
      <w:r>
        <w:rPr>
          <w:spacing w:val="-1"/>
        </w:rPr>
        <w:t xml:space="preserve"> </w:t>
      </w:r>
      <w:r>
        <w:rPr>
          <w:spacing w:val="-8"/>
        </w:rPr>
        <w:t>conclusions</w:t>
      </w:r>
      <w:r>
        <w:rPr>
          <w:spacing w:val="-1"/>
        </w:rPr>
        <w:t xml:space="preserve"> </w:t>
      </w:r>
      <w:r>
        <w:rPr>
          <w:spacing w:val="-8"/>
        </w:rPr>
        <w:t>of</w:t>
      </w:r>
      <w:r>
        <w:rPr>
          <w:spacing w:val="-1"/>
        </w:rPr>
        <w:t xml:space="preserve"> </w:t>
      </w:r>
      <w:r>
        <w:rPr>
          <w:spacing w:val="-8"/>
        </w:rPr>
        <w:t>our</w:t>
      </w:r>
      <w:r>
        <w:rPr>
          <w:spacing w:val="-1"/>
        </w:rPr>
        <w:t xml:space="preserve"> </w:t>
      </w:r>
      <w:r>
        <w:rPr>
          <w:spacing w:val="-8"/>
        </w:rPr>
        <w:t>analyses</w:t>
      </w:r>
      <w:r>
        <w:rPr>
          <w:spacing w:val="-1"/>
        </w:rPr>
        <w:t xml:space="preserve"> </w:t>
      </w:r>
      <w:r>
        <w:rPr>
          <w:spacing w:val="-8"/>
        </w:rPr>
        <w:t>still</w:t>
      </w:r>
      <w:r>
        <w:rPr>
          <w:spacing w:val="-1"/>
        </w:rPr>
        <w:t xml:space="preserve"> </w:t>
      </w:r>
      <w:r>
        <w:rPr>
          <w:spacing w:val="-8"/>
        </w:rPr>
        <w:t>hold</w:t>
      </w:r>
      <w:r>
        <w:rPr>
          <w:spacing w:val="-1"/>
        </w:rPr>
        <w:t xml:space="preserve"> </w:t>
      </w:r>
      <w:r>
        <w:rPr>
          <w:spacing w:val="-8"/>
        </w:rPr>
        <w:t>even</w:t>
      </w:r>
      <w:r>
        <w:rPr>
          <w:spacing w:val="-1"/>
        </w:rPr>
        <w:t xml:space="preserve"> </w:t>
      </w:r>
      <w:r>
        <w:rPr>
          <w:spacing w:val="-8"/>
        </w:rPr>
        <w:t>if</w:t>
      </w:r>
      <w:r>
        <w:rPr>
          <w:spacing w:val="-1"/>
        </w:rPr>
        <w:t xml:space="preserve"> </w:t>
      </w:r>
      <w:r>
        <w:rPr>
          <w:spacing w:val="-8"/>
        </w:rPr>
        <w:t>we</w:t>
      </w:r>
      <w:r>
        <w:rPr>
          <w:spacing w:val="-1"/>
        </w:rPr>
        <w:t xml:space="preserve"> </w:t>
      </w:r>
      <w:r>
        <w:rPr>
          <w:spacing w:val="-8"/>
        </w:rPr>
        <w:t xml:space="preserve">remove </w:t>
      </w:r>
      <w:r>
        <w:rPr>
          <w:w w:val="90"/>
        </w:rPr>
        <w:t>these negative slopes (by restricting our analyses only to certain colours and rings</w:t>
      </w:r>
      <w:r>
        <w:t xml:space="preserve"> of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-</w:t>
      </w:r>
      <w:r>
        <w:rPr>
          <w:spacing w:val="-13"/>
        </w:rPr>
        <w:t xml:space="preserve"> </w:t>
      </w:r>
      <w:r>
        <w:t>see</w:t>
      </w:r>
      <w:r>
        <w:rPr>
          <w:spacing w:val="-14"/>
        </w:rPr>
        <w:t xml:space="preserve"> </w:t>
      </w:r>
      <w:r>
        <w:rPr>
          <w:rFonts w:ascii="Times New Roman"/>
          <w:i/>
        </w:rPr>
        <w:t>Supplementary</w:t>
      </w:r>
      <w:r>
        <w:rPr>
          <w:rFonts w:ascii="Times New Roman"/>
          <w:i/>
          <w:spacing w:val="-15"/>
        </w:rPr>
        <w:t xml:space="preserve"> </w:t>
      </w:r>
      <w:r>
        <w:rPr>
          <w:rFonts w:ascii="Times New Roman"/>
          <w:i/>
        </w:rPr>
        <w:t>Materials:</w:t>
      </w:r>
      <w:r>
        <w:rPr>
          <w:rFonts w:ascii="Times New Roman"/>
          <w:i/>
          <w:spacing w:val="-15"/>
        </w:rPr>
        <w:t xml:space="preserve"> </w:t>
      </w:r>
      <w:r>
        <w:rPr>
          <w:rFonts w:ascii="Times New Roman"/>
          <w:i/>
        </w:rPr>
        <w:t>Suggestions</w:t>
      </w:r>
      <w:r>
        <w:rPr>
          <w:rFonts w:ascii="Times New Roman"/>
          <w:i/>
          <w:spacing w:val="-15"/>
        </w:rPr>
        <w:t xml:space="preserve"> </w:t>
      </w:r>
      <w:r>
        <w:rPr>
          <w:rFonts w:ascii="Times New Roman"/>
          <w:i/>
        </w:rPr>
        <w:t>from</w:t>
      </w:r>
      <w:r>
        <w:rPr>
          <w:rFonts w:ascii="Times New Roman"/>
          <w:i/>
          <w:spacing w:val="-15"/>
        </w:rPr>
        <w:t xml:space="preserve"> </w:t>
      </w:r>
      <w:r>
        <w:rPr>
          <w:rFonts w:ascii="Times New Roman"/>
          <w:i/>
        </w:rPr>
        <w:t>Reviewers</w:t>
      </w:r>
      <w:r>
        <w:rPr>
          <w:rFonts w:ascii="Times New Roman"/>
          <w:i/>
          <w:spacing w:val="-15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 xml:space="preserve">more </w:t>
      </w:r>
      <w:r>
        <w:rPr>
          <w:spacing w:val="-6"/>
        </w:rPr>
        <w:t>details),</w:t>
      </w:r>
      <w:r>
        <w:t xml:space="preserve"> </w:t>
      </w:r>
      <w:r>
        <w:rPr>
          <w:spacing w:val="-6"/>
        </w:rPr>
        <w:t xml:space="preserve">suggesting that addressing this mathematical issue may not necessarily </w:t>
      </w:r>
      <w:r>
        <w:rPr>
          <w:spacing w:val="-4"/>
        </w:rPr>
        <w:t>lead</w:t>
      </w:r>
      <w:r>
        <w:rPr>
          <w:spacing w:val="-10"/>
        </w:rPr>
        <w:t xml:space="preserve"> </w:t>
      </w:r>
      <w:r>
        <w:rPr>
          <w:spacing w:val="-4"/>
        </w:rPr>
        <w:t>to</w:t>
      </w:r>
      <w:r>
        <w:rPr>
          <w:spacing w:val="-9"/>
        </w:rPr>
        <w:t xml:space="preserve"> </w:t>
      </w:r>
      <w:r>
        <w:rPr>
          <w:spacing w:val="-4"/>
        </w:rPr>
        <w:t>the</w:t>
      </w:r>
      <w:r>
        <w:rPr>
          <w:spacing w:val="-9"/>
        </w:rPr>
        <w:t xml:space="preserve"> </w:t>
      </w:r>
      <w:r>
        <w:rPr>
          <w:spacing w:val="-4"/>
        </w:rPr>
        <w:t>collinear</w:t>
      </w:r>
      <w:r>
        <w:rPr>
          <w:spacing w:val="-9"/>
        </w:rPr>
        <w:t xml:space="preserve"> </w:t>
      </w:r>
      <w:r>
        <w:rPr>
          <w:spacing w:val="-4"/>
        </w:rPr>
        <w:t>contrast</w:t>
      </w:r>
      <w:r>
        <w:rPr>
          <w:spacing w:val="-10"/>
        </w:rPr>
        <w:t xml:space="preserve"> </w:t>
      </w:r>
      <w:r>
        <w:rPr>
          <w:spacing w:val="-4"/>
        </w:rPr>
        <w:t>method</w:t>
      </w:r>
      <w:r>
        <w:rPr>
          <w:spacing w:val="-9"/>
        </w:rPr>
        <w:t xml:space="preserve"> </w:t>
      </w:r>
      <w:r>
        <w:rPr>
          <w:spacing w:val="-4"/>
        </w:rPr>
        <w:t>being</w:t>
      </w:r>
      <w:r>
        <w:rPr>
          <w:spacing w:val="-9"/>
        </w:rPr>
        <w:t xml:space="preserve"> </w:t>
      </w:r>
      <w:r>
        <w:rPr>
          <w:spacing w:val="-4"/>
        </w:rPr>
        <w:t>preferred.</w:t>
      </w:r>
    </w:p>
    <w:p w14:paraId="7AD82926" w14:textId="77777777" w:rsidR="00470D98" w:rsidRDefault="00470D98">
      <w:pPr>
        <w:spacing w:line="247" w:lineRule="auto"/>
        <w:jc w:val="both"/>
        <w:sectPr w:rsidR="00470D98">
          <w:type w:val="continuous"/>
          <w:pgSz w:w="12240" w:h="15840"/>
          <w:pgMar w:top="1820" w:right="1720" w:bottom="280" w:left="1600" w:header="0" w:footer="1818" w:gutter="0"/>
          <w:cols w:num="2" w:space="720" w:equalWidth="0">
            <w:col w:w="418" w:space="40"/>
            <w:col w:w="8462"/>
          </w:cols>
        </w:sectPr>
      </w:pPr>
    </w:p>
    <w:p w14:paraId="51AF85D9" w14:textId="77777777" w:rsidR="00470D98" w:rsidRDefault="00470D98">
      <w:pPr>
        <w:pStyle w:val="BodyText"/>
        <w:spacing w:before="8"/>
        <w:ind w:left="0"/>
        <w:rPr>
          <w:sz w:val="19"/>
        </w:rPr>
      </w:pPr>
    </w:p>
    <w:p w14:paraId="55AEB72A" w14:textId="2D781259" w:rsidR="00470D98" w:rsidRDefault="001644E6">
      <w:pPr>
        <w:pStyle w:val="Heading1"/>
      </w:pPr>
      <w:del w:id="2613" w:author="Hughes, Anna E" w:date="2023-08-09T15:29:00Z">
        <w:r>
          <w:rPr>
            <w:rFonts w:ascii="Trebuchet MS"/>
            <w:b w:val="0"/>
            <w:sz w:val="12"/>
          </w:rPr>
          <w:delText>614</w:delText>
        </w:r>
      </w:del>
      <w:ins w:id="2614" w:author="Hughes, Anna E" w:date="2023-08-09T15:29:00Z">
        <w:r w:rsidR="001E0CFE">
          <w:rPr>
            <w:rFonts w:ascii="Trebuchet MS"/>
            <w:b w:val="0"/>
            <w:sz w:val="12"/>
          </w:rPr>
          <w:t>612</w:t>
        </w:r>
      </w:ins>
      <w:r w:rsidR="001E0CFE">
        <w:rPr>
          <w:rFonts w:ascii="Trebuchet MS"/>
          <w:b w:val="0"/>
          <w:spacing w:val="156"/>
          <w:sz w:val="12"/>
        </w:rPr>
        <w:t xml:space="preserve"> </w:t>
      </w:r>
      <w:bookmarkStart w:id="2615" w:name="General_Discussion"/>
      <w:bookmarkEnd w:id="2615"/>
      <w:r w:rsidR="001E0CFE">
        <w:t>7.</w:t>
      </w:r>
      <w:r w:rsidR="001E0CFE">
        <w:rPr>
          <w:spacing w:val="56"/>
        </w:rPr>
        <w:t xml:space="preserve"> </w:t>
      </w:r>
      <w:r w:rsidR="001E0CFE">
        <w:t>General</w:t>
      </w:r>
      <w:r w:rsidR="001E0CFE">
        <w:rPr>
          <w:spacing w:val="-3"/>
        </w:rPr>
        <w:t xml:space="preserve"> </w:t>
      </w:r>
      <w:r w:rsidR="001E0CFE">
        <w:rPr>
          <w:spacing w:val="-2"/>
        </w:rPr>
        <w:t>Discussion</w:t>
      </w:r>
    </w:p>
    <w:p w14:paraId="2AB59E3A" w14:textId="1AA09A2E" w:rsidR="00470D98" w:rsidRDefault="001644E6">
      <w:pPr>
        <w:pStyle w:val="BodyText"/>
        <w:tabs>
          <w:tab w:val="left" w:pos="968"/>
        </w:tabs>
        <w:spacing w:before="167"/>
      </w:pPr>
      <w:del w:id="2616" w:author="Hughes, Anna E" w:date="2023-08-09T15:29:00Z">
        <w:r>
          <w:rPr>
            <w:rFonts w:ascii="Trebuchet MS"/>
            <w:spacing w:val="-5"/>
            <w:sz w:val="12"/>
          </w:rPr>
          <w:delText>615</w:delText>
        </w:r>
      </w:del>
      <w:ins w:id="2617" w:author="Hughes, Anna E" w:date="2023-08-09T15:29:00Z">
        <w:r w:rsidR="001E0CFE">
          <w:rPr>
            <w:rFonts w:ascii="Trebuchet MS"/>
            <w:spacing w:val="-5"/>
            <w:sz w:val="12"/>
          </w:rPr>
          <w:t>613</w:t>
        </w:r>
      </w:ins>
      <w:r w:rsidR="001E0CFE">
        <w:rPr>
          <w:rFonts w:ascii="Trebuchet MS"/>
          <w:sz w:val="12"/>
        </w:rPr>
        <w:tab/>
      </w:r>
      <w:r w:rsidR="001E0CFE">
        <w:rPr>
          <w:spacing w:val="-4"/>
        </w:rPr>
        <w:t>In</w:t>
      </w:r>
      <w:r w:rsidR="001E0CFE">
        <w:rPr>
          <w:spacing w:val="-6"/>
        </w:rPr>
        <w:t xml:space="preserve"> </w:t>
      </w:r>
      <w:r w:rsidR="001E0CFE">
        <w:rPr>
          <w:spacing w:val="-4"/>
        </w:rPr>
        <w:t>this</w:t>
      </w:r>
      <w:r w:rsidR="001E0CFE">
        <w:rPr>
          <w:spacing w:val="-6"/>
        </w:rPr>
        <w:t xml:space="preserve"> </w:t>
      </w:r>
      <w:r w:rsidR="001E0CFE">
        <w:rPr>
          <w:spacing w:val="-4"/>
        </w:rPr>
        <w:t>paper, we</w:t>
      </w:r>
      <w:r w:rsidR="001E0CFE">
        <w:rPr>
          <w:spacing w:val="-6"/>
        </w:rPr>
        <w:t xml:space="preserve"> </w:t>
      </w:r>
      <w:r w:rsidR="001E0CFE">
        <w:rPr>
          <w:spacing w:val="-4"/>
        </w:rPr>
        <w:t>aimed</w:t>
      </w:r>
      <w:r w:rsidR="001E0CFE">
        <w:rPr>
          <w:spacing w:val="-6"/>
        </w:rPr>
        <w:t xml:space="preserve"> </w:t>
      </w:r>
      <w:r w:rsidR="001E0CFE">
        <w:rPr>
          <w:spacing w:val="-4"/>
        </w:rPr>
        <w:t>to</w:t>
      </w:r>
      <w:r w:rsidR="001E0CFE">
        <w:rPr>
          <w:spacing w:val="-6"/>
        </w:rPr>
        <w:t xml:space="preserve"> </w:t>
      </w:r>
      <w:r w:rsidR="001E0CFE">
        <w:rPr>
          <w:spacing w:val="-4"/>
        </w:rPr>
        <w:t>test</w:t>
      </w:r>
      <w:r w:rsidR="001E0CFE">
        <w:rPr>
          <w:spacing w:val="-6"/>
        </w:rPr>
        <w:t xml:space="preserve"> </w:t>
      </w:r>
      <w:r w:rsidR="001E0CFE">
        <w:rPr>
          <w:spacing w:val="-4"/>
        </w:rPr>
        <w:t>the</w:t>
      </w:r>
      <w:r w:rsidR="001E0CFE">
        <w:rPr>
          <w:spacing w:val="-6"/>
        </w:rPr>
        <w:t xml:space="preserve"> </w:t>
      </w:r>
      <w:r w:rsidR="001E0CFE">
        <w:rPr>
          <w:spacing w:val="-4"/>
        </w:rPr>
        <w:t>extent</w:t>
      </w:r>
      <w:r w:rsidR="001E0CFE">
        <w:rPr>
          <w:spacing w:val="-6"/>
        </w:rPr>
        <w:t xml:space="preserve"> </w:t>
      </w:r>
      <w:r w:rsidR="001E0CFE">
        <w:rPr>
          <w:spacing w:val="-4"/>
        </w:rPr>
        <w:t>to</w:t>
      </w:r>
      <w:r w:rsidR="001E0CFE">
        <w:rPr>
          <w:spacing w:val="-6"/>
        </w:rPr>
        <w:t xml:space="preserve"> </w:t>
      </w:r>
      <w:r w:rsidR="001E0CFE">
        <w:rPr>
          <w:spacing w:val="-4"/>
        </w:rPr>
        <w:t>which</w:t>
      </w:r>
      <w:r w:rsidR="001E0CFE">
        <w:rPr>
          <w:spacing w:val="-6"/>
        </w:rPr>
        <w:t xml:space="preserve"> </w:t>
      </w:r>
      <w:r w:rsidR="001E0CFE">
        <w:rPr>
          <w:spacing w:val="-4"/>
        </w:rPr>
        <w:t>the</w:t>
      </w:r>
      <w:r w:rsidR="001E0CFE">
        <w:rPr>
          <w:spacing w:val="-6"/>
        </w:rPr>
        <w:t xml:space="preserve"> </w:t>
      </w:r>
      <w:r w:rsidR="001E0CFE">
        <w:rPr>
          <w:spacing w:val="-4"/>
        </w:rPr>
        <w:t>results</w:t>
      </w:r>
      <w:r w:rsidR="001E0CFE">
        <w:rPr>
          <w:spacing w:val="-6"/>
        </w:rPr>
        <w:t xml:space="preserve"> </w:t>
      </w:r>
      <w:r w:rsidR="001E0CFE">
        <w:rPr>
          <w:spacing w:val="-4"/>
        </w:rPr>
        <w:t>of</w:t>
      </w:r>
      <w:r w:rsidR="001E0CFE">
        <w:rPr>
          <w:spacing w:val="-6"/>
        </w:rPr>
        <w:t xml:space="preserve"> </w:t>
      </w:r>
      <w:del w:id="2618" w:author="Hughes, Anna E" w:date="2023-08-09T15:29:00Z">
        <w:r w:rsidR="00791F47">
          <w:fldChar w:fldCharType="begin"/>
        </w:r>
        <w:r w:rsidR="00791F47">
          <w:delInstrText xml:space="preserve"> HYPERLINK \l "_bookmark29" </w:delInstrText>
        </w:r>
        <w:r w:rsidR="00791F47">
          <w:fldChar w:fldCharType="separate"/>
        </w:r>
        <w:r>
          <w:rPr>
            <w:spacing w:val="-4"/>
          </w:rPr>
          <w:delText>Buetti</w:delText>
        </w:r>
        <w:r>
          <w:rPr>
            <w:spacing w:val="-6"/>
          </w:rPr>
          <w:delText xml:space="preserve"> </w:delText>
        </w:r>
        <w:r>
          <w:rPr>
            <w:spacing w:val="-4"/>
          </w:rPr>
          <w:delText>et</w:delText>
        </w:r>
        <w:r>
          <w:rPr>
            <w:spacing w:val="-6"/>
          </w:rPr>
          <w:delText xml:space="preserve"> </w:delText>
        </w:r>
        <w:r>
          <w:rPr>
            <w:spacing w:val="-5"/>
          </w:rPr>
          <w:delText>al.</w:delText>
        </w:r>
        <w:r w:rsidR="00791F47">
          <w:rPr>
            <w:spacing w:val="-5"/>
          </w:rPr>
          <w:fldChar w:fldCharType="end"/>
        </w:r>
      </w:del>
      <w:ins w:id="2619" w:author="Hughes, Anna E" w:date="2023-08-09T15:29:00Z">
        <w:r w:rsidR="00791F47">
          <w:fldChar w:fldCharType="begin"/>
        </w:r>
        <w:r w:rsidR="00791F47">
          <w:instrText xml:space="preserve"> HYPERLINK \l "_bookmark30" </w:instrText>
        </w:r>
        <w:r w:rsidR="00791F47">
          <w:fldChar w:fldCharType="separate"/>
        </w:r>
        <w:r w:rsidR="001E0CFE">
          <w:rPr>
            <w:spacing w:val="-4"/>
          </w:rPr>
          <w:t>Buetti</w:t>
        </w:r>
        <w:r w:rsidR="001E0CFE">
          <w:rPr>
            <w:spacing w:val="-6"/>
          </w:rPr>
          <w:t xml:space="preserve"> </w:t>
        </w:r>
        <w:r w:rsidR="001E0CFE">
          <w:rPr>
            <w:spacing w:val="-4"/>
          </w:rPr>
          <w:t>et</w:t>
        </w:r>
        <w:r w:rsidR="001E0CFE">
          <w:rPr>
            <w:spacing w:val="-6"/>
          </w:rPr>
          <w:t xml:space="preserve"> </w:t>
        </w:r>
        <w:r w:rsidR="001E0CFE">
          <w:rPr>
            <w:spacing w:val="-5"/>
          </w:rPr>
          <w:t>al.</w:t>
        </w:r>
        <w:r w:rsidR="00791F47">
          <w:rPr>
            <w:spacing w:val="-5"/>
          </w:rPr>
          <w:fldChar w:fldCharType="end"/>
        </w:r>
      </w:ins>
    </w:p>
    <w:p w14:paraId="1483D3FD" w14:textId="1E479760" w:rsidR="00470D98" w:rsidRDefault="001644E6">
      <w:pPr>
        <w:pStyle w:val="BodyText"/>
      </w:pPr>
      <w:del w:id="2620" w:author="Hughes, Anna E" w:date="2023-08-09T15:29:00Z">
        <w:r>
          <w:rPr>
            <w:rFonts w:ascii="Trebuchet MS"/>
            <w:spacing w:val="-2"/>
            <w:sz w:val="12"/>
          </w:rPr>
          <w:delText>616</w:delText>
        </w:r>
        <w:r>
          <w:rPr>
            <w:rFonts w:ascii="Trebuchet MS"/>
            <w:spacing w:val="75"/>
            <w:w w:val="150"/>
            <w:sz w:val="12"/>
          </w:rPr>
          <w:delText xml:space="preserve"> </w:delText>
        </w:r>
        <w:r w:rsidR="00791F47">
          <w:fldChar w:fldCharType="begin"/>
        </w:r>
        <w:r w:rsidR="00791F47">
          <w:delInstrText xml:space="preserve"> HYPERLINK \l "_bookmark29" </w:delInstrText>
        </w:r>
        <w:r w:rsidR="00791F47">
          <w:fldChar w:fldCharType="separate"/>
        </w:r>
        <w:r>
          <w:rPr>
            <w:spacing w:val="-2"/>
          </w:rPr>
          <w:delText>(2019)</w:delText>
        </w:r>
        <w:r w:rsidR="00791F47">
          <w:rPr>
            <w:spacing w:val="-2"/>
          </w:rPr>
          <w:fldChar w:fldCharType="end"/>
        </w:r>
      </w:del>
      <w:ins w:id="2621" w:author="Hughes, Anna E" w:date="2023-08-09T15:29:00Z">
        <w:r w:rsidR="001E0CFE">
          <w:rPr>
            <w:rFonts w:ascii="Trebuchet MS"/>
            <w:spacing w:val="-2"/>
            <w:sz w:val="12"/>
          </w:rPr>
          <w:t>614</w:t>
        </w:r>
        <w:r w:rsidR="001E0CFE">
          <w:rPr>
            <w:rFonts w:ascii="Trebuchet MS"/>
            <w:spacing w:val="75"/>
            <w:w w:val="150"/>
            <w:sz w:val="12"/>
          </w:rPr>
          <w:t xml:space="preserve"> </w:t>
        </w:r>
        <w:r w:rsidR="00791F47">
          <w:fldChar w:fldCharType="begin"/>
        </w:r>
        <w:r w:rsidR="00791F47">
          <w:instrText xml:space="preserve"> HYPERLINK \l "_bookmark30" </w:instrText>
        </w:r>
        <w:r w:rsidR="00791F47">
          <w:fldChar w:fldCharType="separate"/>
        </w:r>
        <w:r w:rsidR="001E0CFE">
          <w:rPr>
            <w:spacing w:val="-2"/>
          </w:rPr>
          <w:t>(2019)</w:t>
        </w:r>
        <w:r w:rsidR="00791F47">
          <w:rPr>
            <w:spacing w:val="-2"/>
          </w:rPr>
          <w:fldChar w:fldCharType="end"/>
        </w:r>
      </w:ins>
      <w:r w:rsidR="001E0CFE">
        <w:rPr>
          <w:spacing w:val="7"/>
        </w:rPr>
        <w:t xml:space="preserve"> </w:t>
      </w:r>
      <w:r w:rsidR="001E0CFE">
        <w:rPr>
          <w:spacing w:val="-2"/>
        </w:rPr>
        <w:t>replicate</w:t>
      </w:r>
      <w:r w:rsidR="001E0CFE">
        <w:rPr>
          <w:spacing w:val="7"/>
        </w:rPr>
        <w:t xml:space="preserve"> </w:t>
      </w:r>
      <w:r w:rsidR="001E0CFE">
        <w:rPr>
          <w:spacing w:val="-2"/>
        </w:rPr>
        <w:t>and</w:t>
      </w:r>
      <w:r w:rsidR="001E0CFE">
        <w:rPr>
          <w:spacing w:val="8"/>
        </w:rPr>
        <w:t xml:space="preserve"> </w:t>
      </w:r>
      <w:r w:rsidR="001E0CFE">
        <w:rPr>
          <w:spacing w:val="-2"/>
        </w:rPr>
        <w:t>generalise,</w:t>
      </w:r>
      <w:r w:rsidR="001E0CFE">
        <w:rPr>
          <w:spacing w:val="12"/>
        </w:rPr>
        <w:t xml:space="preserve"> </w:t>
      </w:r>
      <w:r w:rsidR="001E0CFE">
        <w:rPr>
          <w:spacing w:val="-2"/>
        </w:rPr>
        <w:t>using</w:t>
      </w:r>
      <w:r w:rsidR="001E0CFE">
        <w:rPr>
          <w:spacing w:val="7"/>
        </w:rPr>
        <w:t xml:space="preserve"> </w:t>
      </w:r>
      <w:r w:rsidR="001E0CFE">
        <w:rPr>
          <w:spacing w:val="-2"/>
        </w:rPr>
        <w:t>a</w:t>
      </w:r>
      <w:r w:rsidR="001E0CFE">
        <w:rPr>
          <w:spacing w:val="7"/>
        </w:rPr>
        <w:t xml:space="preserve"> </w:t>
      </w:r>
      <w:r w:rsidR="001E0CFE">
        <w:rPr>
          <w:spacing w:val="-2"/>
        </w:rPr>
        <w:t>new</w:t>
      </w:r>
      <w:r w:rsidR="001E0CFE">
        <w:rPr>
          <w:spacing w:val="8"/>
        </w:rPr>
        <w:t xml:space="preserve"> </w:t>
      </w:r>
      <w:r w:rsidR="001E0CFE">
        <w:rPr>
          <w:spacing w:val="-2"/>
        </w:rPr>
        <w:t>modelling</w:t>
      </w:r>
      <w:r w:rsidR="001E0CFE">
        <w:rPr>
          <w:spacing w:val="7"/>
        </w:rPr>
        <w:t xml:space="preserve"> </w:t>
      </w:r>
      <w:r w:rsidR="001E0CFE">
        <w:rPr>
          <w:spacing w:val="-2"/>
        </w:rPr>
        <w:t>approach.</w:t>
      </w:r>
      <w:r w:rsidR="001E0CFE">
        <w:rPr>
          <w:spacing w:val="59"/>
        </w:rPr>
        <w:t xml:space="preserve"> </w:t>
      </w:r>
      <w:r w:rsidR="001E0CFE">
        <w:rPr>
          <w:spacing w:val="-2"/>
        </w:rPr>
        <w:t>Our</w:t>
      </w:r>
      <w:r w:rsidR="001E0CFE">
        <w:rPr>
          <w:spacing w:val="8"/>
        </w:rPr>
        <w:t xml:space="preserve"> </w:t>
      </w:r>
      <w:r w:rsidR="001E0CFE">
        <w:rPr>
          <w:spacing w:val="-2"/>
        </w:rPr>
        <w:t>results</w:t>
      </w:r>
    </w:p>
    <w:p w14:paraId="20685E3D" w14:textId="3B870E59" w:rsidR="00470D98" w:rsidRDefault="001644E6">
      <w:pPr>
        <w:pStyle w:val="BodyText"/>
        <w:spacing w:before="8"/>
      </w:pPr>
      <w:del w:id="2622" w:author="Hughes, Anna E" w:date="2023-08-09T15:29:00Z">
        <w:r>
          <w:rPr>
            <w:rFonts w:ascii="Trebuchet MS"/>
            <w:spacing w:val="-2"/>
            <w:sz w:val="12"/>
          </w:rPr>
          <w:delText>617</w:delText>
        </w:r>
      </w:del>
      <w:ins w:id="2623" w:author="Hughes, Anna E" w:date="2023-08-09T15:29:00Z">
        <w:r w:rsidR="001E0CFE">
          <w:rPr>
            <w:rFonts w:ascii="Trebuchet MS"/>
            <w:spacing w:val="-2"/>
            <w:sz w:val="12"/>
          </w:rPr>
          <w:t>615</w:t>
        </w:r>
      </w:ins>
      <w:r w:rsidR="001E0CFE">
        <w:rPr>
          <w:rFonts w:ascii="Trebuchet MS"/>
          <w:spacing w:val="78"/>
          <w:w w:val="150"/>
          <w:sz w:val="12"/>
        </w:rPr>
        <w:t xml:space="preserve"> </w:t>
      </w:r>
      <w:r w:rsidR="001E0CFE">
        <w:rPr>
          <w:spacing w:val="-2"/>
        </w:rPr>
        <w:t>allow</w:t>
      </w:r>
      <w:r w:rsidR="001E0CFE">
        <w:rPr>
          <w:spacing w:val="11"/>
        </w:rPr>
        <w:t xml:space="preserve"> </w:t>
      </w:r>
      <w:r w:rsidR="001E0CFE">
        <w:rPr>
          <w:spacing w:val="-2"/>
        </w:rPr>
        <w:t>us</w:t>
      </w:r>
      <w:r w:rsidR="001E0CFE">
        <w:rPr>
          <w:spacing w:val="11"/>
        </w:rPr>
        <w:t xml:space="preserve"> </w:t>
      </w:r>
      <w:r w:rsidR="001E0CFE">
        <w:rPr>
          <w:spacing w:val="-2"/>
        </w:rPr>
        <w:t>to</w:t>
      </w:r>
      <w:r w:rsidR="001E0CFE">
        <w:rPr>
          <w:spacing w:val="11"/>
        </w:rPr>
        <w:t xml:space="preserve"> </w:t>
      </w:r>
      <w:r w:rsidR="001E0CFE">
        <w:rPr>
          <w:spacing w:val="-2"/>
        </w:rPr>
        <w:t>confirm</w:t>
      </w:r>
      <w:r w:rsidR="001E0CFE">
        <w:rPr>
          <w:spacing w:val="11"/>
        </w:rPr>
        <w:t xml:space="preserve"> </w:t>
      </w:r>
      <w:r w:rsidR="001E0CFE">
        <w:rPr>
          <w:spacing w:val="-2"/>
        </w:rPr>
        <w:t>our</w:t>
      </w:r>
      <w:r w:rsidR="001E0CFE">
        <w:rPr>
          <w:spacing w:val="11"/>
        </w:rPr>
        <w:t xml:space="preserve"> </w:t>
      </w:r>
      <w:r w:rsidR="001E0CFE">
        <w:rPr>
          <w:spacing w:val="-2"/>
        </w:rPr>
        <w:t>pre-registered</w:t>
      </w:r>
      <w:r w:rsidR="001E0CFE">
        <w:rPr>
          <w:spacing w:val="11"/>
        </w:rPr>
        <w:t xml:space="preserve"> </w:t>
      </w:r>
      <w:r w:rsidR="001E0CFE">
        <w:rPr>
          <w:spacing w:val="-2"/>
        </w:rPr>
        <w:t>hypotheses</w:t>
      </w:r>
      <w:r w:rsidR="001E0CFE">
        <w:rPr>
          <w:spacing w:val="11"/>
        </w:rPr>
        <w:t xml:space="preserve"> </w:t>
      </w:r>
      <w:r w:rsidR="001E0CFE">
        <w:rPr>
          <w:spacing w:val="-2"/>
        </w:rPr>
        <w:t>1</w:t>
      </w:r>
      <w:r w:rsidR="001E0CFE">
        <w:rPr>
          <w:spacing w:val="11"/>
        </w:rPr>
        <w:t xml:space="preserve"> </w:t>
      </w:r>
      <w:r w:rsidR="001E0CFE">
        <w:rPr>
          <w:spacing w:val="-2"/>
        </w:rPr>
        <w:t>and</w:t>
      </w:r>
      <w:r w:rsidR="001E0CFE">
        <w:rPr>
          <w:spacing w:val="11"/>
        </w:rPr>
        <w:t xml:space="preserve"> </w:t>
      </w:r>
      <w:r w:rsidR="001E0CFE">
        <w:rPr>
          <w:spacing w:val="-2"/>
        </w:rPr>
        <w:t>2.</w:t>
      </w:r>
      <w:r w:rsidR="001E0CFE">
        <w:rPr>
          <w:spacing w:val="69"/>
        </w:rPr>
        <w:t xml:space="preserve"> </w:t>
      </w:r>
      <w:r w:rsidR="001E0CFE">
        <w:rPr>
          <w:spacing w:val="-2"/>
        </w:rPr>
        <w:t>Firstly,</w:t>
      </w:r>
      <w:r w:rsidR="001E0CFE">
        <w:rPr>
          <w:spacing w:val="17"/>
        </w:rPr>
        <w:t xml:space="preserve"> </w:t>
      </w:r>
      <w:r w:rsidR="001E0CFE">
        <w:rPr>
          <w:spacing w:val="-2"/>
        </w:rPr>
        <w:t>a</w:t>
      </w:r>
      <w:r w:rsidR="001E0CFE">
        <w:rPr>
          <w:spacing w:val="11"/>
        </w:rPr>
        <w:t xml:space="preserve"> </w:t>
      </w:r>
      <w:r w:rsidR="001E0CFE">
        <w:rPr>
          <w:spacing w:val="-2"/>
        </w:rPr>
        <w:t>shifted-</w:t>
      </w:r>
    </w:p>
    <w:p w14:paraId="5EF40F05" w14:textId="473E4951" w:rsidR="00470D98" w:rsidRDefault="001644E6">
      <w:pPr>
        <w:pStyle w:val="BodyText"/>
      </w:pPr>
      <w:del w:id="2624" w:author="Hughes, Anna E" w:date="2023-08-09T15:29:00Z">
        <w:r>
          <w:rPr>
            <w:rFonts w:ascii="Trebuchet MS"/>
            <w:w w:val="90"/>
            <w:sz w:val="12"/>
          </w:rPr>
          <w:delText>618</w:delText>
        </w:r>
      </w:del>
      <w:ins w:id="2625" w:author="Hughes, Anna E" w:date="2023-08-09T15:29:00Z">
        <w:r w:rsidR="001E0CFE">
          <w:rPr>
            <w:rFonts w:ascii="Trebuchet MS"/>
            <w:w w:val="90"/>
            <w:sz w:val="12"/>
          </w:rPr>
          <w:t>616</w:t>
        </w:r>
      </w:ins>
      <w:r w:rsidR="001E0CFE">
        <w:rPr>
          <w:rFonts w:ascii="Trebuchet MS"/>
          <w:spacing w:val="73"/>
          <w:sz w:val="12"/>
        </w:rPr>
        <w:t xml:space="preserve">  </w:t>
      </w:r>
      <w:r w:rsidR="001E0CFE">
        <w:rPr>
          <w:w w:val="90"/>
        </w:rPr>
        <w:t>lognormal</w:t>
      </w:r>
      <w:r w:rsidR="001E0CFE">
        <w:rPr>
          <w:spacing w:val="23"/>
        </w:rPr>
        <w:t xml:space="preserve"> </w:t>
      </w:r>
      <w:r w:rsidR="001E0CFE">
        <w:rPr>
          <w:w w:val="90"/>
        </w:rPr>
        <w:t>distribution</w:t>
      </w:r>
      <w:r w:rsidR="001E0CFE">
        <w:rPr>
          <w:spacing w:val="21"/>
        </w:rPr>
        <w:t xml:space="preserve"> </w:t>
      </w:r>
      <w:r w:rsidR="001E0CFE">
        <w:rPr>
          <w:w w:val="90"/>
        </w:rPr>
        <w:t>of</w:t>
      </w:r>
      <w:r w:rsidR="001E0CFE">
        <w:rPr>
          <w:spacing w:val="21"/>
        </w:rPr>
        <w:t xml:space="preserve"> </w:t>
      </w:r>
      <w:r w:rsidR="001E0CFE">
        <w:rPr>
          <w:w w:val="90"/>
        </w:rPr>
        <w:t>response</w:t>
      </w:r>
      <w:r w:rsidR="001E0CFE">
        <w:rPr>
          <w:spacing w:val="22"/>
        </w:rPr>
        <w:t xml:space="preserve"> </w:t>
      </w:r>
      <w:r w:rsidR="001E0CFE">
        <w:rPr>
          <w:w w:val="90"/>
        </w:rPr>
        <w:t>times</w:t>
      </w:r>
      <w:r w:rsidR="001E0CFE">
        <w:rPr>
          <w:spacing w:val="21"/>
        </w:rPr>
        <w:t xml:space="preserve"> </w:t>
      </w:r>
      <w:r w:rsidR="001E0CFE">
        <w:rPr>
          <w:w w:val="90"/>
        </w:rPr>
        <w:t>outperforms</w:t>
      </w:r>
      <w:r w:rsidR="001E0CFE">
        <w:rPr>
          <w:spacing w:val="21"/>
        </w:rPr>
        <w:t xml:space="preserve"> </w:t>
      </w:r>
      <w:r w:rsidR="001E0CFE">
        <w:rPr>
          <w:w w:val="90"/>
        </w:rPr>
        <w:t>normal</w:t>
      </w:r>
      <w:r w:rsidR="001E0CFE">
        <w:rPr>
          <w:spacing w:val="22"/>
        </w:rPr>
        <w:t xml:space="preserve"> </w:t>
      </w:r>
      <w:r w:rsidR="001E0CFE">
        <w:rPr>
          <w:w w:val="90"/>
        </w:rPr>
        <w:t>and</w:t>
      </w:r>
      <w:r w:rsidR="001E0CFE">
        <w:rPr>
          <w:spacing w:val="21"/>
        </w:rPr>
        <w:t xml:space="preserve"> </w:t>
      </w:r>
      <w:r w:rsidR="001E0CFE">
        <w:rPr>
          <w:w w:val="90"/>
        </w:rPr>
        <w:t>lognormal</w:t>
      </w:r>
      <w:r w:rsidR="001E0CFE">
        <w:rPr>
          <w:spacing w:val="22"/>
        </w:rPr>
        <w:t xml:space="preserve"> </w:t>
      </w:r>
      <w:r w:rsidR="001E0CFE">
        <w:rPr>
          <w:spacing w:val="-4"/>
          <w:w w:val="90"/>
        </w:rPr>
        <w:t>dis-</w:t>
      </w:r>
    </w:p>
    <w:p w14:paraId="53F109E2" w14:textId="3B8F923A" w:rsidR="00470D98" w:rsidRDefault="001644E6">
      <w:pPr>
        <w:pStyle w:val="BodyText"/>
        <w:spacing w:before="8"/>
      </w:pPr>
      <w:del w:id="2626" w:author="Hughes, Anna E" w:date="2023-08-09T15:29:00Z">
        <w:r>
          <w:rPr>
            <w:rFonts w:ascii="Trebuchet MS"/>
            <w:spacing w:val="-6"/>
            <w:sz w:val="12"/>
          </w:rPr>
          <w:delText>619</w:delText>
        </w:r>
      </w:del>
      <w:ins w:id="2627" w:author="Hughes, Anna E" w:date="2023-08-09T15:29:00Z">
        <w:r w:rsidR="001E0CFE">
          <w:rPr>
            <w:rFonts w:ascii="Trebuchet MS"/>
            <w:spacing w:val="-6"/>
            <w:sz w:val="12"/>
          </w:rPr>
          <w:t>617</w:t>
        </w:r>
      </w:ins>
      <w:r w:rsidR="001E0CFE">
        <w:rPr>
          <w:rFonts w:ascii="Trebuchet MS"/>
          <w:spacing w:val="34"/>
          <w:sz w:val="12"/>
        </w:rPr>
        <w:t xml:space="preserve">  </w:t>
      </w:r>
      <w:r w:rsidR="001E0CFE">
        <w:rPr>
          <w:spacing w:val="-6"/>
        </w:rPr>
        <w:t>tributions,</w:t>
      </w:r>
      <w:r w:rsidR="001E0CFE">
        <w:rPr>
          <w:spacing w:val="6"/>
        </w:rPr>
        <w:t xml:space="preserve"> </w:t>
      </w:r>
      <w:r w:rsidR="001E0CFE">
        <w:rPr>
          <w:spacing w:val="-6"/>
        </w:rPr>
        <w:t>demonstrating</w:t>
      </w:r>
      <w:r w:rsidR="001E0CFE">
        <w:rPr>
          <w:spacing w:val="2"/>
        </w:rPr>
        <w:t xml:space="preserve"> </w:t>
      </w:r>
      <w:r w:rsidR="001E0CFE">
        <w:rPr>
          <w:spacing w:val="-6"/>
        </w:rPr>
        <w:t>that</w:t>
      </w:r>
      <w:r w:rsidR="001E0CFE">
        <w:rPr>
          <w:spacing w:val="2"/>
        </w:rPr>
        <w:t xml:space="preserve"> </w:t>
      </w:r>
      <w:r w:rsidR="001E0CFE">
        <w:rPr>
          <w:spacing w:val="-6"/>
        </w:rPr>
        <w:t>reaction</w:t>
      </w:r>
      <w:r w:rsidR="001E0CFE">
        <w:rPr>
          <w:spacing w:val="2"/>
        </w:rPr>
        <w:t xml:space="preserve"> </w:t>
      </w:r>
      <w:r w:rsidR="001E0CFE">
        <w:rPr>
          <w:spacing w:val="-6"/>
        </w:rPr>
        <w:t>time</w:t>
      </w:r>
      <w:r w:rsidR="001E0CFE">
        <w:rPr>
          <w:spacing w:val="2"/>
        </w:rPr>
        <w:t xml:space="preserve"> </w:t>
      </w:r>
      <w:r w:rsidR="001E0CFE">
        <w:rPr>
          <w:spacing w:val="-6"/>
        </w:rPr>
        <w:t>data</w:t>
      </w:r>
      <w:r w:rsidR="001E0CFE">
        <w:rPr>
          <w:spacing w:val="2"/>
        </w:rPr>
        <w:t xml:space="preserve"> </w:t>
      </w:r>
      <w:r w:rsidR="001E0CFE">
        <w:rPr>
          <w:spacing w:val="-6"/>
        </w:rPr>
        <w:t>are</w:t>
      </w:r>
      <w:r w:rsidR="001E0CFE">
        <w:rPr>
          <w:spacing w:val="2"/>
        </w:rPr>
        <w:t xml:space="preserve"> </w:t>
      </w:r>
      <w:r w:rsidR="001E0CFE">
        <w:rPr>
          <w:spacing w:val="-6"/>
        </w:rPr>
        <w:t>best</w:t>
      </w:r>
      <w:r w:rsidR="001E0CFE">
        <w:rPr>
          <w:spacing w:val="2"/>
        </w:rPr>
        <w:t xml:space="preserve"> </w:t>
      </w:r>
      <w:r w:rsidR="001E0CFE">
        <w:rPr>
          <w:spacing w:val="-6"/>
        </w:rPr>
        <w:t>modelled</w:t>
      </w:r>
      <w:r w:rsidR="001E0CFE">
        <w:rPr>
          <w:spacing w:val="2"/>
        </w:rPr>
        <w:t xml:space="preserve"> </w:t>
      </w:r>
      <w:r w:rsidR="001E0CFE">
        <w:rPr>
          <w:spacing w:val="-6"/>
        </w:rPr>
        <w:t>by</w:t>
      </w:r>
      <w:r w:rsidR="001E0CFE">
        <w:rPr>
          <w:spacing w:val="2"/>
        </w:rPr>
        <w:t xml:space="preserve"> </w:t>
      </w:r>
      <w:r w:rsidR="001E0CFE">
        <w:rPr>
          <w:spacing w:val="-6"/>
        </w:rPr>
        <w:t>a</w:t>
      </w:r>
      <w:r w:rsidR="001E0CFE">
        <w:rPr>
          <w:spacing w:val="2"/>
        </w:rPr>
        <w:t xml:space="preserve"> </w:t>
      </w:r>
      <w:r w:rsidR="001E0CFE">
        <w:rPr>
          <w:spacing w:val="-6"/>
        </w:rPr>
        <w:t>skewed</w:t>
      </w:r>
    </w:p>
    <w:p w14:paraId="6114FF7D" w14:textId="0DE980D5" w:rsidR="00470D98" w:rsidRDefault="001644E6">
      <w:pPr>
        <w:pStyle w:val="BodyText"/>
        <w:spacing w:before="8"/>
      </w:pPr>
      <w:del w:id="2628" w:author="Hughes, Anna E" w:date="2023-08-09T15:29:00Z">
        <w:r>
          <w:rPr>
            <w:rFonts w:ascii="Trebuchet MS"/>
            <w:spacing w:val="-6"/>
            <w:sz w:val="12"/>
          </w:rPr>
          <w:delText>620</w:delText>
        </w:r>
      </w:del>
      <w:ins w:id="2629" w:author="Hughes, Anna E" w:date="2023-08-09T15:29:00Z">
        <w:r w:rsidR="001E0CFE">
          <w:rPr>
            <w:rFonts w:ascii="Trebuchet MS"/>
            <w:spacing w:val="-6"/>
            <w:sz w:val="12"/>
          </w:rPr>
          <w:t>618</w:t>
        </w:r>
      </w:ins>
      <w:r w:rsidR="001E0CFE">
        <w:rPr>
          <w:rFonts w:ascii="Trebuchet MS"/>
          <w:spacing w:val="39"/>
          <w:sz w:val="12"/>
        </w:rPr>
        <w:t xml:space="preserve">  </w:t>
      </w:r>
      <w:r w:rsidR="001E0CFE">
        <w:rPr>
          <w:spacing w:val="-6"/>
        </w:rPr>
        <w:t>distribution with</w:t>
      </w:r>
      <w:r w:rsidR="001E0CFE">
        <w:rPr>
          <w:spacing w:val="-8"/>
        </w:rPr>
        <w:t xml:space="preserve"> </w:t>
      </w:r>
      <w:r w:rsidR="001E0CFE">
        <w:rPr>
          <w:spacing w:val="-6"/>
        </w:rPr>
        <w:t>an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offset.</w:t>
      </w:r>
      <w:r w:rsidR="001E0CFE">
        <w:rPr>
          <w:spacing w:val="4"/>
        </w:rPr>
        <w:t xml:space="preserve"> </w:t>
      </w:r>
      <w:r w:rsidR="001E0CFE">
        <w:rPr>
          <w:spacing w:val="-6"/>
        </w:rPr>
        <w:t>Similarly,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we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confirmed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that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the</w:t>
      </w:r>
      <w:r w:rsidR="001E0CFE">
        <w:rPr>
          <w:spacing w:val="-8"/>
        </w:rPr>
        <w:t xml:space="preserve"> </w:t>
      </w:r>
      <w:r w:rsidR="001E0CFE">
        <w:rPr>
          <w:spacing w:val="-6"/>
        </w:rPr>
        <w:t>number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of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distractors</w:t>
      </w:r>
    </w:p>
    <w:p w14:paraId="7D9A36D2" w14:textId="520022FA" w:rsidR="00470D98" w:rsidRDefault="001644E6">
      <w:pPr>
        <w:pStyle w:val="BodyText"/>
      </w:pPr>
      <w:del w:id="2630" w:author="Hughes, Anna E" w:date="2023-08-09T15:29:00Z">
        <w:r>
          <w:rPr>
            <w:rFonts w:ascii="Trebuchet MS"/>
            <w:spacing w:val="-2"/>
            <w:sz w:val="12"/>
          </w:rPr>
          <w:delText>621</w:delText>
        </w:r>
      </w:del>
      <w:ins w:id="2631" w:author="Hughes, Anna E" w:date="2023-08-09T15:29:00Z">
        <w:r w:rsidR="001E0CFE">
          <w:rPr>
            <w:rFonts w:ascii="Trebuchet MS"/>
            <w:spacing w:val="-2"/>
            <w:sz w:val="12"/>
          </w:rPr>
          <w:t>619</w:t>
        </w:r>
      </w:ins>
      <w:r w:rsidR="001E0CFE">
        <w:rPr>
          <w:rFonts w:ascii="Trebuchet MS"/>
          <w:spacing w:val="38"/>
          <w:sz w:val="12"/>
        </w:rPr>
        <w:t xml:space="preserve">  </w:t>
      </w:r>
      <w:r w:rsidR="001E0CFE">
        <w:rPr>
          <w:spacing w:val="-2"/>
        </w:rPr>
        <w:t>has</w:t>
      </w:r>
      <w:r w:rsidR="001E0CFE">
        <w:rPr>
          <w:spacing w:val="4"/>
        </w:rPr>
        <w:t xml:space="preserve"> </w:t>
      </w:r>
      <w:r w:rsidR="001E0CFE">
        <w:rPr>
          <w:spacing w:val="-2"/>
        </w:rPr>
        <w:t>a</w:t>
      </w:r>
      <w:r w:rsidR="001E0CFE">
        <w:rPr>
          <w:spacing w:val="4"/>
        </w:rPr>
        <w:t xml:space="preserve"> </w:t>
      </w:r>
      <w:r w:rsidR="001E0CFE">
        <w:rPr>
          <w:spacing w:val="-2"/>
        </w:rPr>
        <w:t>log-linear</w:t>
      </w:r>
      <w:r w:rsidR="001E0CFE">
        <w:rPr>
          <w:spacing w:val="4"/>
        </w:rPr>
        <w:t xml:space="preserve"> </w:t>
      </w:r>
      <w:r w:rsidR="001E0CFE">
        <w:rPr>
          <w:spacing w:val="-2"/>
        </w:rPr>
        <w:t>effect</w:t>
      </w:r>
      <w:r w:rsidR="001E0CFE">
        <w:rPr>
          <w:spacing w:val="4"/>
        </w:rPr>
        <w:t xml:space="preserve"> </w:t>
      </w:r>
      <w:r w:rsidR="001E0CFE">
        <w:rPr>
          <w:spacing w:val="-2"/>
        </w:rPr>
        <w:t>in</w:t>
      </w:r>
      <w:r w:rsidR="001E0CFE">
        <w:rPr>
          <w:spacing w:val="4"/>
        </w:rPr>
        <w:t xml:space="preserve"> </w:t>
      </w:r>
      <w:r w:rsidR="001E0CFE">
        <w:rPr>
          <w:spacing w:val="-2"/>
        </w:rPr>
        <w:t>this</w:t>
      </w:r>
      <w:r w:rsidR="001E0CFE">
        <w:rPr>
          <w:spacing w:val="4"/>
        </w:rPr>
        <w:t xml:space="preserve"> </w:t>
      </w:r>
      <w:r w:rsidR="001E0CFE">
        <w:rPr>
          <w:spacing w:val="-2"/>
        </w:rPr>
        <w:t>model,</w:t>
      </w:r>
      <w:r w:rsidR="001E0CFE">
        <w:rPr>
          <w:spacing w:val="6"/>
        </w:rPr>
        <w:t xml:space="preserve"> </w:t>
      </w:r>
      <w:r w:rsidR="001E0CFE">
        <w:rPr>
          <w:spacing w:val="-2"/>
        </w:rPr>
        <w:t>in</w:t>
      </w:r>
      <w:r w:rsidR="001E0CFE">
        <w:rPr>
          <w:spacing w:val="4"/>
        </w:rPr>
        <w:t xml:space="preserve"> </w:t>
      </w:r>
      <w:r w:rsidR="001E0CFE">
        <w:rPr>
          <w:spacing w:val="-2"/>
        </w:rPr>
        <w:t>line</w:t>
      </w:r>
      <w:r w:rsidR="001E0CFE">
        <w:rPr>
          <w:spacing w:val="4"/>
        </w:rPr>
        <w:t xml:space="preserve"> </w:t>
      </w:r>
      <w:r w:rsidR="001E0CFE">
        <w:rPr>
          <w:spacing w:val="-2"/>
        </w:rPr>
        <w:t>with</w:t>
      </w:r>
      <w:r w:rsidR="001E0CFE">
        <w:rPr>
          <w:spacing w:val="4"/>
        </w:rPr>
        <w:t xml:space="preserve"> </w:t>
      </w:r>
      <w:r w:rsidR="001E0CFE">
        <w:rPr>
          <w:spacing w:val="-2"/>
        </w:rPr>
        <w:t>the</w:t>
      </w:r>
      <w:r w:rsidR="001E0CFE">
        <w:rPr>
          <w:spacing w:val="4"/>
        </w:rPr>
        <w:t xml:space="preserve"> </w:t>
      </w:r>
      <w:r w:rsidR="001E0CFE">
        <w:rPr>
          <w:spacing w:val="-2"/>
        </w:rPr>
        <w:t>predictions</w:t>
      </w:r>
      <w:r w:rsidR="001E0CFE">
        <w:rPr>
          <w:spacing w:val="4"/>
        </w:rPr>
        <w:t xml:space="preserve"> </w:t>
      </w:r>
      <w:r w:rsidR="001E0CFE">
        <w:rPr>
          <w:spacing w:val="-2"/>
        </w:rPr>
        <w:t>of</w:t>
      </w:r>
      <w:r w:rsidR="001E0CFE">
        <w:rPr>
          <w:spacing w:val="4"/>
        </w:rPr>
        <w:t xml:space="preserve"> </w:t>
      </w:r>
      <w:r w:rsidR="001E0CFE">
        <w:rPr>
          <w:spacing w:val="-2"/>
        </w:rPr>
        <w:t>TCS</w:t>
      </w:r>
      <w:r w:rsidR="001E0CFE">
        <w:rPr>
          <w:spacing w:val="4"/>
        </w:rPr>
        <w:t xml:space="preserve"> </w:t>
      </w:r>
      <w:r w:rsidR="001E0CFE">
        <w:rPr>
          <w:spacing w:val="-2"/>
        </w:rPr>
        <w:t>theory.</w:t>
      </w:r>
    </w:p>
    <w:p w14:paraId="20362362" w14:textId="702F2907" w:rsidR="00470D98" w:rsidRDefault="001644E6">
      <w:pPr>
        <w:pStyle w:val="BodyText"/>
        <w:spacing w:before="8"/>
      </w:pPr>
      <w:del w:id="2632" w:author="Hughes, Anna E" w:date="2023-08-09T15:29:00Z">
        <w:r>
          <w:rPr>
            <w:rFonts w:ascii="Trebuchet MS"/>
            <w:spacing w:val="-4"/>
            <w:sz w:val="12"/>
          </w:rPr>
          <w:delText>622</w:delText>
        </w:r>
      </w:del>
      <w:ins w:id="2633" w:author="Hughes, Anna E" w:date="2023-08-09T15:29:00Z">
        <w:r w:rsidR="001E0CFE">
          <w:rPr>
            <w:rFonts w:ascii="Trebuchet MS"/>
            <w:spacing w:val="-4"/>
            <w:sz w:val="12"/>
          </w:rPr>
          <w:t>620</w:t>
        </w:r>
      </w:ins>
      <w:r w:rsidR="001E0CFE">
        <w:rPr>
          <w:rFonts w:ascii="Trebuchet MS"/>
          <w:spacing w:val="35"/>
          <w:sz w:val="12"/>
        </w:rPr>
        <w:t xml:space="preserve">  </w:t>
      </w:r>
      <w:r w:rsidR="001E0CFE">
        <w:rPr>
          <w:spacing w:val="-4"/>
        </w:rPr>
        <w:t>We</w:t>
      </w:r>
      <w:r w:rsidR="001E0CFE">
        <w:rPr>
          <w:spacing w:val="11"/>
        </w:rPr>
        <w:t xml:space="preserve"> </w:t>
      </w:r>
      <w:r w:rsidR="001E0CFE">
        <w:rPr>
          <w:spacing w:val="-4"/>
        </w:rPr>
        <w:t>also</w:t>
      </w:r>
      <w:r w:rsidR="001E0CFE">
        <w:rPr>
          <w:spacing w:val="10"/>
        </w:rPr>
        <w:t xml:space="preserve"> </w:t>
      </w:r>
      <w:r w:rsidR="001E0CFE">
        <w:rPr>
          <w:spacing w:val="-4"/>
        </w:rPr>
        <w:t>replicated</w:t>
      </w:r>
      <w:r w:rsidR="001E0CFE">
        <w:rPr>
          <w:spacing w:val="9"/>
        </w:rPr>
        <w:t xml:space="preserve"> </w:t>
      </w:r>
      <w:r w:rsidR="001E0CFE">
        <w:rPr>
          <w:spacing w:val="-4"/>
        </w:rPr>
        <w:t>other</w:t>
      </w:r>
      <w:r w:rsidR="001E0CFE">
        <w:rPr>
          <w:spacing w:val="10"/>
        </w:rPr>
        <w:t xml:space="preserve"> </w:t>
      </w:r>
      <w:r w:rsidR="001E0CFE">
        <w:rPr>
          <w:spacing w:val="-4"/>
        </w:rPr>
        <w:t>aspects</w:t>
      </w:r>
      <w:r w:rsidR="001E0CFE">
        <w:rPr>
          <w:spacing w:val="9"/>
        </w:rPr>
        <w:t xml:space="preserve"> </w:t>
      </w:r>
      <w:r w:rsidR="001E0CFE">
        <w:rPr>
          <w:spacing w:val="-4"/>
        </w:rPr>
        <w:t>of</w:t>
      </w:r>
      <w:r w:rsidR="001E0CFE">
        <w:rPr>
          <w:spacing w:val="10"/>
        </w:rPr>
        <w:t xml:space="preserve"> </w:t>
      </w:r>
      <w:r w:rsidR="001E0CFE">
        <w:rPr>
          <w:spacing w:val="-4"/>
        </w:rPr>
        <w:t>the</w:t>
      </w:r>
      <w:r w:rsidR="001E0CFE">
        <w:rPr>
          <w:spacing w:val="10"/>
        </w:rPr>
        <w:t xml:space="preserve"> </w:t>
      </w:r>
      <w:r w:rsidR="001E0CFE">
        <w:rPr>
          <w:spacing w:val="-4"/>
        </w:rPr>
        <w:t>original</w:t>
      </w:r>
      <w:r w:rsidR="001E0CFE">
        <w:rPr>
          <w:spacing w:val="9"/>
        </w:rPr>
        <w:t xml:space="preserve"> </w:t>
      </w:r>
      <w:del w:id="2634" w:author="Hughes, Anna E" w:date="2023-08-09T15:29:00Z">
        <w:r w:rsidR="00791F47">
          <w:fldChar w:fldCharType="begin"/>
        </w:r>
        <w:r w:rsidR="00791F47">
          <w:delInstrText xml:space="preserve"> HYPERLINK \l "_bookmark29" </w:delInstrText>
        </w:r>
        <w:r w:rsidR="00791F47">
          <w:fldChar w:fldCharType="separate"/>
        </w:r>
        <w:r>
          <w:rPr>
            <w:spacing w:val="-4"/>
          </w:rPr>
          <w:delText>Buetti</w:delText>
        </w:r>
        <w:r>
          <w:rPr>
            <w:spacing w:val="10"/>
          </w:rPr>
          <w:delText xml:space="preserve"> </w:delText>
        </w:r>
        <w:r>
          <w:rPr>
            <w:spacing w:val="-4"/>
          </w:rPr>
          <w:delText>et</w:delText>
        </w:r>
        <w:r>
          <w:rPr>
            <w:spacing w:val="10"/>
          </w:rPr>
          <w:delText xml:space="preserve"> </w:delText>
        </w:r>
        <w:r>
          <w:rPr>
            <w:spacing w:val="-4"/>
          </w:rPr>
          <w:delText>al.</w:delText>
        </w:r>
        <w:r w:rsidR="00791F47">
          <w:rPr>
            <w:spacing w:val="-4"/>
          </w:rPr>
          <w:fldChar w:fldCharType="end"/>
        </w:r>
      </w:del>
      <w:ins w:id="2635" w:author="Hughes, Anna E" w:date="2023-08-09T15:29:00Z">
        <w:r w:rsidR="00791F47">
          <w:fldChar w:fldCharType="begin"/>
        </w:r>
        <w:r w:rsidR="00791F47">
          <w:instrText xml:space="preserve"> HYPERLINK \l "_bookmark30" </w:instrText>
        </w:r>
        <w:r w:rsidR="00791F47">
          <w:fldChar w:fldCharType="separate"/>
        </w:r>
        <w:r w:rsidR="001E0CFE">
          <w:rPr>
            <w:spacing w:val="-4"/>
          </w:rPr>
          <w:t>Buetti</w:t>
        </w:r>
        <w:r w:rsidR="001E0CFE">
          <w:rPr>
            <w:spacing w:val="10"/>
          </w:rPr>
          <w:t xml:space="preserve"> </w:t>
        </w:r>
        <w:r w:rsidR="001E0CFE">
          <w:rPr>
            <w:spacing w:val="-4"/>
          </w:rPr>
          <w:t>et</w:t>
        </w:r>
        <w:r w:rsidR="001E0CFE">
          <w:rPr>
            <w:spacing w:val="10"/>
          </w:rPr>
          <w:t xml:space="preserve"> </w:t>
        </w:r>
        <w:r w:rsidR="001E0CFE">
          <w:rPr>
            <w:spacing w:val="-4"/>
          </w:rPr>
          <w:t>al.</w:t>
        </w:r>
        <w:r w:rsidR="00791F47">
          <w:rPr>
            <w:spacing w:val="-4"/>
          </w:rPr>
          <w:fldChar w:fldCharType="end"/>
        </w:r>
      </w:ins>
      <w:r w:rsidR="001E0CFE">
        <w:rPr>
          <w:spacing w:val="9"/>
        </w:rPr>
        <w:t xml:space="preserve"> </w:t>
      </w:r>
      <w:del w:id="2636" w:author="Hughes, Anna E" w:date="2023-08-09T15:29:00Z">
        <w:r w:rsidR="00791F47">
          <w:fldChar w:fldCharType="begin"/>
        </w:r>
        <w:r w:rsidR="00791F47">
          <w:delInstrText xml:space="preserve"> HYPERLINK \l "_bookmark29" </w:delInstrText>
        </w:r>
        <w:r w:rsidR="00791F47">
          <w:fldChar w:fldCharType="separate"/>
        </w:r>
        <w:r>
          <w:rPr>
            <w:spacing w:val="-4"/>
          </w:rPr>
          <w:delText>(2019)</w:delText>
        </w:r>
        <w:r w:rsidR="00791F47">
          <w:rPr>
            <w:spacing w:val="-4"/>
          </w:rPr>
          <w:fldChar w:fldCharType="end"/>
        </w:r>
      </w:del>
      <w:ins w:id="2637" w:author="Hughes, Anna E" w:date="2023-08-09T15:29:00Z">
        <w:r w:rsidR="00791F47">
          <w:fldChar w:fldCharType="begin"/>
        </w:r>
        <w:r w:rsidR="00791F47">
          <w:instrText xml:space="preserve"> HYPERLINK \l "_bookmark30" </w:instrText>
        </w:r>
        <w:r w:rsidR="00791F47">
          <w:fldChar w:fldCharType="separate"/>
        </w:r>
        <w:r w:rsidR="001E0CFE">
          <w:rPr>
            <w:spacing w:val="-4"/>
          </w:rPr>
          <w:t>(2019)</w:t>
        </w:r>
        <w:r w:rsidR="00791F47">
          <w:rPr>
            <w:spacing w:val="-4"/>
          </w:rPr>
          <w:fldChar w:fldCharType="end"/>
        </w:r>
      </w:ins>
      <w:r w:rsidR="001E0CFE">
        <w:rPr>
          <w:spacing w:val="10"/>
        </w:rPr>
        <w:t xml:space="preserve"> </w:t>
      </w:r>
      <w:r w:rsidR="001E0CFE">
        <w:rPr>
          <w:spacing w:val="-4"/>
        </w:rPr>
        <w:t>paper</w:t>
      </w:r>
      <w:r w:rsidR="001E0CFE">
        <w:rPr>
          <w:spacing w:val="9"/>
        </w:rPr>
        <w:t xml:space="preserve"> </w:t>
      </w:r>
      <w:r w:rsidR="001E0CFE">
        <w:rPr>
          <w:spacing w:val="-4"/>
        </w:rPr>
        <w:t>with</w:t>
      </w:r>
    </w:p>
    <w:p w14:paraId="57F81B46" w14:textId="5C45E1C9" w:rsidR="00470D98" w:rsidRDefault="001644E6">
      <w:pPr>
        <w:pStyle w:val="BodyText"/>
      </w:pPr>
      <w:del w:id="2638" w:author="Hughes, Anna E" w:date="2023-08-09T15:29:00Z">
        <w:r>
          <w:rPr>
            <w:rFonts w:ascii="Trebuchet MS"/>
            <w:spacing w:val="-6"/>
            <w:sz w:val="12"/>
          </w:rPr>
          <w:delText>623</w:delText>
        </w:r>
      </w:del>
      <w:ins w:id="2639" w:author="Hughes, Anna E" w:date="2023-08-09T15:29:00Z">
        <w:r w:rsidR="001E0CFE">
          <w:rPr>
            <w:rFonts w:ascii="Trebuchet MS"/>
            <w:spacing w:val="-6"/>
            <w:sz w:val="12"/>
          </w:rPr>
          <w:t>621</w:t>
        </w:r>
      </w:ins>
      <w:r w:rsidR="001E0CFE">
        <w:rPr>
          <w:rFonts w:ascii="Trebuchet MS"/>
          <w:spacing w:val="40"/>
          <w:sz w:val="12"/>
        </w:rPr>
        <w:t xml:space="preserve">  </w:t>
      </w:r>
      <w:r w:rsidR="001E0CFE">
        <w:rPr>
          <w:spacing w:val="-6"/>
        </w:rPr>
        <w:t>a</w:t>
      </w:r>
      <w:r w:rsidR="001E0CFE">
        <w:rPr>
          <w:spacing w:val="2"/>
        </w:rPr>
        <w:t xml:space="preserve"> </w:t>
      </w:r>
      <w:r w:rsidR="001E0CFE">
        <w:rPr>
          <w:spacing w:val="-6"/>
        </w:rPr>
        <w:t>different</w:t>
      </w:r>
      <w:r w:rsidR="001E0CFE">
        <w:rPr>
          <w:spacing w:val="2"/>
        </w:rPr>
        <w:t xml:space="preserve"> </w:t>
      </w:r>
      <w:r w:rsidR="001E0CFE">
        <w:rPr>
          <w:spacing w:val="-6"/>
        </w:rPr>
        <w:t>experimental</w:t>
      </w:r>
      <w:r w:rsidR="001E0CFE">
        <w:rPr>
          <w:spacing w:val="2"/>
        </w:rPr>
        <w:t xml:space="preserve"> </w:t>
      </w:r>
      <w:r w:rsidR="001E0CFE">
        <w:rPr>
          <w:spacing w:val="-6"/>
        </w:rPr>
        <w:t>set</w:t>
      </w:r>
      <w:r w:rsidR="001E0CFE">
        <w:rPr>
          <w:spacing w:val="1"/>
        </w:rPr>
        <w:t xml:space="preserve"> </w:t>
      </w:r>
      <w:r w:rsidR="001E0CFE">
        <w:rPr>
          <w:spacing w:val="-6"/>
        </w:rPr>
        <w:t>up,</w:t>
      </w:r>
      <w:r w:rsidR="001E0CFE">
        <w:rPr>
          <w:spacing w:val="5"/>
        </w:rPr>
        <w:t xml:space="preserve"> </w:t>
      </w:r>
      <w:r w:rsidR="001E0CFE">
        <w:rPr>
          <w:spacing w:val="-6"/>
        </w:rPr>
        <w:t>such</w:t>
      </w:r>
      <w:r w:rsidR="001E0CFE">
        <w:rPr>
          <w:spacing w:val="1"/>
        </w:rPr>
        <w:t xml:space="preserve"> </w:t>
      </w:r>
      <w:r w:rsidR="001E0CFE">
        <w:rPr>
          <w:spacing w:val="-6"/>
        </w:rPr>
        <w:t>as</w:t>
      </w:r>
      <w:r w:rsidR="001E0CFE">
        <w:rPr>
          <w:spacing w:val="2"/>
        </w:rPr>
        <w:t xml:space="preserve"> </w:t>
      </w:r>
      <w:r w:rsidR="001E0CFE">
        <w:rPr>
          <w:spacing w:val="-6"/>
        </w:rPr>
        <w:t>to</w:t>
      </w:r>
      <w:r w:rsidR="001E0CFE">
        <w:rPr>
          <w:spacing w:val="2"/>
        </w:rPr>
        <w:t xml:space="preserve"> </w:t>
      </w:r>
      <w:r w:rsidR="001E0CFE">
        <w:rPr>
          <w:spacing w:val="-6"/>
        </w:rPr>
        <w:t>observing</w:t>
      </w:r>
      <w:r w:rsidR="001E0CFE">
        <w:rPr>
          <w:spacing w:val="2"/>
        </w:rPr>
        <w:t xml:space="preserve"> </w:t>
      </w:r>
      <w:r w:rsidR="001E0CFE">
        <w:rPr>
          <w:spacing w:val="-6"/>
        </w:rPr>
        <w:t>shallower</w:t>
      </w:r>
      <w:r w:rsidR="001E0CFE">
        <w:rPr>
          <w:spacing w:val="2"/>
        </w:rPr>
        <w:t xml:space="preserve"> </w:t>
      </w:r>
      <w:r w:rsidR="001E0CFE">
        <w:rPr>
          <w:spacing w:val="-6"/>
        </w:rPr>
        <w:t>search</w:t>
      </w:r>
      <w:r w:rsidR="001E0CFE">
        <w:rPr>
          <w:spacing w:val="2"/>
        </w:rPr>
        <w:t xml:space="preserve"> </w:t>
      </w:r>
      <w:r w:rsidR="001E0CFE">
        <w:rPr>
          <w:spacing w:val="-6"/>
        </w:rPr>
        <w:t>slopes</w:t>
      </w:r>
      <w:r w:rsidR="001E0CFE">
        <w:rPr>
          <w:spacing w:val="1"/>
        </w:rPr>
        <w:t xml:space="preserve"> </w:t>
      </w:r>
      <w:r w:rsidR="001E0CFE">
        <w:rPr>
          <w:spacing w:val="-6"/>
        </w:rPr>
        <w:t>for</w:t>
      </w:r>
    </w:p>
    <w:p w14:paraId="643B40DE" w14:textId="7FF3B9C0" w:rsidR="00470D98" w:rsidRDefault="001644E6">
      <w:pPr>
        <w:pStyle w:val="BodyText"/>
        <w:spacing w:before="8"/>
      </w:pPr>
      <w:del w:id="2640" w:author="Hughes, Anna E" w:date="2023-08-09T15:29:00Z">
        <w:r>
          <w:rPr>
            <w:rFonts w:ascii="Trebuchet MS"/>
            <w:spacing w:val="-6"/>
            <w:sz w:val="12"/>
          </w:rPr>
          <w:delText>624</w:delText>
        </w:r>
      </w:del>
      <w:ins w:id="2641" w:author="Hughes, Anna E" w:date="2023-08-09T15:29:00Z">
        <w:r w:rsidR="001E0CFE">
          <w:rPr>
            <w:rFonts w:ascii="Trebuchet MS"/>
            <w:spacing w:val="-6"/>
            <w:sz w:val="12"/>
          </w:rPr>
          <w:t>622</w:t>
        </w:r>
      </w:ins>
      <w:r w:rsidR="001E0CFE">
        <w:rPr>
          <w:rFonts w:ascii="Trebuchet MS"/>
          <w:spacing w:val="35"/>
          <w:sz w:val="12"/>
        </w:rPr>
        <w:t xml:space="preserve">  </w:t>
      </w:r>
      <w:r w:rsidR="001E0CFE">
        <w:rPr>
          <w:spacing w:val="-6"/>
        </w:rPr>
        <w:t>colour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features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compared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to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shape</w:t>
      </w:r>
      <w:r w:rsidR="001E0CFE">
        <w:rPr>
          <w:spacing w:val="-8"/>
        </w:rPr>
        <w:t xml:space="preserve"> </w:t>
      </w:r>
      <w:r w:rsidR="001E0CFE">
        <w:rPr>
          <w:spacing w:val="-6"/>
        </w:rPr>
        <w:t>features.</w:t>
      </w:r>
    </w:p>
    <w:p w14:paraId="503468D4" w14:textId="442A03DE" w:rsidR="00470D98" w:rsidRDefault="001644E6">
      <w:pPr>
        <w:pStyle w:val="BodyText"/>
        <w:tabs>
          <w:tab w:val="left" w:pos="968"/>
        </w:tabs>
      </w:pPr>
      <w:del w:id="2642" w:author="Hughes, Anna E" w:date="2023-08-09T15:29:00Z">
        <w:r>
          <w:rPr>
            <w:rFonts w:ascii="Trebuchet MS"/>
            <w:spacing w:val="-5"/>
            <w:sz w:val="12"/>
          </w:rPr>
          <w:delText>625</w:delText>
        </w:r>
      </w:del>
      <w:ins w:id="2643" w:author="Hughes, Anna E" w:date="2023-08-09T15:29:00Z">
        <w:r w:rsidR="001E0CFE">
          <w:rPr>
            <w:rFonts w:ascii="Trebuchet MS"/>
            <w:spacing w:val="-5"/>
            <w:sz w:val="12"/>
          </w:rPr>
          <w:t>623</w:t>
        </w:r>
      </w:ins>
      <w:r w:rsidR="001E0CFE">
        <w:rPr>
          <w:rFonts w:ascii="Trebuchet MS"/>
          <w:sz w:val="12"/>
        </w:rPr>
        <w:tab/>
      </w:r>
      <w:r w:rsidR="001E0CFE">
        <w:rPr>
          <w:spacing w:val="-6"/>
        </w:rPr>
        <w:t>We</w:t>
      </w:r>
      <w:r w:rsidR="001E0CFE">
        <w:rPr>
          <w:spacing w:val="3"/>
        </w:rPr>
        <w:t xml:space="preserve"> </w:t>
      </w:r>
      <w:r w:rsidR="001E0CFE">
        <w:rPr>
          <w:spacing w:val="-6"/>
        </w:rPr>
        <w:t>do</w:t>
      </w:r>
      <w:r w:rsidR="001E0CFE">
        <w:rPr>
          <w:spacing w:val="6"/>
        </w:rPr>
        <w:t xml:space="preserve"> </w:t>
      </w:r>
      <w:r w:rsidR="001E0CFE">
        <w:rPr>
          <w:spacing w:val="-6"/>
        </w:rPr>
        <w:t>not</w:t>
      </w:r>
      <w:r w:rsidR="001E0CFE">
        <w:rPr>
          <w:spacing w:val="5"/>
        </w:rPr>
        <w:t xml:space="preserve"> </w:t>
      </w:r>
      <w:r w:rsidR="001E0CFE">
        <w:rPr>
          <w:spacing w:val="-6"/>
        </w:rPr>
        <w:t>find</w:t>
      </w:r>
      <w:r w:rsidR="001E0CFE">
        <w:rPr>
          <w:spacing w:val="6"/>
        </w:rPr>
        <w:t xml:space="preserve"> </w:t>
      </w:r>
      <w:r w:rsidR="001E0CFE">
        <w:rPr>
          <w:spacing w:val="-6"/>
        </w:rPr>
        <w:t>support</w:t>
      </w:r>
      <w:r w:rsidR="001E0CFE">
        <w:rPr>
          <w:spacing w:val="5"/>
        </w:rPr>
        <w:t xml:space="preserve"> </w:t>
      </w:r>
      <w:r w:rsidR="001E0CFE">
        <w:rPr>
          <w:spacing w:val="-6"/>
        </w:rPr>
        <w:t>for</w:t>
      </w:r>
      <w:r w:rsidR="001E0CFE">
        <w:rPr>
          <w:spacing w:val="6"/>
        </w:rPr>
        <w:t xml:space="preserve"> </w:t>
      </w:r>
      <w:r w:rsidR="001E0CFE">
        <w:rPr>
          <w:spacing w:val="-6"/>
        </w:rPr>
        <w:t>our</w:t>
      </w:r>
      <w:r w:rsidR="001E0CFE">
        <w:rPr>
          <w:spacing w:val="6"/>
        </w:rPr>
        <w:t xml:space="preserve"> </w:t>
      </w:r>
      <w:r w:rsidR="001E0CFE">
        <w:rPr>
          <w:spacing w:val="-6"/>
        </w:rPr>
        <w:t>pre-registered</w:t>
      </w:r>
      <w:r w:rsidR="001E0CFE">
        <w:rPr>
          <w:spacing w:val="5"/>
        </w:rPr>
        <w:t xml:space="preserve"> </w:t>
      </w:r>
      <w:r w:rsidR="001E0CFE">
        <w:rPr>
          <w:spacing w:val="-6"/>
        </w:rPr>
        <w:t>hypotheses</w:t>
      </w:r>
      <w:r w:rsidR="001E0CFE">
        <w:rPr>
          <w:spacing w:val="6"/>
        </w:rPr>
        <w:t xml:space="preserve"> </w:t>
      </w:r>
      <w:r w:rsidR="001E0CFE">
        <w:rPr>
          <w:spacing w:val="-6"/>
        </w:rPr>
        <w:t>3</w:t>
      </w:r>
      <w:r w:rsidR="001E0CFE">
        <w:rPr>
          <w:spacing w:val="5"/>
        </w:rPr>
        <w:t xml:space="preserve"> </w:t>
      </w:r>
      <w:r w:rsidR="001E0CFE">
        <w:rPr>
          <w:spacing w:val="-6"/>
        </w:rPr>
        <w:t>and</w:t>
      </w:r>
      <w:r w:rsidR="001E0CFE">
        <w:rPr>
          <w:spacing w:val="6"/>
        </w:rPr>
        <w:t xml:space="preserve"> </w:t>
      </w:r>
      <w:r w:rsidR="001E0CFE">
        <w:rPr>
          <w:spacing w:val="-6"/>
        </w:rPr>
        <w:t>4.</w:t>
      </w:r>
      <w:r w:rsidR="001E0CFE">
        <w:rPr>
          <w:spacing w:val="49"/>
        </w:rPr>
        <w:t xml:space="preserve"> </w:t>
      </w:r>
      <w:r w:rsidR="001E0CFE">
        <w:rPr>
          <w:spacing w:val="-6"/>
        </w:rPr>
        <w:t>For</w:t>
      </w:r>
      <w:r w:rsidR="001E0CFE">
        <w:rPr>
          <w:spacing w:val="6"/>
        </w:rPr>
        <w:t xml:space="preserve"> </w:t>
      </w:r>
      <w:r w:rsidR="001E0CFE">
        <w:rPr>
          <w:spacing w:val="-6"/>
        </w:rPr>
        <w:t>pre-</w:t>
      </w:r>
    </w:p>
    <w:p w14:paraId="05A6613D" w14:textId="1AE34513" w:rsidR="00470D98" w:rsidRDefault="001644E6">
      <w:pPr>
        <w:pStyle w:val="BodyText"/>
        <w:spacing w:before="8"/>
      </w:pPr>
      <w:del w:id="2644" w:author="Hughes, Anna E" w:date="2023-08-09T15:29:00Z">
        <w:r>
          <w:rPr>
            <w:rFonts w:ascii="Trebuchet MS"/>
            <w:spacing w:val="-6"/>
            <w:sz w:val="12"/>
          </w:rPr>
          <w:delText>626</w:delText>
        </w:r>
      </w:del>
      <w:ins w:id="2645" w:author="Hughes, Anna E" w:date="2023-08-09T15:29:00Z">
        <w:r w:rsidR="001E0CFE">
          <w:rPr>
            <w:rFonts w:ascii="Trebuchet MS"/>
            <w:spacing w:val="-6"/>
            <w:sz w:val="12"/>
          </w:rPr>
          <w:t>624</w:t>
        </w:r>
      </w:ins>
      <w:r w:rsidR="001E0CFE">
        <w:rPr>
          <w:rFonts w:ascii="Trebuchet MS"/>
          <w:spacing w:val="77"/>
          <w:w w:val="150"/>
          <w:sz w:val="12"/>
        </w:rPr>
        <w:t xml:space="preserve"> </w:t>
      </w:r>
      <w:r w:rsidR="001E0CFE">
        <w:rPr>
          <w:spacing w:val="-6"/>
        </w:rPr>
        <w:t>dicting</w:t>
      </w:r>
      <w:r w:rsidR="001E0CFE">
        <w:rPr>
          <w:spacing w:val="-7"/>
        </w:rPr>
        <w:t xml:space="preserve"> </w:t>
      </w:r>
      <w:r w:rsidR="001E0CFE">
        <w:rPr>
          <w:rFonts w:ascii="Times New Roman"/>
          <w:i/>
          <w:spacing w:val="-6"/>
        </w:rPr>
        <w:t>D</w:t>
      </w:r>
      <w:r w:rsidR="001E0CFE">
        <w:rPr>
          <w:rFonts w:ascii="Times New Roman"/>
          <w:i/>
          <w:spacing w:val="-9"/>
        </w:rPr>
        <w:t xml:space="preserve"> </w:t>
      </w:r>
      <w:r w:rsidR="001E0CFE">
        <w:rPr>
          <w:spacing w:val="-6"/>
        </w:rPr>
        <w:t>in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the</w:t>
      </w:r>
      <w:r w:rsidR="001E0CFE">
        <w:rPr>
          <w:spacing w:val="-8"/>
        </w:rPr>
        <w:t xml:space="preserve"> </w:t>
      </w:r>
      <w:r w:rsidR="001E0CFE">
        <w:rPr>
          <w:spacing w:val="-6"/>
        </w:rPr>
        <w:t>double-feature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conditions,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our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analyses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found</w:t>
      </w:r>
      <w:r w:rsidR="001E0CFE">
        <w:rPr>
          <w:spacing w:val="-8"/>
        </w:rPr>
        <w:t xml:space="preserve"> </w:t>
      </w:r>
      <w:r w:rsidR="001E0CFE">
        <w:rPr>
          <w:spacing w:val="-6"/>
        </w:rPr>
        <w:t>that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the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orthogonal</w:t>
      </w:r>
    </w:p>
    <w:p w14:paraId="5AED1AEE" w14:textId="1BDDB32F" w:rsidR="00470D98" w:rsidRDefault="001644E6">
      <w:pPr>
        <w:pStyle w:val="BodyText"/>
      </w:pPr>
      <w:del w:id="2646" w:author="Hughes, Anna E" w:date="2023-08-09T15:29:00Z">
        <w:r>
          <w:rPr>
            <w:rFonts w:ascii="Trebuchet MS"/>
            <w:spacing w:val="-4"/>
            <w:sz w:val="12"/>
          </w:rPr>
          <w:delText>627</w:delText>
        </w:r>
      </w:del>
      <w:ins w:id="2647" w:author="Hughes, Anna E" w:date="2023-08-09T15:29:00Z">
        <w:r w:rsidR="001E0CFE">
          <w:rPr>
            <w:rFonts w:ascii="Trebuchet MS"/>
            <w:spacing w:val="-4"/>
            <w:sz w:val="12"/>
          </w:rPr>
          <w:t>625</w:t>
        </w:r>
      </w:ins>
      <w:r w:rsidR="001E0CFE">
        <w:rPr>
          <w:rFonts w:ascii="Trebuchet MS"/>
          <w:spacing w:val="35"/>
          <w:sz w:val="12"/>
        </w:rPr>
        <w:t xml:space="preserve">  </w:t>
      </w:r>
      <w:r w:rsidR="001E0CFE">
        <w:rPr>
          <w:spacing w:val="-4"/>
        </w:rPr>
        <w:t>contrast</w:t>
      </w:r>
      <w:r w:rsidR="001E0CFE">
        <w:rPr>
          <w:spacing w:val="4"/>
        </w:rPr>
        <w:t xml:space="preserve"> </w:t>
      </w:r>
      <w:r w:rsidR="001E0CFE">
        <w:rPr>
          <w:spacing w:val="-4"/>
        </w:rPr>
        <w:t>model</w:t>
      </w:r>
      <w:r w:rsidR="001E0CFE">
        <w:rPr>
          <w:spacing w:val="4"/>
        </w:rPr>
        <w:t xml:space="preserve"> </w:t>
      </w:r>
      <w:r w:rsidR="001E0CFE">
        <w:rPr>
          <w:spacing w:val="-4"/>
        </w:rPr>
        <w:t>was</w:t>
      </w:r>
      <w:r w:rsidR="001E0CFE">
        <w:rPr>
          <w:spacing w:val="4"/>
        </w:rPr>
        <w:t xml:space="preserve"> </w:t>
      </w:r>
      <w:r w:rsidR="001E0CFE">
        <w:rPr>
          <w:spacing w:val="-4"/>
        </w:rPr>
        <w:t>favoured</w:t>
      </w:r>
      <w:r w:rsidR="001E0CFE">
        <w:rPr>
          <w:spacing w:val="4"/>
        </w:rPr>
        <w:t xml:space="preserve"> </w:t>
      </w:r>
      <w:r w:rsidR="001E0CFE">
        <w:rPr>
          <w:spacing w:val="-4"/>
        </w:rPr>
        <w:t>over</w:t>
      </w:r>
      <w:r w:rsidR="001E0CFE">
        <w:rPr>
          <w:spacing w:val="4"/>
        </w:rPr>
        <w:t xml:space="preserve"> </w:t>
      </w:r>
      <w:r w:rsidR="001E0CFE">
        <w:rPr>
          <w:spacing w:val="-4"/>
        </w:rPr>
        <w:t>collinear,</w:t>
      </w:r>
      <w:r w:rsidR="001E0CFE">
        <w:rPr>
          <w:spacing w:val="8"/>
        </w:rPr>
        <w:t xml:space="preserve"> </w:t>
      </w:r>
      <w:r w:rsidR="001E0CFE">
        <w:rPr>
          <w:spacing w:val="-4"/>
        </w:rPr>
        <w:t>which</w:t>
      </w:r>
      <w:r w:rsidR="001E0CFE">
        <w:rPr>
          <w:spacing w:val="4"/>
        </w:rPr>
        <w:t xml:space="preserve"> </w:t>
      </w:r>
      <w:r w:rsidR="001E0CFE">
        <w:rPr>
          <w:spacing w:val="-4"/>
        </w:rPr>
        <w:t>is</w:t>
      </w:r>
      <w:r w:rsidR="001E0CFE">
        <w:rPr>
          <w:spacing w:val="4"/>
        </w:rPr>
        <w:t xml:space="preserve"> </w:t>
      </w:r>
      <w:r w:rsidR="001E0CFE">
        <w:rPr>
          <w:spacing w:val="-4"/>
        </w:rPr>
        <w:t>not</w:t>
      </w:r>
      <w:r w:rsidR="001E0CFE">
        <w:rPr>
          <w:spacing w:val="4"/>
        </w:rPr>
        <w:t xml:space="preserve"> </w:t>
      </w:r>
      <w:r w:rsidR="001E0CFE">
        <w:rPr>
          <w:spacing w:val="-4"/>
        </w:rPr>
        <w:t>in</w:t>
      </w:r>
      <w:r w:rsidR="001E0CFE">
        <w:rPr>
          <w:spacing w:val="4"/>
        </w:rPr>
        <w:t xml:space="preserve"> </w:t>
      </w:r>
      <w:r w:rsidR="001E0CFE">
        <w:rPr>
          <w:spacing w:val="-4"/>
        </w:rPr>
        <w:t>line</w:t>
      </w:r>
      <w:r w:rsidR="001E0CFE">
        <w:rPr>
          <w:spacing w:val="4"/>
        </w:rPr>
        <w:t xml:space="preserve"> </w:t>
      </w:r>
      <w:r w:rsidR="001E0CFE">
        <w:rPr>
          <w:spacing w:val="-4"/>
        </w:rPr>
        <w:t>with</w:t>
      </w:r>
      <w:r w:rsidR="001E0CFE">
        <w:rPr>
          <w:spacing w:val="4"/>
        </w:rPr>
        <w:t xml:space="preserve"> </w:t>
      </w:r>
      <w:r w:rsidR="001E0CFE">
        <w:rPr>
          <w:spacing w:val="-4"/>
        </w:rPr>
        <w:t>the</w:t>
      </w:r>
      <w:r w:rsidR="001E0CFE">
        <w:rPr>
          <w:spacing w:val="4"/>
        </w:rPr>
        <w:t xml:space="preserve"> </w:t>
      </w:r>
      <w:r w:rsidR="001E0CFE">
        <w:rPr>
          <w:spacing w:val="-4"/>
        </w:rPr>
        <w:t>regis-</w:t>
      </w:r>
    </w:p>
    <w:p w14:paraId="552EF806" w14:textId="232FDE47" w:rsidR="00470D98" w:rsidRDefault="001644E6">
      <w:pPr>
        <w:pStyle w:val="BodyText"/>
        <w:spacing w:before="8"/>
      </w:pPr>
      <w:del w:id="2648" w:author="Hughes, Anna E" w:date="2023-08-09T15:29:00Z">
        <w:r>
          <w:rPr>
            <w:rFonts w:ascii="Trebuchet MS"/>
            <w:spacing w:val="-8"/>
            <w:sz w:val="12"/>
          </w:rPr>
          <w:delText>628</w:delText>
        </w:r>
      </w:del>
      <w:ins w:id="2649" w:author="Hughes, Anna E" w:date="2023-08-09T15:29:00Z">
        <w:r w:rsidR="001E0CFE">
          <w:rPr>
            <w:rFonts w:ascii="Trebuchet MS"/>
            <w:spacing w:val="-8"/>
            <w:sz w:val="12"/>
          </w:rPr>
          <w:t>626</w:t>
        </w:r>
      </w:ins>
      <w:r w:rsidR="001E0CFE">
        <w:rPr>
          <w:rFonts w:ascii="Trebuchet MS"/>
          <w:spacing w:val="49"/>
          <w:sz w:val="12"/>
        </w:rPr>
        <w:t xml:space="preserve">  </w:t>
      </w:r>
      <w:r w:rsidR="001E0CFE">
        <w:rPr>
          <w:spacing w:val="-8"/>
        </w:rPr>
        <w:t>tered</w:t>
      </w:r>
      <w:r w:rsidR="001E0CFE">
        <w:t xml:space="preserve"> </w:t>
      </w:r>
      <w:r w:rsidR="001E0CFE">
        <w:rPr>
          <w:spacing w:val="-8"/>
        </w:rPr>
        <w:t>hypothesis,</w:t>
      </w:r>
      <w:r w:rsidR="001E0CFE">
        <w:rPr>
          <w:spacing w:val="1"/>
        </w:rPr>
        <w:t xml:space="preserve"> </w:t>
      </w:r>
      <w:r w:rsidR="001E0CFE">
        <w:rPr>
          <w:spacing w:val="-8"/>
        </w:rPr>
        <w:t>which</w:t>
      </w:r>
      <w:r w:rsidR="001E0CFE">
        <w:rPr>
          <w:spacing w:val="1"/>
        </w:rPr>
        <w:t xml:space="preserve"> </w:t>
      </w:r>
      <w:r w:rsidR="001E0CFE">
        <w:rPr>
          <w:spacing w:val="-8"/>
        </w:rPr>
        <w:t>predicted</w:t>
      </w:r>
      <w:r w:rsidR="001E0CFE">
        <w:t xml:space="preserve"> </w:t>
      </w:r>
      <w:r w:rsidR="001E0CFE">
        <w:rPr>
          <w:spacing w:val="-8"/>
        </w:rPr>
        <w:t>that</w:t>
      </w:r>
      <w:r w:rsidR="001E0CFE">
        <w:t xml:space="preserve"> </w:t>
      </w:r>
      <w:r w:rsidR="001E0CFE">
        <w:rPr>
          <w:spacing w:val="-8"/>
        </w:rPr>
        <w:t>the</w:t>
      </w:r>
      <w:r w:rsidR="001E0CFE">
        <w:rPr>
          <w:spacing w:val="1"/>
        </w:rPr>
        <w:t xml:space="preserve"> </w:t>
      </w:r>
      <w:r w:rsidR="001E0CFE">
        <w:rPr>
          <w:spacing w:val="-8"/>
        </w:rPr>
        <w:t>collinear</w:t>
      </w:r>
      <w:r w:rsidR="001E0CFE">
        <w:t xml:space="preserve"> </w:t>
      </w:r>
      <w:r w:rsidR="001E0CFE">
        <w:rPr>
          <w:spacing w:val="-8"/>
        </w:rPr>
        <w:t>contrast</w:t>
      </w:r>
      <w:r w:rsidR="001E0CFE">
        <w:t xml:space="preserve"> </w:t>
      </w:r>
      <w:r w:rsidR="001E0CFE">
        <w:rPr>
          <w:spacing w:val="-8"/>
        </w:rPr>
        <w:t>model</w:t>
      </w:r>
      <w:r w:rsidR="001E0CFE">
        <w:rPr>
          <w:spacing w:val="1"/>
        </w:rPr>
        <w:t xml:space="preserve"> </w:t>
      </w:r>
      <w:r w:rsidR="001E0CFE">
        <w:rPr>
          <w:spacing w:val="-8"/>
        </w:rPr>
        <w:t>would</w:t>
      </w:r>
      <w:r w:rsidR="001E0CFE">
        <w:t xml:space="preserve"> </w:t>
      </w:r>
      <w:r w:rsidR="001E0CFE">
        <w:rPr>
          <w:spacing w:val="-8"/>
        </w:rPr>
        <w:t>be</w:t>
      </w:r>
      <w:r w:rsidR="001E0CFE">
        <w:t xml:space="preserve"> </w:t>
      </w:r>
      <w:r w:rsidR="001E0CFE">
        <w:rPr>
          <w:spacing w:val="-8"/>
        </w:rPr>
        <w:t>best</w:t>
      </w:r>
    </w:p>
    <w:p w14:paraId="05EDD6AD" w14:textId="0808A258" w:rsidR="00470D98" w:rsidRDefault="001644E6">
      <w:pPr>
        <w:pStyle w:val="BodyText"/>
      </w:pPr>
      <w:del w:id="2650" w:author="Hughes, Anna E" w:date="2023-08-09T15:29:00Z">
        <w:r>
          <w:rPr>
            <w:rFonts w:ascii="Trebuchet MS"/>
            <w:sz w:val="12"/>
          </w:rPr>
          <w:delText>629</w:delText>
        </w:r>
      </w:del>
      <w:ins w:id="2651" w:author="Hughes, Anna E" w:date="2023-08-09T15:29:00Z">
        <w:r w:rsidR="001E0CFE">
          <w:rPr>
            <w:rFonts w:ascii="Trebuchet MS"/>
            <w:sz w:val="12"/>
          </w:rPr>
          <w:t>627</w:t>
        </w:r>
      </w:ins>
      <w:r w:rsidR="001E0CFE">
        <w:rPr>
          <w:rFonts w:ascii="Trebuchet MS"/>
          <w:spacing w:val="79"/>
          <w:w w:val="150"/>
          <w:sz w:val="12"/>
        </w:rPr>
        <w:t xml:space="preserve"> </w:t>
      </w:r>
      <w:r w:rsidR="001E0CFE">
        <w:t>(in</w:t>
      </w:r>
      <w:r w:rsidR="001E0CFE">
        <w:rPr>
          <w:spacing w:val="11"/>
        </w:rPr>
        <w:t xml:space="preserve"> </w:t>
      </w:r>
      <w:r w:rsidR="001E0CFE">
        <w:t>line</w:t>
      </w:r>
      <w:r w:rsidR="001E0CFE">
        <w:rPr>
          <w:spacing w:val="11"/>
        </w:rPr>
        <w:t xml:space="preserve"> </w:t>
      </w:r>
      <w:r w:rsidR="001E0CFE">
        <w:t>with</w:t>
      </w:r>
      <w:r w:rsidR="001E0CFE">
        <w:rPr>
          <w:spacing w:val="10"/>
        </w:rPr>
        <w:t xml:space="preserve"> </w:t>
      </w:r>
      <w:del w:id="2652" w:author="Hughes, Anna E" w:date="2023-08-09T15:29:00Z">
        <w:r w:rsidR="00791F47">
          <w:fldChar w:fldCharType="begin"/>
        </w:r>
        <w:r w:rsidR="00791F47">
          <w:delInstrText xml:space="preserve"> HYPERLINK \l "_bookmark29" </w:delInstrText>
        </w:r>
        <w:r w:rsidR="00791F47">
          <w:fldChar w:fldCharType="separate"/>
        </w:r>
        <w:r>
          <w:delText>Buetti</w:delText>
        </w:r>
        <w:r>
          <w:rPr>
            <w:spacing w:val="11"/>
          </w:rPr>
          <w:delText xml:space="preserve"> </w:delText>
        </w:r>
        <w:r>
          <w:delText>et</w:delText>
        </w:r>
        <w:r>
          <w:rPr>
            <w:spacing w:val="11"/>
          </w:rPr>
          <w:delText xml:space="preserve"> </w:delText>
        </w:r>
        <w:r>
          <w:delText>al.</w:delText>
        </w:r>
        <w:r w:rsidR="00791F47">
          <w:fldChar w:fldCharType="end"/>
        </w:r>
      </w:del>
      <w:ins w:id="2653" w:author="Hughes, Anna E" w:date="2023-08-09T15:29:00Z">
        <w:r w:rsidR="00791F47">
          <w:fldChar w:fldCharType="begin"/>
        </w:r>
        <w:r w:rsidR="00791F47">
          <w:instrText xml:space="preserve"> HYPERLINK \l "_bookmark30" </w:instrText>
        </w:r>
        <w:r w:rsidR="00791F47">
          <w:fldChar w:fldCharType="separate"/>
        </w:r>
        <w:r w:rsidR="001E0CFE">
          <w:t>Buetti</w:t>
        </w:r>
        <w:r w:rsidR="001E0CFE">
          <w:rPr>
            <w:spacing w:val="11"/>
          </w:rPr>
          <w:t xml:space="preserve"> </w:t>
        </w:r>
        <w:r w:rsidR="001E0CFE">
          <w:t>et</w:t>
        </w:r>
        <w:r w:rsidR="001E0CFE">
          <w:rPr>
            <w:spacing w:val="11"/>
          </w:rPr>
          <w:t xml:space="preserve"> </w:t>
        </w:r>
        <w:r w:rsidR="001E0CFE">
          <w:t>al.</w:t>
        </w:r>
        <w:r w:rsidR="00791F47">
          <w:fldChar w:fldCharType="end"/>
        </w:r>
      </w:ins>
      <w:r w:rsidR="001E0CFE">
        <w:rPr>
          <w:spacing w:val="10"/>
        </w:rPr>
        <w:t xml:space="preserve"> </w:t>
      </w:r>
      <w:del w:id="2654" w:author="Hughes, Anna E" w:date="2023-08-09T15:29:00Z">
        <w:r w:rsidR="00791F47">
          <w:fldChar w:fldCharType="begin"/>
        </w:r>
        <w:r w:rsidR="00791F47">
          <w:delInstrText xml:space="preserve"> HYPERLINK \l "_bookmark29" </w:delInstrText>
        </w:r>
        <w:r w:rsidR="00791F47">
          <w:fldChar w:fldCharType="separate"/>
        </w:r>
        <w:r>
          <w:delText>(2019)).</w:delText>
        </w:r>
        <w:r w:rsidR="00791F47">
          <w:fldChar w:fldCharType="end"/>
        </w:r>
      </w:del>
      <w:ins w:id="2655" w:author="Hughes, Anna E" w:date="2023-08-09T15:29:00Z">
        <w:r w:rsidR="00791F47">
          <w:fldChar w:fldCharType="begin"/>
        </w:r>
        <w:r w:rsidR="00791F47">
          <w:instrText xml:space="preserve"> HYPERLINK \l "_bookmark30" </w:instrText>
        </w:r>
        <w:r w:rsidR="00791F47">
          <w:fldChar w:fldCharType="separate"/>
        </w:r>
        <w:r w:rsidR="001E0CFE">
          <w:t>(2019)).</w:t>
        </w:r>
        <w:r w:rsidR="00791F47">
          <w:fldChar w:fldCharType="end"/>
        </w:r>
      </w:ins>
      <w:r w:rsidR="001E0CFE">
        <w:rPr>
          <w:spacing w:val="69"/>
        </w:rPr>
        <w:t xml:space="preserve"> </w:t>
      </w:r>
      <w:r w:rsidR="001E0CFE">
        <w:t>Similarly,</w:t>
      </w:r>
      <w:r w:rsidR="001E0CFE">
        <w:rPr>
          <w:spacing w:val="17"/>
        </w:rPr>
        <w:t xml:space="preserve"> </w:t>
      </w:r>
      <w:r w:rsidR="001E0CFE">
        <w:t>for</w:t>
      </w:r>
      <w:r w:rsidR="001E0CFE">
        <w:rPr>
          <w:spacing w:val="11"/>
        </w:rPr>
        <w:t xml:space="preserve"> </w:t>
      </w:r>
      <w:r w:rsidR="001E0CFE">
        <w:t>hypothesis</w:t>
      </w:r>
      <w:r w:rsidR="001E0CFE">
        <w:rPr>
          <w:spacing w:val="10"/>
        </w:rPr>
        <w:t xml:space="preserve"> </w:t>
      </w:r>
      <w:r w:rsidR="001E0CFE">
        <w:t>4,</w:t>
      </w:r>
      <w:r w:rsidR="001E0CFE">
        <w:rPr>
          <w:spacing w:val="17"/>
        </w:rPr>
        <w:t xml:space="preserve"> </w:t>
      </w:r>
      <w:r w:rsidR="001E0CFE">
        <w:t>we</w:t>
      </w:r>
      <w:r w:rsidR="001E0CFE">
        <w:rPr>
          <w:spacing w:val="11"/>
        </w:rPr>
        <w:t xml:space="preserve"> </w:t>
      </w:r>
      <w:r w:rsidR="001E0CFE">
        <w:t>found</w:t>
      </w:r>
      <w:r w:rsidR="001E0CFE">
        <w:rPr>
          <w:spacing w:val="10"/>
        </w:rPr>
        <w:t xml:space="preserve"> </w:t>
      </w:r>
      <w:r w:rsidR="001E0CFE">
        <w:rPr>
          <w:spacing w:val="-4"/>
        </w:rPr>
        <w:t>that</w:t>
      </w:r>
    </w:p>
    <w:p w14:paraId="10514BD2" w14:textId="77777777" w:rsidR="00470D98" w:rsidRDefault="00470D98">
      <w:pPr>
        <w:sectPr w:rsidR="00470D98">
          <w:type w:val="continuous"/>
          <w:pgSz w:w="12240" w:h="15840"/>
          <w:pgMar w:top="1820" w:right="1720" w:bottom="280" w:left="1600" w:header="0" w:footer="1818" w:gutter="0"/>
          <w:cols w:space="720"/>
        </w:sectPr>
      </w:pPr>
    </w:p>
    <w:p w14:paraId="19D667C5" w14:textId="77777777" w:rsidR="00470D98" w:rsidRDefault="00470D98">
      <w:pPr>
        <w:pStyle w:val="BodyText"/>
        <w:spacing w:before="0"/>
        <w:ind w:left="0"/>
        <w:rPr>
          <w:sz w:val="20"/>
        </w:rPr>
      </w:pPr>
    </w:p>
    <w:p w14:paraId="5157B80C" w14:textId="77777777" w:rsidR="00470D98" w:rsidRDefault="00470D98">
      <w:pPr>
        <w:pStyle w:val="BodyText"/>
        <w:spacing w:before="0"/>
        <w:ind w:left="0"/>
        <w:rPr>
          <w:sz w:val="20"/>
        </w:rPr>
      </w:pPr>
    </w:p>
    <w:p w14:paraId="2D3C8924" w14:textId="4E48D173" w:rsidR="00470D98" w:rsidRDefault="001644E6">
      <w:pPr>
        <w:pStyle w:val="BodyText"/>
        <w:spacing w:before="238"/>
      </w:pPr>
      <w:del w:id="2656" w:author="Hughes, Anna E" w:date="2023-08-09T15:29:00Z">
        <w:r>
          <w:rPr>
            <w:rFonts w:ascii="Trebuchet MS"/>
            <w:spacing w:val="-6"/>
            <w:sz w:val="12"/>
          </w:rPr>
          <w:delText>630</w:delText>
        </w:r>
      </w:del>
      <w:ins w:id="2657" w:author="Hughes, Anna E" w:date="2023-08-09T15:29:00Z">
        <w:r w:rsidR="001E0CFE">
          <w:rPr>
            <w:rFonts w:ascii="Trebuchet MS"/>
            <w:spacing w:val="-6"/>
            <w:sz w:val="12"/>
          </w:rPr>
          <w:t>628</w:t>
        </w:r>
      </w:ins>
      <w:r w:rsidR="001E0CFE">
        <w:rPr>
          <w:rFonts w:ascii="Trebuchet MS"/>
          <w:spacing w:val="34"/>
          <w:sz w:val="12"/>
        </w:rPr>
        <w:t xml:space="preserve">  </w:t>
      </w:r>
      <w:r w:rsidR="001E0CFE">
        <w:rPr>
          <w:spacing w:val="-6"/>
        </w:rPr>
        <w:t>there</w:t>
      </w:r>
      <w:r w:rsidR="001E0CFE">
        <w:rPr>
          <w:spacing w:val="1"/>
        </w:rPr>
        <w:t xml:space="preserve"> </w:t>
      </w:r>
      <w:r w:rsidR="001E0CFE">
        <w:rPr>
          <w:spacing w:val="-6"/>
        </w:rPr>
        <w:t>was</w:t>
      </w:r>
      <w:r w:rsidR="001E0CFE">
        <w:rPr>
          <w:spacing w:val="2"/>
        </w:rPr>
        <w:t xml:space="preserve"> </w:t>
      </w:r>
      <w:r w:rsidR="001E0CFE">
        <w:rPr>
          <w:spacing w:val="-6"/>
        </w:rPr>
        <w:t>relatively</w:t>
      </w:r>
      <w:r w:rsidR="001E0CFE">
        <w:rPr>
          <w:spacing w:val="2"/>
        </w:rPr>
        <w:t xml:space="preserve"> </w:t>
      </w:r>
      <w:r w:rsidR="001E0CFE">
        <w:rPr>
          <w:spacing w:val="-6"/>
        </w:rPr>
        <w:t>little</w:t>
      </w:r>
      <w:r w:rsidR="001E0CFE">
        <w:rPr>
          <w:spacing w:val="1"/>
        </w:rPr>
        <w:t xml:space="preserve"> </w:t>
      </w:r>
      <w:r w:rsidR="001E0CFE">
        <w:rPr>
          <w:spacing w:val="-6"/>
        </w:rPr>
        <w:t>difference</w:t>
      </w:r>
      <w:r w:rsidR="001E0CFE">
        <w:rPr>
          <w:spacing w:val="2"/>
        </w:rPr>
        <w:t xml:space="preserve"> </w:t>
      </w:r>
      <w:r w:rsidR="001E0CFE">
        <w:rPr>
          <w:spacing w:val="-6"/>
        </w:rPr>
        <w:t>between</w:t>
      </w:r>
      <w:r w:rsidR="001E0CFE">
        <w:rPr>
          <w:spacing w:val="2"/>
        </w:rPr>
        <w:t xml:space="preserve"> </w:t>
      </w:r>
      <w:r w:rsidR="001E0CFE">
        <w:rPr>
          <w:spacing w:val="-6"/>
        </w:rPr>
        <w:t>the</w:t>
      </w:r>
      <w:r w:rsidR="001E0CFE">
        <w:rPr>
          <w:spacing w:val="1"/>
        </w:rPr>
        <w:t xml:space="preserve"> </w:t>
      </w:r>
      <w:r w:rsidR="001E0CFE">
        <w:rPr>
          <w:spacing w:val="-6"/>
        </w:rPr>
        <w:t>three</w:t>
      </w:r>
      <w:r w:rsidR="001E0CFE">
        <w:rPr>
          <w:spacing w:val="2"/>
        </w:rPr>
        <w:t xml:space="preserve"> </w:t>
      </w:r>
      <w:r w:rsidR="001E0CFE">
        <w:rPr>
          <w:spacing w:val="-6"/>
        </w:rPr>
        <w:t>combination</w:t>
      </w:r>
      <w:r w:rsidR="001E0CFE">
        <w:rPr>
          <w:spacing w:val="2"/>
        </w:rPr>
        <w:t xml:space="preserve"> </w:t>
      </w:r>
      <w:r w:rsidR="001E0CFE">
        <w:rPr>
          <w:spacing w:val="-6"/>
        </w:rPr>
        <w:t>methods</w:t>
      </w:r>
      <w:r w:rsidR="001E0CFE">
        <w:rPr>
          <w:spacing w:val="1"/>
        </w:rPr>
        <w:t xml:space="preserve"> </w:t>
      </w:r>
      <w:r w:rsidR="001E0CFE">
        <w:rPr>
          <w:spacing w:val="-6"/>
        </w:rPr>
        <w:t>for</w:t>
      </w:r>
    </w:p>
    <w:p w14:paraId="0665E952" w14:textId="5A980D8E" w:rsidR="00470D98" w:rsidRDefault="001644E6">
      <w:pPr>
        <w:pStyle w:val="BodyText"/>
      </w:pPr>
      <w:del w:id="2658" w:author="Hughes, Anna E" w:date="2023-08-09T15:29:00Z">
        <w:r>
          <w:rPr>
            <w:rFonts w:ascii="Trebuchet MS"/>
            <w:spacing w:val="-4"/>
            <w:sz w:val="12"/>
          </w:rPr>
          <w:delText>631</w:delText>
        </w:r>
      </w:del>
      <w:ins w:id="2659" w:author="Hughes, Anna E" w:date="2023-08-09T15:29:00Z">
        <w:r w:rsidR="001E0CFE">
          <w:rPr>
            <w:rFonts w:ascii="Trebuchet MS"/>
            <w:spacing w:val="-4"/>
            <w:sz w:val="12"/>
          </w:rPr>
          <w:t>629</w:t>
        </w:r>
      </w:ins>
      <w:r w:rsidR="001E0CFE">
        <w:rPr>
          <w:rFonts w:ascii="Trebuchet MS"/>
          <w:spacing w:val="75"/>
          <w:w w:val="150"/>
          <w:sz w:val="12"/>
        </w:rPr>
        <w:t xml:space="preserve"> </w:t>
      </w:r>
      <w:r w:rsidR="001E0CFE">
        <w:rPr>
          <w:spacing w:val="-4"/>
        </w:rPr>
        <w:t>prediction of trial-by-trial reaction times.</w:t>
      </w:r>
      <w:r w:rsidR="001E0CFE">
        <w:rPr>
          <w:spacing w:val="27"/>
        </w:rPr>
        <w:t xml:space="preserve"> </w:t>
      </w:r>
      <w:r w:rsidR="001E0CFE">
        <w:rPr>
          <w:spacing w:val="-4"/>
        </w:rPr>
        <w:t>Our exploratory analyses suggest that</w:t>
      </w:r>
    </w:p>
    <w:p w14:paraId="0EB4ADF5" w14:textId="164CE631" w:rsidR="00470D98" w:rsidRDefault="001644E6">
      <w:pPr>
        <w:pStyle w:val="BodyText"/>
        <w:spacing w:before="8"/>
      </w:pPr>
      <w:del w:id="2660" w:author="Hughes, Anna E" w:date="2023-08-09T15:29:00Z">
        <w:r>
          <w:rPr>
            <w:rFonts w:ascii="Trebuchet MS"/>
            <w:spacing w:val="-6"/>
            <w:sz w:val="12"/>
          </w:rPr>
          <w:delText>632</w:delText>
        </w:r>
      </w:del>
      <w:ins w:id="2661" w:author="Hughes, Anna E" w:date="2023-08-09T15:29:00Z">
        <w:r w:rsidR="001E0CFE">
          <w:rPr>
            <w:rFonts w:ascii="Trebuchet MS"/>
            <w:spacing w:val="-6"/>
            <w:sz w:val="12"/>
          </w:rPr>
          <w:t>630</w:t>
        </w:r>
      </w:ins>
      <w:r w:rsidR="001E0CFE">
        <w:rPr>
          <w:rFonts w:ascii="Trebuchet MS"/>
          <w:spacing w:val="46"/>
          <w:sz w:val="12"/>
        </w:rPr>
        <w:t xml:space="preserve">  </w:t>
      </w:r>
      <w:r w:rsidR="001E0CFE">
        <w:rPr>
          <w:spacing w:val="-6"/>
        </w:rPr>
        <w:t>incorporating</w:t>
      </w:r>
      <w:r w:rsidR="001E0CFE">
        <w:rPr>
          <w:spacing w:val="3"/>
        </w:rPr>
        <w:t xml:space="preserve"> </w:t>
      </w:r>
      <w:r w:rsidR="001E0CFE">
        <w:rPr>
          <w:spacing w:val="-6"/>
        </w:rPr>
        <w:t>additional</w:t>
      </w:r>
      <w:r w:rsidR="001E0CFE">
        <w:rPr>
          <w:spacing w:val="1"/>
        </w:rPr>
        <w:t xml:space="preserve"> </w:t>
      </w:r>
      <w:r w:rsidR="001E0CFE">
        <w:rPr>
          <w:spacing w:val="-6"/>
        </w:rPr>
        <w:t>factors</w:t>
      </w:r>
      <w:r w:rsidR="001E0CFE">
        <w:rPr>
          <w:spacing w:val="2"/>
        </w:rPr>
        <w:t xml:space="preserve"> </w:t>
      </w:r>
      <w:r w:rsidR="001E0CFE">
        <w:rPr>
          <w:spacing w:val="-6"/>
        </w:rPr>
        <w:t>(e.g.</w:t>
      </w:r>
      <w:r w:rsidR="001E0CFE">
        <w:rPr>
          <w:spacing w:val="22"/>
        </w:rPr>
        <w:t xml:space="preserve"> </w:t>
      </w:r>
      <w:r w:rsidR="001E0CFE">
        <w:rPr>
          <w:spacing w:val="-6"/>
        </w:rPr>
        <w:t>individual</w:t>
      </w:r>
      <w:r w:rsidR="001E0CFE">
        <w:rPr>
          <w:spacing w:val="1"/>
        </w:rPr>
        <w:t xml:space="preserve"> </w:t>
      </w:r>
      <w:r w:rsidR="001E0CFE">
        <w:rPr>
          <w:spacing w:val="-6"/>
        </w:rPr>
        <w:t>differences</w:t>
      </w:r>
      <w:r w:rsidR="001E0CFE">
        <w:rPr>
          <w:spacing w:val="2"/>
        </w:rPr>
        <w:t xml:space="preserve"> </w:t>
      </w:r>
      <w:r w:rsidR="001E0CFE">
        <w:rPr>
          <w:spacing w:val="-6"/>
        </w:rPr>
        <w:t>in</w:t>
      </w:r>
      <w:r w:rsidR="001E0CFE">
        <w:rPr>
          <w:spacing w:val="1"/>
        </w:rPr>
        <w:t xml:space="preserve"> </w:t>
      </w:r>
      <w:r w:rsidR="001E0CFE">
        <w:rPr>
          <w:spacing w:val="-6"/>
        </w:rPr>
        <w:t>participant</w:t>
      </w:r>
      <w:r w:rsidR="001E0CFE">
        <w:rPr>
          <w:spacing w:val="2"/>
        </w:rPr>
        <w:t xml:space="preserve"> </w:t>
      </w:r>
      <w:r w:rsidR="001E0CFE">
        <w:rPr>
          <w:rFonts w:ascii="Times New Roman"/>
          <w:i/>
          <w:spacing w:val="-6"/>
        </w:rPr>
        <w:t>D</w:t>
      </w:r>
      <w:r w:rsidR="001E0CFE">
        <w:rPr>
          <w:rFonts w:ascii="Times New Roman"/>
          <w:i/>
          <w:spacing w:val="-6"/>
          <w:vertAlign w:val="subscript"/>
        </w:rPr>
        <w:t>c</w:t>
      </w:r>
      <w:r w:rsidR="001E0CFE">
        <w:rPr>
          <w:rFonts w:ascii="Times New Roman"/>
          <w:i/>
          <w:spacing w:val="3"/>
        </w:rPr>
        <w:t xml:space="preserve"> </w:t>
      </w:r>
      <w:r w:rsidR="001E0CFE">
        <w:rPr>
          <w:spacing w:val="-6"/>
        </w:rPr>
        <w:t>and</w:t>
      </w:r>
    </w:p>
    <w:p w14:paraId="44824833" w14:textId="1F27A4F8" w:rsidR="00470D98" w:rsidRDefault="001644E6">
      <w:pPr>
        <w:pStyle w:val="BodyText"/>
      </w:pPr>
      <w:del w:id="2662" w:author="Hughes, Anna E" w:date="2023-08-09T15:29:00Z">
        <w:r>
          <w:rPr>
            <w:rFonts w:ascii="Trebuchet MS"/>
            <w:spacing w:val="-6"/>
            <w:sz w:val="12"/>
          </w:rPr>
          <w:delText>633</w:delText>
        </w:r>
      </w:del>
      <w:ins w:id="2663" w:author="Hughes, Anna E" w:date="2023-08-09T15:29:00Z">
        <w:r w:rsidR="001E0CFE">
          <w:rPr>
            <w:rFonts w:ascii="Trebuchet MS"/>
            <w:spacing w:val="-6"/>
            <w:sz w:val="12"/>
          </w:rPr>
          <w:t>631</w:t>
        </w:r>
      </w:ins>
      <w:r w:rsidR="001E0CFE">
        <w:rPr>
          <w:rFonts w:ascii="Trebuchet MS"/>
          <w:spacing w:val="39"/>
          <w:sz w:val="12"/>
        </w:rPr>
        <w:t xml:space="preserve">  </w:t>
      </w:r>
      <w:r w:rsidR="001E0CFE">
        <w:rPr>
          <w:rFonts w:ascii="Times New Roman"/>
          <w:i/>
          <w:spacing w:val="-6"/>
        </w:rPr>
        <w:t>D</w:t>
      </w:r>
      <w:r w:rsidR="001E0CFE">
        <w:rPr>
          <w:rFonts w:ascii="Times New Roman"/>
          <w:i/>
          <w:spacing w:val="-6"/>
          <w:vertAlign w:val="subscript"/>
        </w:rPr>
        <w:t>s</w:t>
      </w:r>
      <w:r w:rsidR="001E0CFE">
        <w:rPr>
          <w:rFonts w:ascii="Times New Roman"/>
          <w:i/>
          <w:spacing w:val="-6"/>
        </w:rPr>
        <w:t xml:space="preserve"> </w:t>
      </w:r>
      <w:r w:rsidR="001E0CFE">
        <w:rPr>
          <w:spacing w:val="-6"/>
        </w:rPr>
        <w:t>values,</w:t>
      </w:r>
      <w:r w:rsidR="001E0CFE">
        <w:rPr>
          <w:spacing w:val="-8"/>
        </w:rPr>
        <w:t xml:space="preserve"> </w:t>
      </w:r>
      <w:r w:rsidR="001E0CFE">
        <w:rPr>
          <w:spacing w:val="-6"/>
        </w:rPr>
        <w:t>and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the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eccentricity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of</w:t>
      </w:r>
      <w:r w:rsidR="001E0CFE">
        <w:rPr>
          <w:spacing w:val="-8"/>
        </w:rPr>
        <w:t xml:space="preserve"> </w:t>
      </w:r>
      <w:r w:rsidR="001E0CFE">
        <w:rPr>
          <w:spacing w:val="-6"/>
        </w:rPr>
        <w:t>the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target)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allows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better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discrimination</w:t>
      </w:r>
      <w:r w:rsidR="001E0CFE">
        <w:rPr>
          <w:spacing w:val="-8"/>
        </w:rPr>
        <w:t xml:space="preserve"> </w:t>
      </w:r>
      <w:r w:rsidR="001E0CFE">
        <w:rPr>
          <w:spacing w:val="-6"/>
        </w:rPr>
        <w:t>between</w:t>
      </w:r>
    </w:p>
    <w:p w14:paraId="5518AF35" w14:textId="4EF0764A" w:rsidR="00470D98" w:rsidRDefault="001644E6">
      <w:pPr>
        <w:pStyle w:val="BodyText"/>
        <w:spacing w:before="8"/>
      </w:pPr>
      <w:del w:id="2664" w:author="Hughes, Anna E" w:date="2023-08-09T15:29:00Z">
        <w:r>
          <w:rPr>
            <w:rFonts w:ascii="Trebuchet MS"/>
            <w:w w:val="90"/>
            <w:sz w:val="12"/>
          </w:rPr>
          <w:delText>634</w:delText>
        </w:r>
      </w:del>
      <w:ins w:id="2665" w:author="Hughes, Anna E" w:date="2023-08-09T15:29:00Z">
        <w:r w:rsidR="001E0CFE">
          <w:rPr>
            <w:rFonts w:ascii="Trebuchet MS"/>
            <w:w w:val="90"/>
            <w:sz w:val="12"/>
          </w:rPr>
          <w:t>632</w:t>
        </w:r>
      </w:ins>
      <w:r w:rsidR="001E0CFE">
        <w:rPr>
          <w:rFonts w:ascii="Trebuchet MS"/>
          <w:spacing w:val="73"/>
          <w:sz w:val="12"/>
        </w:rPr>
        <w:t xml:space="preserve">  </w:t>
      </w:r>
      <w:r w:rsidR="001E0CFE">
        <w:rPr>
          <w:w w:val="90"/>
        </w:rPr>
        <w:t>models,</w:t>
      </w:r>
      <w:r w:rsidR="001E0CFE">
        <w:rPr>
          <w:spacing w:val="9"/>
        </w:rPr>
        <w:t xml:space="preserve"> </w:t>
      </w:r>
      <w:r w:rsidR="001E0CFE">
        <w:rPr>
          <w:w w:val="90"/>
        </w:rPr>
        <w:t>but</w:t>
      </w:r>
      <w:r w:rsidR="001E0CFE">
        <w:rPr>
          <w:spacing w:val="6"/>
        </w:rPr>
        <w:t xml:space="preserve"> </w:t>
      </w:r>
      <w:r w:rsidR="001E0CFE">
        <w:rPr>
          <w:w w:val="90"/>
        </w:rPr>
        <w:t>again</w:t>
      </w:r>
      <w:r w:rsidR="001E0CFE">
        <w:rPr>
          <w:spacing w:val="7"/>
        </w:rPr>
        <w:t xml:space="preserve"> </w:t>
      </w:r>
      <w:r w:rsidR="001E0CFE">
        <w:rPr>
          <w:w w:val="90"/>
        </w:rPr>
        <w:t>suggests</w:t>
      </w:r>
      <w:r w:rsidR="001E0CFE">
        <w:rPr>
          <w:spacing w:val="6"/>
        </w:rPr>
        <w:t xml:space="preserve"> </w:t>
      </w:r>
      <w:r w:rsidR="001E0CFE">
        <w:rPr>
          <w:w w:val="90"/>
        </w:rPr>
        <w:t>that</w:t>
      </w:r>
      <w:r w:rsidR="001E0CFE">
        <w:rPr>
          <w:spacing w:val="7"/>
        </w:rPr>
        <w:t xml:space="preserve"> </w:t>
      </w:r>
      <w:r w:rsidR="001E0CFE">
        <w:rPr>
          <w:w w:val="90"/>
        </w:rPr>
        <w:t>the</w:t>
      </w:r>
      <w:r w:rsidR="001E0CFE">
        <w:rPr>
          <w:spacing w:val="7"/>
        </w:rPr>
        <w:t xml:space="preserve"> </w:t>
      </w:r>
      <w:r w:rsidR="001E0CFE">
        <w:rPr>
          <w:w w:val="90"/>
        </w:rPr>
        <w:t>orthogonal</w:t>
      </w:r>
      <w:r w:rsidR="001E0CFE">
        <w:rPr>
          <w:spacing w:val="5"/>
        </w:rPr>
        <w:t xml:space="preserve"> </w:t>
      </w:r>
      <w:r w:rsidR="001E0CFE">
        <w:rPr>
          <w:w w:val="90"/>
        </w:rPr>
        <w:t>contrast</w:t>
      </w:r>
      <w:r w:rsidR="001E0CFE">
        <w:rPr>
          <w:spacing w:val="7"/>
        </w:rPr>
        <w:t xml:space="preserve"> </w:t>
      </w:r>
      <w:r w:rsidR="001E0CFE">
        <w:rPr>
          <w:w w:val="90"/>
        </w:rPr>
        <w:t>combination</w:t>
      </w:r>
      <w:r w:rsidR="001E0CFE">
        <w:rPr>
          <w:spacing w:val="6"/>
        </w:rPr>
        <w:t xml:space="preserve"> </w:t>
      </w:r>
      <w:r w:rsidR="001E0CFE">
        <w:rPr>
          <w:w w:val="90"/>
        </w:rPr>
        <w:t>method</w:t>
      </w:r>
      <w:r w:rsidR="001E0CFE">
        <w:rPr>
          <w:spacing w:val="7"/>
        </w:rPr>
        <w:t xml:space="preserve"> </w:t>
      </w:r>
      <w:r w:rsidR="001E0CFE">
        <w:rPr>
          <w:spacing w:val="-4"/>
          <w:w w:val="90"/>
        </w:rPr>
        <w:t>gives</w:t>
      </w:r>
    </w:p>
    <w:p w14:paraId="2F066690" w14:textId="79F6D78F" w:rsidR="00470D98" w:rsidRDefault="001644E6">
      <w:pPr>
        <w:pStyle w:val="BodyText"/>
        <w:spacing w:before="8"/>
      </w:pPr>
      <w:del w:id="2666" w:author="Hughes, Anna E" w:date="2023-08-09T15:29:00Z">
        <w:r>
          <w:rPr>
            <w:rFonts w:ascii="Trebuchet MS"/>
            <w:sz w:val="12"/>
          </w:rPr>
          <w:delText>635</w:delText>
        </w:r>
      </w:del>
      <w:ins w:id="2667" w:author="Hughes, Anna E" w:date="2023-08-09T15:29:00Z">
        <w:r w:rsidR="001E0CFE">
          <w:rPr>
            <w:rFonts w:ascii="Trebuchet MS"/>
            <w:sz w:val="12"/>
          </w:rPr>
          <w:t>633</w:t>
        </w:r>
      </w:ins>
      <w:r w:rsidR="001E0CFE">
        <w:rPr>
          <w:rFonts w:ascii="Trebuchet MS"/>
          <w:spacing w:val="35"/>
          <w:sz w:val="12"/>
        </w:rPr>
        <w:t xml:space="preserve">  </w:t>
      </w:r>
      <w:r w:rsidR="001E0CFE">
        <w:t>the</w:t>
      </w:r>
      <w:r w:rsidR="001E0CFE">
        <w:rPr>
          <w:spacing w:val="-10"/>
        </w:rPr>
        <w:t xml:space="preserve"> </w:t>
      </w:r>
      <w:r w:rsidR="001E0CFE">
        <w:t>best</w:t>
      </w:r>
      <w:r w:rsidR="001E0CFE">
        <w:rPr>
          <w:spacing w:val="-10"/>
        </w:rPr>
        <w:t xml:space="preserve"> </w:t>
      </w:r>
      <w:r w:rsidR="001E0CFE">
        <w:rPr>
          <w:spacing w:val="-2"/>
        </w:rPr>
        <w:t>predictions.</w:t>
      </w:r>
    </w:p>
    <w:p w14:paraId="239961C7" w14:textId="0DB8919F" w:rsidR="00470D98" w:rsidRDefault="001644E6">
      <w:pPr>
        <w:spacing w:before="250"/>
        <w:ind w:left="227"/>
        <w:rPr>
          <w:rFonts w:ascii="Times New Roman"/>
          <w:i/>
          <w:sz w:val="24"/>
        </w:rPr>
      </w:pPr>
      <w:del w:id="2668" w:author="Hughes, Anna E" w:date="2023-08-09T15:29:00Z">
        <w:r>
          <w:rPr>
            <w:rFonts w:ascii="Trebuchet MS"/>
            <w:sz w:val="12"/>
          </w:rPr>
          <w:delText>636</w:delText>
        </w:r>
      </w:del>
      <w:ins w:id="2669" w:author="Hughes, Anna E" w:date="2023-08-09T15:29:00Z">
        <w:r w:rsidR="001E0CFE">
          <w:rPr>
            <w:rFonts w:ascii="Trebuchet MS"/>
            <w:sz w:val="12"/>
          </w:rPr>
          <w:t>634</w:t>
        </w:r>
      </w:ins>
      <w:r w:rsidR="001E0CFE">
        <w:rPr>
          <w:rFonts w:ascii="Trebuchet MS"/>
          <w:spacing w:val="149"/>
          <w:sz w:val="12"/>
        </w:rPr>
        <w:t xml:space="preserve"> </w:t>
      </w:r>
      <w:bookmarkStart w:id="2670" w:name="Modelling_of_reaction_times"/>
      <w:bookmarkEnd w:id="2670"/>
      <w:r w:rsidR="001E0CFE">
        <w:rPr>
          <w:rFonts w:ascii="Times New Roman"/>
          <w:i/>
          <w:sz w:val="24"/>
        </w:rPr>
        <w:t>7.1.</w:t>
      </w:r>
      <w:r w:rsidR="001E0CFE">
        <w:rPr>
          <w:rFonts w:ascii="Times New Roman"/>
          <w:i/>
          <w:spacing w:val="51"/>
          <w:sz w:val="24"/>
        </w:rPr>
        <w:t xml:space="preserve"> </w:t>
      </w:r>
      <w:r w:rsidR="001E0CFE">
        <w:rPr>
          <w:rFonts w:ascii="Times New Roman"/>
          <w:i/>
          <w:sz w:val="24"/>
        </w:rPr>
        <w:t>Modelling</w:t>
      </w:r>
      <w:r w:rsidR="001E0CFE">
        <w:rPr>
          <w:rFonts w:ascii="Times New Roman"/>
          <w:i/>
          <w:spacing w:val="-5"/>
          <w:sz w:val="24"/>
        </w:rPr>
        <w:t xml:space="preserve"> </w:t>
      </w:r>
      <w:r w:rsidR="001E0CFE">
        <w:rPr>
          <w:rFonts w:ascii="Times New Roman"/>
          <w:i/>
          <w:sz w:val="24"/>
        </w:rPr>
        <w:t>of</w:t>
      </w:r>
      <w:r w:rsidR="001E0CFE">
        <w:rPr>
          <w:rFonts w:ascii="Times New Roman"/>
          <w:i/>
          <w:spacing w:val="-5"/>
          <w:sz w:val="24"/>
        </w:rPr>
        <w:t xml:space="preserve"> </w:t>
      </w:r>
      <w:r w:rsidR="001E0CFE">
        <w:rPr>
          <w:rFonts w:ascii="Times New Roman"/>
          <w:i/>
          <w:sz w:val="24"/>
        </w:rPr>
        <w:t>reaction</w:t>
      </w:r>
      <w:r w:rsidR="001E0CFE">
        <w:rPr>
          <w:rFonts w:ascii="Times New Roman"/>
          <w:i/>
          <w:spacing w:val="-5"/>
          <w:sz w:val="24"/>
        </w:rPr>
        <w:t xml:space="preserve"> </w:t>
      </w:r>
      <w:r w:rsidR="001E0CFE">
        <w:rPr>
          <w:rFonts w:ascii="Times New Roman"/>
          <w:i/>
          <w:spacing w:val="-2"/>
          <w:sz w:val="24"/>
        </w:rPr>
        <w:t>times</w:t>
      </w:r>
    </w:p>
    <w:p w14:paraId="4E48E35D" w14:textId="7CB74039" w:rsidR="00470D98" w:rsidRDefault="001644E6">
      <w:pPr>
        <w:pStyle w:val="BodyText"/>
        <w:tabs>
          <w:tab w:val="left" w:pos="968"/>
        </w:tabs>
        <w:spacing w:before="69" w:line="279" w:lineRule="exact"/>
      </w:pPr>
      <w:del w:id="2671" w:author="Hughes, Anna E" w:date="2023-08-09T15:29:00Z">
        <w:r>
          <w:rPr>
            <w:rFonts w:ascii="Trebuchet MS"/>
            <w:spacing w:val="-5"/>
            <w:sz w:val="12"/>
          </w:rPr>
          <w:delText>637</w:delText>
        </w:r>
      </w:del>
      <w:ins w:id="2672" w:author="Hughes, Anna E" w:date="2023-08-09T15:29:00Z">
        <w:r w:rsidR="001E0CFE">
          <w:rPr>
            <w:rFonts w:ascii="Trebuchet MS"/>
            <w:spacing w:val="-5"/>
            <w:sz w:val="12"/>
          </w:rPr>
          <w:t>635</w:t>
        </w:r>
      </w:ins>
      <w:r w:rsidR="001E0CFE">
        <w:rPr>
          <w:rFonts w:ascii="Trebuchet MS"/>
          <w:sz w:val="12"/>
        </w:rPr>
        <w:tab/>
      </w:r>
      <w:r w:rsidR="001E0CFE">
        <w:rPr>
          <w:spacing w:val="-6"/>
        </w:rPr>
        <w:t>In</w:t>
      </w:r>
      <w:r w:rsidR="001E0CFE">
        <w:t xml:space="preserve"> </w:t>
      </w:r>
      <w:r w:rsidR="001E0CFE">
        <w:rPr>
          <w:spacing w:val="-6"/>
        </w:rPr>
        <w:t>much</w:t>
      </w:r>
      <w:r w:rsidR="001E0CFE">
        <w:rPr>
          <w:spacing w:val="-1"/>
        </w:rPr>
        <w:t xml:space="preserve"> </w:t>
      </w:r>
      <w:r w:rsidR="001E0CFE">
        <w:rPr>
          <w:spacing w:val="-6"/>
        </w:rPr>
        <w:t>of</w:t>
      </w:r>
      <w:r w:rsidR="001E0CFE">
        <w:rPr>
          <w:spacing w:val="1"/>
        </w:rPr>
        <w:t xml:space="preserve"> </w:t>
      </w:r>
      <w:r w:rsidR="001E0CFE">
        <w:rPr>
          <w:spacing w:val="-6"/>
        </w:rPr>
        <w:t>the</w:t>
      </w:r>
      <w:r w:rsidR="001E0CFE">
        <w:t xml:space="preserve"> </w:t>
      </w:r>
      <w:r w:rsidR="001E0CFE">
        <w:rPr>
          <w:spacing w:val="-6"/>
        </w:rPr>
        <w:t>literature</w:t>
      </w:r>
      <w:r w:rsidR="001E0CFE">
        <w:t xml:space="preserve"> </w:t>
      </w:r>
      <w:r w:rsidR="001E0CFE">
        <w:rPr>
          <w:spacing w:val="-6"/>
        </w:rPr>
        <w:t>on</w:t>
      </w:r>
      <w:r w:rsidR="001E0CFE">
        <w:t xml:space="preserve"> </w:t>
      </w:r>
      <w:r w:rsidR="001E0CFE">
        <w:rPr>
          <w:spacing w:val="-6"/>
        </w:rPr>
        <w:t>visual</w:t>
      </w:r>
      <w:r w:rsidR="001E0CFE">
        <w:t xml:space="preserve"> </w:t>
      </w:r>
      <w:r w:rsidR="001E0CFE">
        <w:rPr>
          <w:spacing w:val="-6"/>
        </w:rPr>
        <w:t>search,</w:t>
      </w:r>
      <w:r w:rsidR="001E0CFE">
        <w:rPr>
          <w:spacing w:val="2"/>
        </w:rPr>
        <w:t xml:space="preserve"> </w:t>
      </w:r>
      <w:r w:rsidR="001E0CFE">
        <w:rPr>
          <w:spacing w:val="-6"/>
        </w:rPr>
        <w:t>mean</w:t>
      </w:r>
      <w:r w:rsidR="001E0CFE">
        <w:rPr>
          <w:spacing w:val="1"/>
        </w:rPr>
        <w:t xml:space="preserve"> </w:t>
      </w:r>
      <w:r w:rsidR="001E0CFE">
        <w:rPr>
          <w:spacing w:val="-6"/>
        </w:rPr>
        <w:t>reaction</w:t>
      </w:r>
      <w:r w:rsidR="001E0CFE">
        <w:t xml:space="preserve"> </w:t>
      </w:r>
      <w:r w:rsidR="001E0CFE">
        <w:rPr>
          <w:spacing w:val="-6"/>
        </w:rPr>
        <w:t>times</w:t>
      </w:r>
      <w:r w:rsidR="001E0CFE">
        <w:t xml:space="preserve"> </w:t>
      </w:r>
      <w:r w:rsidR="001E0CFE">
        <w:rPr>
          <w:spacing w:val="-6"/>
        </w:rPr>
        <w:t>are</w:t>
      </w:r>
      <w:r w:rsidR="001E0CFE">
        <w:t xml:space="preserve"> </w:t>
      </w:r>
      <w:r w:rsidR="001E0CFE">
        <w:rPr>
          <w:spacing w:val="-6"/>
        </w:rPr>
        <w:t>modelled</w:t>
      </w:r>
    </w:p>
    <w:p w14:paraId="5D4738FB" w14:textId="608FC8F9" w:rsidR="00470D98" w:rsidRDefault="001644E6">
      <w:pPr>
        <w:pStyle w:val="BodyText"/>
        <w:spacing w:before="0" w:line="291" w:lineRule="exact"/>
      </w:pPr>
      <w:del w:id="2673" w:author="Hughes, Anna E" w:date="2023-08-09T15:29:00Z">
        <w:r>
          <w:rPr>
            <w:rFonts w:ascii="Trebuchet MS" w:hAnsi="Trebuchet MS"/>
            <w:spacing w:val="-2"/>
            <w:sz w:val="12"/>
          </w:rPr>
          <w:delText>638</w:delText>
        </w:r>
      </w:del>
      <w:ins w:id="2674" w:author="Hughes, Anna E" w:date="2023-08-09T15:29:00Z">
        <w:r w:rsidR="001E0CFE">
          <w:rPr>
            <w:rFonts w:ascii="Trebuchet MS" w:hAnsi="Trebuchet MS"/>
            <w:spacing w:val="-2"/>
            <w:sz w:val="12"/>
          </w:rPr>
          <w:t>636</w:t>
        </w:r>
      </w:ins>
      <w:r w:rsidR="001E0CFE">
        <w:rPr>
          <w:rFonts w:ascii="Trebuchet MS" w:hAnsi="Trebuchet MS"/>
          <w:spacing w:val="74"/>
          <w:w w:val="150"/>
          <w:sz w:val="12"/>
        </w:rPr>
        <w:t xml:space="preserve"> </w:t>
      </w:r>
      <w:r w:rsidR="001E0CFE">
        <w:rPr>
          <w:spacing w:val="-2"/>
        </w:rPr>
        <w:t>using</w:t>
      </w:r>
      <w:r w:rsidR="001E0CFE">
        <w:rPr>
          <w:spacing w:val="3"/>
        </w:rPr>
        <w:t xml:space="preserve"> </w:t>
      </w:r>
      <w:r w:rsidR="001E0CFE">
        <w:rPr>
          <w:spacing w:val="-2"/>
        </w:rPr>
        <w:t>a</w:t>
      </w:r>
      <w:r w:rsidR="001E0CFE">
        <w:rPr>
          <w:spacing w:val="6"/>
        </w:rPr>
        <w:t xml:space="preserve"> </w:t>
      </w:r>
      <w:r w:rsidR="001E0CFE">
        <w:rPr>
          <w:spacing w:val="-2"/>
        </w:rPr>
        <w:t>simple</w:t>
      </w:r>
      <w:r w:rsidR="001E0CFE">
        <w:rPr>
          <w:spacing w:val="5"/>
        </w:rPr>
        <w:t xml:space="preserve"> </w:t>
      </w:r>
      <w:r w:rsidR="001E0CFE">
        <w:rPr>
          <w:spacing w:val="-2"/>
        </w:rPr>
        <w:t>linear</w:t>
      </w:r>
      <w:r w:rsidR="001E0CFE">
        <w:rPr>
          <w:spacing w:val="6"/>
        </w:rPr>
        <w:t xml:space="preserve"> </w:t>
      </w:r>
      <w:r w:rsidR="001E0CFE">
        <w:rPr>
          <w:spacing w:val="-2"/>
        </w:rPr>
        <w:t>model</w:t>
      </w:r>
      <w:r w:rsidR="001E0CFE">
        <w:rPr>
          <w:spacing w:val="5"/>
        </w:rPr>
        <w:t xml:space="preserve"> </w:t>
      </w:r>
      <w:r w:rsidR="001E0CFE">
        <w:rPr>
          <w:rFonts w:ascii="Times New Roman" w:hAnsi="Times New Roman"/>
          <w:i/>
          <w:spacing w:val="-2"/>
        </w:rPr>
        <w:t>y</w:t>
      </w:r>
      <w:r w:rsidR="001E0CFE">
        <w:rPr>
          <w:spacing w:val="-2"/>
        </w:rPr>
        <w:t>¯</w:t>
      </w:r>
      <w:r w:rsidR="001E0CFE">
        <w:rPr>
          <w:spacing w:val="-10"/>
        </w:rPr>
        <w:t xml:space="preserve"> </w:t>
      </w:r>
      <w:r w:rsidR="001E0CFE">
        <w:rPr>
          <w:rFonts w:ascii="Tahoma" w:hAnsi="Tahoma"/>
          <w:spacing w:val="-2"/>
        </w:rPr>
        <w:t>=</w:t>
      </w:r>
      <w:r w:rsidR="001E0CFE">
        <w:rPr>
          <w:rFonts w:ascii="Tahoma" w:hAnsi="Tahoma"/>
          <w:spacing w:val="-16"/>
        </w:rPr>
        <w:t xml:space="preserve"> </w:t>
      </w:r>
      <w:r w:rsidR="001E0CFE">
        <w:rPr>
          <w:rFonts w:ascii="Times New Roman" w:hAnsi="Times New Roman"/>
          <w:i/>
          <w:spacing w:val="-2"/>
        </w:rPr>
        <w:t>bN</w:t>
      </w:r>
      <w:r w:rsidR="001E0CFE">
        <w:rPr>
          <w:rFonts w:ascii="Times New Roman" w:hAnsi="Times New Roman"/>
          <w:i/>
          <w:spacing w:val="-2"/>
          <w:vertAlign w:val="subscript"/>
        </w:rPr>
        <w:t>T</w:t>
      </w:r>
      <w:r w:rsidR="001E0CFE">
        <w:rPr>
          <w:rFonts w:ascii="Times New Roman" w:hAnsi="Times New Roman"/>
          <w:i/>
          <w:spacing w:val="-7"/>
        </w:rPr>
        <w:t xml:space="preserve"> </w:t>
      </w:r>
      <w:r w:rsidR="001E0CFE">
        <w:rPr>
          <w:rFonts w:ascii="Tahoma" w:hAnsi="Tahoma"/>
          <w:spacing w:val="-2"/>
        </w:rPr>
        <w:t>+</w:t>
      </w:r>
      <w:r w:rsidR="001E0CFE">
        <w:rPr>
          <w:rFonts w:ascii="Tahoma" w:hAnsi="Tahoma"/>
          <w:spacing w:val="-35"/>
        </w:rPr>
        <w:t xml:space="preserve"> </w:t>
      </w:r>
      <w:r w:rsidR="001E0CFE">
        <w:rPr>
          <w:rFonts w:ascii="Times New Roman" w:hAnsi="Times New Roman"/>
          <w:i/>
          <w:spacing w:val="-2"/>
        </w:rPr>
        <w:t>a</w:t>
      </w:r>
      <w:r w:rsidR="001E0CFE">
        <w:rPr>
          <w:rFonts w:ascii="Times New Roman" w:hAnsi="Times New Roman"/>
          <w:i/>
          <w:spacing w:val="-1"/>
        </w:rPr>
        <w:t xml:space="preserve"> </w:t>
      </w:r>
      <w:r w:rsidR="001E0CFE">
        <w:rPr>
          <w:spacing w:val="-2"/>
        </w:rPr>
        <w:t>(e.g.</w:t>
      </w:r>
      <w:r w:rsidR="001E0CFE">
        <w:rPr>
          <w:spacing w:val="42"/>
        </w:rPr>
        <w:t xml:space="preserve"> </w:t>
      </w:r>
      <w:del w:id="2675" w:author="Hughes, Anna E" w:date="2023-08-09T15:29:00Z">
        <w:r w:rsidR="00791F47">
          <w:fldChar w:fldCharType="begin"/>
        </w:r>
        <w:r w:rsidR="00791F47">
          <w:delInstrText xml:space="preserve"> HYPERLINK \l "_bookmark78" </w:delInstrText>
        </w:r>
        <w:r w:rsidR="00791F47">
          <w:fldChar w:fldCharType="separate"/>
        </w:r>
        <w:r>
          <w:rPr>
            <w:spacing w:val="-2"/>
          </w:rPr>
          <w:delText>Treisman</w:delText>
        </w:r>
        <w:r>
          <w:rPr>
            <w:spacing w:val="6"/>
          </w:rPr>
          <w:delText xml:space="preserve"> </w:delText>
        </w:r>
        <w:r>
          <w:rPr>
            <w:spacing w:val="-2"/>
          </w:rPr>
          <w:delText>and</w:delText>
        </w:r>
        <w:r>
          <w:rPr>
            <w:spacing w:val="5"/>
          </w:rPr>
          <w:delText xml:space="preserve"> </w:delText>
        </w:r>
        <w:r>
          <w:rPr>
            <w:spacing w:val="-2"/>
          </w:rPr>
          <w:delText>Gormican</w:delText>
        </w:r>
        <w:r w:rsidR="00791F47">
          <w:rPr>
            <w:spacing w:val="-2"/>
          </w:rPr>
          <w:fldChar w:fldCharType="end"/>
        </w:r>
      </w:del>
      <w:ins w:id="2676" w:author="Hughes, Anna E" w:date="2023-08-09T15:29:00Z">
        <w:r w:rsidR="00791F47">
          <w:fldChar w:fldCharType="begin"/>
        </w:r>
        <w:r w:rsidR="00791F47">
          <w:instrText xml:space="preserve"> HYPERLINK \l "_bookmark79" </w:instrText>
        </w:r>
        <w:r w:rsidR="00791F47">
          <w:fldChar w:fldCharType="separate"/>
        </w:r>
        <w:r w:rsidR="001E0CFE">
          <w:rPr>
            <w:spacing w:val="-2"/>
          </w:rPr>
          <w:t>Treisman</w:t>
        </w:r>
        <w:r w:rsidR="001E0CFE">
          <w:rPr>
            <w:spacing w:val="6"/>
          </w:rPr>
          <w:t xml:space="preserve"> </w:t>
        </w:r>
        <w:r w:rsidR="001E0CFE">
          <w:rPr>
            <w:spacing w:val="-2"/>
          </w:rPr>
          <w:t>and</w:t>
        </w:r>
        <w:r w:rsidR="001E0CFE">
          <w:rPr>
            <w:spacing w:val="5"/>
          </w:rPr>
          <w:t xml:space="preserve"> </w:t>
        </w:r>
        <w:r w:rsidR="001E0CFE">
          <w:rPr>
            <w:spacing w:val="-2"/>
          </w:rPr>
          <w:t>Gormican</w:t>
        </w:r>
        <w:r w:rsidR="00791F47">
          <w:rPr>
            <w:spacing w:val="-2"/>
          </w:rPr>
          <w:fldChar w:fldCharType="end"/>
        </w:r>
      </w:ins>
      <w:r w:rsidR="001E0CFE">
        <w:rPr>
          <w:spacing w:val="5"/>
        </w:rPr>
        <w:t xml:space="preserve"> </w:t>
      </w:r>
      <w:del w:id="2677" w:author="Hughes, Anna E" w:date="2023-08-09T15:29:00Z">
        <w:r w:rsidR="00791F47">
          <w:fldChar w:fldCharType="begin"/>
        </w:r>
        <w:r w:rsidR="00791F47">
          <w:delInstrText xml:space="preserve"> HYPERLINK \l "_bookmark78" </w:delInstrText>
        </w:r>
        <w:r w:rsidR="00791F47">
          <w:fldChar w:fldCharType="separate"/>
        </w:r>
        <w:r>
          <w:rPr>
            <w:spacing w:val="-2"/>
          </w:rPr>
          <w:delText>(1988);</w:delText>
        </w:r>
        <w:r w:rsidR="00791F47">
          <w:rPr>
            <w:spacing w:val="-2"/>
          </w:rPr>
          <w:fldChar w:fldCharType="end"/>
        </w:r>
      </w:del>
      <w:ins w:id="2678" w:author="Hughes, Anna E" w:date="2023-08-09T15:29:00Z">
        <w:r w:rsidR="00791F47">
          <w:fldChar w:fldCharType="begin"/>
        </w:r>
        <w:r w:rsidR="00791F47">
          <w:instrText xml:space="preserve"> HYPERLINK \l "_bookmark79" </w:instrText>
        </w:r>
        <w:r w:rsidR="00791F47">
          <w:fldChar w:fldCharType="separate"/>
        </w:r>
        <w:r w:rsidR="001E0CFE">
          <w:rPr>
            <w:spacing w:val="-2"/>
          </w:rPr>
          <w:t>(1988);</w:t>
        </w:r>
        <w:r w:rsidR="00791F47">
          <w:rPr>
            <w:spacing w:val="-2"/>
          </w:rPr>
          <w:fldChar w:fldCharType="end"/>
        </w:r>
      </w:ins>
    </w:p>
    <w:p w14:paraId="1061D8FE" w14:textId="2DC436E6" w:rsidR="00470D98" w:rsidRDefault="001644E6">
      <w:pPr>
        <w:pStyle w:val="BodyText"/>
      </w:pPr>
      <w:del w:id="2679" w:author="Hughes, Anna E" w:date="2023-08-09T15:29:00Z">
        <w:r>
          <w:rPr>
            <w:rFonts w:ascii="Trebuchet MS"/>
            <w:spacing w:val="-2"/>
            <w:sz w:val="12"/>
          </w:rPr>
          <w:delText>639</w:delText>
        </w:r>
      </w:del>
      <w:ins w:id="2680" w:author="Hughes, Anna E" w:date="2023-08-09T15:29:00Z">
        <w:r w:rsidR="001E0CFE">
          <w:rPr>
            <w:rFonts w:ascii="Trebuchet MS"/>
            <w:spacing w:val="-2"/>
            <w:sz w:val="12"/>
          </w:rPr>
          <w:t>637</w:t>
        </w:r>
      </w:ins>
      <w:r w:rsidR="001E0CFE">
        <w:rPr>
          <w:rFonts w:ascii="Trebuchet MS"/>
          <w:spacing w:val="31"/>
          <w:sz w:val="12"/>
        </w:rPr>
        <w:t xml:space="preserve">  </w:t>
      </w:r>
      <w:del w:id="2681" w:author="Hughes, Anna E" w:date="2023-08-09T15:29:00Z">
        <w:r w:rsidR="00791F47">
          <w:fldChar w:fldCharType="begin"/>
        </w:r>
        <w:r w:rsidR="00791F47">
          <w:delInstrText xml:space="preserve"> HYPERLINK \l "_bookmark75" </w:delInstrText>
        </w:r>
        <w:r w:rsidR="00791F47">
          <w:fldChar w:fldCharType="separate"/>
        </w:r>
        <w:r>
          <w:rPr>
            <w:spacing w:val="-2"/>
          </w:rPr>
          <w:delText>Rosenholtz</w:delText>
        </w:r>
        <w:r>
          <w:delText xml:space="preserve"> </w:delText>
        </w:r>
        <w:r>
          <w:rPr>
            <w:spacing w:val="-2"/>
          </w:rPr>
          <w:delText>et</w:delText>
        </w:r>
        <w:r>
          <w:rPr>
            <w:spacing w:val="-1"/>
          </w:rPr>
          <w:delText xml:space="preserve"> </w:delText>
        </w:r>
        <w:r>
          <w:rPr>
            <w:spacing w:val="-2"/>
          </w:rPr>
          <w:delText>al.</w:delText>
        </w:r>
        <w:r w:rsidR="00791F47">
          <w:rPr>
            <w:spacing w:val="-2"/>
          </w:rPr>
          <w:fldChar w:fldCharType="end"/>
        </w:r>
      </w:del>
      <w:ins w:id="2682" w:author="Hughes, Anna E" w:date="2023-08-09T15:29:00Z">
        <w:r w:rsidR="00791F47">
          <w:fldChar w:fldCharType="begin"/>
        </w:r>
        <w:r w:rsidR="00791F47">
          <w:instrText xml:space="preserve"> HYPERLINK \l "_bookmark76" </w:instrText>
        </w:r>
        <w:r w:rsidR="00791F47">
          <w:fldChar w:fldCharType="separate"/>
        </w:r>
        <w:r w:rsidR="001E0CFE">
          <w:rPr>
            <w:spacing w:val="-2"/>
          </w:rPr>
          <w:t>Rosenholtz</w:t>
        </w:r>
        <w:r w:rsidR="001E0CFE">
          <w:t xml:space="preserve"> </w:t>
        </w:r>
        <w:r w:rsidR="001E0CFE">
          <w:rPr>
            <w:spacing w:val="-2"/>
          </w:rPr>
          <w:t>et</w:t>
        </w:r>
        <w:r w:rsidR="001E0CFE">
          <w:rPr>
            <w:spacing w:val="-1"/>
          </w:rPr>
          <w:t xml:space="preserve"> </w:t>
        </w:r>
        <w:r w:rsidR="001E0CFE">
          <w:rPr>
            <w:spacing w:val="-2"/>
          </w:rPr>
          <w:t>al.</w:t>
        </w:r>
        <w:r w:rsidR="00791F47">
          <w:rPr>
            <w:spacing w:val="-2"/>
          </w:rPr>
          <w:fldChar w:fldCharType="end"/>
        </w:r>
      </w:ins>
      <w:r w:rsidR="001E0CFE">
        <w:t xml:space="preserve"> </w:t>
      </w:r>
      <w:del w:id="2683" w:author="Hughes, Anna E" w:date="2023-08-09T15:29:00Z">
        <w:r w:rsidR="00791F47">
          <w:fldChar w:fldCharType="begin"/>
        </w:r>
        <w:r w:rsidR="00791F47">
          <w:delInstrText xml:space="preserve"> HYPERLINK \l "_bookmark75" </w:delInstrText>
        </w:r>
        <w:r w:rsidR="00791F47">
          <w:fldChar w:fldCharType="separate"/>
        </w:r>
        <w:r>
          <w:rPr>
            <w:spacing w:val="-2"/>
          </w:rPr>
          <w:delText>(2012);</w:delText>
        </w:r>
        <w:r w:rsidR="00791F47">
          <w:rPr>
            <w:spacing w:val="-2"/>
          </w:rPr>
          <w:fldChar w:fldCharType="end"/>
        </w:r>
      </w:del>
      <w:ins w:id="2684" w:author="Hughes, Anna E" w:date="2023-08-09T15:29:00Z">
        <w:r w:rsidR="00791F47">
          <w:fldChar w:fldCharType="begin"/>
        </w:r>
        <w:r w:rsidR="00791F47">
          <w:instrText xml:space="preserve"> HYPERLINK \l "_bookmark76" </w:instrText>
        </w:r>
        <w:r w:rsidR="00791F47">
          <w:fldChar w:fldCharType="separate"/>
        </w:r>
        <w:r w:rsidR="001E0CFE">
          <w:rPr>
            <w:spacing w:val="-2"/>
          </w:rPr>
          <w:t>(2012);</w:t>
        </w:r>
        <w:r w:rsidR="00791F47">
          <w:rPr>
            <w:spacing w:val="-2"/>
          </w:rPr>
          <w:fldChar w:fldCharType="end"/>
        </w:r>
      </w:ins>
      <w:r w:rsidR="001E0CFE">
        <w:rPr>
          <w:spacing w:val="-1"/>
        </w:rPr>
        <w:t xml:space="preserve"> </w:t>
      </w:r>
      <w:del w:id="2685" w:author="Hughes, Anna E" w:date="2023-08-09T15:29:00Z">
        <w:r w:rsidR="00791F47">
          <w:fldChar w:fldCharType="begin"/>
        </w:r>
        <w:r w:rsidR="00791F47">
          <w:delInstrText xml:space="preserve"> HYPERLINK \l "_bookmark39" </w:delInstrText>
        </w:r>
        <w:r w:rsidR="00791F47">
          <w:fldChar w:fldCharType="separate"/>
        </w:r>
        <w:r>
          <w:rPr>
            <w:spacing w:val="-2"/>
          </w:rPr>
          <w:delText>Hughes</w:delText>
        </w:r>
        <w:r>
          <w:rPr>
            <w:spacing w:val="-1"/>
          </w:rPr>
          <w:delText xml:space="preserve"> </w:delText>
        </w:r>
        <w:r>
          <w:rPr>
            <w:spacing w:val="-2"/>
          </w:rPr>
          <w:delText>et</w:delText>
        </w:r>
        <w:r>
          <w:rPr>
            <w:spacing w:val="-1"/>
          </w:rPr>
          <w:delText xml:space="preserve"> </w:delText>
        </w:r>
        <w:r>
          <w:rPr>
            <w:spacing w:val="-2"/>
          </w:rPr>
          <w:delText>al.</w:delText>
        </w:r>
        <w:r w:rsidR="00791F47">
          <w:rPr>
            <w:spacing w:val="-2"/>
          </w:rPr>
          <w:fldChar w:fldCharType="end"/>
        </w:r>
      </w:del>
      <w:ins w:id="2686" w:author="Hughes, Anna E" w:date="2023-08-09T15:29:00Z">
        <w:r w:rsidR="00791F47">
          <w:fldChar w:fldCharType="begin"/>
        </w:r>
        <w:r w:rsidR="00791F47">
          <w:instrText xml:space="preserve"> HYPERLINK \l "_bookmark40" </w:instrText>
        </w:r>
        <w:r w:rsidR="00791F47">
          <w:fldChar w:fldCharType="separate"/>
        </w:r>
        <w:r w:rsidR="001E0CFE">
          <w:rPr>
            <w:spacing w:val="-2"/>
          </w:rPr>
          <w:t>Hughes</w:t>
        </w:r>
        <w:r w:rsidR="001E0CFE">
          <w:rPr>
            <w:spacing w:val="-1"/>
          </w:rPr>
          <w:t xml:space="preserve"> </w:t>
        </w:r>
        <w:r w:rsidR="001E0CFE">
          <w:rPr>
            <w:spacing w:val="-2"/>
          </w:rPr>
          <w:t>et</w:t>
        </w:r>
        <w:r w:rsidR="001E0CFE">
          <w:rPr>
            <w:spacing w:val="-1"/>
          </w:rPr>
          <w:t xml:space="preserve"> </w:t>
        </w:r>
        <w:r w:rsidR="001E0CFE">
          <w:rPr>
            <w:spacing w:val="-2"/>
          </w:rPr>
          <w:t>al.</w:t>
        </w:r>
        <w:r w:rsidR="00791F47">
          <w:rPr>
            <w:spacing w:val="-2"/>
          </w:rPr>
          <w:fldChar w:fldCharType="end"/>
        </w:r>
      </w:ins>
      <w:r w:rsidR="001E0CFE">
        <w:rPr>
          <w:spacing w:val="-1"/>
        </w:rPr>
        <w:t xml:space="preserve"> </w:t>
      </w:r>
      <w:del w:id="2687" w:author="Hughes, Anna E" w:date="2023-08-09T15:29:00Z">
        <w:r w:rsidR="00791F47">
          <w:fldChar w:fldCharType="begin"/>
        </w:r>
        <w:r w:rsidR="00791F47">
          <w:delInstrText xml:space="preserve"> HYPERLINK \l "_bookmark39" </w:delInstrText>
        </w:r>
        <w:r w:rsidR="00791F47">
          <w:fldChar w:fldCharType="separate"/>
        </w:r>
        <w:r>
          <w:rPr>
            <w:spacing w:val="-2"/>
          </w:rPr>
          <w:delText>(2016)).</w:delText>
        </w:r>
        <w:r w:rsidR="00791F47">
          <w:rPr>
            <w:spacing w:val="-2"/>
          </w:rPr>
          <w:fldChar w:fldCharType="end"/>
        </w:r>
      </w:del>
      <w:ins w:id="2688" w:author="Hughes, Anna E" w:date="2023-08-09T15:29:00Z">
        <w:r w:rsidR="00791F47">
          <w:fldChar w:fldCharType="begin"/>
        </w:r>
        <w:r w:rsidR="00791F47">
          <w:instrText xml:space="preserve"> HYPERLINK \l "_bookmark40" </w:instrText>
        </w:r>
        <w:r w:rsidR="00791F47">
          <w:fldChar w:fldCharType="separate"/>
        </w:r>
        <w:r w:rsidR="001E0CFE">
          <w:rPr>
            <w:spacing w:val="-2"/>
          </w:rPr>
          <w:t>(2016)).</w:t>
        </w:r>
        <w:r w:rsidR="00791F47">
          <w:rPr>
            <w:spacing w:val="-2"/>
          </w:rPr>
          <w:fldChar w:fldCharType="end"/>
        </w:r>
      </w:ins>
      <w:r w:rsidR="001E0CFE">
        <w:rPr>
          <w:spacing w:val="31"/>
        </w:rPr>
        <w:t xml:space="preserve"> </w:t>
      </w:r>
      <w:r w:rsidR="001E0CFE">
        <w:rPr>
          <w:spacing w:val="-2"/>
        </w:rPr>
        <w:t>The</w:t>
      </w:r>
      <w:r w:rsidR="001E0CFE">
        <w:rPr>
          <w:spacing w:val="-1"/>
        </w:rPr>
        <w:t xml:space="preserve"> </w:t>
      </w:r>
      <w:r w:rsidR="001E0CFE">
        <w:rPr>
          <w:rFonts w:ascii="Times New Roman"/>
          <w:i/>
          <w:spacing w:val="-2"/>
        </w:rPr>
        <w:t>b</w:t>
      </w:r>
      <w:r w:rsidR="001E0CFE">
        <w:rPr>
          <w:rFonts w:ascii="Times New Roman"/>
          <w:i/>
          <w:spacing w:val="-8"/>
        </w:rPr>
        <w:t xml:space="preserve"> </w:t>
      </w:r>
      <w:r w:rsidR="001E0CFE">
        <w:rPr>
          <w:spacing w:val="-2"/>
        </w:rPr>
        <w:t>coefficients</w:t>
      </w:r>
      <w:r w:rsidR="001E0CFE">
        <w:rPr>
          <w:spacing w:val="-1"/>
        </w:rPr>
        <w:t xml:space="preserve"> </w:t>
      </w:r>
      <w:r w:rsidR="001E0CFE">
        <w:rPr>
          <w:spacing w:val="-2"/>
        </w:rPr>
        <w:t>are</w:t>
      </w:r>
      <w:r w:rsidR="001E0CFE">
        <w:t xml:space="preserve"> </w:t>
      </w:r>
      <w:r w:rsidR="001E0CFE">
        <w:rPr>
          <w:spacing w:val="-2"/>
        </w:rPr>
        <w:t>often</w:t>
      </w:r>
      <w:r w:rsidR="001E0CFE">
        <w:rPr>
          <w:spacing w:val="-1"/>
        </w:rPr>
        <w:t xml:space="preserve"> </w:t>
      </w:r>
      <w:r w:rsidR="001E0CFE">
        <w:rPr>
          <w:spacing w:val="-5"/>
        </w:rPr>
        <w:t>re-</w:t>
      </w:r>
    </w:p>
    <w:p w14:paraId="14CE39A7" w14:textId="5B7AF430" w:rsidR="00470D98" w:rsidRDefault="001644E6">
      <w:pPr>
        <w:pStyle w:val="BodyText"/>
        <w:spacing w:before="8"/>
      </w:pPr>
      <w:del w:id="2689" w:author="Hughes, Anna E" w:date="2023-08-09T15:29:00Z">
        <w:r>
          <w:rPr>
            <w:rFonts w:ascii="Trebuchet MS" w:hAnsi="Trebuchet MS"/>
            <w:spacing w:val="-6"/>
            <w:sz w:val="12"/>
          </w:rPr>
          <w:delText>640</w:delText>
        </w:r>
      </w:del>
      <w:ins w:id="2690" w:author="Hughes, Anna E" w:date="2023-08-09T15:29:00Z">
        <w:r w:rsidR="001E0CFE">
          <w:rPr>
            <w:rFonts w:ascii="Trebuchet MS" w:hAnsi="Trebuchet MS"/>
            <w:spacing w:val="-6"/>
            <w:sz w:val="12"/>
          </w:rPr>
          <w:t>638</w:t>
        </w:r>
      </w:ins>
      <w:r w:rsidR="001E0CFE">
        <w:rPr>
          <w:rFonts w:ascii="Trebuchet MS" w:hAnsi="Trebuchet MS"/>
          <w:spacing w:val="38"/>
          <w:sz w:val="12"/>
        </w:rPr>
        <w:t xml:space="preserve">  </w:t>
      </w:r>
      <w:r w:rsidR="001E0CFE">
        <w:rPr>
          <w:spacing w:val="-6"/>
        </w:rPr>
        <w:t>ferred</w:t>
      </w:r>
      <w:r w:rsidR="001E0CFE">
        <w:t xml:space="preserve"> </w:t>
      </w:r>
      <w:r w:rsidR="001E0CFE">
        <w:rPr>
          <w:spacing w:val="-6"/>
        </w:rPr>
        <w:t>to</w:t>
      </w:r>
      <w:r w:rsidR="001E0CFE">
        <w:rPr>
          <w:spacing w:val="-1"/>
        </w:rPr>
        <w:t xml:space="preserve"> </w:t>
      </w:r>
      <w:r w:rsidR="001E0CFE">
        <w:rPr>
          <w:spacing w:val="-6"/>
        </w:rPr>
        <w:t>as</w:t>
      </w:r>
      <w:r w:rsidR="001E0CFE">
        <w:rPr>
          <w:spacing w:val="-1"/>
        </w:rPr>
        <w:t xml:space="preserve"> </w:t>
      </w:r>
      <w:r w:rsidR="001E0CFE">
        <w:rPr>
          <w:spacing w:val="-6"/>
        </w:rPr>
        <w:t>“search</w:t>
      </w:r>
      <w:r w:rsidR="001E0CFE">
        <w:rPr>
          <w:spacing w:val="-1"/>
        </w:rPr>
        <w:t xml:space="preserve"> </w:t>
      </w:r>
      <w:r w:rsidR="001E0CFE">
        <w:rPr>
          <w:spacing w:val="-6"/>
        </w:rPr>
        <w:t>slopes”</w:t>
      </w:r>
      <w:r w:rsidR="001E0CFE">
        <w:t xml:space="preserve"> </w:t>
      </w:r>
      <w:r w:rsidR="001E0CFE">
        <w:rPr>
          <w:spacing w:val="-6"/>
        </w:rPr>
        <w:t>and</w:t>
      </w:r>
      <w:r w:rsidR="001E0CFE">
        <w:rPr>
          <w:spacing w:val="-1"/>
        </w:rPr>
        <w:t xml:space="preserve"> </w:t>
      </w:r>
      <w:r w:rsidR="001E0CFE">
        <w:rPr>
          <w:spacing w:val="-6"/>
        </w:rPr>
        <w:t>are</w:t>
      </w:r>
      <w:r w:rsidR="001E0CFE">
        <w:rPr>
          <w:spacing w:val="-1"/>
        </w:rPr>
        <w:t xml:space="preserve"> </w:t>
      </w:r>
      <w:r w:rsidR="001E0CFE">
        <w:rPr>
          <w:spacing w:val="-6"/>
        </w:rPr>
        <w:t>often</w:t>
      </w:r>
      <w:r w:rsidR="001E0CFE">
        <w:t xml:space="preserve"> </w:t>
      </w:r>
      <w:r w:rsidR="001E0CFE">
        <w:rPr>
          <w:spacing w:val="-6"/>
        </w:rPr>
        <w:t>treated</w:t>
      </w:r>
      <w:r w:rsidR="001E0CFE">
        <w:rPr>
          <w:spacing w:val="-1"/>
        </w:rPr>
        <w:t xml:space="preserve"> </w:t>
      </w:r>
      <w:r w:rsidR="001E0CFE">
        <w:rPr>
          <w:spacing w:val="-6"/>
        </w:rPr>
        <w:t>as</w:t>
      </w:r>
      <w:r w:rsidR="001E0CFE">
        <w:t xml:space="preserve"> </w:t>
      </w:r>
      <w:r w:rsidR="001E0CFE">
        <w:rPr>
          <w:spacing w:val="-6"/>
        </w:rPr>
        <w:t>measurements</w:t>
      </w:r>
      <w:r w:rsidR="001E0CFE">
        <w:rPr>
          <w:spacing w:val="-2"/>
        </w:rPr>
        <w:t xml:space="preserve"> </w:t>
      </w:r>
      <w:r w:rsidR="001E0CFE">
        <w:rPr>
          <w:spacing w:val="-6"/>
        </w:rPr>
        <w:t>of</w:t>
      </w:r>
      <w:r w:rsidR="001E0CFE">
        <w:t xml:space="preserve"> </w:t>
      </w:r>
      <w:r w:rsidR="001E0CFE">
        <w:rPr>
          <w:spacing w:val="-6"/>
        </w:rPr>
        <w:t>theoretical</w:t>
      </w:r>
    </w:p>
    <w:p w14:paraId="46868A0B" w14:textId="16F6BF17" w:rsidR="00470D98" w:rsidRDefault="001644E6">
      <w:pPr>
        <w:pStyle w:val="BodyText"/>
        <w:spacing w:before="8" w:line="247" w:lineRule="exact"/>
      </w:pPr>
      <w:del w:id="2691" w:author="Hughes, Anna E" w:date="2023-08-09T15:29:00Z">
        <w:r>
          <w:rPr>
            <w:rFonts w:ascii="Trebuchet MS"/>
            <w:spacing w:val="-4"/>
            <w:sz w:val="12"/>
          </w:rPr>
          <w:delText>641</w:delText>
        </w:r>
      </w:del>
      <w:ins w:id="2692" w:author="Hughes, Anna E" w:date="2023-08-09T15:29:00Z">
        <w:r w:rsidR="001E0CFE">
          <w:rPr>
            <w:rFonts w:ascii="Trebuchet MS"/>
            <w:spacing w:val="-4"/>
            <w:sz w:val="12"/>
          </w:rPr>
          <w:t>639</w:t>
        </w:r>
      </w:ins>
      <w:r w:rsidR="001E0CFE">
        <w:rPr>
          <w:rFonts w:ascii="Trebuchet MS"/>
          <w:spacing w:val="77"/>
          <w:w w:val="150"/>
          <w:sz w:val="12"/>
        </w:rPr>
        <w:t xml:space="preserve"> </w:t>
      </w:r>
      <w:r w:rsidR="001E0CFE">
        <w:rPr>
          <w:spacing w:val="-4"/>
        </w:rPr>
        <w:t>importance.</w:t>
      </w:r>
      <w:r w:rsidR="001E0CFE">
        <w:rPr>
          <w:spacing w:val="16"/>
        </w:rPr>
        <w:t xml:space="preserve"> </w:t>
      </w:r>
      <w:r w:rsidR="001E0CFE">
        <w:rPr>
          <w:spacing w:val="-4"/>
        </w:rPr>
        <w:t>Our</w:t>
      </w:r>
      <w:r w:rsidR="001E0CFE">
        <w:rPr>
          <w:spacing w:val="-6"/>
        </w:rPr>
        <w:t xml:space="preserve"> </w:t>
      </w:r>
      <w:r w:rsidR="001E0CFE">
        <w:rPr>
          <w:spacing w:val="-4"/>
        </w:rPr>
        <w:t>results</w:t>
      </w:r>
      <w:r w:rsidR="001E0CFE">
        <w:rPr>
          <w:spacing w:val="-7"/>
        </w:rPr>
        <w:t xml:space="preserve"> </w:t>
      </w:r>
      <w:r w:rsidR="001E0CFE">
        <w:rPr>
          <w:spacing w:val="-4"/>
        </w:rPr>
        <w:t>indicate</w:t>
      </w:r>
      <w:r w:rsidR="001E0CFE">
        <w:rPr>
          <w:spacing w:val="-6"/>
        </w:rPr>
        <w:t xml:space="preserve"> </w:t>
      </w:r>
      <w:r w:rsidR="001E0CFE">
        <w:rPr>
          <w:spacing w:val="-4"/>
        </w:rPr>
        <w:t>that</w:t>
      </w:r>
      <w:r w:rsidR="001E0CFE">
        <w:rPr>
          <w:spacing w:val="-7"/>
        </w:rPr>
        <w:t xml:space="preserve"> </w:t>
      </w:r>
      <w:r w:rsidR="001E0CFE">
        <w:rPr>
          <w:spacing w:val="-4"/>
        </w:rPr>
        <w:t>a</w:t>
      </w:r>
      <w:r w:rsidR="001E0CFE">
        <w:rPr>
          <w:spacing w:val="-6"/>
        </w:rPr>
        <w:t xml:space="preserve"> </w:t>
      </w:r>
      <w:r w:rsidR="001E0CFE">
        <w:rPr>
          <w:spacing w:val="-4"/>
        </w:rPr>
        <w:t>shifted-lognormal</w:t>
      </w:r>
      <w:r w:rsidR="001E0CFE">
        <w:rPr>
          <w:spacing w:val="-7"/>
        </w:rPr>
        <w:t xml:space="preserve"> </w:t>
      </w:r>
      <w:r w:rsidR="001E0CFE">
        <w:rPr>
          <w:spacing w:val="-4"/>
        </w:rPr>
        <w:t>model</w:t>
      </w:r>
      <w:r w:rsidR="001E0CFE">
        <w:rPr>
          <w:spacing w:val="-6"/>
        </w:rPr>
        <w:t xml:space="preserve"> </w:t>
      </w:r>
      <w:r w:rsidR="001E0CFE">
        <w:rPr>
          <w:spacing w:val="-4"/>
        </w:rPr>
        <w:t>that</w:t>
      </w:r>
      <w:r w:rsidR="001E0CFE">
        <w:rPr>
          <w:spacing w:val="-6"/>
        </w:rPr>
        <w:t xml:space="preserve"> </w:t>
      </w:r>
      <w:r w:rsidR="001E0CFE">
        <w:rPr>
          <w:spacing w:val="-4"/>
        </w:rPr>
        <w:t>is</w:t>
      </w:r>
      <w:r w:rsidR="001E0CFE">
        <w:rPr>
          <w:spacing w:val="-7"/>
        </w:rPr>
        <w:t xml:space="preserve"> </w:t>
      </w:r>
      <w:r w:rsidR="001E0CFE">
        <w:rPr>
          <w:spacing w:val="-4"/>
        </w:rPr>
        <w:t>loglinear</w:t>
      </w:r>
    </w:p>
    <w:p w14:paraId="326AA1B0" w14:textId="130D8D2E" w:rsidR="00470D98" w:rsidRDefault="001644E6">
      <w:pPr>
        <w:spacing w:line="351" w:lineRule="exact"/>
        <w:ind w:left="227"/>
        <w:rPr>
          <w:sz w:val="24"/>
        </w:rPr>
      </w:pPr>
      <w:del w:id="2693" w:author="Hughes, Anna E" w:date="2023-08-09T15:29:00Z">
        <w:r>
          <w:rPr>
            <w:rFonts w:ascii="Trebuchet MS" w:hAnsi="Trebuchet MS"/>
            <w:sz w:val="12"/>
          </w:rPr>
          <w:delText>642</w:delText>
        </w:r>
      </w:del>
      <w:ins w:id="2694" w:author="Hughes, Anna E" w:date="2023-08-09T15:29:00Z">
        <w:r w:rsidR="001E0CFE">
          <w:rPr>
            <w:rFonts w:ascii="Trebuchet MS" w:hAnsi="Trebuchet MS"/>
            <w:sz w:val="12"/>
          </w:rPr>
          <w:t>640</w:t>
        </w:r>
      </w:ins>
      <w:r w:rsidR="001E0CFE">
        <w:rPr>
          <w:rFonts w:ascii="Trebuchet MS" w:hAnsi="Trebuchet MS"/>
          <w:spacing w:val="74"/>
          <w:w w:val="150"/>
          <w:sz w:val="12"/>
        </w:rPr>
        <w:t xml:space="preserve"> </w:t>
      </w:r>
      <w:r w:rsidR="001E0CFE">
        <w:rPr>
          <w:sz w:val="24"/>
        </w:rPr>
        <w:t>in</w:t>
      </w:r>
      <w:r w:rsidR="001E0CFE">
        <w:rPr>
          <w:spacing w:val="-2"/>
          <w:sz w:val="24"/>
        </w:rPr>
        <w:t xml:space="preserve"> </w:t>
      </w:r>
      <w:r w:rsidR="001E0CFE">
        <w:rPr>
          <w:rFonts w:ascii="Times New Roman" w:hAnsi="Times New Roman"/>
          <w:i/>
          <w:sz w:val="24"/>
        </w:rPr>
        <w:t>N</w:t>
      </w:r>
      <w:r w:rsidR="001E0CFE">
        <w:rPr>
          <w:rFonts w:ascii="Times New Roman" w:hAnsi="Times New Roman"/>
          <w:i/>
          <w:sz w:val="24"/>
          <w:vertAlign w:val="subscript"/>
        </w:rPr>
        <w:t>T</w:t>
      </w:r>
      <w:r w:rsidR="001E0CFE">
        <w:rPr>
          <w:rFonts w:ascii="Times New Roman" w:hAnsi="Times New Roman"/>
          <w:i/>
          <w:spacing w:val="12"/>
          <w:sz w:val="24"/>
        </w:rPr>
        <w:t xml:space="preserve"> </w:t>
      </w:r>
      <w:r w:rsidR="001E0CFE">
        <w:rPr>
          <w:sz w:val="24"/>
        </w:rPr>
        <w:t>offers</w:t>
      </w:r>
      <w:r w:rsidR="001E0CFE">
        <w:rPr>
          <w:spacing w:val="-2"/>
          <w:sz w:val="24"/>
        </w:rPr>
        <w:t xml:space="preserve"> </w:t>
      </w:r>
      <w:r w:rsidR="001E0CFE">
        <w:rPr>
          <w:sz w:val="24"/>
        </w:rPr>
        <w:t>a</w:t>
      </w:r>
      <w:r w:rsidR="001E0CFE">
        <w:rPr>
          <w:spacing w:val="-2"/>
          <w:sz w:val="24"/>
        </w:rPr>
        <w:t xml:space="preserve"> </w:t>
      </w:r>
      <w:r w:rsidR="001E0CFE">
        <w:rPr>
          <w:sz w:val="24"/>
        </w:rPr>
        <w:t>much</w:t>
      </w:r>
      <w:r w:rsidR="001E0CFE">
        <w:rPr>
          <w:spacing w:val="5"/>
          <w:sz w:val="24"/>
        </w:rPr>
        <w:t xml:space="preserve"> </w:t>
      </w:r>
      <w:r w:rsidR="001E0CFE">
        <w:rPr>
          <w:sz w:val="24"/>
        </w:rPr>
        <w:t>better</w:t>
      </w:r>
      <w:r w:rsidR="001E0CFE">
        <w:rPr>
          <w:spacing w:val="7"/>
          <w:sz w:val="24"/>
        </w:rPr>
        <w:t xml:space="preserve"> </w:t>
      </w:r>
      <w:r w:rsidR="001E0CFE">
        <w:rPr>
          <w:sz w:val="24"/>
        </w:rPr>
        <w:t>fit</w:t>
      </w:r>
      <w:r w:rsidR="001E0CFE">
        <w:rPr>
          <w:spacing w:val="6"/>
          <w:sz w:val="24"/>
        </w:rPr>
        <w:t xml:space="preserve"> </w:t>
      </w:r>
      <w:r w:rsidR="001E0CFE">
        <w:rPr>
          <w:sz w:val="24"/>
        </w:rPr>
        <w:t>to</w:t>
      </w:r>
      <w:r w:rsidR="001E0CFE">
        <w:rPr>
          <w:spacing w:val="7"/>
          <w:sz w:val="24"/>
        </w:rPr>
        <w:t xml:space="preserve"> </w:t>
      </w:r>
      <w:r w:rsidR="001E0CFE">
        <w:rPr>
          <w:sz w:val="24"/>
        </w:rPr>
        <w:t>the</w:t>
      </w:r>
      <w:r w:rsidR="001E0CFE">
        <w:rPr>
          <w:spacing w:val="7"/>
          <w:sz w:val="24"/>
        </w:rPr>
        <w:t xml:space="preserve"> </w:t>
      </w:r>
      <w:r w:rsidR="001E0CFE">
        <w:rPr>
          <w:sz w:val="24"/>
        </w:rPr>
        <w:t>data</w:t>
      </w:r>
      <w:r w:rsidR="001E0CFE">
        <w:rPr>
          <w:spacing w:val="7"/>
          <w:sz w:val="24"/>
        </w:rPr>
        <w:t xml:space="preserve"> </w:t>
      </w:r>
      <w:r w:rsidR="001E0CFE">
        <w:rPr>
          <w:sz w:val="24"/>
        </w:rPr>
        <w:t>(log</w:t>
      </w:r>
      <w:r w:rsidR="001E0CFE">
        <w:rPr>
          <w:rFonts w:ascii="Tahoma" w:hAnsi="Tahoma"/>
          <w:sz w:val="24"/>
        </w:rPr>
        <w:t>(</w:t>
      </w:r>
      <w:r w:rsidR="001E0CFE">
        <w:rPr>
          <w:rFonts w:ascii="Times New Roman" w:hAnsi="Times New Roman"/>
          <w:i/>
          <w:sz w:val="24"/>
        </w:rPr>
        <w:t>y</w:t>
      </w:r>
      <w:r w:rsidR="001E0CFE">
        <w:rPr>
          <w:rFonts w:ascii="Tahoma" w:hAnsi="Tahoma"/>
          <w:sz w:val="24"/>
        </w:rPr>
        <w:t>)</w:t>
      </w:r>
      <w:r w:rsidR="001E0CFE">
        <w:rPr>
          <w:rFonts w:ascii="Tahoma" w:hAnsi="Tahoma"/>
          <w:spacing w:val="-35"/>
          <w:sz w:val="24"/>
        </w:rPr>
        <w:t xml:space="preserve"> </w:t>
      </w:r>
      <w:r w:rsidR="001E0CFE">
        <w:rPr>
          <w:rFonts w:ascii="Meiryo UI" w:hAnsi="Meiryo UI"/>
          <w:i/>
          <w:sz w:val="24"/>
        </w:rPr>
        <w:t>−</w:t>
      </w:r>
      <w:r w:rsidR="001E0CFE">
        <w:rPr>
          <w:rFonts w:ascii="Meiryo UI" w:hAnsi="Meiryo UI"/>
          <w:i/>
          <w:spacing w:val="-42"/>
          <w:sz w:val="24"/>
        </w:rPr>
        <w:t xml:space="preserve"> </w:t>
      </w:r>
      <w:r w:rsidR="001E0CFE">
        <w:rPr>
          <w:rFonts w:ascii="Times New Roman" w:hAnsi="Times New Roman"/>
          <w:i/>
          <w:sz w:val="24"/>
        </w:rPr>
        <w:t xml:space="preserve">ndt </w:t>
      </w:r>
      <w:r w:rsidR="001E0CFE">
        <w:rPr>
          <w:rFonts w:ascii="Tahoma" w:hAnsi="Tahoma"/>
          <w:sz w:val="24"/>
        </w:rPr>
        <w:t>=</w:t>
      </w:r>
      <w:r w:rsidR="001E0CFE">
        <w:rPr>
          <w:rFonts w:ascii="Tahoma" w:hAnsi="Tahoma"/>
          <w:spacing w:val="-19"/>
          <w:sz w:val="24"/>
        </w:rPr>
        <w:t xml:space="preserve"> </w:t>
      </w:r>
      <w:r w:rsidR="001E0CFE">
        <w:rPr>
          <w:rFonts w:ascii="Times New Roman" w:hAnsi="Times New Roman"/>
          <w:i/>
          <w:sz w:val="24"/>
        </w:rPr>
        <w:t>b</w:t>
      </w:r>
      <w:r w:rsidR="001E0CFE">
        <w:rPr>
          <w:rFonts w:ascii="Times New Roman" w:hAnsi="Times New Roman"/>
          <w:i/>
          <w:spacing w:val="-34"/>
          <w:sz w:val="24"/>
        </w:rPr>
        <w:t xml:space="preserve"> </w:t>
      </w:r>
      <w:r w:rsidR="001E0CFE">
        <w:rPr>
          <w:sz w:val="24"/>
        </w:rPr>
        <w:t>log</w:t>
      </w:r>
      <w:r w:rsidR="001E0CFE">
        <w:rPr>
          <w:rFonts w:ascii="Tahoma" w:hAnsi="Tahoma"/>
          <w:sz w:val="24"/>
        </w:rPr>
        <w:t>(</w:t>
      </w:r>
      <w:r w:rsidR="001E0CFE">
        <w:rPr>
          <w:rFonts w:ascii="Times New Roman" w:hAnsi="Times New Roman"/>
          <w:i/>
          <w:sz w:val="24"/>
        </w:rPr>
        <w:t>N</w:t>
      </w:r>
      <w:r w:rsidR="001E0CFE">
        <w:rPr>
          <w:rFonts w:ascii="Times New Roman" w:hAnsi="Times New Roman"/>
          <w:i/>
          <w:sz w:val="24"/>
          <w:vertAlign w:val="subscript"/>
        </w:rPr>
        <w:t>T</w:t>
      </w:r>
      <w:r w:rsidR="001E0CFE">
        <w:rPr>
          <w:rFonts w:ascii="Times New Roman" w:hAnsi="Times New Roman"/>
          <w:i/>
          <w:spacing w:val="-28"/>
          <w:sz w:val="24"/>
        </w:rPr>
        <w:t xml:space="preserve"> </w:t>
      </w:r>
      <w:r w:rsidR="001E0CFE">
        <w:rPr>
          <w:rFonts w:ascii="Tahoma" w:hAnsi="Tahoma"/>
          <w:sz w:val="24"/>
        </w:rPr>
        <w:t>)</w:t>
      </w:r>
      <w:r w:rsidR="001E0CFE">
        <w:rPr>
          <w:rFonts w:ascii="Tahoma" w:hAnsi="Tahoma"/>
          <w:spacing w:val="-35"/>
          <w:sz w:val="24"/>
        </w:rPr>
        <w:t xml:space="preserve"> </w:t>
      </w:r>
      <w:r w:rsidR="001E0CFE">
        <w:rPr>
          <w:rFonts w:ascii="Tahoma" w:hAnsi="Tahoma"/>
          <w:sz w:val="24"/>
        </w:rPr>
        <w:t>+</w:t>
      </w:r>
      <w:r w:rsidR="001E0CFE">
        <w:rPr>
          <w:rFonts w:ascii="Tahoma" w:hAnsi="Tahoma"/>
          <w:spacing w:val="-35"/>
          <w:sz w:val="24"/>
        </w:rPr>
        <w:t xml:space="preserve"> </w:t>
      </w:r>
      <w:r w:rsidR="001E0CFE">
        <w:rPr>
          <w:rFonts w:ascii="Times New Roman" w:hAnsi="Times New Roman"/>
          <w:i/>
          <w:sz w:val="24"/>
        </w:rPr>
        <w:t>a</w:t>
      </w:r>
      <w:r w:rsidR="001E0CFE">
        <w:rPr>
          <w:sz w:val="24"/>
        </w:rPr>
        <w:t>),</w:t>
      </w:r>
      <w:r w:rsidR="001E0CFE">
        <w:rPr>
          <w:spacing w:val="9"/>
          <w:sz w:val="24"/>
        </w:rPr>
        <w:t xml:space="preserve"> </w:t>
      </w:r>
      <w:r w:rsidR="001E0CFE">
        <w:rPr>
          <w:spacing w:val="-2"/>
          <w:sz w:val="24"/>
        </w:rPr>
        <w:t>which</w:t>
      </w:r>
    </w:p>
    <w:p w14:paraId="3FC9A0AC" w14:textId="09EDDD8E" w:rsidR="00470D98" w:rsidRDefault="001644E6">
      <w:pPr>
        <w:pStyle w:val="BodyText"/>
        <w:spacing w:before="0" w:line="261" w:lineRule="exact"/>
      </w:pPr>
      <w:del w:id="2695" w:author="Hughes, Anna E" w:date="2023-08-09T15:29:00Z">
        <w:r>
          <w:rPr>
            <w:rFonts w:ascii="Trebuchet MS"/>
            <w:spacing w:val="-6"/>
            <w:sz w:val="12"/>
          </w:rPr>
          <w:delText>643</w:delText>
        </w:r>
      </w:del>
      <w:ins w:id="2696" w:author="Hughes, Anna E" w:date="2023-08-09T15:29:00Z">
        <w:r w:rsidR="001E0CFE">
          <w:rPr>
            <w:rFonts w:ascii="Trebuchet MS"/>
            <w:spacing w:val="-6"/>
            <w:sz w:val="12"/>
          </w:rPr>
          <w:t>641</w:t>
        </w:r>
      </w:ins>
      <w:r w:rsidR="001E0CFE">
        <w:rPr>
          <w:rFonts w:ascii="Trebuchet MS"/>
          <w:spacing w:val="35"/>
          <w:sz w:val="12"/>
        </w:rPr>
        <w:t xml:space="preserve">  </w:t>
      </w:r>
      <w:r w:rsidR="001E0CFE">
        <w:rPr>
          <w:spacing w:val="-6"/>
        </w:rPr>
        <w:t>is</w:t>
      </w:r>
      <w:r w:rsidR="001E0CFE">
        <w:rPr>
          <w:spacing w:val="-1"/>
        </w:rPr>
        <w:t xml:space="preserve"> </w:t>
      </w:r>
      <w:r w:rsidR="001E0CFE">
        <w:rPr>
          <w:spacing w:val="-6"/>
        </w:rPr>
        <w:t>perhaps</w:t>
      </w:r>
      <w:r w:rsidR="001E0CFE">
        <w:rPr>
          <w:spacing w:val="-1"/>
        </w:rPr>
        <w:t xml:space="preserve"> </w:t>
      </w:r>
      <w:r w:rsidR="001E0CFE">
        <w:rPr>
          <w:spacing w:val="-6"/>
        </w:rPr>
        <w:t>not</w:t>
      </w:r>
      <w:r w:rsidR="001E0CFE">
        <w:rPr>
          <w:spacing w:val="-2"/>
        </w:rPr>
        <w:t xml:space="preserve"> </w:t>
      </w:r>
      <w:r w:rsidR="001E0CFE">
        <w:rPr>
          <w:spacing w:val="-6"/>
        </w:rPr>
        <w:t>surprising,</w:t>
      </w:r>
      <w:r w:rsidR="001E0CFE">
        <w:rPr>
          <w:spacing w:val="1"/>
        </w:rPr>
        <w:t xml:space="preserve"> </w:t>
      </w:r>
      <w:r w:rsidR="001E0CFE">
        <w:rPr>
          <w:spacing w:val="-6"/>
        </w:rPr>
        <w:t>given</w:t>
      </w:r>
      <w:r w:rsidR="001E0CFE">
        <w:rPr>
          <w:spacing w:val="-2"/>
        </w:rPr>
        <w:t xml:space="preserve"> </w:t>
      </w:r>
      <w:r w:rsidR="001E0CFE">
        <w:rPr>
          <w:spacing w:val="-6"/>
        </w:rPr>
        <w:t>the</w:t>
      </w:r>
      <w:r w:rsidR="001E0CFE">
        <w:rPr>
          <w:spacing w:val="-1"/>
        </w:rPr>
        <w:t xml:space="preserve"> </w:t>
      </w:r>
      <w:r w:rsidR="001E0CFE">
        <w:rPr>
          <w:spacing w:val="-6"/>
        </w:rPr>
        <w:t>properties</w:t>
      </w:r>
      <w:r w:rsidR="001E0CFE">
        <w:rPr>
          <w:spacing w:val="-2"/>
        </w:rPr>
        <w:t xml:space="preserve"> </w:t>
      </w:r>
      <w:r w:rsidR="001E0CFE">
        <w:rPr>
          <w:spacing w:val="-6"/>
        </w:rPr>
        <w:t>of</w:t>
      </w:r>
      <w:r w:rsidR="001E0CFE">
        <w:rPr>
          <w:spacing w:val="-1"/>
        </w:rPr>
        <w:t xml:space="preserve"> </w:t>
      </w:r>
      <w:r w:rsidR="001E0CFE">
        <w:rPr>
          <w:spacing w:val="-6"/>
        </w:rPr>
        <w:t>reaction</w:t>
      </w:r>
      <w:r w:rsidR="001E0CFE">
        <w:rPr>
          <w:spacing w:val="-2"/>
        </w:rPr>
        <w:t xml:space="preserve"> </w:t>
      </w:r>
      <w:r w:rsidR="001E0CFE">
        <w:rPr>
          <w:spacing w:val="-6"/>
        </w:rPr>
        <w:t>time</w:t>
      </w:r>
      <w:r w:rsidR="001E0CFE">
        <w:rPr>
          <w:spacing w:val="-1"/>
        </w:rPr>
        <w:t xml:space="preserve"> </w:t>
      </w:r>
      <w:r w:rsidR="001E0CFE">
        <w:rPr>
          <w:spacing w:val="-6"/>
        </w:rPr>
        <w:t>data,</w:t>
      </w:r>
      <w:r w:rsidR="001E0CFE">
        <w:t xml:space="preserve"> </w:t>
      </w:r>
      <w:r w:rsidR="001E0CFE">
        <w:rPr>
          <w:spacing w:val="-6"/>
        </w:rPr>
        <w:t>where</w:t>
      </w:r>
      <w:r w:rsidR="001E0CFE">
        <w:rPr>
          <w:spacing w:val="-1"/>
        </w:rPr>
        <w:t xml:space="preserve"> </w:t>
      </w:r>
      <w:r w:rsidR="001E0CFE">
        <w:rPr>
          <w:spacing w:val="-6"/>
        </w:rPr>
        <w:t>valid</w:t>
      </w:r>
    </w:p>
    <w:p w14:paraId="3525C81E" w14:textId="05593AC6" w:rsidR="00470D98" w:rsidRDefault="001644E6">
      <w:pPr>
        <w:pStyle w:val="BodyText"/>
      </w:pPr>
      <w:del w:id="2697" w:author="Hughes, Anna E" w:date="2023-08-09T15:29:00Z">
        <w:r>
          <w:rPr>
            <w:rFonts w:ascii="Trebuchet MS"/>
            <w:spacing w:val="-6"/>
            <w:sz w:val="12"/>
          </w:rPr>
          <w:delText>644</w:delText>
        </w:r>
      </w:del>
      <w:ins w:id="2698" w:author="Hughes, Anna E" w:date="2023-08-09T15:29:00Z">
        <w:r w:rsidR="001E0CFE">
          <w:rPr>
            <w:rFonts w:ascii="Trebuchet MS"/>
            <w:spacing w:val="-6"/>
            <w:sz w:val="12"/>
          </w:rPr>
          <w:t>642</w:t>
        </w:r>
      </w:ins>
      <w:r w:rsidR="001E0CFE">
        <w:rPr>
          <w:rFonts w:ascii="Trebuchet MS"/>
          <w:spacing w:val="32"/>
          <w:sz w:val="12"/>
        </w:rPr>
        <w:t xml:space="preserve">  </w:t>
      </w:r>
      <w:r w:rsidR="001E0CFE">
        <w:rPr>
          <w:spacing w:val="-6"/>
        </w:rPr>
        <w:t>responses</w:t>
      </w:r>
      <w:r w:rsidR="001E0CFE">
        <w:rPr>
          <w:spacing w:val="-3"/>
        </w:rPr>
        <w:t xml:space="preserve"> </w:t>
      </w:r>
      <w:r w:rsidR="001E0CFE">
        <w:rPr>
          <w:spacing w:val="-6"/>
        </w:rPr>
        <w:t>normally</w:t>
      </w:r>
      <w:r w:rsidR="001E0CFE">
        <w:rPr>
          <w:spacing w:val="-5"/>
        </w:rPr>
        <w:t xml:space="preserve"> </w:t>
      </w:r>
      <w:r w:rsidR="001E0CFE">
        <w:rPr>
          <w:spacing w:val="-6"/>
        </w:rPr>
        <w:t>begin</w:t>
      </w:r>
      <w:r w:rsidR="001E0CFE">
        <w:rPr>
          <w:spacing w:val="-5"/>
        </w:rPr>
        <w:t xml:space="preserve"> </w:t>
      </w:r>
      <w:r w:rsidR="001E0CFE">
        <w:rPr>
          <w:spacing w:val="-6"/>
        </w:rPr>
        <w:t>at</w:t>
      </w:r>
      <w:r w:rsidR="001E0CFE">
        <w:rPr>
          <w:spacing w:val="-5"/>
        </w:rPr>
        <w:t xml:space="preserve"> </w:t>
      </w:r>
      <w:r w:rsidR="001E0CFE">
        <w:rPr>
          <w:spacing w:val="-6"/>
        </w:rPr>
        <w:t>around</w:t>
      </w:r>
      <w:r w:rsidR="001E0CFE">
        <w:rPr>
          <w:spacing w:val="-5"/>
        </w:rPr>
        <w:t xml:space="preserve"> </w:t>
      </w:r>
      <w:r w:rsidR="001E0CFE">
        <w:rPr>
          <w:spacing w:val="-6"/>
        </w:rPr>
        <w:t>100ms,</w:t>
      </w:r>
      <w:r w:rsidR="001E0CFE">
        <w:rPr>
          <w:spacing w:val="-2"/>
        </w:rPr>
        <w:t xml:space="preserve"> </w:t>
      </w:r>
      <w:r w:rsidR="001E0CFE">
        <w:rPr>
          <w:spacing w:val="-6"/>
        </w:rPr>
        <w:t>and</w:t>
      </w:r>
      <w:r w:rsidR="001E0CFE">
        <w:rPr>
          <w:spacing w:val="-5"/>
        </w:rPr>
        <w:t xml:space="preserve"> </w:t>
      </w:r>
      <w:r w:rsidR="001E0CFE">
        <w:rPr>
          <w:spacing w:val="-6"/>
        </w:rPr>
        <w:t>the</w:t>
      </w:r>
      <w:r w:rsidR="001E0CFE">
        <w:rPr>
          <w:spacing w:val="-5"/>
        </w:rPr>
        <w:t xml:space="preserve"> </w:t>
      </w:r>
      <w:r w:rsidR="001E0CFE">
        <w:rPr>
          <w:spacing w:val="-6"/>
        </w:rPr>
        <w:t>distribution</w:t>
      </w:r>
      <w:r w:rsidR="001E0CFE">
        <w:rPr>
          <w:spacing w:val="-5"/>
        </w:rPr>
        <w:t xml:space="preserve"> </w:t>
      </w:r>
      <w:r w:rsidR="001E0CFE">
        <w:rPr>
          <w:spacing w:val="-6"/>
        </w:rPr>
        <w:t>often</w:t>
      </w:r>
      <w:r w:rsidR="001E0CFE">
        <w:rPr>
          <w:spacing w:val="-5"/>
        </w:rPr>
        <w:t xml:space="preserve"> </w:t>
      </w:r>
      <w:r w:rsidR="001E0CFE">
        <w:rPr>
          <w:spacing w:val="-6"/>
        </w:rPr>
        <w:t>has</w:t>
      </w:r>
      <w:r w:rsidR="001E0CFE">
        <w:rPr>
          <w:spacing w:val="-4"/>
        </w:rPr>
        <w:t xml:space="preserve"> </w:t>
      </w:r>
      <w:r w:rsidR="001E0CFE">
        <w:rPr>
          <w:spacing w:val="-6"/>
        </w:rPr>
        <w:t>a</w:t>
      </w:r>
      <w:r w:rsidR="001E0CFE">
        <w:rPr>
          <w:spacing w:val="-5"/>
        </w:rPr>
        <w:t xml:space="preserve"> </w:t>
      </w:r>
      <w:r w:rsidR="001E0CFE">
        <w:rPr>
          <w:spacing w:val="-6"/>
        </w:rPr>
        <w:t>long</w:t>
      </w:r>
    </w:p>
    <w:p w14:paraId="057AF461" w14:textId="4B307B85" w:rsidR="00470D98" w:rsidRDefault="001644E6">
      <w:pPr>
        <w:pStyle w:val="BodyText"/>
        <w:spacing w:before="8"/>
      </w:pPr>
      <w:del w:id="2699" w:author="Hughes, Anna E" w:date="2023-08-09T15:29:00Z">
        <w:r>
          <w:rPr>
            <w:rFonts w:ascii="Trebuchet MS" w:hAnsi="Trebuchet MS"/>
            <w:sz w:val="12"/>
          </w:rPr>
          <w:delText>645</w:delText>
        </w:r>
      </w:del>
      <w:ins w:id="2700" w:author="Hughes, Anna E" w:date="2023-08-09T15:29:00Z">
        <w:r w:rsidR="001E0CFE">
          <w:rPr>
            <w:rFonts w:ascii="Trebuchet MS" w:hAnsi="Trebuchet MS"/>
            <w:sz w:val="12"/>
          </w:rPr>
          <w:t>643</w:t>
        </w:r>
      </w:ins>
      <w:r w:rsidR="001E0CFE">
        <w:rPr>
          <w:rFonts w:ascii="Trebuchet MS" w:hAnsi="Trebuchet MS"/>
          <w:spacing w:val="45"/>
          <w:sz w:val="12"/>
        </w:rPr>
        <w:t xml:space="preserve">  </w:t>
      </w:r>
      <w:r w:rsidR="001E0CFE">
        <w:t>“tail”</w:t>
      </w:r>
      <w:r w:rsidR="001E0CFE">
        <w:rPr>
          <w:spacing w:val="-3"/>
        </w:rPr>
        <w:t xml:space="preserve"> </w:t>
      </w:r>
      <w:r w:rsidR="001E0CFE">
        <w:t>of</w:t>
      </w:r>
      <w:r w:rsidR="001E0CFE">
        <w:rPr>
          <w:spacing w:val="-4"/>
        </w:rPr>
        <w:t xml:space="preserve"> </w:t>
      </w:r>
      <w:r w:rsidR="001E0CFE">
        <w:t>slower</w:t>
      </w:r>
      <w:r w:rsidR="001E0CFE">
        <w:rPr>
          <w:spacing w:val="-5"/>
        </w:rPr>
        <w:t xml:space="preserve"> </w:t>
      </w:r>
      <w:r w:rsidR="001E0CFE">
        <w:rPr>
          <w:spacing w:val="-2"/>
        </w:rPr>
        <w:t>responses.</w:t>
      </w:r>
    </w:p>
    <w:p w14:paraId="58FDD9AB" w14:textId="1DFF82FF" w:rsidR="00470D98" w:rsidRDefault="001644E6">
      <w:pPr>
        <w:pStyle w:val="BodyText"/>
        <w:tabs>
          <w:tab w:val="left" w:pos="968"/>
        </w:tabs>
      </w:pPr>
      <w:del w:id="2701" w:author="Hughes, Anna E" w:date="2023-08-09T15:29:00Z">
        <w:r>
          <w:rPr>
            <w:rFonts w:ascii="Trebuchet MS"/>
            <w:spacing w:val="-5"/>
            <w:sz w:val="12"/>
          </w:rPr>
          <w:delText>646</w:delText>
        </w:r>
      </w:del>
      <w:ins w:id="2702" w:author="Hughes, Anna E" w:date="2023-08-09T15:29:00Z">
        <w:r w:rsidR="001E0CFE">
          <w:rPr>
            <w:rFonts w:ascii="Trebuchet MS"/>
            <w:spacing w:val="-5"/>
            <w:sz w:val="12"/>
          </w:rPr>
          <w:t>644</w:t>
        </w:r>
      </w:ins>
      <w:r w:rsidR="001E0CFE">
        <w:rPr>
          <w:rFonts w:ascii="Trebuchet MS"/>
          <w:sz w:val="12"/>
        </w:rPr>
        <w:tab/>
      </w:r>
      <w:r w:rsidR="001E0CFE">
        <w:rPr>
          <w:w w:val="90"/>
        </w:rPr>
        <w:t>However,</w:t>
      </w:r>
      <w:r w:rsidR="001E0CFE">
        <w:rPr>
          <w:spacing w:val="21"/>
        </w:rPr>
        <w:t xml:space="preserve"> </w:t>
      </w:r>
      <w:r w:rsidR="001E0CFE">
        <w:rPr>
          <w:w w:val="90"/>
        </w:rPr>
        <w:t>there</w:t>
      </w:r>
      <w:r w:rsidR="001E0CFE">
        <w:rPr>
          <w:spacing w:val="19"/>
        </w:rPr>
        <w:t xml:space="preserve"> </w:t>
      </w:r>
      <w:r w:rsidR="001E0CFE">
        <w:rPr>
          <w:w w:val="90"/>
        </w:rPr>
        <w:t>have</w:t>
      </w:r>
      <w:r w:rsidR="001E0CFE">
        <w:rPr>
          <w:spacing w:val="19"/>
        </w:rPr>
        <w:t xml:space="preserve"> </w:t>
      </w:r>
      <w:r w:rsidR="001E0CFE">
        <w:rPr>
          <w:w w:val="90"/>
        </w:rPr>
        <w:t>been</w:t>
      </w:r>
      <w:r w:rsidR="001E0CFE">
        <w:rPr>
          <w:spacing w:val="18"/>
        </w:rPr>
        <w:t xml:space="preserve"> </w:t>
      </w:r>
      <w:r w:rsidR="001E0CFE">
        <w:rPr>
          <w:w w:val="90"/>
        </w:rPr>
        <w:t>concerted</w:t>
      </w:r>
      <w:r w:rsidR="001E0CFE">
        <w:rPr>
          <w:spacing w:val="19"/>
        </w:rPr>
        <w:t xml:space="preserve"> </w:t>
      </w:r>
      <w:r w:rsidR="001E0CFE">
        <w:rPr>
          <w:w w:val="90"/>
        </w:rPr>
        <w:t>efforts</w:t>
      </w:r>
      <w:r w:rsidR="001E0CFE">
        <w:rPr>
          <w:spacing w:val="19"/>
        </w:rPr>
        <w:t xml:space="preserve"> </w:t>
      </w:r>
      <w:r w:rsidR="001E0CFE">
        <w:rPr>
          <w:w w:val="90"/>
        </w:rPr>
        <w:t>within</w:t>
      </w:r>
      <w:r w:rsidR="001E0CFE">
        <w:rPr>
          <w:spacing w:val="19"/>
        </w:rPr>
        <w:t xml:space="preserve"> </w:t>
      </w:r>
      <w:r w:rsidR="001E0CFE">
        <w:rPr>
          <w:w w:val="90"/>
        </w:rPr>
        <w:t>the</w:t>
      </w:r>
      <w:r w:rsidR="001E0CFE">
        <w:rPr>
          <w:spacing w:val="19"/>
        </w:rPr>
        <w:t xml:space="preserve"> </w:t>
      </w:r>
      <w:r w:rsidR="001E0CFE">
        <w:rPr>
          <w:w w:val="90"/>
        </w:rPr>
        <w:t>literature</w:t>
      </w:r>
      <w:r w:rsidR="001E0CFE">
        <w:rPr>
          <w:spacing w:val="19"/>
        </w:rPr>
        <w:t xml:space="preserve"> </w:t>
      </w:r>
      <w:r w:rsidR="001E0CFE">
        <w:rPr>
          <w:w w:val="90"/>
        </w:rPr>
        <w:t>to</w:t>
      </w:r>
      <w:r w:rsidR="001E0CFE">
        <w:rPr>
          <w:spacing w:val="19"/>
        </w:rPr>
        <w:t xml:space="preserve"> </w:t>
      </w:r>
      <w:r w:rsidR="001E0CFE">
        <w:rPr>
          <w:w w:val="90"/>
        </w:rPr>
        <w:t>model</w:t>
      </w:r>
      <w:r w:rsidR="001E0CFE">
        <w:rPr>
          <w:spacing w:val="19"/>
        </w:rPr>
        <w:t xml:space="preserve"> </w:t>
      </w:r>
      <w:r w:rsidR="001E0CFE">
        <w:rPr>
          <w:spacing w:val="-5"/>
          <w:w w:val="90"/>
        </w:rPr>
        <w:t>re-</w:t>
      </w:r>
    </w:p>
    <w:p w14:paraId="1D946A50" w14:textId="20534F7F" w:rsidR="00470D98" w:rsidRDefault="001644E6">
      <w:pPr>
        <w:pStyle w:val="BodyText"/>
        <w:spacing w:before="8"/>
        <w:rPr>
          <w:rFonts w:ascii="Times New Roman"/>
          <w:i/>
        </w:rPr>
      </w:pPr>
      <w:del w:id="2703" w:author="Hughes, Anna E" w:date="2023-08-09T15:29:00Z">
        <w:r>
          <w:rPr>
            <w:rFonts w:ascii="Trebuchet MS"/>
            <w:spacing w:val="-4"/>
            <w:sz w:val="12"/>
          </w:rPr>
          <w:delText>647</w:delText>
        </w:r>
      </w:del>
      <w:ins w:id="2704" w:author="Hughes, Anna E" w:date="2023-08-09T15:29:00Z">
        <w:r w:rsidR="001E0CFE">
          <w:rPr>
            <w:rFonts w:ascii="Trebuchet MS"/>
            <w:spacing w:val="-4"/>
            <w:sz w:val="12"/>
          </w:rPr>
          <w:t>645</w:t>
        </w:r>
      </w:ins>
      <w:r w:rsidR="001E0CFE">
        <w:rPr>
          <w:rFonts w:ascii="Trebuchet MS"/>
          <w:spacing w:val="74"/>
          <w:w w:val="150"/>
          <w:sz w:val="12"/>
        </w:rPr>
        <w:t xml:space="preserve"> </w:t>
      </w:r>
      <w:r w:rsidR="001E0CFE">
        <w:rPr>
          <w:spacing w:val="-4"/>
        </w:rPr>
        <w:t>action</w:t>
      </w:r>
      <w:r w:rsidR="001E0CFE">
        <w:rPr>
          <w:spacing w:val="-9"/>
        </w:rPr>
        <w:t xml:space="preserve"> </w:t>
      </w:r>
      <w:r w:rsidR="001E0CFE">
        <w:rPr>
          <w:spacing w:val="-4"/>
        </w:rPr>
        <w:t>time</w:t>
      </w:r>
      <w:r w:rsidR="001E0CFE">
        <w:rPr>
          <w:spacing w:val="-9"/>
        </w:rPr>
        <w:t xml:space="preserve"> </w:t>
      </w:r>
      <w:r w:rsidR="001E0CFE">
        <w:rPr>
          <w:spacing w:val="-4"/>
        </w:rPr>
        <w:t>distributions</w:t>
      </w:r>
      <w:r w:rsidR="001E0CFE">
        <w:rPr>
          <w:spacing w:val="-10"/>
        </w:rPr>
        <w:t xml:space="preserve"> </w:t>
      </w:r>
      <w:r w:rsidR="001E0CFE">
        <w:rPr>
          <w:spacing w:val="-4"/>
        </w:rPr>
        <w:t>more</w:t>
      </w:r>
      <w:r w:rsidR="001E0CFE">
        <w:rPr>
          <w:spacing w:val="-9"/>
        </w:rPr>
        <w:t xml:space="preserve"> </w:t>
      </w:r>
      <w:r w:rsidR="001E0CFE">
        <w:rPr>
          <w:spacing w:val="-4"/>
        </w:rPr>
        <w:t>effectively:</w:t>
      </w:r>
      <w:r w:rsidR="001E0CFE">
        <w:rPr>
          <w:spacing w:val="3"/>
        </w:rPr>
        <w:t xml:space="preserve"> </w:t>
      </w:r>
      <w:r w:rsidR="001E0CFE">
        <w:rPr>
          <w:spacing w:val="-4"/>
        </w:rPr>
        <w:t>indeed,</w:t>
      </w:r>
      <w:r w:rsidR="001E0CFE">
        <w:rPr>
          <w:spacing w:val="-9"/>
        </w:rPr>
        <w:t xml:space="preserve"> </w:t>
      </w:r>
      <w:del w:id="2705" w:author="Hughes, Anna E" w:date="2023-08-09T15:29:00Z">
        <w:r w:rsidR="00791F47">
          <w:fldChar w:fldCharType="begin"/>
        </w:r>
        <w:r w:rsidR="00791F47">
          <w:delInstrText xml:space="preserve"> HYPERLINK \l "_bookmark29" </w:delInstrText>
        </w:r>
        <w:r w:rsidR="00791F47">
          <w:fldChar w:fldCharType="separate"/>
        </w:r>
        <w:r>
          <w:rPr>
            <w:spacing w:val="-4"/>
          </w:rPr>
          <w:delText>Buetti</w:delText>
        </w:r>
        <w:r>
          <w:rPr>
            <w:spacing w:val="-9"/>
          </w:rPr>
          <w:delText xml:space="preserve"> </w:delText>
        </w:r>
        <w:r>
          <w:rPr>
            <w:spacing w:val="-4"/>
          </w:rPr>
          <w:delText>et</w:delText>
        </w:r>
        <w:r>
          <w:rPr>
            <w:spacing w:val="-9"/>
          </w:rPr>
          <w:delText xml:space="preserve"> </w:delText>
        </w:r>
        <w:r>
          <w:rPr>
            <w:spacing w:val="-4"/>
          </w:rPr>
          <w:delText>al.</w:delText>
        </w:r>
        <w:r w:rsidR="00791F47">
          <w:rPr>
            <w:spacing w:val="-4"/>
          </w:rPr>
          <w:fldChar w:fldCharType="end"/>
        </w:r>
      </w:del>
      <w:ins w:id="2706" w:author="Hughes, Anna E" w:date="2023-08-09T15:29:00Z">
        <w:r w:rsidR="00791F47">
          <w:fldChar w:fldCharType="begin"/>
        </w:r>
        <w:r w:rsidR="00791F47">
          <w:instrText xml:space="preserve"> HYPERLINK \l "_bookmark30" </w:instrText>
        </w:r>
        <w:r w:rsidR="00791F47">
          <w:fldChar w:fldCharType="separate"/>
        </w:r>
        <w:r w:rsidR="001E0CFE">
          <w:rPr>
            <w:spacing w:val="-4"/>
          </w:rPr>
          <w:t>Buetti</w:t>
        </w:r>
        <w:r w:rsidR="001E0CFE">
          <w:rPr>
            <w:spacing w:val="-9"/>
          </w:rPr>
          <w:t xml:space="preserve"> </w:t>
        </w:r>
        <w:r w:rsidR="001E0CFE">
          <w:rPr>
            <w:spacing w:val="-4"/>
          </w:rPr>
          <w:t>et</w:t>
        </w:r>
        <w:r w:rsidR="001E0CFE">
          <w:rPr>
            <w:spacing w:val="-9"/>
          </w:rPr>
          <w:t xml:space="preserve"> </w:t>
        </w:r>
        <w:r w:rsidR="001E0CFE">
          <w:rPr>
            <w:spacing w:val="-4"/>
          </w:rPr>
          <w:t>al.</w:t>
        </w:r>
        <w:r w:rsidR="00791F47">
          <w:rPr>
            <w:spacing w:val="-4"/>
          </w:rPr>
          <w:fldChar w:fldCharType="end"/>
        </w:r>
      </w:ins>
      <w:r w:rsidR="001E0CFE">
        <w:rPr>
          <w:spacing w:val="-9"/>
        </w:rPr>
        <w:t xml:space="preserve"> </w:t>
      </w:r>
      <w:del w:id="2707" w:author="Hughes, Anna E" w:date="2023-08-09T15:29:00Z">
        <w:r w:rsidR="00791F47">
          <w:fldChar w:fldCharType="begin"/>
        </w:r>
        <w:r w:rsidR="00791F47">
          <w:delInstrText xml:space="preserve"> HYPERLINK \l "_bookmark29" </w:delInstrText>
        </w:r>
        <w:r w:rsidR="00791F47">
          <w:fldChar w:fldCharType="separate"/>
        </w:r>
        <w:r>
          <w:rPr>
            <w:spacing w:val="-4"/>
          </w:rPr>
          <w:delText>(2019)</w:delText>
        </w:r>
        <w:r w:rsidR="00791F47">
          <w:rPr>
            <w:spacing w:val="-4"/>
          </w:rPr>
          <w:fldChar w:fldCharType="end"/>
        </w:r>
      </w:del>
      <w:ins w:id="2708" w:author="Hughes, Anna E" w:date="2023-08-09T15:29:00Z">
        <w:r w:rsidR="00791F47">
          <w:fldChar w:fldCharType="begin"/>
        </w:r>
        <w:r w:rsidR="00791F47">
          <w:instrText xml:space="preserve"> HYPERLINK \l "_bookmark30" </w:instrText>
        </w:r>
        <w:r w:rsidR="00791F47">
          <w:fldChar w:fldCharType="separate"/>
        </w:r>
        <w:r w:rsidR="001E0CFE">
          <w:rPr>
            <w:spacing w:val="-4"/>
          </w:rPr>
          <w:t>(2019)</w:t>
        </w:r>
        <w:r w:rsidR="00791F47">
          <w:rPr>
            <w:spacing w:val="-4"/>
          </w:rPr>
          <w:fldChar w:fldCharType="end"/>
        </w:r>
      </w:ins>
      <w:r w:rsidR="001E0CFE">
        <w:rPr>
          <w:spacing w:val="-9"/>
        </w:rPr>
        <w:t xml:space="preserve"> </w:t>
      </w:r>
      <w:r w:rsidR="001E0CFE">
        <w:rPr>
          <w:spacing w:val="-4"/>
        </w:rPr>
        <w:t>use</w:t>
      </w:r>
      <w:r w:rsidR="001E0CFE">
        <w:rPr>
          <w:spacing w:val="-9"/>
        </w:rPr>
        <w:t xml:space="preserve"> </w:t>
      </w:r>
      <w:r w:rsidR="001E0CFE">
        <w:rPr>
          <w:spacing w:val="-4"/>
        </w:rPr>
        <w:t>log</w:t>
      </w:r>
      <w:r w:rsidR="001E0CFE">
        <w:rPr>
          <w:spacing w:val="-27"/>
        </w:rPr>
        <w:t xml:space="preserve"> </w:t>
      </w:r>
      <w:r w:rsidR="001E0CFE">
        <w:rPr>
          <w:rFonts w:ascii="Times New Roman"/>
          <w:i/>
          <w:spacing w:val="-5"/>
        </w:rPr>
        <w:t>N</w:t>
      </w:r>
      <w:r w:rsidR="001E0CFE">
        <w:rPr>
          <w:rFonts w:ascii="Times New Roman"/>
          <w:i/>
          <w:spacing w:val="-5"/>
          <w:vertAlign w:val="subscript"/>
        </w:rPr>
        <w:t>T</w:t>
      </w:r>
    </w:p>
    <w:p w14:paraId="61BF35D5" w14:textId="371D7A87" w:rsidR="00470D98" w:rsidRDefault="001644E6">
      <w:pPr>
        <w:pStyle w:val="BodyText"/>
      </w:pPr>
      <w:del w:id="2709" w:author="Hughes, Anna E" w:date="2023-08-09T15:29:00Z">
        <w:r>
          <w:rPr>
            <w:rFonts w:ascii="Trebuchet MS"/>
            <w:spacing w:val="-6"/>
            <w:sz w:val="12"/>
          </w:rPr>
          <w:delText>648</w:delText>
        </w:r>
      </w:del>
      <w:ins w:id="2710" w:author="Hughes, Anna E" w:date="2023-08-09T15:29:00Z">
        <w:r w:rsidR="001E0CFE">
          <w:rPr>
            <w:rFonts w:ascii="Trebuchet MS"/>
            <w:spacing w:val="-6"/>
            <w:sz w:val="12"/>
          </w:rPr>
          <w:t>646</w:t>
        </w:r>
      </w:ins>
      <w:r w:rsidR="001E0CFE">
        <w:rPr>
          <w:rFonts w:ascii="Trebuchet MS"/>
          <w:spacing w:val="40"/>
          <w:sz w:val="12"/>
        </w:rPr>
        <w:t xml:space="preserve">  </w:t>
      </w:r>
      <w:r w:rsidR="001E0CFE">
        <w:rPr>
          <w:spacing w:val="-6"/>
        </w:rPr>
        <w:t>when</w:t>
      </w:r>
      <w:r w:rsidR="001E0CFE">
        <w:rPr>
          <w:spacing w:val="2"/>
        </w:rPr>
        <w:t xml:space="preserve"> </w:t>
      </w:r>
      <w:r w:rsidR="001E0CFE">
        <w:rPr>
          <w:spacing w:val="-6"/>
        </w:rPr>
        <w:t>computing</w:t>
      </w:r>
      <w:r w:rsidR="001E0CFE">
        <w:rPr>
          <w:spacing w:val="3"/>
        </w:rPr>
        <w:t xml:space="preserve"> </w:t>
      </w:r>
      <w:r w:rsidR="001E0CFE">
        <w:rPr>
          <w:spacing w:val="-6"/>
        </w:rPr>
        <w:t>their</w:t>
      </w:r>
      <w:r w:rsidR="001E0CFE">
        <w:rPr>
          <w:spacing w:val="2"/>
        </w:rPr>
        <w:t xml:space="preserve"> </w:t>
      </w:r>
      <w:r w:rsidR="001E0CFE">
        <w:rPr>
          <w:spacing w:val="-6"/>
        </w:rPr>
        <w:t>search</w:t>
      </w:r>
      <w:r w:rsidR="001E0CFE">
        <w:rPr>
          <w:spacing w:val="2"/>
        </w:rPr>
        <w:t xml:space="preserve"> </w:t>
      </w:r>
      <w:r w:rsidR="001E0CFE">
        <w:rPr>
          <w:spacing w:val="-6"/>
        </w:rPr>
        <w:t>slopes.</w:t>
      </w:r>
      <w:r w:rsidR="001E0CFE">
        <w:rPr>
          <w:spacing w:val="34"/>
        </w:rPr>
        <w:t xml:space="preserve"> </w:t>
      </w:r>
      <w:r w:rsidR="001E0CFE">
        <w:rPr>
          <w:spacing w:val="-6"/>
        </w:rPr>
        <w:t>In</w:t>
      </w:r>
      <w:r w:rsidR="001E0CFE">
        <w:rPr>
          <w:spacing w:val="2"/>
        </w:rPr>
        <w:t xml:space="preserve"> </w:t>
      </w:r>
      <w:r w:rsidR="001E0CFE">
        <w:rPr>
          <w:spacing w:val="-6"/>
        </w:rPr>
        <w:t>terms</w:t>
      </w:r>
      <w:r w:rsidR="001E0CFE">
        <w:rPr>
          <w:spacing w:val="3"/>
        </w:rPr>
        <w:t xml:space="preserve"> </w:t>
      </w:r>
      <w:r w:rsidR="001E0CFE">
        <w:rPr>
          <w:spacing w:val="-6"/>
        </w:rPr>
        <w:t>of</w:t>
      </w:r>
      <w:r w:rsidR="001E0CFE">
        <w:rPr>
          <w:spacing w:val="2"/>
        </w:rPr>
        <w:t xml:space="preserve"> </w:t>
      </w:r>
      <w:r w:rsidR="001E0CFE">
        <w:rPr>
          <w:spacing w:val="-6"/>
        </w:rPr>
        <w:t>reaction</w:t>
      </w:r>
      <w:r w:rsidR="001E0CFE">
        <w:rPr>
          <w:spacing w:val="2"/>
        </w:rPr>
        <w:t xml:space="preserve"> </w:t>
      </w:r>
      <w:r w:rsidR="001E0CFE">
        <w:rPr>
          <w:spacing w:val="-6"/>
        </w:rPr>
        <w:t>time</w:t>
      </w:r>
      <w:r w:rsidR="001E0CFE">
        <w:rPr>
          <w:spacing w:val="3"/>
        </w:rPr>
        <w:t xml:space="preserve"> </w:t>
      </w:r>
      <w:r w:rsidR="001E0CFE">
        <w:rPr>
          <w:spacing w:val="-6"/>
        </w:rPr>
        <w:t>distributions,</w:t>
      </w:r>
      <w:r w:rsidR="001E0CFE">
        <w:rPr>
          <w:spacing w:val="5"/>
        </w:rPr>
        <w:t xml:space="preserve"> </w:t>
      </w:r>
      <w:r w:rsidR="001E0CFE">
        <w:rPr>
          <w:spacing w:val="-6"/>
        </w:rPr>
        <w:t>log</w:t>
      </w:r>
    </w:p>
    <w:p w14:paraId="7F81241C" w14:textId="00F25A26" w:rsidR="00470D98" w:rsidRDefault="001644E6">
      <w:pPr>
        <w:pStyle w:val="BodyText"/>
        <w:spacing w:before="8"/>
      </w:pPr>
      <w:del w:id="2711" w:author="Hughes, Anna E" w:date="2023-08-09T15:29:00Z">
        <w:r>
          <w:rPr>
            <w:rFonts w:ascii="Trebuchet MS"/>
            <w:w w:val="90"/>
            <w:sz w:val="12"/>
          </w:rPr>
          <w:delText>649</w:delText>
        </w:r>
      </w:del>
      <w:ins w:id="2712" w:author="Hughes, Anna E" w:date="2023-08-09T15:29:00Z">
        <w:r w:rsidR="001E0CFE">
          <w:rPr>
            <w:rFonts w:ascii="Trebuchet MS"/>
            <w:w w:val="90"/>
            <w:sz w:val="12"/>
          </w:rPr>
          <w:t>647</w:t>
        </w:r>
      </w:ins>
      <w:r w:rsidR="001E0CFE">
        <w:rPr>
          <w:rFonts w:ascii="Trebuchet MS"/>
          <w:spacing w:val="66"/>
          <w:sz w:val="12"/>
        </w:rPr>
        <w:t xml:space="preserve">  </w:t>
      </w:r>
      <w:r w:rsidR="001E0CFE">
        <w:rPr>
          <w:w w:val="90"/>
        </w:rPr>
        <w:t>transformations</w:t>
      </w:r>
      <w:r w:rsidR="001E0CFE">
        <w:rPr>
          <w:spacing w:val="4"/>
        </w:rPr>
        <w:t xml:space="preserve"> </w:t>
      </w:r>
      <w:r w:rsidR="001E0CFE">
        <w:rPr>
          <w:w w:val="90"/>
        </w:rPr>
        <w:t>are</w:t>
      </w:r>
      <w:r w:rsidR="001E0CFE">
        <w:rPr>
          <w:spacing w:val="2"/>
        </w:rPr>
        <w:t xml:space="preserve"> </w:t>
      </w:r>
      <w:r w:rsidR="001E0CFE">
        <w:rPr>
          <w:w w:val="90"/>
        </w:rPr>
        <w:t>frequently</w:t>
      </w:r>
      <w:r w:rsidR="001E0CFE">
        <w:rPr>
          <w:spacing w:val="2"/>
        </w:rPr>
        <w:t xml:space="preserve"> </w:t>
      </w:r>
      <w:r w:rsidR="001E0CFE">
        <w:rPr>
          <w:w w:val="90"/>
        </w:rPr>
        <w:t>taught</w:t>
      </w:r>
      <w:r w:rsidR="001E0CFE">
        <w:rPr>
          <w:spacing w:val="2"/>
        </w:rPr>
        <w:t xml:space="preserve"> </w:t>
      </w:r>
      <w:r w:rsidR="001E0CFE">
        <w:rPr>
          <w:w w:val="90"/>
        </w:rPr>
        <w:t>as</w:t>
      </w:r>
      <w:r w:rsidR="001E0CFE">
        <w:rPr>
          <w:spacing w:val="2"/>
        </w:rPr>
        <w:t xml:space="preserve"> </w:t>
      </w:r>
      <w:r w:rsidR="001E0CFE">
        <w:rPr>
          <w:w w:val="90"/>
        </w:rPr>
        <w:t>a</w:t>
      </w:r>
      <w:r w:rsidR="001E0CFE">
        <w:rPr>
          <w:spacing w:val="2"/>
        </w:rPr>
        <w:t xml:space="preserve"> </w:t>
      </w:r>
      <w:r w:rsidR="001E0CFE">
        <w:rPr>
          <w:w w:val="90"/>
        </w:rPr>
        <w:t>way</w:t>
      </w:r>
      <w:r w:rsidR="001E0CFE">
        <w:rPr>
          <w:spacing w:val="2"/>
        </w:rPr>
        <w:t xml:space="preserve"> </w:t>
      </w:r>
      <w:r w:rsidR="001E0CFE">
        <w:rPr>
          <w:w w:val="90"/>
        </w:rPr>
        <w:t>to</w:t>
      </w:r>
      <w:r w:rsidR="001E0CFE">
        <w:rPr>
          <w:spacing w:val="3"/>
        </w:rPr>
        <w:t xml:space="preserve"> </w:t>
      </w:r>
      <w:r w:rsidR="001E0CFE">
        <w:rPr>
          <w:w w:val="90"/>
        </w:rPr>
        <w:t>normalise</w:t>
      </w:r>
      <w:r w:rsidR="001E0CFE">
        <w:rPr>
          <w:spacing w:val="2"/>
        </w:rPr>
        <w:t xml:space="preserve"> </w:t>
      </w:r>
      <w:r w:rsidR="001E0CFE">
        <w:rPr>
          <w:w w:val="90"/>
        </w:rPr>
        <w:t>reaction</w:t>
      </w:r>
      <w:r w:rsidR="001E0CFE">
        <w:rPr>
          <w:spacing w:val="2"/>
        </w:rPr>
        <w:t xml:space="preserve"> </w:t>
      </w:r>
      <w:r w:rsidR="001E0CFE">
        <w:rPr>
          <w:w w:val="90"/>
        </w:rPr>
        <w:t>time</w:t>
      </w:r>
      <w:r w:rsidR="001E0CFE">
        <w:rPr>
          <w:spacing w:val="2"/>
        </w:rPr>
        <w:t xml:space="preserve"> </w:t>
      </w:r>
      <w:r w:rsidR="001E0CFE">
        <w:rPr>
          <w:w w:val="90"/>
        </w:rPr>
        <w:t>data</w:t>
      </w:r>
      <w:r w:rsidR="001E0CFE">
        <w:rPr>
          <w:spacing w:val="2"/>
        </w:rPr>
        <w:t xml:space="preserve"> </w:t>
      </w:r>
      <w:r w:rsidR="001E0CFE">
        <w:rPr>
          <w:spacing w:val="-4"/>
          <w:w w:val="90"/>
        </w:rPr>
        <w:t>(al-</w:t>
      </w:r>
    </w:p>
    <w:p w14:paraId="1853506B" w14:textId="6C7913C2" w:rsidR="00470D98" w:rsidRDefault="001644E6">
      <w:pPr>
        <w:pStyle w:val="BodyText"/>
      </w:pPr>
      <w:del w:id="2713" w:author="Hughes, Anna E" w:date="2023-08-09T15:29:00Z">
        <w:r>
          <w:rPr>
            <w:rFonts w:ascii="Trebuchet MS"/>
            <w:spacing w:val="-8"/>
            <w:sz w:val="12"/>
          </w:rPr>
          <w:delText>650</w:delText>
        </w:r>
      </w:del>
      <w:ins w:id="2714" w:author="Hughes, Anna E" w:date="2023-08-09T15:29:00Z">
        <w:r w:rsidR="001E0CFE">
          <w:rPr>
            <w:rFonts w:ascii="Trebuchet MS"/>
            <w:spacing w:val="-8"/>
            <w:sz w:val="12"/>
          </w:rPr>
          <w:t>648</w:t>
        </w:r>
      </w:ins>
      <w:r w:rsidR="001E0CFE">
        <w:rPr>
          <w:rFonts w:ascii="Trebuchet MS"/>
          <w:spacing w:val="45"/>
          <w:sz w:val="12"/>
        </w:rPr>
        <w:t xml:space="preserve">  </w:t>
      </w:r>
      <w:r w:rsidR="001E0CFE">
        <w:rPr>
          <w:spacing w:val="-8"/>
        </w:rPr>
        <w:t>though</w:t>
      </w:r>
      <w:r w:rsidR="001E0CFE">
        <w:t xml:space="preserve"> </w:t>
      </w:r>
      <w:r w:rsidR="001E0CFE">
        <w:rPr>
          <w:spacing w:val="-8"/>
        </w:rPr>
        <w:t>often</w:t>
      </w:r>
      <w:r w:rsidR="001E0CFE">
        <w:t xml:space="preserve"> </w:t>
      </w:r>
      <w:r w:rsidR="001E0CFE">
        <w:rPr>
          <w:spacing w:val="-8"/>
        </w:rPr>
        <w:t>with</w:t>
      </w:r>
      <w:r w:rsidR="001E0CFE">
        <w:rPr>
          <w:spacing w:val="-1"/>
        </w:rPr>
        <w:t xml:space="preserve"> </w:t>
      </w:r>
      <w:r w:rsidR="001E0CFE">
        <w:rPr>
          <w:spacing w:val="-8"/>
        </w:rPr>
        <w:t>caveats</w:t>
      </w:r>
      <w:r w:rsidR="001E0CFE">
        <w:t xml:space="preserve"> </w:t>
      </w:r>
      <w:r w:rsidR="001E0CFE">
        <w:rPr>
          <w:spacing w:val="-8"/>
        </w:rPr>
        <w:t>regarding</w:t>
      </w:r>
      <w:r w:rsidR="001E0CFE">
        <w:rPr>
          <w:spacing w:val="-1"/>
        </w:rPr>
        <w:t xml:space="preserve"> </w:t>
      </w:r>
      <w:r w:rsidR="001E0CFE">
        <w:rPr>
          <w:spacing w:val="-8"/>
        </w:rPr>
        <w:t>how</w:t>
      </w:r>
      <w:r w:rsidR="001E0CFE">
        <w:t xml:space="preserve"> </w:t>
      </w:r>
      <w:r w:rsidR="001E0CFE">
        <w:rPr>
          <w:spacing w:val="-8"/>
        </w:rPr>
        <w:t>this</w:t>
      </w:r>
      <w:r w:rsidR="001E0CFE">
        <w:rPr>
          <w:spacing w:val="-1"/>
        </w:rPr>
        <w:t xml:space="preserve"> </w:t>
      </w:r>
      <w:r w:rsidR="001E0CFE">
        <w:rPr>
          <w:spacing w:val="-8"/>
        </w:rPr>
        <w:t>can</w:t>
      </w:r>
      <w:r w:rsidR="001E0CFE">
        <w:t xml:space="preserve"> </w:t>
      </w:r>
      <w:r w:rsidR="001E0CFE">
        <w:rPr>
          <w:spacing w:val="-8"/>
        </w:rPr>
        <w:t>change</w:t>
      </w:r>
      <w:r w:rsidR="001E0CFE">
        <w:rPr>
          <w:spacing w:val="-1"/>
        </w:rPr>
        <w:t xml:space="preserve"> </w:t>
      </w:r>
      <w:r w:rsidR="001E0CFE">
        <w:rPr>
          <w:spacing w:val="-8"/>
        </w:rPr>
        <w:t>the</w:t>
      </w:r>
      <w:r w:rsidR="001E0CFE">
        <w:t xml:space="preserve"> </w:t>
      </w:r>
      <w:r w:rsidR="001E0CFE">
        <w:rPr>
          <w:spacing w:val="-8"/>
        </w:rPr>
        <w:t>interpretation</w:t>
      </w:r>
      <w:r w:rsidR="001E0CFE">
        <w:rPr>
          <w:spacing w:val="-1"/>
        </w:rPr>
        <w:t xml:space="preserve"> </w:t>
      </w:r>
      <w:r w:rsidR="001E0CFE">
        <w:rPr>
          <w:spacing w:val="-8"/>
        </w:rPr>
        <w:t>of</w:t>
      </w:r>
      <w:r w:rsidR="001E0CFE">
        <w:t xml:space="preserve"> </w:t>
      </w:r>
      <w:r w:rsidR="001E0CFE">
        <w:rPr>
          <w:spacing w:val="-8"/>
        </w:rPr>
        <w:t>the</w:t>
      </w:r>
    </w:p>
    <w:p w14:paraId="4F40D14B" w14:textId="6EE29728" w:rsidR="00470D98" w:rsidRDefault="001644E6">
      <w:pPr>
        <w:pStyle w:val="BodyText"/>
        <w:spacing w:before="8"/>
      </w:pPr>
      <w:del w:id="2715" w:author="Hughes, Anna E" w:date="2023-08-09T15:29:00Z">
        <w:r>
          <w:rPr>
            <w:rFonts w:ascii="Trebuchet MS"/>
            <w:spacing w:val="-4"/>
            <w:sz w:val="12"/>
          </w:rPr>
          <w:delText>651</w:delText>
        </w:r>
      </w:del>
      <w:ins w:id="2716" w:author="Hughes, Anna E" w:date="2023-08-09T15:29:00Z">
        <w:r w:rsidR="001E0CFE">
          <w:rPr>
            <w:rFonts w:ascii="Trebuchet MS"/>
            <w:spacing w:val="-4"/>
            <w:sz w:val="12"/>
          </w:rPr>
          <w:t>649</w:t>
        </w:r>
      </w:ins>
      <w:r w:rsidR="001E0CFE">
        <w:rPr>
          <w:rFonts w:ascii="Trebuchet MS"/>
          <w:spacing w:val="78"/>
          <w:w w:val="150"/>
          <w:sz w:val="12"/>
        </w:rPr>
        <w:t xml:space="preserve"> </w:t>
      </w:r>
      <w:r w:rsidR="001E0CFE">
        <w:rPr>
          <w:spacing w:val="-4"/>
        </w:rPr>
        <w:t>results</w:t>
      </w:r>
      <w:r w:rsidR="001E0CFE">
        <w:t xml:space="preserve"> </w:t>
      </w:r>
      <w:r w:rsidR="001E0CFE">
        <w:rPr>
          <w:spacing w:val="-4"/>
        </w:rPr>
        <w:t>e.g.</w:t>
      </w:r>
      <w:r w:rsidR="001E0CFE">
        <w:rPr>
          <w:spacing w:val="34"/>
        </w:rPr>
        <w:t xml:space="preserve"> </w:t>
      </w:r>
      <w:del w:id="2717" w:author="Hughes, Anna E" w:date="2023-08-09T15:29:00Z">
        <w:r w:rsidR="00791F47">
          <w:fldChar w:fldCharType="begin"/>
        </w:r>
        <w:r w:rsidR="00791F47">
          <w:delInstrText xml:space="preserve"> HYPERLINK \l "_bookmark69" </w:delInstrText>
        </w:r>
        <w:r w:rsidR="00791F47">
          <w:fldChar w:fldCharType="separate"/>
        </w:r>
        <w:r>
          <w:rPr>
            <w:spacing w:val="-4"/>
          </w:rPr>
          <w:delText>Osborne</w:delText>
        </w:r>
        <w:r w:rsidR="00791F47">
          <w:rPr>
            <w:spacing w:val="-4"/>
          </w:rPr>
          <w:fldChar w:fldCharType="end"/>
        </w:r>
        <w:r>
          <w:delText xml:space="preserve"> </w:delText>
        </w:r>
        <w:r w:rsidR="00791F47">
          <w:fldChar w:fldCharType="begin"/>
        </w:r>
        <w:r w:rsidR="00791F47">
          <w:delInstrText xml:space="preserve"> HYPERLINK \l "_bookmark69" </w:delInstrText>
        </w:r>
        <w:r w:rsidR="00791F47">
          <w:fldChar w:fldCharType="separate"/>
        </w:r>
        <w:r>
          <w:rPr>
            <w:spacing w:val="-4"/>
          </w:rPr>
          <w:delText>(2002))</w:delText>
        </w:r>
        <w:r w:rsidR="00791F47">
          <w:rPr>
            <w:spacing w:val="-4"/>
          </w:rPr>
          <w:fldChar w:fldCharType="end"/>
        </w:r>
      </w:del>
      <w:ins w:id="2718" w:author="Hughes, Anna E" w:date="2023-08-09T15:29:00Z">
        <w:r w:rsidR="00791F47">
          <w:fldChar w:fldCharType="begin"/>
        </w:r>
        <w:r w:rsidR="00791F47">
          <w:instrText xml:space="preserve"> HYPERLINK \l "_bookmark70" </w:instrText>
        </w:r>
        <w:r w:rsidR="00791F47">
          <w:fldChar w:fldCharType="separate"/>
        </w:r>
        <w:r w:rsidR="001E0CFE">
          <w:rPr>
            <w:spacing w:val="-4"/>
          </w:rPr>
          <w:t>Osborne</w:t>
        </w:r>
        <w:r w:rsidR="00791F47">
          <w:rPr>
            <w:spacing w:val="-4"/>
          </w:rPr>
          <w:fldChar w:fldCharType="end"/>
        </w:r>
        <w:r w:rsidR="001E0CFE">
          <w:t xml:space="preserve"> </w:t>
        </w:r>
        <w:r w:rsidR="00791F47">
          <w:fldChar w:fldCharType="begin"/>
        </w:r>
        <w:r w:rsidR="00791F47">
          <w:instrText xml:space="preserve"> HYPERLINK \l "_bookmark70" </w:instrText>
        </w:r>
        <w:r w:rsidR="00791F47">
          <w:fldChar w:fldCharType="separate"/>
        </w:r>
        <w:r w:rsidR="001E0CFE">
          <w:rPr>
            <w:spacing w:val="-4"/>
          </w:rPr>
          <w:t>(2002))</w:t>
        </w:r>
        <w:r w:rsidR="00791F47">
          <w:rPr>
            <w:spacing w:val="-4"/>
          </w:rPr>
          <w:fldChar w:fldCharType="end"/>
        </w:r>
      </w:ins>
      <w:r w:rsidR="001E0CFE">
        <w:rPr>
          <w:spacing w:val="-1"/>
        </w:rPr>
        <w:t xml:space="preserve"> </w:t>
      </w:r>
      <w:r w:rsidR="001E0CFE">
        <w:rPr>
          <w:spacing w:val="-4"/>
        </w:rPr>
        <w:t>and</w:t>
      </w:r>
      <w:r w:rsidR="001E0CFE">
        <w:t xml:space="preserve"> </w:t>
      </w:r>
      <w:r w:rsidR="001E0CFE">
        <w:rPr>
          <w:spacing w:val="-4"/>
        </w:rPr>
        <w:t>are</w:t>
      </w:r>
      <w:r w:rsidR="001E0CFE">
        <w:t xml:space="preserve"> </w:t>
      </w:r>
      <w:r w:rsidR="001E0CFE">
        <w:rPr>
          <w:spacing w:val="-4"/>
        </w:rPr>
        <w:t>frequently</w:t>
      </w:r>
      <w:r w:rsidR="001E0CFE">
        <w:rPr>
          <w:spacing w:val="-1"/>
        </w:rPr>
        <w:t xml:space="preserve"> </w:t>
      </w:r>
      <w:r w:rsidR="001E0CFE">
        <w:rPr>
          <w:spacing w:val="-4"/>
        </w:rPr>
        <w:t>used</w:t>
      </w:r>
      <w:r w:rsidR="001E0CFE">
        <w:t xml:space="preserve"> </w:t>
      </w:r>
      <w:r w:rsidR="001E0CFE">
        <w:rPr>
          <w:spacing w:val="-4"/>
        </w:rPr>
        <w:t>in</w:t>
      </w:r>
      <w:r w:rsidR="001E0CFE">
        <w:t xml:space="preserve"> </w:t>
      </w:r>
      <w:r w:rsidR="001E0CFE">
        <w:rPr>
          <w:spacing w:val="-4"/>
        </w:rPr>
        <w:t>analysing</w:t>
      </w:r>
      <w:r w:rsidR="001E0CFE">
        <w:rPr>
          <w:spacing w:val="-1"/>
        </w:rPr>
        <w:t xml:space="preserve"> </w:t>
      </w:r>
      <w:r w:rsidR="001E0CFE">
        <w:rPr>
          <w:spacing w:val="-4"/>
        </w:rPr>
        <w:t>reaction</w:t>
      </w:r>
      <w:r w:rsidR="001E0CFE">
        <w:t xml:space="preserve"> </w:t>
      </w:r>
      <w:r w:rsidR="001E0CFE">
        <w:rPr>
          <w:spacing w:val="-4"/>
        </w:rPr>
        <w:t>time</w:t>
      </w:r>
    </w:p>
    <w:p w14:paraId="04A9FB79" w14:textId="7436F33F" w:rsidR="00470D98" w:rsidRDefault="001644E6">
      <w:pPr>
        <w:pStyle w:val="BodyText"/>
      </w:pPr>
      <w:del w:id="2719" w:author="Hughes, Anna E" w:date="2023-08-09T15:29:00Z">
        <w:r>
          <w:rPr>
            <w:rFonts w:ascii="Trebuchet MS"/>
            <w:spacing w:val="-2"/>
            <w:sz w:val="12"/>
          </w:rPr>
          <w:delText>652</w:delText>
        </w:r>
      </w:del>
      <w:ins w:id="2720" w:author="Hughes, Anna E" w:date="2023-08-09T15:29:00Z">
        <w:r w:rsidR="001E0CFE">
          <w:rPr>
            <w:rFonts w:ascii="Trebuchet MS"/>
            <w:spacing w:val="-2"/>
            <w:sz w:val="12"/>
          </w:rPr>
          <w:t>650</w:t>
        </w:r>
      </w:ins>
      <w:r w:rsidR="001E0CFE">
        <w:rPr>
          <w:rFonts w:ascii="Trebuchet MS"/>
          <w:spacing w:val="31"/>
          <w:sz w:val="12"/>
        </w:rPr>
        <w:t xml:space="preserve">  </w:t>
      </w:r>
      <w:r w:rsidR="001E0CFE">
        <w:rPr>
          <w:spacing w:val="-2"/>
        </w:rPr>
        <w:t>data</w:t>
      </w:r>
      <w:r w:rsidR="001E0CFE">
        <w:t xml:space="preserve"> </w:t>
      </w:r>
      <w:r w:rsidR="001E0CFE">
        <w:rPr>
          <w:spacing w:val="-2"/>
        </w:rPr>
        <w:t>e.g.</w:t>
      </w:r>
      <w:r w:rsidR="001E0CFE">
        <w:rPr>
          <w:spacing w:val="31"/>
        </w:rPr>
        <w:t xml:space="preserve"> </w:t>
      </w:r>
      <w:del w:id="2721" w:author="Hughes, Anna E" w:date="2023-08-09T15:29:00Z">
        <w:r w:rsidR="00791F47">
          <w:fldChar w:fldCharType="begin"/>
        </w:r>
        <w:r w:rsidR="00791F47">
          <w:delInstrText xml:space="preserve"> HYPERLINK \l "_bookmark33" </w:delInstrText>
        </w:r>
        <w:r w:rsidR="00791F47">
          <w:fldChar w:fldCharType="separate"/>
        </w:r>
        <w:r>
          <w:rPr>
            <w:spacing w:val="-2"/>
          </w:rPr>
          <w:delText>(Clarke</w:delText>
        </w:r>
        <w:r>
          <w:rPr>
            <w:spacing w:val="-1"/>
          </w:rPr>
          <w:delText xml:space="preserve"> </w:delText>
        </w:r>
        <w:r>
          <w:rPr>
            <w:spacing w:val="-2"/>
          </w:rPr>
          <w:delText>et</w:delText>
        </w:r>
        <w:r>
          <w:rPr>
            <w:spacing w:val="-1"/>
          </w:rPr>
          <w:delText xml:space="preserve"> </w:delText>
        </w:r>
        <w:r>
          <w:rPr>
            <w:spacing w:val="-2"/>
          </w:rPr>
          <w:delText>al.,</w:delText>
        </w:r>
        <w:r w:rsidR="00791F47">
          <w:rPr>
            <w:spacing w:val="-2"/>
          </w:rPr>
          <w:fldChar w:fldCharType="end"/>
        </w:r>
      </w:del>
      <w:ins w:id="2722" w:author="Hughes, Anna E" w:date="2023-08-09T15:29:00Z">
        <w:r w:rsidR="00791F47">
          <w:fldChar w:fldCharType="begin"/>
        </w:r>
        <w:r w:rsidR="00791F47">
          <w:instrText xml:space="preserve"> HYPERLINK \l "_bookmark34" </w:instrText>
        </w:r>
        <w:r w:rsidR="00791F47">
          <w:fldChar w:fldCharType="separate"/>
        </w:r>
        <w:r w:rsidR="001E0CFE">
          <w:rPr>
            <w:spacing w:val="-2"/>
          </w:rPr>
          <w:t>(Clarke</w:t>
        </w:r>
        <w:r w:rsidR="001E0CFE">
          <w:rPr>
            <w:spacing w:val="-1"/>
          </w:rPr>
          <w:t xml:space="preserve"> </w:t>
        </w:r>
        <w:r w:rsidR="001E0CFE">
          <w:rPr>
            <w:spacing w:val="-2"/>
          </w:rPr>
          <w:t>et</w:t>
        </w:r>
        <w:r w:rsidR="001E0CFE">
          <w:rPr>
            <w:spacing w:val="-1"/>
          </w:rPr>
          <w:t xml:space="preserve"> </w:t>
        </w:r>
        <w:r w:rsidR="001E0CFE">
          <w:rPr>
            <w:spacing w:val="-2"/>
          </w:rPr>
          <w:t>al.,</w:t>
        </w:r>
        <w:r w:rsidR="00791F47">
          <w:rPr>
            <w:spacing w:val="-2"/>
          </w:rPr>
          <w:fldChar w:fldCharType="end"/>
        </w:r>
      </w:ins>
      <w:r w:rsidR="001E0CFE">
        <w:rPr>
          <w:spacing w:val="-1"/>
        </w:rPr>
        <w:t xml:space="preserve"> </w:t>
      </w:r>
      <w:del w:id="2723" w:author="Hughes, Anna E" w:date="2023-08-09T15:29:00Z">
        <w:r w:rsidR="00791F47">
          <w:fldChar w:fldCharType="begin"/>
        </w:r>
        <w:r w:rsidR="00791F47">
          <w:delInstrText xml:space="preserve"> HYPERLINK \l "_bookmark33" </w:delInstrText>
        </w:r>
        <w:r w:rsidR="00791F47">
          <w:fldChar w:fldCharType="separate"/>
        </w:r>
        <w:r>
          <w:rPr>
            <w:spacing w:val="-2"/>
          </w:rPr>
          <w:delText>2022b).</w:delText>
        </w:r>
        <w:r w:rsidR="00791F47">
          <w:rPr>
            <w:spacing w:val="-2"/>
          </w:rPr>
          <w:fldChar w:fldCharType="end"/>
        </w:r>
      </w:del>
      <w:ins w:id="2724" w:author="Hughes, Anna E" w:date="2023-08-09T15:29:00Z">
        <w:r w:rsidR="00791F47">
          <w:fldChar w:fldCharType="begin"/>
        </w:r>
        <w:r w:rsidR="00791F47">
          <w:instrText xml:space="preserve"> HYPERLINK \l "_bookmark34" </w:instrText>
        </w:r>
        <w:r w:rsidR="00791F47">
          <w:fldChar w:fldCharType="separate"/>
        </w:r>
        <w:r w:rsidR="001E0CFE">
          <w:rPr>
            <w:spacing w:val="-2"/>
          </w:rPr>
          <w:t>2022b).</w:t>
        </w:r>
        <w:r w:rsidR="00791F47">
          <w:rPr>
            <w:spacing w:val="-2"/>
          </w:rPr>
          <w:fldChar w:fldCharType="end"/>
        </w:r>
      </w:ins>
      <w:r w:rsidR="001E0CFE">
        <w:rPr>
          <w:spacing w:val="31"/>
        </w:rPr>
        <w:t xml:space="preserve"> </w:t>
      </w:r>
      <w:r w:rsidR="001E0CFE">
        <w:rPr>
          <w:spacing w:val="-2"/>
        </w:rPr>
        <w:t>Researchers</w:t>
      </w:r>
      <w:r w:rsidR="001E0CFE">
        <w:rPr>
          <w:spacing w:val="-1"/>
        </w:rPr>
        <w:t xml:space="preserve"> </w:t>
      </w:r>
      <w:r w:rsidR="001E0CFE">
        <w:rPr>
          <w:spacing w:val="-2"/>
        </w:rPr>
        <w:t>have</w:t>
      </w:r>
      <w:r w:rsidR="001E0CFE">
        <w:rPr>
          <w:spacing w:val="-1"/>
        </w:rPr>
        <w:t xml:space="preserve"> </w:t>
      </w:r>
      <w:r w:rsidR="001E0CFE">
        <w:rPr>
          <w:spacing w:val="-2"/>
        </w:rPr>
        <w:t>also</w:t>
      </w:r>
      <w:r w:rsidR="001E0CFE">
        <w:rPr>
          <w:spacing w:val="-1"/>
        </w:rPr>
        <w:t xml:space="preserve"> </w:t>
      </w:r>
      <w:r w:rsidR="001E0CFE">
        <w:rPr>
          <w:spacing w:val="-2"/>
        </w:rPr>
        <w:t>looked</w:t>
      </w:r>
      <w:r w:rsidR="001E0CFE">
        <w:rPr>
          <w:spacing w:val="-1"/>
        </w:rPr>
        <w:t xml:space="preserve"> </w:t>
      </w:r>
      <w:r w:rsidR="001E0CFE">
        <w:rPr>
          <w:spacing w:val="-2"/>
        </w:rPr>
        <w:t>at</w:t>
      </w:r>
      <w:r w:rsidR="001E0CFE">
        <w:rPr>
          <w:spacing w:val="-1"/>
        </w:rPr>
        <w:t xml:space="preserve"> </w:t>
      </w:r>
      <w:r w:rsidR="001E0CFE">
        <w:rPr>
          <w:spacing w:val="-2"/>
        </w:rPr>
        <w:t>other</w:t>
      </w:r>
      <w:r w:rsidR="001E0CFE">
        <w:rPr>
          <w:spacing w:val="-1"/>
        </w:rPr>
        <w:t xml:space="preserve"> </w:t>
      </w:r>
      <w:r w:rsidR="001E0CFE">
        <w:rPr>
          <w:spacing w:val="-2"/>
        </w:rPr>
        <w:t>distribu-</w:t>
      </w:r>
    </w:p>
    <w:p w14:paraId="0821008A" w14:textId="7B1EA74D" w:rsidR="00470D98" w:rsidRDefault="001644E6">
      <w:pPr>
        <w:pStyle w:val="BodyText"/>
        <w:spacing w:before="8"/>
      </w:pPr>
      <w:del w:id="2725" w:author="Hughes, Anna E" w:date="2023-08-09T15:29:00Z">
        <w:r>
          <w:rPr>
            <w:rFonts w:ascii="Trebuchet MS"/>
            <w:w w:val="90"/>
            <w:sz w:val="12"/>
          </w:rPr>
          <w:delText>653</w:delText>
        </w:r>
      </w:del>
      <w:ins w:id="2726" w:author="Hughes, Anna E" w:date="2023-08-09T15:29:00Z">
        <w:r w:rsidR="001E0CFE">
          <w:rPr>
            <w:rFonts w:ascii="Trebuchet MS"/>
            <w:w w:val="90"/>
            <w:sz w:val="12"/>
          </w:rPr>
          <w:t>651</w:t>
        </w:r>
      </w:ins>
      <w:r w:rsidR="001E0CFE">
        <w:rPr>
          <w:rFonts w:ascii="Trebuchet MS"/>
          <w:spacing w:val="72"/>
          <w:sz w:val="12"/>
        </w:rPr>
        <w:t xml:space="preserve">  </w:t>
      </w:r>
      <w:r w:rsidR="001E0CFE">
        <w:rPr>
          <w:w w:val="90"/>
        </w:rPr>
        <w:t>tions</w:t>
      </w:r>
      <w:r w:rsidR="001E0CFE">
        <w:rPr>
          <w:spacing w:val="6"/>
        </w:rPr>
        <w:t xml:space="preserve"> </w:t>
      </w:r>
      <w:r w:rsidR="001E0CFE">
        <w:rPr>
          <w:w w:val="90"/>
        </w:rPr>
        <w:t>to</w:t>
      </w:r>
      <w:r w:rsidR="001E0CFE">
        <w:rPr>
          <w:spacing w:val="5"/>
        </w:rPr>
        <w:t xml:space="preserve"> </w:t>
      </w:r>
      <w:r w:rsidR="001E0CFE">
        <w:rPr>
          <w:w w:val="90"/>
        </w:rPr>
        <w:t>assess</w:t>
      </w:r>
      <w:r w:rsidR="001E0CFE">
        <w:rPr>
          <w:spacing w:val="5"/>
        </w:rPr>
        <w:t xml:space="preserve"> </w:t>
      </w:r>
      <w:r w:rsidR="001E0CFE">
        <w:rPr>
          <w:w w:val="90"/>
        </w:rPr>
        <w:t>which</w:t>
      </w:r>
      <w:r w:rsidR="001E0CFE">
        <w:rPr>
          <w:spacing w:val="5"/>
        </w:rPr>
        <w:t xml:space="preserve"> </w:t>
      </w:r>
      <w:r w:rsidR="001E0CFE">
        <w:rPr>
          <w:w w:val="90"/>
        </w:rPr>
        <w:t>offer</w:t>
      </w:r>
      <w:r w:rsidR="001E0CFE">
        <w:rPr>
          <w:spacing w:val="5"/>
        </w:rPr>
        <w:t xml:space="preserve"> </w:t>
      </w:r>
      <w:r w:rsidR="001E0CFE">
        <w:rPr>
          <w:w w:val="90"/>
        </w:rPr>
        <w:t>the</w:t>
      </w:r>
      <w:r w:rsidR="001E0CFE">
        <w:rPr>
          <w:spacing w:val="5"/>
        </w:rPr>
        <w:t xml:space="preserve"> </w:t>
      </w:r>
      <w:r w:rsidR="001E0CFE">
        <w:rPr>
          <w:w w:val="90"/>
        </w:rPr>
        <w:t>best</w:t>
      </w:r>
      <w:r w:rsidR="001E0CFE">
        <w:rPr>
          <w:spacing w:val="6"/>
        </w:rPr>
        <w:t xml:space="preserve"> </w:t>
      </w:r>
      <w:r w:rsidR="001E0CFE">
        <w:rPr>
          <w:w w:val="90"/>
        </w:rPr>
        <w:t>fit</w:t>
      </w:r>
      <w:r w:rsidR="001E0CFE">
        <w:rPr>
          <w:spacing w:val="5"/>
        </w:rPr>
        <w:t xml:space="preserve"> </w:t>
      </w:r>
      <w:r w:rsidR="001E0CFE">
        <w:rPr>
          <w:w w:val="90"/>
        </w:rPr>
        <w:t>to</w:t>
      </w:r>
      <w:r w:rsidR="001E0CFE">
        <w:rPr>
          <w:spacing w:val="5"/>
        </w:rPr>
        <w:t xml:space="preserve"> </w:t>
      </w:r>
      <w:r w:rsidR="001E0CFE">
        <w:rPr>
          <w:w w:val="90"/>
        </w:rPr>
        <w:t>empirical</w:t>
      </w:r>
      <w:r w:rsidR="001E0CFE">
        <w:rPr>
          <w:spacing w:val="5"/>
        </w:rPr>
        <w:t xml:space="preserve"> </w:t>
      </w:r>
      <w:r w:rsidR="001E0CFE">
        <w:rPr>
          <w:w w:val="90"/>
        </w:rPr>
        <w:t>response</w:t>
      </w:r>
      <w:r w:rsidR="001E0CFE">
        <w:rPr>
          <w:spacing w:val="5"/>
        </w:rPr>
        <w:t xml:space="preserve"> </w:t>
      </w:r>
      <w:r w:rsidR="001E0CFE">
        <w:rPr>
          <w:w w:val="90"/>
        </w:rPr>
        <w:t>times</w:t>
      </w:r>
      <w:r w:rsidR="001E0CFE">
        <w:rPr>
          <w:spacing w:val="5"/>
        </w:rPr>
        <w:t xml:space="preserve"> </w:t>
      </w:r>
      <w:r w:rsidR="001E0CFE">
        <w:rPr>
          <w:w w:val="90"/>
        </w:rPr>
        <w:t>in</w:t>
      </w:r>
      <w:r w:rsidR="001E0CFE">
        <w:rPr>
          <w:spacing w:val="5"/>
        </w:rPr>
        <w:t xml:space="preserve"> </w:t>
      </w:r>
      <w:r w:rsidR="001E0CFE">
        <w:rPr>
          <w:w w:val="90"/>
        </w:rPr>
        <w:t>visual</w:t>
      </w:r>
      <w:r w:rsidR="001E0CFE">
        <w:rPr>
          <w:spacing w:val="5"/>
        </w:rPr>
        <w:t xml:space="preserve"> </w:t>
      </w:r>
      <w:r w:rsidR="001E0CFE">
        <w:rPr>
          <w:spacing w:val="-2"/>
          <w:w w:val="90"/>
        </w:rPr>
        <w:t>search.</w:t>
      </w:r>
    </w:p>
    <w:p w14:paraId="751E6EB8" w14:textId="1810E865" w:rsidR="00470D98" w:rsidRDefault="001644E6">
      <w:pPr>
        <w:pStyle w:val="BodyText"/>
        <w:spacing w:before="8"/>
      </w:pPr>
      <w:del w:id="2727" w:author="Hughes, Anna E" w:date="2023-08-09T15:29:00Z">
        <w:r>
          <w:rPr>
            <w:rFonts w:ascii="Trebuchet MS"/>
            <w:spacing w:val="-4"/>
            <w:sz w:val="12"/>
          </w:rPr>
          <w:delText>654</w:delText>
        </w:r>
      </w:del>
      <w:ins w:id="2728" w:author="Hughes, Anna E" w:date="2023-08-09T15:29:00Z">
        <w:r w:rsidR="001E0CFE">
          <w:rPr>
            <w:rFonts w:ascii="Trebuchet MS"/>
            <w:spacing w:val="-4"/>
            <w:sz w:val="12"/>
          </w:rPr>
          <w:t>652</w:t>
        </w:r>
      </w:ins>
      <w:r w:rsidR="001E0CFE">
        <w:rPr>
          <w:rFonts w:ascii="Trebuchet MS"/>
          <w:spacing w:val="39"/>
          <w:sz w:val="12"/>
        </w:rPr>
        <w:t xml:space="preserve">  </w:t>
      </w:r>
      <w:r w:rsidR="001E0CFE">
        <w:rPr>
          <w:spacing w:val="-4"/>
        </w:rPr>
        <w:t>For example,</w:t>
      </w:r>
      <w:r w:rsidR="001E0CFE">
        <w:rPr>
          <w:spacing w:val="-2"/>
        </w:rPr>
        <w:t xml:space="preserve"> </w:t>
      </w:r>
      <w:del w:id="2729" w:author="Hughes, Anna E" w:date="2023-08-09T15:29:00Z">
        <w:r w:rsidR="00791F47">
          <w:fldChar w:fldCharType="begin"/>
        </w:r>
        <w:r w:rsidR="00791F47">
          <w:delInstrText xml:space="preserve"> HYPERLINK \l "_bookmark70" </w:delInstrText>
        </w:r>
        <w:r w:rsidR="00791F47">
          <w:fldChar w:fldCharType="separate"/>
        </w:r>
        <w:r>
          <w:rPr>
            <w:spacing w:val="-4"/>
          </w:rPr>
          <w:delText>Palmer et al.</w:delText>
        </w:r>
        <w:r w:rsidR="00791F47">
          <w:rPr>
            <w:spacing w:val="-4"/>
          </w:rPr>
          <w:fldChar w:fldCharType="end"/>
        </w:r>
      </w:del>
      <w:ins w:id="2730" w:author="Hughes, Anna E" w:date="2023-08-09T15:29:00Z">
        <w:r w:rsidR="00791F47">
          <w:fldChar w:fldCharType="begin"/>
        </w:r>
        <w:r w:rsidR="00791F47">
          <w:instrText xml:space="preserve"> HYPERLINK \l "_bookmark71" </w:instrText>
        </w:r>
        <w:r w:rsidR="00791F47">
          <w:fldChar w:fldCharType="separate"/>
        </w:r>
        <w:r w:rsidR="001E0CFE">
          <w:rPr>
            <w:spacing w:val="-4"/>
          </w:rPr>
          <w:t>Palmer et al.</w:t>
        </w:r>
        <w:r w:rsidR="00791F47">
          <w:rPr>
            <w:spacing w:val="-4"/>
          </w:rPr>
          <w:fldChar w:fldCharType="end"/>
        </w:r>
      </w:ins>
      <w:r w:rsidR="001E0CFE">
        <w:rPr>
          <w:spacing w:val="-3"/>
        </w:rPr>
        <w:t xml:space="preserve"> </w:t>
      </w:r>
      <w:del w:id="2731" w:author="Hughes, Anna E" w:date="2023-08-09T15:29:00Z">
        <w:r w:rsidR="00791F47">
          <w:fldChar w:fldCharType="begin"/>
        </w:r>
        <w:r w:rsidR="00791F47">
          <w:delInstrText xml:space="preserve"> HYPERLINK \l "_bookmark70" </w:delInstrText>
        </w:r>
        <w:r w:rsidR="00791F47">
          <w:fldChar w:fldCharType="separate"/>
        </w:r>
        <w:r>
          <w:rPr>
            <w:spacing w:val="-4"/>
          </w:rPr>
          <w:delText>(2011)</w:delText>
        </w:r>
        <w:r w:rsidR="00791F47">
          <w:rPr>
            <w:spacing w:val="-4"/>
          </w:rPr>
          <w:fldChar w:fldCharType="end"/>
        </w:r>
      </w:del>
      <w:ins w:id="2732" w:author="Hughes, Anna E" w:date="2023-08-09T15:29:00Z">
        <w:r w:rsidR="00791F47">
          <w:fldChar w:fldCharType="begin"/>
        </w:r>
        <w:r w:rsidR="00791F47">
          <w:instrText xml:space="preserve"> HYPERLINK \l "_bookmark71" </w:instrText>
        </w:r>
        <w:r w:rsidR="00791F47">
          <w:fldChar w:fldCharType="separate"/>
        </w:r>
        <w:r w:rsidR="001E0CFE">
          <w:rPr>
            <w:spacing w:val="-4"/>
          </w:rPr>
          <w:t>(2011)</w:t>
        </w:r>
        <w:r w:rsidR="00791F47">
          <w:rPr>
            <w:spacing w:val="-4"/>
          </w:rPr>
          <w:fldChar w:fldCharType="end"/>
        </w:r>
      </w:ins>
      <w:r w:rsidR="001E0CFE">
        <w:rPr>
          <w:spacing w:val="-4"/>
        </w:rPr>
        <w:t xml:space="preserve"> compared</w:t>
      </w:r>
      <w:r w:rsidR="001E0CFE">
        <w:rPr>
          <w:spacing w:val="-3"/>
        </w:rPr>
        <w:t xml:space="preserve"> </w:t>
      </w:r>
      <w:r w:rsidR="001E0CFE">
        <w:rPr>
          <w:spacing w:val="-4"/>
        </w:rPr>
        <w:t>ex-Gaussian,</w:t>
      </w:r>
      <w:r w:rsidR="001E0CFE">
        <w:rPr>
          <w:spacing w:val="-3"/>
        </w:rPr>
        <w:t xml:space="preserve"> </w:t>
      </w:r>
      <w:r w:rsidR="001E0CFE">
        <w:rPr>
          <w:spacing w:val="-4"/>
        </w:rPr>
        <w:t>ex-Wald,</w:t>
      </w:r>
      <w:r w:rsidR="001E0CFE">
        <w:rPr>
          <w:spacing w:val="-3"/>
        </w:rPr>
        <w:t xml:space="preserve"> </w:t>
      </w:r>
      <w:r w:rsidR="001E0CFE">
        <w:rPr>
          <w:spacing w:val="-4"/>
        </w:rPr>
        <w:t>Gamma,</w:t>
      </w:r>
      <w:r w:rsidR="001E0CFE">
        <w:rPr>
          <w:spacing w:val="-3"/>
        </w:rPr>
        <w:t xml:space="preserve"> </w:t>
      </w:r>
      <w:r w:rsidR="001E0CFE">
        <w:rPr>
          <w:spacing w:val="-5"/>
        </w:rPr>
        <w:t>and</w:t>
      </w:r>
    </w:p>
    <w:p w14:paraId="2B8A78B7" w14:textId="5BB02210" w:rsidR="00470D98" w:rsidRDefault="001644E6">
      <w:pPr>
        <w:pStyle w:val="BodyText"/>
      </w:pPr>
      <w:del w:id="2733" w:author="Hughes, Anna E" w:date="2023-08-09T15:29:00Z">
        <w:r>
          <w:rPr>
            <w:rFonts w:ascii="Trebuchet MS"/>
            <w:spacing w:val="-6"/>
            <w:sz w:val="12"/>
          </w:rPr>
          <w:delText>655</w:delText>
        </w:r>
      </w:del>
      <w:ins w:id="2734" w:author="Hughes, Anna E" w:date="2023-08-09T15:29:00Z">
        <w:r w:rsidR="001E0CFE">
          <w:rPr>
            <w:rFonts w:ascii="Trebuchet MS"/>
            <w:spacing w:val="-6"/>
            <w:sz w:val="12"/>
          </w:rPr>
          <w:t>653</w:t>
        </w:r>
      </w:ins>
      <w:r w:rsidR="001E0CFE">
        <w:rPr>
          <w:rFonts w:ascii="Trebuchet MS"/>
          <w:spacing w:val="36"/>
          <w:sz w:val="12"/>
        </w:rPr>
        <w:t xml:space="preserve">  </w:t>
      </w:r>
      <w:r w:rsidR="001E0CFE">
        <w:rPr>
          <w:spacing w:val="-6"/>
        </w:rPr>
        <w:t>Weibull</w:t>
      </w:r>
      <w:r w:rsidR="001E0CFE">
        <w:rPr>
          <w:spacing w:val="13"/>
        </w:rPr>
        <w:t xml:space="preserve"> </w:t>
      </w:r>
      <w:r w:rsidR="001E0CFE">
        <w:rPr>
          <w:spacing w:val="-6"/>
        </w:rPr>
        <w:t>distributions</w:t>
      </w:r>
      <w:r w:rsidR="001E0CFE">
        <w:rPr>
          <w:spacing w:val="12"/>
        </w:rPr>
        <w:t xml:space="preserve"> </w:t>
      </w:r>
      <w:r w:rsidR="001E0CFE">
        <w:rPr>
          <w:spacing w:val="-6"/>
        </w:rPr>
        <w:t>and</w:t>
      </w:r>
      <w:r w:rsidR="001E0CFE">
        <w:rPr>
          <w:spacing w:val="13"/>
        </w:rPr>
        <w:t xml:space="preserve"> </w:t>
      </w:r>
      <w:r w:rsidR="001E0CFE">
        <w:rPr>
          <w:spacing w:val="-6"/>
        </w:rPr>
        <w:t>found</w:t>
      </w:r>
      <w:r w:rsidR="001E0CFE">
        <w:rPr>
          <w:spacing w:val="13"/>
        </w:rPr>
        <w:t xml:space="preserve"> </w:t>
      </w:r>
      <w:r w:rsidR="001E0CFE">
        <w:rPr>
          <w:spacing w:val="-6"/>
        </w:rPr>
        <w:t>that</w:t>
      </w:r>
      <w:r w:rsidR="001E0CFE">
        <w:rPr>
          <w:spacing w:val="13"/>
        </w:rPr>
        <w:t xml:space="preserve"> </w:t>
      </w:r>
      <w:r w:rsidR="001E0CFE">
        <w:rPr>
          <w:spacing w:val="-6"/>
        </w:rPr>
        <w:t>the</w:t>
      </w:r>
      <w:r w:rsidR="001E0CFE">
        <w:rPr>
          <w:spacing w:val="12"/>
        </w:rPr>
        <w:t xml:space="preserve"> </w:t>
      </w:r>
      <w:r w:rsidR="001E0CFE">
        <w:rPr>
          <w:spacing w:val="-6"/>
        </w:rPr>
        <w:t>distributions</w:t>
      </w:r>
      <w:r w:rsidR="001E0CFE">
        <w:rPr>
          <w:spacing w:val="13"/>
        </w:rPr>
        <w:t xml:space="preserve"> </w:t>
      </w:r>
      <w:r w:rsidR="001E0CFE">
        <w:rPr>
          <w:spacing w:val="-6"/>
        </w:rPr>
        <w:t>with</w:t>
      </w:r>
      <w:r w:rsidR="001E0CFE">
        <w:rPr>
          <w:spacing w:val="13"/>
        </w:rPr>
        <w:t xml:space="preserve"> </w:t>
      </w:r>
      <w:r w:rsidR="001E0CFE">
        <w:rPr>
          <w:spacing w:val="-6"/>
        </w:rPr>
        <w:t>exponential</w:t>
      </w:r>
      <w:r w:rsidR="001E0CFE">
        <w:rPr>
          <w:spacing w:val="13"/>
        </w:rPr>
        <w:t xml:space="preserve"> </w:t>
      </w:r>
      <w:r w:rsidR="001E0CFE">
        <w:rPr>
          <w:spacing w:val="-6"/>
        </w:rPr>
        <w:t>compo-</w:t>
      </w:r>
    </w:p>
    <w:p w14:paraId="7A45BF4C" w14:textId="0F17A292" w:rsidR="00470D98" w:rsidRDefault="001644E6">
      <w:pPr>
        <w:pStyle w:val="BodyText"/>
        <w:spacing w:before="8"/>
      </w:pPr>
      <w:del w:id="2735" w:author="Hughes, Anna E" w:date="2023-08-09T15:29:00Z">
        <w:r>
          <w:rPr>
            <w:rFonts w:ascii="Trebuchet MS"/>
            <w:spacing w:val="-2"/>
            <w:sz w:val="12"/>
          </w:rPr>
          <w:delText>656</w:delText>
        </w:r>
      </w:del>
      <w:ins w:id="2736" w:author="Hughes, Anna E" w:date="2023-08-09T15:29:00Z">
        <w:r w:rsidR="001E0CFE">
          <w:rPr>
            <w:rFonts w:ascii="Trebuchet MS"/>
            <w:spacing w:val="-2"/>
            <w:sz w:val="12"/>
          </w:rPr>
          <w:t>654</w:t>
        </w:r>
      </w:ins>
      <w:r w:rsidR="001E0CFE">
        <w:rPr>
          <w:rFonts w:ascii="Trebuchet MS"/>
          <w:spacing w:val="34"/>
          <w:sz w:val="12"/>
        </w:rPr>
        <w:t xml:space="preserve">  </w:t>
      </w:r>
      <w:r w:rsidR="001E0CFE">
        <w:rPr>
          <w:spacing w:val="-2"/>
        </w:rPr>
        <w:t>nents</w:t>
      </w:r>
      <w:r w:rsidR="001E0CFE">
        <w:rPr>
          <w:spacing w:val="9"/>
        </w:rPr>
        <w:t xml:space="preserve"> </w:t>
      </w:r>
      <w:r w:rsidR="001E0CFE">
        <w:rPr>
          <w:spacing w:val="-2"/>
        </w:rPr>
        <w:t>offer</w:t>
      </w:r>
      <w:r w:rsidR="001E0CFE">
        <w:rPr>
          <w:spacing w:val="8"/>
        </w:rPr>
        <w:t xml:space="preserve"> </w:t>
      </w:r>
      <w:r w:rsidR="001E0CFE">
        <w:rPr>
          <w:spacing w:val="-2"/>
        </w:rPr>
        <w:t>a</w:t>
      </w:r>
      <w:r w:rsidR="001E0CFE">
        <w:rPr>
          <w:spacing w:val="9"/>
        </w:rPr>
        <w:t xml:space="preserve"> </w:t>
      </w:r>
      <w:r w:rsidR="001E0CFE">
        <w:rPr>
          <w:spacing w:val="-2"/>
        </w:rPr>
        <w:t>better</w:t>
      </w:r>
      <w:r w:rsidR="001E0CFE">
        <w:rPr>
          <w:spacing w:val="8"/>
        </w:rPr>
        <w:t xml:space="preserve"> </w:t>
      </w:r>
      <w:r w:rsidR="001E0CFE">
        <w:rPr>
          <w:spacing w:val="-2"/>
        </w:rPr>
        <w:t>fit</w:t>
      </w:r>
      <w:r w:rsidR="001E0CFE">
        <w:rPr>
          <w:spacing w:val="8"/>
        </w:rPr>
        <w:t xml:space="preserve"> </w:t>
      </w:r>
      <w:r w:rsidR="001E0CFE">
        <w:rPr>
          <w:spacing w:val="-2"/>
        </w:rPr>
        <w:t>to</w:t>
      </w:r>
      <w:r w:rsidR="001E0CFE">
        <w:rPr>
          <w:spacing w:val="9"/>
        </w:rPr>
        <w:t xml:space="preserve"> </w:t>
      </w:r>
      <w:r w:rsidR="001E0CFE">
        <w:rPr>
          <w:spacing w:val="-2"/>
        </w:rPr>
        <w:t>the</w:t>
      </w:r>
      <w:r w:rsidR="001E0CFE">
        <w:rPr>
          <w:spacing w:val="8"/>
        </w:rPr>
        <w:t xml:space="preserve"> </w:t>
      </w:r>
      <w:r w:rsidR="001E0CFE">
        <w:rPr>
          <w:spacing w:val="-2"/>
        </w:rPr>
        <w:t>data.</w:t>
      </w:r>
      <w:r w:rsidR="001E0CFE">
        <w:rPr>
          <w:spacing w:val="58"/>
        </w:rPr>
        <w:t xml:space="preserve"> </w:t>
      </w:r>
      <w:r w:rsidR="001E0CFE">
        <w:rPr>
          <w:spacing w:val="-2"/>
        </w:rPr>
        <w:t>Our</w:t>
      </w:r>
      <w:r w:rsidR="001E0CFE">
        <w:rPr>
          <w:spacing w:val="8"/>
        </w:rPr>
        <w:t xml:space="preserve"> </w:t>
      </w:r>
      <w:r w:rsidR="001E0CFE">
        <w:rPr>
          <w:spacing w:val="-2"/>
        </w:rPr>
        <w:t>results</w:t>
      </w:r>
      <w:r w:rsidR="001E0CFE">
        <w:rPr>
          <w:spacing w:val="8"/>
        </w:rPr>
        <w:t xml:space="preserve"> </w:t>
      </w:r>
      <w:r w:rsidR="001E0CFE">
        <w:rPr>
          <w:spacing w:val="-2"/>
        </w:rPr>
        <w:t>are</w:t>
      </w:r>
      <w:r w:rsidR="001E0CFE">
        <w:rPr>
          <w:spacing w:val="9"/>
        </w:rPr>
        <w:t xml:space="preserve"> </w:t>
      </w:r>
      <w:r w:rsidR="001E0CFE">
        <w:rPr>
          <w:spacing w:val="-2"/>
        </w:rPr>
        <w:t>in</w:t>
      </w:r>
      <w:r w:rsidR="001E0CFE">
        <w:rPr>
          <w:spacing w:val="8"/>
        </w:rPr>
        <w:t xml:space="preserve"> </w:t>
      </w:r>
      <w:r w:rsidR="001E0CFE">
        <w:rPr>
          <w:spacing w:val="-2"/>
        </w:rPr>
        <w:t>line</w:t>
      </w:r>
      <w:r w:rsidR="001E0CFE">
        <w:rPr>
          <w:spacing w:val="8"/>
        </w:rPr>
        <w:t xml:space="preserve"> </w:t>
      </w:r>
      <w:r w:rsidR="001E0CFE">
        <w:rPr>
          <w:spacing w:val="-2"/>
        </w:rPr>
        <w:t>with</w:t>
      </w:r>
      <w:r w:rsidR="001E0CFE">
        <w:rPr>
          <w:spacing w:val="9"/>
        </w:rPr>
        <w:t xml:space="preserve"> </w:t>
      </w:r>
      <w:r w:rsidR="001E0CFE">
        <w:rPr>
          <w:spacing w:val="-2"/>
        </w:rPr>
        <w:t>this.</w:t>
      </w:r>
      <w:r w:rsidR="001E0CFE">
        <w:rPr>
          <w:spacing w:val="58"/>
        </w:rPr>
        <w:t xml:space="preserve"> </w:t>
      </w:r>
      <w:r w:rsidR="001E0CFE">
        <w:rPr>
          <w:spacing w:val="-2"/>
        </w:rPr>
        <w:t>However,</w:t>
      </w:r>
    </w:p>
    <w:p w14:paraId="60C8B700" w14:textId="18C47DF4" w:rsidR="00470D98" w:rsidRDefault="001644E6">
      <w:pPr>
        <w:pStyle w:val="BodyText"/>
      </w:pPr>
      <w:del w:id="2737" w:author="Hughes, Anna E" w:date="2023-08-09T15:29:00Z">
        <w:r>
          <w:rPr>
            <w:rFonts w:ascii="Trebuchet MS"/>
            <w:spacing w:val="-6"/>
            <w:sz w:val="12"/>
          </w:rPr>
          <w:delText>657</w:delText>
        </w:r>
      </w:del>
      <w:ins w:id="2738" w:author="Hughes, Anna E" w:date="2023-08-09T15:29:00Z">
        <w:r w:rsidR="001E0CFE">
          <w:rPr>
            <w:rFonts w:ascii="Trebuchet MS"/>
            <w:spacing w:val="-6"/>
            <w:sz w:val="12"/>
          </w:rPr>
          <w:t>655</w:t>
        </w:r>
      </w:ins>
      <w:r w:rsidR="001E0CFE">
        <w:rPr>
          <w:rFonts w:ascii="Trebuchet MS"/>
          <w:spacing w:val="40"/>
          <w:sz w:val="12"/>
        </w:rPr>
        <w:t xml:space="preserve">  </w:t>
      </w:r>
      <w:r w:rsidR="001E0CFE">
        <w:rPr>
          <w:spacing w:val="-6"/>
        </w:rPr>
        <w:t>we</w:t>
      </w:r>
      <w:r w:rsidR="001E0CFE">
        <w:rPr>
          <w:spacing w:val="-3"/>
        </w:rPr>
        <w:t xml:space="preserve"> </w:t>
      </w:r>
      <w:r w:rsidR="001E0CFE">
        <w:rPr>
          <w:spacing w:val="-6"/>
        </w:rPr>
        <w:t>opted</w:t>
      </w:r>
      <w:r w:rsidR="001E0CFE">
        <w:rPr>
          <w:spacing w:val="-4"/>
        </w:rPr>
        <w:t xml:space="preserve"> </w:t>
      </w:r>
      <w:r w:rsidR="001E0CFE">
        <w:rPr>
          <w:spacing w:val="-6"/>
        </w:rPr>
        <w:t>to</w:t>
      </w:r>
      <w:r w:rsidR="001E0CFE">
        <w:rPr>
          <w:spacing w:val="-3"/>
        </w:rPr>
        <w:t xml:space="preserve"> </w:t>
      </w:r>
      <w:r w:rsidR="001E0CFE">
        <w:rPr>
          <w:spacing w:val="-6"/>
        </w:rPr>
        <w:t>use</w:t>
      </w:r>
      <w:r w:rsidR="001E0CFE">
        <w:rPr>
          <w:spacing w:val="-4"/>
        </w:rPr>
        <w:t xml:space="preserve"> </w:t>
      </w:r>
      <w:r w:rsidR="001E0CFE">
        <w:rPr>
          <w:spacing w:val="-6"/>
        </w:rPr>
        <w:t>a</w:t>
      </w:r>
      <w:r w:rsidR="001E0CFE">
        <w:rPr>
          <w:spacing w:val="-4"/>
        </w:rPr>
        <w:t xml:space="preserve"> </w:t>
      </w:r>
      <w:r w:rsidR="001E0CFE">
        <w:rPr>
          <w:spacing w:val="-6"/>
        </w:rPr>
        <w:t>shifted-lognormal</w:t>
      </w:r>
      <w:r w:rsidR="001E0CFE">
        <w:rPr>
          <w:spacing w:val="-3"/>
        </w:rPr>
        <w:t xml:space="preserve"> </w:t>
      </w:r>
      <w:r w:rsidR="001E0CFE">
        <w:rPr>
          <w:spacing w:val="-6"/>
        </w:rPr>
        <w:t>distribution</w:t>
      </w:r>
      <w:r w:rsidR="001E0CFE">
        <w:rPr>
          <w:spacing w:val="-4"/>
        </w:rPr>
        <w:t xml:space="preserve"> </w:t>
      </w:r>
      <w:r w:rsidR="001E0CFE">
        <w:rPr>
          <w:spacing w:val="-6"/>
        </w:rPr>
        <w:t>in</w:t>
      </w:r>
      <w:r w:rsidR="001E0CFE">
        <w:rPr>
          <w:spacing w:val="-3"/>
        </w:rPr>
        <w:t xml:space="preserve"> </w:t>
      </w:r>
      <w:r w:rsidR="001E0CFE">
        <w:rPr>
          <w:spacing w:val="-6"/>
        </w:rPr>
        <w:t>our</w:t>
      </w:r>
      <w:r w:rsidR="001E0CFE">
        <w:rPr>
          <w:spacing w:val="-4"/>
        </w:rPr>
        <w:t xml:space="preserve"> </w:t>
      </w:r>
      <w:r w:rsidR="001E0CFE">
        <w:rPr>
          <w:spacing w:val="-6"/>
        </w:rPr>
        <w:t>analysis</w:t>
      </w:r>
      <w:r w:rsidR="001E0CFE">
        <w:rPr>
          <w:spacing w:val="-3"/>
        </w:rPr>
        <w:t xml:space="preserve"> </w:t>
      </w:r>
      <w:r w:rsidR="001E0CFE">
        <w:rPr>
          <w:spacing w:val="-6"/>
        </w:rPr>
        <w:t>above</w:t>
      </w:r>
      <w:r w:rsidR="001E0CFE">
        <w:rPr>
          <w:spacing w:val="-4"/>
        </w:rPr>
        <w:t xml:space="preserve"> </w:t>
      </w:r>
      <w:r w:rsidR="001E0CFE">
        <w:rPr>
          <w:spacing w:val="-6"/>
        </w:rPr>
        <w:t>for</w:t>
      </w:r>
      <w:r w:rsidR="001E0CFE">
        <w:rPr>
          <w:spacing w:val="-3"/>
        </w:rPr>
        <w:t xml:space="preserve"> </w:t>
      </w:r>
      <w:r w:rsidR="001E0CFE">
        <w:rPr>
          <w:spacing w:val="-6"/>
        </w:rPr>
        <w:t>mostly</w:t>
      </w:r>
    </w:p>
    <w:p w14:paraId="0F216687" w14:textId="4520B4FC" w:rsidR="00470D98" w:rsidRDefault="001644E6">
      <w:pPr>
        <w:pStyle w:val="BodyText"/>
        <w:spacing w:before="8"/>
      </w:pPr>
      <w:del w:id="2739" w:author="Hughes, Anna E" w:date="2023-08-09T15:29:00Z">
        <w:r>
          <w:rPr>
            <w:rFonts w:ascii="Trebuchet MS"/>
            <w:w w:val="90"/>
            <w:sz w:val="12"/>
          </w:rPr>
          <w:delText>658</w:delText>
        </w:r>
      </w:del>
      <w:ins w:id="2740" w:author="Hughes, Anna E" w:date="2023-08-09T15:29:00Z">
        <w:r w:rsidR="001E0CFE">
          <w:rPr>
            <w:rFonts w:ascii="Trebuchet MS"/>
            <w:w w:val="90"/>
            <w:sz w:val="12"/>
          </w:rPr>
          <w:t>656</w:t>
        </w:r>
      </w:ins>
      <w:r w:rsidR="001E0CFE">
        <w:rPr>
          <w:rFonts w:ascii="Trebuchet MS"/>
          <w:spacing w:val="73"/>
          <w:sz w:val="12"/>
        </w:rPr>
        <w:t xml:space="preserve">  </w:t>
      </w:r>
      <w:r w:rsidR="001E0CFE">
        <w:rPr>
          <w:w w:val="90"/>
        </w:rPr>
        <w:t>pragmatic</w:t>
      </w:r>
      <w:r w:rsidR="001E0CFE">
        <w:rPr>
          <w:spacing w:val="9"/>
        </w:rPr>
        <w:t xml:space="preserve"> </w:t>
      </w:r>
      <w:r w:rsidR="001E0CFE">
        <w:rPr>
          <w:w w:val="90"/>
        </w:rPr>
        <w:t>reasons,</w:t>
      </w:r>
      <w:r w:rsidR="001E0CFE">
        <w:rPr>
          <w:spacing w:val="9"/>
        </w:rPr>
        <w:t xml:space="preserve"> </w:t>
      </w:r>
      <w:r w:rsidR="001E0CFE">
        <w:rPr>
          <w:w w:val="90"/>
        </w:rPr>
        <w:t>as</w:t>
      </w:r>
      <w:r w:rsidR="001E0CFE">
        <w:rPr>
          <w:spacing w:val="9"/>
        </w:rPr>
        <w:t xml:space="preserve"> </w:t>
      </w:r>
      <w:r w:rsidR="001E0CFE">
        <w:rPr>
          <w:w w:val="90"/>
        </w:rPr>
        <w:t>these</w:t>
      </w:r>
      <w:r w:rsidR="001E0CFE">
        <w:rPr>
          <w:spacing w:val="9"/>
        </w:rPr>
        <w:t xml:space="preserve"> </w:t>
      </w:r>
      <w:r w:rsidR="001E0CFE">
        <w:rPr>
          <w:w w:val="90"/>
        </w:rPr>
        <w:t>more</w:t>
      </w:r>
      <w:r w:rsidR="001E0CFE">
        <w:rPr>
          <w:spacing w:val="9"/>
        </w:rPr>
        <w:t xml:space="preserve"> </w:t>
      </w:r>
      <w:r w:rsidR="001E0CFE">
        <w:rPr>
          <w:w w:val="90"/>
        </w:rPr>
        <w:t>complex</w:t>
      </w:r>
      <w:r w:rsidR="001E0CFE">
        <w:rPr>
          <w:spacing w:val="9"/>
        </w:rPr>
        <w:t xml:space="preserve"> </w:t>
      </w:r>
      <w:r w:rsidR="001E0CFE">
        <w:rPr>
          <w:w w:val="90"/>
        </w:rPr>
        <w:t>distributions</w:t>
      </w:r>
      <w:r w:rsidR="001E0CFE">
        <w:rPr>
          <w:spacing w:val="8"/>
        </w:rPr>
        <w:t xml:space="preserve"> </w:t>
      </w:r>
      <w:r w:rsidR="001E0CFE">
        <w:rPr>
          <w:w w:val="90"/>
        </w:rPr>
        <w:t>are</w:t>
      </w:r>
      <w:r w:rsidR="001E0CFE">
        <w:rPr>
          <w:spacing w:val="9"/>
        </w:rPr>
        <w:t xml:space="preserve"> </w:t>
      </w:r>
      <w:r w:rsidR="001E0CFE">
        <w:rPr>
          <w:w w:val="90"/>
        </w:rPr>
        <w:t>often</w:t>
      </w:r>
      <w:r w:rsidR="001E0CFE">
        <w:rPr>
          <w:spacing w:val="9"/>
        </w:rPr>
        <w:t xml:space="preserve"> </w:t>
      </w:r>
      <w:r w:rsidR="001E0CFE">
        <w:rPr>
          <w:spacing w:val="-2"/>
          <w:w w:val="90"/>
        </w:rPr>
        <w:t>computationally</w:t>
      </w:r>
    </w:p>
    <w:p w14:paraId="0F66EF42" w14:textId="12CBFBFF" w:rsidR="00470D98" w:rsidRDefault="001644E6">
      <w:pPr>
        <w:pStyle w:val="BodyText"/>
      </w:pPr>
      <w:del w:id="2741" w:author="Hughes, Anna E" w:date="2023-08-09T15:29:00Z">
        <w:r>
          <w:rPr>
            <w:rFonts w:ascii="Trebuchet MS" w:hAnsi="Trebuchet MS"/>
            <w:spacing w:val="-2"/>
            <w:sz w:val="12"/>
          </w:rPr>
          <w:delText>659</w:delText>
        </w:r>
      </w:del>
      <w:ins w:id="2742" w:author="Hughes, Anna E" w:date="2023-08-09T15:29:00Z">
        <w:r w:rsidR="001E0CFE">
          <w:rPr>
            <w:rFonts w:ascii="Trebuchet MS" w:hAnsi="Trebuchet MS"/>
            <w:spacing w:val="-2"/>
            <w:sz w:val="12"/>
          </w:rPr>
          <w:t>657</w:t>
        </w:r>
      </w:ins>
      <w:r w:rsidR="001E0CFE">
        <w:rPr>
          <w:rFonts w:ascii="Trebuchet MS" w:hAnsi="Trebuchet MS"/>
          <w:spacing w:val="33"/>
          <w:sz w:val="12"/>
        </w:rPr>
        <w:t xml:space="preserve">  </w:t>
      </w:r>
      <w:r w:rsidR="001E0CFE">
        <w:rPr>
          <w:spacing w:val="-2"/>
        </w:rPr>
        <w:t>difficult</w:t>
      </w:r>
      <w:r w:rsidR="001E0CFE">
        <w:rPr>
          <w:spacing w:val="-1"/>
        </w:rPr>
        <w:t xml:space="preserve"> </w:t>
      </w:r>
      <w:r w:rsidR="001E0CFE">
        <w:rPr>
          <w:spacing w:val="-2"/>
        </w:rPr>
        <w:t>to</w:t>
      </w:r>
      <w:r w:rsidR="001E0CFE">
        <w:rPr>
          <w:spacing w:val="-1"/>
        </w:rPr>
        <w:t xml:space="preserve"> </w:t>
      </w:r>
      <w:r w:rsidR="001E0CFE">
        <w:rPr>
          <w:spacing w:val="-2"/>
        </w:rPr>
        <w:t>fit</w:t>
      </w:r>
      <w:hyperlink w:anchor="_bookmark22" w:history="1">
        <w:r w:rsidR="001E0CFE">
          <w:rPr>
            <w:spacing w:val="-2"/>
            <w:vertAlign w:val="superscript"/>
          </w:rPr>
          <w:t>5</w:t>
        </w:r>
      </w:hyperlink>
      <w:r w:rsidR="001E0CFE">
        <w:rPr>
          <w:spacing w:val="-2"/>
        </w:rPr>
        <w:t>.</w:t>
      </w:r>
      <w:r w:rsidR="001E0CFE">
        <w:rPr>
          <w:spacing w:val="28"/>
        </w:rPr>
        <w:t xml:space="preserve"> </w:t>
      </w:r>
      <w:r w:rsidR="001E0CFE">
        <w:rPr>
          <w:spacing w:val="-2"/>
        </w:rPr>
        <w:t>It</w:t>
      </w:r>
      <w:r w:rsidR="001E0CFE">
        <w:rPr>
          <w:spacing w:val="-1"/>
        </w:rPr>
        <w:t xml:space="preserve"> </w:t>
      </w:r>
      <w:r w:rsidR="001E0CFE">
        <w:rPr>
          <w:spacing w:val="-2"/>
        </w:rPr>
        <w:t>has</w:t>
      </w:r>
      <w:r w:rsidR="001E0CFE">
        <w:rPr>
          <w:spacing w:val="-1"/>
        </w:rPr>
        <w:t xml:space="preserve"> </w:t>
      </w:r>
      <w:r w:rsidR="001E0CFE">
        <w:rPr>
          <w:spacing w:val="-2"/>
        </w:rPr>
        <w:t>also</w:t>
      </w:r>
      <w:r w:rsidR="001E0CFE">
        <w:rPr>
          <w:spacing w:val="-1"/>
        </w:rPr>
        <w:t xml:space="preserve"> </w:t>
      </w:r>
      <w:r w:rsidR="001E0CFE">
        <w:rPr>
          <w:spacing w:val="-2"/>
        </w:rPr>
        <w:t>been</w:t>
      </w:r>
      <w:r w:rsidR="001E0CFE">
        <w:rPr>
          <w:spacing w:val="-1"/>
        </w:rPr>
        <w:t xml:space="preserve"> </w:t>
      </w:r>
      <w:r w:rsidR="001E0CFE">
        <w:rPr>
          <w:spacing w:val="-2"/>
        </w:rPr>
        <w:t>argued</w:t>
      </w:r>
      <w:r w:rsidR="001E0CFE">
        <w:rPr>
          <w:spacing w:val="-1"/>
        </w:rPr>
        <w:t xml:space="preserve"> </w:t>
      </w:r>
      <w:r w:rsidR="001E0CFE">
        <w:rPr>
          <w:spacing w:val="-2"/>
        </w:rPr>
        <w:t>that</w:t>
      </w:r>
      <w:r w:rsidR="001E0CFE">
        <w:rPr>
          <w:spacing w:val="-1"/>
        </w:rPr>
        <w:t xml:space="preserve"> </w:t>
      </w:r>
      <w:r w:rsidR="001E0CFE">
        <w:rPr>
          <w:spacing w:val="-2"/>
        </w:rPr>
        <w:t>trying to</w:t>
      </w:r>
      <w:r w:rsidR="001E0CFE">
        <w:rPr>
          <w:spacing w:val="-1"/>
        </w:rPr>
        <w:t xml:space="preserve"> </w:t>
      </w:r>
      <w:r w:rsidR="001E0CFE">
        <w:rPr>
          <w:spacing w:val="-2"/>
        </w:rPr>
        <w:t>select</w:t>
      </w:r>
      <w:r w:rsidR="001E0CFE">
        <w:rPr>
          <w:spacing w:val="-1"/>
        </w:rPr>
        <w:t xml:space="preserve"> </w:t>
      </w:r>
      <w:r w:rsidR="001E0CFE">
        <w:rPr>
          <w:spacing w:val="-2"/>
        </w:rPr>
        <w:t>a</w:t>
      </w:r>
      <w:r w:rsidR="001E0CFE">
        <w:rPr>
          <w:spacing w:val="-1"/>
        </w:rPr>
        <w:t xml:space="preserve"> </w:t>
      </w:r>
      <w:r w:rsidR="001E0CFE">
        <w:rPr>
          <w:spacing w:val="-2"/>
        </w:rPr>
        <w:t>“correct”</w:t>
      </w:r>
      <w:r w:rsidR="001E0CFE">
        <w:rPr>
          <w:spacing w:val="-1"/>
        </w:rPr>
        <w:t xml:space="preserve"> </w:t>
      </w:r>
      <w:r w:rsidR="001E0CFE">
        <w:rPr>
          <w:spacing w:val="-2"/>
        </w:rPr>
        <w:t>distribu-</w:t>
      </w:r>
    </w:p>
    <w:p w14:paraId="7AF582E0" w14:textId="368F0DF3" w:rsidR="00470D98" w:rsidRDefault="001644E6">
      <w:pPr>
        <w:pStyle w:val="BodyText"/>
        <w:spacing w:before="8"/>
      </w:pPr>
      <w:del w:id="2743" w:author="Hughes, Anna E" w:date="2023-08-09T15:29:00Z">
        <w:r>
          <w:rPr>
            <w:rFonts w:ascii="Trebuchet MS"/>
            <w:spacing w:val="-2"/>
            <w:sz w:val="12"/>
          </w:rPr>
          <w:delText>660</w:delText>
        </w:r>
      </w:del>
      <w:ins w:id="2744" w:author="Hughes, Anna E" w:date="2023-08-09T15:29:00Z">
        <w:r w:rsidR="001E0CFE">
          <w:rPr>
            <w:rFonts w:ascii="Trebuchet MS"/>
            <w:spacing w:val="-2"/>
            <w:sz w:val="12"/>
          </w:rPr>
          <w:t>658</w:t>
        </w:r>
      </w:ins>
      <w:r w:rsidR="001E0CFE">
        <w:rPr>
          <w:rFonts w:ascii="Trebuchet MS"/>
          <w:spacing w:val="31"/>
          <w:sz w:val="12"/>
        </w:rPr>
        <w:t xml:space="preserve">  </w:t>
      </w:r>
      <w:r w:rsidR="001E0CFE">
        <w:rPr>
          <w:spacing w:val="-2"/>
        </w:rPr>
        <w:t>tion</w:t>
      </w:r>
      <w:r w:rsidR="001E0CFE">
        <w:rPr>
          <w:spacing w:val="3"/>
        </w:rPr>
        <w:t xml:space="preserve"> </w:t>
      </w:r>
      <w:r w:rsidR="001E0CFE">
        <w:rPr>
          <w:spacing w:val="-2"/>
        </w:rPr>
        <w:t>is</w:t>
      </w:r>
      <w:r w:rsidR="001E0CFE">
        <w:rPr>
          <w:spacing w:val="2"/>
        </w:rPr>
        <w:t xml:space="preserve"> </w:t>
      </w:r>
      <w:r w:rsidR="001E0CFE">
        <w:rPr>
          <w:spacing w:val="-2"/>
        </w:rPr>
        <w:t>likely</w:t>
      </w:r>
      <w:r w:rsidR="001E0CFE">
        <w:rPr>
          <w:spacing w:val="2"/>
        </w:rPr>
        <w:t xml:space="preserve"> </w:t>
      </w:r>
      <w:r w:rsidR="001E0CFE">
        <w:rPr>
          <w:spacing w:val="-2"/>
        </w:rPr>
        <w:t>to</w:t>
      </w:r>
      <w:r w:rsidR="001E0CFE">
        <w:rPr>
          <w:spacing w:val="2"/>
        </w:rPr>
        <w:t xml:space="preserve"> </w:t>
      </w:r>
      <w:r w:rsidR="001E0CFE">
        <w:rPr>
          <w:spacing w:val="-2"/>
        </w:rPr>
        <w:t>be</w:t>
      </w:r>
      <w:r w:rsidR="001E0CFE">
        <w:rPr>
          <w:spacing w:val="2"/>
        </w:rPr>
        <w:t xml:space="preserve"> </w:t>
      </w:r>
      <w:r w:rsidR="001E0CFE">
        <w:rPr>
          <w:spacing w:val="-2"/>
        </w:rPr>
        <w:t>problematic</w:t>
      </w:r>
      <w:r w:rsidR="001E0CFE">
        <w:rPr>
          <w:spacing w:val="2"/>
        </w:rPr>
        <w:t xml:space="preserve"> </w:t>
      </w:r>
      <w:r w:rsidR="001E0CFE">
        <w:rPr>
          <w:spacing w:val="-2"/>
        </w:rPr>
        <w:t>for</w:t>
      </w:r>
      <w:r w:rsidR="001E0CFE">
        <w:rPr>
          <w:spacing w:val="2"/>
        </w:rPr>
        <w:t xml:space="preserve"> </w:t>
      </w:r>
      <w:r w:rsidR="001E0CFE">
        <w:rPr>
          <w:spacing w:val="-2"/>
        </w:rPr>
        <w:t>empirical</w:t>
      </w:r>
      <w:r w:rsidR="001E0CFE">
        <w:rPr>
          <w:spacing w:val="2"/>
        </w:rPr>
        <w:t xml:space="preserve"> </w:t>
      </w:r>
      <w:r w:rsidR="001E0CFE">
        <w:rPr>
          <w:spacing w:val="-2"/>
        </w:rPr>
        <w:t>data,</w:t>
      </w:r>
      <w:r w:rsidR="001E0CFE">
        <w:rPr>
          <w:spacing w:val="6"/>
        </w:rPr>
        <w:t xml:space="preserve"> </w:t>
      </w:r>
      <w:r w:rsidR="001E0CFE">
        <w:rPr>
          <w:spacing w:val="-2"/>
        </w:rPr>
        <w:t>which</w:t>
      </w:r>
      <w:r w:rsidR="001E0CFE">
        <w:rPr>
          <w:spacing w:val="2"/>
        </w:rPr>
        <w:t xml:space="preserve"> </w:t>
      </w:r>
      <w:r w:rsidR="001E0CFE">
        <w:rPr>
          <w:spacing w:val="-2"/>
        </w:rPr>
        <w:t>is</w:t>
      </w:r>
      <w:r w:rsidR="001E0CFE">
        <w:rPr>
          <w:spacing w:val="2"/>
        </w:rPr>
        <w:t xml:space="preserve"> </w:t>
      </w:r>
      <w:r w:rsidR="001E0CFE">
        <w:rPr>
          <w:spacing w:val="-2"/>
        </w:rPr>
        <w:t>probably</w:t>
      </w:r>
      <w:r w:rsidR="001E0CFE">
        <w:rPr>
          <w:spacing w:val="2"/>
        </w:rPr>
        <w:t xml:space="preserve"> </w:t>
      </w:r>
      <w:r w:rsidR="001E0CFE">
        <w:rPr>
          <w:spacing w:val="-2"/>
        </w:rPr>
        <w:t>a</w:t>
      </w:r>
      <w:r w:rsidR="001E0CFE">
        <w:rPr>
          <w:spacing w:val="2"/>
        </w:rPr>
        <w:t xml:space="preserve"> </w:t>
      </w:r>
      <w:r w:rsidR="001E0CFE">
        <w:rPr>
          <w:spacing w:val="-2"/>
        </w:rPr>
        <w:t>mixture</w:t>
      </w:r>
    </w:p>
    <w:p w14:paraId="37AACBA7" w14:textId="5613B2F4" w:rsidR="00470D98" w:rsidRDefault="001644E6">
      <w:pPr>
        <w:pStyle w:val="BodyText"/>
      </w:pPr>
      <w:del w:id="2745" w:author="Hughes, Anna E" w:date="2023-08-09T15:29:00Z">
        <w:r>
          <w:rPr>
            <w:rFonts w:ascii="Trebuchet MS"/>
            <w:spacing w:val="-2"/>
            <w:sz w:val="12"/>
          </w:rPr>
          <w:delText>661</w:delText>
        </w:r>
      </w:del>
      <w:ins w:id="2746" w:author="Hughes, Anna E" w:date="2023-08-09T15:29:00Z">
        <w:r w:rsidR="001E0CFE">
          <w:rPr>
            <w:rFonts w:ascii="Trebuchet MS"/>
            <w:spacing w:val="-2"/>
            <w:sz w:val="12"/>
          </w:rPr>
          <w:t>659</w:t>
        </w:r>
      </w:ins>
      <w:r w:rsidR="001E0CFE">
        <w:rPr>
          <w:rFonts w:ascii="Trebuchet MS"/>
          <w:spacing w:val="75"/>
          <w:w w:val="150"/>
          <w:sz w:val="12"/>
        </w:rPr>
        <w:t xml:space="preserve"> </w:t>
      </w:r>
      <w:r w:rsidR="001E0CFE">
        <w:rPr>
          <w:spacing w:val="-2"/>
        </w:rPr>
        <w:t>of</w:t>
      </w:r>
      <w:r w:rsidR="001E0CFE">
        <w:rPr>
          <w:spacing w:val="-5"/>
        </w:rPr>
        <w:t xml:space="preserve"> </w:t>
      </w:r>
      <w:r w:rsidR="001E0CFE">
        <w:rPr>
          <w:spacing w:val="-2"/>
        </w:rPr>
        <w:t>multiple</w:t>
      </w:r>
      <w:r w:rsidR="001E0CFE">
        <w:rPr>
          <w:spacing w:val="-6"/>
        </w:rPr>
        <w:t xml:space="preserve"> </w:t>
      </w:r>
      <w:r w:rsidR="001E0CFE">
        <w:rPr>
          <w:spacing w:val="-2"/>
        </w:rPr>
        <w:t>components</w:t>
      </w:r>
      <w:r w:rsidR="001E0CFE">
        <w:rPr>
          <w:spacing w:val="-5"/>
        </w:rPr>
        <w:t xml:space="preserve"> </w:t>
      </w:r>
      <w:del w:id="2747" w:author="Hughes, Anna E" w:date="2023-08-09T15:29:00Z">
        <w:r w:rsidR="00791F47">
          <w:fldChar w:fldCharType="begin"/>
        </w:r>
        <w:r w:rsidR="00791F47">
          <w:delInstrText xml:space="preserve"> HYPERLINK \l "_bookmark88" </w:delInstrText>
        </w:r>
        <w:r w:rsidR="00791F47">
          <w:fldChar w:fldCharType="separate"/>
        </w:r>
        <w:r>
          <w:rPr>
            <w:spacing w:val="-2"/>
          </w:rPr>
          <w:delText>(Wolfe</w:delText>
        </w:r>
        <w:r>
          <w:rPr>
            <w:spacing w:val="-5"/>
          </w:rPr>
          <w:delText xml:space="preserve"> </w:delText>
        </w:r>
        <w:r>
          <w:rPr>
            <w:spacing w:val="-2"/>
          </w:rPr>
          <w:delText>et</w:delText>
        </w:r>
        <w:r>
          <w:rPr>
            <w:spacing w:val="-5"/>
          </w:rPr>
          <w:delText xml:space="preserve"> </w:delText>
        </w:r>
        <w:r>
          <w:rPr>
            <w:spacing w:val="-2"/>
          </w:rPr>
          <w:delText>al.,</w:delText>
        </w:r>
        <w:r w:rsidR="00791F47">
          <w:rPr>
            <w:spacing w:val="-2"/>
          </w:rPr>
          <w:fldChar w:fldCharType="end"/>
        </w:r>
      </w:del>
      <w:ins w:id="2748" w:author="Hughes, Anna E" w:date="2023-08-09T15:29:00Z">
        <w:r w:rsidR="00791F47">
          <w:fldChar w:fldCharType="begin"/>
        </w:r>
        <w:r w:rsidR="00791F47">
          <w:instrText xml:space="preserve"> HYPERLINK \l "_bookmark89" </w:instrText>
        </w:r>
        <w:r w:rsidR="00791F47">
          <w:fldChar w:fldCharType="separate"/>
        </w:r>
        <w:r w:rsidR="001E0CFE">
          <w:rPr>
            <w:spacing w:val="-2"/>
          </w:rPr>
          <w:t>(Wolfe</w:t>
        </w:r>
        <w:r w:rsidR="001E0CFE">
          <w:rPr>
            <w:spacing w:val="-5"/>
          </w:rPr>
          <w:t xml:space="preserve"> </w:t>
        </w:r>
        <w:r w:rsidR="001E0CFE">
          <w:rPr>
            <w:spacing w:val="-2"/>
          </w:rPr>
          <w:t>et</w:t>
        </w:r>
        <w:r w:rsidR="001E0CFE">
          <w:rPr>
            <w:spacing w:val="-5"/>
          </w:rPr>
          <w:t xml:space="preserve"> </w:t>
        </w:r>
        <w:r w:rsidR="001E0CFE">
          <w:rPr>
            <w:spacing w:val="-2"/>
          </w:rPr>
          <w:t>al.,</w:t>
        </w:r>
        <w:r w:rsidR="00791F47">
          <w:rPr>
            <w:spacing w:val="-2"/>
          </w:rPr>
          <w:fldChar w:fldCharType="end"/>
        </w:r>
      </w:ins>
      <w:r w:rsidR="001E0CFE">
        <w:rPr>
          <w:spacing w:val="-6"/>
        </w:rPr>
        <w:t xml:space="preserve"> </w:t>
      </w:r>
      <w:del w:id="2749" w:author="Hughes, Anna E" w:date="2023-08-09T15:29:00Z">
        <w:r w:rsidR="00791F47">
          <w:fldChar w:fldCharType="begin"/>
        </w:r>
        <w:r w:rsidR="00791F47">
          <w:delInstrText xml:space="preserve"> HYPERLINK \l "_bookmark88" </w:delInstrText>
        </w:r>
        <w:r w:rsidR="00791F47">
          <w:fldChar w:fldCharType="separate"/>
        </w:r>
        <w:r>
          <w:rPr>
            <w:spacing w:val="-2"/>
          </w:rPr>
          <w:delText>2010).</w:delText>
        </w:r>
        <w:r w:rsidR="00791F47">
          <w:rPr>
            <w:spacing w:val="-2"/>
          </w:rPr>
          <w:fldChar w:fldCharType="end"/>
        </w:r>
      </w:del>
      <w:ins w:id="2750" w:author="Hughes, Anna E" w:date="2023-08-09T15:29:00Z">
        <w:r w:rsidR="00791F47">
          <w:fldChar w:fldCharType="begin"/>
        </w:r>
        <w:r w:rsidR="00791F47">
          <w:instrText xml:space="preserve"> HYPERLINK \l "_bookmark89" </w:instrText>
        </w:r>
        <w:r w:rsidR="00791F47">
          <w:fldChar w:fldCharType="separate"/>
        </w:r>
        <w:r w:rsidR="001E0CFE">
          <w:rPr>
            <w:spacing w:val="-2"/>
          </w:rPr>
          <w:t>2010).</w:t>
        </w:r>
        <w:r w:rsidR="00791F47">
          <w:rPr>
            <w:spacing w:val="-2"/>
          </w:rPr>
          <w:fldChar w:fldCharType="end"/>
        </w:r>
      </w:ins>
      <w:r w:rsidR="001E0CFE">
        <w:rPr>
          <w:spacing w:val="22"/>
        </w:rPr>
        <w:t xml:space="preserve"> </w:t>
      </w:r>
      <w:r w:rsidR="001E0CFE">
        <w:rPr>
          <w:spacing w:val="-2"/>
        </w:rPr>
        <w:t>Similarly,</w:t>
      </w:r>
      <w:r w:rsidR="001E0CFE">
        <w:rPr>
          <w:spacing w:val="-3"/>
        </w:rPr>
        <w:t xml:space="preserve"> </w:t>
      </w:r>
      <w:r w:rsidR="001E0CFE">
        <w:rPr>
          <w:spacing w:val="-2"/>
        </w:rPr>
        <w:t>some</w:t>
      </w:r>
      <w:r w:rsidR="001E0CFE">
        <w:rPr>
          <w:spacing w:val="-5"/>
        </w:rPr>
        <w:t xml:space="preserve"> </w:t>
      </w:r>
      <w:r w:rsidR="001E0CFE">
        <w:rPr>
          <w:spacing w:val="-2"/>
        </w:rPr>
        <w:t>recent</w:t>
      </w:r>
      <w:r w:rsidR="001E0CFE">
        <w:rPr>
          <w:spacing w:val="-5"/>
        </w:rPr>
        <w:t xml:space="preserve"> </w:t>
      </w:r>
      <w:r w:rsidR="001E0CFE">
        <w:rPr>
          <w:spacing w:val="-2"/>
        </w:rPr>
        <w:t>approaches</w:t>
      </w:r>
    </w:p>
    <w:p w14:paraId="2E539E4F" w14:textId="0319DA73" w:rsidR="00470D98" w:rsidRDefault="001644E6">
      <w:pPr>
        <w:pStyle w:val="BodyText"/>
        <w:spacing w:before="8"/>
      </w:pPr>
      <w:del w:id="2751" w:author="Hughes, Anna E" w:date="2023-08-09T15:29:00Z">
        <w:r>
          <w:rPr>
            <w:rFonts w:ascii="Trebuchet MS"/>
            <w:spacing w:val="-2"/>
            <w:sz w:val="12"/>
          </w:rPr>
          <w:delText>662</w:delText>
        </w:r>
      </w:del>
      <w:ins w:id="2752" w:author="Hughes, Anna E" w:date="2023-08-09T15:29:00Z">
        <w:r w:rsidR="001E0CFE">
          <w:rPr>
            <w:rFonts w:ascii="Trebuchet MS"/>
            <w:spacing w:val="-2"/>
            <w:sz w:val="12"/>
          </w:rPr>
          <w:t>660</w:t>
        </w:r>
      </w:ins>
      <w:r w:rsidR="001E0CFE">
        <w:rPr>
          <w:rFonts w:ascii="Trebuchet MS"/>
          <w:spacing w:val="75"/>
          <w:w w:val="150"/>
          <w:sz w:val="12"/>
        </w:rPr>
        <w:t xml:space="preserve"> </w:t>
      </w:r>
      <w:r w:rsidR="001E0CFE">
        <w:rPr>
          <w:spacing w:val="-2"/>
        </w:rPr>
        <w:t>make</w:t>
      </w:r>
      <w:r w:rsidR="001E0CFE">
        <w:rPr>
          <w:spacing w:val="-3"/>
        </w:rPr>
        <w:t xml:space="preserve"> </w:t>
      </w:r>
      <w:r w:rsidR="001E0CFE">
        <w:rPr>
          <w:spacing w:val="-2"/>
        </w:rPr>
        <w:t>use</w:t>
      </w:r>
      <w:r w:rsidR="001E0CFE">
        <w:rPr>
          <w:spacing w:val="-4"/>
        </w:rPr>
        <w:t xml:space="preserve"> </w:t>
      </w:r>
      <w:r w:rsidR="001E0CFE">
        <w:rPr>
          <w:spacing w:val="-2"/>
        </w:rPr>
        <w:t>of</w:t>
      </w:r>
      <w:r w:rsidR="001E0CFE">
        <w:rPr>
          <w:spacing w:val="-4"/>
        </w:rPr>
        <w:t xml:space="preserve"> </w:t>
      </w:r>
      <w:r w:rsidR="001E0CFE">
        <w:rPr>
          <w:spacing w:val="-2"/>
        </w:rPr>
        <w:t>drift-diffusion</w:t>
      </w:r>
      <w:r w:rsidR="001E0CFE">
        <w:rPr>
          <w:spacing w:val="-3"/>
        </w:rPr>
        <w:t xml:space="preserve"> </w:t>
      </w:r>
      <w:r w:rsidR="001E0CFE">
        <w:rPr>
          <w:spacing w:val="-2"/>
        </w:rPr>
        <w:t>methods</w:t>
      </w:r>
      <w:r w:rsidR="001E0CFE">
        <w:rPr>
          <w:spacing w:val="-4"/>
        </w:rPr>
        <w:t xml:space="preserve"> </w:t>
      </w:r>
      <w:r w:rsidR="001E0CFE">
        <w:rPr>
          <w:spacing w:val="-2"/>
        </w:rPr>
        <w:t>(e.g.</w:t>
      </w:r>
      <w:r w:rsidR="001E0CFE">
        <w:rPr>
          <w:spacing w:val="26"/>
        </w:rPr>
        <w:t xml:space="preserve"> </w:t>
      </w:r>
      <w:del w:id="2753" w:author="Hughes, Anna E" w:date="2023-08-09T15:29:00Z">
        <w:r w:rsidR="00791F47">
          <w:fldChar w:fldCharType="begin"/>
        </w:r>
        <w:r w:rsidR="00791F47">
          <w:delInstrText xml:space="preserve"> HYPERLINK \l "_bookmark86" </w:delInstrText>
        </w:r>
        <w:r w:rsidR="00791F47">
          <w:fldChar w:fldCharType="separate"/>
        </w:r>
        <w:r>
          <w:rPr>
            <w:spacing w:val="-2"/>
          </w:rPr>
          <w:delText>Wolfe</w:delText>
        </w:r>
        <w:r>
          <w:rPr>
            <w:spacing w:val="-4"/>
          </w:rPr>
          <w:delText xml:space="preserve"> </w:delText>
        </w:r>
        <w:r>
          <w:rPr>
            <w:spacing w:val="-2"/>
          </w:rPr>
          <w:delText>and</w:delText>
        </w:r>
        <w:r>
          <w:rPr>
            <w:spacing w:val="-4"/>
          </w:rPr>
          <w:delText xml:space="preserve"> </w:delText>
        </w:r>
        <w:r>
          <w:rPr>
            <w:spacing w:val="-2"/>
          </w:rPr>
          <w:delText>Van</w:delText>
        </w:r>
        <w:r>
          <w:rPr>
            <w:spacing w:val="-3"/>
          </w:rPr>
          <w:delText xml:space="preserve"> </w:delText>
        </w:r>
        <w:r>
          <w:rPr>
            <w:spacing w:val="-2"/>
          </w:rPr>
          <w:delText>Wert</w:delText>
        </w:r>
        <w:r w:rsidR="00791F47">
          <w:rPr>
            <w:spacing w:val="-2"/>
          </w:rPr>
          <w:fldChar w:fldCharType="end"/>
        </w:r>
      </w:del>
      <w:ins w:id="2754" w:author="Hughes, Anna E" w:date="2023-08-09T15:29:00Z">
        <w:r w:rsidR="00791F47">
          <w:fldChar w:fldCharType="begin"/>
        </w:r>
        <w:r w:rsidR="00791F47">
          <w:instrText xml:space="preserve"> HYPERLINK \l "_bookmark87" </w:instrText>
        </w:r>
        <w:r w:rsidR="00791F47">
          <w:fldChar w:fldCharType="separate"/>
        </w:r>
        <w:r w:rsidR="001E0CFE">
          <w:rPr>
            <w:spacing w:val="-2"/>
          </w:rPr>
          <w:t>Wolfe</w:t>
        </w:r>
        <w:r w:rsidR="001E0CFE">
          <w:rPr>
            <w:spacing w:val="-4"/>
          </w:rPr>
          <w:t xml:space="preserve"> </w:t>
        </w:r>
        <w:r w:rsidR="001E0CFE">
          <w:rPr>
            <w:spacing w:val="-2"/>
          </w:rPr>
          <w:t>and</w:t>
        </w:r>
        <w:r w:rsidR="001E0CFE">
          <w:rPr>
            <w:spacing w:val="-4"/>
          </w:rPr>
          <w:t xml:space="preserve"> </w:t>
        </w:r>
        <w:r w:rsidR="001E0CFE">
          <w:rPr>
            <w:spacing w:val="-2"/>
          </w:rPr>
          <w:t>Van</w:t>
        </w:r>
        <w:r w:rsidR="001E0CFE">
          <w:rPr>
            <w:spacing w:val="-3"/>
          </w:rPr>
          <w:t xml:space="preserve"> </w:t>
        </w:r>
        <w:r w:rsidR="001E0CFE">
          <w:rPr>
            <w:spacing w:val="-2"/>
          </w:rPr>
          <w:t>Wert</w:t>
        </w:r>
        <w:r w:rsidR="00791F47">
          <w:rPr>
            <w:spacing w:val="-2"/>
          </w:rPr>
          <w:fldChar w:fldCharType="end"/>
        </w:r>
      </w:ins>
      <w:r w:rsidR="001E0CFE">
        <w:rPr>
          <w:spacing w:val="-4"/>
        </w:rPr>
        <w:t xml:space="preserve"> </w:t>
      </w:r>
      <w:del w:id="2755" w:author="Hughes, Anna E" w:date="2023-08-09T15:29:00Z">
        <w:r w:rsidR="00791F47">
          <w:fldChar w:fldCharType="begin"/>
        </w:r>
        <w:r w:rsidR="00791F47">
          <w:delInstrText xml:space="preserve"> HYPERLINK \l "_bookmark86" </w:delInstrText>
        </w:r>
        <w:r w:rsidR="00791F47">
          <w:fldChar w:fldCharType="separate"/>
        </w:r>
        <w:r>
          <w:rPr>
            <w:spacing w:val="-2"/>
          </w:rPr>
          <w:delText>(2010);</w:delText>
        </w:r>
        <w:r w:rsidR="00791F47">
          <w:rPr>
            <w:spacing w:val="-2"/>
          </w:rPr>
          <w:fldChar w:fldCharType="end"/>
        </w:r>
      </w:del>
      <w:ins w:id="2756" w:author="Hughes, Anna E" w:date="2023-08-09T15:29:00Z">
        <w:r w:rsidR="00791F47">
          <w:fldChar w:fldCharType="begin"/>
        </w:r>
        <w:r w:rsidR="00791F47">
          <w:instrText xml:space="preserve"> HYPERLINK \l "_bookmark87" </w:instrText>
        </w:r>
        <w:r w:rsidR="00791F47">
          <w:fldChar w:fldCharType="separate"/>
        </w:r>
        <w:r w:rsidR="001E0CFE">
          <w:rPr>
            <w:spacing w:val="-2"/>
          </w:rPr>
          <w:t>(2010);</w:t>
        </w:r>
        <w:r w:rsidR="00791F47">
          <w:rPr>
            <w:spacing w:val="-2"/>
          </w:rPr>
          <w:fldChar w:fldCharType="end"/>
        </w:r>
      </w:ins>
      <w:r w:rsidR="001E0CFE">
        <w:rPr>
          <w:spacing w:val="-4"/>
        </w:rPr>
        <w:t xml:space="preserve"> </w:t>
      </w:r>
      <w:del w:id="2757" w:author="Hughes, Anna E" w:date="2023-08-09T15:29:00Z">
        <w:r w:rsidR="00791F47">
          <w:fldChar w:fldCharType="begin"/>
        </w:r>
        <w:r w:rsidR="00791F47">
          <w:delInstrText xml:space="preserve"> HYPERLINK \l "_bookmark90" </w:delInstrText>
        </w:r>
        <w:r w:rsidR="00791F47">
          <w:fldChar w:fldCharType="separate"/>
        </w:r>
        <w:r>
          <w:rPr>
            <w:spacing w:val="-2"/>
          </w:rPr>
          <w:delText>Yu</w:delText>
        </w:r>
        <w:r>
          <w:rPr>
            <w:spacing w:val="-4"/>
          </w:rPr>
          <w:delText xml:space="preserve"> </w:delText>
        </w:r>
        <w:r>
          <w:rPr>
            <w:spacing w:val="-2"/>
          </w:rPr>
          <w:delText>et</w:delText>
        </w:r>
        <w:r>
          <w:rPr>
            <w:spacing w:val="-3"/>
          </w:rPr>
          <w:delText xml:space="preserve"> </w:delText>
        </w:r>
        <w:r>
          <w:rPr>
            <w:spacing w:val="-5"/>
          </w:rPr>
          <w:delText>al.</w:delText>
        </w:r>
        <w:r w:rsidR="00791F47">
          <w:rPr>
            <w:spacing w:val="-5"/>
          </w:rPr>
          <w:fldChar w:fldCharType="end"/>
        </w:r>
      </w:del>
      <w:ins w:id="2758" w:author="Hughes, Anna E" w:date="2023-08-09T15:29:00Z">
        <w:r w:rsidR="00791F47">
          <w:fldChar w:fldCharType="begin"/>
        </w:r>
        <w:r w:rsidR="00791F47">
          <w:instrText xml:space="preserve"> HYPERLINK \l "_bookmark91" </w:instrText>
        </w:r>
        <w:r w:rsidR="00791F47">
          <w:fldChar w:fldCharType="separate"/>
        </w:r>
        <w:r w:rsidR="001E0CFE">
          <w:rPr>
            <w:spacing w:val="-2"/>
          </w:rPr>
          <w:t>Yu</w:t>
        </w:r>
        <w:r w:rsidR="001E0CFE">
          <w:rPr>
            <w:spacing w:val="-4"/>
          </w:rPr>
          <w:t xml:space="preserve"> </w:t>
        </w:r>
        <w:r w:rsidR="001E0CFE">
          <w:rPr>
            <w:spacing w:val="-2"/>
          </w:rPr>
          <w:t>et</w:t>
        </w:r>
        <w:r w:rsidR="001E0CFE">
          <w:rPr>
            <w:spacing w:val="-3"/>
          </w:rPr>
          <w:t xml:space="preserve"> </w:t>
        </w:r>
        <w:r w:rsidR="001E0CFE">
          <w:rPr>
            <w:spacing w:val="-5"/>
          </w:rPr>
          <w:t>al.</w:t>
        </w:r>
        <w:r w:rsidR="00791F47">
          <w:rPr>
            <w:spacing w:val="-5"/>
          </w:rPr>
          <w:fldChar w:fldCharType="end"/>
        </w:r>
      </w:ins>
    </w:p>
    <w:p w14:paraId="58ED11F7" w14:textId="552B5C7D" w:rsidR="00470D98" w:rsidRDefault="001644E6">
      <w:pPr>
        <w:pStyle w:val="BodyText"/>
        <w:spacing w:before="8"/>
      </w:pPr>
      <w:del w:id="2759" w:author="Hughes, Anna E" w:date="2023-08-09T15:29:00Z">
        <w:r>
          <w:rPr>
            <w:rFonts w:ascii="Trebuchet MS"/>
            <w:w w:val="90"/>
            <w:sz w:val="12"/>
          </w:rPr>
          <w:delText>663</w:delText>
        </w:r>
      </w:del>
      <w:ins w:id="2760" w:author="Hughes, Anna E" w:date="2023-08-09T15:29:00Z">
        <w:r w:rsidR="001E0CFE">
          <w:rPr>
            <w:rFonts w:ascii="Trebuchet MS"/>
            <w:w w:val="90"/>
            <w:sz w:val="12"/>
          </w:rPr>
          <w:t>661</w:t>
        </w:r>
      </w:ins>
      <w:r w:rsidR="001E0CFE">
        <w:rPr>
          <w:rFonts w:ascii="Trebuchet MS"/>
          <w:spacing w:val="75"/>
          <w:sz w:val="12"/>
        </w:rPr>
        <w:t xml:space="preserve">  </w:t>
      </w:r>
      <w:del w:id="2761" w:author="Hughes, Anna E" w:date="2023-08-09T15:29:00Z">
        <w:r w:rsidR="00791F47">
          <w:fldChar w:fldCharType="begin"/>
        </w:r>
        <w:r w:rsidR="00791F47">
          <w:delInstrText xml:space="preserve"> HYPERLINK \l "_bookmark90" </w:delInstrText>
        </w:r>
        <w:r w:rsidR="00791F47">
          <w:fldChar w:fldCharType="separate"/>
        </w:r>
        <w:r>
          <w:rPr>
            <w:w w:val="90"/>
          </w:rPr>
          <w:delText>(2022);</w:delText>
        </w:r>
        <w:r w:rsidR="00791F47">
          <w:rPr>
            <w:w w:val="90"/>
          </w:rPr>
          <w:fldChar w:fldCharType="end"/>
        </w:r>
      </w:del>
      <w:ins w:id="2762" w:author="Hughes, Anna E" w:date="2023-08-09T15:29:00Z">
        <w:r w:rsidR="00791F47">
          <w:fldChar w:fldCharType="begin"/>
        </w:r>
        <w:r w:rsidR="00791F47">
          <w:instrText xml:space="preserve"> HYPERLINK \l "_bookmark91" </w:instrText>
        </w:r>
        <w:r w:rsidR="00791F47">
          <w:fldChar w:fldCharType="separate"/>
        </w:r>
        <w:r w:rsidR="001E0CFE">
          <w:rPr>
            <w:w w:val="90"/>
          </w:rPr>
          <w:t>(2022);</w:t>
        </w:r>
        <w:r w:rsidR="00791F47">
          <w:rPr>
            <w:w w:val="90"/>
          </w:rPr>
          <w:fldChar w:fldCharType="end"/>
        </w:r>
      </w:ins>
      <w:r w:rsidR="001E0CFE">
        <w:rPr>
          <w:spacing w:val="4"/>
        </w:rPr>
        <w:t xml:space="preserve"> </w:t>
      </w:r>
      <w:del w:id="2763" w:author="Hughes, Anna E" w:date="2023-08-09T15:29:00Z">
        <w:r w:rsidR="00791F47">
          <w:fldChar w:fldCharType="begin"/>
        </w:r>
        <w:r w:rsidR="00791F47">
          <w:delInstrText xml:space="preserve"> HYPERLINK \l "_bookmark34" </w:delInstrText>
        </w:r>
        <w:r w:rsidR="00791F47">
          <w:fldChar w:fldCharType="separate"/>
        </w:r>
        <w:r>
          <w:rPr>
            <w:w w:val="90"/>
          </w:rPr>
          <w:delText>Corbett</w:delText>
        </w:r>
        <w:r>
          <w:rPr>
            <w:spacing w:val="4"/>
          </w:rPr>
          <w:delText xml:space="preserve"> </w:delText>
        </w:r>
        <w:r>
          <w:rPr>
            <w:w w:val="90"/>
          </w:rPr>
          <w:delText>and</w:delText>
        </w:r>
        <w:r>
          <w:rPr>
            <w:spacing w:val="5"/>
          </w:rPr>
          <w:delText xml:space="preserve"> </w:delText>
        </w:r>
        <w:r>
          <w:rPr>
            <w:w w:val="90"/>
          </w:rPr>
          <w:delText>Smith</w:delText>
        </w:r>
        <w:r w:rsidR="00791F47">
          <w:rPr>
            <w:w w:val="90"/>
          </w:rPr>
          <w:fldChar w:fldCharType="end"/>
        </w:r>
      </w:del>
      <w:ins w:id="2764" w:author="Hughes, Anna E" w:date="2023-08-09T15:29:00Z">
        <w:r w:rsidR="00791F47">
          <w:fldChar w:fldCharType="begin"/>
        </w:r>
        <w:r w:rsidR="00791F47">
          <w:instrText xml:space="preserve"> HYPERLINK \l "_bookmark35" </w:instrText>
        </w:r>
        <w:r w:rsidR="00791F47">
          <w:fldChar w:fldCharType="separate"/>
        </w:r>
        <w:r w:rsidR="001E0CFE">
          <w:rPr>
            <w:w w:val="90"/>
          </w:rPr>
          <w:t>Corbett</w:t>
        </w:r>
        <w:r w:rsidR="001E0CFE">
          <w:rPr>
            <w:spacing w:val="4"/>
          </w:rPr>
          <w:t xml:space="preserve"> </w:t>
        </w:r>
        <w:r w:rsidR="001E0CFE">
          <w:rPr>
            <w:w w:val="90"/>
          </w:rPr>
          <w:t>and</w:t>
        </w:r>
        <w:r w:rsidR="001E0CFE">
          <w:rPr>
            <w:spacing w:val="5"/>
          </w:rPr>
          <w:t xml:space="preserve"> </w:t>
        </w:r>
        <w:r w:rsidR="001E0CFE">
          <w:rPr>
            <w:w w:val="90"/>
          </w:rPr>
          <w:t>Smith</w:t>
        </w:r>
        <w:r w:rsidR="00791F47">
          <w:rPr>
            <w:w w:val="90"/>
          </w:rPr>
          <w:fldChar w:fldCharType="end"/>
        </w:r>
      </w:ins>
      <w:r w:rsidR="001E0CFE">
        <w:rPr>
          <w:spacing w:val="3"/>
        </w:rPr>
        <w:t xml:space="preserve"> </w:t>
      </w:r>
      <w:del w:id="2765" w:author="Hughes, Anna E" w:date="2023-08-09T15:29:00Z">
        <w:r w:rsidR="00791F47">
          <w:fldChar w:fldCharType="begin"/>
        </w:r>
        <w:r w:rsidR="00791F47">
          <w:delInstrText xml:space="preserve"> HYPERLINK \l "_bookmark34" </w:delInstrText>
        </w:r>
        <w:r w:rsidR="00791F47">
          <w:fldChar w:fldCharType="separate"/>
        </w:r>
        <w:r>
          <w:rPr>
            <w:w w:val="90"/>
          </w:rPr>
          <w:delText>(2020)),</w:delText>
        </w:r>
        <w:r w:rsidR="00791F47">
          <w:rPr>
            <w:w w:val="90"/>
          </w:rPr>
          <w:fldChar w:fldCharType="end"/>
        </w:r>
      </w:del>
      <w:ins w:id="2766" w:author="Hughes, Anna E" w:date="2023-08-09T15:29:00Z">
        <w:r w:rsidR="00791F47">
          <w:fldChar w:fldCharType="begin"/>
        </w:r>
        <w:r w:rsidR="00791F47">
          <w:instrText xml:space="preserve"> HYPERLINK \l "_bookmark35" </w:instrText>
        </w:r>
        <w:r w:rsidR="00791F47">
          <w:fldChar w:fldCharType="separate"/>
        </w:r>
        <w:r w:rsidR="001E0CFE">
          <w:rPr>
            <w:w w:val="90"/>
          </w:rPr>
          <w:t>(2020)),</w:t>
        </w:r>
        <w:r w:rsidR="00791F47">
          <w:rPr>
            <w:w w:val="90"/>
          </w:rPr>
          <w:fldChar w:fldCharType="end"/>
        </w:r>
      </w:ins>
      <w:r w:rsidR="001E0CFE">
        <w:rPr>
          <w:spacing w:val="6"/>
        </w:rPr>
        <w:t xml:space="preserve"> </w:t>
      </w:r>
      <w:r w:rsidR="001E0CFE">
        <w:rPr>
          <w:w w:val="90"/>
        </w:rPr>
        <w:t>though</w:t>
      </w:r>
      <w:r w:rsidR="001E0CFE">
        <w:rPr>
          <w:spacing w:val="3"/>
        </w:rPr>
        <w:t xml:space="preserve"> </w:t>
      </w:r>
      <w:r w:rsidR="001E0CFE">
        <w:rPr>
          <w:w w:val="90"/>
        </w:rPr>
        <w:t>again</w:t>
      </w:r>
      <w:r w:rsidR="001E0CFE">
        <w:rPr>
          <w:spacing w:val="4"/>
        </w:rPr>
        <w:t xml:space="preserve"> </w:t>
      </w:r>
      <w:r w:rsidR="001E0CFE">
        <w:rPr>
          <w:w w:val="90"/>
        </w:rPr>
        <w:t>these</w:t>
      </w:r>
      <w:r w:rsidR="001E0CFE">
        <w:rPr>
          <w:spacing w:val="3"/>
        </w:rPr>
        <w:t xml:space="preserve"> </w:t>
      </w:r>
      <w:r w:rsidR="001E0CFE">
        <w:rPr>
          <w:w w:val="90"/>
        </w:rPr>
        <w:t>models</w:t>
      </w:r>
      <w:r w:rsidR="001E0CFE">
        <w:rPr>
          <w:spacing w:val="5"/>
        </w:rPr>
        <w:t xml:space="preserve"> </w:t>
      </w:r>
      <w:r w:rsidR="001E0CFE">
        <w:rPr>
          <w:w w:val="90"/>
        </w:rPr>
        <w:t>can</w:t>
      </w:r>
      <w:r w:rsidR="001E0CFE">
        <w:rPr>
          <w:spacing w:val="3"/>
        </w:rPr>
        <w:t xml:space="preserve"> </w:t>
      </w:r>
      <w:r w:rsidR="001E0CFE">
        <w:rPr>
          <w:w w:val="90"/>
        </w:rPr>
        <w:t>be</w:t>
      </w:r>
      <w:r w:rsidR="001E0CFE">
        <w:rPr>
          <w:spacing w:val="4"/>
        </w:rPr>
        <w:t xml:space="preserve"> </w:t>
      </w:r>
      <w:r w:rsidR="001E0CFE">
        <w:rPr>
          <w:spacing w:val="-2"/>
          <w:w w:val="90"/>
        </w:rPr>
        <w:t>challenging,</w:t>
      </w:r>
    </w:p>
    <w:p w14:paraId="19D725B2" w14:textId="77777777" w:rsidR="00470D98" w:rsidRDefault="00470D98">
      <w:pPr>
        <w:pStyle w:val="BodyText"/>
        <w:spacing w:before="0"/>
        <w:ind w:left="0"/>
        <w:rPr>
          <w:sz w:val="20"/>
        </w:rPr>
      </w:pPr>
    </w:p>
    <w:p w14:paraId="7B8809DD" w14:textId="77777777" w:rsidR="00087420" w:rsidRDefault="00133F83">
      <w:pPr>
        <w:pStyle w:val="BodyText"/>
        <w:spacing w:before="9"/>
        <w:ind w:left="0"/>
        <w:rPr>
          <w:del w:id="2767" w:author="Hughes, Anna E" w:date="2023-08-09T15:29:00Z"/>
          <w:sz w:val="13"/>
        </w:rPr>
      </w:pPr>
      <w:del w:id="2768" w:author="Hughes, Anna E" w:date="2023-08-09T15:29:00Z">
        <w:r>
          <w:rPr>
            <w:noProof/>
            <w:lang w:val="en-GB" w:eastAsia="en-GB"/>
          </w:rPr>
          <mc:AlternateContent>
            <mc:Choice Requires="wps">
              <w:drawing>
                <wp:anchor distT="0" distB="0" distL="0" distR="0" simplePos="0" relativeHeight="487761408" behindDoc="1" locked="0" layoutInCell="1" allowOverlap="1" wp14:anchorId="2CEF570D" wp14:editId="74EB599F">
                  <wp:simplePos x="0" y="0"/>
                  <wp:positionH relativeFrom="page">
                    <wp:posOffset>1407795</wp:posOffset>
                  </wp:positionH>
                  <wp:positionV relativeFrom="paragraph">
                    <wp:posOffset>118110</wp:posOffset>
                  </wp:positionV>
                  <wp:extent cx="1974215" cy="1270"/>
                  <wp:effectExtent l="0" t="0" r="0" b="0"/>
                  <wp:wrapTopAndBottom/>
                  <wp:docPr id="1084" name="docshape4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974215" cy="1270"/>
                          </a:xfrm>
                          <a:custGeom>
                            <a:avLst/>
                            <a:gdLst>
                              <a:gd name="T0" fmla="+- 0 2217 2217"/>
                              <a:gd name="T1" fmla="*/ T0 w 3109"/>
                              <a:gd name="T2" fmla="+- 0 5325 2217"/>
                              <a:gd name="T3" fmla="*/ T2 w 310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109">
                                <a:moveTo>
                                  <a:pt x="0" y="0"/>
                                </a:moveTo>
                                <a:lnTo>
                                  <a:pt x="3108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w14:anchorId="5C58D6B2" id="docshape418" o:spid="_x0000_s1026" style="position:absolute;margin-left:110.85pt;margin-top:9.3pt;width:155.45pt;height:.1pt;z-index:-15682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10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" path="m,l3108,e" filled="f" strokeweight=".14042mm">
                  <v:path arrowok="t" o:connecttype="custom" o:connectlocs="0,0;1973580,0" o:connectangles="0,0"/>
                  <w10:wrap type="topAndBottom" anchorx="page"/>
                </v:shape>
              </w:pict>
            </mc:Fallback>
          </mc:AlternateContent>
        </w:r>
      </w:del>
    </w:p>
    <w:p w14:paraId="6DCDE5E4" w14:textId="77777777" w:rsidR="00470D98" w:rsidRDefault="001E0CFE">
      <w:pPr>
        <w:pStyle w:val="BodyText"/>
        <w:spacing w:before="9"/>
        <w:ind w:left="0"/>
        <w:rPr>
          <w:ins w:id="2769" w:author="Hughes, Anna E" w:date="2023-08-09T15:29:00Z"/>
          <w:sz w:val="13"/>
        </w:rPr>
      </w:pPr>
      <w:ins w:id="2770" w:author="Hughes, Anna E" w:date="2023-08-09T15:29:00Z">
        <w:r>
          <w:rPr>
            <w:noProof/>
            <w:lang w:val="en-GB" w:eastAsia="en-GB"/>
          </w:rPr>
          <mc:AlternateContent>
            <mc:Choice Requires="wps">
              <w:drawing>
                <wp:anchor distT="0" distB="0" distL="0" distR="0" simplePos="0" relativeHeight="487634432" behindDoc="1" locked="0" layoutInCell="1" allowOverlap="1">
                  <wp:simplePos x="0" y="0"/>
                  <wp:positionH relativeFrom="page">
                    <wp:posOffset>1407845</wp:posOffset>
                  </wp:positionH>
                  <wp:positionV relativeFrom="paragraph">
                    <wp:posOffset>118243</wp:posOffset>
                  </wp:positionV>
                  <wp:extent cx="1974214" cy="1270"/>
                  <wp:effectExtent l="0" t="0" r="0" b="0"/>
                  <wp:wrapTopAndBottom/>
                  <wp:docPr id="543" name="Graphic 54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>
                          <a:xfrm>
                            <a:off x="0" y="0"/>
                            <a:ext cx="197421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4214">
                                <a:moveTo>
                                  <a:pt x="0" y="0"/>
                                </a:moveTo>
                                <a:lnTo>
                                  <a:pt x="197377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459BBBD4" id="Graphic 543" o:spid="_x0000_s1026" style="position:absolute;margin-left:110.85pt;margin-top:9.3pt;width:155.45pt;height:.1pt;z-index:-15682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97421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" path="m,l1973770,e" filled="f" strokeweight=".14039mm">
                  <v:path arrowok="t"/>
                  <w10:wrap type="topAndBottom" anchorx="page"/>
                </v:shape>
              </w:pict>
            </mc:Fallback>
          </mc:AlternateContent>
        </w:r>
      </w:ins>
    </w:p>
    <w:p w14:paraId="0EF95FEE" w14:textId="77777777" w:rsidR="00470D98" w:rsidRDefault="001E0CFE">
      <w:pPr>
        <w:spacing w:before="21"/>
        <w:ind w:left="892"/>
        <w:rPr>
          <w:sz w:val="20"/>
        </w:rPr>
      </w:pPr>
      <w:r>
        <w:rPr>
          <w:w w:val="90"/>
          <w:position w:val="7"/>
          <w:sz w:val="14"/>
        </w:rPr>
        <w:t>5</w:t>
      </w:r>
      <w:bookmarkStart w:id="2771" w:name="_bookmark22"/>
      <w:bookmarkEnd w:id="2771"/>
      <w:r>
        <w:rPr>
          <w:w w:val="90"/>
          <w:sz w:val="20"/>
        </w:rPr>
        <w:t>See:</w:t>
      </w:r>
      <w:r>
        <w:rPr>
          <w:spacing w:val="16"/>
          <w:sz w:val="20"/>
        </w:rPr>
        <w:t xml:space="preserve"> </w:t>
      </w:r>
      <w:r>
        <w:rPr>
          <w:w w:val="90"/>
          <w:sz w:val="20"/>
        </w:rPr>
        <w:t>https://discourse.mc-stan.org/t/model-fails-to-converge-when-using-</w:t>
      </w:r>
      <w:r>
        <w:rPr>
          <w:spacing w:val="-2"/>
          <w:w w:val="90"/>
          <w:sz w:val="20"/>
        </w:rPr>
        <w:t>brms/9062</w:t>
      </w:r>
    </w:p>
    <w:p w14:paraId="0FE1E9EE" w14:textId="77777777" w:rsidR="00470D98" w:rsidRDefault="00470D98">
      <w:pPr>
        <w:rPr>
          <w:sz w:val="20"/>
        </w:rPr>
        <w:sectPr w:rsidR="00470D98">
          <w:pgSz w:w="12240" w:h="15840"/>
          <w:pgMar w:top="1820" w:right="1720" w:bottom="2000" w:left="1600" w:header="0" w:footer="1818" w:gutter="0"/>
          <w:cols w:space="720"/>
        </w:sectPr>
      </w:pPr>
    </w:p>
    <w:p w14:paraId="68D81957" w14:textId="77777777" w:rsidR="00470D98" w:rsidRDefault="00470D98">
      <w:pPr>
        <w:pStyle w:val="BodyText"/>
        <w:spacing w:before="0"/>
        <w:ind w:left="0"/>
        <w:rPr>
          <w:sz w:val="20"/>
        </w:rPr>
      </w:pPr>
    </w:p>
    <w:p w14:paraId="4550FC31" w14:textId="77777777" w:rsidR="00470D98" w:rsidRDefault="00470D98">
      <w:pPr>
        <w:pStyle w:val="BodyText"/>
        <w:spacing w:before="0"/>
        <w:ind w:left="0"/>
        <w:rPr>
          <w:sz w:val="20"/>
        </w:rPr>
      </w:pPr>
    </w:p>
    <w:p w14:paraId="4EE7B89E" w14:textId="63653D45" w:rsidR="00470D98" w:rsidRDefault="001644E6">
      <w:pPr>
        <w:pStyle w:val="BodyText"/>
        <w:spacing w:before="238"/>
      </w:pPr>
      <w:del w:id="2772" w:author="Hughes, Anna E" w:date="2023-08-09T15:29:00Z">
        <w:r>
          <w:rPr>
            <w:rFonts w:ascii="Trebuchet MS"/>
            <w:w w:val="90"/>
            <w:sz w:val="12"/>
          </w:rPr>
          <w:delText>664</w:delText>
        </w:r>
      </w:del>
      <w:ins w:id="2773" w:author="Hughes, Anna E" w:date="2023-08-09T15:29:00Z">
        <w:r w:rsidR="001E0CFE">
          <w:rPr>
            <w:rFonts w:ascii="Trebuchet MS"/>
            <w:w w:val="90"/>
            <w:sz w:val="12"/>
          </w:rPr>
          <w:t>662</w:t>
        </w:r>
      </w:ins>
      <w:r w:rsidR="001E0CFE">
        <w:rPr>
          <w:rFonts w:ascii="Trebuchet MS"/>
          <w:spacing w:val="64"/>
          <w:sz w:val="12"/>
        </w:rPr>
        <w:t xml:space="preserve">  </w:t>
      </w:r>
      <w:r w:rsidR="001E0CFE">
        <w:rPr>
          <w:w w:val="90"/>
        </w:rPr>
        <w:t>particularly</w:t>
      </w:r>
      <w:r w:rsidR="001E0CFE">
        <w:rPr>
          <w:spacing w:val="4"/>
        </w:rPr>
        <w:t xml:space="preserve"> </w:t>
      </w:r>
      <w:r w:rsidR="001E0CFE">
        <w:rPr>
          <w:w w:val="90"/>
        </w:rPr>
        <w:t>when</w:t>
      </w:r>
      <w:r w:rsidR="001E0CFE">
        <w:rPr>
          <w:spacing w:val="3"/>
        </w:rPr>
        <w:t xml:space="preserve"> </w:t>
      </w:r>
      <w:r w:rsidR="001E0CFE">
        <w:rPr>
          <w:w w:val="90"/>
        </w:rPr>
        <w:t>considering</w:t>
      </w:r>
      <w:r w:rsidR="001E0CFE">
        <w:rPr>
          <w:spacing w:val="3"/>
        </w:rPr>
        <w:t xml:space="preserve"> </w:t>
      </w:r>
      <w:r w:rsidR="001E0CFE">
        <w:rPr>
          <w:w w:val="90"/>
        </w:rPr>
        <w:t>how</w:t>
      </w:r>
      <w:r w:rsidR="001E0CFE">
        <w:rPr>
          <w:spacing w:val="3"/>
        </w:rPr>
        <w:t xml:space="preserve"> </w:t>
      </w:r>
      <w:r w:rsidR="001E0CFE">
        <w:rPr>
          <w:w w:val="90"/>
        </w:rPr>
        <w:t>to</w:t>
      </w:r>
      <w:r w:rsidR="001E0CFE">
        <w:rPr>
          <w:spacing w:val="4"/>
        </w:rPr>
        <w:t xml:space="preserve"> </w:t>
      </w:r>
      <w:r w:rsidR="001E0CFE">
        <w:rPr>
          <w:w w:val="90"/>
        </w:rPr>
        <w:t>interpret</w:t>
      </w:r>
      <w:r w:rsidR="001E0CFE">
        <w:rPr>
          <w:spacing w:val="3"/>
        </w:rPr>
        <w:t xml:space="preserve"> </w:t>
      </w:r>
      <w:r w:rsidR="001E0CFE">
        <w:rPr>
          <w:w w:val="90"/>
        </w:rPr>
        <w:t>the</w:t>
      </w:r>
      <w:r w:rsidR="001E0CFE">
        <w:rPr>
          <w:spacing w:val="3"/>
        </w:rPr>
        <w:t xml:space="preserve"> </w:t>
      </w:r>
      <w:r w:rsidR="001E0CFE">
        <w:rPr>
          <w:w w:val="90"/>
        </w:rPr>
        <w:t>parameters</w:t>
      </w:r>
      <w:r w:rsidR="001E0CFE">
        <w:rPr>
          <w:spacing w:val="3"/>
        </w:rPr>
        <w:t xml:space="preserve"> </w:t>
      </w:r>
      <w:del w:id="2774" w:author="Hughes, Anna E" w:date="2023-08-09T15:29:00Z">
        <w:r w:rsidR="00791F47">
          <w:fldChar w:fldCharType="begin"/>
        </w:r>
        <w:r w:rsidR="00791F47">
          <w:delInstrText xml:space="preserve"> HYPERLINK \l "_bookmark36" </w:delInstrText>
        </w:r>
        <w:r w:rsidR="00791F47">
          <w:fldChar w:fldCharType="separate"/>
        </w:r>
        <w:r>
          <w:rPr>
            <w:w w:val="90"/>
          </w:rPr>
          <w:delText>(Evans</w:delText>
        </w:r>
        <w:r>
          <w:rPr>
            <w:spacing w:val="3"/>
          </w:rPr>
          <w:delText xml:space="preserve"> </w:delText>
        </w:r>
        <w:r>
          <w:rPr>
            <w:w w:val="90"/>
          </w:rPr>
          <w:delText>and</w:delText>
        </w:r>
        <w:r>
          <w:rPr>
            <w:spacing w:val="3"/>
          </w:rPr>
          <w:delText xml:space="preserve"> </w:delText>
        </w:r>
        <w:r>
          <w:rPr>
            <w:spacing w:val="-2"/>
            <w:w w:val="90"/>
          </w:rPr>
          <w:delText>Wagen-</w:delText>
        </w:r>
        <w:r w:rsidR="00791F47">
          <w:rPr>
            <w:spacing w:val="-2"/>
            <w:w w:val="90"/>
          </w:rPr>
          <w:fldChar w:fldCharType="end"/>
        </w:r>
      </w:del>
      <w:ins w:id="2775" w:author="Hughes, Anna E" w:date="2023-08-09T15:29:00Z">
        <w:r w:rsidR="00791F47">
          <w:fldChar w:fldCharType="begin"/>
        </w:r>
        <w:r w:rsidR="00791F47">
          <w:instrText xml:space="preserve"> HYPERLINK \l "_bookmark37" </w:instrText>
        </w:r>
        <w:r w:rsidR="00791F47">
          <w:fldChar w:fldCharType="separate"/>
        </w:r>
        <w:r w:rsidR="001E0CFE">
          <w:rPr>
            <w:w w:val="90"/>
          </w:rPr>
          <w:t>(Evans</w:t>
        </w:r>
        <w:r w:rsidR="001E0CFE">
          <w:rPr>
            <w:spacing w:val="3"/>
          </w:rPr>
          <w:t xml:space="preserve"> </w:t>
        </w:r>
        <w:r w:rsidR="001E0CFE">
          <w:rPr>
            <w:w w:val="90"/>
          </w:rPr>
          <w:t>and</w:t>
        </w:r>
        <w:r w:rsidR="001E0CFE">
          <w:rPr>
            <w:spacing w:val="3"/>
          </w:rPr>
          <w:t xml:space="preserve"> </w:t>
        </w:r>
        <w:r w:rsidR="001E0CFE">
          <w:rPr>
            <w:spacing w:val="-2"/>
            <w:w w:val="90"/>
          </w:rPr>
          <w:t>Wagen-</w:t>
        </w:r>
        <w:r w:rsidR="00791F47">
          <w:rPr>
            <w:spacing w:val="-2"/>
            <w:w w:val="90"/>
          </w:rPr>
          <w:fldChar w:fldCharType="end"/>
        </w:r>
      </w:ins>
    </w:p>
    <w:p w14:paraId="2AA276EB" w14:textId="64D17885" w:rsidR="00470D98" w:rsidRDefault="001644E6">
      <w:pPr>
        <w:pStyle w:val="BodyText"/>
      </w:pPr>
      <w:del w:id="2776" w:author="Hughes, Anna E" w:date="2023-08-09T15:29:00Z">
        <w:r>
          <w:rPr>
            <w:rFonts w:ascii="Trebuchet MS"/>
            <w:spacing w:val="-4"/>
            <w:sz w:val="12"/>
          </w:rPr>
          <w:delText>665</w:delText>
        </w:r>
      </w:del>
      <w:ins w:id="2777" w:author="Hughes, Anna E" w:date="2023-08-09T15:29:00Z">
        <w:r w:rsidR="001E0CFE">
          <w:rPr>
            <w:rFonts w:ascii="Trebuchet MS"/>
            <w:spacing w:val="-4"/>
            <w:sz w:val="12"/>
          </w:rPr>
          <w:t>663</w:t>
        </w:r>
      </w:ins>
      <w:r w:rsidR="001E0CFE">
        <w:rPr>
          <w:rFonts w:ascii="Trebuchet MS"/>
          <w:spacing w:val="32"/>
          <w:sz w:val="12"/>
        </w:rPr>
        <w:t xml:space="preserve">  </w:t>
      </w:r>
      <w:del w:id="2778" w:author="Hughes, Anna E" w:date="2023-08-09T15:29:00Z">
        <w:r w:rsidR="00791F47">
          <w:fldChar w:fldCharType="begin"/>
        </w:r>
        <w:r w:rsidR="00791F47">
          <w:delInstrText xml:space="preserve"> HYPERLINK \l "_bookmark36" </w:delInstrText>
        </w:r>
        <w:r w:rsidR="00791F47">
          <w:fldChar w:fldCharType="separate"/>
        </w:r>
        <w:r>
          <w:rPr>
            <w:spacing w:val="-4"/>
          </w:rPr>
          <w:delText>makers,</w:delText>
        </w:r>
        <w:r w:rsidR="00791F47">
          <w:rPr>
            <w:spacing w:val="-4"/>
          </w:rPr>
          <w:fldChar w:fldCharType="end"/>
        </w:r>
      </w:del>
      <w:ins w:id="2779" w:author="Hughes, Anna E" w:date="2023-08-09T15:29:00Z">
        <w:r w:rsidR="00791F47">
          <w:fldChar w:fldCharType="begin"/>
        </w:r>
        <w:r w:rsidR="00791F47">
          <w:instrText xml:space="preserve"> HYPERLINK \l "_bookmark37" </w:instrText>
        </w:r>
        <w:r w:rsidR="00791F47">
          <w:fldChar w:fldCharType="separate"/>
        </w:r>
        <w:r w:rsidR="001E0CFE">
          <w:rPr>
            <w:spacing w:val="-4"/>
          </w:rPr>
          <w:t>makers,</w:t>
        </w:r>
        <w:r w:rsidR="00791F47">
          <w:rPr>
            <w:spacing w:val="-4"/>
          </w:rPr>
          <w:fldChar w:fldCharType="end"/>
        </w:r>
      </w:ins>
      <w:r w:rsidR="001E0CFE">
        <w:rPr>
          <w:spacing w:val="-3"/>
        </w:rPr>
        <w:t xml:space="preserve"> </w:t>
      </w:r>
      <w:del w:id="2780" w:author="Hughes, Anna E" w:date="2023-08-09T15:29:00Z">
        <w:r w:rsidR="00791F47">
          <w:fldChar w:fldCharType="begin"/>
        </w:r>
        <w:r w:rsidR="00791F47">
          <w:delInstrText xml:space="preserve"> HYPERLINK \l "_bookmark36" </w:delInstrText>
        </w:r>
        <w:r w:rsidR="00791F47">
          <w:fldChar w:fldCharType="separate"/>
        </w:r>
        <w:r>
          <w:rPr>
            <w:spacing w:val="-4"/>
          </w:rPr>
          <w:delText>2019;</w:delText>
        </w:r>
        <w:r w:rsidR="00791F47">
          <w:rPr>
            <w:spacing w:val="-4"/>
          </w:rPr>
          <w:fldChar w:fldCharType="end"/>
        </w:r>
      </w:del>
      <w:ins w:id="2781" w:author="Hughes, Anna E" w:date="2023-08-09T15:29:00Z">
        <w:r w:rsidR="00791F47">
          <w:fldChar w:fldCharType="begin"/>
        </w:r>
        <w:r w:rsidR="00791F47">
          <w:instrText xml:space="preserve"> HYPERLINK \l "_bookmark37" </w:instrText>
        </w:r>
        <w:r w:rsidR="00791F47">
          <w:fldChar w:fldCharType="separate"/>
        </w:r>
        <w:r w:rsidR="001E0CFE">
          <w:rPr>
            <w:spacing w:val="-4"/>
          </w:rPr>
          <w:t>2019;</w:t>
        </w:r>
        <w:r w:rsidR="00791F47">
          <w:rPr>
            <w:spacing w:val="-4"/>
          </w:rPr>
          <w:fldChar w:fldCharType="end"/>
        </w:r>
      </w:ins>
      <w:r w:rsidR="001E0CFE">
        <w:rPr>
          <w:spacing w:val="-2"/>
        </w:rPr>
        <w:t xml:space="preserve"> </w:t>
      </w:r>
      <w:del w:id="2782" w:author="Hughes, Anna E" w:date="2023-08-09T15:29:00Z">
        <w:r w:rsidR="00791F47">
          <w:fldChar w:fldCharType="begin"/>
        </w:r>
        <w:r w:rsidR="00791F47">
          <w:delInstrText xml:space="preserve"> HYPERLINK \l "_bookmark27" </w:delInstrText>
        </w:r>
        <w:r w:rsidR="00791F47">
          <w:fldChar w:fldCharType="separate"/>
        </w:r>
        <w:r>
          <w:rPr>
            <w:spacing w:val="-4"/>
          </w:rPr>
          <w:delText>Bompas</w:delText>
        </w:r>
        <w:r>
          <w:rPr>
            <w:spacing w:val="-3"/>
          </w:rPr>
          <w:delText xml:space="preserve"> </w:delText>
        </w:r>
        <w:r>
          <w:rPr>
            <w:spacing w:val="-4"/>
          </w:rPr>
          <w:delText>et</w:delText>
        </w:r>
        <w:r>
          <w:rPr>
            <w:spacing w:val="-3"/>
          </w:rPr>
          <w:delText xml:space="preserve"> </w:delText>
        </w:r>
        <w:r>
          <w:rPr>
            <w:spacing w:val="-4"/>
          </w:rPr>
          <w:delText>al.,</w:delText>
        </w:r>
        <w:r w:rsidR="00791F47">
          <w:rPr>
            <w:spacing w:val="-4"/>
          </w:rPr>
          <w:fldChar w:fldCharType="end"/>
        </w:r>
      </w:del>
      <w:ins w:id="2783" w:author="Hughes, Anna E" w:date="2023-08-09T15:29:00Z">
        <w:r w:rsidR="00791F47">
          <w:fldChar w:fldCharType="begin"/>
        </w:r>
        <w:r w:rsidR="00791F47">
          <w:instrText xml:space="preserve"> HYPERLINK \l "_bookmark28" </w:instrText>
        </w:r>
        <w:r w:rsidR="00791F47">
          <w:fldChar w:fldCharType="separate"/>
        </w:r>
        <w:r w:rsidR="001E0CFE">
          <w:rPr>
            <w:spacing w:val="-4"/>
          </w:rPr>
          <w:t>Bompas</w:t>
        </w:r>
        <w:r w:rsidR="001E0CFE">
          <w:rPr>
            <w:spacing w:val="-3"/>
          </w:rPr>
          <w:t xml:space="preserve"> </w:t>
        </w:r>
        <w:r w:rsidR="001E0CFE">
          <w:rPr>
            <w:spacing w:val="-4"/>
          </w:rPr>
          <w:t>et</w:t>
        </w:r>
        <w:r w:rsidR="001E0CFE">
          <w:rPr>
            <w:spacing w:val="-3"/>
          </w:rPr>
          <w:t xml:space="preserve"> </w:t>
        </w:r>
        <w:r w:rsidR="001E0CFE">
          <w:rPr>
            <w:spacing w:val="-4"/>
          </w:rPr>
          <w:t>al.,</w:t>
        </w:r>
        <w:r w:rsidR="00791F47">
          <w:rPr>
            <w:spacing w:val="-4"/>
          </w:rPr>
          <w:fldChar w:fldCharType="end"/>
        </w:r>
      </w:ins>
      <w:r w:rsidR="001E0CFE">
        <w:rPr>
          <w:spacing w:val="-2"/>
        </w:rPr>
        <w:t xml:space="preserve"> </w:t>
      </w:r>
      <w:del w:id="2784" w:author="Hughes, Anna E" w:date="2023-08-09T15:29:00Z">
        <w:r w:rsidR="00791F47">
          <w:fldChar w:fldCharType="begin"/>
        </w:r>
        <w:r w:rsidR="00791F47">
          <w:delInstrText xml:space="preserve"> HYPERLINK \l "_bookmark27" </w:delInstrText>
        </w:r>
        <w:r w:rsidR="00791F47">
          <w:fldChar w:fldCharType="separate"/>
        </w:r>
        <w:r>
          <w:rPr>
            <w:spacing w:val="-4"/>
          </w:rPr>
          <w:delText>2023).</w:delText>
        </w:r>
        <w:r w:rsidR="00791F47">
          <w:rPr>
            <w:spacing w:val="-4"/>
          </w:rPr>
          <w:fldChar w:fldCharType="end"/>
        </w:r>
      </w:del>
      <w:ins w:id="2785" w:author="Hughes, Anna E" w:date="2023-08-09T15:29:00Z">
        <w:r w:rsidR="00791F47">
          <w:fldChar w:fldCharType="begin"/>
        </w:r>
        <w:r w:rsidR="00791F47">
          <w:instrText xml:space="preserve"> HYPERLINK \l "_bookmark28" </w:instrText>
        </w:r>
        <w:r w:rsidR="00791F47">
          <w:fldChar w:fldCharType="separate"/>
        </w:r>
        <w:r w:rsidR="001E0CFE">
          <w:rPr>
            <w:spacing w:val="-4"/>
          </w:rPr>
          <w:t>2023).</w:t>
        </w:r>
        <w:r w:rsidR="00791F47">
          <w:rPr>
            <w:spacing w:val="-4"/>
          </w:rPr>
          <w:fldChar w:fldCharType="end"/>
        </w:r>
      </w:ins>
      <w:r w:rsidR="001E0CFE">
        <w:rPr>
          <w:spacing w:val="25"/>
        </w:rPr>
        <w:t xml:space="preserve"> </w:t>
      </w:r>
      <w:r w:rsidR="001E0CFE">
        <w:rPr>
          <w:spacing w:val="-4"/>
        </w:rPr>
        <w:t>While</w:t>
      </w:r>
      <w:r w:rsidR="001E0CFE">
        <w:rPr>
          <w:spacing w:val="-3"/>
        </w:rPr>
        <w:t xml:space="preserve"> </w:t>
      </w:r>
      <w:r w:rsidR="001E0CFE">
        <w:rPr>
          <w:spacing w:val="-4"/>
        </w:rPr>
        <w:t>important,</w:t>
      </w:r>
      <w:r w:rsidR="001E0CFE">
        <w:rPr>
          <w:spacing w:val="-1"/>
        </w:rPr>
        <w:t xml:space="preserve"> </w:t>
      </w:r>
      <w:r w:rsidR="001E0CFE">
        <w:rPr>
          <w:spacing w:val="-4"/>
        </w:rPr>
        <w:t>these</w:t>
      </w:r>
      <w:r w:rsidR="001E0CFE">
        <w:rPr>
          <w:spacing w:val="-2"/>
        </w:rPr>
        <w:t xml:space="preserve"> </w:t>
      </w:r>
      <w:r w:rsidR="001E0CFE">
        <w:rPr>
          <w:spacing w:val="-4"/>
        </w:rPr>
        <w:t>debates</w:t>
      </w:r>
      <w:r w:rsidR="001E0CFE">
        <w:rPr>
          <w:spacing w:val="-3"/>
        </w:rPr>
        <w:t xml:space="preserve"> </w:t>
      </w:r>
      <w:r w:rsidR="001E0CFE">
        <w:rPr>
          <w:spacing w:val="-4"/>
        </w:rPr>
        <w:t>are</w:t>
      </w:r>
      <w:r w:rsidR="001E0CFE">
        <w:rPr>
          <w:spacing w:val="-2"/>
        </w:rPr>
        <w:t xml:space="preserve"> </w:t>
      </w:r>
      <w:r w:rsidR="001E0CFE">
        <w:rPr>
          <w:spacing w:val="-4"/>
        </w:rPr>
        <w:t>outside</w:t>
      </w:r>
    </w:p>
    <w:p w14:paraId="35B8CFF7" w14:textId="53096FBD" w:rsidR="00470D98" w:rsidRDefault="001644E6">
      <w:pPr>
        <w:pStyle w:val="BodyText"/>
        <w:spacing w:before="8"/>
      </w:pPr>
      <w:del w:id="2786" w:author="Hughes, Anna E" w:date="2023-08-09T15:29:00Z">
        <w:r>
          <w:rPr>
            <w:rFonts w:ascii="Trebuchet MS"/>
            <w:spacing w:val="-6"/>
            <w:sz w:val="12"/>
          </w:rPr>
          <w:delText>666</w:delText>
        </w:r>
      </w:del>
      <w:ins w:id="2787" w:author="Hughes, Anna E" w:date="2023-08-09T15:29:00Z">
        <w:r w:rsidR="001E0CFE">
          <w:rPr>
            <w:rFonts w:ascii="Trebuchet MS"/>
            <w:spacing w:val="-6"/>
            <w:sz w:val="12"/>
          </w:rPr>
          <w:t>664</w:t>
        </w:r>
      </w:ins>
      <w:r w:rsidR="001E0CFE">
        <w:rPr>
          <w:rFonts w:ascii="Trebuchet MS"/>
          <w:spacing w:val="40"/>
          <w:sz w:val="12"/>
        </w:rPr>
        <w:t xml:space="preserve">  </w:t>
      </w:r>
      <w:r w:rsidR="001E0CFE">
        <w:rPr>
          <w:spacing w:val="-6"/>
        </w:rPr>
        <w:t>the scope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of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the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present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Registered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Report.</w:t>
      </w:r>
    </w:p>
    <w:p w14:paraId="0E0F1239" w14:textId="2C10954E" w:rsidR="00470D98" w:rsidRDefault="001644E6">
      <w:pPr>
        <w:pStyle w:val="BodyText"/>
        <w:tabs>
          <w:tab w:val="left" w:pos="968"/>
        </w:tabs>
      </w:pPr>
      <w:del w:id="2788" w:author="Hughes, Anna E" w:date="2023-08-09T15:29:00Z">
        <w:r>
          <w:rPr>
            <w:rFonts w:ascii="Trebuchet MS"/>
            <w:spacing w:val="-5"/>
            <w:sz w:val="12"/>
          </w:rPr>
          <w:delText>667</w:delText>
        </w:r>
      </w:del>
      <w:ins w:id="2789" w:author="Hughes, Anna E" w:date="2023-08-09T15:29:00Z">
        <w:r w:rsidR="001E0CFE">
          <w:rPr>
            <w:rFonts w:ascii="Trebuchet MS"/>
            <w:spacing w:val="-5"/>
            <w:sz w:val="12"/>
          </w:rPr>
          <w:t>665</w:t>
        </w:r>
      </w:ins>
      <w:r w:rsidR="001E0CFE">
        <w:rPr>
          <w:rFonts w:ascii="Trebuchet MS"/>
          <w:sz w:val="12"/>
        </w:rPr>
        <w:tab/>
      </w:r>
      <w:r w:rsidR="001E0CFE">
        <w:rPr>
          <w:w w:val="90"/>
        </w:rPr>
        <w:t>Despite</w:t>
      </w:r>
      <w:r w:rsidR="001E0CFE">
        <w:rPr>
          <w:spacing w:val="4"/>
        </w:rPr>
        <w:t xml:space="preserve"> </w:t>
      </w:r>
      <w:r w:rsidR="001E0CFE">
        <w:rPr>
          <w:w w:val="90"/>
        </w:rPr>
        <w:t>these</w:t>
      </w:r>
      <w:r w:rsidR="001E0CFE">
        <w:rPr>
          <w:spacing w:val="5"/>
        </w:rPr>
        <w:t xml:space="preserve"> </w:t>
      </w:r>
      <w:r w:rsidR="001E0CFE">
        <w:rPr>
          <w:w w:val="90"/>
        </w:rPr>
        <w:t>previous</w:t>
      </w:r>
      <w:r w:rsidR="001E0CFE">
        <w:rPr>
          <w:spacing w:val="4"/>
        </w:rPr>
        <w:t xml:space="preserve"> </w:t>
      </w:r>
      <w:r w:rsidR="001E0CFE">
        <w:rPr>
          <w:w w:val="90"/>
        </w:rPr>
        <w:t>findings,</w:t>
      </w:r>
      <w:r w:rsidR="001E0CFE">
        <w:rPr>
          <w:spacing w:val="7"/>
        </w:rPr>
        <w:t xml:space="preserve"> </w:t>
      </w:r>
      <w:r w:rsidR="001E0CFE">
        <w:rPr>
          <w:w w:val="90"/>
        </w:rPr>
        <w:t>the</w:t>
      </w:r>
      <w:r w:rsidR="001E0CFE">
        <w:rPr>
          <w:spacing w:val="5"/>
        </w:rPr>
        <w:t xml:space="preserve"> </w:t>
      </w:r>
      <w:r w:rsidR="001E0CFE">
        <w:rPr>
          <w:w w:val="90"/>
        </w:rPr>
        <w:t>use</w:t>
      </w:r>
      <w:r w:rsidR="001E0CFE">
        <w:rPr>
          <w:spacing w:val="4"/>
        </w:rPr>
        <w:t xml:space="preserve"> </w:t>
      </w:r>
      <w:r w:rsidR="001E0CFE">
        <w:rPr>
          <w:w w:val="90"/>
        </w:rPr>
        <w:t>of</w:t>
      </w:r>
      <w:r w:rsidR="001E0CFE">
        <w:rPr>
          <w:spacing w:val="5"/>
        </w:rPr>
        <w:t xml:space="preserve"> </w:t>
      </w:r>
      <w:r w:rsidR="001E0CFE">
        <w:rPr>
          <w:w w:val="90"/>
        </w:rPr>
        <w:t>linear</w:t>
      </w:r>
      <w:r w:rsidR="001E0CFE">
        <w:rPr>
          <w:spacing w:val="4"/>
        </w:rPr>
        <w:t xml:space="preserve"> </w:t>
      </w:r>
      <w:r w:rsidR="001E0CFE">
        <w:rPr>
          <w:w w:val="90"/>
        </w:rPr>
        <w:t>search</w:t>
      </w:r>
      <w:r w:rsidR="001E0CFE">
        <w:rPr>
          <w:spacing w:val="5"/>
        </w:rPr>
        <w:t xml:space="preserve"> </w:t>
      </w:r>
      <w:r w:rsidR="001E0CFE">
        <w:rPr>
          <w:w w:val="90"/>
        </w:rPr>
        <w:t>slopes</w:t>
      </w:r>
      <w:r w:rsidR="001E0CFE">
        <w:rPr>
          <w:spacing w:val="5"/>
        </w:rPr>
        <w:t xml:space="preserve"> </w:t>
      </w:r>
      <w:r w:rsidR="001E0CFE">
        <w:rPr>
          <w:w w:val="90"/>
        </w:rPr>
        <w:t>is</w:t>
      </w:r>
      <w:r w:rsidR="001E0CFE">
        <w:rPr>
          <w:spacing w:val="4"/>
        </w:rPr>
        <w:t xml:space="preserve"> </w:t>
      </w:r>
      <w:r w:rsidR="001E0CFE">
        <w:rPr>
          <w:w w:val="90"/>
        </w:rPr>
        <w:t>still</w:t>
      </w:r>
      <w:r w:rsidR="001E0CFE">
        <w:rPr>
          <w:spacing w:val="5"/>
        </w:rPr>
        <w:t xml:space="preserve"> </w:t>
      </w:r>
      <w:r w:rsidR="001E0CFE">
        <w:rPr>
          <w:spacing w:val="-2"/>
          <w:w w:val="90"/>
        </w:rPr>
        <w:t>prevalent</w:t>
      </w:r>
    </w:p>
    <w:p w14:paraId="733ABFDD" w14:textId="133C9D8B" w:rsidR="00470D98" w:rsidRDefault="001644E6">
      <w:pPr>
        <w:pStyle w:val="BodyText"/>
        <w:spacing w:before="8"/>
      </w:pPr>
      <w:del w:id="2790" w:author="Hughes, Anna E" w:date="2023-08-09T15:29:00Z">
        <w:r>
          <w:rPr>
            <w:rFonts w:ascii="Trebuchet MS"/>
            <w:spacing w:val="-4"/>
            <w:sz w:val="12"/>
          </w:rPr>
          <w:delText>668</w:delText>
        </w:r>
      </w:del>
      <w:ins w:id="2791" w:author="Hughes, Anna E" w:date="2023-08-09T15:29:00Z">
        <w:r w:rsidR="001E0CFE">
          <w:rPr>
            <w:rFonts w:ascii="Trebuchet MS"/>
            <w:spacing w:val="-4"/>
            <w:sz w:val="12"/>
          </w:rPr>
          <w:t>666</w:t>
        </w:r>
      </w:ins>
      <w:r w:rsidR="001E0CFE">
        <w:rPr>
          <w:rFonts w:ascii="Trebuchet MS"/>
          <w:spacing w:val="32"/>
          <w:sz w:val="12"/>
        </w:rPr>
        <w:t xml:space="preserve">  </w:t>
      </w:r>
      <w:r w:rsidR="001E0CFE">
        <w:rPr>
          <w:spacing w:val="-4"/>
        </w:rPr>
        <w:t>in</w:t>
      </w:r>
      <w:r w:rsidR="001E0CFE">
        <w:rPr>
          <w:spacing w:val="-5"/>
        </w:rPr>
        <w:t xml:space="preserve"> </w:t>
      </w:r>
      <w:r w:rsidR="001E0CFE">
        <w:rPr>
          <w:spacing w:val="-4"/>
        </w:rPr>
        <w:t>the</w:t>
      </w:r>
      <w:r w:rsidR="001E0CFE">
        <w:rPr>
          <w:spacing w:val="-6"/>
        </w:rPr>
        <w:t xml:space="preserve"> </w:t>
      </w:r>
      <w:r w:rsidR="001E0CFE">
        <w:rPr>
          <w:spacing w:val="-4"/>
        </w:rPr>
        <w:t>visual</w:t>
      </w:r>
      <w:r w:rsidR="001E0CFE">
        <w:rPr>
          <w:spacing w:val="-5"/>
        </w:rPr>
        <w:t xml:space="preserve"> </w:t>
      </w:r>
      <w:r w:rsidR="001E0CFE">
        <w:rPr>
          <w:spacing w:val="-4"/>
        </w:rPr>
        <w:t>search</w:t>
      </w:r>
      <w:r w:rsidR="001E0CFE">
        <w:rPr>
          <w:spacing w:val="-5"/>
        </w:rPr>
        <w:t xml:space="preserve"> </w:t>
      </w:r>
      <w:r w:rsidR="001E0CFE">
        <w:rPr>
          <w:spacing w:val="-4"/>
        </w:rPr>
        <w:t>literature.</w:t>
      </w:r>
      <w:r w:rsidR="001E0CFE">
        <w:rPr>
          <w:spacing w:val="18"/>
        </w:rPr>
        <w:t xml:space="preserve"> </w:t>
      </w:r>
      <w:r w:rsidR="001E0CFE">
        <w:rPr>
          <w:spacing w:val="-4"/>
        </w:rPr>
        <w:t>Our</w:t>
      </w:r>
      <w:r w:rsidR="001E0CFE">
        <w:rPr>
          <w:spacing w:val="-5"/>
        </w:rPr>
        <w:t xml:space="preserve"> </w:t>
      </w:r>
      <w:r w:rsidR="001E0CFE">
        <w:rPr>
          <w:spacing w:val="-4"/>
        </w:rPr>
        <w:t>work</w:t>
      </w:r>
      <w:r w:rsidR="001E0CFE">
        <w:rPr>
          <w:spacing w:val="-5"/>
        </w:rPr>
        <w:t xml:space="preserve"> </w:t>
      </w:r>
      <w:r w:rsidR="001E0CFE">
        <w:rPr>
          <w:spacing w:val="-4"/>
        </w:rPr>
        <w:t>shows</w:t>
      </w:r>
      <w:r w:rsidR="001E0CFE">
        <w:rPr>
          <w:spacing w:val="-6"/>
        </w:rPr>
        <w:t xml:space="preserve"> </w:t>
      </w:r>
      <w:r w:rsidR="001E0CFE">
        <w:rPr>
          <w:spacing w:val="-4"/>
        </w:rPr>
        <w:t>that</w:t>
      </w:r>
      <w:r w:rsidR="001E0CFE">
        <w:rPr>
          <w:spacing w:val="-5"/>
        </w:rPr>
        <w:t xml:space="preserve"> </w:t>
      </w:r>
      <w:r w:rsidR="001E0CFE">
        <w:rPr>
          <w:spacing w:val="-4"/>
        </w:rPr>
        <w:t>these</w:t>
      </w:r>
      <w:r w:rsidR="001E0CFE">
        <w:rPr>
          <w:spacing w:val="-5"/>
        </w:rPr>
        <w:t xml:space="preserve"> </w:t>
      </w:r>
      <w:r w:rsidR="001E0CFE">
        <w:rPr>
          <w:spacing w:val="-4"/>
        </w:rPr>
        <w:t>choices</w:t>
      </w:r>
      <w:r w:rsidR="001E0CFE">
        <w:rPr>
          <w:spacing w:val="-6"/>
        </w:rPr>
        <w:t xml:space="preserve"> </w:t>
      </w:r>
      <w:r w:rsidR="001E0CFE">
        <w:rPr>
          <w:spacing w:val="-4"/>
        </w:rPr>
        <w:t>of</w:t>
      </w:r>
      <w:r w:rsidR="001E0CFE">
        <w:rPr>
          <w:spacing w:val="-5"/>
        </w:rPr>
        <w:t xml:space="preserve"> </w:t>
      </w:r>
      <w:r w:rsidR="001E0CFE">
        <w:rPr>
          <w:spacing w:val="-4"/>
        </w:rPr>
        <w:t>distribution</w:t>
      </w:r>
    </w:p>
    <w:p w14:paraId="2FDF731A" w14:textId="1774868F" w:rsidR="00470D98" w:rsidRDefault="001644E6">
      <w:pPr>
        <w:pStyle w:val="BodyText"/>
        <w:spacing w:before="8"/>
      </w:pPr>
      <w:del w:id="2792" w:author="Hughes, Anna E" w:date="2023-08-09T15:29:00Z">
        <w:r>
          <w:rPr>
            <w:rFonts w:ascii="Trebuchet MS"/>
            <w:spacing w:val="-4"/>
            <w:sz w:val="12"/>
          </w:rPr>
          <w:delText>669</w:delText>
        </w:r>
      </w:del>
      <w:ins w:id="2793" w:author="Hughes, Anna E" w:date="2023-08-09T15:29:00Z">
        <w:r w:rsidR="001E0CFE">
          <w:rPr>
            <w:rFonts w:ascii="Trebuchet MS"/>
            <w:spacing w:val="-4"/>
            <w:sz w:val="12"/>
          </w:rPr>
          <w:t>667</w:t>
        </w:r>
      </w:ins>
      <w:r w:rsidR="001E0CFE">
        <w:rPr>
          <w:rFonts w:ascii="Trebuchet MS"/>
          <w:spacing w:val="77"/>
          <w:w w:val="150"/>
          <w:sz w:val="12"/>
        </w:rPr>
        <w:t xml:space="preserve"> </w:t>
      </w:r>
      <w:r w:rsidR="001E0CFE">
        <w:rPr>
          <w:spacing w:val="-4"/>
        </w:rPr>
        <w:t>can</w:t>
      </w:r>
      <w:r w:rsidR="001E0CFE">
        <w:t xml:space="preserve"> </w:t>
      </w:r>
      <w:r w:rsidR="001E0CFE">
        <w:rPr>
          <w:spacing w:val="-4"/>
        </w:rPr>
        <w:t>influence</w:t>
      </w:r>
      <w:r w:rsidR="001E0CFE">
        <w:t xml:space="preserve"> </w:t>
      </w:r>
      <w:r w:rsidR="001E0CFE">
        <w:rPr>
          <w:spacing w:val="-4"/>
        </w:rPr>
        <w:t>results</w:t>
      </w:r>
      <w:r w:rsidR="001E0CFE">
        <w:t xml:space="preserve"> </w:t>
      </w:r>
      <w:r w:rsidR="001E0CFE">
        <w:rPr>
          <w:spacing w:val="-4"/>
        </w:rPr>
        <w:t>and</w:t>
      </w:r>
      <w:r w:rsidR="001E0CFE">
        <w:t xml:space="preserve"> </w:t>
      </w:r>
      <w:r w:rsidR="001E0CFE">
        <w:rPr>
          <w:spacing w:val="-4"/>
        </w:rPr>
        <w:t>conclusions</w:t>
      </w:r>
      <w:r w:rsidR="001E0CFE">
        <w:t xml:space="preserve"> </w:t>
      </w:r>
      <w:r w:rsidR="001E0CFE">
        <w:rPr>
          <w:spacing w:val="-4"/>
        </w:rPr>
        <w:t>(see</w:t>
      </w:r>
      <w:r w:rsidR="001E0CFE">
        <w:t xml:space="preserve"> </w:t>
      </w:r>
      <w:r w:rsidR="001E0CFE">
        <w:rPr>
          <w:spacing w:val="-4"/>
        </w:rPr>
        <w:t>section</w:t>
      </w:r>
      <w:r w:rsidR="001E0CFE">
        <w:t xml:space="preserve"> </w:t>
      </w:r>
      <w:hyperlink w:anchor="_bookmark23" w:history="1">
        <w:r w:rsidR="001E0CFE">
          <w:rPr>
            <w:spacing w:val="-4"/>
          </w:rPr>
          <w:t>7.2</w:t>
        </w:r>
      </w:hyperlink>
      <w:r w:rsidR="001E0CFE">
        <w:t xml:space="preserve"> </w:t>
      </w:r>
      <w:r w:rsidR="001E0CFE">
        <w:rPr>
          <w:spacing w:val="-4"/>
        </w:rPr>
        <w:t>below),</w:t>
      </w:r>
      <w:r w:rsidR="001E0CFE">
        <w:rPr>
          <w:spacing w:val="3"/>
        </w:rPr>
        <w:t xml:space="preserve"> </w:t>
      </w:r>
      <w:r w:rsidR="001E0CFE">
        <w:rPr>
          <w:spacing w:val="-4"/>
        </w:rPr>
        <w:t>and</w:t>
      </w:r>
      <w:r w:rsidR="001E0CFE">
        <w:t xml:space="preserve"> </w:t>
      </w:r>
      <w:r w:rsidR="001E0CFE">
        <w:rPr>
          <w:spacing w:val="-4"/>
        </w:rPr>
        <w:t>therefore</w:t>
      </w:r>
      <w:r w:rsidR="001E0CFE">
        <w:t xml:space="preserve"> </w:t>
      </w:r>
      <w:r w:rsidR="001E0CFE">
        <w:rPr>
          <w:spacing w:val="-5"/>
        </w:rPr>
        <w:t>we</w:t>
      </w:r>
    </w:p>
    <w:p w14:paraId="2A4F82FD" w14:textId="6C5AE41A" w:rsidR="00470D98" w:rsidRDefault="001644E6">
      <w:pPr>
        <w:pStyle w:val="BodyText"/>
      </w:pPr>
      <w:del w:id="2794" w:author="Hughes, Anna E" w:date="2023-08-09T15:29:00Z">
        <w:r>
          <w:rPr>
            <w:rFonts w:ascii="Trebuchet MS"/>
            <w:w w:val="90"/>
            <w:sz w:val="12"/>
          </w:rPr>
          <w:delText>670</w:delText>
        </w:r>
      </w:del>
      <w:ins w:id="2795" w:author="Hughes, Anna E" w:date="2023-08-09T15:29:00Z">
        <w:r w:rsidR="001E0CFE">
          <w:rPr>
            <w:rFonts w:ascii="Trebuchet MS"/>
            <w:w w:val="90"/>
            <w:sz w:val="12"/>
          </w:rPr>
          <w:t>668</w:t>
        </w:r>
      </w:ins>
      <w:r w:rsidR="001E0CFE">
        <w:rPr>
          <w:rFonts w:ascii="Trebuchet MS"/>
          <w:spacing w:val="67"/>
          <w:sz w:val="12"/>
        </w:rPr>
        <w:t xml:space="preserve">  </w:t>
      </w:r>
      <w:r w:rsidR="001E0CFE">
        <w:rPr>
          <w:w w:val="90"/>
        </w:rPr>
        <w:t>recommend</w:t>
      </w:r>
      <w:r w:rsidR="001E0CFE">
        <w:t xml:space="preserve"> </w:t>
      </w:r>
      <w:r w:rsidR="001E0CFE">
        <w:rPr>
          <w:w w:val="90"/>
        </w:rPr>
        <w:t>that</w:t>
      </w:r>
      <w:r w:rsidR="001E0CFE">
        <w:rPr>
          <w:spacing w:val="1"/>
        </w:rPr>
        <w:t xml:space="preserve"> </w:t>
      </w:r>
      <w:r w:rsidR="001E0CFE">
        <w:rPr>
          <w:w w:val="90"/>
        </w:rPr>
        <w:t>other</w:t>
      </w:r>
      <w:r w:rsidR="001E0CFE">
        <w:rPr>
          <w:spacing w:val="-1"/>
        </w:rPr>
        <w:t xml:space="preserve"> </w:t>
      </w:r>
      <w:r w:rsidR="001E0CFE">
        <w:rPr>
          <w:w w:val="90"/>
        </w:rPr>
        <w:t>researchers</w:t>
      </w:r>
      <w:r w:rsidR="001E0CFE">
        <w:t xml:space="preserve"> </w:t>
      </w:r>
      <w:r w:rsidR="001E0CFE">
        <w:rPr>
          <w:w w:val="90"/>
        </w:rPr>
        <w:t>consider</w:t>
      </w:r>
      <w:r w:rsidR="001E0CFE">
        <w:t xml:space="preserve"> </w:t>
      </w:r>
      <w:r w:rsidR="001E0CFE">
        <w:rPr>
          <w:w w:val="90"/>
        </w:rPr>
        <w:t>carefully</w:t>
      </w:r>
      <w:r w:rsidR="001E0CFE">
        <w:t xml:space="preserve"> </w:t>
      </w:r>
      <w:r w:rsidR="001E0CFE">
        <w:rPr>
          <w:w w:val="90"/>
        </w:rPr>
        <w:t>how</w:t>
      </w:r>
      <w:r w:rsidR="001E0CFE">
        <w:t xml:space="preserve"> </w:t>
      </w:r>
      <w:r w:rsidR="001E0CFE">
        <w:rPr>
          <w:w w:val="90"/>
        </w:rPr>
        <w:t>they</w:t>
      </w:r>
      <w:r w:rsidR="001E0CFE">
        <w:t xml:space="preserve"> </w:t>
      </w:r>
      <w:r w:rsidR="001E0CFE">
        <w:rPr>
          <w:w w:val="90"/>
        </w:rPr>
        <w:t>want</w:t>
      </w:r>
      <w:r w:rsidR="001E0CFE">
        <w:t xml:space="preserve"> </w:t>
      </w:r>
      <w:r w:rsidR="001E0CFE">
        <w:rPr>
          <w:w w:val="90"/>
        </w:rPr>
        <w:t>to</w:t>
      </w:r>
      <w:r w:rsidR="001E0CFE">
        <w:t xml:space="preserve"> </w:t>
      </w:r>
      <w:r w:rsidR="001E0CFE">
        <w:rPr>
          <w:w w:val="90"/>
        </w:rPr>
        <w:t>model</w:t>
      </w:r>
      <w:r w:rsidR="001E0CFE">
        <w:t xml:space="preserve"> </w:t>
      </w:r>
      <w:r w:rsidR="001E0CFE">
        <w:rPr>
          <w:spacing w:val="-2"/>
          <w:w w:val="90"/>
        </w:rPr>
        <w:t>their</w:t>
      </w:r>
    </w:p>
    <w:p w14:paraId="4760F5E2" w14:textId="75EDB693" w:rsidR="00470D98" w:rsidRDefault="001644E6">
      <w:pPr>
        <w:pStyle w:val="BodyText"/>
        <w:spacing w:before="8"/>
      </w:pPr>
      <w:del w:id="2796" w:author="Hughes, Anna E" w:date="2023-08-09T15:29:00Z">
        <w:r>
          <w:rPr>
            <w:rFonts w:ascii="Trebuchet MS"/>
            <w:spacing w:val="-6"/>
            <w:sz w:val="12"/>
          </w:rPr>
          <w:delText>671</w:delText>
        </w:r>
      </w:del>
      <w:ins w:id="2797" w:author="Hughes, Anna E" w:date="2023-08-09T15:29:00Z">
        <w:r w:rsidR="001E0CFE">
          <w:rPr>
            <w:rFonts w:ascii="Trebuchet MS"/>
            <w:spacing w:val="-6"/>
            <w:sz w:val="12"/>
          </w:rPr>
          <w:t>669</w:t>
        </w:r>
      </w:ins>
      <w:r w:rsidR="001E0CFE">
        <w:rPr>
          <w:rFonts w:ascii="Trebuchet MS"/>
          <w:spacing w:val="38"/>
          <w:sz w:val="12"/>
        </w:rPr>
        <w:t xml:space="preserve">  </w:t>
      </w:r>
      <w:r w:rsidR="001E0CFE">
        <w:rPr>
          <w:spacing w:val="-6"/>
        </w:rPr>
        <w:t>data.</w:t>
      </w:r>
      <w:r w:rsidR="001E0CFE">
        <w:rPr>
          <w:spacing w:val="19"/>
        </w:rPr>
        <w:t xml:space="preserve"> </w:t>
      </w:r>
      <w:r w:rsidR="001E0CFE">
        <w:rPr>
          <w:spacing w:val="-6"/>
        </w:rPr>
        <w:t>Even</w:t>
      </w:r>
      <w:r w:rsidR="001E0CFE">
        <w:rPr>
          <w:spacing w:val="-3"/>
        </w:rPr>
        <w:t xml:space="preserve"> </w:t>
      </w:r>
      <w:r w:rsidR="001E0CFE">
        <w:rPr>
          <w:spacing w:val="-6"/>
        </w:rPr>
        <w:t>in</w:t>
      </w:r>
      <w:r w:rsidR="001E0CFE">
        <w:rPr>
          <w:spacing w:val="-3"/>
        </w:rPr>
        <w:t xml:space="preserve"> </w:t>
      </w:r>
      <w:r w:rsidR="001E0CFE">
        <w:rPr>
          <w:spacing w:val="-6"/>
        </w:rPr>
        <w:t>the</w:t>
      </w:r>
      <w:r w:rsidR="001E0CFE">
        <w:rPr>
          <w:spacing w:val="-3"/>
        </w:rPr>
        <w:t xml:space="preserve"> </w:t>
      </w:r>
      <w:r w:rsidR="001E0CFE">
        <w:rPr>
          <w:spacing w:val="-6"/>
        </w:rPr>
        <w:t>case</w:t>
      </w:r>
      <w:r w:rsidR="001E0CFE">
        <w:rPr>
          <w:spacing w:val="-3"/>
        </w:rPr>
        <w:t xml:space="preserve"> </w:t>
      </w:r>
      <w:r w:rsidR="001E0CFE">
        <w:rPr>
          <w:spacing w:val="-6"/>
        </w:rPr>
        <w:t>where</w:t>
      </w:r>
      <w:r w:rsidR="001E0CFE">
        <w:rPr>
          <w:spacing w:val="-3"/>
        </w:rPr>
        <w:t xml:space="preserve"> </w:t>
      </w:r>
      <w:r w:rsidR="001E0CFE">
        <w:rPr>
          <w:spacing w:val="-6"/>
        </w:rPr>
        <w:t>the</w:t>
      </w:r>
      <w:r w:rsidR="001E0CFE">
        <w:rPr>
          <w:spacing w:val="-2"/>
        </w:rPr>
        <w:t xml:space="preserve"> </w:t>
      </w:r>
      <w:r w:rsidR="001E0CFE">
        <w:rPr>
          <w:spacing w:val="-6"/>
        </w:rPr>
        <w:t>search</w:t>
      </w:r>
      <w:r w:rsidR="001E0CFE">
        <w:rPr>
          <w:spacing w:val="-3"/>
        </w:rPr>
        <w:t xml:space="preserve"> </w:t>
      </w:r>
      <w:r w:rsidR="001E0CFE">
        <w:rPr>
          <w:spacing w:val="-6"/>
        </w:rPr>
        <w:t>slopes</w:t>
      </w:r>
      <w:r w:rsidR="001E0CFE">
        <w:rPr>
          <w:spacing w:val="-3"/>
        </w:rPr>
        <w:t xml:space="preserve"> </w:t>
      </w:r>
      <w:r w:rsidR="001E0CFE">
        <w:rPr>
          <w:spacing w:val="-6"/>
        </w:rPr>
        <w:t>are</w:t>
      </w:r>
      <w:r w:rsidR="001E0CFE">
        <w:rPr>
          <w:spacing w:val="-3"/>
        </w:rPr>
        <w:t xml:space="preserve"> </w:t>
      </w:r>
      <w:r w:rsidR="001E0CFE">
        <w:rPr>
          <w:spacing w:val="-6"/>
        </w:rPr>
        <w:t>the</w:t>
      </w:r>
      <w:r w:rsidR="001E0CFE">
        <w:rPr>
          <w:spacing w:val="-3"/>
        </w:rPr>
        <w:t xml:space="preserve"> </w:t>
      </w:r>
      <w:r w:rsidR="001E0CFE">
        <w:rPr>
          <w:spacing w:val="-6"/>
        </w:rPr>
        <w:t>primary</w:t>
      </w:r>
      <w:r w:rsidR="001E0CFE">
        <w:rPr>
          <w:spacing w:val="-3"/>
        </w:rPr>
        <w:t xml:space="preserve"> </w:t>
      </w:r>
      <w:r w:rsidR="001E0CFE">
        <w:rPr>
          <w:spacing w:val="-6"/>
        </w:rPr>
        <w:t>outcome</w:t>
      </w:r>
      <w:r w:rsidR="001E0CFE">
        <w:rPr>
          <w:spacing w:val="-3"/>
        </w:rPr>
        <w:t xml:space="preserve"> </w:t>
      </w:r>
      <w:r w:rsidR="001E0CFE">
        <w:rPr>
          <w:spacing w:val="-6"/>
        </w:rPr>
        <w:t>measure</w:t>
      </w:r>
    </w:p>
    <w:p w14:paraId="6DC5AE00" w14:textId="3B820C6E" w:rsidR="00470D98" w:rsidRDefault="001644E6">
      <w:pPr>
        <w:pStyle w:val="BodyText"/>
      </w:pPr>
      <w:del w:id="2798" w:author="Hughes, Anna E" w:date="2023-08-09T15:29:00Z">
        <w:r>
          <w:rPr>
            <w:rFonts w:ascii="Trebuchet MS" w:hAnsi="Trebuchet MS"/>
            <w:spacing w:val="-6"/>
            <w:sz w:val="12"/>
          </w:rPr>
          <w:delText>672</w:delText>
        </w:r>
      </w:del>
      <w:ins w:id="2799" w:author="Hughes, Anna E" w:date="2023-08-09T15:29:00Z">
        <w:r w:rsidR="001E0CFE">
          <w:rPr>
            <w:rFonts w:ascii="Trebuchet MS" w:hAnsi="Trebuchet MS"/>
            <w:spacing w:val="-6"/>
            <w:sz w:val="12"/>
          </w:rPr>
          <w:t>670</w:t>
        </w:r>
      </w:ins>
      <w:r w:rsidR="001E0CFE">
        <w:rPr>
          <w:rFonts w:ascii="Trebuchet MS" w:hAnsi="Trebuchet MS"/>
          <w:spacing w:val="42"/>
          <w:sz w:val="12"/>
        </w:rPr>
        <w:t xml:space="preserve">  </w:t>
      </w:r>
      <w:r w:rsidR="001E0CFE">
        <w:rPr>
          <w:spacing w:val="-6"/>
        </w:rPr>
        <w:t>of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interest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(as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opposed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to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the</w:t>
      </w:r>
      <w:r w:rsidR="001E0CFE">
        <w:rPr>
          <w:spacing w:val="-8"/>
        </w:rPr>
        <w:t xml:space="preserve"> </w:t>
      </w:r>
      <w:r w:rsidR="001E0CFE">
        <w:rPr>
          <w:spacing w:val="-6"/>
        </w:rPr>
        <w:t>potentially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more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’cognitive’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parameters</w:t>
      </w:r>
      <w:r w:rsidR="001E0CFE">
        <w:rPr>
          <w:spacing w:val="-8"/>
        </w:rPr>
        <w:t xml:space="preserve"> </w:t>
      </w:r>
      <w:r w:rsidR="001E0CFE">
        <w:rPr>
          <w:spacing w:val="-6"/>
        </w:rPr>
        <w:t>of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e.g.</w:t>
      </w:r>
      <w:r w:rsidR="001E0CFE">
        <w:rPr>
          <w:spacing w:val="7"/>
        </w:rPr>
        <w:t xml:space="preserve"> </w:t>
      </w:r>
      <w:r w:rsidR="001E0CFE">
        <w:rPr>
          <w:spacing w:val="-6"/>
        </w:rPr>
        <w:t>Wald</w:t>
      </w:r>
    </w:p>
    <w:p w14:paraId="53B11A1A" w14:textId="0723A883" w:rsidR="00470D98" w:rsidRDefault="001644E6">
      <w:pPr>
        <w:pStyle w:val="BodyText"/>
        <w:spacing w:before="8"/>
      </w:pPr>
      <w:del w:id="2800" w:author="Hughes, Anna E" w:date="2023-08-09T15:29:00Z">
        <w:r>
          <w:rPr>
            <w:rFonts w:ascii="Trebuchet MS"/>
            <w:w w:val="90"/>
            <w:sz w:val="12"/>
          </w:rPr>
          <w:delText>673</w:delText>
        </w:r>
      </w:del>
      <w:ins w:id="2801" w:author="Hughes, Anna E" w:date="2023-08-09T15:29:00Z">
        <w:r w:rsidR="001E0CFE">
          <w:rPr>
            <w:rFonts w:ascii="Trebuchet MS"/>
            <w:w w:val="90"/>
            <w:sz w:val="12"/>
          </w:rPr>
          <w:t>671</w:t>
        </w:r>
      </w:ins>
      <w:r w:rsidR="001E0CFE">
        <w:rPr>
          <w:rFonts w:ascii="Trebuchet MS"/>
          <w:spacing w:val="68"/>
          <w:sz w:val="12"/>
        </w:rPr>
        <w:t xml:space="preserve">  </w:t>
      </w:r>
      <w:r w:rsidR="001E0CFE">
        <w:rPr>
          <w:w w:val="90"/>
        </w:rPr>
        <w:t>distributions,</w:t>
      </w:r>
      <w:r w:rsidR="001E0CFE">
        <w:rPr>
          <w:spacing w:val="11"/>
        </w:rPr>
        <w:t xml:space="preserve"> </w:t>
      </w:r>
      <w:r w:rsidR="001E0CFE">
        <w:rPr>
          <w:w w:val="90"/>
        </w:rPr>
        <w:t>or</w:t>
      </w:r>
      <w:r w:rsidR="001E0CFE">
        <w:rPr>
          <w:spacing w:val="11"/>
        </w:rPr>
        <w:t xml:space="preserve"> </w:t>
      </w:r>
      <w:r w:rsidR="001E0CFE">
        <w:rPr>
          <w:w w:val="90"/>
        </w:rPr>
        <w:t>drift</w:t>
      </w:r>
      <w:r w:rsidR="001E0CFE">
        <w:rPr>
          <w:spacing w:val="10"/>
        </w:rPr>
        <w:t xml:space="preserve"> </w:t>
      </w:r>
      <w:r w:rsidR="001E0CFE">
        <w:rPr>
          <w:w w:val="90"/>
        </w:rPr>
        <w:t>diffusion</w:t>
      </w:r>
      <w:r w:rsidR="001E0CFE">
        <w:rPr>
          <w:spacing w:val="11"/>
        </w:rPr>
        <w:t xml:space="preserve"> </w:t>
      </w:r>
      <w:r w:rsidR="001E0CFE">
        <w:rPr>
          <w:w w:val="90"/>
        </w:rPr>
        <w:t>models),</w:t>
      </w:r>
      <w:r w:rsidR="001E0CFE">
        <w:rPr>
          <w:spacing w:val="11"/>
        </w:rPr>
        <w:t xml:space="preserve"> </w:t>
      </w:r>
      <w:r w:rsidR="001E0CFE">
        <w:rPr>
          <w:w w:val="90"/>
        </w:rPr>
        <w:t>we</w:t>
      </w:r>
      <w:r w:rsidR="001E0CFE">
        <w:rPr>
          <w:spacing w:val="10"/>
        </w:rPr>
        <w:t xml:space="preserve"> </w:t>
      </w:r>
      <w:r w:rsidR="001E0CFE">
        <w:rPr>
          <w:w w:val="90"/>
        </w:rPr>
        <w:t>demonstrate</w:t>
      </w:r>
      <w:r w:rsidR="001E0CFE">
        <w:rPr>
          <w:spacing w:val="11"/>
        </w:rPr>
        <w:t xml:space="preserve"> </w:t>
      </w:r>
      <w:r w:rsidR="001E0CFE">
        <w:rPr>
          <w:w w:val="90"/>
        </w:rPr>
        <w:t>that</w:t>
      </w:r>
      <w:r w:rsidR="001E0CFE">
        <w:rPr>
          <w:spacing w:val="11"/>
        </w:rPr>
        <w:t xml:space="preserve"> </w:t>
      </w:r>
      <w:r w:rsidR="001E0CFE">
        <w:rPr>
          <w:w w:val="90"/>
        </w:rPr>
        <w:t>approaches</w:t>
      </w:r>
      <w:r w:rsidR="001E0CFE">
        <w:rPr>
          <w:spacing w:val="10"/>
        </w:rPr>
        <w:t xml:space="preserve"> </w:t>
      </w:r>
      <w:r w:rsidR="001E0CFE">
        <w:rPr>
          <w:w w:val="90"/>
        </w:rPr>
        <w:t>that</w:t>
      </w:r>
      <w:r w:rsidR="001E0CFE">
        <w:rPr>
          <w:spacing w:val="11"/>
        </w:rPr>
        <w:t xml:space="preserve"> </w:t>
      </w:r>
      <w:r w:rsidR="001E0CFE">
        <w:rPr>
          <w:spacing w:val="-4"/>
          <w:w w:val="90"/>
        </w:rPr>
        <w:t>bet-</w:t>
      </w:r>
    </w:p>
    <w:p w14:paraId="4C434B0F" w14:textId="7E04672D" w:rsidR="00470D98" w:rsidRDefault="001644E6">
      <w:pPr>
        <w:pStyle w:val="BodyText"/>
      </w:pPr>
      <w:del w:id="2802" w:author="Hughes, Anna E" w:date="2023-08-09T15:29:00Z">
        <w:r>
          <w:rPr>
            <w:rFonts w:ascii="Trebuchet MS"/>
            <w:spacing w:val="-6"/>
            <w:sz w:val="12"/>
          </w:rPr>
          <w:delText>674</w:delText>
        </w:r>
      </w:del>
      <w:ins w:id="2803" w:author="Hughes, Anna E" w:date="2023-08-09T15:29:00Z">
        <w:r w:rsidR="001E0CFE">
          <w:rPr>
            <w:rFonts w:ascii="Trebuchet MS"/>
            <w:spacing w:val="-6"/>
            <w:sz w:val="12"/>
          </w:rPr>
          <w:t>672</w:t>
        </w:r>
      </w:ins>
      <w:r w:rsidR="001E0CFE">
        <w:rPr>
          <w:rFonts w:ascii="Trebuchet MS"/>
          <w:spacing w:val="38"/>
          <w:sz w:val="12"/>
        </w:rPr>
        <w:t xml:space="preserve">  </w:t>
      </w:r>
      <w:r w:rsidR="001E0CFE">
        <w:rPr>
          <w:spacing w:val="-6"/>
        </w:rPr>
        <w:t>ter</w:t>
      </w:r>
      <w:r w:rsidR="001E0CFE">
        <w:rPr>
          <w:spacing w:val="-3"/>
        </w:rPr>
        <w:t xml:space="preserve"> </w:t>
      </w:r>
      <w:r w:rsidR="001E0CFE">
        <w:rPr>
          <w:spacing w:val="-6"/>
        </w:rPr>
        <w:t>account</w:t>
      </w:r>
      <w:r w:rsidR="001E0CFE">
        <w:rPr>
          <w:spacing w:val="-4"/>
        </w:rPr>
        <w:t xml:space="preserve"> </w:t>
      </w:r>
      <w:r w:rsidR="001E0CFE">
        <w:rPr>
          <w:spacing w:val="-6"/>
        </w:rPr>
        <w:t>for</w:t>
      </w:r>
      <w:r w:rsidR="001E0CFE">
        <w:rPr>
          <w:spacing w:val="-4"/>
        </w:rPr>
        <w:t xml:space="preserve"> </w:t>
      </w:r>
      <w:r w:rsidR="001E0CFE">
        <w:rPr>
          <w:spacing w:val="-6"/>
        </w:rPr>
        <w:t>the</w:t>
      </w:r>
      <w:r w:rsidR="001E0CFE">
        <w:rPr>
          <w:spacing w:val="-3"/>
        </w:rPr>
        <w:t xml:space="preserve"> </w:t>
      </w:r>
      <w:r w:rsidR="001E0CFE">
        <w:rPr>
          <w:spacing w:val="-6"/>
        </w:rPr>
        <w:t>data</w:t>
      </w:r>
      <w:r w:rsidR="001E0CFE">
        <w:rPr>
          <w:spacing w:val="-4"/>
        </w:rPr>
        <w:t xml:space="preserve"> </w:t>
      </w:r>
      <w:r w:rsidR="001E0CFE">
        <w:rPr>
          <w:spacing w:val="-6"/>
        </w:rPr>
        <w:t>distribution</w:t>
      </w:r>
      <w:r w:rsidR="001E0CFE">
        <w:rPr>
          <w:spacing w:val="-4"/>
        </w:rPr>
        <w:t xml:space="preserve"> </w:t>
      </w:r>
      <w:r w:rsidR="001E0CFE">
        <w:rPr>
          <w:spacing w:val="-6"/>
        </w:rPr>
        <w:t>can</w:t>
      </w:r>
      <w:r w:rsidR="001E0CFE">
        <w:rPr>
          <w:spacing w:val="-4"/>
        </w:rPr>
        <w:t xml:space="preserve"> </w:t>
      </w:r>
      <w:r w:rsidR="001E0CFE">
        <w:rPr>
          <w:spacing w:val="-6"/>
        </w:rPr>
        <w:t>be</w:t>
      </w:r>
      <w:r w:rsidR="001E0CFE">
        <w:rPr>
          <w:spacing w:val="-4"/>
        </w:rPr>
        <w:t xml:space="preserve"> </w:t>
      </w:r>
      <w:r w:rsidR="001E0CFE">
        <w:rPr>
          <w:spacing w:val="-6"/>
        </w:rPr>
        <w:t>taken</w:t>
      </w:r>
      <w:r w:rsidR="001E0CFE">
        <w:rPr>
          <w:spacing w:val="-4"/>
        </w:rPr>
        <w:t xml:space="preserve"> </w:t>
      </w:r>
      <w:r w:rsidR="001E0CFE">
        <w:rPr>
          <w:spacing w:val="-6"/>
        </w:rPr>
        <w:t>with</w:t>
      </w:r>
      <w:r w:rsidR="001E0CFE">
        <w:rPr>
          <w:spacing w:val="-4"/>
        </w:rPr>
        <w:t xml:space="preserve"> </w:t>
      </w:r>
      <w:r w:rsidR="001E0CFE">
        <w:rPr>
          <w:spacing w:val="-6"/>
        </w:rPr>
        <w:t>relative</w:t>
      </w:r>
      <w:r w:rsidR="001E0CFE">
        <w:rPr>
          <w:spacing w:val="-3"/>
        </w:rPr>
        <w:t xml:space="preserve"> </w:t>
      </w:r>
      <w:r w:rsidR="001E0CFE">
        <w:rPr>
          <w:spacing w:val="-6"/>
        </w:rPr>
        <w:t>ease.</w:t>
      </w:r>
      <w:r w:rsidR="001E0CFE">
        <w:rPr>
          <w:spacing w:val="15"/>
        </w:rPr>
        <w:t xml:space="preserve"> </w:t>
      </w:r>
      <w:r w:rsidR="001E0CFE">
        <w:rPr>
          <w:spacing w:val="-6"/>
        </w:rPr>
        <w:t>While</w:t>
      </w:r>
      <w:r w:rsidR="001E0CFE">
        <w:rPr>
          <w:spacing w:val="-4"/>
        </w:rPr>
        <w:t xml:space="preserve"> </w:t>
      </w:r>
      <w:r w:rsidR="001E0CFE">
        <w:rPr>
          <w:spacing w:val="-6"/>
        </w:rPr>
        <w:t>trying</w:t>
      </w:r>
    </w:p>
    <w:p w14:paraId="4CA362B4" w14:textId="09F73564" w:rsidR="00470D98" w:rsidRDefault="001644E6">
      <w:pPr>
        <w:pStyle w:val="BodyText"/>
        <w:spacing w:before="8"/>
      </w:pPr>
      <w:del w:id="2804" w:author="Hughes, Anna E" w:date="2023-08-09T15:29:00Z">
        <w:r>
          <w:rPr>
            <w:rFonts w:ascii="Trebuchet MS"/>
            <w:spacing w:val="-4"/>
            <w:sz w:val="12"/>
          </w:rPr>
          <w:delText>675</w:delText>
        </w:r>
      </w:del>
      <w:ins w:id="2805" w:author="Hughes, Anna E" w:date="2023-08-09T15:29:00Z">
        <w:r w:rsidR="001E0CFE">
          <w:rPr>
            <w:rFonts w:ascii="Trebuchet MS"/>
            <w:spacing w:val="-4"/>
            <w:sz w:val="12"/>
          </w:rPr>
          <w:t>673</w:t>
        </w:r>
      </w:ins>
      <w:r w:rsidR="001E0CFE">
        <w:rPr>
          <w:rFonts w:ascii="Trebuchet MS"/>
          <w:spacing w:val="35"/>
          <w:sz w:val="12"/>
        </w:rPr>
        <w:t xml:space="preserve">  </w:t>
      </w:r>
      <w:r w:rsidR="001E0CFE">
        <w:rPr>
          <w:spacing w:val="-4"/>
        </w:rPr>
        <w:t>to</w:t>
      </w:r>
      <w:r w:rsidR="001E0CFE">
        <w:rPr>
          <w:spacing w:val="-7"/>
        </w:rPr>
        <w:t xml:space="preserve"> </w:t>
      </w:r>
      <w:r w:rsidR="001E0CFE">
        <w:rPr>
          <w:spacing w:val="-4"/>
        </w:rPr>
        <w:t>decide</w:t>
      </w:r>
      <w:r w:rsidR="001E0CFE">
        <w:rPr>
          <w:spacing w:val="-7"/>
        </w:rPr>
        <w:t xml:space="preserve"> </w:t>
      </w:r>
      <w:r w:rsidR="001E0CFE">
        <w:rPr>
          <w:spacing w:val="-4"/>
        </w:rPr>
        <w:t>on</w:t>
      </w:r>
      <w:r w:rsidR="001E0CFE">
        <w:rPr>
          <w:spacing w:val="-7"/>
        </w:rPr>
        <w:t xml:space="preserve"> </w:t>
      </w:r>
      <w:r w:rsidR="001E0CFE">
        <w:rPr>
          <w:spacing w:val="-4"/>
        </w:rPr>
        <w:t>the</w:t>
      </w:r>
      <w:r w:rsidR="001E0CFE">
        <w:rPr>
          <w:spacing w:val="-7"/>
        </w:rPr>
        <w:t xml:space="preserve"> </w:t>
      </w:r>
      <w:r w:rsidR="001E0CFE">
        <w:rPr>
          <w:spacing w:val="-4"/>
        </w:rPr>
        <w:t>best</w:t>
      </w:r>
      <w:r w:rsidR="001E0CFE">
        <w:rPr>
          <w:spacing w:val="-8"/>
        </w:rPr>
        <w:t xml:space="preserve"> </w:t>
      </w:r>
      <w:r w:rsidR="001E0CFE">
        <w:rPr>
          <w:spacing w:val="-4"/>
        </w:rPr>
        <w:t>model</w:t>
      </w:r>
      <w:r w:rsidR="001E0CFE">
        <w:rPr>
          <w:spacing w:val="-7"/>
        </w:rPr>
        <w:t xml:space="preserve"> </w:t>
      </w:r>
      <w:r w:rsidR="001E0CFE">
        <w:rPr>
          <w:spacing w:val="-4"/>
        </w:rPr>
        <w:t>may</w:t>
      </w:r>
      <w:r w:rsidR="001E0CFE">
        <w:rPr>
          <w:spacing w:val="-7"/>
        </w:rPr>
        <w:t xml:space="preserve"> </w:t>
      </w:r>
      <w:r w:rsidR="001E0CFE">
        <w:rPr>
          <w:spacing w:val="-4"/>
        </w:rPr>
        <w:t>be</w:t>
      </w:r>
      <w:r w:rsidR="001E0CFE">
        <w:rPr>
          <w:spacing w:val="-8"/>
        </w:rPr>
        <w:t xml:space="preserve"> </w:t>
      </w:r>
      <w:r w:rsidR="001E0CFE">
        <w:rPr>
          <w:spacing w:val="-4"/>
        </w:rPr>
        <w:t>a</w:t>
      </w:r>
      <w:r w:rsidR="001E0CFE">
        <w:rPr>
          <w:spacing w:val="-7"/>
        </w:rPr>
        <w:t xml:space="preserve"> </w:t>
      </w:r>
      <w:r w:rsidR="001E0CFE">
        <w:rPr>
          <w:spacing w:val="-4"/>
        </w:rPr>
        <w:t>challenging</w:t>
      </w:r>
      <w:r w:rsidR="001E0CFE">
        <w:rPr>
          <w:spacing w:val="-7"/>
        </w:rPr>
        <w:t xml:space="preserve"> </w:t>
      </w:r>
      <w:r w:rsidR="001E0CFE">
        <w:rPr>
          <w:spacing w:val="-4"/>
        </w:rPr>
        <w:t>task,</w:t>
      </w:r>
      <w:r w:rsidR="001E0CFE">
        <w:rPr>
          <w:spacing w:val="-8"/>
        </w:rPr>
        <w:t xml:space="preserve"> </w:t>
      </w:r>
      <w:r w:rsidR="001E0CFE">
        <w:rPr>
          <w:spacing w:val="-4"/>
        </w:rPr>
        <w:t>our</w:t>
      </w:r>
      <w:r w:rsidR="001E0CFE">
        <w:rPr>
          <w:spacing w:val="-7"/>
        </w:rPr>
        <w:t xml:space="preserve"> </w:t>
      </w:r>
      <w:r w:rsidR="001E0CFE">
        <w:rPr>
          <w:spacing w:val="-4"/>
        </w:rPr>
        <w:t>view</w:t>
      </w:r>
      <w:r w:rsidR="001E0CFE">
        <w:rPr>
          <w:spacing w:val="-7"/>
        </w:rPr>
        <w:t xml:space="preserve"> </w:t>
      </w:r>
      <w:r w:rsidR="001E0CFE">
        <w:rPr>
          <w:spacing w:val="-4"/>
        </w:rPr>
        <w:t>is</w:t>
      </w:r>
      <w:r w:rsidR="001E0CFE">
        <w:rPr>
          <w:spacing w:val="-8"/>
        </w:rPr>
        <w:t xml:space="preserve"> </w:t>
      </w:r>
      <w:r w:rsidR="001E0CFE">
        <w:rPr>
          <w:spacing w:val="-4"/>
        </w:rPr>
        <w:t>that</w:t>
      </w:r>
      <w:r w:rsidR="001E0CFE">
        <w:rPr>
          <w:spacing w:val="-7"/>
        </w:rPr>
        <w:t xml:space="preserve"> </w:t>
      </w:r>
      <w:r w:rsidR="001E0CFE">
        <w:rPr>
          <w:spacing w:val="-4"/>
        </w:rPr>
        <w:t>the</w:t>
      </w:r>
      <w:r w:rsidR="001E0CFE">
        <w:rPr>
          <w:spacing w:val="-7"/>
        </w:rPr>
        <w:t xml:space="preserve"> </w:t>
      </w:r>
      <w:r w:rsidR="001E0CFE">
        <w:rPr>
          <w:spacing w:val="-4"/>
        </w:rPr>
        <w:t>better</w:t>
      </w:r>
    </w:p>
    <w:p w14:paraId="330E6E94" w14:textId="6BC80389" w:rsidR="00470D98" w:rsidRDefault="001644E6">
      <w:pPr>
        <w:pStyle w:val="BodyText"/>
      </w:pPr>
      <w:del w:id="2806" w:author="Hughes, Anna E" w:date="2023-08-09T15:29:00Z">
        <w:r>
          <w:rPr>
            <w:rFonts w:ascii="Trebuchet MS"/>
            <w:w w:val="90"/>
            <w:sz w:val="12"/>
          </w:rPr>
          <w:delText>676</w:delText>
        </w:r>
      </w:del>
      <w:ins w:id="2807" w:author="Hughes, Anna E" w:date="2023-08-09T15:29:00Z">
        <w:r w:rsidR="001E0CFE">
          <w:rPr>
            <w:rFonts w:ascii="Trebuchet MS"/>
            <w:w w:val="90"/>
            <w:sz w:val="12"/>
          </w:rPr>
          <w:t>674</w:t>
        </w:r>
      </w:ins>
      <w:r w:rsidR="001E0CFE">
        <w:rPr>
          <w:rFonts w:ascii="Trebuchet MS"/>
          <w:spacing w:val="76"/>
          <w:sz w:val="12"/>
        </w:rPr>
        <w:t xml:space="preserve">  </w:t>
      </w:r>
      <w:r w:rsidR="001E0CFE">
        <w:rPr>
          <w:w w:val="90"/>
        </w:rPr>
        <w:t>the</w:t>
      </w:r>
      <w:r w:rsidR="001E0CFE">
        <w:rPr>
          <w:spacing w:val="4"/>
        </w:rPr>
        <w:t xml:space="preserve"> </w:t>
      </w:r>
      <w:r w:rsidR="001E0CFE">
        <w:rPr>
          <w:w w:val="90"/>
        </w:rPr>
        <w:t>underlying</w:t>
      </w:r>
      <w:r w:rsidR="001E0CFE">
        <w:rPr>
          <w:spacing w:val="4"/>
        </w:rPr>
        <w:t xml:space="preserve"> </w:t>
      </w:r>
      <w:r w:rsidR="001E0CFE">
        <w:rPr>
          <w:w w:val="90"/>
        </w:rPr>
        <w:t>statistical</w:t>
      </w:r>
      <w:r w:rsidR="001E0CFE">
        <w:rPr>
          <w:spacing w:val="4"/>
        </w:rPr>
        <w:t xml:space="preserve"> </w:t>
      </w:r>
      <w:r w:rsidR="001E0CFE">
        <w:rPr>
          <w:w w:val="90"/>
        </w:rPr>
        <w:t>model</w:t>
      </w:r>
      <w:r w:rsidR="001E0CFE">
        <w:rPr>
          <w:spacing w:val="4"/>
        </w:rPr>
        <w:t xml:space="preserve"> </w:t>
      </w:r>
      <w:r w:rsidR="001E0CFE">
        <w:rPr>
          <w:w w:val="90"/>
        </w:rPr>
        <w:t>does</w:t>
      </w:r>
      <w:r w:rsidR="001E0CFE">
        <w:rPr>
          <w:spacing w:val="4"/>
        </w:rPr>
        <w:t xml:space="preserve"> </w:t>
      </w:r>
      <w:r w:rsidR="001E0CFE">
        <w:rPr>
          <w:w w:val="90"/>
        </w:rPr>
        <w:t>in</w:t>
      </w:r>
      <w:r w:rsidR="001E0CFE">
        <w:rPr>
          <w:spacing w:val="4"/>
        </w:rPr>
        <w:t xml:space="preserve"> </w:t>
      </w:r>
      <w:r w:rsidR="001E0CFE">
        <w:rPr>
          <w:w w:val="90"/>
        </w:rPr>
        <w:t>accounting</w:t>
      </w:r>
      <w:r w:rsidR="001E0CFE">
        <w:rPr>
          <w:spacing w:val="4"/>
        </w:rPr>
        <w:t xml:space="preserve"> </w:t>
      </w:r>
      <w:r w:rsidR="001E0CFE">
        <w:rPr>
          <w:w w:val="90"/>
        </w:rPr>
        <w:t>for</w:t>
      </w:r>
      <w:r w:rsidR="001E0CFE">
        <w:rPr>
          <w:spacing w:val="3"/>
        </w:rPr>
        <w:t xml:space="preserve"> </w:t>
      </w:r>
      <w:r w:rsidR="001E0CFE">
        <w:rPr>
          <w:w w:val="90"/>
        </w:rPr>
        <w:t>the</w:t>
      </w:r>
      <w:r w:rsidR="001E0CFE">
        <w:rPr>
          <w:spacing w:val="4"/>
        </w:rPr>
        <w:t xml:space="preserve"> </w:t>
      </w:r>
      <w:r w:rsidR="001E0CFE">
        <w:rPr>
          <w:w w:val="90"/>
        </w:rPr>
        <w:t>data,</w:t>
      </w:r>
      <w:r w:rsidR="001E0CFE">
        <w:rPr>
          <w:spacing w:val="6"/>
        </w:rPr>
        <w:t xml:space="preserve"> </w:t>
      </w:r>
      <w:r w:rsidR="001E0CFE">
        <w:rPr>
          <w:w w:val="90"/>
        </w:rPr>
        <w:t>the</w:t>
      </w:r>
      <w:r w:rsidR="001E0CFE">
        <w:rPr>
          <w:spacing w:val="4"/>
        </w:rPr>
        <w:t xml:space="preserve"> </w:t>
      </w:r>
      <w:r w:rsidR="001E0CFE">
        <w:rPr>
          <w:w w:val="90"/>
        </w:rPr>
        <w:t>more</w:t>
      </w:r>
      <w:r w:rsidR="001E0CFE">
        <w:rPr>
          <w:spacing w:val="4"/>
        </w:rPr>
        <w:t xml:space="preserve"> </w:t>
      </w:r>
      <w:r w:rsidR="001E0CFE">
        <w:rPr>
          <w:spacing w:val="-2"/>
          <w:w w:val="90"/>
        </w:rPr>
        <w:t>credence</w:t>
      </w:r>
    </w:p>
    <w:p w14:paraId="4BB4FFC7" w14:textId="733C802C" w:rsidR="00470D98" w:rsidRDefault="001644E6">
      <w:pPr>
        <w:pStyle w:val="BodyText"/>
        <w:spacing w:before="8"/>
      </w:pPr>
      <w:del w:id="2808" w:author="Hughes, Anna E" w:date="2023-08-09T15:29:00Z">
        <w:r>
          <w:rPr>
            <w:rFonts w:ascii="Trebuchet MS"/>
            <w:spacing w:val="-8"/>
            <w:sz w:val="12"/>
          </w:rPr>
          <w:delText>677</w:delText>
        </w:r>
      </w:del>
      <w:ins w:id="2809" w:author="Hughes, Anna E" w:date="2023-08-09T15:29:00Z">
        <w:r w:rsidR="001E0CFE">
          <w:rPr>
            <w:rFonts w:ascii="Trebuchet MS"/>
            <w:spacing w:val="-8"/>
            <w:sz w:val="12"/>
          </w:rPr>
          <w:t>675</w:t>
        </w:r>
      </w:ins>
      <w:r w:rsidR="001E0CFE">
        <w:rPr>
          <w:rFonts w:ascii="Trebuchet MS"/>
          <w:spacing w:val="48"/>
          <w:sz w:val="12"/>
        </w:rPr>
        <w:t xml:space="preserve">  </w:t>
      </w:r>
      <w:r w:rsidR="001E0CFE">
        <w:rPr>
          <w:spacing w:val="-8"/>
        </w:rPr>
        <w:t>we</w:t>
      </w:r>
      <w:r w:rsidR="001E0CFE">
        <w:rPr>
          <w:spacing w:val="-2"/>
        </w:rPr>
        <w:t xml:space="preserve"> </w:t>
      </w:r>
      <w:r w:rsidR="001E0CFE">
        <w:rPr>
          <w:spacing w:val="-8"/>
        </w:rPr>
        <w:t>can</w:t>
      </w:r>
      <w:r w:rsidR="001E0CFE">
        <w:rPr>
          <w:spacing w:val="-2"/>
        </w:rPr>
        <w:t xml:space="preserve"> </w:t>
      </w:r>
      <w:r w:rsidR="001E0CFE">
        <w:rPr>
          <w:spacing w:val="-8"/>
        </w:rPr>
        <w:t>give</w:t>
      </w:r>
      <w:r w:rsidR="001E0CFE">
        <w:rPr>
          <w:spacing w:val="-3"/>
        </w:rPr>
        <w:t xml:space="preserve"> </w:t>
      </w:r>
      <w:r w:rsidR="001E0CFE">
        <w:rPr>
          <w:spacing w:val="-8"/>
        </w:rPr>
        <w:t>to</w:t>
      </w:r>
      <w:r w:rsidR="001E0CFE">
        <w:rPr>
          <w:spacing w:val="-2"/>
        </w:rPr>
        <w:t xml:space="preserve"> </w:t>
      </w:r>
      <w:r w:rsidR="001E0CFE">
        <w:rPr>
          <w:spacing w:val="-8"/>
        </w:rPr>
        <w:t>the</w:t>
      </w:r>
      <w:r w:rsidR="001E0CFE">
        <w:rPr>
          <w:spacing w:val="-3"/>
        </w:rPr>
        <w:t xml:space="preserve"> </w:t>
      </w:r>
      <w:r w:rsidR="001E0CFE">
        <w:rPr>
          <w:spacing w:val="-8"/>
        </w:rPr>
        <w:t>inferences</w:t>
      </w:r>
      <w:r w:rsidR="001E0CFE">
        <w:rPr>
          <w:spacing w:val="-2"/>
        </w:rPr>
        <w:t xml:space="preserve"> </w:t>
      </w:r>
      <w:r w:rsidR="001E0CFE">
        <w:rPr>
          <w:spacing w:val="-8"/>
        </w:rPr>
        <w:t>we</w:t>
      </w:r>
      <w:r w:rsidR="001E0CFE">
        <w:rPr>
          <w:spacing w:val="-2"/>
        </w:rPr>
        <w:t xml:space="preserve"> </w:t>
      </w:r>
      <w:r w:rsidR="001E0CFE">
        <w:rPr>
          <w:spacing w:val="-8"/>
        </w:rPr>
        <w:t>draw</w:t>
      </w:r>
      <w:r w:rsidR="001E0CFE">
        <w:rPr>
          <w:spacing w:val="-3"/>
        </w:rPr>
        <w:t xml:space="preserve"> </w:t>
      </w:r>
      <w:r w:rsidR="001E0CFE">
        <w:rPr>
          <w:spacing w:val="-8"/>
        </w:rPr>
        <w:t>from</w:t>
      </w:r>
      <w:r w:rsidR="001E0CFE">
        <w:rPr>
          <w:spacing w:val="-2"/>
        </w:rPr>
        <w:t xml:space="preserve"> </w:t>
      </w:r>
      <w:r w:rsidR="001E0CFE">
        <w:rPr>
          <w:spacing w:val="-8"/>
        </w:rPr>
        <w:t>model</w:t>
      </w:r>
      <w:r w:rsidR="001E0CFE">
        <w:rPr>
          <w:spacing w:val="-3"/>
        </w:rPr>
        <w:t xml:space="preserve"> </w:t>
      </w:r>
      <w:r w:rsidR="001E0CFE">
        <w:rPr>
          <w:spacing w:val="-8"/>
        </w:rPr>
        <w:t>parameters</w:t>
      </w:r>
      <w:r w:rsidR="001E0CFE">
        <w:rPr>
          <w:spacing w:val="-2"/>
        </w:rPr>
        <w:t xml:space="preserve"> </w:t>
      </w:r>
      <w:r w:rsidR="001E0CFE">
        <w:rPr>
          <w:spacing w:val="-8"/>
        </w:rPr>
        <w:t>such</w:t>
      </w:r>
      <w:r w:rsidR="001E0CFE">
        <w:rPr>
          <w:spacing w:val="-3"/>
        </w:rPr>
        <w:t xml:space="preserve"> </w:t>
      </w:r>
      <w:r w:rsidR="001E0CFE">
        <w:rPr>
          <w:spacing w:val="-8"/>
        </w:rPr>
        <w:t>as</w:t>
      </w:r>
      <w:r w:rsidR="001E0CFE">
        <w:rPr>
          <w:spacing w:val="-2"/>
        </w:rPr>
        <w:t xml:space="preserve"> </w:t>
      </w:r>
      <w:r w:rsidR="001E0CFE">
        <w:rPr>
          <w:spacing w:val="-8"/>
        </w:rPr>
        <w:t>the</w:t>
      </w:r>
      <w:r w:rsidR="001E0CFE">
        <w:rPr>
          <w:spacing w:val="-3"/>
        </w:rPr>
        <w:t xml:space="preserve"> </w:t>
      </w:r>
      <w:r w:rsidR="001E0CFE">
        <w:rPr>
          <w:spacing w:val="-8"/>
        </w:rPr>
        <w:t>slope.</w:t>
      </w:r>
    </w:p>
    <w:p w14:paraId="79C5513A" w14:textId="730E1D47" w:rsidR="00470D98" w:rsidRDefault="001644E6">
      <w:pPr>
        <w:spacing w:before="251"/>
        <w:ind w:left="227"/>
        <w:rPr>
          <w:rFonts w:ascii="Times New Roman"/>
          <w:i/>
          <w:sz w:val="24"/>
        </w:rPr>
        <w:pPrChange w:id="2810" w:author="Hughes, Anna E" w:date="2023-08-09T15:29:00Z">
          <w:pPr>
            <w:spacing w:before="246"/>
            <w:ind w:left="227"/>
          </w:pPr>
        </w:pPrChange>
      </w:pPr>
      <w:del w:id="2811" w:author="Hughes, Anna E" w:date="2023-08-09T15:29:00Z">
        <w:r>
          <w:rPr>
            <w:rFonts w:ascii="Trebuchet MS"/>
            <w:sz w:val="12"/>
          </w:rPr>
          <w:delText>678</w:delText>
        </w:r>
      </w:del>
      <w:ins w:id="2812" w:author="Hughes, Anna E" w:date="2023-08-09T15:29:00Z">
        <w:r w:rsidR="001E0CFE">
          <w:rPr>
            <w:rFonts w:ascii="Trebuchet MS"/>
            <w:sz w:val="12"/>
          </w:rPr>
          <w:t>676</w:t>
        </w:r>
      </w:ins>
      <w:r w:rsidR="001E0CFE">
        <w:rPr>
          <w:rFonts w:ascii="Trebuchet MS"/>
          <w:spacing w:val="146"/>
          <w:sz w:val="12"/>
        </w:rPr>
        <w:t xml:space="preserve"> </w:t>
      </w:r>
      <w:bookmarkStart w:id="2813" w:name="Discriminating_between_combination_metho"/>
      <w:bookmarkStart w:id="2814" w:name="_bookmark23"/>
      <w:bookmarkEnd w:id="2813"/>
      <w:bookmarkEnd w:id="2814"/>
      <w:r w:rsidR="001E0CFE">
        <w:rPr>
          <w:rFonts w:ascii="Times New Roman"/>
          <w:i/>
          <w:sz w:val="24"/>
        </w:rPr>
        <w:t>7.2.</w:t>
      </w:r>
      <w:r w:rsidR="001E0CFE">
        <w:rPr>
          <w:rFonts w:ascii="Times New Roman"/>
          <w:i/>
          <w:spacing w:val="50"/>
          <w:sz w:val="24"/>
        </w:rPr>
        <w:t xml:space="preserve"> </w:t>
      </w:r>
      <w:r w:rsidR="001E0CFE">
        <w:rPr>
          <w:rFonts w:ascii="Times New Roman"/>
          <w:i/>
          <w:sz w:val="24"/>
        </w:rPr>
        <w:t>Discriminating</w:t>
      </w:r>
      <w:r w:rsidR="001E0CFE">
        <w:rPr>
          <w:rFonts w:ascii="Times New Roman"/>
          <w:i/>
          <w:spacing w:val="-5"/>
          <w:sz w:val="24"/>
        </w:rPr>
        <w:t xml:space="preserve"> </w:t>
      </w:r>
      <w:r w:rsidR="001E0CFE">
        <w:rPr>
          <w:rFonts w:ascii="Times New Roman"/>
          <w:i/>
          <w:sz w:val="24"/>
        </w:rPr>
        <w:t>between</w:t>
      </w:r>
      <w:r w:rsidR="001E0CFE">
        <w:rPr>
          <w:rFonts w:ascii="Times New Roman"/>
          <w:i/>
          <w:spacing w:val="-6"/>
          <w:sz w:val="24"/>
        </w:rPr>
        <w:t xml:space="preserve"> </w:t>
      </w:r>
      <w:r w:rsidR="001E0CFE">
        <w:rPr>
          <w:rFonts w:ascii="Times New Roman"/>
          <w:i/>
          <w:sz w:val="24"/>
        </w:rPr>
        <w:t>combination</w:t>
      </w:r>
      <w:r w:rsidR="001E0CFE">
        <w:rPr>
          <w:rFonts w:ascii="Times New Roman"/>
          <w:i/>
          <w:spacing w:val="-5"/>
          <w:sz w:val="24"/>
        </w:rPr>
        <w:t xml:space="preserve"> </w:t>
      </w:r>
      <w:r w:rsidR="001E0CFE">
        <w:rPr>
          <w:rFonts w:ascii="Times New Roman"/>
          <w:i/>
          <w:spacing w:val="-2"/>
          <w:sz w:val="24"/>
        </w:rPr>
        <w:t>methods</w:t>
      </w:r>
    </w:p>
    <w:p w14:paraId="21CA1968" w14:textId="1677CC2A" w:rsidR="00470D98" w:rsidRDefault="001644E6">
      <w:pPr>
        <w:pStyle w:val="BodyText"/>
        <w:tabs>
          <w:tab w:val="left" w:pos="968"/>
        </w:tabs>
        <w:spacing w:before="68"/>
        <w:pPrChange w:id="2815" w:author="Hughes, Anna E" w:date="2023-08-09T15:29:00Z">
          <w:pPr>
            <w:pStyle w:val="BodyText"/>
            <w:tabs>
              <w:tab w:val="left" w:pos="968"/>
            </w:tabs>
            <w:spacing w:before="63"/>
          </w:pPr>
        </w:pPrChange>
      </w:pPr>
      <w:del w:id="2816" w:author="Hughes, Anna E" w:date="2023-08-09T15:29:00Z">
        <w:r>
          <w:rPr>
            <w:rFonts w:ascii="Trebuchet MS"/>
            <w:spacing w:val="-5"/>
            <w:sz w:val="12"/>
          </w:rPr>
          <w:delText>679</w:delText>
        </w:r>
      </w:del>
      <w:ins w:id="2817" w:author="Hughes, Anna E" w:date="2023-08-09T15:29:00Z">
        <w:r w:rsidR="001E0CFE">
          <w:rPr>
            <w:rFonts w:ascii="Trebuchet MS"/>
            <w:spacing w:val="-5"/>
            <w:sz w:val="12"/>
          </w:rPr>
          <w:t>677</w:t>
        </w:r>
      </w:ins>
      <w:r w:rsidR="001E0CFE">
        <w:rPr>
          <w:rFonts w:ascii="Trebuchet MS"/>
          <w:sz w:val="12"/>
        </w:rPr>
        <w:tab/>
      </w:r>
      <w:r w:rsidR="001E0CFE">
        <w:rPr>
          <w:spacing w:val="-6"/>
        </w:rPr>
        <w:t>In</w:t>
      </w:r>
      <w:r w:rsidR="001E0CFE">
        <w:rPr>
          <w:spacing w:val="4"/>
        </w:rPr>
        <w:t xml:space="preserve"> </w:t>
      </w:r>
      <w:del w:id="2818" w:author="Hughes, Anna E" w:date="2023-08-09T15:29:00Z">
        <w:r w:rsidR="00791F47">
          <w:fldChar w:fldCharType="begin"/>
        </w:r>
        <w:r w:rsidR="00791F47">
          <w:delInstrText xml:space="preserve"> HYPERLINK \l "_bookmark29" </w:delInstrText>
        </w:r>
        <w:r w:rsidR="00791F47">
          <w:fldChar w:fldCharType="separate"/>
        </w:r>
        <w:r>
          <w:rPr>
            <w:spacing w:val="-6"/>
          </w:rPr>
          <w:delText>Buetti</w:delText>
        </w:r>
        <w:r>
          <w:rPr>
            <w:spacing w:val="5"/>
          </w:rPr>
          <w:delText xml:space="preserve"> </w:delText>
        </w:r>
        <w:r>
          <w:rPr>
            <w:spacing w:val="-6"/>
          </w:rPr>
          <w:delText>et</w:delText>
        </w:r>
        <w:r>
          <w:rPr>
            <w:spacing w:val="5"/>
          </w:rPr>
          <w:delText xml:space="preserve"> </w:delText>
        </w:r>
        <w:r>
          <w:rPr>
            <w:spacing w:val="-6"/>
          </w:rPr>
          <w:delText>al.</w:delText>
        </w:r>
        <w:r w:rsidR="00791F47">
          <w:rPr>
            <w:spacing w:val="-6"/>
          </w:rPr>
          <w:fldChar w:fldCharType="end"/>
        </w:r>
      </w:del>
      <w:ins w:id="2819" w:author="Hughes, Anna E" w:date="2023-08-09T15:29:00Z">
        <w:r w:rsidR="00791F47">
          <w:fldChar w:fldCharType="begin"/>
        </w:r>
        <w:r w:rsidR="00791F47">
          <w:instrText xml:space="preserve"> HYPERLINK \l "_bookmark30" </w:instrText>
        </w:r>
        <w:r w:rsidR="00791F47">
          <w:fldChar w:fldCharType="separate"/>
        </w:r>
        <w:r w:rsidR="001E0CFE">
          <w:rPr>
            <w:spacing w:val="-6"/>
          </w:rPr>
          <w:t>Buetti</w:t>
        </w:r>
        <w:r w:rsidR="001E0CFE">
          <w:rPr>
            <w:spacing w:val="5"/>
          </w:rPr>
          <w:t xml:space="preserve"> </w:t>
        </w:r>
        <w:r w:rsidR="001E0CFE">
          <w:rPr>
            <w:spacing w:val="-6"/>
          </w:rPr>
          <w:t>et</w:t>
        </w:r>
        <w:r w:rsidR="001E0CFE">
          <w:rPr>
            <w:spacing w:val="5"/>
          </w:rPr>
          <w:t xml:space="preserve"> </w:t>
        </w:r>
        <w:r w:rsidR="001E0CFE">
          <w:rPr>
            <w:spacing w:val="-6"/>
          </w:rPr>
          <w:t>al.</w:t>
        </w:r>
        <w:r w:rsidR="00791F47">
          <w:rPr>
            <w:spacing w:val="-6"/>
          </w:rPr>
          <w:fldChar w:fldCharType="end"/>
        </w:r>
      </w:ins>
      <w:r w:rsidR="001E0CFE">
        <w:rPr>
          <w:spacing w:val="5"/>
        </w:rPr>
        <w:t xml:space="preserve"> </w:t>
      </w:r>
      <w:del w:id="2820" w:author="Hughes, Anna E" w:date="2023-08-09T15:29:00Z">
        <w:r w:rsidR="00791F47">
          <w:fldChar w:fldCharType="begin"/>
        </w:r>
        <w:r w:rsidR="00791F47">
          <w:delInstrText xml:space="preserve"> HYPERLINK \l "_bookmark29" </w:delInstrText>
        </w:r>
        <w:r w:rsidR="00791F47">
          <w:fldChar w:fldCharType="separate"/>
        </w:r>
        <w:r>
          <w:rPr>
            <w:spacing w:val="-6"/>
          </w:rPr>
          <w:delText>(2019),</w:delText>
        </w:r>
        <w:r w:rsidR="00791F47">
          <w:rPr>
            <w:spacing w:val="-6"/>
          </w:rPr>
          <w:fldChar w:fldCharType="end"/>
        </w:r>
      </w:del>
      <w:ins w:id="2821" w:author="Hughes, Anna E" w:date="2023-08-09T15:29:00Z">
        <w:r w:rsidR="00791F47">
          <w:fldChar w:fldCharType="begin"/>
        </w:r>
        <w:r w:rsidR="00791F47">
          <w:instrText xml:space="preserve"> HYPERLINK \l "_bookmark30" </w:instrText>
        </w:r>
        <w:r w:rsidR="00791F47">
          <w:fldChar w:fldCharType="separate"/>
        </w:r>
        <w:r w:rsidR="001E0CFE">
          <w:rPr>
            <w:spacing w:val="-6"/>
          </w:rPr>
          <w:t>(2019),</w:t>
        </w:r>
        <w:r w:rsidR="00791F47">
          <w:rPr>
            <w:spacing w:val="-6"/>
          </w:rPr>
          <w:fldChar w:fldCharType="end"/>
        </w:r>
      </w:ins>
      <w:r w:rsidR="001E0CFE">
        <w:rPr>
          <w:spacing w:val="8"/>
        </w:rPr>
        <w:t xml:space="preserve"> </w:t>
      </w:r>
      <w:r w:rsidR="001E0CFE">
        <w:rPr>
          <w:spacing w:val="-6"/>
        </w:rPr>
        <w:t>the</w:t>
      </w:r>
      <w:r w:rsidR="001E0CFE">
        <w:rPr>
          <w:spacing w:val="5"/>
        </w:rPr>
        <w:t xml:space="preserve"> </w:t>
      </w:r>
      <w:r w:rsidR="001E0CFE">
        <w:rPr>
          <w:spacing w:val="-6"/>
        </w:rPr>
        <w:t>collinear</w:t>
      </w:r>
      <w:r w:rsidR="001E0CFE">
        <w:rPr>
          <w:spacing w:val="5"/>
        </w:rPr>
        <w:t xml:space="preserve"> </w:t>
      </w:r>
      <w:r w:rsidR="001E0CFE">
        <w:rPr>
          <w:spacing w:val="-6"/>
        </w:rPr>
        <w:t>contrast</w:t>
      </w:r>
      <w:r w:rsidR="001E0CFE">
        <w:rPr>
          <w:spacing w:val="5"/>
        </w:rPr>
        <w:t xml:space="preserve"> </w:t>
      </w:r>
      <w:r w:rsidR="001E0CFE">
        <w:rPr>
          <w:spacing w:val="-6"/>
        </w:rPr>
        <w:t>integration</w:t>
      </w:r>
      <w:r w:rsidR="001E0CFE">
        <w:rPr>
          <w:spacing w:val="5"/>
        </w:rPr>
        <w:t xml:space="preserve"> </w:t>
      </w:r>
      <w:r w:rsidR="001E0CFE">
        <w:rPr>
          <w:spacing w:val="-6"/>
        </w:rPr>
        <w:t>model</w:t>
      </w:r>
      <w:r w:rsidR="001E0CFE">
        <w:rPr>
          <w:spacing w:val="5"/>
        </w:rPr>
        <w:t xml:space="preserve"> </w:t>
      </w:r>
      <w:r w:rsidR="001E0CFE">
        <w:rPr>
          <w:spacing w:val="-6"/>
        </w:rPr>
        <w:t>was</w:t>
      </w:r>
      <w:r w:rsidR="001E0CFE">
        <w:rPr>
          <w:spacing w:val="4"/>
        </w:rPr>
        <w:t xml:space="preserve"> </w:t>
      </w:r>
      <w:r w:rsidR="001E0CFE">
        <w:rPr>
          <w:spacing w:val="-6"/>
        </w:rPr>
        <w:t>found</w:t>
      </w:r>
      <w:r w:rsidR="001E0CFE">
        <w:rPr>
          <w:spacing w:val="5"/>
        </w:rPr>
        <w:t xml:space="preserve"> </w:t>
      </w:r>
      <w:r w:rsidR="001E0CFE">
        <w:rPr>
          <w:spacing w:val="-6"/>
        </w:rPr>
        <w:t>to</w:t>
      </w:r>
    </w:p>
    <w:p w14:paraId="613D5DA8" w14:textId="0CE02CF2" w:rsidR="00470D98" w:rsidRDefault="001644E6">
      <w:pPr>
        <w:pStyle w:val="BodyText"/>
        <w:spacing w:before="8"/>
      </w:pPr>
      <w:del w:id="2822" w:author="Hughes, Anna E" w:date="2023-08-09T15:29:00Z">
        <w:r>
          <w:rPr>
            <w:rFonts w:ascii="Trebuchet MS"/>
            <w:spacing w:val="-4"/>
            <w:sz w:val="12"/>
          </w:rPr>
          <w:delText>680</w:delText>
        </w:r>
      </w:del>
      <w:ins w:id="2823" w:author="Hughes, Anna E" w:date="2023-08-09T15:29:00Z">
        <w:r w:rsidR="001E0CFE">
          <w:rPr>
            <w:rFonts w:ascii="Trebuchet MS"/>
            <w:spacing w:val="-4"/>
            <w:sz w:val="12"/>
          </w:rPr>
          <w:t>678</w:t>
        </w:r>
      </w:ins>
      <w:r w:rsidR="001E0CFE">
        <w:rPr>
          <w:rFonts w:ascii="Trebuchet MS"/>
          <w:spacing w:val="32"/>
          <w:sz w:val="12"/>
        </w:rPr>
        <w:t xml:space="preserve">  </w:t>
      </w:r>
      <w:r w:rsidR="001E0CFE">
        <w:rPr>
          <w:spacing w:val="-4"/>
        </w:rPr>
        <w:t>provide</w:t>
      </w:r>
      <w:r w:rsidR="001E0CFE">
        <w:rPr>
          <w:spacing w:val="6"/>
        </w:rPr>
        <w:t xml:space="preserve"> </w:t>
      </w:r>
      <w:r w:rsidR="001E0CFE">
        <w:rPr>
          <w:spacing w:val="-4"/>
        </w:rPr>
        <w:t>the</w:t>
      </w:r>
      <w:r w:rsidR="001E0CFE">
        <w:rPr>
          <w:spacing w:val="6"/>
        </w:rPr>
        <w:t xml:space="preserve"> </w:t>
      </w:r>
      <w:r w:rsidR="001E0CFE">
        <w:rPr>
          <w:spacing w:val="-4"/>
        </w:rPr>
        <w:t>best</w:t>
      </w:r>
      <w:r w:rsidR="001E0CFE">
        <w:rPr>
          <w:spacing w:val="5"/>
        </w:rPr>
        <w:t xml:space="preserve"> </w:t>
      </w:r>
      <w:r w:rsidR="001E0CFE">
        <w:rPr>
          <w:spacing w:val="-4"/>
        </w:rPr>
        <w:t>fit</w:t>
      </w:r>
      <w:r w:rsidR="001E0CFE">
        <w:rPr>
          <w:spacing w:val="6"/>
        </w:rPr>
        <w:t xml:space="preserve"> </w:t>
      </w:r>
      <w:r w:rsidR="001E0CFE">
        <w:rPr>
          <w:spacing w:val="-4"/>
        </w:rPr>
        <w:t>for</w:t>
      </w:r>
      <w:r w:rsidR="001E0CFE">
        <w:rPr>
          <w:spacing w:val="5"/>
        </w:rPr>
        <w:t xml:space="preserve"> </w:t>
      </w:r>
      <w:r w:rsidR="001E0CFE">
        <w:rPr>
          <w:spacing w:val="-4"/>
        </w:rPr>
        <w:t>their</w:t>
      </w:r>
      <w:r w:rsidR="001E0CFE">
        <w:rPr>
          <w:spacing w:val="6"/>
        </w:rPr>
        <w:t xml:space="preserve"> </w:t>
      </w:r>
      <w:r w:rsidR="001E0CFE">
        <w:rPr>
          <w:spacing w:val="-4"/>
        </w:rPr>
        <w:t>data,</w:t>
      </w:r>
      <w:r w:rsidR="001E0CFE">
        <w:rPr>
          <w:spacing w:val="10"/>
        </w:rPr>
        <w:t xml:space="preserve"> </w:t>
      </w:r>
      <w:r w:rsidR="001E0CFE">
        <w:rPr>
          <w:spacing w:val="-4"/>
        </w:rPr>
        <w:t>providing</w:t>
      </w:r>
      <w:r w:rsidR="001E0CFE">
        <w:rPr>
          <w:spacing w:val="5"/>
        </w:rPr>
        <w:t xml:space="preserve"> </w:t>
      </w:r>
      <w:r w:rsidR="001E0CFE">
        <w:rPr>
          <w:spacing w:val="-4"/>
        </w:rPr>
        <w:t>a</w:t>
      </w:r>
      <w:r w:rsidR="001E0CFE">
        <w:rPr>
          <w:spacing w:val="6"/>
        </w:rPr>
        <w:t xml:space="preserve"> </w:t>
      </w:r>
      <w:r w:rsidR="001E0CFE">
        <w:rPr>
          <w:spacing w:val="-4"/>
        </w:rPr>
        <w:t>more</w:t>
      </w:r>
      <w:r w:rsidR="001E0CFE">
        <w:rPr>
          <w:spacing w:val="5"/>
        </w:rPr>
        <w:t xml:space="preserve"> </w:t>
      </w:r>
      <w:r w:rsidR="001E0CFE">
        <w:rPr>
          <w:spacing w:val="-4"/>
        </w:rPr>
        <w:t>precise</w:t>
      </w:r>
      <w:r w:rsidR="001E0CFE">
        <w:rPr>
          <w:spacing w:val="6"/>
        </w:rPr>
        <w:t xml:space="preserve"> </w:t>
      </w:r>
      <w:r w:rsidR="001E0CFE">
        <w:rPr>
          <w:spacing w:val="-4"/>
        </w:rPr>
        <w:t>prediction</w:t>
      </w:r>
      <w:r w:rsidR="001E0CFE">
        <w:rPr>
          <w:spacing w:val="5"/>
        </w:rPr>
        <w:t xml:space="preserve"> </w:t>
      </w:r>
      <w:r w:rsidR="001E0CFE">
        <w:rPr>
          <w:spacing w:val="-4"/>
        </w:rPr>
        <w:t>than</w:t>
      </w:r>
      <w:r w:rsidR="001E0CFE">
        <w:rPr>
          <w:spacing w:val="5"/>
        </w:rPr>
        <w:t xml:space="preserve"> </w:t>
      </w:r>
      <w:r w:rsidR="001E0CFE">
        <w:rPr>
          <w:spacing w:val="-5"/>
        </w:rPr>
        <w:t>the</w:t>
      </w:r>
    </w:p>
    <w:p w14:paraId="0A3EDCB0" w14:textId="0F28F08C" w:rsidR="00470D98" w:rsidRDefault="001644E6">
      <w:pPr>
        <w:pStyle w:val="BodyText"/>
      </w:pPr>
      <w:del w:id="2824" w:author="Hughes, Anna E" w:date="2023-08-09T15:29:00Z">
        <w:r>
          <w:rPr>
            <w:rFonts w:ascii="Trebuchet MS"/>
            <w:spacing w:val="-6"/>
            <w:sz w:val="12"/>
          </w:rPr>
          <w:delText>681</w:delText>
        </w:r>
      </w:del>
      <w:ins w:id="2825" w:author="Hughes, Anna E" w:date="2023-08-09T15:29:00Z">
        <w:r w:rsidR="001E0CFE">
          <w:rPr>
            <w:rFonts w:ascii="Trebuchet MS"/>
            <w:spacing w:val="-6"/>
            <w:sz w:val="12"/>
          </w:rPr>
          <w:t>679</w:t>
        </w:r>
      </w:ins>
      <w:r w:rsidR="001E0CFE">
        <w:rPr>
          <w:rFonts w:ascii="Trebuchet MS"/>
          <w:spacing w:val="38"/>
          <w:sz w:val="12"/>
        </w:rPr>
        <w:t xml:space="preserve">  </w:t>
      </w:r>
      <w:r w:rsidR="001E0CFE">
        <w:rPr>
          <w:spacing w:val="-6"/>
        </w:rPr>
        <w:t>orthogonal</w:t>
      </w:r>
      <w:r w:rsidR="001E0CFE">
        <w:rPr>
          <w:spacing w:val="16"/>
        </w:rPr>
        <w:t xml:space="preserve"> </w:t>
      </w:r>
      <w:r w:rsidR="001E0CFE">
        <w:rPr>
          <w:spacing w:val="-6"/>
        </w:rPr>
        <w:t>contrast</w:t>
      </w:r>
      <w:r w:rsidR="001E0CFE">
        <w:rPr>
          <w:spacing w:val="16"/>
        </w:rPr>
        <w:t xml:space="preserve"> </w:t>
      </w:r>
      <w:r w:rsidR="001E0CFE">
        <w:rPr>
          <w:spacing w:val="-6"/>
        </w:rPr>
        <w:t>combination</w:t>
      </w:r>
      <w:r w:rsidR="001E0CFE">
        <w:rPr>
          <w:spacing w:val="16"/>
        </w:rPr>
        <w:t xml:space="preserve"> </w:t>
      </w:r>
      <w:r w:rsidR="001E0CFE">
        <w:rPr>
          <w:spacing w:val="-6"/>
        </w:rPr>
        <w:t>model</w:t>
      </w:r>
      <w:r w:rsidR="001E0CFE">
        <w:rPr>
          <w:spacing w:val="16"/>
        </w:rPr>
        <w:t xml:space="preserve"> </w:t>
      </w:r>
      <w:r w:rsidR="001E0CFE">
        <w:rPr>
          <w:spacing w:val="-6"/>
        </w:rPr>
        <w:t>(as</w:t>
      </w:r>
      <w:r w:rsidR="001E0CFE">
        <w:rPr>
          <w:spacing w:val="16"/>
        </w:rPr>
        <w:t xml:space="preserve"> </w:t>
      </w:r>
      <w:r w:rsidR="001E0CFE">
        <w:rPr>
          <w:spacing w:val="-6"/>
        </w:rPr>
        <w:t>measured</w:t>
      </w:r>
      <w:r w:rsidR="001E0CFE">
        <w:rPr>
          <w:spacing w:val="16"/>
        </w:rPr>
        <w:t xml:space="preserve"> </w:t>
      </w:r>
      <w:r w:rsidR="001E0CFE">
        <w:rPr>
          <w:spacing w:val="-6"/>
        </w:rPr>
        <w:t>by</w:t>
      </w:r>
      <w:r w:rsidR="001E0CFE">
        <w:rPr>
          <w:spacing w:val="16"/>
        </w:rPr>
        <w:t xml:space="preserve"> </w:t>
      </w:r>
      <w:r w:rsidR="001E0CFE">
        <w:rPr>
          <w:spacing w:val="-6"/>
        </w:rPr>
        <w:t>both</w:t>
      </w:r>
      <w:r w:rsidR="001E0CFE">
        <w:rPr>
          <w:spacing w:val="17"/>
        </w:rPr>
        <w:t xml:space="preserve"> </w:t>
      </w:r>
      <w:r w:rsidR="001E0CFE">
        <w:rPr>
          <w:spacing w:val="-6"/>
        </w:rPr>
        <w:t>the</w:t>
      </w:r>
      <w:r w:rsidR="001E0CFE">
        <w:rPr>
          <w:spacing w:val="16"/>
        </w:rPr>
        <w:t xml:space="preserve"> </w:t>
      </w:r>
      <w:r w:rsidR="001E0CFE">
        <w:rPr>
          <w:spacing w:val="-6"/>
        </w:rPr>
        <w:t>closeness</w:t>
      </w:r>
      <w:r w:rsidR="001E0CFE">
        <w:rPr>
          <w:spacing w:val="16"/>
        </w:rPr>
        <w:t xml:space="preserve"> </w:t>
      </w:r>
      <w:r w:rsidR="001E0CFE">
        <w:rPr>
          <w:spacing w:val="-6"/>
        </w:rPr>
        <w:t>of</w:t>
      </w:r>
    </w:p>
    <w:p w14:paraId="28A4F992" w14:textId="30A0D9EA" w:rsidR="00470D98" w:rsidRDefault="001644E6">
      <w:pPr>
        <w:pStyle w:val="BodyText"/>
        <w:spacing w:before="8"/>
      </w:pPr>
      <w:del w:id="2826" w:author="Hughes, Anna E" w:date="2023-08-09T15:29:00Z">
        <w:r>
          <w:rPr>
            <w:rFonts w:ascii="Trebuchet MS"/>
            <w:spacing w:val="-4"/>
            <w:sz w:val="12"/>
          </w:rPr>
          <w:delText>682</w:delText>
        </w:r>
      </w:del>
      <w:ins w:id="2827" w:author="Hughes, Anna E" w:date="2023-08-09T15:29:00Z">
        <w:r w:rsidR="001E0CFE">
          <w:rPr>
            <w:rFonts w:ascii="Trebuchet MS"/>
            <w:spacing w:val="-4"/>
            <w:sz w:val="12"/>
          </w:rPr>
          <w:t>680</w:t>
        </w:r>
      </w:ins>
      <w:r w:rsidR="001E0CFE">
        <w:rPr>
          <w:rFonts w:ascii="Trebuchet MS"/>
          <w:spacing w:val="33"/>
          <w:sz w:val="12"/>
        </w:rPr>
        <w:t xml:space="preserve">  </w:t>
      </w:r>
      <w:r w:rsidR="001E0CFE">
        <w:rPr>
          <w:spacing w:val="-4"/>
        </w:rPr>
        <w:t>the</w:t>
      </w:r>
      <w:r w:rsidR="001E0CFE">
        <w:rPr>
          <w:spacing w:val="6"/>
        </w:rPr>
        <w:t xml:space="preserve"> </w:t>
      </w:r>
      <w:r w:rsidR="001E0CFE">
        <w:rPr>
          <w:spacing w:val="-4"/>
        </w:rPr>
        <w:t>slope</w:t>
      </w:r>
      <w:r w:rsidR="001E0CFE">
        <w:rPr>
          <w:spacing w:val="5"/>
        </w:rPr>
        <w:t xml:space="preserve"> </w:t>
      </w:r>
      <w:r w:rsidR="001E0CFE">
        <w:rPr>
          <w:spacing w:val="-4"/>
        </w:rPr>
        <w:t>of</w:t>
      </w:r>
      <w:r w:rsidR="001E0CFE">
        <w:rPr>
          <w:spacing w:val="5"/>
        </w:rPr>
        <w:t xml:space="preserve"> </w:t>
      </w:r>
      <w:r w:rsidR="001E0CFE">
        <w:rPr>
          <w:spacing w:val="-4"/>
        </w:rPr>
        <w:t>the</w:t>
      </w:r>
      <w:r w:rsidR="001E0CFE">
        <w:rPr>
          <w:spacing w:val="5"/>
        </w:rPr>
        <w:t xml:space="preserve"> </w:t>
      </w:r>
      <w:r w:rsidR="001E0CFE">
        <w:rPr>
          <w:spacing w:val="-4"/>
        </w:rPr>
        <w:t>regression</w:t>
      </w:r>
      <w:r w:rsidR="001E0CFE">
        <w:rPr>
          <w:spacing w:val="5"/>
        </w:rPr>
        <w:t xml:space="preserve"> </w:t>
      </w:r>
      <w:r w:rsidR="001E0CFE">
        <w:rPr>
          <w:spacing w:val="-4"/>
        </w:rPr>
        <w:t>line</w:t>
      </w:r>
      <w:r w:rsidR="001E0CFE">
        <w:rPr>
          <w:spacing w:val="5"/>
        </w:rPr>
        <w:t xml:space="preserve"> </w:t>
      </w:r>
      <w:r w:rsidR="001E0CFE">
        <w:rPr>
          <w:spacing w:val="-4"/>
        </w:rPr>
        <w:t>to</w:t>
      </w:r>
      <w:r w:rsidR="001E0CFE">
        <w:rPr>
          <w:spacing w:val="5"/>
        </w:rPr>
        <w:t xml:space="preserve"> </w:t>
      </w:r>
      <w:r w:rsidR="001E0CFE">
        <w:rPr>
          <w:spacing w:val="-4"/>
        </w:rPr>
        <w:t>one,</w:t>
      </w:r>
      <w:r w:rsidR="001E0CFE">
        <w:rPr>
          <w:spacing w:val="9"/>
        </w:rPr>
        <w:t xml:space="preserve"> </w:t>
      </w:r>
      <w:r w:rsidR="001E0CFE">
        <w:rPr>
          <w:spacing w:val="-4"/>
        </w:rPr>
        <w:t>and</w:t>
      </w:r>
      <w:r w:rsidR="001E0CFE">
        <w:rPr>
          <w:spacing w:val="5"/>
        </w:rPr>
        <w:t xml:space="preserve"> </w:t>
      </w:r>
      <w:r w:rsidR="001E0CFE">
        <w:rPr>
          <w:spacing w:val="-4"/>
        </w:rPr>
        <w:t>the</w:t>
      </w:r>
      <w:r w:rsidR="001E0CFE">
        <w:rPr>
          <w:spacing w:val="5"/>
        </w:rPr>
        <w:t xml:space="preserve"> </w:t>
      </w:r>
      <w:r w:rsidR="001E0CFE">
        <w:rPr>
          <w:spacing w:val="-4"/>
        </w:rPr>
        <w:t>mean</w:t>
      </w:r>
      <w:r w:rsidR="001E0CFE">
        <w:rPr>
          <w:spacing w:val="5"/>
        </w:rPr>
        <w:t xml:space="preserve"> </w:t>
      </w:r>
      <w:r w:rsidR="001E0CFE">
        <w:rPr>
          <w:spacing w:val="-4"/>
        </w:rPr>
        <w:t>average</w:t>
      </w:r>
      <w:r w:rsidR="001E0CFE">
        <w:rPr>
          <w:spacing w:val="5"/>
        </w:rPr>
        <w:t xml:space="preserve"> </w:t>
      </w:r>
      <w:r w:rsidR="001E0CFE">
        <w:rPr>
          <w:spacing w:val="-4"/>
        </w:rPr>
        <w:t>prediction</w:t>
      </w:r>
      <w:r w:rsidR="001E0CFE">
        <w:rPr>
          <w:spacing w:val="5"/>
        </w:rPr>
        <w:t xml:space="preserve"> </w:t>
      </w:r>
      <w:r w:rsidR="001E0CFE">
        <w:rPr>
          <w:spacing w:val="-4"/>
        </w:rPr>
        <w:t>error).</w:t>
      </w:r>
    </w:p>
    <w:p w14:paraId="5C072144" w14:textId="25D4C28C" w:rsidR="00470D98" w:rsidRDefault="001644E6">
      <w:pPr>
        <w:pStyle w:val="BodyText"/>
        <w:pPrChange w:id="2828" w:author="Hughes, Anna E" w:date="2023-08-09T15:29:00Z">
          <w:pPr>
            <w:pStyle w:val="BodyText"/>
            <w:spacing w:before="8"/>
          </w:pPr>
        </w:pPrChange>
      </w:pPr>
      <w:del w:id="2829" w:author="Hughes, Anna E" w:date="2023-08-09T15:29:00Z">
        <w:r>
          <w:rPr>
            <w:rFonts w:ascii="Trebuchet MS"/>
            <w:spacing w:val="-4"/>
            <w:sz w:val="12"/>
          </w:rPr>
          <w:delText>683</w:delText>
        </w:r>
      </w:del>
      <w:ins w:id="2830" w:author="Hughes, Anna E" w:date="2023-08-09T15:29:00Z">
        <w:r w:rsidR="001E0CFE">
          <w:rPr>
            <w:rFonts w:ascii="Trebuchet MS"/>
            <w:spacing w:val="-4"/>
            <w:sz w:val="12"/>
          </w:rPr>
          <w:t>681</w:t>
        </w:r>
      </w:ins>
      <w:r w:rsidR="001E0CFE">
        <w:rPr>
          <w:rFonts w:ascii="Trebuchet MS"/>
          <w:spacing w:val="78"/>
          <w:w w:val="150"/>
          <w:sz w:val="12"/>
        </w:rPr>
        <w:t xml:space="preserve"> </w:t>
      </w:r>
      <w:r w:rsidR="001E0CFE">
        <w:rPr>
          <w:spacing w:val="-4"/>
        </w:rPr>
        <w:t>Accepting this</w:t>
      </w:r>
      <w:r w:rsidR="001E0CFE">
        <w:rPr>
          <w:spacing w:val="-5"/>
        </w:rPr>
        <w:t xml:space="preserve"> </w:t>
      </w:r>
      <w:r w:rsidR="001E0CFE">
        <w:rPr>
          <w:spacing w:val="-4"/>
        </w:rPr>
        <w:t>model</w:t>
      </w:r>
      <w:r w:rsidR="001E0CFE">
        <w:rPr>
          <w:spacing w:val="-5"/>
        </w:rPr>
        <w:t xml:space="preserve"> </w:t>
      </w:r>
      <w:r w:rsidR="001E0CFE">
        <w:rPr>
          <w:spacing w:val="-4"/>
        </w:rPr>
        <w:t>of how</w:t>
      </w:r>
      <w:r w:rsidR="001E0CFE">
        <w:rPr>
          <w:spacing w:val="-5"/>
        </w:rPr>
        <w:t xml:space="preserve"> </w:t>
      </w:r>
      <w:r w:rsidR="001E0CFE">
        <w:rPr>
          <w:spacing w:val="-4"/>
        </w:rPr>
        <w:t>the combination</w:t>
      </w:r>
      <w:r w:rsidR="001E0CFE">
        <w:rPr>
          <w:spacing w:val="-5"/>
        </w:rPr>
        <w:t xml:space="preserve"> </w:t>
      </w:r>
      <w:r w:rsidR="001E0CFE">
        <w:rPr>
          <w:spacing w:val="-4"/>
        </w:rPr>
        <w:t>process</w:t>
      </w:r>
      <w:r w:rsidR="001E0CFE">
        <w:rPr>
          <w:spacing w:val="-5"/>
        </w:rPr>
        <w:t xml:space="preserve"> </w:t>
      </w:r>
      <w:r w:rsidR="001E0CFE">
        <w:rPr>
          <w:spacing w:val="-4"/>
        </w:rPr>
        <w:t>works has</w:t>
      </w:r>
      <w:r w:rsidR="001E0CFE">
        <w:rPr>
          <w:spacing w:val="-5"/>
        </w:rPr>
        <w:t xml:space="preserve"> </w:t>
      </w:r>
      <w:r w:rsidR="001E0CFE">
        <w:rPr>
          <w:spacing w:val="-4"/>
        </w:rPr>
        <w:t>theoretical</w:t>
      </w:r>
      <w:r w:rsidR="001E0CFE">
        <w:rPr>
          <w:spacing w:val="-5"/>
        </w:rPr>
        <w:t xml:space="preserve"> im-</w:t>
      </w:r>
    </w:p>
    <w:p w14:paraId="189415A2" w14:textId="6E3834D8" w:rsidR="00470D98" w:rsidRDefault="001644E6">
      <w:pPr>
        <w:pStyle w:val="BodyText"/>
        <w:spacing w:before="8"/>
        <w:pPrChange w:id="2831" w:author="Hughes, Anna E" w:date="2023-08-09T15:29:00Z">
          <w:pPr>
            <w:pStyle w:val="BodyText"/>
          </w:pPr>
        </w:pPrChange>
      </w:pPr>
      <w:del w:id="2832" w:author="Hughes, Anna E" w:date="2023-08-09T15:29:00Z">
        <w:r>
          <w:rPr>
            <w:rFonts w:ascii="Trebuchet MS"/>
            <w:spacing w:val="-6"/>
            <w:sz w:val="12"/>
          </w:rPr>
          <w:delText>684</w:delText>
        </w:r>
      </w:del>
      <w:ins w:id="2833" w:author="Hughes, Anna E" w:date="2023-08-09T15:29:00Z">
        <w:r w:rsidR="001E0CFE">
          <w:rPr>
            <w:rFonts w:ascii="Trebuchet MS"/>
            <w:spacing w:val="-6"/>
            <w:sz w:val="12"/>
          </w:rPr>
          <w:t>682</w:t>
        </w:r>
      </w:ins>
      <w:r w:rsidR="001E0CFE">
        <w:rPr>
          <w:rFonts w:ascii="Trebuchet MS"/>
          <w:spacing w:val="40"/>
          <w:sz w:val="12"/>
        </w:rPr>
        <w:t xml:space="preserve">  </w:t>
      </w:r>
      <w:r w:rsidR="001E0CFE">
        <w:rPr>
          <w:spacing w:val="-6"/>
        </w:rPr>
        <w:t>plications e.g.</w:t>
      </w:r>
      <w:r w:rsidR="001E0CFE">
        <w:rPr>
          <w:spacing w:val="7"/>
        </w:rPr>
        <w:t xml:space="preserve"> </w:t>
      </w:r>
      <w:r w:rsidR="001E0CFE">
        <w:rPr>
          <w:spacing w:val="-6"/>
        </w:rPr>
        <w:t>it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implies that colour and shape contrasts independently contribute</w:t>
      </w:r>
    </w:p>
    <w:p w14:paraId="040E98DC" w14:textId="7D504750" w:rsidR="00470D98" w:rsidRDefault="001644E6">
      <w:pPr>
        <w:pStyle w:val="BodyText"/>
        <w:spacing w:before="8"/>
      </w:pPr>
      <w:del w:id="2834" w:author="Hughes, Anna E" w:date="2023-08-09T15:29:00Z">
        <w:r>
          <w:rPr>
            <w:rFonts w:ascii="Trebuchet MS"/>
            <w:spacing w:val="-4"/>
            <w:sz w:val="12"/>
          </w:rPr>
          <w:delText>685</w:delText>
        </w:r>
      </w:del>
      <w:ins w:id="2835" w:author="Hughes, Anna E" w:date="2023-08-09T15:29:00Z">
        <w:r w:rsidR="001E0CFE">
          <w:rPr>
            <w:rFonts w:ascii="Trebuchet MS"/>
            <w:spacing w:val="-4"/>
            <w:sz w:val="12"/>
          </w:rPr>
          <w:t>683</w:t>
        </w:r>
      </w:ins>
      <w:r w:rsidR="001E0CFE">
        <w:rPr>
          <w:rFonts w:ascii="Trebuchet MS"/>
          <w:spacing w:val="75"/>
          <w:w w:val="150"/>
          <w:sz w:val="12"/>
        </w:rPr>
        <w:t xml:space="preserve"> </w:t>
      </w:r>
      <w:r w:rsidR="001E0CFE">
        <w:rPr>
          <w:spacing w:val="-4"/>
        </w:rPr>
        <w:t>to</w:t>
      </w:r>
      <w:r w:rsidR="001E0CFE">
        <w:rPr>
          <w:spacing w:val="-7"/>
        </w:rPr>
        <w:t xml:space="preserve"> </w:t>
      </w:r>
      <w:r w:rsidR="001E0CFE">
        <w:rPr>
          <w:spacing w:val="-4"/>
        </w:rPr>
        <w:t>attentional</w:t>
      </w:r>
      <w:r w:rsidR="001E0CFE">
        <w:rPr>
          <w:spacing w:val="-7"/>
        </w:rPr>
        <w:t xml:space="preserve"> </w:t>
      </w:r>
      <w:r w:rsidR="001E0CFE">
        <w:rPr>
          <w:spacing w:val="-4"/>
        </w:rPr>
        <w:t>guidance.</w:t>
      </w:r>
      <w:r w:rsidR="001E0CFE">
        <w:rPr>
          <w:spacing w:val="15"/>
        </w:rPr>
        <w:t xml:space="preserve"> </w:t>
      </w:r>
      <w:r w:rsidR="001E0CFE">
        <w:rPr>
          <w:spacing w:val="-4"/>
        </w:rPr>
        <w:t>However,</w:t>
      </w:r>
      <w:r w:rsidR="001E0CFE">
        <w:rPr>
          <w:spacing w:val="-5"/>
        </w:rPr>
        <w:t xml:space="preserve"> </w:t>
      </w:r>
      <w:r w:rsidR="001E0CFE">
        <w:rPr>
          <w:spacing w:val="-4"/>
        </w:rPr>
        <w:t>we</w:t>
      </w:r>
      <w:r w:rsidR="001E0CFE">
        <w:rPr>
          <w:spacing w:val="-8"/>
        </w:rPr>
        <w:t xml:space="preserve"> </w:t>
      </w:r>
      <w:r w:rsidR="001E0CFE">
        <w:rPr>
          <w:spacing w:val="-4"/>
        </w:rPr>
        <w:t>did</w:t>
      </w:r>
      <w:r w:rsidR="001E0CFE">
        <w:rPr>
          <w:spacing w:val="-7"/>
        </w:rPr>
        <w:t xml:space="preserve"> </w:t>
      </w:r>
      <w:r w:rsidR="001E0CFE">
        <w:rPr>
          <w:spacing w:val="-4"/>
        </w:rPr>
        <w:t>not</w:t>
      </w:r>
      <w:r w:rsidR="001E0CFE">
        <w:rPr>
          <w:spacing w:val="-7"/>
        </w:rPr>
        <w:t xml:space="preserve"> </w:t>
      </w:r>
      <w:r w:rsidR="001E0CFE">
        <w:rPr>
          <w:spacing w:val="-4"/>
        </w:rPr>
        <w:t>find</w:t>
      </w:r>
      <w:r w:rsidR="001E0CFE">
        <w:rPr>
          <w:spacing w:val="-7"/>
        </w:rPr>
        <w:t xml:space="preserve"> </w:t>
      </w:r>
      <w:r w:rsidR="001E0CFE">
        <w:rPr>
          <w:spacing w:val="-4"/>
        </w:rPr>
        <w:t>strong</w:t>
      </w:r>
      <w:r w:rsidR="001E0CFE">
        <w:rPr>
          <w:spacing w:val="-7"/>
        </w:rPr>
        <w:t xml:space="preserve"> </w:t>
      </w:r>
      <w:r w:rsidR="001E0CFE">
        <w:rPr>
          <w:spacing w:val="-4"/>
        </w:rPr>
        <w:t>support</w:t>
      </w:r>
      <w:r w:rsidR="001E0CFE">
        <w:rPr>
          <w:spacing w:val="-7"/>
        </w:rPr>
        <w:t xml:space="preserve"> </w:t>
      </w:r>
      <w:r w:rsidR="001E0CFE">
        <w:rPr>
          <w:spacing w:val="-4"/>
        </w:rPr>
        <w:t>for</w:t>
      </w:r>
      <w:r w:rsidR="001E0CFE">
        <w:rPr>
          <w:spacing w:val="-7"/>
        </w:rPr>
        <w:t xml:space="preserve"> </w:t>
      </w:r>
      <w:r w:rsidR="001E0CFE">
        <w:rPr>
          <w:spacing w:val="-4"/>
        </w:rPr>
        <w:t>this</w:t>
      </w:r>
      <w:r w:rsidR="001E0CFE">
        <w:rPr>
          <w:spacing w:val="-8"/>
        </w:rPr>
        <w:t xml:space="preserve"> </w:t>
      </w:r>
      <w:r w:rsidR="001E0CFE">
        <w:rPr>
          <w:spacing w:val="-4"/>
        </w:rPr>
        <w:t>model,</w:t>
      </w:r>
    </w:p>
    <w:p w14:paraId="3F0ADB75" w14:textId="0BCCCA37" w:rsidR="00470D98" w:rsidRDefault="001644E6">
      <w:pPr>
        <w:pStyle w:val="BodyText"/>
      </w:pPr>
      <w:del w:id="2836" w:author="Hughes, Anna E" w:date="2023-08-09T15:29:00Z">
        <w:r>
          <w:rPr>
            <w:rFonts w:ascii="Trebuchet MS"/>
            <w:spacing w:val="-6"/>
            <w:sz w:val="12"/>
          </w:rPr>
          <w:delText>686</w:delText>
        </w:r>
      </w:del>
      <w:ins w:id="2837" w:author="Hughes, Anna E" w:date="2023-08-09T15:29:00Z">
        <w:r w:rsidR="001E0CFE">
          <w:rPr>
            <w:rFonts w:ascii="Trebuchet MS"/>
            <w:spacing w:val="-6"/>
            <w:sz w:val="12"/>
          </w:rPr>
          <w:t>684</w:t>
        </w:r>
      </w:ins>
      <w:r w:rsidR="001E0CFE">
        <w:rPr>
          <w:rFonts w:ascii="Trebuchet MS"/>
          <w:spacing w:val="32"/>
          <w:sz w:val="12"/>
        </w:rPr>
        <w:t xml:space="preserve">  </w:t>
      </w:r>
      <w:r w:rsidR="001E0CFE">
        <w:rPr>
          <w:spacing w:val="-6"/>
        </w:rPr>
        <w:t>instead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finding that the orthogonal contrast combination</w:t>
      </w:r>
      <w:r w:rsidR="001E0CFE">
        <w:rPr>
          <w:spacing w:val="-7"/>
        </w:rPr>
        <w:t xml:space="preserve"> </w:t>
      </w:r>
      <w:r w:rsidR="001E0CFE">
        <w:rPr>
          <w:spacing w:val="-6"/>
        </w:rPr>
        <w:t>model provides the best</w:t>
      </w:r>
    </w:p>
    <w:p w14:paraId="1E91DF70" w14:textId="4A766716" w:rsidR="00470D98" w:rsidRDefault="001644E6">
      <w:pPr>
        <w:spacing w:before="8"/>
        <w:ind w:left="227"/>
        <w:rPr>
          <w:sz w:val="24"/>
        </w:rPr>
      </w:pPr>
      <w:del w:id="2838" w:author="Hughes, Anna E" w:date="2023-08-09T15:29:00Z">
        <w:r>
          <w:rPr>
            <w:rFonts w:ascii="Trebuchet MS"/>
            <w:sz w:val="12"/>
          </w:rPr>
          <w:delText>687</w:delText>
        </w:r>
      </w:del>
      <w:ins w:id="2839" w:author="Hughes, Anna E" w:date="2023-08-09T15:29:00Z">
        <w:r w:rsidR="001E0CFE">
          <w:rPr>
            <w:rFonts w:ascii="Trebuchet MS"/>
            <w:sz w:val="12"/>
          </w:rPr>
          <w:t>685</w:t>
        </w:r>
      </w:ins>
      <w:r w:rsidR="001E0CFE">
        <w:rPr>
          <w:rFonts w:ascii="Trebuchet MS"/>
          <w:spacing w:val="35"/>
          <w:sz w:val="12"/>
        </w:rPr>
        <w:t xml:space="preserve">  </w:t>
      </w:r>
      <w:r w:rsidR="001E0CFE">
        <w:rPr>
          <w:sz w:val="24"/>
        </w:rPr>
        <w:t>fit</w:t>
      </w:r>
      <w:r w:rsidR="001E0CFE">
        <w:rPr>
          <w:spacing w:val="-10"/>
          <w:sz w:val="24"/>
        </w:rPr>
        <w:t xml:space="preserve"> </w:t>
      </w:r>
      <w:r w:rsidR="001E0CFE">
        <w:rPr>
          <w:sz w:val="24"/>
        </w:rPr>
        <w:t>with</w:t>
      </w:r>
      <w:r w:rsidR="001E0CFE">
        <w:rPr>
          <w:spacing w:val="-10"/>
          <w:sz w:val="24"/>
        </w:rPr>
        <w:t xml:space="preserve"> </w:t>
      </w:r>
      <w:r w:rsidR="001E0CFE">
        <w:rPr>
          <w:sz w:val="24"/>
        </w:rPr>
        <w:t>the</w:t>
      </w:r>
      <w:r w:rsidR="001E0CFE">
        <w:rPr>
          <w:spacing w:val="-10"/>
          <w:sz w:val="24"/>
        </w:rPr>
        <w:t xml:space="preserve"> </w:t>
      </w:r>
      <w:r w:rsidR="001E0CFE">
        <w:rPr>
          <w:spacing w:val="-2"/>
          <w:sz w:val="24"/>
        </w:rPr>
        <w:t>data.</w:t>
      </w:r>
    </w:p>
    <w:p w14:paraId="5D358D8C" w14:textId="3B5D9F4B" w:rsidR="00470D98" w:rsidRDefault="001644E6">
      <w:pPr>
        <w:pStyle w:val="BodyText"/>
        <w:tabs>
          <w:tab w:val="left" w:pos="968"/>
        </w:tabs>
      </w:pPr>
      <w:del w:id="2840" w:author="Hughes, Anna E" w:date="2023-08-09T15:29:00Z">
        <w:r>
          <w:rPr>
            <w:rFonts w:ascii="Trebuchet MS"/>
            <w:spacing w:val="-5"/>
            <w:sz w:val="12"/>
          </w:rPr>
          <w:delText>688</w:delText>
        </w:r>
      </w:del>
      <w:ins w:id="2841" w:author="Hughes, Anna E" w:date="2023-08-09T15:29:00Z">
        <w:r w:rsidR="001E0CFE">
          <w:rPr>
            <w:rFonts w:ascii="Trebuchet MS"/>
            <w:spacing w:val="-5"/>
            <w:sz w:val="12"/>
          </w:rPr>
          <w:t>686</w:t>
        </w:r>
      </w:ins>
      <w:r w:rsidR="001E0CFE">
        <w:rPr>
          <w:rFonts w:ascii="Trebuchet MS"/>
          <w:sz w:val="12"/>
        </w:rPr>
        <w:tab/>
      </w:r>
      <w:r w:rsidR="001E0CFE">
        <w:rPr>
          <w:spacing w:val="-4"/>
        </w:rPr>
        <w:t>One</w:t>
      </w:r>
      <w:r w:rsidR="001E0CFE">
        <w:rPr>
          <w:spacing w:val="14"/>
        </w:rPr>
        <w:t xml:space="preserve"> </w:t>
      </w:r>
      <w:r w:rsidR="001E0CFE">
        <w:rPr>
          <w:spacing w:val="-4"/>
        </w:rPr>
        <w:t>possibility</w:t>
      </w:r>
      <w:r w:rsidR="001E0CFE">
        <w:rPr>
          <w:spacing w:val="14"/>
        </w:rPr>
        <w:t xml:space="preserve"> </w:t>
      </w:r>
      <w:r w:rsidR="001E0CFE">
        <w:rPr>
          <w:spacing w:val="-4"/>
        </w:rPr>
        <w:t>is</w:t>
      </w:r>
      <w:r w:rsidR="001E0CFE">
        <w:rPr>
          <w:spacing w:val="14"/>
        </w:rPr>
        <w:t xml:space="preserve"> </w:t>
      </w:r>
      <w:r w:rsidR="001E0CFE">
        <w:rPr>
          <w:spacing w:val="-4"/>
        </w:rPr>
        <w:t>that</w:t>
      </w:r>
      <w:r w:rsidR="001E0CFE">
        <w:rPr>
          <w:spacing w:val="14"/>
        </w:rPr>
        <w:t xml:space="preserve"> </w:t>
      </w:r>
      <w:r w:rsidR="001E0CFE">
        <w:rPr>
          <w:spacing w:val="-4"/>
        </w:rPr>
        <w:t>our</w:t>
      </w:r>
      <w:r w:rsidR="001E0CFE">
        <w:rPr>
          <w:spacing w:val="14"/>
        </w:rPr>
        <w:t xml:space="preserve"> </w:t>
      </w:r>
      <w:r w:rsidR="001E0CFE">
        <w:rPr>
          <w:spacing w:val="-4"/>
        </w:rPr>
        <w:t>small</w:t>
      </w:r>
      <w:r w:rsidR="001E0CFE">
        <w:rPr>
          <w:spacing w:val="14"/>
        </w:rPr>
        <w:t xml:space="preserve"> </w:t>
      </w:r>
      <w:r w:rsidR="001E0CFE">
        <w:rPr>
          <w:spacing w:val="-4"/>
        </w:rPr>
        <w:t>modifications</w:t>
      </w:r>
      <w:r w:rsidR="001E0CFE">
        <w:rPr>
          <w:spacing w:val="14"/>
        </w:rPr>
        <w:t xml:space="preserve"> </w:t>
      </w:r>
      <w:r w:rsidR="001E0CFE">
        <w:rPr>
          <w:spacing w:val="-4"/>
        </w:rPr>
        <w:t>to</w:t>
      </w:r>
      <w:r w:rsidR="001E0CFE">
        <w:rPr>
          <w:spacing w:val="14"/>
        </w:rPr>
        <w:t xml:space="preserve"> </w:t>
      </w:r>
      <w:r w:rsidR="001E0CFE">
        <w:rPr>
          <w:spacing w:val="-4"/>
        </w:rPr>
        <w:t>the</w:t>
      </w:r>
      <w:r w:rsidR="001E0CFE">
        <w:rPr>
          <w:spacing w:val="14"/>
        </w:rPr>
        <w:t xml:space="preserve"> </w:t>
      </w:r>
      <w:r w:rsidR="001E0CFE">
        <w:rPr>
          <w:spacing w:val="-4"/>
        </w:rPr>
        <w:t>experimental</w:t>
      </w:r>
      <w:r w:rsidR="001E0CFE">
        <w:rPr>
          <w:spacing w:val="14"/>
        </w:rPr>
        <w:t xml:space="preserve"> </w:t>
      </w:r>
      <w:r w:rsidR="001E0CFE">
        <w:rPr>
          <w:spacing w:val="-4"/>
        </w:rPr>
        <w:t>stimuli</w:t>
      </w:r>
    </w:p>
    <w:p w14:paraId="6A842719" w14:textId="11B4D418" w:rsidR="00470D98" w:rsidRDefault="001644E6">
      <w:pPr>
        <w:pStyle w:val="BodyText"/>
        <w:spacing w:before="8"/>
      </w:pPr>
      <w:del w:id="2842" w:author="Hughes, Anna E" w:date="2023-08-09T15:29:00Z">
        <w:r>
          <w:rPr>
            <w:rFonts w:ascii="Trebuchet MS"/>
            <w:spacing w:val="-6"/>
            <w:sz w:val="12"/>
          </w:rPr>
          <w:delText>689</w:delText>
        </w:r>
      </w:del>
      <w:ins w:id="2843" w:author="Hughes, Anna E" w:date="2023-08-09T15:29:00Z">
        <w:r w:rsidR="001E0CFE">
          <w:rPr>
            <w:rFonts w:ascii="Trebuchet MS"/>
            <w:spacing w:val="-6"/>
            <w:sz w:val="12"/>
          </w:rPr>
          <w:t>687</w:t>
        </w:r>
      </w:ins>
      <w:r w:rsidR="001E0CFE">
        <w:rPr>
          <w:rFonts w:ascii="Trebuchet MS"/>
          <w:spacing w:val="39"/>
          <w:sz w:val="12"/>
        </w:rPr>
        <w:t xml:space="preserve">  </w:t>
      </w:r>
      <w:r w:rsidR="001E0CFE">
        <w:rPr>
          <w:spacing w:val="-6"/>
        </w:rPr>
        <w:t>changed</w:t>
      </w:r>
      <w:r w:rsidR="001E0CFE">
        <w:rPr>
          <w:spacing w:val="7"/>
        </w:rPr>
        <w:t xml:space="preserve"> </w:t>
      </w:r>
      <w:r w:rsidR="001E0CFE">
        <w:rPr>
          <w:spacing w:val="-6"/>
        </w:rPr>
        <w:t>the</w:t>
      </w:r>
      <w:r w:rsidR="001E0CFE">
        <w:rPr>
          <w:spacing w:val="5"/>
        </w:rPr>
        <w:t xml:space="preserve"> </w:t>
      </w:r>
      <w:r w:rsidR="001E0CFE">
        <w:rPr>
          <w:spacing w:val="-6"/>
        </w:rPr>
        <w:t>strategy</w:t>
      </w:r>
      <w:r w:rsidR="001E0CFE">
        <w:rPr>
          <w:spacing w:val="5"/>
        </w:rPr>
        <w:t xml:space="preserve"> </w:t>
      </w:r>
      <w:r w:rsidR="001E0CFE">
        <w:rPr>
          <w:spacing w:val="-6"/>
        </w:rPr>
        <w:t>that</w:t>
      </w:r>
      <w:r w:rsidR="001E0CFE">
        <w:rPr>
          <w:spacing w:val="6"/>
        </w:rPr>
        <w:t xml:space="preserve"> </w:t>
      </w:r>
      <w:r w:rsidR="001E0CFE">
        <w:rPr>
          <w:spacing w:val="-6"/>
        </w:rPr>
        <w:t>participants</w:t>
      </w:r>
      <w:r w:rsidR="001E0CFE">
        <w:rPr>
          <w:spacing w:val="5"/>
        </w:rPr>
        <w:t xml:space="preserve"> </w:t>
      </w:r>
      <w:r w:rsidR="001E0CFE">
        <w:rPr>
          <w:spacing w:val="-6"/>
        </w:rPr>
        <w:t>used.</w:t>
      </w:r>
      <w:r w:rsidR="001E0CFE">
        <w:rPr>
          <w:spacing w:val="41"/>
        </w:rPr>
        <w:t xml:space="preserve"> </w:t>
      </w:r>
      <w:r w:rsidR="001E0CFE">
        <w:rPr>
          <w:spacing w:val="-6"/>
        </w:rPr>
        <w:t>However,</w:t>
      </w:r>
      <w:r w:rsidR="001E0CFE">
        <w:rPr>
          <w:spacing w:val="7"/>
        </w:rPr>
        <w:t xml:space="preserve"> </w:t>
      </w:r>
      <w:r w:rsidR="001E0CFE">
        <w:rPr>
          <w:spacing w:val="-6"/>
        </w:rPr>
        <w:t>this</w:t>
      </w:r>
      <w:r w:rsidR="001E0CFE">
        <w:rPr>
          <w:spacing w:val="6"/>
        </w:rPr>
        <w:t xml:space="preserve"> </w:t>
      </w:r>
      <w:r w:rsidR="001E0CFE">
        <w:rPr>
          <w:spacing w:val="-6"/>
        </w:rPr>
        <w:t>seems</w:t>
      </w:r>
      <w:r w:rsidR="001E0CFE">
        <w:rPr>
          <w:spacing w:val="5"/>
        </w:rPr>
        <w:t xml:space="preserve"> </w:t>
      </w:r>
      <w:r w:rsidR="001E0CFE">
        <w:rPr>
          <w:spacing w:val="-6"/>
        </w:rPr>
        <w:t>unlikely</w:t>
      </w:r>
      <w:r w:rsidR="001E0CFE">
        <w:rPr>
          <w:spacing w:val="5"/>
        </w:rPr>
        <w:t xml:space="preserve"> </w:t>
      </w:r>
      <w:r w:rsidR="001E0CFE">
        <w:rPr>
          <w:spacing w:val="-6"/>
        </w:rPr>
        <w:t>given</w:t>
      </w:r>
    </w:p>
    <w:p w14:paraId="6ADCD1DB" w14:textId="395F9DCF" w:rsidR="00470D98" w:rsidRDefault="001644E6">
      <w:pPr>
        <w:pStyle w:val="BodyText"/>
        <w:rPr>
          <w:ins w:id="2844" w:author="Hughes, Anna E" w:date="2023-08-09T15:29:00Z"/>
        </w:rPr>
      </w:pPr>
      <w:del w:id="2845" w:author="Hughes, Anna E" w:date="2023-08-09T15:29:00Z">
        <w:r>
          <w:rPr>
            <w:rFonts w:ascii="Trebuchet MS"/>
            <w:spacing w:val="-6"/>
            <w:sz w:val="12"/>
          </w:rPr>
          <w:delText>690</w:delText>
        </w:r>
      </w:del>
      <w:ins w:id="2846" w:author="Hughes, Anna E" w:date="2023-08-09T15:29:00Z">
        <w:r w:rsidR="001E0CFE">
          <w:rPr>
            <w:rFonts w:ascii="Trebuchet MS"/>
            <w:spacing w:val="-2"/>
            <w:sz w:val="12"/>
          </w:rPr>
          <w:t>688</w:t>
        </w:r>
      </w:ins>
      <w:r w:rsidR="001E0CFE">
        <w:rPr>
          <w:rFonts w:ascii="Trebuchet MS"/>
          <w:spacing w:val="31"/>
          <w:sz w:val="12"/>
          <w:rPrChange w:id="2847" w:author="Hughes, Anna E" w:date="2023-08-09T15:29:00Z">
            <w:rPr>
              <w:rFonts w:ascii="Trebuchet MS"/>
              <w:spacing w:val="32"/>
              <w:sz w:val="12"/>
            </w:rPr>
          </w:rPrChange>
        </w:rPr>
        <w:t xml:space="preserve">  </w:t>
      </w:r>
      <w:r w:rsidR="001E0CFE">
        <w:rPr>
          <w:spacing w:val="-2"/>
          <w:rPrChange w:id="2848" w:author="Hughes, Anna E" w:date="2023-08-09T15:29:00Z">
            <w:rPr>
              <w:spacing w:val="-6"/>
            </w:rPr>
          </w:rPrChange>
        </w:rPr>
        <w:t>that</w:t>
      </w:r>
      <w:r w:rsidR="001E0CFE">
        <w:rPr>
          <w:spacing w:val="3"/>
          <w:rPrChange w:id="2849" w:author="Hughes, Anna E" w:date="2023-08-09T15:29:00Z">
            <w:rPr>
              <w:spacing w:val="-7"/>
            </w:rPr>
          </w:rPrChange>
        </w:rPr>
        <w:t xml:space="preserve"> </w:t>
      </w:r>
      <w:r w:rsidR="001E0CFE">
        <w:rPr>
          <w:spacing w:val="-2"/>
          <w:rPrChange w:id="2850" w:author="Hughes, Anna E" w:date="2023-08-09T15:29:00Z">
            <w:rPr>
              <w:spacing w:val="-6"/>
            </w:rPr>
          </w:rPrChange>
        </w:rPr>
        <w:t>we</w:t>
      </w:r>
      <w:r w:rsidR="001E0CFE">
        <w:rPr>
          <w:spacing w:val="3"/>
          <w:rPrChange w:id="2851" w:author="Hughes, Anna E" w:date="2023-08-09T15:29:00Z">
            <w:rPr>
              <w:spacing w:val="-7"/>
            </w:rPr>
          </w:rPrChange>
        </w:rPr>
        <w:t xml:space="preserve"> </w:t>
      </w:r>
      <w:r w:rsidR="001E0CFE">
        <w:rPr>
          <w:spacing w:val="-2"/>
          <w:rPrChange w:id="2852" w:author="Hughes, Anna E" w:date="2023-08-09T15:29:00Z">
            <w:rPr>
              <w:spacing w:val="-6"/>
            </w:rPr>
          </w:rPrChange>
        </w:rPr>
        <w:t>only</w:t>
      </w:r>
      <w:r w:rsidR="001E0CFE">
        <w:rPr>
          <w:spacing w:val="2"/>
          <w:rPrChange w:id="2853" w:author="Hughes, Anna E" w:date="2023-08-09T15:29:00Z">
            <w:rPr>
              <w:spacing w:val="-8"/>
            </w:rPr>
          </w:rPrChange>
        </w:rPr>
        <w:t xml:space="preserve"> </w:t>
      </w:r>
      <w:r w:rsidR="001E0CFE">
        <w:rPr>
          <w:spacing w:val="-2"/>
          <w:rPrChange w:id="2854" w:author="Hughes, Anna E" w:date="2023-08-09T15:29:00Z">
            <w:rPr>
              <w:spacing w:val="-6"/>
            </w:rPr>
          </w:rPrChange>
        </w:rPr>
        <w:t>made</w:t>
      </w:r>
      <w:r w:rsidR="001E0CFE">
        <w:rPr>
          <w:spacing w:val="2"/>
          <w:rPrChange w:id="2855" w:author="Hughes, Anna E" w:date="2023-08-09T15:29:00Z">
            <w:rPr>
              <w:spacing w:val="-7"/>
            </w:rPr>
          </w:rPrChange>
        </w:rPr>
        <w:t xml:space="preserve"> </w:t>
      </w:r>
      <w:r w:rsidR="001E0CFE">
        <w:rPr>
          <w:spacing w:val="-2"/>
          <w:rPrChange w:id="2856" w:author="Hughes, Anna E" w:date="2023-08-09T15:29:00Z">
            <w:rPr>
              <w:spacing w:val="-6"/>
            </w:rPr>
          </w:rPrChange>
        </w:rPr>
        <w:t>changes</w:t>
      </w:r>
      <w:r w:rsidR="001E0CFE">
        <w:rPr>
          <w:spacing w:val="2"/>
          <w:rPrChange w:id="2857" w:author="Hughes, Anna E" w:date="2023-08-09T15:29:00Z">
            <w:rPr>
              <w:spacing w:val="-7"/>
            </w:rPr>
          </w:rPrChange>
        </w:rPr>
        <w:t xml:space="preserve"> </w:t>
      </w:r>
      <w:r w:rsidR="001E0CFE">
        <w:rPr>
          <w:spacing w:val="-2"/>
          <w:rPrChange w:id="2858" w:author="Hughes, Anna E" w:date="2023-08-09T15:29:00Z">
            <w:rPr>
              <w:spacing w:val="-6"/>
            </w:rPr>
          </w:rPrChange>
        </w:rPr>
        <w:t>to</w:t>
      </w:r>
      <w:r w:rsidR="001E0CFE">
        <w:rPr>
          <w:spacing w:val="2"/>
          <w:rPrChange w:id="2859" w:author="Hughes, Anna E" w:date="2023-08-09T15:29:00Z">
            <w:rPr>
              <w:spacing w:val="-7"/>
            </w:rPr>
          </w:rPrChange>
        </w:rPr>
        <w:t xml:space="preserve"> </w:t>
      </w:r>
      <w:r w:rsidR="001E0CFE">
        <w:rPr>
          <w:spacing w:val="-2"/>
          <w:rPrChange w:id="2860" w:author="Hughes, Anna E" w:date="2023-08-09T15:29:00Z">
            <w:rPr>
              <w:spacing w:val="-6"/>
            </w:rPr>
          </w:rPrChange>
        </w:rPr>
        <w:t>the</w:t>
      </w:r>
      <w:r w:rsidR="001E0CFE">
        <w:rPr>
          <w:spacing w:val="2"/>
          <w:rPrChange w:id="2861" w:author="Hughes, Anna E" w:date="2023-08-09T15:29:00Z">
            <w:rPr>
              <w:spacing w:val="-7"/>
            </w:rPr>
          </w:rPrChange>
        </w:rPr>
        <w:t xml:space="preserve"> </w:t>
      </w:r>
      <w:r w:rsidR="001E0CFE">
        <w:rPr>
          <w:spacing w:val="-2"/>
          <w:rPrChange w:id="2862" w:author="Hughes, Anna E" w:date="2023-08-09T15:29:00Z">
            <w:rPr>
              <w:spacing w:val="-6"/>
            </w:rPr>
          </w:rPrChange>
        </w:rPr>
        <w:t>colour</w:t>
      </w:r>
      <w:r w:rsidR="001E0CFE">
        <w:rPr>
          <w:spacing w:val="2"/>
          <w:rPrChange w:id="2863" w:author="Hughes, Anna E" w:date="2023-08-09T15:29:00Z">
            <w:rPr>
              <w:spacing w:val="-8"/>
            </w:rPr>
          </w:rPrChange>
        </w:rPr>
        <w:t xml:space="preserve"> </w:t>
      </w:r>
      <w:r w:rsidR="001E0CFE">
        <w:rPr>
          <w:spacing w:val="-2"/>
          <w:rPrChange w:id="2864" w:author="Hughes, Anna E" w:date="2023-08-09T15:29:00Z">
            <w:rPr>
              <w:spacing w:val="-6"/>
            </w:rPr>
          </w:rPrChange>
        </w:rPr>
        <w:t>of</w:t>
      </w:r>
      <w:r w:rsidR="001E0CFE">
        <w:rPr>
          <w:spacing w:val="2"/>
          <w:rPrChange w:id="2865" w:author="Hughes, Anna E" w:date="2023-08-09T15:29:00Z">
            <w:rPr>
              <w:spacing w:val="-7"/>
            </w:rPr>
          </w:rPrChange>
        </w:rPr>
        <w:t xml:space="preserve"> </w:t>
      </w:r>
      <w:r w:rsidR="001E0CFE">
        <w:rPr>
          <w:spacing w:val="-2"/>
          <w:rPrChange w:id="2866" w:author="Hughes, Anna E" w:date="2023-08-09T15:29:00Z">
            <w:rPr>
              <w:spacing w:val="-6"/>
            </w:rPr>
          </w:rPrChange>
        </w:rPr>
        <w:t>the</w:t>
      </w:r>
      <w:r w:rsidR="001E0CFE">
        <w:rPr>
          <w:spacing w:val="2"/>
          <w:rPrChange w:id="2867" w:author="Hughes, Anna E" w:date="2023-08-09T15:29:00Z">
            <w:rPr>
              <w:spacing w:val="-7"/>
            </w:rPr>
          </w:rPrChange>
        </w:rPr>
        <w:t xml:space="preserve"> </w:t>
      </w:r>
      <w:r w:rsidR="001E0CFE">
        <w:rPr>
          <w:spacing w:val="-2"/>
          <w:rPrChange w:id="2868" w:author="Hughes, Anna E" w:date="2023-08-09T15:29:00Z">
            <w:rPr>
              <w:spacing w:val="-6"/>
            </w:rPr>
          </w:rPrChange>
        </w:rPr>
        <w:t>stimuli</w:t>
      </w:r>
      <w:del w:id="2869" w:author="Hughes, Anna E" w:date="2023-08-09T15:29:00Z">
        <w:r>
          <w:rPr>
            <w:spacing w:val="-6"/>
          </w:rPr>
          <w:delText>,</w:delText>
        </w:r>
      </w:del>
      <w:ins w:id="2870" w:author="Hughes, Anna E" w:date="2023-08-09T15:29:00Z">
        <w:r w:rsidR="001E0CFE">
          <w:rPr>
            <w:spacing w:val="2"/>
          </w:rPr>
          <w:t xml:space="preserve"> </w:t>
        </w:r>
        <w:r w:rsidR="001E0CFE">
          <w:rPr>
            <w:spacing w:val="-2"/>
          </w:rPr>
          <w:t>(see</w:t>
        </w:r>
        <w:r w:rsidR="001E0CFE">
          <w:rPr>
            <w:spacing w:val="2"/>
          </w:rPr>
          <w:t xml:space="preserve"> </w:t>
        </w:r>
        <w:r w:rsidR="001E0CFE">
          <w:rPr>
            <w:spacing w:val="-2"/>
          </w:rPr>
          <w:t>Table</w:t>
        </w:r>
        <w:r w:rsidR="001E0CFE">
          <w:rPr>
            <w:spacing w:val="2"/>
          </w:rPr>
          <w:t xml:space="preserve"> </w:t>
        </w:r>
        <w:r w:rsidR="00791F47">
          <w:fldChar w:fldCharType="begin"/>
        </w:r>
        <w:r w:rsidR="00791F47">
          <w:instrText xml:space="preserve"> HYPERLINK \l "_bookmark24" </w:instrText>
        </w:r>
        <w:r w:rsidR="00791F47">
          <w:fldChar w:fldCharType="separate"/>
        </w:r>
        <w:r w:rsidR="001E0CFE">
          <w:rPr>
            <w:spacing w:val="-2"/>
          </w:rPr>
          <w:t>6),</w:t>
        </w:r>
        <w:r w:rsidR="00791F47">
          <w:rPr>
            <w:spacing w:val="-2"/>
          </w:rPr>
          <w:fldChar w:fldCharType="end"/>
        </w:r>
      </w:ins>
      <w:r w:rsidR="001E0CFE">
        <w:rPr>
          <w:spacing w:val="6"/>
          <w:rPrChange w:id="2871" w:author="Hughes, Anna E" w:date="2023-08-09T15:29:00Z">
            <w:rPr>
              <w:spacing w:val="-7"/>
            </w:rPr>
          </w:rPrChange>
        </w:rPr>
        <w:t xml:space="preserve"> </w:t>
      </w:r>
      <w:r w:rsidR="001E0CFE">
        <w:rPr>
          <w:spacing w:val="-2"/>
          <w:rPrChange w:id="2872" w:author="Hughes, Anna E" w:date="2023-08-09T15:29:00Z">
            <w:rPr>
              <w:spacing w:val="-6"/>
            </w:rPr>
          </w:rPrChange>
        </w:rPr>
        <w:t>a</w:t>
      </w:r>
      <w:r w:rsidR="001E0CFE">
        <w:rPr>
          <w:spacing w:val="2"/>
          <w:rPrChange w:id="2873" w:author="Hughes, Anna E" w:date="2023-08-09T15:29:00Z">
            <w:rPr>
              <w:spacing w:val="-7"/>
            </w:rPr>
          </w:rPrChange>
        </w:rPr>
        <w:t xml:space="preserve"> </w:t>
      </w:r>
      <w:del w:id="2874" w:author="Hughes, Anna E" w:date="2023-08-09T15:29:00Z">
        <w:r>
          <w:rPr>
            <w:spacing w:val="-6"/>
          </w:rPr>
          <w:delText>manipulation</w:delText>
        </w:r>
      </w:del>
      <w:ins w:id="2875" w:author="Hughes, Anna E" w:date="2023-08-09T15:29:00Z">
        <w:r w:rsidR="001E0CFE">
          <w:rPr>
            <w:spacing w:val="-2"/>
          </w:rPr>
          <w:t>manip-</w:t>
        </w:r>
      </w:ins>
    </w:p>
    <w:p w14:paraId="2435E724" w14:textId="77777777" w:rsidR="00087420" w:rsidRDefault="001E0CFE">
      <w:pPr>
        <w:pStyle w:val="BodyText"/>
        <w:rPr>
          <w:del w:id="2876" w:author="Hughes, Anna E" w:date="2023-08-09T15:29:00Z"/>
        </w:rPr>
      </w:pPr>
      <w:ins w:id="2877" w:author="Hughes, Anna E" w:date="2023-08-09T15:29:00Z">
        <w:r>
          <w:rPr>
            <w:rFonts w:ascii="Trebuchet MS"/>
            <w:spacing w:val="-4"/>
            <w:sz w:val="12"/>
          </w:rPr>
          <w:t>689</w:t>
        </w:r>
        <w:r>
          <w:rPr>
            <w:rFonts w:ascii="Trebuchet MS"/>
            <w:spacing w:val="36"/>
            <w:sz w:val="12"/>
          </w:rPr>
          <w:t xml:space="preserve">  </w:t>
        </w:r>
        <w:r>
          <w:rPr>
            <w:spacing w:val="-4"/>
          </w:rPr>
          <w:t>ulation</w:t>
        </w:r>
      </w:ins>
      <w:r>
        <w:rPr>
          <w:spacing w:val="5"/>
          <w:rPrChange w:id="2878" w:author="Hughes, Anna E" w:date="2023-08-09T15:29:00Z">
            <w:rPr>
              <w:spacing w:val="-8"/>
            </w:rPr>
          </w:rPrChange>
        </w:rPr>
        <w:t xml:space="preserve"> </w:t>
      </w:r>
      <w:r>
        <w:rPr>
          <w:spacing w:val="-4"/>
          <w:rPrChange w:id="2879" w:author="Hughes, Anna E" w:date="2023-08-09T15:29:00Z">
            <w:rPr>
              <w:spacing w:val="-6"/>
            </w:rPr>
          </w:rPrChange>
        </w:rPr>
        <w:t>that</w:t>
      </w:r>
      <w:r>
        <w:rPr>
          <w:spacing w:val="5"/>
          <w:rPrChange w:id="2880" w:author="Hughes, Anna E" w:date="2023-08-09T15:29:00Z">
            <w:rPr>
              <w:spacing w:val="-7"/>
            </w:rPr>
          </w:rPrChange>
        </w:rPr>
        <w:t xml:space="preserve"> </w:t>
      </w:r>
      <w:del w:id="2881" w:author="Hughes, Anna E" w:date="2023-08-09T15:29:00Z">
        <w:r w:rsidR="00791F47">
          <w:fldChar w:fldCharType="begin"/>
        </w:r>
        <w:r w:rsidR="00791F47">
          <w:delInstrText xml:space="preserve"> HYPERLINK \l "_bookmark29" </w:delInstrText>
        </w:r>
        <w:r w:rsidR="00791F47">
          <w:fldChar w:fldCharType="separate"/>
        </w:r>
        <w:r w:rsidR="001644E6">
          <w:rPr>
            <w:spacing w:val="-6"/>
          </w:rPr>
          <w:delText>Buetti</w:delText>
        </w:r>
        <w:r w:rsidR="00791F47">
          <w:rPr>
            <w:spacing w:val="-6"/>
          </w:rPr>
          <w:fldChar w:fldCharType="end"/>
        </w:r>
      </w:del>
    </w:p>
    <w:p w14:paraId="346BAE5A" w14:textId="392CD15D" w:rsidR="00470D98" w:rsidRDefault="001644E6">
      <w:pPr>
        <w:pStyle w:val="BodyText"/>
        <w:spacing w:before="8"/>
      </w:pPr>
      <w:del w:id="2882" w:author="Hughes, Anna E" w:date="2023-08-09T15:29:00Z">
        <w:r>
          <w:rPr>
            <w:rFonts w:ascii="Trebuchet MS"/>
            <w:spacing w:val="-4"/>
            <w:sz w:val="12"/>
          </w:rPr>
          <w:delText>691</w:delText>
        </w:r>
        <w:r>
          <w:rPr>
            <w:rFonts w:ascii="Trebuchet MS"/>
            <w:spacing w:val="37"/>
            <w:sz w:val="12"/>
          </w:rPr>
          <w:delText xml:space="preserve">  </w:delText>
        </w:r>
        <w:r w:rsidR="00791F47">
          <w:fldChar w:fldCharType="begin"/>
        </w:r>
        <w:r w:rsidR="00791F47">
          <w:delInstrText xml:space="preserve"> HYPERLINK \l "_bookmark29" </w:delInstrText>
        </w:r>
        <w:r w:rsidR="00791F47">
          <w:fldChar w:fldCharType="separate"/>
        </w:r>
        <w:r>
          <w:rPr>
            <w:spacing w:val="-4"/>
          </w:rPr>
          <w:delText>et</w:delText>
        </w:r>
        <w:r>
          <w:rPr>
            <w:spacing w:val="-3"/>
          </w:rPr>
          <w:delText xml:space="preserve"> </w:delText>
        </w:r>
        <w:r>
          <w:rPr>
            <w:spacing w:val="-4"/>
          </w:rPr>
          <w:delText>al.</w:delText>
        </w:r>
        <w:r w:rsidR="00791F47">
          <w:rPr>
            <w:spacing w:val="-4"/>
          </w:rPr>
          <w:fldChar w:fldCharType="end"/>
        </w:r>
      </w:del>
      <w:ins w:id="2883" w:author="Hughes, Anna E" w:date="2023-08-09T15:29:00Z">
        <w:r w:rsidR="00791F47">
          <w:fldChar w:fldCharType="begin"/>
        </w:r>
        <w:r w:rsidR="00791F47">
          <w:instrText xml:space="preserve"> HYPERLINK \l "_bookmark30" </w:instrText>
        </w:r>
        <w:r w:rsidR="00791F47">
          <w:fldChar w:fldCharType="separate"/>
        </w:r>
        <w:r w:rsidR="001E0CFE">
          <w:rPr>
            <w:spacing w:val="-4"/>
          </w:rPr>
          <w:t>Buetti</w:t>
        </w:r>
        <w:r w:rsidR="001E0CFE">
          <w:rPr>
            <w:spacing w:val="4"/>
          </w:rPr>
          <w:t xml:space="preserve"> </w:t>
        </w:r>
        <w:r w:rsidR="001E0CFE">
          <w:rPr>
            <w:spacing w:val="-4"/>
          </w:rPr>
          <w:t>et</w:t>
        </w:r>
        <w:r w:rsidR="001E0CFE">
          <w:rPr>
            <w:spacing w:val="4"/>
          </w:rPr>
          <w:t xml:space="preserve"> </w:t>
        </w:r>
        <w:r w:rsidR="001E0CFE">
          <w:rPr>
            <w:spacing w:val="-4"/>
          </w:rPr>
          <w:t>al.</w:t>
        </w:r>
        <w:r w:rsidR="00791F47">
          <w:rPr>
            <w:spacing w:val="-4"/>
          </w:rPr>
          <w:fldChar w:fldCharType="end"/>
        </w:r>
      </w:ins>
      <w:r w:rsidR="001E0CFE">
        <w:rPr>
          <w:spacing w:val="5"/>
          <w:rPrChange w:id="2884" w:author="Hughes, Anna E" w:date="2023-08-09T15:29:00Z">
            <w:rPr>
              <w:spacing w:val="-3"/>
            </w:rPr>
          </w:rPrChange>
        </w:rPr>
        <w:t xml:space="preserve"> </w:t>
      </w:r>
      <w:del w:id="2885" w:author="Hughes, Anna E" w:date="2023-08-09T15:29:00Z">
        <w:r w:rsidR="00791F47">
          <w:fldChar w:fldCharType="begin"/>
        </w:r>
        <w:r w:rsidR="00791F47">
          <w:delInstrText xml:space="preserve"> HYPERLINK \l "_bookmark29" </w:delInstrText>
        </w:r>
        <w:r w:rsidR="00791F47">
          <w:fldChar w:fldCharType="separate"/>
        </w:r>
        <w:r>
          <w:rPr>
            <w:spacing w:val="-4"/>
          </w:rPr>
          <w:delText>(2019)</w:delText>
        </w:r>
        <w:r w:rsidR="00791F47">
          <w:rPr>
            <w:spacing w:val="-4"/>
          </w:rPr>
          <w:fldChar w:fldCharType="end"/>
        </w:r>
      </w:del>
      <w:ins w:id="2886" w:author="Hughes, Anna E" w:date="2023-08-09T15:29:00Z">
        <w:r w:rsidR="00791F47">
          <w:fldChar w:fldCharType="begin"/>
        </w:r>
        <w:r w:rsidR="00791F47">
          <w:instrText xml:space="preserve"> HYPERLINK \l "_bookmark30" </w:instrText>
        </w:r>
        <w:r w:rsidR="00791F47">
          <w:fldChar w:fldCharType="separate"/>
        </w:r>
        <w:r w:rsidR="001E0CFE">
          <w:rPr>
            <w:spacing w:val="-4"/>
          </w:rPr>
          <w:t>(2019)</w:t>
        </w:r>
        <w:r w:rsidR="00791F47">
          <w:rPr>
            <w:spacing w:val="-4"/>
          </w:rPr>
          <w:fldChar w:fldCharType="end"/>
        </w:r>
      </w:ins>
      <w:r w:rsidR="001E0CFE">
        <w:rPr>
          <w:spacing w:val="4"/>
          <w:rPrChange w:id="2887" w:author="Hughes, Anna E" w:date="2023-08-09T15:29:00Z">
            <w:rPr>
              <w:spacing w:val="-4"/>
            </w:rPr>
          </w:rPrChange>
        </w:rPr>
        <w:t xml:space="preserve"> </w:t>
      </w:r>
      <w:r w:rsidR="001E0CFE">
        <w:rPr>
          <w:spacing w:val="-4"/>
        </w:rPr>
        <w:t>also</w:t>
      </w:r>
      <w:r w:rsidR="001E0CFE">
        <w:rPr>
          <w:spacing w:val="4"/>
          <w:rPrChange w:id="2888" w:author="Hughes, Anna E" w:date="2023-08-09T15:29:00Z">
            <w:rPr>
              <w:spacing w:val="-4"/>
            </w:rPr>
          </w:rPrChange>
        </w:rPr>
        <w:t xml:space="preserve"> </w:t>
      </w:r>
      <w:r w:rsidR="001E0CFE">
        <w:rPr>
          <w:spacing w:val="-4"/>
        </w:rPr>
        <w:t>used,</w:t>
      </w:r>
      <w:r w:rsidR="001E0CFE">
        <w:rPr>
          <w:spacing w:val="7"/>
          <w:rPrChange w:id="2889" w:author="Hughes, Anna E" w:date="2023-08-09T15:29:00Z">
            <w:rPr>
              <w:spacing w:val="-2"/>
            </w:rPr>
          </w:rPrChange>
        </w:rPr>
        <w:t xml:space="preserve"> </w:t>
      </w:r>
      <w:r w:rsidR="001E0CFE">
        <w:rPr>
          <w:spacing w:val="-4"/>
        </w:rPr>
        <w:t>with</w:t>
      </w:r>
      <w:r w:rsidR="001E0CFE">
        <w:rPr>
          <w:spacing w:val="4"/>
          <w:rPrChange w:id="2890" w:author="Hughes, Anna E" w:date="2023-08-09T15:29:00Z">
            <w:rPr>
              <w:spacing w:val="-4"/>
            </w:rPr>
          </w:rPrChange>
        </w:rPr>
        <w:t xml:space="preserve"> </w:t>
      </w:r>
      <w:r w:rsidR="001E0CFE">
        <w:rPr>
          <w:spacing w:val="-4"/>
        </w:rPr>
        <w:t>no</w:t>
      </w:r>
      <w:r w:rsidR="001E0CFE">
        <w:rPr>
          <w:spacing w:val="5"/>
          <w:rPrChange w:id="2891" w:author="Hughes, Anna E" w:date="2023-08-09T15:29:00Z">
            <w:rPr>
              <w:spacing w:val="-4"/>
            </w:rPr>
          </w:rPrChange>
        </w:rPr>
        <w:t xml:space="preserve"> </w:t>
      </w:r>
      <w:r w:rsidR="001E0CFE">
        <w:rPr>
          <w:spacing w:val="-4"/>
        </w:rPr>
        <w:t>changes</w:t>
      </w:r>
      <w:r w:rsidR="001E0CFE">
        <w:rPr>
          <w:spacing w:val="4"/>
          <w:rPrChange w:id="2892" w:author="Hughes, Anna E" w:date="2023-08-09T15:29:00Z">
            <w:rPr>
              <w:spacing w:val="-4"/>
            </w:rPr>
          </w:rPrChange>
        </w:rPr>
        <w:t xml:space="preserve"> </w:t>
      </w:r>
      <w:r w:rsidR="001E0CFE">
        <w:rPr>
          <w:spacing w:val="-4"/>
        </w:rPr>
        <w:t>to</w:t>
      </w:r>
      <w:r w:rsidR="001E0CFE">
        <w:rPr>
          <w:spacing w:val="5"/>
          <w:rPrChange w:id="2893" w:author="Hughes, Anna E" w:date="2023-08-09T15:29:00Z">
            <w:rPr>
              <w:spacing w:val="-3"/>
            </w:rPr>
          </w:rPrChange>
        </w:rPr>
        <w:t xml:space="preserve"> </w:t>
      </w:r>
      <w:r w:rsidR="001E0CFE">
        <w:rPr>
          <w:spacing w:val="-4"/>
        </w:rPr>
        <w:t>their</w:t>
      </w:r>
      <w:r w:rsidR="001E0CFE">
        <w:rPr>
          <w:spacing w:val="4"/>
          <w:rPrChange w:id="2894" w:author="Hughes, Anna E" w:date="2023-08-09T15:29:00Z">
            <w:rPr>
              <w:spacing w:val="-4"/>
            </w:rPr>
          </w:rPrChange>
        </w:rPr>
        <w:t xml:space="preserve"> </w:t>
      </w:r>
      <w:r w:rsidR="001E0CFE">
        <w:rPr>
          <w:spacing w:val="-4"/>
        </w:rPr>
        <w:t>overall</w:t>
      </w:r>
      <w:r w:rsidR="001E0CFE">
        <w:rPr>
          <w:spacing w:val="4"/>
          <w:rPrChange w:id="2895" w:author="Hughes, Anna E" w:date="2023-08-09T15:29:00Z">
            <w:rPr>
              <w:spacing w:val="-4"/>
            </w:rPr>
          </w:rPrChange>
        </w:rPr>
        <w:t xml:space="preserve"> </w:t>
      </w:r>
      <w:del w:id="2896" w:author="Hughes, Anna E" w:date="2023-08-09T15:29:00Z">
        <w:r>
          <w:rPr>
            <w:spacing w:val="-4"/>
          </w:rPr>
          <w:delText>conclusions.</w:delText>
        </w:r>
        <w:r>
          <w:rPr>
            <w:spacing w:val="17"/>
          </w:rPr>
          <w:delText xml:space="preserve"> </w:delText>
        </w:r>
        <w:r>
          <w:rPr>
            <w:spacing w:val="-4"/>
          </w:rPr>
          <w:delText>In addition,</w:delText>
        </w:r>
      </w:del>
      <w:ins w:id="2897" w:author="Hughes, Anna E" w:date="2023-08-09T15:29:00Z">
        <w:r w:rsidR="001E0CFE">
          <w:rPr>
            <w:spacing w:val="-4"/>
          </w:rPr>
          <w:t>con-</w:t>
        </w:r>
      </w:ins>
    </w:p>
    <w:p w14:paraId="220C8CD6" w14:textId="77777777" w:rsidR="00470D98" w:rsidRDefault="001E0CFE">
      <w:pPr>
        <w:pStyle w:val="BodyText"/>
        <w:rPr>
          <w:ins w:id="2898" w:author="Hughes, Anna E" w:date="2023-08-09T15:29:00Z"/>
        </w:rPr>
      </w:pPr>
      <w:ins w:id="2899" w:author="Hughes, Anna E" w:date="2023-08-09T15:29:00Z">
        <w:r>
          <w:rPr>
            <w:rFonts w:ascii="Trebuchet MS"/>
            <w:spacing w:val="-6"/>
            <w:sz w:val="12"/>
          </w:rPr>
          <w:t>690</w:t>
        </w:r>
        <w:r>
          <w:rPr>
            <w:rFonts w:ascii="Trebuchet MS"/>
            <w:spacing w:val="46"/>
            <w:sz w:val="12"/>
          </w:rPr>
          <w:t xml:space="preserve">  </w:t>
        </w:r>
        <w:r>
          <w:rPr>
            <w:spacing w:val="-6"/>
          </w:rPr>
          <w:t>clusions,</w:t>
        </w:r>
        <w:r>
          <w:rPr>
            <w:spacing w:val="1"/>
          </w:rPr>
          <w:t xml:space="preserve"> </w:t>
        </w:r>
        <w:r>
          <w:rPr>
            <w:spacing w:val="-6"/>
          </w:rPr>
          <w:t>although</w:t>
        </w:r>
        <w:r>
          <w:rPr>
            <w:spacing w:val="-1"/>
          </w:rPr>
          <w:t xml:space="preserve"> </w:t>
        </w:r>
        <w:r>
          <w:rPr>
            <w:spacing w:val="-6"/>
          </w:rPr>
          <w:t>it</w:t>
        </w:r>
        <w:r>
          <w:t xml:space="preserve"> </w:t>
        </w:r>
        <w:r>
          <w:rPr>
            <w:spacing w:val="-6"/>
          </w:rPr>
          <w:t>is</w:t>
        </w:r>
        <w:r>
          <w:rPr>
            <w:spacing w:val="-1"/>
          </w:rPr>
          <w:t xml:space="preserve"> </w:t>
        </w:r>
        <w:r>
          <w:rPr>
            <w:spacing w:val="-6"/>
          </w:rPr>
          <w:t>of</w:t>
        </w:r>
        <w:r>
          <w:t xml:space="preserve"> </w:t>
        </w:r>
        <w:r>
          <w:rPr>
            <w:spacing w:val="-6"/>
          </w:rPr>
          <w:t>course</w:t>
        </w:r>
        <w:r>
          <w:t xml:space="preserve"> </w:t>
        </w:r>
        <w:r>
          <w:rPr>
            <w:spacing w:val="-6"/>
          </w:rPr>
          <w:t>possible</w:t>
        </w:r>
        <w:r>
          <w:rPr>
            <w:spacing w:val="-1"/>
          </w:rPr>
          <w:t xml:space="preserve"> </w:t>
        </w:r>
        <w:r>
          <w:rPr>
            <w:spacing w:val="-6"/>
          </w:rPr>
          <w:t>that</w:t>
        </w:r>
        <w:r>
          <w:t xml:space="preserve"> </w:t>
        </w:r>
        <w:r>
          <w:rPr>
            <w:spacing w:val="-6"/>
          </w:rPr>
          <w:t>different</w:t>
        </w:r>
        <w:r>
          <w:t xml:space="preserve"> </w:t>
        </w:r>
        <w:r>
          <w:rPr>
            <w:spacing w:val="-6"/>
          </w:rPr>
          <w:t>colour</w:t>
        </w:r>
        <w:r>
          <w:rPr>
            <w:spacing w:val="-1"/>
          </w:rPr>
          <w:t xml:space="preserve"> </w:t>
        </w:r>
        <w:r>
          <w:rPr>
            <w:spacing w:val="-6"/>
          </w:rPr>
          <w:t>combinations</w:t>
        </w:r>
        <w:r>
          <w:t xml:space="preserve"> </w:t>
        </w:r>
        <w:r>
          <w:rPr>
            <w:spacing w:val="-6"/>
          </w:rPr>
          <w:t>may</w:t>
        </w:r>
      </w:ins>
    </w:p>
    <w:p w14:paraId="5683B4EC" w14:textId="77777777" w:rsidR="00470D98" w:rsidRDefault="001E0CFE">
      <w:pPr>
        <w:pStyle w:val="BodyText"/>
        <w:spacing w:before="8"/>
        <w:rPr>
          <w:ins w:id="2900" w:author="Hughes, Anna E" w:date="2023-08-09T15:29:00Z"/>
        </w:rPr>
      </w:pPr>
      <w:ins w:id="2901" w:author="Hughes, Anna E" w:date="2023-08-09T15:29:00Z">
        <w:r>
          <w:rPr>
            <w:rFonts w:ascii="Trebuchet MS"/>
            <w:spacing w:val="-4"/>
            <w:sz w:val="12"/>
          </w:rPr>
          <w:t>691</w:t>
        </w:r>
        <w:r>
          <w:rPr>
            <w:rFonts w:ascii="Trebuchet MS"/>
            <w:spacing w:val="36"/>
            <w:sz w:val="12"/>
          </w:rPr>
          <w:t xml:space="preserve">  </w:t>
        </w:r>
        <w:r>
          <w:rPr>
            <w:spacing w:val="-4"/>
          </w:rPr>
          <w:t>lead</w:t>
        </w:r>
        <w:r>
          <w:rPr>
            <w:spacing w:val="8"/>
          </w:rPr>
          <w:t xml:space="preserve"> </w:t>
        </w:r>
        <w:r>
          <w:rPr>
            <w:spacing w:val="-4"/>
          </w:rPr>
          <w:t>to</w:t>
        </w:r>
        <w:r>
          <w:rPr>
            <w:spacing w:val="7"/>
          </w:rPr>
          <w:t xml:space="preserve"> </w:t>
        </w:r>
        <w:r>
          <w:rPr>
            <w:spacing w:val="-4"/>
          </w:rPr>
          <w:t>(for</w:t>
        </w:r>
        <w:r>
          <w:rPr>
            <w:spacing w:val="8"/>
          </w:rPr>
          <w:t xml:space="preserve"> </w:t>
        </w:r>
        <w:r>
          <w:rPr>
            <w:spacing w:val="-4"/>
          </w:rPr>
          <w:t>example)</w:t>
        </w:r>
        <w:r>
          <w:rPr>
            <w:spacing w:val="7"/>
          </w:rPr>
          <w:t xml:space="preserve"> </w:t>
        </w:r>
        <w:r>
          <w:rPr>
            <w:spacing w:val="-4"/>
          </w:rPr>
          <w:t>different</w:t>
        </w:r>
        <w:r>
          <w:rPr>
            <w:spacing w:val="7"/>
          </w:rPr>
          <w:t xml:space="preserve"> </w:t>
        </w:r>
        <w:r>
          <w:rPr>
            <w:spacing w:val="-4"/>
          </w:rPr>
          <w:t>relative</w:t>
        </w:r>
        <w:r>
          <w:rPr>
            <w:spacing w:val="8"/>
          </w:rPr>
          <w:t xml:space="preserve"> </w:t>
        </w:r>
        <w:r>
          <w:rPr>
            <w:spacing w:val="-4"/>
          </w:rPr>
          <w:t>saliences,</w:t>
        </w:r>
        <w:r>
          <w:rPr>
            <w:spacing w:val="11"/>
          </w:rPr>
          <w:t xml:space="preserve"> </w:t>
        </w:r>
        <w:r>
          <w:rPr>
            <w:spacing w:val="-4"/>
          </w:rPr>
          <w:t>which</w:t>
        </w:r>
        <w:r>
          <w:rPr>
            <w:spacing w:val="8"/>
          </w:rPr>
          <w:t xml:space="preserve"> </w:t>
        </w:r>
        <w:r>
          <w:rPr>
            <w:spacing w:val="-4"/>
          </w:rPr>
          <w:t>could</w:t>
        </w:r>
        <w:r>
          <w:rPr>
            <w:spacing w:val="7"/>
          </w:rPr>
          <w:t xml:space="preserve"> </w:t>
        </w:r>
        <w:r>
          <w:rPr>
            <w:spacing w:val="-4"/>
          </w:rPr>
          <w:t>change</w:t>
        </w:r>
        <w:r>
          <w:rPr>
            <w:spacing w:val="7"/>
          </w:rPr>
          <w:t xml:space="preserve"> </w:t>
        </w:r>
        <w:r>
          <w:rPr>
            <w:spacing w:val="-4"/>
          </w:rPr>
          <w:t>the</w:t>
        </w:r>
        <w:r>
          <w:rPr>
            <w:spacing w:val="8"/>
          </w:rPr>
          <w:t xml:space="preserve"> </w:t>
        </w:r>
        <w:r>
          <w:rPr>
            <w:spacing w:val="-4"/>
          </w:rPr>
          <w:t>com-</w:t>
        </w:r>
      </w:ins>
    </w:p>
    <w:p w14:paraId="15C0B101" w14:textId="0768AC70" w:rsidR="00470D98" w:rsidRDefault="001E0CFE">
      <w:pPr>
        <w:pStyle w:val="BodyText"/>
        <w:spacing w:before="8"/>
        <w:rPr>
          <w:ins w:id="2902" w:author="Hughes, Anna E" w:date="2023-08-09T15:29:00Z"/>
        </w:rPr>
      </w:pPr>
      <w:r>
        <w:rPr>
          <w:rFonts w:ascii="Trebuchet MS"/>
          <w:spacing w:val="-6"/>
          <w:sz w:val="12"/>
          <w:rPrChange w:id="2903" w:author="Hughes, Anna E" w:date="2023-08-09T15:29:00Z">
            <w:rPr>
              <w:rFonts w:ascii="Trebuchet MS"/>
              <w:spacing w:val="-8"/>
              <w:sz w:val="12"/>
            </w:rPr>
          </w:rPrChange>
        </w:rPr>
        <w:t>692</w:t>
      </w:r>
      <w:r>
        <w:rPr>
          <w:rFonts w:ascii="Trebuchet MS"/>
          <w:spacing w:val="39"/>
          <w:sz w:val="12"/>
          <w:rPrChange w:id="2904" w:author="Hughes, Anna E" w:date="2023-08-09T15:29:00Z">
            <w:rPr>
              <w:rFonts w:ascii="Trebuchet MS"/>
              <w:spacing w:val="51"/>
              <w:sz w:val="12"/>
            </w:rPr>
          </w:rPrChange>
        </w:rPr>
        <w:t xml:space="preserve">  </w:t>
      </w:r>
      <w:ins w:id="2905" w:author="Hughes, Anna E" w:date="2023-08-09T15:29:00Z">
        <w:r>
          <w:rPr>
            <w:spacing w:val="-6"/>
          </w:rPr>
          <w:t>bination</w:t>
        </w:r>
        <w:r>
          <w:t xml:space="preserve"> </w:t>
        </w:r>
        <w:r>
          <w:rPr>
            <w:spacing w:val="-6"/>
          </w:rPr>
          <w:t>method</w:t>
        </w:r>
        <w:r>
          <w:rPr>
            <w:spacing w:val="-1"/>
          </w:rPr>
          <w:t xml:space="preserve"> </w:t>
        </w:r>
        <w:r>
          <w:rPr>
            <w:spacing w:val="-6"/>
          </w:rPr>
          <w:t>used</w:t>
        </w:r>
        <w:r>
          <w:t xml:space="preserve"> </w:t>
        </w:r>
        <w:r>
          <w:rPr>
            <w:spacing w:val="-6"/>
          </w:rPr>
          <w:t>by</w:t>
        </w:r>
        <w:r>
          <w:rPr>
            <w:spacing w:val="-1"/>
          </w:rPr>
          <w:t xml:space="preserve"> </w:t>
        </w:r>
        <w:r>
          <w:rPr>
            <w:spacing w:val="-6"/>
          </w:rPr>
          <w:t>the</w:t>
        </w:r>
        <w:r>
          <w:t xml:space="preserve"> </w:t>
        </w:r>
        <w:r>
          <w:rPr>
            <w:spacing w:val="-6"/>
          </w:rPr>
          <w:t>participant.</w:t>
        </w:r>
        <w:r>
          <w:rPr>
            <w:spacing w:val="24"/>
          </w:rPr>
          <w:t xml:space="preserve"> </w:t>
        </w:r>
        <w:r>
          <w:rPr>
            <w:spacing w:val="-6"/>
          </w:rPr>
          <w:t>However,</w:t>
        </w:r>
        <w:r>
          <w:rPr>
            <w:spacing w:val="1"/>
          </w:rPr>
          <w:t xml:space="preserve"> </w:t>
        </w:r>
      </w:ins>
      <w:r>
        <w:rPr>
          <w:spacing w:val="-6"/>
          <w:rPrChange w:id="2906" w:author="Hughes, Anna E" w:date="2023-08-09T15:29:00Z">
            <w:rPr>
              <w:spacing w:val="-8"/>
            </w:rPr>
          </w:rPrChange>
        </w:rPr>
        <w:t>our</w:t>
      </w:r>
      <w:r>
        <w:t xml:space="preserve"> </w:t>
      </w:r>
      <w:r>
        <w:rPr>
          <w:spacing w:val="-6"/>
          <w:rPrChange w:id="2907" w:author="Hughes, Anna E" w:date="2023-08-09T15:29:00Z">
            <w:rPr>
              <w:spacing w:val="-8"/>
            </w:rPr>
          </w:rPrChange>
        </w:rPr>
        <w:t>reanalysis</w:t>
      </w:r>
      <w:r>
        <w:rPr>
          <w:spacing w:val="-1"/>
          <w:rPrChange w:id="2908" w:author="Hughes, Anna E" w:date="2023-08-09T15:29:00Z">
            <w:rPr>
              <w:spacing w:val="-2"/>
            </w:rPr>
          </w:rPrChange>
        </w:rPr>
        <w:t xml:space="preserve"> </w:t>
      </w:r>
      <w:r>
        <w:rPr>
          <w:spacing w:val="-6"/>
          <w:rPrChange w:id="2909" w:author="Hughes, Anna E" w:date="2023-08-09T15:29:00Z">
            <w:rPr>
              <w:spacing w:val="-8"/>
            </w:rPr>
          </w:rPrChange>
        </w:rPr>
        <w:t>of</w:t>
      </w:r>
      <w:r>
        <w:rPr>
          <w:rPrChange w:id="2910" w:author="Hughes, Anna E" w:date="2023-08-09T15:29:00Z">
            <w:rPr>
              <w:spacing w:val="-1"/>
            </w:rPr>
          </w:rPrChange>
        </w:rPr>
        <w:t xml:space="preserve"> </w:t>
      </w:r>
      <w:r>
        <w:rPr>
          <w:spacing w:val="-6"/>
          <w:rPrChange w:id="2911" w:author="Hughes, Anna E" w:date="2023-08-09T15:29:00Z">
            <w:rPr>
              <w:spacing w:val="-8"/>
            </w:rPr>
          </w:rPrChange>
        </w:rPr>
        <w:t>the</w:t>
      </w:r>
      <w:r>
        <w:rPr>
          <w:spacing w:val="-1"/>
        </w:rPr>
        <w:t xml:space="preserve"> </w:t>
      </w:r>
      <w:r>
        <w:rPr>
          <w:spacing w:val="-6"/>
          <w:rPrChange w:id="2912" w:author="Hughes, Anna E" w:date="2023-08-09T15:29:00Z">
            <w:rPr>
              <w:spacing w:val="-8"/>
            </w:rPr>
          </w:rPrChange>
        </w:rPr>
        <w:t>original</w:t>
      </w:r>
      <w:del w:id="2913" w:author="Hughes, Anna E" w:date="2023-08-09T15:29:00Z">
        <w:r w:rsidR="001644E6">
          <w:rPr>
            <w:spacing w:val="-2"/>
          </w:rPr>
          <w:delText xml:space="preserve"> </w:delText>
        </w:r>
        <w:r w:rsidR="00791F47">
          <w:fldChar w:fldCharType="begin"/>
        </w:r>
        <w:r w:rsidR="00791F47">
          <w:delInstrText xml:space="preserve"> HYPERLINK \l "_bookmark29" </w:delInstrText>
        </w:r>
        <w:r w:rsidR="00791F47">
          <w:fldChar w:fldCharType="separate"/>
        </w:r>
        <w:r w:rsidR="001644E6">
          <w:rPr>
            <w:spacing w:val="-8"/>
          </w:rPr>
          <w:delText>Buetti</w:delText>
        </w:r>
        <w:r w:rsidR="001644E6">
          <w:rPr>
            <w:spacing w:val="-1"/>
          </w:rPr>
          <w:delText xml:space="preserve"> </w:delText>
        </w:r>
        <w:r w:rsidR="001644E6">
          <w:rPr>
            <w:spacing w:val="-8"/>
          </w:rPr>
          <w:delText>et</w:delText>
        </w:r>
        <w:r w:rsidR="001644E6">
          <w:rPr>
            <w:spacing w:val="-2"/>
          </w:rPr>
          <w:delText xml:space="preserve"> </w:delText>
        </w:r>
        <w:r w:rsidR="001644E6">
          <w:rPr>
            <w:spacing w:val="-8"/>
          </w:rPr>
          <w:delText>al.</w:delText>
        </w:r>
        <w:r w:rsidR="00791F47">
          <w:rPr>
            <w:spacing w:val="-8"/>
          </w:rPr>
          <w:fldChar w:fldCharType="end"/>
        </w:r>
      </w:del>
    </w:p>
    <w:p w14:paraId="41D7CF5E" w14:textId="77777777" w:rsidR="00087420" w:rsidRDefault="001E0CFE">
      <w:pPr>
        <w:pStyle w:val="BodyText"/>
        <w:rPr>
          <w:del w:id="2914" w:author="Hughes, Anna E" w:date="2023-08-09T15:29:00Z"/>
        </w:rPr>
      </w:pPr>
      <w:ins w:id="2915" w:author="Hughes, Anna E" w:date="2023-08-09T15:29:00Z">
        <w:r>
          <w:rPr>
            <w:rFonts w:ascii="Trebuchet MS"/>
            <w:w w:val="90"/>
            <w:sz w:val="12"/>
          </w:rPr>
          <w:t>693</w:t>
        </w:r>
        <w:r>
          <w:rPr>
            <w:rFonts w:ascii="Trebuchet MS"/>
            <w:spacing w:val="69"/>
            <w:sz w:val="12"/>
          </w:rPr>
          <w:t xml:space="preserve">  </w:t>
        </w:r>
        <w:r w:rsidR="00791F47">
          <w:fldChar w:fldCharType="begin"/>
        </w:r>
        <w:r w:rsidR="00791F47">
          <w:instrText xml:space="preserve"> HYPERLINK \l "_bookmark30" </w:instrText>
        </w:r>
        <w:r w:rsidR="00791F47">
          <w:fldChar w:fldCharType="separate"/>
        </w:r>
        <w:r>
          <w:rPr>
            <w:w w:val="90"/>
          </w:rPr>
          <w:t>Buetti</w:t>
        </w:r>
        <w:r>
          <w:rPr>
            <w:spacing w:val="4"/>
          </w:rPr>
          <w:t xml:space="preserve"> </w:t>
        </w:r>
        <w:r>
          <w:rPr>
            <w:w w:val="90"/>
          </w:rPr>
          <w:t>et</w:t>
        </w:r>
        <w:r>
          <w:rPr>
            <w:spacing w:val="3"/>
          </w:rPr>
          <w:t xml:space="preserve"> </w:t>
        </w:r>
        <w:r>
          <w:rPr>
            <w:w w:val="90"/>
          </w:rPr>
          <w:t>al.</w:t>
        </w:r>
        <w:r w:rsidR="00791F47">
          <w:rPr>
            <w:w w:val="90"/>
          </w:rPr>
          <w:fldChar w:fldCharType="end"/>
        </w:r>
      </w:ins>
      <w:r>
        <w:rPr>
          <w:spacing w:val="3"/>
          <w:rPrChange w:id="2916" w:author="Hughes, Anna E" w:date="2023-08-09T15:29:00Z">
            <w:rPr>
              <w:spacing w:val="-1"/>
            </w:rPr>
          </w:rPrChange>
        </w:rPr>
        <w:t xml:space="preserve"> </w:t>
      </w:r>
      <w:del w:id="2917" w:author="Hughes, Anna E" w:date="2023-08-09T15:29:00Z">
        <w:r w:rsidR="00791F47">
          <w:fldChar w:fldCharType="begin"/>
        </w:r>
        <w:r w:rsidR="00791F47">
          <w:delInstrText xml:space="preserve"> HYPERLINK \l "_bookmark29" </w:delInstrText>
        </w:r>
        <w:r w:rsidR="00791F47">
          <w:fldChar w:fldCharType="separate"/>
        </w:r>
        <w:r w:rsidR="001644E6">
          <w:rPr>
            <w:spacing w:val="-8"/>
          </w:rPr>
          <w:delText>(2019)</w:delText>
        </w:r>
        <w:r w:rsidR="00791F47">
          <w:rPr>
            <w:spacing w:val="-8"/>
          </w:rPr>
          <w:fldChar w:fldCharType="end"/>
        </w:r>
      </w:del>
      <w:ins w:id="2918" w:author="Hughes, Anna E" w:date="2023-08-09T15:29:00Z">
        <w:r w:rsidR="00791F47">
          <w:fldChar w:fldCharType="begin"/>
        </w:r>
        <w:r w:rsidR="00791F47">
          <w:instrText xml:space="preserve"> HYPERLINK \l "_bookmark30" </w:instrText>
        </w:r>
        <w:r w:rsidR="00791F47">
          <w:fldChar w:fldCharType="separate"/>
        </w:r>
        <w:r>
          <w:rPr>
            <w:w w:val="90"/>
          </w:rPr>
          <w:t>(2019)</w:t>
        </w:r>
        <w:r w:rsidR="00791F47">
          <w:rPr>
            <w:w w:val="90"/>
          </w:rPr>
          <w:fldChar w:fldCharType="end"/>
        </w:r>
      </w:ins>
      <w:r>
        <w:rPr>
          <w:spacing w:val="4"/>
          <w:rPrChange w:id="2919" w:author="Hughes, Anna E" w:date="2023-08-09T15:29:00Z">
            <w:rPr>
              <w:spacing w:val="-2"/>
            </w:rPr>
          </w:rPrChange>
        </w:rPr>
        <w:t xml:space="preserve"> </w:t>
      </w:r>
      <w:r>
        <w:rPr>
          <w:w w:val="90"/>
          <w:rPrChange w:id="2920" w:author="Hughes, Anna E" w:date="2023-08-09T15:29:00Z">
            <w:rPr>
              <w:spacing w:val="-8"/>
            </w:rPr>
          </w:rPrChange>
        </w:rPr>
        <w:t>data</w:t>
      </w:r>
      <w:r>
        <w:rPr>
          <w:spacing w:val="3"/>
          <w:rPrChange w:id="2921" w:author="Hughes, Anna E" w:date="2023-08-09T15:29:00Z">
            <w:rPr>
              <w:spacing w:val="-1"/>
            </w:rPr>
          </w:rPrChange>
        </w:rPr>
        <w:t xml:space="preserve"> </w:t>
      </w:r>
      <w:r>
        <w:rPr>
          <w:w w:val="90"/>
          <w:rPrChange w:id="2922" w:author="Hughes, Anna E" w:date="2023-08-09T15:29:00Z">
            <w:rPr>
              <w:spacing w:val="-8"/>
            </w:rPr>
          </w:rPrChange>
        </w:rPr>
        <w:t>using</w:t>
      </w:r>
      <w:r>
        <w:rPr>
          <w:spacing w:val="4"/>
          <w:rPrChange w:id="2923" w:author="Hughes, Anna E" w:date="2023-08-09T15:29:00Z">
            <w:rPr>
              <w:spacing w:val="-2"/>
            </w:rPr>
          </w:rPrChange>
        </w:rPr>
        <w:t xml:space="preserve"> </w:t>
      </w:r>
      <w:r>
        <w:rPr>
          <w:w w:val="90"/>
          <w:rPrChange w:id="2924" w:author="Hughes, Anna E" w:date="2023-08-09T15:29:00Z">
            <w:rPr>
              <w:spacing w:val="-8"/>
            </w:rPr>
          </w:rPrChange>
        </w:rPr>
        <w:t>our</w:t>
      </w:r>
      <w:r>
        <w:rPr>
          <w:spacing w:val="3"/>
          <w:rPrChange w:id="2925" w:author="Hughes, Anna E" w:date="2023-08-09T15:29:00Z">
            <w:rPr>
              <w:spacing w:val="-1"/>
            </w:rPr>
          </w:rPrChange>
        </w:rPr>
        <w:t xml:space="preserve"> </w:t>
      </w:r>
      <w:r>
        <w:rPr>
          <w:w w:val="90"/>
          <w:rPrChange w:id="2926" w:author="Hughes, Anna E" w:date="2023-08-09T15:29:00Z">
            <w:rPr>
              <w:spacing w:val="-8"/>
            </w:rPr>
          </w:rPrChange>
        </w:rPr>
        <w:t>new</w:t>
      </w:r>
      <w:r>
        <w:rPr>
          <w:spacing w:val="4"/>
          <w:rPrChange w:id="2927" w:author="Hughes, Anna E" w:date="2023-08-09T15:29:00Z">
            <w:rPr>
              <w:spacing w:val="-1"/>
            </w:rPr>
          </w:rPrChange>
        </w:rPr>
        <w:t xml:space="preserve"> </w:t>
      </w:r>
      <w:r>
        <w:rPr>
          <w:w w:val="90"/>
          <w:rPrChange w:id="2928" w:author="Hughes, Anna E" w:date="2023-08-09T15:29:00Z">
            <w:rPr>
              <w:spacing w:val="-8"/>
            </w:rPr>
          </w:rPrChange>
        </w:rPr>
        <w:t>methods</w:t>
      </w:r>
      <w:r>
        <w:rPr>
          <w:spacing w:val="3"/>
          <w:rPrChange w:id="2929" w:author="Hughes, Anna E" w:date="2023-08-09T15:29:00Z">
            <w:rPr>
              <w:spacing w:val="-2"/>
            </w:rPr>
          </w:rPrChange>
        </w:rPr>
        <w:t xml:space="preserve"> </w:t>
      </w:r>
      <w:r>
        <w:rPr>
          <w:w w:val="90"/>
          <w:rPrChange w:id="2930" w:author="Hughes, Anna E" w:date="2023-08-09T15:29:00Z">
            <w:rPr>
              <w:spacing w:val="-8"/>
            </w:rPr>
          </w:rPrChange>
        </w:rPr>
        <w:t>also</w:t>
      </w:r>
    </w:p>
    <w:p w14:paraId="1C534317" w14:textId="0F3B3127" w:rsidR="00470D98" w:rsidRDefault="001644E6">
      <w:pPr>
        <w:pStyle w:val="BodyText"/>
        <w:rPr>
          <w:ins w:id="2931" w:author="Hughes, Anna E" w:date="2023-08-09T15:29:00Z"/>
        </w:rPr>
      </w:pPr>
      <w:del w:id="2932" w:author="Hughes, Anna E" w:date="2023-08-09T15:29:00Z">
        <w:r>
          <w:rPr>
            <w:rFonts w:ascii="Trebuchet MS"/>
            <w:spacing w:val="-6"/>
            <w:sz w:val="12"/>
          </w:rPr>
          <w:delText>693</w:delText>
        </w:r>
        <w:r>
          <w:rPr>
            <w:rFonts w:ascii="Trebuchet MS"/>
            <w:spacing w:val="36"/>
            <w:sz w:val="12"/>
          </w:rPr>
          <w:delText xml:space="preserve"> </w:delText>
        </w:r>
      </w:del>
      <w:r w:rsidR="001E0CFE">
        <w:rPr>
          <w:spacing w:val="3"/>
          <w:rPrChange w:id="2933" w:author="Hughes, Anna E" w:date="2023-08-09T15:29:00Z">
            <w:rPr>
              <w:rFonts w:ascii="Trebuchet MS"/>
              <w:spacing w:val="36"/>
              <w:sz w:val="12"/>
            </w:rPr>
          </w:rPrChange>
        </w:rPr>
        <w:t xml:space="preserve"> </w:t>
      </w:r>
      <w:r w:rsidR="001E0CFE">
        <w:rPr>
          <w:w w:val="90"/>
          <w:rPrChange w:id="2934" w:author="Hughes, Anna E" w:date="2023-08-09T15:29:00Z">
            <w:rPr>
              <w:spacing w:val="-6"/>
            </w:rPr>
          </w:rPrChange>
        </w:rPr>
        <w:t>suggested</w:t>
      </w:r>
      <w:r w:rsidR="001E0CFE">
        <w:rPr>
          <w:spacing w:val="4"/>
          <w:rPrChange w:id="2935" w:author="Hughes, Anna E" w:date="2023-08-09T15:29:00Z">
            <w:rPr>
              <w:spacing w:val="-2"/>
            </w:rPr>
          </w:rPrChange>
        </w:rPr>
        <w:t xml:space="preserve"> </w:t>
      </w:r>
      <w:r w:rsidR="001E0CFE">
        <w:rPr>
          <w:w w:val="90"/>
          <w:rPrChange w:id="2936" w:author="Hughes, Anna E" w:date="2023-08-09T15:29:00Z">
            <w:rPr>
              <w:spacing w:val="-6"/>
            </w:rPr>
          </w:rPrChange>
        </w:rPr>
        <w:t>that</w:t>
      </w:r>
      <w:r w:rsidR="001E0CFE">
        <w:rPr>
          <w:spacing w:val="3"/>
          <w:rPrChange w:id="2937" w:author="Hughes, Anna E" w:date="2023-08-09T15:29:00Z">
            <w:rPr>
              <w:spacing w:val="-2"/>
            </w:rPr>
          </w:rPrChange>
        </w:rPr>
        <w:t xml:space="preserve"> </w:t>
      </w:r>
      <w:r w:rsidR="001E0CFE">
        <w:rPr>
          <w:w w:val="90"/>
          <w:rPrChange w:id="2938" w:author="Hughes, Anna E" w:date="2023-08-09T15:29:00Z">
            <w:rPr>
              <w:spacing w:val="-6"/>
            </w:rPr>
          </w:rPrChange>
        </w:rPr>
        <w:t>the</w:t>
      </w:r>
      <w:r w:rsidR="001E0CFE">
        <w:rPr>
          <w:spacing w:val="4"/>
          <w:rPrChange w:id="2939" w:author="Hughes, Anna E" w:date="2023-08-09T15:29:00Z">
            <w:rPr>
              <w:spacing w:val="-3"/>
            </w:rPr>
          </w:rPrChange>
        </w:rPr>
        <w:t xml:space="preserve"> </w:t>
      </w:r>
      <w:r w:rsidR="001E0CFE">
        <w:rPr>
          <w:spacing w:val="-2"/>
          <w:w w:val="90"/>
          <w:rPrChange w:id="2940" w:author="Hughes, Anna E" w:date="2023-08-09T15:29:00Z">
            <w:rPr>
              <w:spacing w:val="-6"/>
            </w:rPr>
          </w:rPrChange>
        </w:rPr>
        <w:t>orthogonal</w:t>
      </w:r>
    </w:p>
    <w:p w14:paraId="6CD95D23" w14:textId="77777777" w:rsidR="00087420" w:rsidRDefault="001E0CFE">
      <w:pPr>
        <w:pStyle w:val="BodyText"/>
        <w:spacing w:before="8"/>
        <w:rPr>
          <w:del w:id="2941" w:author="Hughes, Anna E" w:date="2023-08-09T15:29:00Z"/>
        </w:rPr>
      </w:pPr>
      <w:ins w:id="2942" w:author="Hughes, Anna E" w:date="2023-08-09T15:29:00Z">
        <w:r>
          <w:rPr>
            <w:rFonts w:ascii="Trebuchet MS"/>
            <w:spacing w:val="-8"/>
            <w:sz w:val="12"/>
          </w:rPr>
          <w:t>694</w:t>
        </w:r>
        <w:r>
          <w:rPr>
            <w:rFonts w:ascii="Trebuchet MS"/>
            <w:spacing w:val="54"/>
            <w:sz w:val="12"/>
          </w:rPr>
          <w:t xml:space="preserve"> </w:t>
        </w:r>
      </w:ins>
      <w:r>
        <w:rPr>
          <w:rFonts w:ascii="Trebuchet MS"/>
          <w:spacing w:val="54"/>
          <w:sz w:val="12"/>
          <w:rPrChange w:id="2943" w:author="Hughes, Anna E" w:date="2023-08-09T15:29:00Z">
            <w:rPr>
              <w:spacing w:val="-2"/>
            </w:rPr>
          </w:rPrChange>
        </w:rPr>
        <w:t xml:space="preserve"> </w:t>
      </w:r>
      <w:r>
        <w:rPr>
          <w:spacing w:val="-8"/>
          <w:rPrChange w:id="2944" w:author="Hughes, Anna E" w:date="2023-08-09T15:29:00Z">
            <w:rPr>
              <w:spacing w:val="-6"/>
            </w:rPr>
          </w:rPrChange>
        </w:rPr>
        <w:t>contrast</w:t>
      </w:r>
      <w:r>
        <w:rPr>
          <w:spacing w:val="-3"/>
          <w:rPrChange w:id="2945" w:author="Hughes, Anna E" w:date="2023-08-09T15:29:00Z">
            <w:rPr>
              <w:spacing w:val="-2"/>
            </w:rPr>
          </w:rPrChange>
        </w:rPr>
        <w:t xml:space="preserve"> </w:t>
      </w:r>
      <w:r>
        <w:rPr>
          <w:spacing w:val="-8"/>
          <w:rPrChange w:id="2946" w:author="Hughes, Anna E" w:date="2023-08-09T15:29:00Z">
            <w:rPr>
              <w:spacing w:val="-6"/>
            </w:rPr>
          </w:rPrChange>
        </w:rPr>
        <w:t>model</w:t>
      </w:r>
      <w:r>
        <w:rPr>
          <w:spacing w:val="-3"/>
        </w:rPr>
        <w:t xml:space="preserve"> </w:t>
      </w:r>
      <w:r>
        <w:rPr>
          <w:spacing w:val="-8"/>
          <w:rPrChange w:id="2947" w:author="Hughes, Anna E" w:date="2023-08-09T15:29:00Z">
            <w:rPr>
              <w:spacing w:val="-6"/>
            </w:rPr>
          </w:rPrChange>
        </w:rPr>
        <w:t>was</w:t>
      </w:r>
      <w:r>
        <w:rPr>
          <w:spacing w:val="-3"/>
          <w:rPrChange w:id="2948" w:author="Hughes, Anna E" w:date="2023-08-09T15:29:00Z">
            <w:rPr>
              <w:spacing w:val="-2"/>
            </w:rPr>
          </w:rPrChange>
        </w:rPr>
        <w:t xml:space="preserve"> </w:t>
      </w:r>
      <w:r>
        <w:rPr>
          <w:spacing w:val="-8"/>
          <w:rPrChange w:id="2949" w:author="Hughes, Anna E" w:date="2023-08-09T15:29:00Z">
            <w:rPr>
              <w:spacing w:val="-6"/>
            </w:rPr>
          </w:rPrChange>
        </w:rPr>
        <w:t>best</w:t>
      </w:r>
      <w:r>
        <w:rPr>
          <w:spacing w:val="-3"/>
        </w:rPr>
        <w:t xml:space="preserve"> </w:t>
      </w:r>
      <w:r>
        <w:rPr>
          <w:spacing w:val="-8"/>
          <w:rPrChange w:id="2950" w:author="Hughes, Anna E" w:date="2023-08-09T15:29:00Z">
            <w:rPr>
              <w:spacing w:val="-6"/>
            </w:rPr>
          </w:rPrChange>
        </w:rPr>
        <w:t>supported.</w:t>
      </w:r>
      <w:r>
        <w:rPr>
          <w:spacing w:val="13"/>
          <w:rPrChange w:id="2951" w:author="Hughes, Anna E" w:date="2023-08-09T15:29:00Z">
            <w:rPr>
              <w:spacing w:val="22"/>
            </w:rPr>
          </w:rPrChange>
        </w:rPr>
        <w:t xml:space="preserve"> </w:t>
      </w:r>
      <w:r>
        <w:rPr>
          <w:spacing w:val="-8"/>
          <w:rPrChange w:id="2952" w:author="Hughes, Anna E" w:date="2023-08-09T15:29:00Z">
            <w:rPr>
              <w:spacing w:val="-6"/>
            </w:rPr>
          </w:rPrChange>
        </w:rPr>
        <w:t>Thus,</w:t>
      </w:r>
      <w:r>
        <w:rPr>
          <w:spacing w:val="-2"/>
          <w:rPrChange w:id="2953" w:author="Hughes, Anna E" w:date="2023-08-09T15:29:00Z">
            <w:rPr>
              <w:spacing w:val="-1"/>
            </w:rPr>
          </w:rPrChange>
        </w:rPr>
        <w:t xml:space="preserve"> </w:t>
      </w:r>
      <w:r>
        <w:rPr>
          <w:spacing w:val="-8"/>
          <w:rPrChange w:id="2954" w:author="Hughes, Anna E" w:date="2023-08-09T15:29:00Z">
            <w:rPr>
              <w:spacing w:val="-6"/>
            </w:rPr>
          </w:rPrChange>
        </w:rPr>
        <w:t>we</w:t>
      </w:r>
      <w:r>
        <w:rPr>
          <w:spacing w:val="-3"/>
          <w:rPrChange w:id="2955" w:author="Hughes, Anna E" w:date="2023-08-09T15:29:00Z">
            <w:rPr>
              <w:spacing w:val="-2"/>
            </w:rPr>
          </w:rPrChange>
        </w:rPr>
        <w:t xml:space="preserve"> </w:t>
      </w:r>
      <w:del w:id="2956" w:author="Hughes, Anna E" w:date="2023-08-09T15:29:00Z">
        <w:r w:rsidR="001644E6">
          <w:rPr>
            <w:spacing w:val="-6"/>
          </w:rPr>
          <w:delText>sug-</w:delText>
        </w:r>
      </w:del>
    </w:p>
    <w:p w14:paraId="41418706" w14:textId="69D6FBDA" w:rsidR="00470D98" w:rsidRDefault="001644E6">
      <w:pPr>
        <w:pStyle w:val="BodyText"/>
        <w:spacing w:before="8"/>
        <w:rPr>
          <w:ins w:id="2957" w:author="Hughes, Anna E" w:date="2023-08-09T15:29:00Z"/>
        </w:rPr>
      </w:pPr>
      <w:del w:id="2958" w:author="Hughes, Anna E" w:date="2023-08-09T15:29:00Z">
        <w:r>
          <w:rPr>
            <w:rFonts w:ascii="Trebuchet MS"/>
            <w:spacing w:val="-4"/>
            <w:sz w:val="12"/>
          </w:rPr>
          <w:delText>694</w:delText>
        </w:r>
        <w:r>
          <w:rPr>
            <w:rFonts w:ascii="Trebuchet MS"/>
            <w:spacing w:val="37"/>
            <w:sz w:val="12"/>
          </w:rPr>
          <w:delText xml:space="preserve">  </w:delText>
        </w:r>
        <w:r>
          <w:rPr>
            <w:spacing w:val="-4"/>
          </w:rPr>
          <w:delText>gest</w:delText>
        </w:r>
      </w:del>
      <w:ins w:id="2959" w:author="Hughes, Anna E" w:date="2023-08-09T15:29:00Z">
        <w:r w:rsidR="001E0CFE">
          <w:rPr>
            <w:spacing w:val="-8"/>
          </w:rPr>
          <w:t>suggest</w:t>
        </w:r>
      </w:ins>
      <w:r w:rsidR="001E0CFE">
        <w:rPr>
          <w:spacing w:val="-3"/>
          <w:rPrChange w:id="2960" w:author="Hughes, Anna E" w:date="2023-08-09T15:29:00Z">
            <w:rPr>
              <w:spacing w:val="-5"/>
            </w:rPr>
          </w:rPrChange>
        </w:rPr>
        <w:t xml:space="preserve"> </w:t>
      </w:r>
      <w:r w:rsidR="001E0CFE">
        <w:rPr>
          <w:spacing w:val="-8"/>
          <w:rPrChange w:id="2961" w:author="Hughes, Anna E" w:date="2023-08-09T15:29:00Z">
            <w:rPr>
              <w:spacing w:val="-4"/>
            </w:rPr>
          </w:rPrChange>
        </w:rPr>
        <w:t>that</w:t>
      </w:r>
      <w:r w:rsidR="001E0CFE">
        <w:rPr>
          <w:spacing w:val="-3"/>
          <w:rPrChange w:id="2962" w:author="Hughes, Anna E" w:date="2023-08-09T15:29:00Z">
            <w:rPr>
              <w:spacing w:val="-5"/>
            </w:rPr>
          </w:rPrChange>
        </w:rPr>
        <w:t xml:space="preserve"> </w:t>
      </w:r>
      <w:r w:rsidR="001E0CFE">
        <w:rPr>
          <w:spacing w:val="-8"/>
          <w:rPrChange w:id="2963" w:author="Hughes, Anna E" w:date="2023-08-09T15:29:00Z">
            <w:rPr>
              <w:spacing w:val="-4"/>
            </w:rPr>
          </w:rPrChange>
        </w:rPr>
        <w:t>the</w:t>
      </w:r>
      <w:r w:rsidR="001E0CFE">
        <w:rPr>
          <w:spacing w:val="-2"/>
          <w:rPrChange w:id="2964" w:author="Hughes, Anna E" w:date="2023-08-09T15:29:00Z">
            <w:rPr>
              <w:spacing w:val="-6"/>
            </w:rPr>
          </w:rPrChange>
        </w:rPr>
        <w:t xml:space="preserve"> </w:t>
      </w:r>
      <w:r w:rsidR="001E0CFE">
        <w:rPr>
          <w:spacing w:val="-8"/>
          <w:rPrChange w:id="2965" w:author="Hughes, Anna E" w:date="2023-08-09T15:29:00Z">
            <w:rPr>
              <w:spacing w:val="-4"/>
            </w:rPr>
          </w:rPrChange>
        </w:rPr>
        <w:t>choice</w:t>
      </w:r>
      <w:r w:rsidR="001E0CFE">
        <w:rPr>
          <w:spacing w:val="-3"/>
          <w:rPrChange w:id="2966" w:author="Hughes, Anna E" w:date="2023-08-09T15:29:00Z">
            <w:rPr>
              <w:spacing w:val="-5"/>
            </w:rPr>
          </w:rPrChange>
        </w:rPr>
        <w:t xml:space="preserve"> </w:t>
      </w:r>
      <w:r w:rsidR="001E0CFE">
        <w:rPr>
          <w:spacing w:val="-8"/>
          <w:rPrChange w:id="2967" w:author="Hughes, Anna E" w:date="2023-08-09T15:29:00Z">
            <w:rPr>
              <w:spacing w:val="-4"/>
            </w:rPr>
          </w:rPrChange>
        </w:rPr>
        <w:t>of</w:t>
      </w:r>
      <w:r w:rsidR="001E0CFE">
        <w:rPr>
          <w:spacing w:val="-3"/>
          <w:rPrChange w:id="2968" w:author="Hughes, Anna E" w:date="2023-08-09T15:29:00Z">
            <w:rPr>
              <w:spacing w:val="-6"/>
            </w:rPr>
          </w:rPrChange>
        </w:rPr>
        <w:t xml:space="preserve"> </w:t>
      </w:r>
      <w:r w:rsidR="001E0CFE">
        <w:rPr>
          <w:spacing w:val="-8"/>
          <w:rPrChange w:id="2969" w:author="Hughes, Anna E" w:date="2023-08-09T15:29:00Z">
            <w:rPr>
              <w:spacing w:val="-4"/>
            </w:rPr>
          </w:rPrChange>
        </w:rPr>
        <w:t>modelling</w:t>
      </w:r>
    </w:p>
    <w:p w14:paraId="7788C903" w14:textId="77777777" w:rsidR="00087420" w:rsidRDefault="001E0CFE">
      <w:pPr>
        <w:pStyle w:val="BodyText"/>
        <w:spacing w:before="8"/>
        <w:rPr>
          <w:del w:id="2970" w:author="Hughes, Anna E" w:date="2023-08-09T15:29:00Z"/>
        </w:rPr>
      </w:pPr>
      <w:ins w:id="2971" w:author="Hughes, Anna E" w:date="2023-08-09T15:29:00Z">
        <w:r>
          <w:rPr>
            <w:rFonts w:ascii="Trebuchet MS"/>
            <w:spacing w:val="-6"/>
            <w:sz w:val="12"/>
          </w:rPr>
          <w:t>695</w:t>
        </w:r>
        <w:r>
          <w:rPr>
            <w:rFonts w:ascii="Trebuchet MS"/>
            <w:spacing w:val="39"/>
            <w:sz w:val="12"/>
          </w:rPr>
          <w:t xml:space="preserve"> </w:t>
        </w:r>
      </w:ins>
      <w:r>
        <w:rPr>
          <w:rFonts w:ascii="Trebuchet MS"/>
          <w:spacing w:val="39"/>
          <w:sz w:val="12"/>
          <w:rPrChange w:id="2972" w:author="Hughes, Anna E" w:date="2023-08-09T15:29:00Z">
            <w:rPr>
              <w:spacing w:val="-5"/>
            </w:rPr>
          </w:rPrChange>
        </w:rPr>
        <w:t xml:space="preserve"> </w:t>
      </w:r>
      <w:r>
        <w:rPr>
          <w:spacing w:val="-6"/>
          <w:rPrChange w:id="2973" w:author="Hughes, Anna E" w:date="2023-08-09T15:29:00Z">
            <w:rPr>
              <w:spacing w:val="-4"/>
            </w:rPr>
          </w:rPrChange>
        </w:rPr>
        <w:t>distribution</w:t>
      </w:r>
      <w:r>
        <w:rPr>
          <w:spacing w:val="-6"/>
          <w:rPrChange w:id="2974" w:author="Hughes, Anna E" w:date="2023-08-09T15:29:00Z">
            <w:rPr>
              <w:spacing w:val="-5"/>
            </w:rPr>
          </w:rPrChange>
        </w:rPr>
        <w:t xml:space="preserve"> </w:t>
      </w:r>
      <w:r>
        <w:rPr>
          <w:spacing w:val="-6"/>
          <w:rPrChange w:id="2975" w:author="Hughes, Anna E" w:date="2023-08-09T15:29:00Z">
            <w:rPr>
              <w:spacing w:val="-4"/>
            </w:rPr>
          </w:rPrChange>
        </w:rPr>
        <w:t>(e.g.</w:t>
      </w:r>
      <w:r>
        <w:rPr>
          <w:spacing w:val="7"/>
          <w:rPrChange w:id="2976" w:author="Hughes, Anna E" w:date="2023-08-09T15:29:00Z">
            <w:rPr>
              <w:spacing w:val="11"/>
            </w:rPr>
          </w:rPrChange>
        </w:rPr>
        <w:t xml:space="preserve"> </w:t>
      </w:r>
      <w:r>
        <w:rPr>
          <w:spacing w:val="-6"/>
          <w:rPrChange w:id="2977" w:author="Hughes, Anna E" w:date="2023-08-09T15:29:00Z">
            <w:rPr>
              <w:spacing w:val="-4"/>
            </w:rPr>
          </w:rPrChange>
        </w:rPr>
        <w:t>shifted-lognormal</w:t>
      </w:r>
      <w:r>
        <w:rPr>
          <w:spacing w:val="-8"/>
          <w:rPrChange w:id="2978" w:author="Hughes, Anna E" w:date="2023-08-09T15:29:00Z">
            <w:rPr>
              <w:spacing w:val="-5"/>
            </w:rPr>
          </w:rPrChange>
        </w:rPr>
        <w:t xml:space="preserve"> </w:t>
      </w:r>
      <w:r>
        <w:rPr>
          <w:spacing w:val="-6"/>
          <w:rPrChange w:id="2979" w:author="Hughes, Anna E" w:date="2023-08-09T15:29:00Z">
            <w:rPr>
              <w:spacing w:val="-4"/>
            </w:rPr>
          </w:rPrChange>
        </w:rPr>
        <w:t>v.s.</w:t>
      </w:r>
      <w:r>
        <w:rPr>
          <w:spacing w:val="8"/>
          <w:rPrChange w:id="2980" w:author="Hughes, Anna E" w:date="2023-08-09T15:29:00Z">
            <w:rPr>
              <w:spacing w:val="11"/>
            </w:rPr>
          </w:rPrChange>
        </w:rPr>
        <w:t xml:space="preserve"> </w:t>
      </w:r>
      <w:del w:id="2981" w:author="Hughes, Anna E" w:date="2023-08-09T15:29:00Z">
        <w:r w:rsidR="001644E6">
          <w:rPr>
            <w:spacing w:val="-4"/>
          </w:rPr>
          <w:delText>lognor-</w:delText>
        </w:r>
      </w:del>
    </w:p>
    <w:p w14:paraId="09E5B777" w14:textId="55946ABB" w:rsidR="00470D98" w:rsidRDefault="001644E6">
      <w:pPr>
        <w:pStyle w:val="BodyText"/>
        <w:rPr>
          <w:ins w:id="2982" w:author="Hughes, Anna E" w:date="2023-08-09T15:29:00Z"/>
        </w:rPr>
      </w:pPr>
      <w:del w:id="2983" w:author="Hughes, Anna E" w:date="2023-08-09T15:29:00Z">
        <w:r>
          <w:rPr>
            <w:rFonts w:ascii="Trebuchet MS"/>
            <w:spacing w:val="-8"/>
            <w:sz w:val="12"/>
          </w:rPr>
          <w:delText>695</w:delText>
        </w:r>
        <w:r>
          <w:rPr>
            <w:rFonts w:ascii="Trebuchet MS"/>
            <w:spacing w:val="51"/>
            <w:sz w:val="12"/>
          </w:rPr>
          <w:delText xml:space="preserve">  </w:delText>
        </w:r>
        <w:r>
          <w:rPr>
            <w:spacing w:val="-8"/>
          </w:rPr>
          <w:delText>mal</w:delText>
        </w:r>
      </w:del>
      <w:ins w:id="2984" w:author="Hughes, Anna E" w:date="2023-08-09T15:29:00Z">
        <w:r w:rsidR="001E0CFE">
          <w:rPr>
            <w:spacing w:val="-6"/>
          </w:rPr>
          <w:t>lognormal</w:t>
        </w:r>
      </w:ins>
      <w:r w:rsidR="001E0CFE">
        <w:rPr>
          <w:spacing w:val="-6"/>
          <w:rPrChange w:id="2985" w:author="Hughes, Anna E" w:date="2023-08-09T15:29:00Z">
            <w:rPr>
              <w:spacing w:val="-8"/>
            </w:rPr>
          </w:rPrChange>
        </w:rPr>
        <w:t>)</w:t>
      </w:r>
      <w:r w:rsidR="001E0CFE">
        <w:rPr>
          <w:spacing w:val="-8"/>
          <w:rPrChange w:id="2986" w:author="Hughes, Anna E" w:date="2023-08-09T15:29:00Z">
            <w:rPr>
              <w:spacing w:val="-5"/>
            </w:rPr>
          </w:rPrChange>
        </w:rPr>
        <w:t xml:space="preserve"> </w:t>
      </w:r>
      <w:r w:rsidR="001E0CFE">
        <w:rPr>
          <w:spacing w:val="-6"/>
          <w:rPrChange w:id="2987" w:author="Hughes, Anna E" w:date="2023-08-09T15:29:00Z">
            <w:rPr>
              <w:spacing w:val="-8"/>
            </w:rPr>
          </w:rPrChange>
        </w:rPr>
        <w:t>affects</w:t>
      </w:r>
      <w:r w:rsidR="001E0CFE">
        <w:rPr>
          <w:spacing w:val="-7"/>
          <w:rPrChange w:id="2988" w:author="Hughes, Anna E" w:date="2023-08-09T15:29:00Z">
            <w:rPr>
              <w:spacing w:val="-5"/>
            </w:rPr>
          </w:rPrChange>
        </w:rPr>
        <w:t xml:space="preserve"> </w:t>
      </w:r>
      <w:r w:rsidR="001E0CFE">
        <w:rPr>
          <w:spacing w:val="-6"/>
          <w:rPrChange w:id="2989" w:author="Hughes, Anna E" w:date="2023-08-09T15:29:00Z">
            <w:rPr>
              <w:spacing w:val="-8"/>
            </w:rPr>
          </w:rPrChange>
        </w:rPr>
        <w:t>the</w:t>
      </w:r>
      <w:r w:rsidR="001E0CFE">
        <w:rPr>
          <w:spacing w:val="-7"/>
          <w:rPrChange w:id="2990" w:author="Hughes, Anna E" w:date="2023-08-09T15:29:00Z">
            <w:rPr>
              <w:spacing w:val="-5"/>
            </w:rPr>
          </w:rPrChange>
        </w:rPr>
        <w:t xml:space="preserve"> </w:t>
      </w:r>
      <w:r w:rsidR="001E0CFE">
        <w:rPr>
          <w:spacing w:val="-6"/>
          <w:rPrChange w:id="2991" w:author="Hughes, Anna E" w:date="2023-08-09T15:29:00Z">
            <w:rPr>
              <w:spacing w:val="-8"/>
            </w:rPr>
          </w:rPrChange>
        </w:rPr>
        <w:t>conclusions</w:t>
      </w:r>
      <w:r w:rsidR="001E0CFE">
        <w:rPr>
          <w:spacing w:val="-7"/>
          <w:rPrChange w:id="2992" w:author="Hughes, Anna E" w:date="2023-08-09T15:29:00Z">
            <w:rPr>
              <w:spacing w:val="-5"/>
            </w:rPr>
          </w:rPrChange>
        </w:rPr>
        <w:t xml:space="preserve"> </w:t>
      </w:r>
      <w:r w:rsidR="001E0CFE">
        <w:rPr>
          <w:spacing w:val="-6"/>
          <w:rPrChange w:id="2993" w:author="Hughes, Anna E" w:date="2023-08-09T15:29:00Z">
            <w:rPr>
              <w:spacing w:val="-8"/>
            </w:rPr>
          </w:rPrChange>
        </w:rPr>
        <w:t>drawn,</w:t>
      </w:r>
    </w:p>
    <w:p w14:paraId="39CF5E7A" w14:textId="77777777" w:rsidR="00087420" w:rsidRDefault="001E0CFE">
      <w:pPr>
        <w:pStyle w:val="BodyText"/>
        <w:rPr>
          <w:del w:id="2994" w:author="Hughes, Anna E" w:date="2023-08-09T15:29:00Z"/>
        </w:rPr>
      </w:pPr>
      <w:ins w:id="2995" w:author="Hughes, Anna E" w:date="2023-08-09T15:29:00Z">
        <w:r>
          <w:rPr>
            <w:rFonts w:ascii="Trebuchet MS"/>
            <w:spacing w:val="-6"/>
            <w:sz w:val="12"/>
          </w:rPr>
          <w:t>696</w:t>
        </w:r>
        <w:r>
          <w:rPr>
            <w:rFonts w:ascii="Trebuchet MS"/>
            <w:spacing w:val="32"/>
            <w:sz w:val="12"/>
          </w:rPr>
          <w:t xml:space="preserve"> </w:t>
        </w:r>
      </w:ins>
      <w:r>
        <w:rPr>
          <w:rFonts w:ascii="Trebuchet MS"/>
          <w:spacing w:val="32"/>
          <w:sz w:val="12"/>
          <w:rPrChange w:id="2996" w:author="Hughes, Anna E" w:date="2023-08-09T15:29:00Z">
            <w:rPr>
              <w:spacing w:val="-4"/>
            </w:rPr>
          </w:rPrChange>
        </w:rPr>
        <w:t xml:space="preserve"> </w:t>
      </w:r>
      <w:r>
        <w:rPr>
          <w:spacing w:val="-6"/>
          <w:rPrChange w:id="2997" w:author="Hughes, Anna E" w:date="2023-08-09T15:29:00Z">
            <w:rPr>
              <w:spacing w:val="-8"/>
            </w:rPr>
          </w:rPrChange>
        </w:rPr>
        <w:t>and</w:t>
      </w:r>
      <w:r>
        <w:rPr>
          <w:spacing w:val="-7"/>
          <w:rPrChange w:id="2998" w:author="Hughes, Anna E" w:date="2023-08-09T15:29:00Z">
            <w:rPr>
              <w:spacing w:val="-6"/>
            </w:rPr>
          </w:rPrChange>
        </w:rPr>
        <w:t xml:space="preserve"> </w:t>
      </w:r>
      <w:r>
        <w:rPr>
          <w:spacing w:val="-6"/>
          <w:rPrChange w:id="2999" w:author="Hughes, Anna E" w:date="2023-08-09T15:29:00Z">
            <w:rPr>
              <w:spacing w:val="-8"/>
            </w:rPr>
          </w:rPrChange>
        </w:rPr>
        <w:t>thus</w:t>
      </w:r>
      <w:r>
        <w:rPr>
          <w:spacing w:val="-8"/>
          <w:rPrChange w:id="3000" w:author="Hughes, Anna E" w:date="2023-08-09T15:29:00Z">
            <w:rPr>
              <w:spacing w:val="-5"/>
            </w:rPr>
          </w:rPrChange>
        </w:rPr>
        <w:t xml:space="preserve"> </w:t>
      </w:r>
      <w:r>
        <w:rPr>
          <w:spacing w:val="-6"/>
          <w:rPrChange w:id="3001" w:author="Hughes, Anna E" w:date="2023-08-09T15:29:00Z">
            <w:rPr>
              <w:spacing w:val="-8"/>
            </w:rPr>
          </w:rPrChange>
        </w:rPr>
        <w:t>we</w:t>
      </w:r>
      <w:r>
        <w:rPr>
          <w:spacing w:val="-7"/>
          <w:rPrChange w:id="3002" w:author="Hughes, Anna E" w:date="2023-08-09T15:29:00Z">
            <w:rPr>
              <w:spacing w:val="-5"/>
            </w:rPr>
          </w:rPrChange>
        </w:rPr>
        <w:t xml:space="preserve"> </w:t>
      </w:r>
      <w:r>
        <w:rPr>
          <w:spacing w:val="-6"/>
          <w:rPrChange w:id="3003" w:author="Hughes, Anna E" w:date="2023-08-09T15:29:00Z">
            <w:rPr>
              <w:spacing w:val="-8"/>
            </w:rPr>
          </w:rPrChange>
        </w:rPr>
        <w:t>should</w:t>
      </w:r>
      <w:r>
        <w:rPr>
          <w:spacing w:val="-7"/>
          <w:rPrChange w:id="3004" w:author="Hughes, Anna E" w:date="2023-08-09T15:29:00Z">
            <w:rPr>
              <w:spacing w:val="-5"/>
            </w:rPr>
          </w:rPrChange>
        </w:rPr>
        <w:t xml:space="preserve"> </w:t>
      </w:r>
      <w:r>
        <w:rPr>
          <w:spacing w:val="-6"/>
          <w:rPrChange w:id="3005" w:author="Hughes, Anna E" w:date="2023-08-09T15:29:00Z">
            <w:rPr>
              <w:spacing w:val="-8"/>
            </w:rPr>
          </w:rPrChange>
        </w:rPr>
        <w:t>aim</w:t>
      </w:r>
      <w:r>
        <w:rPr>
          <w:spacing w:val="-7"/>
          <w:rPrChange w:id="3006" w:author="Hughes, Anna E" w:date="2023-08-09T15:29:00Z">
            <w:rPr>
              <w:spacing w:val="-5"/>
            </w:rPr>
          </w:rPrChange>
        </w:rPr>
        <w:t xml:space="preserve"> </w:t>
      </w:r>
      <w:r>
        <w:rPr>
          <w:spacing w:val="-6"/>
          <w:rPrChange w:id="3007" w:author="Hughes, Anna E" w:date="2023-08-09T15:29:00Z">
            <w:rPr>
              <w:spacing w:val="-8"/>
            </w:rPr>
          </w:rPrChange>
        </w:rPr>
        <w:t>to</w:t>
      </w:r>
      <w:r>
        <w:rPr>
          <w:spacing w:val="-8"/>
          <w:rPrChange w:id="3008" w:author="Hughes, Anna E" w:date="2023-08-09T15:29:00Z">
            <w:rPr>
              <w:spacing w:val="-6"/>
            </w:rPr>
          </w:rPrChange>
        </w:rPr>
        <w:t xml:space="preserve"> </w:t>
      </w:r>
      <w:r>
        <w:rPr>
          <w:spacing w:val="-6"/>
          <w:rPrChange w:id="3009" w:author="Hughes, Anna E" w:date="2023-08-09T15:29:00Z">
            <w:rPr>
              <w:spacing w:val="-8"/>
            </w:rPr>
          </w:rPrChange>
        </w:rPr>
        <w:t>use</w:t>
      </w:r>
      <w:r>
        <w:rPr>
          <w:spacing w:val="-7"/>
          <w:rPrChange w:id="3010" w:author="Hughes, Anna E" w:date="2023-08-09T15:29:00Z">
            <w:rPr>
              <w:spacing w:val="-5"/>
            </w:rPr>
          </w:rPrChange>
        </w:rPr>
        <w:t xml:space="preserve"> </w:t>
      </w:r>
      <w:r>
        <w:rPr>
          <w:spacing w:val="-6"/>
          <w:rPrChange w:id="3011" w:author="Hughes, Anna E" w:date="2023-08-09T15:29:00Z">
            <w:rPr>
              <w:spacing w:val="-8"/>
            </w:rPr>
          </w:rPrChange>
        </w:rPr>
        <w:t>the</w:t>
      </w:r>
      <w:r>
        <w:rPr>
          <w:spacing w:val="-7"/>
          <w:rPrChange w:id="3012" w:author="Hughes, Anna E" w:date="2023-08-09T15:29:00Z">
            <w:rPr>
              <w:spacing w:val="-5"/>
            </w:rPr>
          </w:rPrChange>
        </w:rPr>
        <w:t xml:space="preserve"> </w:t>
      </w:r>
      <w:r>
        <w:rPr>
          <w:spacing w:val="-6"/>
          <w:rPrChange w:id="3013" w:author="Hughes, Anna E" w:date="2023-08-09T15:29:00Z">
            <w:rPr>
              <w:spacing w:val="-8"/>
            </w:rPr>
          </w:rPrChange>
        </w:rPr>
        <w:t>models</w:t>
      </w:r>
      <w:r>
        <w:rPr>
          <w:spacing w:val="-7"/>
          <w:rPrChange w:id="3014" w:author="Hughes, Anna E" w:date="2023-08-09T15:29:00Z">
            <w:rPr>
              <w:spacing w:val="-5"/>
            </w:rPr>
          </w:rPrChange>
        </w:rPr>
        <w:t xml:space="preserve"> </w:t>
      </w:r>
      <w:r>
        <w:rPr>
          <w:spacing w:val="-6"/>
          <w:rPrChange w:id="3015" w:author="Hughes, Anna E" w:date="2023-08-09T15:29:00Z">
            <w:rPr>
              <w:spacing w:val="-8"/>
            </w:rPr>
          </w:rPrChange>
        </w:rPr>
        <w:t>that</w:t>
      </w:r>
    </w:p>
    <w:p w14:paraId="4CBC123E" w14:textId="6368404A" w:rsidR="00470D98" w:rsidRDefault="001644E6">
      <w:pPr>
        <w:pStyle w:val="BodyText"/>
        <w:spacing w:before="8"/>
        <w:rPr>
          <w:ins w:id="3016" w:author="Hughes, Anna E" w:date="2023-08-09T15:29:00Z"/>
        </w:rPr>
      </w:pPr>
      <w:del w:id="3017" w:author="Hughes, Anna E" w:date="2023-08-09T15:29:00Z">
        <w:r>
          <w:rPr>
            <w:rFonts w:ascii="Trebuchet MS"/>
            <w:w w:val="90"/>
            <w:sz w:val="12"/>
          </w:rPr>
          <w:delText>696</w:delText>
        </w:r>
        <w:r>
          <w:rPr>
            <w:rFonts w:ascii="Trebuchet MS"/>
            <w:spacing w:val="58"/>
            <w:sz w:val="12"/>
          </w:rPr>
          <w:delText xml:space="preserve"> </w:delText>
        </w:r>
      </w:del>
      <w:r w:rsidR="001E0CFE">
        <w:rPr>
          <w:spacing w:val="-7"/>
          <w:rPrChange w:id="3018" w:author="Hughes, Anna E" w:date="2023-08-09T15:29:00Z">
            <w:rPr>
              <w:rFonts w:ascii="Trebuchet MS"/>
              <w:spacing w:val="58"/>
              <w:sz w:val="12"/>
            </w:rPr>
          </w:rPrChange>
        </w:rPr>
        <w:t xml:space="preserve"> </w:t>
      </w:r>
      <w:r w:rsidR="001E0CFE">
        <w:rPr>
          <w:spacing w:val="-6"/>
          <w:rPrChange w:id="3019" w:author="Hughes, Anna E" w:date="2023-08-09T15:29:00Z">
            <w:rPr>
              <w:w w:val="90"/>
            </w:rPr>
          </w:rPrChange>
        </w:rPr>
        <w:t>best</w:t>
      </w:r>
      <w:r w:rsidR="001E0CFE">
        <w:rPr>
          <w:spacing w:val="-8"/>
          <w:rPrChange w:id="3020" w:author="Hughes, Anna E" w:date="2023-08-09T15:29:00Z">
            <w:rPr>
              <w:spacing w:val="14"/>
            </w:rPr>
          </w:rPrChange>
        </w:rPr>
        <w:t xml:space="preserve"> </w:t>
      </w:r>
      <w:r w:rsidR="001E0CFE">
        <w:rPr>
          <w:spacing w:val="-6"/>
          <w:rPrChange w:id="3021" w:author="Hughes, Anna E" w:date="2023-08-09T15:29:00Z">
            <w:rPr>
              <w:w w:val="90"/>
            </w:rPr>
          </w:rPrChange>
        </w:rPr>
        <w:t>align</w:t>
      </w:r>
      <w:r w:rsidR="001E0CFE">
        <w:rPr>
          <w:spacing w:val="-7"/>
          <w:rPrChange w:id="3022" w:author="Hughes, Anna E" w:date="2023-08-09T15:29:00Z">
            <w:rPr>
              <w:spacing w:val="14"/>
            </w:rPr>
          </w:rPrChange>
        </w:rPr>
        <w:t xml:space="preserve"> </w:t>
      </w:r>
      <w:r w:rsidR="001E0CFE">
        <w:rPr>
          <w:spacing w:val="-6"/>
          <w:rPrChange w:id="3023" w:author="Hughes, Anna E" w:date="2023-08-09T15:29:00Z">
            <w:rPr>
              <w:w w:val="90"/>
            </w:rPr>
          </w:rPrChange>
        </w:rPr>
        <w:t>with</w:t>
      </w:r>
      <w:r w:rsidR="001E0CFE">
        <w:rPr>
          <w:spacing w:val="-7"/>
          <w:rPrChange w:id="3024" w:author="Hughes, Anna E" w:date="2023-08-09T15:29:00Z">
            <w:rPr>
              <w:spacing w:val="13"/>
            </w:rPr>
          </w:rPrChange>
        </w:rPr>
        <w:t xml:space="preserve"> </w:t>
      </w:r>
      <w:r w:rsidR="001E0CFE">
        <w:rPr>
          <w:spacing w:val="-6"/>
          <w:rPrChange w:id="3025" w:author="Hughes, Anna E" w:date="2023-08-09T15:29:00Z">
            <w:rPr>
              <w:w w:val="90"/>
            </w:rPr>
          </w:rPrChange>
        </w:rPr>
        <w:t>the</w:t>
      </w:r>
      <w:r w:rsidR="001E0CFE">
        <w:rPr>
          <w:spacing w:val="-7"/>
          <w:rPrChange w:id="3026" w:author="Hughes, Anna E" w:date="2023-08-09T15:29:00Z">
            <w:rPr>
              <w:spacing w:val="13"/>
            </w:rPr>
          </w:rPrChange>
        </w:rPr>
        <w:t xml:space="preserve"> </w:t>
      </w:r>
      <w:r w:rsidR="001E0CFE">
        <w:rPr>
          <w:spacing w:val="-6"/>
          <w:rPrChange w:id="3027" w:author="Hughes, Anna E" w:date="2023-08-09T15:29:00Z">
            <w:rPr>
              <w:w w:val="90"/>
            </w:rPr>
          </w:rPrChange>
        </w:rPr>
        <w:t>data</w:t>
      </w:r>
      <w:r w:rsidR="001E0CFE">
        <w:rPr>
          <w:spacing w:val="-7"/>
          <w:rPrChange w:id="3028" w:author="Hughes, Anna E" w:date="2023-08-09T15:29:00Z">
            <w:rPr>
              <w:spacing w:val="13"/>
            </w:rPr>
          </w:rPrChange>
        </w:rPr>
        <w:t xml:space="preserve"> </w:t>
      </w:r>
      <w:r w:rsidR="001E0CFE">
        <w:rPr>
          <w:spacing w:val="-6"/>
          <w:rPrChange w:id="3029" w:author="Hughes, Anna E" w:date="2023-08-09T15:29:00Z">
            <w:rPr>
              <w:w w:val="90"/>
            </w:rPr>
          </w:rPrChange>
        </w:rPr>
        <w:t>in</w:t>
      </w:r>
      <w:r w:rsidR="001E0CFE">
        <w:rPr>
          <w:spacing w:val="-8"/>
          <w:rPrChange w:id="3030" w:author="Hughes, Anna E" w:date="2023-08-09T15:29:00Z">
            <w:rPr>
              <w:spacing w:val="13"/>
            </w:rPr>
          </w:rPrChange>
        </w:rPr>
        <w:t xml:space="preserve"> </w:t>
      </w:r>
      <w:r w:rsidR="001E0CFE">
        <w:rPr>
          <w:spacing w:val="-6"/>
          <w:rPrChange w:id="3031" w:author="Hughes, Anna E" w:date="2023-08-09T15:29:00Z">
            <w:rPr>
              <w:w w:val="90"/>
            </w:rPr>
          </w:rPrChange>
        </w:rPr>
        <w:t>order</w:t>
      </w:r>
      <w:r w:rsidR="001E0CFE">
        <w:rPr>
          <w:spacing w:val="-7"/>
          <w:rPrChange w:id="3032" w:author="Hughes, Anna E" w:date="2023-08-09T15:29:00Z">
            <w:rPr>
              <w:spacing w:val="13"/>
            </w:rPr>
          </w:rPrChange>
        </w:rPr>
        <w:t xml:space="preserve"> </w:t>
      </w:r>
      <w:r w:rsidR="001E0CFE">
        <w:rPr>
          <w:spacing w:val="-6"/>
          <w:rPrChange w:id="3033" w:author="Hughes, Anna E" w:date="2023-08-09T15:29:00Z">
            <w:rPr>
              <w:w w:val="90"/>
            </w:rPr>
          </w:rPrChange>
        </w:rPr>
        <w:t>to</w:t>
      </w:r>
    </w:p>
    <w:p w14:paraId="31774C26" w14:textId="77777777" w:rsidR="00087420" w:rsidRDefault="001E0CFE">
      <w:pPr>
        <w:pStyle w:val="BodyText"/>
        <w:spacing w:before="8"/>
        <w:rPr>
          <w:del w:id="3034" w:author="Hughes, Anna E" w:date="2023-08-09T15:29:00Z"/>
        </w:rPr>
      </w:pPr>
      <w:ins w:id="3035" w:author="Hughes, Anna E" w:date="2023-08-09T15:29:00Z">
        <w:r>
          <w:rPr>
            <w:rFonts w:ascii="Trebuchet MS"/>
            <w:w w:val="90"/>
            <w:sz w:val="12"/>
          </w:rPr>
          <w:t>697</w:t>
        </w:r>
        <w:r>
          <w:rPr>
            <w:rFonts w:ascii="Trebuchet MS"/>
            <w:spacing w:val="64"/>
            <w:sz w:val="12"/>
          </w:rPr>
          <w:t xml:space="preserve"> </w:t>
        </w:r>
      </w:ins>
      <w:r>
        <w:rPr>
          <w:rFonts w:ascii="Trebuchet MS"/>
          <w:spacing w:val="64"/>
          <w:sz w:val="12"/>
          <w:rPrChange w:id="3036" w:author="Hughes, Anna E" w:date="2023-08-09T15:29:00Z">
            <w:rPr>
              <w:spacing w:val="14"/>
            </w:rPr>
          </w:rPrChange>
        </w:rPr>
        <w:t xml:space="preserve"> </w:t>
      </w:r>
      <w:r>
        <w:rPr>
          <w:w w:val="90"/>
        </w:rPr>
        <w:t>better</w:t>
      </w:r>
      <w:r>
        <w:rPr>
          <w:spacing w:val="9"/>
          <w:rPrChange w:id="3037" w:author="Hughes, Anna E" w:date="2023-08-09T15:29:00Z">
            <w:rPr>
              <w:spacing w:val="13"/>
            </w:rPr>
          </w:rPrChange>
        </w:rPr>
        <w:t xml:space="preserve"> </w:t>
      </w:r>
      <w:r>
        <w:rPr>
          <w:w w:val="90"/>
        </w:rPr>
        <w:t>understand</w:t>
      </w:r>
      <w:r>
        <w:rPr>
          <w:spacing w:val="7"/>
          <w:rPrChange w:id="3038" w:author="Hughes, Anna E" w:date="2023-08-09T15:29:00Z">
            <w:rPr>
              <w:spacing w:val="13"/>
            </w:rPr>
          </w:rPrChange>
        </w:rPr>
        <w:t xml:space="preserve"> </w:t>
      </w:r>
      <w:r>
        <w:rPr>
          <w:w w:val="90"/>
        </w:rPr>
        <w:t>the</w:t>
      </w:r>
      <w:r>
        <w:rPr>
          <w:spacing w:val="7"/>
          <w:rPrChange w:id="3039" w:author="Hughes, Anna E" w:date="2023-08-09T15:29:00Z">
            <w:rPr>
              <w:spacing w:val="13"/>
            </w:rPr>
          </w:rPrChange>
        </w:rPr>
        <w:t xml:space="preserve"> </w:t>
      </w:r>
      <w:r>
        <w:rPr>
          <w:w w:val="90"/>
        </w:rPr>
        <w:t>theoretical</w:t>
      </w:r>
      <w:r>
        <w:rPr>
          <w:spacing w:val="7"/>
          <w:rPrChange w:id="3040" w:author="Hughes, Anna E" w:date="2023-08-09T15:29:00Z">
            <w:rPr>
              <w:spacing w:val="13"/>
            </w:rPr>
          </w:rPrChange>
        </w:rPr>
        <w:t xml:space="preserve"> </w:t>
      </w:r>
      <w:r>
        <w:rPr>
          <w:w w:val="90"/>
          <w:rPrChange w:id="3041" w:author="Hughes, Anna E" w:date="2023-08-09T15:29:00Z">
            <w:rPr>
              <w:spacing w:val="-2"/>
              <w:w w:val="90"/>
            </w:rPr>
          </w:rPrChange>
        </w:rPr>
        <w:t>implications</w:t>
      </w:r>
    </w:p>
    <w:p w14:paraId="6614AF56" w14:textId="48B10B8C" w:rsidR="00470D98" w:rsidRDefault="001644E6">
      <w:pPr>
        <w:pStyle w:val="BodyText"/>
        <w:rPr>
          <w:ins w:id="3042" w:author="Hughes, Anna E" w:date="2023-08-09T15:29:00Z"/>
        </w:rPr>
      </w:pPr>
      <w:del w:id="3043" w:author="Hughes, Anna E" w:date="2023-08-09T15:29:00Z">
        <w:r>
          <w:rPr>
            <w:rFonts w:ascii="Trebuchet MS"/>
            <w:sz w:val="12"/>
          </w:rPr>
          <w:delText>697</w:delText>
        </w:r>
        <w:r>
          <w:rPr>
            <w:rFonts w:ascii="Trebuchet MS"/>
            <w:spacing w:val="48"/>
            <w:sz w:val="12"/>
          </w:rPr>
          <w:delText xml:space="preserve"> </w:delText>
        </w:r>
      </w:del>
      <w:r w:rsidR="001E0CFE">
        <w:rPr>
          <w:spacing w:val="7"/>
          <w:rPrChange w:id="3044" w:author="Hughes, Anna E" w:date="2023-08-09T15:29:00Z">
            <w:rPr>
              <w:rFonts w:ascii="Trebuchet MS"/>
              <w:spacing w:val="48"/>
              <w:sz w:val="12"/>
            </w:rPr>
          </w:rPrChange>
        </w:rPr>
        <w:t xml:space="preserve"> </w:t>
      </w:r>
      <w:r w:rsidR="001E0CFE">
        <w:rPr>
          <w:w w:val="90"/>
          <w:rPrChange w:id="3045" w:author="Hughes, Anna E" w:date="2023-08-09T15:29:00Z">
            <w:rPr/>
          </w:rPrChange>
        </w:rPr>
        <w:t>of</w:t>
      </w:r>
      <w:r w:rsidR="001E0CFE">
        <w:rPr>
          <w:spacing w:val="7"/>
          <w:rPrChange w:id="3046" w:author="Hughes, Anna E" w:date="2023-08-09T15:29:00Z">
            <w:rPr>
              <w:spacing w:val="-1"/>
            </w:rPr>
          </w:rPrChange>
        </w:rPr>
        <w:t xml:space="preserve"> </w:t>
      </w:r>
      <w:r w:rsidR="001E0CFE">
        <w:rPr>
          <w:w w:val="90"/>
          <w:rPrChange w:id="3047" w:author="Hughes, Anna E" w:date="2023-08-09T15:29:00Z">
            <w:rPr/>
          </w:rPrChange>
        </w:rPr>
        <w:t>our</w:t>
      </w:r>
      <w:r w:rsidR="001E0CFE">
        <w:rPr>
          <w:spacing w:val="8"/>
          <w:rPrChange w:id="3048" w:author="Hughes, Anna E" w:date="2023-08-09T15:29:00Z">
            <w:rPr>
              <w:spacing w:val="-3"/>
            </w:rPr>
          </w:rPrChange>
        </w:rPr>
        <w:t xml:space="preserve"> </w:t>
      </w:r>
      <w:r w:rsidR="001E0CFE">
        <w:rPr>
          <w:spacing w:val="-2"/>
          <w:w w:val="90"/>
          <w:rPrChange w:id="3049" w:author="Hughes, Anna E" w:date="2023-08-09T15:29:00Z">
            <w:rPr>
              <w:spacing w:val="-2"/>
            </w:rPr>
          </w:rPrChange>
        </w:rPr>
        <w:t>findings.</w:t>
      </w:r>
    </w:p>
    <w:p w14:paraId="429755C7" w14:textId="77777777" w:rsidR="00470D98" w:rsidRDefault="00470D98">
      <w:pPr>
        <w:rPr>
          <w:ins w:id="3050" w:author="Hughes, Anna E" w:date="2023-08-09T15:29:00Z"/>
        </w:rPr>
        <w:sectPr w:rsidR="00470D98">
          <w:pgSz w:w="12240" w:h="15840"/>
          <w:pgMar w:top="1820" w:right="1720" w:bottom="2000" w:left="1600" w:header="0" w:footer="1818" w:gutter="0"/>
          <w:cols w:space="720"/>
        </w:sectPr>
      </w:pPr>
    </w:p>
    <w:p w14:paraId="42C27D79" w14:textId="77777777" w:rsidR="00470D98" w:rsidRDefault="00470D98">
      <w:pPr>
        <w:pStyle w:val="BodyText"/>
        <w:spacing w:before="0"/>
        <w:ind w:left="0"/>
        <w:rPr>
          <w:ins w:id="3051" w:author="Hughes, Anna E" w:date="2023-08-09T15:29:00Z"/>
          <w:sz w:val="20"/>
        </w:rPr>
      </w:pPr>
    </w:p>
    <w:p w14:paraId="3A545E0E" w14:textId="77777777" w:rsidR="00470D98" w:rsidRDefault="00470D98">
      <w:pPr>
        <w:pStyle w:val="BodyText"/>
        <w:spacing w:before="0"/>
        <w:ind w:left="0"/>
        <w:rPr>
          <w:ins w:id="3052" w:author="Hughes, Anna E" w:date="2023-08-09T15:29:00Z"/>
          <w:sz w:val="20"/>
        </w:rPr>
      </w:pPr>
    </w:p>
    <w:p w14:paraId="51A9036B" w14:textId="77777777" w:rsidR="00470D98" w:rsidRDefault="00470D98">
      <w:pPr>
        <w:pStyle w:val="BodyText"/>
        <w:spacing w:before="4"/>
        <w:ind w:left="0"/>
        <w:rPr>
          <w:ins w:id="3053" w:author="Hughes, Anna E" w:date="2023-08-09T15:29:00Z"/>
          <w:sz w:val="19"/>
        </w:rPr>
      </w:pPr>
    </w:p>
    <w:tbl>
      <w:tblPr>
        <w:tblW w:w="0" w:type="auto"/>
        <w:tblInd w:w="30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4"/>
        <w:gridCol w:w="662"/>
        <w:gridCol w:w="658"/>
        <w:gridCol w:w="742"/>
      </w:tblGrid>
      <w:tr w:rsidR="00470D98" w14:paraId="18A71245" w14:textId="77777777">
        <w:trPr>
          <w:trHeight w:val="287"/>
          <w:ins w:id="3054" w:author="Hughes, Anna E" w:date="2023-08-09T15:29:00Z"/>
        </w:trPr>
        <w:tc>
          <w:tcPr>
            <w:tcW w:w="894" w:type="dxa"/>
            <w:tcBorders>
              <w:bottom w:val="single" w:sz="4" w:space="0" w:color="000000"/>
              <w:right w:val="single" w:sz="4" w:space="0" w:color="000000"/>
            </w:tcBorders>
          </w:tcPr>
          <w:p w14:paraId="5BF512E2" w14:textId="77777777" w:rsidR="00470D98" w:rsidRDefault="001E0CFE">
            <w:pPr>
              <w:pStyle w:val="TableParagraph"/>
              <w:spacing w:line="256" w:lineRule="exact"/>
              <w:ind w:left="77" w:right="69"/>
              <w:rPr>
                <w:ins w:id="3055" w:author="Hughes, Anna E" w:date="2023-08-09T15:29:00Z"/>
                <w:sz w:val="24"/>
              </w:rPr>
            </w:pPr>
            <w:ins w:id="3056" w:author="Hughes, Anna E" w:date="2023-08-09T15:29:00Z">
              <w:r>
                <w:rPr>
                  <w:spacing w:val="-2"/>
                  <w:sz w:val="24"/>
                </w:rPr>
                <w:t>colour</w:t>
              </w:r>
            </w:ins>
          </w:p>
        </w:tc>
        <w:tc>
          <w:tcPr>
            <w:tcW w:w="662" w:type="dxa"/>
            <w:tcBorders>
              <w:left w:val="single" w:sz="4" w:space="0" w:color="000000"/>
              <w:bottom w:val="single" w:sz="4" w:space="0" w:color="000000"/>
            </w:tcBorders>
          </w:tcPr>
          <w:p w14:paraId="63E26155" w14:textId="77777777" w:rsidR="00470D98" w:rsidRDefault="001E0CFE">
            <w:pPr>
              <w:pStyle w:val="TableParagraph"/>
              <w:spacing w:line="256" w:lineRule="exact"/>
              <w:ind w:left="5"/>
              <w:rPr>
                <w:ins w:id="3057" w:author="Hughes, Anna E" w:date="2023-08-09T15:29:00Z"/>
                <w:sz w:val="24"/>
              </w:rPr>
            </w:pPr>
            <w:ins w:id="3058" w:author="Hughes, Anna E" w:date="2023-08-09T15:29:00Z">
              <w:r>
                <w:rPr>
                  <w:w w:val="113"/>
                  <w:sz w:val="24"/>
                </w:rPr>
                <w:t>L</w:t>
              </w:r>
            </w:ins>
          </w:p>
        </w:tc>
        <w:tc>
          <w:tcPr>
            <w:tcW w:w="658" w:type="dxa"/>
            <w:tcBorders>
              <w:bottom w:val="single" w:sz="4" w:space="0" w:color="000000"/>
            </w:tcBorders>
          </w:tcPr>
          <w:p w14:paraId="7EBCF608" w14:textId="77777777" w:rsidR="00470D98" w:rsidRDefault="001E0CFE">
            <w:pPr>
              <w:pStyle w:val="TableParagraph"/>
              <w:spacing w:line="256" w:lineRule="exact"/>
              <w:ind w:left="5"/>
              <w:rPr>
                <w:ins w:id="3059" w:author="Hughes, Anna E" w:date="2023-08-09T15:29:00Z"/>
                <w:sz w:val="24"/>
              </w:rPr>
            </w:pPr>
            <w:ins w:id="3060" w:author="Hughes, Anna E" w:date="2023-08-09T15:29:00Z">
              <w:r>
                <w:rPr>
                  <w:w w:val="90"/>
                  <w:sz w:val="24"/>
                </w:rPr>
                <w:t>a</w:t>
              </w:r>
            </w:ins>
          </w:p>
        </w:tc>
        <w:tc>
          <w:tcPr>
            <w:tcW w:w="742" w:type="dxa"/>
            <w:tcBorders>
              <w:bottom w:val="single" w:sz="4" w:space="0" w:color="000000"/>
              <w:right w:val="single" w:sz="4" w:space="0" w:color="000000"/>
            </w:tcBorders>
          </w:tcPr>
          <w:p w14:paraId="32379049" w14:textId="77777777" w:rsidR="00470D98" w:rsidRDefault="001E0CFE">
            <w:pPr>
              <w:pStyle w:val="TableParagraph"/>
              <w:spacing w:line="256" w:lineRule="exact"/>
              <w:ind w:left="5"/>
              <w:rPr>
                <w:ins w:id="3061" w:author="Hughes, Anna E" w:date="2023-08-09T15:29:00Z"/>
                <w:sz w:val="24"/>
              </w:rPr>
            </w:pPr>
            <w:ins w:id="3062" w:author="Hughes, Anna E" w:date="2023-08-09T15:29:00Z">
              <w:r>
                <w:rPr>
                  <w:w w:val="91"/>
                  <w:sz w:val="24"/>
                </w:rPr>
                <w:t>b</w:t>
              </w:r>
            </w:ins>
          </w:p>
        </w:tc>
      </w:tr>
      <w:tr w:rsidR="00470D98" w14:paraId="22CEBDC8" w14:textId="77777777">
        <w:trPr>
          <w:trHeight w:val="268"/>
          <w:ins w:id="3063" w:author="Hughes, Anna E" w:date="2023-08-09T15:29:00Z"/>
        </w:trPr>
        <w:tc>
          <w:tcPr>
            <w:tcW w:w="894" w:type="dxa"/>
            <w:tcBorders>
              <w:top w:val="single" w:sz="4" w:space="0" w:color="000000"/>
              <w:right w:val="single" w:sz="4" w:space="0" w:color="000000"/>
            </w:tcBorders>
          </w:tcPr>
          <w:p w14:paraId="5C749B0F" w14:textId="77777777" w:rsidR="00470D98" w:rsidRDefault="001E0CFE">
            <w:pPr>
              <w:pStyle w:val="TableParagraph"/>
              <w:spacing w:line="249" w:lineRule="exact"/>
              <w:ind w:left="77" w:right="69"/>
              <w:rPr>
                <w:ins w:id="3064" w:author="Hughes, Anna E" w:date="2023-08-09T15:29:00Z"/>
                <w:sz w:val="24"/>
              </w:rPr>
            </w:pPr>
            <w:ins w:id="3065" w:author="Hughes, Anna E" w:date="2023-08-09T15:29:00Z">
              <w:r>
                <w:rPr>
                  <w:spacing w:val="-2"/>
                  <w:sz w:val="24"/>
                </w:rPr>
                <w:t>orange</w:t>
              </w:r>
            </w:ins>
          </w:p>
        </w:tc>
        <w:tc>
          <w:tcPr>
            <w:tcW w:w="662" w:type="dxa"/>
            <w:tcBorders>
              <w:top w:val="single" w:sz="4" w:space="0" w:color="000000"/>
              <w:left w:val="single" w:sz="4" w:space="0" w:color="000000"/>
            </w:tcBorders>
          </w:tcPr>
          <w:p w14:paraId="006D7EEC" w14:textId="77777777" w:rsidR="00470D98" w:rsidRDefault="001E0CFE">
            <w:pPr>
              <w:pStyle w:val="TableParagraph"/>
              <w:spacing w:line="249" w:lineRule="exact"/>
              <w:ind w:left="95" w:right="90"/>
              <w:rPr>
                <w:ins w:id="3066" w:author="Hughes, Anna E" w:date="2023-08-09T15:29:00Z"/>
                <w:sz w:val="24"/>
              </w:rPr>
            </w:pPr>
            <w:ins w:id="3067" w:author="Hughes, Anna E" w:date="2023-08-09T15:29:00Z">
              <w:r>
                <w:rPr>
                  <w:spacing w:val="-4"/>
                  <w:sz w:val="24"/>
                </w:rPr>
                <w:t>66.7</w:t>
              </w:r>
            </w:ins>
          </w:p>
        </w:tc>
        <w:tc>
          <w:tcPr>
            <w:tcW w:w="658" w:type="dxa"/>
            <w:tcBorders>
              <w:top w:val="single" w:sz="4" w:space="0" w:color="000000"/>
            </w:tcBorders>
          </w:tcPr>
          <w:p w14:paraId="03AAC981" w14:textId="77777777" w:rsidR="00470D98" w:rsidRDefault="001E0CFE">
            <w:pPr>
              <w:pStyle w:val="TableParagraph"/>
              <w:spacing w:line="249" w:lineRule="exact"/>
              <w:ind w:left="95" w:right="90"/>
              <w:rPr>
                <w:ins w:id="3068" w:author="Hughes, Anna E" w:date="2023-08-09T15:29:00Z"/>
                <w:sz w:val="24"/>
              </w:rPr>
            </w:pPr>
            <w:ins w:id="3069" w:author="Hughes, Anna E" w:date="2023-08-09T15:29:00Z">
              <w:r>
                <w:rPr>
                  <w:spacing w:val="-4"/>
                  <w:sz w:val="24"/>
                </w:rPr>
                <w:t>30.5</w:t>
              </w:r>
            </w:ins>
          </w:p>
        </w:tc>
        <w:tc>
          <w:tcPr>
            <w:tcW w:w="742" w:type="dxa"/>
            <w:tcBorders>
              <w:top w:val="single" w:sz="4" w:space="0" w:color="000000"/>
              <w:right w:val="single" w:sz="4" w:space="0" w:color="000000"/>
            </w:tcBorders>
          </w:tcPr>
          <w:p w14:paraId="4A00FBF5" w14:textId="77777777" w:rsidR="00470D98" w:rsidRDefault="001E0CFE">
            <w:pPr>
              <w:pStyle w:val="TableParagraph"/>
              <w:spacing w:line="249" w:lineRule="exact"/>
              <w:ind w:left="99" w:right="94"/>
              <w:rPr>
                <w:ins w:id="3070" w:author="Hughes, Anna E" w:date="2023-08-09T15:29:00Z"/>
                <w:sz w:val="24"/>
              </w:rPr>
            </w:pPr>
            <w:ins w:id="3071" w:author="Hughes, Anna E" w:date="2023-08-09T15:29:00Z">
              <w:r>
                <w:rPr>
                  <w:spacing w:val="-4"/>
                  <w:sz w:val="24"/>
                </w:rPr>
                <w:t>86.5</w:t>
              </w:r>
            </w:ins>
          </w:p>
        </w:tc>
      </w:tr>
      <w:tr w:rsidR="00470D98" w14:paraId="5B92B2F3" w14:textId="77777777">
        <w:trPr>
          <w:trHeight w:val="288"/>
          <w:ins w:id="3072" w:author="Hughes, Anna E" w:date="2023-08-09T15:29:00Z"/>
        </w:trPr>
        <w:tc>
          <w:tcPr>
            <w:tcW w:w="894" w:type="dxa"/>
            <w:tcBorders>
              <w:right w:val="single" w:sz="4" w:space="0" w:color="000000"/>
            </w:tcBorders>
          </w:tcPr>
          <w:p w14:paraId="705358BA" w14:textId="77777777" w:rsidR="00470D98" w:rsidRDefault="001E0CFE">
            <w:pPr>
              <w:pStyle w:val="TableParagraph"/>
              <w:spacing w:line="269" w:lineRule="exact"/>
              <w:ind w:left="77" w:right="69"/>
              <w:rPr>
                <w:ins w:id="3073" w:author="Hughes, Anna E" w:date="2023-08-09T15:29:00Z"/>
                <w:sz w:val="24"/>
              </w:rPr>
            </w:pPr>
            <w:ins w:id="3074" w:author="Hughes, Anna E" w:date="2023-08-09T15:29:00Z">
              <w:r>
                <w:rPr>
                  <w:spacing w:val="-2"/>
                  <w:sz w:val="24"/>
                </w:rPr>
                <w:t>purple</w:t>
              </w:r>
            </w:ins>
          </w:p>
        </w:tc>
        <w:tc>
          <w:tcPr>
            <w:tcW w:w="662" w:type="dxa"/>
            <w:tcBorders>
              <w:left w:val="single" w:sz="4" w:space="0" w:color="000000"/>
            </w:tcBorders>
          </w:tcPr>
          <w:p w14:paraId="487FC4D1" w14:textId="77777777" w:rsidR="00470D98" w:rsidRDefault="001E0CFE">
            <w:pPr>
              <w:pStyle w:val="TableParagraph"/>
              <w:spacing w:line="269" w:lineRule="exact"/>
              <w:ind w:left="95" w:right="90"/>
              <w:rPr>
                <w:ins w:id="3075" w:author="Hughes, Anna E" w:date="2023-08-09T15:29:00Z"/>
                <w:sz w:val="24"/>
              </w:rPr>
            </w:pPr>
            <w:ins w:id="3076" w:author="Hughes, Anna E" w:date="2023-08-09T15:29:00Z">
              <w:r>
                <w:rPr>
                  <w:spacing w:val="-4"/>
                  <w:sz w:val="24"/>
                </w:rPr>
                <w:t>24.6</w:t>
              </w:r>
            </w:ins>
          </w:p>
        </w:tc>
        <w:tc>
          <w:tcPr>
            <w:tcW w:w="658" w:type="dxa"/>
          </w:tcPr>
          <w:p w14:paraId="68AE5978" w14:textId="77777777" w:rsidR="00470D98" w:rsidRDefault="001E0CFE">
            <w:pPr>
              <w:pStyle w:val="TableParagraph"/>
              <w:spacing w:line="269" w:lineRule="exact"/>
              <w:ind w:left="95" w:right="90"/>
              <w:rPr>
                <w:ins w:id="3077" w:author="Hughes, Anna E" w:date="2023-08-09T15:29:00Z"/>
                <w:sz w:val="24"/>
              </w:rPr>
            </w:pPr>
            <w:ins w:id="3078" w:author="Hughes, Anna E" w:date="2023-08-09T15:29:00Z">
              <w:r>
                <w:rPr>
                  <w:spacing w:val="-5"/>
                  <w:sz w:val="24"/>
                </w:rPr>
                <w:t>2.8</w:t>
              </w:r>
            </w:ins>
          </w:p>
        </w:tc>
        <w:tc>
          <w:tcPr>
            <w:tcW w:w="742" w:type="dxa"/>
            <w:tcBorders>
              <w:right w:val="single" w:sz="4" w:space="0" w:color="000000"/>
            </w:tcBorders>
          </w:tcPr>
          <w:p w14:paraId="03AB3EBE" w14:textId="77777777" w:rsidR="00470D98" w:rsidRDefault="001E0CFE">
            <w:pPr>
              <w:pStyle w:val="TableParagraph"/>
              <w:spacing w:line="269" w:lineRule="exact"/>
              <w:ind w:left="99" w:right="94"/>
              <w:rPr>
                <w:ins w:id="3079" w:author="Hughes, Anna E" w:date="2023-08-09T15:29:00Z"/>
                <w:sz w:val="24"/>
              </w:rPr>
            </w:pPr>
            <w:ins w:id="3080" w:author="Hughes, Anna E" w:date="2023-08-09T15:29:00Z">
              <w:r>
                <w:rPr>
                  <w:w w:val="90"/>
                  <w:sz w:val="24"/>
                </w:rPr>
                <w:t>-</w:t>
              </w:r>
              <w:r>
                <w:rPr>
                  <w:spacing w:val="-4"/>
                  <w:sz w:val="24"/>
                </w:rPr>
                <w:t>17.5</w:t>
              </w:r>
            </w:ins>
          </w:p>
        </w:tc>
      </w:tr>
      <w:tr w:rsidR="00470D98" w14:paraId="64A6C704" w14:textId="77777777">
        <w:trPr>
          <w:trHeight w:val="288"/>
          <w:ins w:id="3081" w:author="Hughes, Anna E" w:date="2023-08-09T15:29:00Z"/>
        </w:trPr>
        <w:tc>
          <w:tcPr>
            <w:tcW w:w="894" w:type="dxa"/>
            <w:tcBorders>
              <w:right w:val="single" w:sz="4" w:space="0" w:color="000000"/>
            </w:tcBorders>
          </w:tcPr>
          <w:p w14:paraId="25E7E966" w14:textId="77777777" w:rsidR="00470D98" w:rsidRDefault="001E0CFE">
            <w:pPr>
              <w:pStyle w:val="TableParagraph"/>
              <w:spacing w:line="269" w:lineRule="exact"/>
              <w:ind w:left="77" w:right="69"/>
              <w:rPr>
                <w:ins w:id="3082" w:author="Hughes, Anna E" w:date="2023-08-09T15:29:00Z"/>
                <w:sz w:val="24"/>
              </w:rPr>
            </w:pPr>
            <w:ins w:id="3083" w:author="Hughes, Anna E" w:date="2023-08-09T15:29:00Z">
              <w:r>
                <w:rPr>
                  <w:spacing w:val="-4"/>
                  <w:sz w:val="24"/>
                </w:rPr>
                <w:t>pink</w:t>
              </w:r>
            </w:ins>
          </w:p>
        </w:tc>
        <w:tc>
          <w:tcPr>
            <w:tcW w:w="662" w:type="dxa"/>
            <w:tcBorders>
              <w:left w:val="single" w:sz="4" w:space="0" w:color="000000"/>
            </w:tcBorders>
          </w:tcPr>
          <w:p w14:paraId="4CF1AEB8" w14:textId="77777777" w:rsidR="00470D98" w:rsidRDefault="001E0CFE">
            <w:pPr>
              <w:pStyle w:val="TableParagraph"/>
              <w:spacing w:line="269" w:lineRule="exact"/>
              <w:ind w:left="95" w:right="90"/>
              <w:rPr>
                <w:ins w:id="3084" w:author="Hughes, Anna E" w:date="2023-08-09T15:29:00Z"/>
                <w:sz w:val="24"/>
              </w:rPr>
            </w:pPr>
            <w:ins w:id="3085" w:author="Hughes, Anna E" w:date="2023-08-09T15:29:00Z">
              <w:r>
                <w:rPr>
                  <w:spacing w:val="-4"/>
                  <w:sz w:val="24"/>
                </w:rPr>
                <w:t>60.2</w:t>
              </w:r>
            </w:ins>
          </w:p>
        </w:tc>
        <w:tc>
          <w:tcPr>
            <w:tcW w:w="658" w:type="dxa"/>
          </w:tcPr>
          <w:p w14:paraId="6EC89950" w14:textId="77777777" w:rsidR="00470D98" w:rsidRDefault="001E0CFE">
            <w:pPr>
              <w:pStyle w:val="TableParagraph"/>
              <w:spacing w:line="269" w:lineRule="exact"/>
              <w:ind w:left="95" w:right="90"/>
              <w:rPr>
                <w:ins w:id="3086" w:author="Hughes, Anna E" w:date="2023-08-09T15:29:00Z"/>
                <w:sz w:val="24"/>
              </w:rPr>
            </w:pPr>
            <w:ins w:id="3087" w:author="Hughes, Anna E" w:date="2023-08-09T15:29:00Z">
              <w:r>
                <w:rPr>
                  <w:spacing w:val="-4"/>
                  <w:sz w:val="24"/>
                </w:rPr>
                <w:t>44.2</w:t>
              </w:r>
            </w:ins>
          </w:p>
        </w:tc>
        <w:tc>
          <w:tcPr>
            <w:tcW w:w="742" w:type="dxa"/>
            <w:tcBorders>
              <w:right w:val="single" w:sz="4" w:space="0" w:color="000000"/>
            </w:tcBorders>
          </w:tcPr>
          <w:p w14:paraId="20AE956A" w14:textId="77777777" w:rsidR="00470D98" w:rsidRDefault="001E0CFE">
            <w:pPr>
              <w:pStyle w:val="TableParagraph"/>
              <w:spacing w:line="269" w:lineRule="exact"/>
              <w:ind w:left="99" w:right="94"/>
              <w:rPr>
                <w:ins w:id="3088" w:author="Hughes, Anna E" w:date="2023-08-09T15:29:00Z"/>
                <w:sz w:val="24"/>
              </w:rPr>
            </w:pPr>
            <w:ins w:id="3089" w:author="Hughes, Anna E" w:date="2023-08-09T15:29:00Z">
              <w:r>
                <w:rPr>
                  <w:w w:val="90"/>
                  <w:sz w:val="24"/>
                </w:rPr>
                <w:t>-</w:t>
              </w:r>
              <w:r>
                <w:rPr>
                  <w:spacing w:val="-4"/>
                  <w:sz w:val="24"/>
                </w:rPr>
                <w:t>44.5</w:t>
              </w:r>
            </w:ins>
          </w:p>
        </w:tc>
      </w:tr>
      <w:tr w:rsidR="00470D98" w14:paraId="491EC452" w14:textId="77777777">
        <w:trPr>
          <w:trHeight w:val="308"/>
          <w:ins w:id="3090" w:author="Hughes, Anna E" w:date="2023-08-09T15:29:00Z"/>
        </w:trPr>
        <w:tc>
          <w:tcPr>
            <w:tcW w:w="894" w:type="dxa"/>
            <w:tcBorders>
              <w:right w:val="single" w:sz="4" w:space="0" w:color="000000"/>
            </w:tcBorders>
          </w:tcPr>
          <w:p w14:paraId="6D2DD78A" w14:textId="77777777" w:rsidR="00470D98" w:rsidRDefault="001E0CFE">
            <w:pPr>
              <w:pStyle w:val="TableParagraph"/>
              <w:spacing w:line="275" w:lineRule="exact"/>
              <w:ind w:left="77" w:right="69"/>
              <w:rPr>
                <w:ins w:id="3091" w:author="Hughes, Anna E" w:date="2023-08-09T15:29:00Z"/>
                <w:sz w:val="24"/>
              </w:rPr>
            </w:pPr>
            <w:ins w:id="3092" w:author="Hughes, Anna E" w:date="2023-08-09T15:29:00Z">
              <w:r>
                <w:rPr>
                  <w:spacing w:val="-5"/>
                  <w:w w:val="95"/>
                  <w:sz w:val="24"/>
                </w:rPr>
                <w:t>red</w:t>
              </w:r>
            </w:ins>
          </w:p>
        </w:tc>
        <w:tc>
          <w:tcPr>
            <w:tcW w:w="662" w:type="dxa"/>
            <w:tcBorders>
              <w:left w:val="single" w:sz="4" w:space="0" w:color="000000"/>
            </w:tcBorders>
          </w:tcPr>
          <w:p w14:paraId="12B2C957" w14:textId="77777777" w:rsidR="00470D98" w:rsidRDefault="001E0CFE">
            <w:pPr>
              <w:pStyle w:val="TableParagraph"/>
              <w:spacing w:line="275" w:lineRule="exact"/>
              <w:ind w:left="95" w:right="90"/>
              <w:rPr>
                <w:ins w:id="3093" w:author="Hughes, Anna E" w:date="2023-08-09T15:29:00Z"/>
                <w:sz w:val="24"/>
              </w:rPr>
            </w:pPr>
            <w:ins w:id="3094" w:author="Hughes, Anna E" w:date="2023-08-09T15:29:00Z">
              <w:r>
                <w:rPr>
                  <w:spacing w:val="-4"/>
                  <w:sz w:val="24"/>
                </w:rPr>
                <w:t>52.2</w:t>
              </w:r>
            </w:ins>
          </w:p>
        </w:tc>
        <w:tc>
          <w:tcPr>
            <w:tcW w:w="658" w:type="dxa"/>
          </w:tcPr>
          <w:p w14:paraId="6FE2B9FD" w14:textId="77777777" w:rsidR="00470D98" w:rsidRDefault="001E0CFE">
            <w:pPr>
              <w:pStyle w:val="TableParagraph"/>
              <w:spacing w:line="275" w:lineRule="exact"/>
              <w:ind w:left="95" w:right="90"/>
              <w:rPr>
                <w:ins w:id="3095" w:author="Hughes, Anna E" w:date="2023-08-09T15:29:00Z"/>
                <w:sz w:val="24"/>
              </w:rPr>
            </w:pPr>
            <w:ins w:id="3096" w:author="Hughes, Anna E" w:date="2023-08-09T15:29:00Z">
              <w:r>
                <w:rPr>
                  <w:spacing w:val="-4"/>
                  <w:sz w:val="24"/>
                </w:rPr>
                <w:t>78.8</w:t>
              </w:r>
            </w:ins>
          </w:p>
        </w:tc>
        <w:tc>
          <w:tcPr>
            <w:tcW w:w="742" w:type="dxa"/>
            <w:tcBorders>
              <w:right w:val="single" w:sz="4" w:space="0" w:color="000000"/>
            </w:tcBorders>
          </w:tcPr>
          <w:p w14:paraId="6805FF44" w14:textId="77777777" w:rsidR="00470D98" w:rsidRDefault="001E0CFE">
            <w:pPr>
              <w:pStyle w:val="TableParagraph"/>
              <w:spacing w:line="275" w:lineRule="exact"/>
              <w:ind w:left="99" w:right="94"/>
              <w:rPr>
                <w:ins w:id="3097" w:author="Hughes, Anna E" w:date="2023-08-09T15:29:00Z"/>
                <w:sz w:val="24"/>
              </w:rPr>
            </w:pPr>
            <w:ins w:id="3098" w:author="Hughes, Anna E" w:date="2023-08-09T15:29:00Z">
              <w:r>
                <w:rPr>
                  <w:spacing w:val="-4"/>
                  <w:sz w:val="24"/>
                </w:rPr>
                <w:t>76.2</w:t>
              </w:r>
            </w:ins>
          </w:p>
        </w:tc>
      </w:tr>
    </w:tbl>
    <w:p w14:paraId="3C5E57DA" w14:textId="77777777" w:rsidR="00470D98" w:rsidRDefault="00470D98">
      <w:pPr>
        <w:pStyle w:val="BodyText"/>
        <w:spacing w:before="4"/>
        <w:ind w:left="0"/>
        <w:rPr>
          <w:ins w:id="3099" w:author="Hughes, Anna E" w:date="2023-08-09T15:29:00Z"/>
          <w:sz w:val="6"/>
        </w:rPr>
      </w:pPr>
    </w:p>
    <w:p w14:paraId="0A5D2CC7" w14:textId="77777777" w:rsidR="00470D98" w:rsidRDefault="001E0CFE">
      <w:pPr>
        <w:spacing w:before="94"/>
        <w:ind w:left="248" w:right="163"/>
        <w:jc w:val="center"/>
        <w:rPr>
          <w:ins w:id="3100" w:author="Hughes, Anna E" w:date="2023-08-09T15:29:00Z"/>
          <w:sz w:val="20"/>
        </w:rPr>
      </w:pPr>
      <w:ins w:id="3101" w:author="Hughes, Anna E" w:date="2023-08-09T15:29:00Z">
        <w:r>
          <w:rPr>
            <w:spacing w:val="-6"/>
            <w:sz w:val="20"/>
          </w:rPr>
          <w:t>Table</w:t>
        </w:r>
        <w:r>
          <w:rPr>
            <w:spacing w:val="1"/>
            <w:sz w:val="20"/>
          </w:rPr>
          <w:t xml:space="preserve"> </w:t>
        </w:r>
        <w:r>
          <w:rPr>
            <w:spacing w:val="-6"/>
            <w:sz w:val="20"/>
          </w:rPr>
          <w:t>6:</w:t>
        </w:r>
        <w:r>
          <w:rPr>
            <w:spacing w:val="13"/>
            <w:sz w:val="20"/>
          </w:rPr>
          <w:t xml:space="preserve"> </w:t>
        </w:r>
        <w:bookmarkStart w:id="3102" w:name="_bookmark24"/>
        <w:bookmarkEnd w:id="3102"/>
        <w:r>
          <w:rPr>
            <w:spacing w:val="-6"/>
            <w:sz w:val="20"/>
          </w:rPr>
          <w:t>CIELAB</w:t>
        </w:r>
        <w:r>
          <w:rPr>
            <w:spacing w:val="2"/>
            <w:sz w:val="20"/>
          </w:rPr>
          <w:t xml:space="preserve"> </w:t>
        </w:r>
        <w:r>
          <w:rPr>
            <w:spacing w:val="-6"/>
            <w:sz w:val="20"/>
          </w:rPr>
          <w:t>colour</w:t>
        </w:r>
        <w:r>
          <w:rPr>
            <w:spacing w:val="1"/>
            <w:sz w:val="20"/>
          </w:rPr>
          <w:t xml:space="preserve"> </w:t>
        </w:r>
        <w:r>
          <w:rPr>
            <w:spacing w:val="-6"/>
            <w:sz w:val="20"/>
          </w:rPr>
          <w:t>values</w:t>
        </w:r>
        <w:r>
          <w:rPr>
            <w:spacing w:val="2"/>
            <w:sz w:val="20"/>
          </w:rPr>
          <w:t xml:space="preserve"> </w:t>
        </w:r>
        <w:r>
          <w:rPr>
            <w:spacing w:val="-6"/>
            <w:sz w:val="20"/>
          </w:rPr>
          <w:t>used</w:t>
        </w:r>
        <w:r>
          <w:rPr>
            <w:spacing w:val="1"/>
            <w:sz w:val="20"/>
          </w:rPr>
          <w:t xml:space="preserve"> </w:t>
        </w:r>
        <w:r>
          <w:rPr>
            <w:spacing w:val="-6"/>
            <w:sz w:val="20"/>
          </w:rPr>
          <w:t>for</w:t>
        </w:r>
        <w:r>
          <w:rPr>
            <w:spacing w:val="2"/>
            <w:sz w:val="20"/>
          </w:rPr>
          <w:t xml:space="preserve"> </w:t>
        </w:r>
        <w:r>
          <w:rPr>
            <w:spacing w:val="-6"/>
            <w:sz w:val="20"/>
          </w:rPr>
          <w:t>targets</w:t>
        </w:r>
        <w:r>
          <w:rPr>
            <w:spacing w:val="2"/>
            <w:sz w:val="20"/>
          </w:rPr>
          <w:t xml:space="preserve"> </w:t>
        </w:r>
        <w:r>
          <w:rPr>
            <w:spacing w:val="-6"/>
            <w:sz w:val="20"/>
          </w:rPr>
          <w:t>and</w:t>
        </w:r>
        <w:r>
          <w:rPr>
            <w:spacing w:val="1"/>
            <w:sz w:val="20"/>
          </w:rPr>
          <w:t xml:space="preserve"> </w:t>
        </w:r>
        <w:r>
          <w:rPr>
            <w:spacing w:val="-6"/>
            <w:sz w:val="20"/>
          </w:rPr>
          <w:t>distractors</w:t>
        </w:r>
        <w:r>
          <w:rPr>
            <w:spacing w:val="2"/>
            <w:sz w:val="20"/>
          </w:rPr>
          <w:t xml:space="preserve"> </w:t>
        </w:r>
        <w:r>
          <w:rPr>
            <w:spacing w:val="-6"/>
            <w:sz w:val="20"/>
          </w:rPr>
          <w:t>in</w:t>
        </w:r>
        <w:r>
          <w:rPr>
            <w:spacing w:val="2"/>
            <w:sz w:val="20"/>
          </w:rPr>
          <w:t xml:space="preserve"> </w:t>
        </w:r>
        <w:r>
          <w:rPr>
            <w:spacing w:val="-6"/>
            <w:sz w:val="20"/>
          </w:rPr>
          <w:t>the</w:t>
        </w:r>
        <w:r>
          <w:rPr>
            <w:spacing w:val="1"/>
            <w:sz w:val="20"/>
          </w:rPr>
          <w:t xml:space="preserve"> </w:t>
        </w:r>
        <w:r>
          <w:rPr>
            <w:spacing w:val="-6"/>
            <w:sz w:val="20"/>
          </w:rPr>
          <w:t>experiment.</w:t>
        </w:r>
      </w:ins>
    </w:p>
    <w:p w14:paraId="338B74F5" w14:textId="77777777" w:rsidR="00470D98" w:rsidRDefault="00470D98">
      <w:pPr>
        <w:pStyle w:val="BodyText"/>
        <w:spacing w:before="10"/>
        <w:ind w:left="0"/>
        <w:rPr>
          <w:sz w:val="26"/>
          <w:rPrChange w:id="3103" w:author="Hughes, Anna E" w:date="2023-08-09T15:29:00Z">
            <w:rPr>
              <w:sz w:val="24"/>
            </w:rPr>
          </w:rPrChange>
        </w:rPr>
        <w:pPrChange w:id="3104" w:author="Hughes, Anna E" w:date="2023-08-09T15:29:00Z">
          <w:pPr>
            <w:spacing w:before="7"/>
            <w:ind w:left="227"/>
          </w:pPr>
        </w:pPrChange>
      </w:pPr>
    </w:p>
    <w:p w14:paraId="0812AA5B" w14:textId="77777777" w:rsidR="00470D98" w:rsidRDefault="001E0CFE">
      <w:pPr>
        <w:pStyle w:val="BodyText"/>
        <w:tabs>
          <w:tab w:val="left" w:pos="968"/>
        </w:tabs>
        <w:spacing w:before="93"/>
        <w:pPrChange w:id="3105" w:author="Hughes, Anna E" w:date="2023-08-09T15:29:00Z">
          <w:pPr>
            <w:pStyle w:val="BodyText"/>
            <w:tabs>
              <w:tab w:val="left" w:pos="968"/>
            </w:tabs>
            <w:spacing w:before="8"/>
          </w:pPr>
        </w:pPrChange>
      </w:pPr>
      <w:r>
        <w:rPr>
          <w:rFonts w:ascii="Trebuchet MS"/>
          <w:spacing w:val="-5"/>
          <w:sz w:val="12"/>
        </w:rPr>
        <w:t>698</w:t>
      </w:r>
      <w:r>
        <w:rPr>
          <w:rFonts w:ascii="Trebuchet MS"/>
          <w:sz w:val="12"/>
        </w:rPr>
        <w:tab/>
      </w:r>
      <w:r>
        <w:rPr>
          <w:spacing w:val="-6"/>
        </w:rPr>
        <w:t>We</w:t>
      </w:r>
      <w:r>
        <w:rPr>
          <w:spacing w:val="16"/>
        </w:rPr>
        <w:t xml:space="preserve"> </w:t>
      </w:r>
      <w:r>
        <w:rPr>
          <w:spacing w:val="-6"/>
        </w:rPr>
        <w:t>also</w:t>
      </w:r>
      <w:r>
        <w:rPr>
          <w:spacing w:val="17"/>
        </w:rPr>
        <w:t xml:space="preserve"> </w:t>
      </w:r>
      <w:r>
        <w:rPr>
          <w:spacing w:val="-6"/>
        </w:rPr>
        <w:t>modified</w:t>
      </w:r>
      <w:r>
        <w:rPr>
          <w:spacing w:val="17"/>
        </w:rPr>
        <w:t xml:space="preserve"> </w:t>
      </w:r>
      <w:r>
        <w:rPr>
          <w:spacing w:val="-6"/>
        </w:rPr>
        <w:t>the</w:t>
      </w:r>
      <w:r>
        <w:rPr>
          <w:spacing w:val="16"/>
        </w:rPr>
        <w:t xml:space="preserve"> </w:t>
      </w:r>
      <w:r>
        <w:rPr>
          <w:spacing w:val="-6"/>
        </w:rPr>
        <w:t>way</w:t>
      </w:r>
      <w:r>
        <w:rPr>
          <w:spacing w:val="17"/>
        </w:rPr>
        <w:t xml:space="preserve"> </w:t>
      </w:r>
      <w:r>
        <w:rPr>
          <w:spacing w:val="-6"/>
        </w:rPr>
        <w:t>stimuli</w:t>
      </w:r>
      <w:r>
        <w:rPr>
          <w:spacing w:val="17"/>
        </w:rPr>
        <w:t xml:space="preserve"> </w:t>
      </w:r>
      <w:r>
        <w:rPr>
          <w:spacing w:val="-6"/>
        </w:rPr>
        <w:t>were</w:t>
      </w:r>
      <w:r>
        <w:rPr>
          <w:spacing w:val="16"/>
        </w:rPr>
        <w:t xml:space="preserve"> </w:t>
      </w:r>
      <w:r>
        <w:rPr>
          <w:spacing w:val="-6"/>
        </w:rPr>
        <w:t>presented</w:t>
      </w:r>
      <w:r>
        <w:rPr>
          <w:spacing w:val="17"/>
        </w:rPr>
        <w:t xml:space="preserve"> </w:t>
      </w:r>
      <w:r>
        <w:rPr>
          <w:spacing w:val="-6"/>
        </w:rPr>
        <w:t>in</w:t>
      </w:r>
      <w:r>
        <w:rPr>
          <w:spacing w:val="16"/>
          <w:rPrChange w:id="3106" w:author="Hughes, Anna E" w:date="2023-08-09T15:29:00Z">
            <w:rPr>
              <w:spacing w:val="17"/>
            </w:rPr>
          </w:rPrChange>
        </w:rPr>
        <w:t xml:space="preserve"> </w:t>
      </w:r>
      <w:r>
        <w:rPr>
          <w:spacing w:val="-6"/>
        </w:rPr>
        <w:t>our</w:t>
      </w:r>
      <w:r>
        <w:rPr>
          <w:spacing w:val="17"/>
          <w:rPrChange w:id="3107" w:author="Hughes, Anna E" w:date="2023-08-09T15:29:00Z">
            <w:rPr>
              <w:spacing w:val="16"/>
            </w:rPr>
          </w:rPrChange>
        </w:rPr>
        <w:t xml:space="preserve"> </w:t>
      </w:r>
      <w:r>
        <w:rPr>
          <w:spacing w:val="-6"/>
        </w:rPr>
        <w:t>experiment</w:t>
      </w:r>
      <w:r>
        <w:rPr>
          <w:spacing w:val="17"/>
        </w:rPr>
        <w:t xml:space="preserve"> </w:t>
      </w:r>
      <w:r>
        <w:rPr>
          <w:spacing w:val="-6"/>
        </w:rPr>
        <w:t>com-</w:t>
      </w:r>
    </w:p>
    <w:p w14:paraId="4F1E263F" w14:textId="4B14C71C" w:rsidR="00470D98" w:rsidRDefault="001E0CFE">
      <w:pPr>
        <w:pStyle w:val="BodyText"/>
        <w:spacing w:before="8"/>
        <w:pPrChange w:id="3108" w:author="Hughes, Anna E" w:date="2023-08-09T15:29:00Z">
          <w:pPr>
            <w:pStyle w:val="BodyText"/>
          </w:pPr>
        </w:pPrChange>
      </w:pPr>
      <w:r>
        <w:rPr>
          <w:rFonts w:ascii="Trebuchet MS"/>
          <w:spacing w:val="-6"/>
          <w:sz w:val="12"/>
        </w:rPr>
        <w:t>699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6"/>
        </w:rPr>
        <w:t>pared</w:t>
      </w:r>
      <w:r>
        <w:rPr>
          <w:spacing w:val="-4"/>
        </w:rPr>
        <w:t xml:space="preserve"> </w:t>
      </w:r>
      <w:r>
        <w:rPr>
          <w:spacing w:val="-6"/>
        </w:rPr>
        <w:t xml:space="preserve">to </w:t>
      </w:r>
      <w:del w:id="3109" w:author="Hughes, Anna E" w:date="2023-08-09T15:29:00Z">
        <w:r w:rsidR="00791F47">
          <w:fldChar w:fldCharType="begin"/>
        </w:r>
        <w:r w:rsidR="00791F47">
          <w:delInstrText xml:space="preserve"> HYPERLINK \l "_bookmark29" </w:delInstrText>
        </w:r>
        <w:r w:rsidR="00791F47">
          <w:fldChar w:fldCharType="separate"/>
        </w:r>
        <w:r w:rsidR="001644E6">
          <w:rPr>
            <w:spacing w:val="-6"/>
          </w:rPr>
          <w:delText>Buetti</w:delText>
        </w:r>
        <w:r w:rsidR="001644E6">
          <w:rPr>
            <w:spacing w:val="-5"/>
          </w:rPr>
          <w:delText xml:space="preserve"> </w:delText>
        </w:r>
        <w:r w:rsidR="001644E6">
          <w:rPr>
            <w:spacing w:val="-6"/>
          </w:rPr>
          <w:delText>et al.</w:delText>
        </w:r>
        <w:r w:rsidR="00791F47">
          <w:rPr>
            <w:spacing w:val="-6"/>
          </w:rPr>
          <w:fldChar w:fldCharType="end"/>
        </w:r>
        <w:r w:rsidR="001644E6">
          <w:rPr>
            <w:spacing w:val="-6"/>
          </w:rPr>
          <w:delText xml:space="preserve"> </w:delText>
        </w:r>
        <w:r w:rsidR="00791F47">
          <w:fldChar w:fldCharType="begin"/>
        </w:r>
        <w:r w:rsidR="00791F47">
          <w:delInstrText xml:space="preserve"> HYPERLINK \l "_bookmark29" </w:delInstrText>
        </w:r>
        <w:r w:rsidR="00791F47">
          <w:fldChar w:fldCharType="separate"/>
        </w:r>
        <w:r w:rsidR="001644E6">
          <w:rPr>
            <w:spacing w:val="-6"/>
          </w:rPr>
          <w:delText>(2019):</w:delText>
        </w:r>
        <w:r w:rsidR="00791F47">
          <w:rPr>
            <w:spacing w:val="-6"/>
          </w:rPr>
          <w:fldChar w:fldCharType="end"/>
        </w:r>
      </w:del>
      <w:ins w:id="3110" w:author="Hughes, Anna E" w:date="2023-08-09T15:29:00Z">
        <w:r w:rsidR="00791F47">
          <w:fldChar w:fldCharType="begin"/>
        </w:r>
        <w:r w:rsidR="00791F47">
          <w:instrText xml:space="preserve"> HYPERLINK \l "_bookmark30" </w:instrText>
        </w:r>
        <w:r w:rsidR="00791F47">
          <w:fldChar w:fldCharType="separate"/>
        </w:r>
        <w:r>
          <w:rPr>
            <w:spacing w:val="-6"/>
          </w:rPr>
          <w:t>Buetti</w:t>
        </w:r>
        <w:r>
          <w:rPr>
            <w:spacing w:val="-5"/>
          </w:rPr>
          <w:t xml:space="preserve"> </w:t>
        </w:r>
        <w:r>
          <w:rPr>
            <w:spacing w:val="-6"/>
          </w:rPr>
          <w:t>et al.</w:t>
        </w:r>
        <w:r w:rsidR="00791F47">
          <w:rPr>
            <w:spacing w:val="-6"/>
          </w:rPr>
          <w:fldChar w:fldCharType="end"/>
        </w:r>
        <w:r>
          <w:rPr>
            <w:spacing w:val="-6"/>
          </w:rPr>
          <w:t xml:space="preserve"> </w:t>
        </w:r>
        <w:r w:rsidR="00791F47">
          <w:fldChar w:fldCharType="begin"/>
        </w:r>
        <w:r w:rsidR="00791F47">
          <w:instrText xml:space="preserve"> HYPERLINK \l "_bookmark30" </w:instrText>
        </w:r>
        <w:r w:rsidR="00791F47">
          <w:fldChar w:fldCharType="separate"/>
        </w:r>
        <w:r>
          <w:rPr>
            <w:spacing w:val="-6"/>
          </w:rPr>
          <w:t>(2019):</w:t>
        </w:r>
        <w:r w:rsidR="00791F47">
          <w:rPr>
            <w:spacing w:val="-6"/>
          </w:rPr>
          <w:fldChar w:fldCharType="end"/>
        </w:r>
      </w:ins>
      <w:r>
        <w:rPr>
          <w:spacing w:val="10"/>
        </w:rPr>
        <w:t xml:space="preserve"> </w:t>
      </w:r>
      <w:r>
        <w:rPr>
          <w:spacing w:val="-6"/>
        </w:rPr>
        <w:t>rather</w:t>
      </w:r>
      <w:r>
        <w:rPr>
          <w:spacing w:val="-5"/>
        </w:rPr>
        <w:t xml:space="preserve"> </w:t>
      </w:r>
      <w:r>
        <w:rPr>
          <w:spacing w:val="-6"/>
        </w:rPr>
        <w:t>than running each</w:t>
      </w:r>
      <w:r>
        <w:rPr>
          <w:spacing w:val="-5"/>
        </w:rPr>
        <w:t xml:space="preserve"> </w:t>
      </w:r>
      <w:r>
        <w:rPr>
          <w:spacing w:val="-6"/>
        </w:rPr>
        <w:t>experiment separately,</w:t>
      </w:r>
      <w:r>
        <w:rPr>
          <w:spacing w:val="-4"/>
        </w:rPr>
        <w:t xml:space="preserve"> </w:t>
      </w:r>
      <w:r>
        <w:rPr>
          <w:spacing w:val="-6"/>
        </w:rPr>
        <w:t>we</w:t>
      </w:r>
    </w:p>
    <w:p w14:paraId="52AE19C6" w14:textId="77777777" w:rsidR="00470D98" w:rsidRDefault="001E0CFE">
      <w:pPr>
        <w:pStyle w:val="BodyText"/>
        <w:pPrChange w:id="3111" w:author="Hughes, Anna E" w:date="2023-08-09T15:29:00Z">
          <w:pPr>
            <w:pStyle w:val="BodyText"/>
            <w:spacing w:before="8"/>
          </w:pPr>
        </w:pPrChange>
      </w:pPr>
      <w:r>
        <w:rPr>
          <w:rFonts w:ascii="Trebuchet MS"/>
          <w:w w:val="90"/>
          <w:sz w:val="12"/>
        </w:rPr>
        <w:t>700</w:t>
      </w:r>
      <w:r>
        <w:rPr>
          <w:rFonts w:ascii="Trebuchet MS"/>
          <w:spacing w:val="78"/>
          <w:sz w:val="12"/>
        </w:rPr>
        <w:t xml:space="preserve">  </w:t>
      </w:r>
      <w:r>
        <w:rPr>
          <w:w w:val="90"/>
        </w:rPr>
        <w:t>(mostly)</w:t>
      </w:r>
      <w:r>
        <w:rPr>
          <w:spacing w:val="9"/>
        </w:rPr>
        <w:t xml:space="preserve"> </w:t>
      </w:r>
      <w:r>
        <w:rPr>
          <w:w w:val="90"/>
        </w:rPr>
        <w:t>intermixed</w:t>
      </w:r>
      <w:r>
        <w:rPr>
          <w:spacing w:val="9"/>
        </w:rPr>
        <w:t xml:space="preserve"> </w:t>
      </w:r>
      <w:r>
        <w:rPr>
          <w:w w:val="90"/>
        </w:rPr>
        <w:t>conditions.</w:t>
      </w:r>
      <w:r>
        <w:rPr>
          <w:spacing w:val="30"/>
        </w:rPr>
        <w:t xml:space="preserve"> </w:t>
      </w:r>
      <w:r>
        <w:rPr>
          <w:w w:val="90"/>
        </w:rPr>
        <w:t>Models</w:t>
      </w:r>
      <w:r>
        <w:rPr>
          <w:spacing w:val="9"/>
        </w:rPr>
        <w:t xml:space="preserve"> </w:t>
      </w:r>
      <w:r>
        <w:rPr>
          <w:w w:val="90"/>
        </w:rPr>
        <w:t>of</w:t>
      </w:r>
      <w:r>
        <w:rPr>
          <w:spacing w:val="7"/>
        </w:rPr>
        <w:t xml:space="preserve"> </w:t>
      </w:r>
      <w:r>
        <w:rPr>
          <w:w w:val="90"/>
        </w:rPr>
        <w:t>attention</w:t>
      </w:r>
      <w:r>
        <w:rPr>
          <w:spacing w:val="8"/>
        </w:rPr>
        <w:t xml:space="preserve"> </w:t>
      </w:r>
      <w:r>
        <w:rPr>
          <w:w w:val="90"/>
        </w:rPr>
        <w:t>presume</w:t>
      </w:r>
      <w:r>
        <w:rPr>
          <w:spacing w:val="9"/>
        </w:rPr>
        <w:t xml:space="preserve"> </w:t>
      </w:r>
      <w:r>
        <w:rPr>
          <w:w w:val="90"/>
        </w:rPr>
        <w:t>that</w:t>
      </w:r>
      <w:r>
        <w:rPr>
          <w:spacing w:val="8"/>
        </w:rPr>
        <w:t xml:space="preserve"> </w:t>
      </w:r>
      <w:r>
        <w:rPr>
          <w:w w:val="90"/>
        </w:rPr>
        <w:t>we</w:t>
      </w:r>
      <w:r>
        <w:rPr>
          <w:spacing w:val="7"/>
        </w:rPr>
        <w:t xml:space="preserve"> </w:t>
      </w:r>
      <w:r>
        <w:rPr>
          <w:w w:val="90"/>
        </w:rPr>
        <w:t>hold</w:t>
      </w:r>
      <w:r>
        <w:rPr>
          <w:spacing w:val="9"/>
        </w:rPr>
        <w:t xml:space="preserve"> </w:t>
      </w:r>
      <w:r>
        <w:rPr>
          <w:w w:val="90"/>
        </w:rPr>
        <w:t>a</w:t>
      </w:r>
      <w:r>
        <w:rPr>
          <w:spacing w:val="8"/>
        </w:rPr>
        <w:t xml:space="preserve"> </w:t>
      </w:r>
      <w:r>
        <w:rPr>
          <w:spacing w:val="-2"/>
          <w:w w:val="90"/>
        </w:rPr>
        <w:t>target</w:t>
      </w:r>
    </w:p>
    <w:p w14:paraId="7727616C" w14:textId="77777777" w:rsidR="00087420" w:rsidRDefault="00087420">
      <w:pPr>
        <w:rPr>
          <w:del w:id="3112" w:author="Hughes, Anna E" w:date="2023-08-09T15:29:00Z"/>
        </w:rPr>
        <w:sectPr w:rsidR="00087420">
          <w:pgSz w:w="12240" w:h="15840"/>
          <w:pgMar w:top="1820" w:right="1720" w:bottom="2000" w:left="1600" w:header="0" w:footer="1818" w:gutter="0"/>
          <w:cols w:space="720"/>
        </w:sectPr>
      </w:pPr>
    </w:p>
    <w:p w14:paraId="3CD16DC9" w14:textId="77777777" w:rsidR="00087420" w:rsidRDefault="00087420">
      <w:pPr>
        <w:pStyle w:val="BodyText"/>
        <w:spacing w:before="0"/>
        <w:ind w:left="0"/>
        <w:rPr>
          <w:del w:id="3113" w:author="Hughes, Anna E" w:date="2023-08-09T15:29:00Z"/>
          <w:sz w:val="20"/>
        </w:rPr>
      </w:pPr>
    </w:p>
    <w:p w14:paraId="496D941B" w14:textId="77777777" w:rsidR="00087420" w:rsidRDefault="00087420">
      <w:pPr>
        <w:pStyle w:val="BodyText"/>
        <w:spacing w:before="0"/>
        <w:ind w:left="0"/>
        <w:rPr>
          <w:del w:id="3114" w:author="Hughes, Anna E" w:date="2023-08-09T15:29:00Z"/>
          <w:sz w:val="20"/>
        </w:rPr>
      </w:pPr>
    </w:p>
    <w:p w14:paraId="7C1FA76E" w14:textId="4A8A5AFB" w:rsidR="00470D98" w:rsidRDefault="001E0CFE">
      <w:pPr>
        <w:pStyle w:val="BodyText"/>
        <w:spacing w:before="8"/>
        <w:rPr>
          <w:ins w:id="3115" w:author="Hughes, Anna E" w:date="2023-08-09T15:29:00Z"/>
        </w:rPr>
      </w:pPr>
      <w:r>
        <w:rPr>
          <w:rFonts w:ascii="Trebuchet MS"/>
          <w:spacing w:val="-4"/>
          <w:sz w:val="12"/>
          <w:rPrChange w:id="3116" w:author="Hughes, Anna E" w:date="2023-08-09T15:29:00Z">
            <w:rPr>
              <w:rFonts w:ascii="Trebuchet MS"/>
              <w:w w:val="90"/>
              <w:sz w:val="12"/>
            </w:rPr>
          </w:rPrChange>
        </w:rPr>
        <w:t>701</w:t>
      </w:r>
      <w:r>
        <w:rPr>
          <w:rFonts w:ascii="Trebuchet MS"/>
          <w:spacing w:val="79"/>
          <w:w w:val="150"/>
          <w:sz w:val="12"/>
          <w:rPrChange w:id="3117" w:author="Hughes, Anna E" w:date="2023-08-09T15:29:00Z">
            <w:rPr>
              <w:rFonts w:ascii="Trebuchet MS"/>
              <w:spacing w:val="74"/>
              <w:sz w:val="12"/>
            </w:rPr>
          </w:rPrChange>
        </w:rPr>
        <w:t xml:space="preserve"> </w:t>
      </w:r>
      <w:del w:id="3118" w:author="Hughes, Anna E" w:date="2023-08-09T15:29:00Z">
        <w:r w:rsidR="001644E6">
          <w:rPr>
            <w:rFonts w:ascii="Trebuchet MS"/>
            <w:spacing w:val="74"/>
            <w:sz w:val="12"/>
          </w:rPr>
          <w:delText xml:space="preserve"> </w:delText>
        </w:r>
      </w:del>
      <w:r>
        <w:rPr>
          <w:spacing w:val="-4"/>
          <w:rPrChange w:id="3119" w:author="Hughes, Anna E" w:date="2023-08-09T15:29:00Z">
            <w:rPr>
              <w:w w:val="90"/>
            </w:rPr>
          </w:rPrChange>
        </w:rPr>
        <w:t>template</w:t>
      </w:r>
      <w:r>
        <w:rPr>
          <w:spacing w:val="2"/>
          <w:rPrChange w:id="3120" w:author="Hughes, Anna E" w:date="2023-08-09T15:29:00Z">
            <w:rPr>
              <w:spacing w:val="-2"/>
            </w:rPr>
          </w:rPrChange>
        </w:rPr>
        <w:t xml:space="preserve"> </w:t>
      </w:r>
      <w:r>
        <w:rPr>
          <w:spacing w:val="-4"/>
          <w:rPrChange w:id="3121" w:author="Hughes, Anna E" w:date="2023-08-09T15:29:00Z">
            <w:rPr>
              <w:w w:val="90"/>
            </w:rPr>
          </w:rPrChange>
        </w:rPr>
        <w:t>in</w:t>
      </w:r>
      <w:r>
        <w:rPr>
          <w:spacing w:val="3"/>
          <w:rPrChange w:id="3122" w:author="Hughes, Anna E" w:date="2023-08-09T15:29:00Z">
            <w:rPr>
              <w:spacing w:val="-1"/>
            </w:rPr>
          </w:rPrChange>
        </w:rPr>
        <w:t xml:space="preserve"> </w:t>
      </w:r>
      <w:r>
        <w:rPr>
          <w:spacing w:val="-4"/>
          <w:rPrChange w:id="3123" w:author="Hughes, Anna E" w:date="2023-08-09T15:29:00Z">
            <w:rPr>
              <w:w w:val="90"/>
            </w:rPr>
          </w:rPrChange>
        </w:rPr>
        <w:t>our</w:t>
      </w:r>
      <w:r>
        <w:rPr>
          <w:spacing w:val="2"/>
          <w:rPrChange w:id="3124" w:author="Hughes, Anna E" w:date="2023-08-09T15:29:00Z">
            <w:rPr>
              <w:spacing w:val="-1"/>
            </w:rPr>
          </w:rPrChange>
        </w:rPr>
        <w:t xml:space="preserve"> </w:t>
      </w:r>
      <w:r>
        <w:rPr>
          <w:spacing w:val="-4"/>
          <w:rPrChange w:id="3125" w:author="Hughes, Anna E" w:date="2023-08-09T15:29:00Z">
            <w:rPr>
              <w:w w:val="90"/>
            </w:rPr>
          </w:rPrChange>
        </w:rPr>
        <w:t>memory</w:t>
      </w:r>
      <w:r>
        <w:rPr>
          <w:spacing w:val="2"/>
          <w:rPrChange w:id="3126" w:author="Hughes, Anna E" w:date="2023-08-09T15:29:00Z">
            <w:rPr>
              <w:spacing w:val="-2"/>
            </w:rPr>
          </w:rPrChange>
        </w:rPr>
        <w:t xml:space="preserve"> </w:t>
      </w:r>
      <w:del w:id="3127" w:author="Hughes, Anna E" w:date="2023-08-09T15:29:00Z">
        <w:r w:rsidR="00791F47">
          <w:fldChar w:fldCharType="begin"/>
        </w:r>
        <w:r w:rsidR="00791F47">
          <w:delInstrText xml:space="preserve"> HYPERLINK \l "_bookmark35" </w:delInstrText>
        </w:r>
        <w:r w:rsidR="00791F47">
          <w:fldChar w:fldCharType="separate"/>
        </w:r>
        <w:r w:rsidR="001644E6">
          <w:rPr>
            <w:w w:val="90"/>
          </w:rPr>
          <w:delText>(Duncan</w:delText>
        </w:r>
        <w:r w:rsidR="001644E6">
          <w:rPr>
            <w:spacing w:val="-2"/>
          </w:rPr>
          <w:delText xml:space="preserve"> </w:delText>
        </w:r>
        <w:r w:rsidR="001644E6">
          <w:rPr>
            <w:w w:val="90"/>
          </w:rPr>
          <w:delText>and</w:delText>
        </w:r>
        <w:r w:rsidR="001644E6">
          <w:delText xml:space="preserve"> </w:delText>
        </w:r>
        <w:r w:rsidR="001644E6">
          <w:rPr>
            <w:w w:val="90"/>
          </w:rPr>
          <w:delText>Humphreys,</w:delText>
        </w:r>
        <w:r w:rsidR="00791F47">
          <w:rPr>
            <w:w w:val="90"/>
          </w:rPr>
          <w:fldChar w:fldCharType="end"/>
        </w:r>
      </w:del>
      <w:ins w:id="3128" w:author="Hughes, Anna E" w:date="2023-08-09T15:29:00Z">
        <w:r w:rsidR="00791F47">
          <w:fldChar w:fldCharType="begin"/>
        </w:r>
        <w:r w:rsidR="00791F47">
          <w:instrText xml:space="preserve"> HYPERLINK \l "_bookmark36" </w:instrText>
        </w:r>
        <w:r w:rsidR="00791F47">
          <w:fldChar w:fldCharType="separate"/>
        </w:r>
        <w:r>
          <w:rPr>
            <w:spacing w:val="-4"/>
          </w:rPr>
          <w:t>(Duncan</w:t>
        </w:r>
        <w:r>
          <w:rPr>
            <w:spacing w:val="3"/>
          </w:rPr>
          <w:t xml:space="preserve"> </w:t>
        </w:r>
        <w:r>
          <w:rPr>
            <w:spacing w:val="-4"/>
          </w:rPr>
          <w:t>and</w:t>
        </w:r>
        <w:r>
          <w:rPr>
            <w:spacing w:val="2"/>
          </w:rPr>
          <w:t xml:space="preserve"> </w:t>
        </w:r>
        <w:r>
          <w:rPr>
            <w:spacing w:val="-4"/>
          </w:rPr>
          <w:t>Humphreys,</w:t>
        </w:r>
        <w:r w:rsidR="00791F47">
          <w:rPr>
            <w:spacing w:val="-4"/>
          </w:rPr>
          <w:fldChar w:fldCharType="end"/>
        </w:r>
      </w:ins>
      <w:r>
        <w:rPr>
          <w:spacing w:val="2"/>
          <w:rPrChange w:id="3129" w:author="Hughes, Anna E" w:date="2023-08-09T15:29:00Z">
            <w:rPr>
              <w:spacing w:val="-1"/>
            </w:rPr>
          </w:rPrChange>
        </w:rPr>
        <w:t xml:space="preserve"> </w:t>
      </w:r>
      <w:del w:id="3130" w:author="Hughes, Anna E" w:date="2023-08-09T15:29:00Z">
        <w:r w:rsidR="00791F47">
          <w:fldChar w:fldCharType="begin"/>
        </w:r>
        <w:r w:rsidR="00791F47">
          <w:delInstrText xml:space="preserve"> HYPERLINK \l "_bookmark35" </w:delInstrText>
        </w:r>
        <w:r w:rsidR="00791F47">
          <w:fldChar w:fldCharType="separate"/>
        </w:r>
        <w:r w:rsidR="001644E6">
          <w:rPr>
            <w:w w:val="90"/>
          </w:rPr>
          <w:delText>1989),</w:delText>
        </w:r>
        <w:r w:rsidR="00791F47">
          <w:rPr>
            <w:w w:val="90"/>
          </w:rPr>
          <w:fldChar w:fldCharType="end"/>
        </w:r>
      </w:del>
      <w:ins w:id="3131" w:author="Hughes, Anna E" w:date="2023-08-09T15:29:00Z">
        <w:r w:rsidR="00791F47">
          <w:fldChar w:fldCharType="begin"/>
        </w:r>
        <w:r w:rsidR="00791F47">
          <w:instrText xml:space="preserve"> HYPERLINK \l "_bookmark36" </w:instrText>
        </w:r>
        <w:r w:rsidR="00791F47">
          <w:fldChar w:fldCharType="separate"/>
        </w:r>
        <w:r>
          <w:rPr>
            <w:spacing w:val="-4"/>
          </w:rPr>
          <w:t>1989),</w:t>
        </w:r>
        <w:r w:rsidR="00791F47">
          <w:rPr>
            <w:spacing w:val="-4"/>
          </w:rPr>
          <w:fldChar w:fldCharType="end"/>
        </w:r>
      </w:ins>
      <w:r>
        <w:rPr>
          <w:spacing w:val="7"/>
          <w:rPrChange w:id="3132" w:author="Hughes, Anna E" w:date="2023-08-09T15:29:00Z">
            <w:rPr>
              <w:spacing w:val="2"/>
            </w:rPr>
          </w:rPrChange>
        </w:rPr>
        <w:t xml:space="preserve"> </w:t>
      </w:r>
      <w:r>
        <w:rPr>
          <w:spacing w:val="-4"/>
          <w:rPrChange w:id="3133" w:author="Hughes, Anna E" w:date="2023-08-09T15:29:00Z">
            <w:rPr>
              <w:w w:val="90"/>
            </w:rPr>
          </w:rPrChange>
        </w:rPr>
        <w:t>and</w:t>
      </w:r>
      <w:r>
        <w:rPr>
          <w:spacing w:val="2"/>
          <w:rPrChange w:id="3134" w:author="Hughes, Anna E" w:date="2023-08-09T15:29:00Z">
            <w:rPr>
              <w:spacing w:val="-2"/>
            </w:rPr>
          </w:rPrChange>
        </w:rPr>
        <w:t xml:space="preserve"> </w:t>
      </w:r>
      <w:r>
        <w:rPr>
          <w:spacing w:val="-4"/>
          <w:rPrChange w:id="3135" w:author="Hughes, Anna E" w:date="2023-08-09T15:29:00Z">
            <w:rPr>
              <w:w w:val="90"/>
            </w:rPr>
          </w:rPrChange>
        </w:rPr>
        <w:t>thus</w:t>
      </w:r>
      <w:r>
        <w:rPr>
          <w:spacing w:val="3"/>
          <w:rPrChange w:id="3136" w:author="Hughes, Anna E" w:date="2023-08-09T15:29:00Z">
            <w:rPr>
              <w:spacing w:val="-2"/>
            </w:rPr>
          </w:rPrChange>
        </w:rPr>
        <w:t xml:space="preserve"> </w:t>
      </w:r>
      <w:r>
        <w:rPr>
          <w:spacing w:val="-4"/>
          <w:rPrChange w:id="3137" w:author="Hughes, Anna E" w:date="2023-08-09T15:29:00Z">
            <w:rPr>
              <w:w w:val="90"/>
            </w:rPr>
          </w:rPrChange>
        </w:rPr>
        <w:t>we</w:t>
      </w:r>
      <w:r>
        <w:rPr>
          <w:spacing w:val="2"/>
          <w:rPrChange w:id="3138" w:author="Hughes, Anna E" w:date="2023-08-09T15:29:00Z">
            <w:rPr/>
          </w:rPrChange>
        </w:rPr>
        <w:t xml:space="preserve"> </w:t>
      </w:r>
      <w:r>
        <w:rPr>
          <w:spacing w:val="-4"/>
          <w:rPrChange w:id="3139" w:author="Hughes, Anna E" w:date="2023-08-09T15:29:00Z">
            <w:rPr>
              <w:w w:val="90"/>
            </w:rPr>
          </w:rPrChange>
        </w:rPr>
        <w:t>ensured</w:t>
      </w:r>
    </w:p>
    <w:p w14:paraId="38D12487" w14:textId="77777777" w:rsidR="00087420" w:rsidRDefault="001E0CFE">
      <w:pPr>
        <w:pStyle w:val="BodyText"/>
        <w:spacing w:before="238"/>
        <w:rPr>
          <w:del w:id="3140" w:author="Hughes, Anna E" w:date="2023-08-09T15:29:00Z"/>
        </w:rPr>
      </w:pPr>
      <w:ins w:id="3141" w:author="Hughes, Anna E" w:date="2023-08-09T15:29:00Z">
        <w:r>
          <w:rPr>
            <w:rFonts w:ascii="Trebuchet MS"/>
            <w:spacing w:val="-6"/>
            <w:sz w:val="12"/>
          </w:rPr>
          <w:t>702</w:t>
        </w:r>
        <w:r>
          <w:rPr>
            <w:rFonts w:ascii="Trebuchet MS"/>
            <w:spacing w:val="35"/>
            <w:sz w:val="12"/>
          </w:rPr>
          <w:t xml:space="preserve"> </w:t>
        </w:r>
      </w:ins>
      <w:r>
        <w:rPr>
          <w:rFonts w:ascii="Trebuchet MS"/>
          <w:spacing w:val="35"/>
          <w:sz w:val="12"/>
          <w:rPrChange w:id="3142" w:author="Hughes, Anna E" w:date="2023-08-09T15:29:00Z">
            <w:rPr>
              <w:spacing w:val="-2"/>
            </w:rPr>
          </w:rPrChange>
        </w:rPr>
        <w:t xml:space="preserve"> </w:t>
      </w:r>
      <w:r>
        <w:rPr>
          <w:spacing w:val="-6"/>
          <w:rPrChange w:id="3143" w:author="Hughes, Anna E" w:date="2023-08-09T15:29:00Z">
            <w:rPr>
              <w:spacing w:val="-4"/>
              <w:w w:val="90"/>
            </w:rPr>
          </w:rPrChange>
        </w:rPr>
        <w:t>that</w:t>
      </w:r>
    </w:p>
    <w:p w14:paraId="65671361" w14:textId="4A73249C" w:rsidR="00470D98" w:rsidRDefault="001644E6">
      <w:pPr>
        <w:pStyle w:val="BodyText"/>
        <w:spacing w:before="8"/>
        <w:rPr>
          <w:ins w:id="3144" w:author="Hughes, Anna E" w:date="2023-08-09T15:29:00Z"/>
        </w:rPr>
      </w:pPr>
      <w:del w:id="3145" w:author="Hughes, Anna E" w:date="2023-08-09T15:29:00Z">
        <w:r>
          <w:rPr>
            <w:rFonts w:ascii="Trebuchet MS"/>
            <w:spacing w:val="-8"/>
            <w:sz w:val="12"/>
          </w:rPr>
          <w:delText>702</w:delText>
        </w:r>
        <w:r>
          <w:rPr>
            <w:rFonts w:ascii="Trebuchet MS"/>
            <w:spacing w:val="45"/>
            <w:sz w:val="12"/>
          </w:rPr>
          <w:delText xml:space="preserve"> </w:delText>
        </w:r>
      </w:del>
      <w:r w:rsidR="001E0CFE">
        <w:rPr>
          <w:rPrChange w:id="3146" w:author="Hughes, Anna E" w:date="2023-08-09T15:29:00Z">
            <w:rPr>
              <w:rFonts w:ascii="Trebuchet MS"/>
              <w:spacing w:val="45"/>
              <w:sz w:val="12"/>
            </w:rPr>
          </w:rPrChange>
        </w:rPr>
        <w:t xml:space="preserve"> </w:t>
      </w:r>
      <w:r w:rsidR="001E0CFE">
        <w:rPr>
          <w:spacing w:val="-6"/>
          <w:rPrChange w:id="3147" w:author="Hughes, Anna E" w:date="2023-08-09T15:29:00Z">
            <w:rPr>
              <w:spacing w:val="-8"/>
            </w:rPr>
          </w:rPrChange>
        </w:rPr>
        <w:t>the</w:t>
      </w:r>
      <w:r w:rsidR="001E0CFE">
        <w:rPr>
          <w:spacing w:val="-2"/>
          <w:rPrChange w:id="3148" w:author="Hughes, Anna E" w:date="2023-08-09T15:29:00Z">
            <w:rPr>
              <w:spacing w:val="-1"/>
            </w:rPr>
          </w:rPrChange>
        </w:rPr>
        <w:t xml:space="preserve"> </w:t>
      </w:r>
      <w:r w:rsidR="001E0CFE">
        <w:rPr>
          <w:spacing w:val="-6"/>
          <w:rPrChange w:id="3149" w:author="Hughes, Anna E" w:date="2023-08-09T15:29:00Z">
            <w:rPr>
              <w:spacing w:val="-8"/>
            </w:rPr>
          </w:rPrChange>
        </w:rPr>
        <w:t>trials</w:t>
      </w:r>
      <w:r w:rsidR="001E0CFE">
        <w:rPr>
          <w:rPrChange w:id="3150" w:author="Hughes, Anna E" w:date="2023-08-09T15:29:00Z">
            <w:rPr>
              <w:spacing w:val="-1"/>
            </w:rPr>
          </w:rPrChange>
        </w:rPr>
        <w:t xml:space="preserve"> </w:t>
      </w:r>
      <w:r w:rsidR="001E0CFE">
        <w:rPr>
          <w:spacing w:val="-6"/>
          <w:rPrChange w:id="3151" w:author="Hughes, Anna E" w:date="2023-08-09T15:29:00Z">
            <w:rPr>
              <w:spacing w:val="-8"/>
            </w:rPr>
          </w:rPrChange>
        </w:rPr>
        <w:t>where</w:t>
      </w:r>
      <w:r w:rsidR="001E0CFE">
        <w:rPr>
          <w:spacing w:val="-2"/>
          <w:rPrChange w:id="3152" w:author="Hughes, Anna E" w:date="2023-08-09T15:29:00Z">
            <w:rPr>
              <w:spacing w:val="-1"/>
            </w:rPr>
          </w:rPrChange>
        </w:rPr>
        <w:t xml:space="preserve"> </w:t>
      </w:r>
      <w:r w:rsidR="001E0CFE">
        <w:rPr>
          <w:spacing w:val="-6"/>
          <w:rPrChange w:id="3153" w:author="Hughes, Anna E" w:date="2023-08-09T15:29:00Z">
            <w:rPr>
              <w:spacing w:val="-8"/>
            </w:rPr>
          </w:rPrChange>
        </w:rPr>
        <w:t>the</w:t>
      </w:r>
      <w:r w:rsidR="001E0CFE">
        <w:rPr>
          <w:spacing w:val="-1"/>
        </w:rPr>
        <w:t xml:space="preserve"> </w:t>
      </w:r>
      <w:r w:rsidR="001E0CFE">
        <w:rPr>
          <w:spacing w:val="-6"/>
          <w:rPrChange w:id="3154" w:author="Hughes, Anna E" w:date="2023-08-09T15:29:00Z">
            <w:rPr>
              <w:spacing w:val="-8"/>
            </w:rPr>
          </w:rPrChange>
        </w:rPr>
        <w:t>target</w:t>
      </w:r>
      <w:r w:rsidR="001E0CFE">
        <w:rPr>
          <w:spacing w:val="-1"/>
          <w:rPrChange w:id="3155" w:author="Hughes, Anna E" w:date="2023-08-09T15:29:00Z">
            <w:rPr>
              <w:spacing w:val="-2"/>
            </w:rPr>
          </w:rPrChange>
        </w:rPr>
        <w:t xml:space="preserve"> </w:t>
      </w:r>
      <w:r w:rsidR="001E0CFE">
        <w:rPr>
          <w:spacing w:val="-6"/>
          <w:rPrChange w:id="3156" w:author="Hughes, Anna E" w:date="2023-08-09T15:29:00Z">
            <w:rPr>
              <w:spacing w:val="-8"/>
            </w:rPr>
          </w:rPrChange>
        </w:rPr>
        <w:t>was</w:t>
      </w:r>
      <w:r w:rsidR="001E0CFE">
        <w:rPr>
          <w:spacing w:val="-2"/>
          <w:rPrChange w:id="3157" w:author="Hughes, Anna E" w:date="2023-08-09T15:29:00Z">
            <w:rPr>
              <w:spacing w:val="-1"/>
            </w:rPr>
          </w:rPrChange>
        </w:rPr>
        <w:t xml:space="preserve"> </w:t>
      </w:r>
      <w:r w:rsidR="001E0CFE">
        <w:rPr>
          <w:spacing w:val="-6"/>
          <w:rPrChange w:id="3158" w:author="Hughes, Anna E" w:date="2023-08-09T15:29:00Z">
            <w:rPr>
              <w:spacing w:val="-8"/>
            </w:rPr>
          </w:rPrChange>
        </w:rPr>
        <w:t>the</w:t>
      </w:r>
      <w:r w:rsidR="001E0CFE">
        <w:rPr>
          <w:spacing w:val="-1"/>
        </w:rPr>
        <w:t xml:space="preserve"> </w:t>
      </w:r>
      <w:r w:rsidR="001E0CFE">
        <w:rPr>
          <w:spacing w:val="-6"/>
          <w:rPrChange w:id="3159" w:author="Hughes, Anna E" w:date="2023-08-09T15:29:00Z">
            <w:rPr>
              <w:spacing w:val="-8"/>
            </w:rPr>
          </w:rPrChange>
        </w:rPr>
        <w:t>white</w:t>
      </w:r>
      <w:r w:rsidR="001E0CFE">
        <w:rPr>
          <w:spacing w:val="-1"/>
        </w:rPr>
        <w:t xml:space="preserve"> </w:t>
      </w:r>
      <w:r w:rsidR="001E0CFE">
        <w:rPr>
          <w:spacing w:val="-6"/>
          <w:rPrChange w:id="3160" w:author="Hughes, Anna E" w:date="2023-08-09T15:29:00Z">
            <w:rPr>
              <w:spacing w:val="-8"/>
            </w:rPr>
          </w:rPrChange>
        </w:rPr>
        <w:t>semicircle</w:t>
      </w:r>
      <w:r w:rsidR="001E0CFE">
        <w:rPr>
          <w:spacing w:val="-1"/>
        </w:rPr>
        <w:t xml:space="preserve"> </w:t>
      </w:r>
      <w:r w:rsidR="001E0CFE">
        <w:rPr>
          <w:spacing w:val="-6"/>
          <w:rPrChange w:id="3161" w:author="Hughes, Anna E" w:date="2023-08-09T15:29:00Z">
            <w:rPr>
              <w:spacing w:val="-8"/>
            </w:rPr>
          </w:rPrChange>
        </w:rPr>
        <w:t>were</w:t>
      </w:r>
      <w:r w:rsidR="001E0CFE">
        <w:rPr>
          <w:spacing w:val="-2"/>
          <w:rPrChange w:id="3162" w:author="Hughes, Anna E" w:date="2023-08-09T15:29:00Z">
            <w:rPr>
              <w:spacing w:val="-1"/>
            </w:rPr>
          </w:rPrChange>
        </w:rPr>
        <w:t xml:space="preserve"> </w:t>
      </w:r>
      <w:r w:rsidR="001E0CFE">
        <w:rPr>
          <w:spacing w:val="-6"/>
          <w:rPrChange w:id="3163" w:author="Hughes, Anna E" w:date="2023-08-09T15:29:00Z">
            <w:rPr>
              <w:spacing w:val="-8"/>
            </w:rPr>
          </w:rPrChange>
        </w:rPr>
        <w:t>blocked</w:t>
      </w:r>
      <w:r w:rsidR="001E0CFE">
        <w:rPr>
          <w:spacing w:val="-1"/>
          <w:rPrChange w:id="3164" w:author="Hughes, Anna E" w:date="2023-08-09T15:29:00Z">
            <w:rPr>
              <w:spacing w:val="-2"/>
            </w:rPr>
          </w:rPrChange>
        </w:rPr>
        <w:t xml:space="preserve"> </w:t>
      </w:r>
      <w:r w:rsidR="001E0CFE">
        <w:rPr>
          <w:spacing w:val="-6"/>
          <w:rPrChange w:id="3165" w:author="Hughes, Anna E" w:date="2023-08-09T15:29:00Z">
            <w:rPr>
              <w:spacing w:val="-8"/>
            </w:rPr>
          </w:rPrChange>
        </w:rPr>
        <w:t>separately</w:t>
      </w:r>
    </w:p>
    <w:p w14:paraId="3E505F25" w14:textId="77777777" w:rsidR="00087420" w:rsidRDefault="001E0CFE">
      <w:pPr>
        <w:pStyle w:val="BodyText"/>
        <w:rPr>
          <w:del w:id="3166" w:author="Hughes, Anna E" w:date="2023-08-09T15:29:00Z"/>
        </w:rPr>
      </w:pPr>
      <w:ins w:id="3167" w:author="Hughes, Anna E" w:date="2023-08-09T15:29:00Z">
        <w:r>
          <w:rPr>
            <w:rFonts w:ascii="Trebuchet MS"/>
            <w:spacing w:val="-6"/>
            <w:sz w:val="12"/>
          </w:rPr>
          <w:t>703</w:t>
        </w:r>
        <w:r>
          <w:rPr>
            <w:rFonts w:ascii="Trebuchet MS"/>
            <w:spacing w:val="40"/>
            <w:sz w:val="12"/>
          </w:rPr>
          <w:t xml:space="preserve"> </w:t>
        </w:r>
      </w:ins>
      <w:r>
        <w:rPr>
          <w:rFonts w:ascii="Trebuchet MS"/>
          <w:spacing w:val="40"/>
          <w:sz w:val="12"/>
          <w:rPrChange w:id="3168" w:author="Hughes, Anna E" w:date="2023-08-09T15:29:00Z">
            <w:rPr>
              <w:spacing w:val="-1"/>
            </w:rPr>
          </w:rPrChange>
        </w:rPr>
        <w:t xml:space="preserve"> </w:t>
      </w:r>
      <w:r>
        <w:rPr>
          <w:spacing w:val="-6"/>
          <w:rPrChange w:id="3169" w:author="Hughes, Anna E" w:date="2023-08-09T15:29:00Z">
            <w:rPr>
              <w:spacing w:val="-8"/>
            </w:rPr>
          </w:rPrChange>
        </w:rPr>
        <w:t>from</w:t>
      </w:r>
    </w:p>
    <w:p w14:paraId="3E5F6A26" w14:textId="50A5BC75" w:rsidR="00470D98" w:rsidRDefault="001644E6">
      <w:pPr>
        <w:pStyle w:val="BodyText"/>
        <w:pPrChange w:id="3170" w:author="Hughes, Anna E" w:date="2023-08-09T15:29:00Z">
          <w:pPr>
            <w:pStyle w:val="BodyText"/>
            <w:spacing w:before="8"/>
          </w:pPr>
        </w:pPrChange>
      </w:pPr>
      <w:del w:id="3171" w:author="Hughes, Anna E" w:date="2023-08-09T15:29:00Z">
        <w:r>
          <w:rPr>
            <w:rFonts w:ascii="Trebuchet MS"/>
            <w:spacing w:val="-6"/>
            <w:sz w:val="12"/>
          </w:rPr>
          <w:delText>703</w:delText>
        </w:r>
        <w:r>
          <w:rPr>
            <w:rFonts w:ascii="Trebuchet MS"/>
            <w:spacing w:val="40"/>
            <w:sz w:val="12"/>
          </w:rPr>
          <w:delText xml:space="preserve"> </w:delText>
        </w:r>
      </w:del>
      <w:r w:rsidR="001E0CFE">
        <w:rPr>
          <w:spacing w:val="-5"/>
          <w:rPrChange w:id="3172" w:author="Hughes, Anna E" w:date="2023-08-09T15:29:00Z">
            <w:rPr>
              <w:rFonts w:ascii="Trebuchet MS"/>
              <w:spacing w:val="40"/>
              <w:sz w:val="12"/>
            </w:rPr>
          </w:rPrChange>
        </w:rPr>
        <w:t xml:space="preserve"> </w:t>
      </w:r>
      <w:r w:rsidR="001E0CFE">
        <w:rPr>
          <w:spacing w:val="-6"/>
        </w:rPr>
        <w:t>the</w:t>
      </w:r>
      <w:r w:rsidR="001E0CFE">
        <w:rPr>
          <w:spacing w:val="-6"/>
          <w:rPrChange w:id="3173" w:author="Hughes, Anna E" w:date="2023-08-09T15:29:00Z">
            <w:rPr>
              <w:spacing w:val="-3"/>
            </w:rPr>
          </w:rPrChange>
        </w:rPr>
        <w:t xml:space="preserve"> </w:t>
      </w:r>
      <w:r w:rsidR="001E0CFE">
        <w:rPr>
          <w:spacing w:val="-6"/>
        </w:rPr>
        <w:t>trials</w:t>
      </w:r>
      <w:r w:rsidR="001E0CFE">
        <w:rPr>
          <w:spacing w:val="-5"/>
          <w:rPrChange w:id="3174" w:author="Hughes, Anna E" w:date="2023-08-09T15:29:00Z">
            <w:rPr>
              <w:spacing w:val="-3"/>
            </w:rPr>
          </w:rPrChange>
        </w:rPr>
        <w:t xml:space="preserve"> </w:t>
      </w:r>
      <w:r w:rsidR="001E0CFE">
        <w:rPr>
          <w:spacing w:val="-6"/>
        </w:rPr>
        <w:t>where</w:t>
      </w:r>
      <w:r w:rsidR="001E0CFE">
        <w:rPr>
          <w:spacing w:val="-6"/>
          <w:rPrChange w:id="3175" w:author="Hughes, Anna E" w:date="2023-08-09T15:29:00Z">
            <w:rPr>
              <w:spacing w:val="-3"/>
            </w:rPr>
          </w:rPrChange>
        </w:rPr>
        <w:t xml:space="preserve"> </w:t>
      </w:r>
      <w:r w:rsidR="001E0CFE">
        <w:rPr>
          <w:spacing w:val="-6"/>
        </w:rPr>
        <w:t>the</w:t>
      </w:r>
      <w:r w:rsidR="001E0CFE">
        <w:rPr>
          <w:spacing w:val="-6"/>
          <w:rPrChange w:id="3176" w:author="Hughes, Anna E" w:date="2023-08-09T15:29:00Z">
            <w:rPr>
              <w:spacing w:val="-4"/>
            </w:rPr>
          </w:rPrChange>
        </w:rPr>
        <w:t xml:space="preserve"> </w:t>
      </w:r>
      <w:r w:rsidR="001E0CFE">
        <w:rPr>
          <w:spacing w:val="-6"/>
        </w:rPr>
        <w:t>target</w:t>
      </w:r>
      <w:r w:rsidR="001E0CFE">
        <w:rPr>
          <w:spacing w:val="-6"/>
          <w:rPrChange w:id="3177" w:author="Hughes, Anna E" w:date="2023-08-09T15:29:00Z">
            <w:rPr>
              <w:spacing w:val="-3"/>
            </w:rPr>
          </w:rPrChange>
        </w:rPr>
        <w:t xml:space="preserve"> </w:t>
      </w:r>
      <w:r w:rsidR="001E0CFE">
        <w:rPr>
          <w:spacing w:val="-6"/>
        </w:rPr>
        <w:t>was</w:t>
      </w:r>
      <w:r w:rsidR="001E0CFE">
        <w:rPr>
          <w:spacing w:val="-5"/>
          <w:rPrChange w:id="3178" w:author="Hughes, Anna E" w:date="2023-08-09T15:29:00Z">
            <w:rPr>
              <w:spacing w:val="-3"/>
            </w:rPr>
          </w:rPrChange>
        </w:rPr>
        <w:t xml:space="preserve"> </w:t>
      </w:r>
      <w:r w:rsidR="001E0CFE">
        <w:rPr>
          <w:spacing w:val="-6"/>
        </w:rPr>
        <w:t>the</w:t>
      </w:r>
      <w:r w:rsidR="001E0CFE">
        <w:rPr>
          <w:spacing w:val="-6"/>
          <w:rPrChange w:id="3179" w:author="Hughes, Anna E" w:date="2023-08-09T15:29:00Z">
            <w:rPr>
              <w:spacing w:val="-4"/>
            </w:rPr>
          </w:rPrChange>
        </w:rPr>
        <w:t xml:space="preserve"> </w:t>
      </w:r>
      <w:r w:rsidR="001E0CFE">
        <w:rPr>
          <w:spacing w:val="-6"/>
        </w:rPr>
        <w:t>red</w:t>
      </w:r>
      <w:r w:rsidR="001E0CFE">
        <w:rPr>
          <w:spacing w:val="-5"/>
          <w:rPrChange w:id="3180" w:author="Hughes, Anna E" w:date="2023-08-09T15:29:00Z">
            <w:rPr>
              <w:spacing w:val="-3"/>
            </w:rPr>
          </w:rPrChange>
        </w:rPr>
        <w:t xml:space="preserve"> </w:t>
      </w:r>
      <w:r w:rsidR="001E0CFE">
        <w:rPr>
          <w:spacing w:val="-6"/>
        </w:rPr>
        <w:t>semicircle,</w:t>
      </w:r>
      <w:r w:rsidR="001E0CFE">
        <w:rPr>
          <w:spacing w:val="-5"/>
          <w:rPrChange w:id="3181" w:author="Hughes, Anna E" w:date="2023-08-09T15:29:00Z">
            <w:rPr>
              <w:spacing w:val="-3"/>
            </w:rPr>
          </w:rPrChange>
        </w:rPr>
        <w:t xml:space="preserve"> </w:t>
      </w:r>
      <w:r w:rsidR="001E0CFE">
        <w:rPr>
          <w:spacing w:val="-6"/>
        </w:rPr>
        <w:t>to</w:t>
      </w:r>
      <w:r w:rsidR="001E0CFE">
        <w:rPr>
          <w:spacing w:val="-5"/>
          <w:rPrChange w:id="3182" w:author="Hughes, Anna E" w:date="2023-08-09T15:29:00Z">
            <w:rPr>
              <w:spacing w:val="-3"/>
            </w:rPr>
          </w:rPrChange>
        </w:rPr>
        <w:t xml:space="preserve"> </w:t>
      </w:r>
      <w:r w:rsidR="001E0CFE">
        <w:rPr>
          <w:spacing w:val="-6"/>
        </w:rPr>
        <w:t>try</w:t>
      </w:r>
      <w:r w:rsidR="001E0CFE">
        <w:rPr>
          <w:spacing w:val="-6"/>
          <w:rPrChange w:id="3183" w:author="Hughes, Anna E" w:date="2023-08-09T15:29:00Z">
            <w:rPr>
              <w:spacing w:val="-4"/>
            </w:rPr>
          </w:rPrChange>
        </w:rPr>
        <w:t xml:space="preserve"> </w:t>
      </w:r>
      <w:r w:rsidR="001E0CFE">
        <w:rPr>
          <w:spacing w:val="-6"/>
        </w:rPr>
        <w:t>to</w:t>
      </w:r>
      <w:r w:rsidR="001E0CFE">
        <w:rPr>
          <w:spacing w:val="-5"/>
          <w:rPrChange w:id="3184" w:author="Hughes, Anna E" w:date="2023-08-09T15:29:00Z">
            <w:rPr>
              <w:spacing w:val="-3"/>
            </w:rPr>
          </w:rPrChange>
        </w:rPr>
        <w:t xml:space="preserve"> </w:t>
      </w:r>
      <w:r w:rsidR="001E0CFE">
        <w:rPr>
          <w:spacing w:val="-6"/>
        </w:rPr>
        <w:t>avoid</w:t>
      </w:r>
      <w:r w:rsidR="001E0CFE">
        <w:rPr>
          <w:spacing w:val="-6"/>
          <w:rPrChange w:id="3185" w:author="Hughes, Anna E" w:date="2023-08-09T15:29:00Z">
            <w:rPr>
              <w:spacing w:val="-3"/>
            </w:rPr>
          </w:rPrChange>
        </w:rPr>
        <w:t xml:space="preserve"> </w:t>
      </w:r>
      <w:r w:rsidR="001E0CFE">
        <w:rPr>
          <w:spacing w:val="-6"/>
        </w:rPr>
        <w:t>conflict</w:t>
      </w:r>
      <w:r w:rsidR="001E0CFE">
        <w:rPr>
          <w:spacing w:val="-6"/>
          <w:rPrChange w:id="3186" w:author="Hughes, Anna E" w:date="2023-08-09T15:29:00Z">
            <w:rPr>
              <w:spacing w:val="-4"/>
            </w:rPr>
          </w:rPrChange>
        </w:rPr>
        <w:t xml:space="preserve"> </w:t>
      </w:r>
      <w:del w:id="3187" w:author="Hughes, Anna E" w:date="2023-08-09T15:29:00Z">
        <w:r>
          <w:rPr>
            <w:spacing w:val="-6"/>
          </w:rPr>
          <w:delText>between</w:delText>
        </w:r>
      </w:del>
      <w:ins w:id="3188" w:author="Hughes, Anna E" w:date="2023-08-09T15:29:00Z">
        <w:r w:rsidR="001E0CFE">
          <w:rPr>
            <w:spacing w:val="-6"/>
          </w:rPr>
          <w:t>be-</w:t>
        </w:r>
      </w:ins>
    </w:p>
    <w:p w14:paraId="013BA92D" w14:textId="77777777" w:rsidR="00087420" w:rsidRDefault="001E0CFE">
      <w:pPr>
        <w:pStyle w:val="BodyText"/>
        <w:rPr>
          <w:del w:id="3189" w:author="Hughes, Anna E" w:date="2023-08-09T15:29:00Z"/>
        </w:rPr>
      </w:pPr>
      <w:r>
        <w:rPr>
          <w:rFonts w:ascii="Trebuchet MS"/>
          <w:spacing w:val="-6"/>
          <w:sz w:val="12"/>
          <w:rPrChange w:id="3190" w:author="Hughes, Anna E" w:date="2023-08-09T15:29:00Z">
            <w:rPr>
              <w:rFonts w:ascii="Trebuchet MS"/>
              <w:spacing w:val="-8"/>
              <w:sz w:val="12"/>
            </w:rPr>
          </w:rPrChange>
        </w:rPr>
        <w:t>704</w:t>
      </w:r>
      <w:r>
        <w:rPr>
          <w:rFonts w:ascii="Trebuchet MS"/>
          <w:spacing w:val="37"/>
          <w:sz w:val="12"/>
          <w:rPrChange w:id="3191" w:author="Hughes, Anna E" w:date="2023-08-09T15:29:00Z">
            <w:rPr>
              <w:rFonts w:ascii="Trebuchet MS"/>
              <w:spacing w:val="46"/>
              <w:sz w:val="12"/>
            </w:rPr>
          </w:rPrChange>
        </w:rPr>
        <w:t xml:space="preserve">  </w:t>
      </w:r>
      <w:ins w:id="3192" w:author="Hughes, Anna E" w:date="2023-08-09T15:29:00Z">
        <w:r>
          <w:rPr>
            <w:spacing w:val="-6"/>
          </w:rPr>
          <w:t>tween</w:t>
        </w:r>
        <w:r>
          <w:rPr>
            <w:spacing w:val="4"/>
          </w:rPr>
          <w:t xml:space="preserve"> </w:t>
        </w:r>
      </w:ins>
      <w:r>
        <w:rPr>
          <w:spacing w:val="-6"/>
          <w:rPrChange w:id="3193" w:author="Hughes, Anna E" w:date="2023-08-09T15:29:00Z">
            <w:rPr>
              <w:spacing w:val="-8"/>
            </w:rPr>
          </w:rPrChange>
        </w:rPr>
        <w:t>maintaining</w:t>
      </w:r>
      <w:r>
        <w:rPr>
          <w:spacing w:val="3"/>
        </w:rPr>
        <w:t xml:space="preserve"> </w:t>
      </w:r>
      <w:r>
        <w:rPr>
          <w:spacing w:val="-6"/>
          <w:rPrChange w:id="3194" w:author="Hughes, Anna E" w:date="2023-08-09T15:29:00Z">
            <w:rPr>
              <w:spacing w:val="-8"/>
            </w:rPr>
          </w:rPrChange>
        </w:rPr>
        <w:t>multiple</w:t>
      </w:r>
      <w:r>
        <w:rPr>
          <w:spacing w:val="3"/>
          <w:rPrChange w:id="3195" w:author="Hughes, Anna E" w:date="2023-08-09T15:29:00Z">
            <w:rPr>
              <w:spacing w:val="1"/>
            </w:rPr>
          </w:rPrChange>
        </w:rPr>
        <w:t xml:space="preserve"> </w:t>
      </w:r>
      <w:r>
        <w:rPr>
          <w:spacing w:val="-6"/>
          <w:rPrChange w:id="3196" w:author="Hughes, Anna E" w:date="2023-08-09T15:29:00Z">
            <w:rPr>
              <w:spacing w:val="-8"/>
            </w:rPr>
          </w:rPrChange>
        </w:rPr>
        <w:t>target</w:t>
      </w:r>
      <w:r>
        <w:rPr>
          <w:spacing w:val="4"/>
          <w:rPrChange w:id="3197" w:author="Hughes, Anna E" w:date="2023-08-09T15:29:00Z">
            <w:rPr>
              <w:spacing w:val="2"/>
            </w:rPr>
          </w:rPrChange>
        </w:rPr>
        <w:t xml:space="preserve"> </w:t>
      </w:r>
      <w:r>
        <w:rPr>
          <w:spacing w:val="-6"/>
          <w:rPrChange w:id="3198" w:author="Hughes, Anna E" w:date="2023-08-09T15:29:00Z">
            <w:rPr>
              <w:spacing w:val="-8"/>
            </w:rPr>
          </w:rPrChange>
        </w:rPr>
        <w:t>templates</w:t>
      </w:r>
      <w:r>
        <w:rPr>
          <w:spacing w:val="3"/>
          <w:rPrChange w:id="3199" w:author="Hughes, Anna E" w:date="2023-08-09T15:29:00Z">
            <w:rPr>
              <w:spacing w:val="1"/>
            </w:rPr>
          </w:rPrChange>
        </w:rPr>
        <w:t xml:space="preserve"> </w:t>
      </w:r>
      <w:r>
        <w:rPr>
          <w:spacing w:val="-6"/>
          <w:rPrChange w:id="3200" w:author="Hughes, Anna E" w:date="2023-08-09T15:29:00Z">
            <w:rPr>
              <w:spacing w:val="-8"/>
            </w:rPr>
          </w:rPrChange>
        </w:rPr>
        <w:t>in</w:t>
      </w:r>
      <w:r>
        <w:rPr>
          <w:spacing w:val="4"/>
          <w:rPrChange w:id="3201" w:author="Hughes, Anna E" w:date="2023-08-09T15:29:00Z">
            <w:rPr>
              <w:spacing w:val="1"/>
            </w:rPr>
          </w:rPrChange>
        </w:rPr>
        <w:t xml:space="preserve"> </w:t>
      </w:r>
      <w:r>
        <w:rPr>
          <w:spacing w:val="-6"/>
          <w:rPrChange w:id="3202" w:author="Hughes, Anna E" w:date="2023-08-09T15:29:00Z">
            <w:rPr>
              <w:spacing w:val="-8"/>
            </w:rPr>
          </w:rPrChange>
        </w:rPr>
        <w:t>memory.</w:t>
      </w:r>
      <w:r>
        <w:rPr>
          <w:spacing w:val="35"/>
          <w:rPrChange w:id="3203" w:author="Hughes, Anna E" w:date="2023-08-09T15:29:00Z">
            <w:rPr>
              <w:spacing w:val="23"/>
            </w:rPr>
          </w:rPrChange>
        </w:rPr>
        <w:t xml:space="preserve"> </w:t>
      </w:r>
      <w:r>
        <w:rPr>
          <w:spacing w:val="-6"/>
          <w:rPrChange w:id="3204" w:author="Hughes, Anna E" w:date="2023-08-09T15:29:00Z">
            <w:rPr>
              <w:spacing w:val="-8"/>
            </w:rPr>
          </w:rPrChange>
        </w:rPr>
        <w:t>However,</w:t>
      </w:r>
      <w:r>
        <w:rPr>
          <w:spacing w:val="7"/>
          <w:rPrChange w:id="3205" w:author="Hughes, Anna E" w:date="2023-08-09T15:29:00Z">
            <w:rPr>
              <w:spacing w:val="3"/>
            </w:rPr>
          </w:rPrChange>
        </w:rPr>
        <w:t xml:space="preserve"> </w:t>
      </w:r>
      <w:del w:id="3206" w:author="Hughes, Anna E" w:date="2023-08-09T15:29:00Z">
        <w:r w:rsidR="001644E6">
          <w:rPr>
            <w:spacing w:val="-8"/>
          </w:rPr>
          <w:delText>the</w:delText>
        </w:r>
        <w:r w:rsidR="001644E6">
          <w:rPr>
            <w:spacing w:val="1"/>
          </w:rPr>
          <w:delText xml:space="preserve"> </w:delText>
        </w:r>
        <w:r w:rsidR="001644E6">
          <w:rPr>
            <w:spacing w:val="-8"/>
          </w:rPr>
          <w:delText>distractors</w:delText>
        </w:r>
        <w:r w:rsidR="001644E6">
          <w:rPr>
            <w:spacing w:val="2"/>
          </w:rPr>
          <w:delText xml:space="preserve"> </w:delText>
        </w:r>
        <w:r w:rsidR="001644E6">
          <w:rPr>
            <w:spacing w:val="-8"/>
          </w:rPr>
          <w:delText>could</w:delText>
        </w:r>
      </w:del>
    </w:p>
    <w:p w14:paraId="68D5E090" w14:textId="77777777" w:rsidR="00087420" w:rsidRDefault="001644E6">
      <w:pPr>
        <w:pStyle w:val="BodyText"/>
        <w:spacing w:before="8"/>
        <w:rPr>
          <w:del w:id="3207" w:author="Hughes, Anna E" w:date="2023-08-09T15:29:00Z"/>
        </w:rPr>
      </w:pPr>
      <w:del w:id="3208" w:author="Hughes, Anna E" w:date="2023-08-09T15:29:00Z">
        <w:r>
          <w:rPr>
            <w:rFonts w:ascii="Trebuchet MS"/>
            <w:spacing w:val="-4"/>
            <w:sz w:val="12"/>
          </w:rPr>
          <w:delText>705</w:delText>
        </w:r>
        <w:r>
          <w:rPr>
            <w:rFonts w:ascii="Trebuchet MS"/>
            <w:spacing w:val="40"/>
            <w:sz w:val="12"/>
          </w:rPr>
          <w:delText xml:space="preserve">  </w:delText>
        </w:r>
        <w:r>
          <w:rPr>
            <w:spacing w:val="-4"/>
          </w:rPr>
          <w:delText>change</w:delText>
        </w:r>
        <w:r>
          <w:rPr>
            <w:spacing w:val="-7"/>
          </w:rPr>
          <w:delText xml:space="preserve"> </w:delText>
        </w:r>
        <w:r>
          <w:rPr>
            <w:spacing w:val="-4"/>
          </w:rPr>
          <w:delText>from</w:delText>
        </w:r>
        <w:r>
          <w:rPr>
            <w:spacing w:val="-7"/>
          </w:rPr>
          <w:delText xml:space="preserve"> </w:delText>
        </w:r>
        <w:r>
          <w:rPr>
            <w:spacing w:val="-4"/>
          </w:rPr>
          <w:delText>trial</w:delText>
        </w:r>
        <w:r>
          <w:rPr>
            <w:spacing w:val="-8"/>
          </w:rPr>
          <w:delText xml:space="preserve"> </w:delText>
        </w:r>
        <w:r>
          <w:rPr>
            <w:spacing w:val="-4"/>
          </w:rPr>
          <w:delText>to</w:delText>
        </w:r>
        <w:r>
          <w:rPr>
            <w:spacing w:val="-7"/>
          </w:rPr>
          <w:delText xml:space="preserve"> </w:delText>
        </w:r>
        <w:r>
          <w:rPr>
            <w:spacing w:val="-4"/>
          </w:rPr>
          <w:delText>trial</w:delText>
        </w:r>
        <w:r>
          <w:rPr>
            <w:spacing w:val="-7"/>
          </w:rPr>
          <w:delText xml:space="preserve"> </w:delText>
        </w:r>
        <w:r>
          <w:rPr>
            <w:spacing w:val="-4"/>
          </w:rPr>
          <w:delText>in</w:delText>
        </w:r>
        <w:r>
          <w:rPr>
            <w:spacing w:val="-8"/>
          </w:rPr>
          <w:delText xml:space="preserve"> </w:delText>
        </w:r>
        <w:r>
          <w:rPr>
            <w:spacing w:val="-4"/>
          </w:rPr>
          <w:delText>all</w:delText>
        </w:r>
        <w:r>
          <w:rPr>
            <w:spacing w:val="-7"/>
          </w:rPr>
          <w:delText xml:space="preserve"> </w:delText>
        </w:r>
        <w:r>
          <w:rPr>
            <w:spacing w:val="-4"/>
          </w:rPr>
          <w:delText>other</w:delText>
        </w:r>
        <w:r>
          <w:rPr>
            <w:spacing w:val="-7"/>
          </w:rPr>
          <w:delText xml:space="preserve"> </w:delText>
        </w:r>
        <w:r>
          <w:rPr>
            <w:spacing w:val="-4"/>
          </w:rPr>
          <w:delText>blocks,</w:delText>
        </w:r>
        <w:r>
          <w:rPr>
            <w:spacing w:val="-8"/>
          </w:rPr>
          <w:delText xml:space="preserve"> </w:delText>
        </w:r>
        <w:r>
          <w:rPr>
            <w:spacing w:val="-4"/>
          </w:rPr>
          <w:delText>unlike</w:delText>
        </w:r>
        <w:r>
          <w:rPr>
            <w:spacing w:val="-7"/>
          </w:rPr>
          <w:delText xml:space="preserve"> </w:delText>
        </w:r>
        <w:r>
          <w:rPr>
            <w:spacing w:val="-4"/>
          </w:rPr>
          <w:delText>in</w:delText>
        </w:r>
        <w:r>
          <w:rPr>
            <w:spacing w:val="-8"/>
          </w:rPr>
          <w:delText xml:space="preserve"> </w:delText>
        </w:r>
        <w:r w:rsidR="00791F47">
          <w:fldChar w:fldCharType="begin"/>
        </w:r>
        <w:r w:rsidR="00791F47">
          <w:delInstrText xml:space="preserve"> HYPERLINK \l "_bookmark29" </w:delInstrText>
        </w:r>
        <w:r w:rsidR="00791F47">
          <w:fldChar w:fldCharType="separate"/>
        </w:r>
        <w:r>
          <w:rPr>
            <w:spacing w:val="-4"/>
          </w:rPr>
          <w:delText>Buetti</w:delText>
        </w:r>
        <w:r>
          <w:rPr>
            <w:spacing w:val="-7"/>
          </w:rPr>
          <w:delText xml:space="preserve"> </w:delText>
        </w:r>
        <w:r>
          <w:rPr>
            <w:spacing w:val="-4"/>
          </w:rPr>
          <w:delText>et</w:delText>
        </w:r>
        <w:r>
          <w:rPr>
            <w:spacing w:val="-7"/>
          </w:rPr>
          <w:delText xml:space="preserve"> </w:delText>
        </w:r>
        <w:r>
          <w:rPr>
            <w:spacing w:val="-4"/>
          </w:rPr>
          <w:delText>al.</w:delText>
        </w:r>
        <w:r w:rsidR="00791F47">
          <w:rPr>
            <w:spacing w:val="-4"/>
          </w:rPr>
          <w:fldChar w:fldCharType="end"/>
        </w:r>
        <w:r>
          <w:rPr>
            <w:spacing w:val="-8"/>
          </w:rPr>
          <w:delText xml:space="preserve"> </w:delText>
        </w:r>
        <w:r w:rsidR="00791F47">
          <w:fldChar w:fldCharType="begin"/>
        </w:r>
        <w:r w:rsidR="00791F47">
          <w:delInstrText xml:space="preserve"> HYPERLINK \l "_bookmark29" </w:delInstrText>
        </w:r>
        <w:r w:rsidR="00791F47">
          <w:fldChar w:fldCharType="separate"/>
        </w:r>
        <w:r>
          <w:rPr>
            <w:spacing w:val="-4"/>
          </w:rPr>
          <w:delText>(2019).</w:delText>
        </w:r>
        <w:r w:rsidR="00791F47">
          <w:rPr>
            <w:spacing w:val="-4"/>
          </w:rPr>
          <w:fldChar w:fldCharType="end"/>
        </w:r>
        <w:r>
          <w:rPr>
            <w:spacing w:val="5"/>
          </w:rPr>
          <w:delText xml:space="preserve"> </w:delText>
        </w:r>
        <w:r>
          <w:rPr>
            <w:spacing w:val="-4"/>
          </w:rPr>
          <w:delText>In</w:delText>
        </w:r>
        <w:r>
          <w:rPr>
            <w:spacing w:val="-8"/>
          </w:rPr>
          <w:delText xml:space="preserve"> </w:delText>
        </w:r>
        <w:r>
          <w:rPr>
            <w:spacing w:val="-4"/>
          </w:rPr>
          <w:delText>their</w:delText>
        </w:r>
      </w:del>
    </w:p>
    <w:p w14:paraId="6D77FB95" w14:textId="7014DD83" w:rsidR="00470D98" w:rsidRDefault="001644E6">
      <w:pPr>
        <w:pStyle w:val="BodyText"/>
        <w:spacing w:before="8"/>
        <w:rPr>
          <w:ins w:id="3209" w:author="Hughes, Anna E" w:date="2023-08-09T15:29:00Z"/>
        </w:rPr>
      </w:pPr>
      <w:del w:id="3210" w:author="Hughes, Anna E" w:date="2023-08-09T15:29:00Z">
        <w:r>
          <w:rPr>
            <w:rFonts w:ascii="Trebuchet MS"/>
            <w:spacing w:val="-6"/>
            <w:sz w:val="12"/>
          </w:rPr>
          <w:delText>706</w:delText>
        </w:r>
        <w:r>
          <w:rPr>
            <w:rFonts w:ascii="Trebuchet MS"/>
            <w:spacing w:val="41"/>
            <w:sz w:val="12"/>
          </w:rPr>
          <w:delText xml:space="preserve">  </w:delText>
        </w:r>
        <w:r>
          <w:rPr>
            <w:spacing w:val="-6"/>
          </w:rPr>
          <w:delText>experiments,</w:delText>
        </w:r>
        <w:r>
          <w:rPr>
            <w:spacing w:val="9"/>
          </w:rPr>
          <w:delText xml:space="preserve"> </w:delText>
        </w:r>
      </w:del>
      <w:r w:rsidR="001E0CFE">
        <w:rPr>
          <w:spacing w:val="-6"/>
        </w:rPr>
        <w:t>it</w:t>
      </w:r>
      <w:r w:rsidR="001E0CFE">
        <w:rPr>
          <w:spacing w:val="3"/>
          <w:rPrChange w:id="3211" w:author="Hughes, Anna E" w:date="2023-08-09T15:29:00Z">
            <w:rPr>
              <w:spacing w:val="4"/>
            </w:rPr>
          </w:rPrChange>
        </w:rPr>
        <w:t xml:space="preserve"> </w:t>
      </w:r>
      <w:r w:rsidR="001E0CFE">
        <w:rPr>
          <w:spacing w:val="-6"/>
        </w:rPr>
        <w:t>is</w:t>
      </w:r>
      <w:r w:rsidR="001E0CFE">
        <w:rPr>
          <w:spacing w:val="4"/>
          <w:rPrChange w:id="3212" w:author="Hughes, Anna E" w:date="2023-08-09T15:29:00Z">
            <w:rPr>
              <w:spacing w:val="5"/>
            </w:rPr>
          </w:rPrChange>
        </w:rPr>
        <w:t xml:space="preserve"> </w:t>
      </w:r>
      <w:r w:rsidR="001E0CFE">
        <w:rPr>
          <w:spacing w:val="-6"/>
        </w:rPr>
        <w:t>possible</w:t>
      </w:r>
    </w:p>
    <w:p w14:paraId="6B82D0CA" w14:textId="77777777" w:rsidR="00087420" w:rsidRDefault="001E0CFE">
      <w:pPr>
        <w:pStyle w:val="BodyText"/>
        <w:spacing w:before="8"/>
        <w:rPr>
          <w:del w:id="3213" w:author="Hughes, Anna E" w:date="2023-08-09T15:29:00Z"/>
        </w:rPr>
      </w:pPr>
      <w:ins w:id="3214" w:author="Hughes, Anna E" w:date="2023-08-09T15:29:00Z">
        <w:r>
          <w:rPr>
            <w:rFonts w:ascii="Trebuchet MS"/>
            <w:w w:val="90"/>
            <w:sz w:val="12"/>
          </w:rPr>
          <w:t>705</w:t>
        </w:r>
        <w:r>
          <w:rPr>
            <w:rFonts w:ascii="Trebuchet MS"/>
            <w:spacing w:val="65"/>
            <w:sz w:val="12"/>
          </w:rPr>
          <w:t xml:space="preserve"> </w:t>
        </w:r>
      </w:ins>
      <w:r>
        <w:rPr>
          <w:rFonts w:ascii="Trebuchet MS"/>
          <w:spacing w:val="65"/>
          <w:sz w:val="12"/>
          <w:rPrChange w:id="3215" w:author="Hughes, Anna E" w:date="2023-08-09T15:29:00Z">
            <w:rPr>
              <w:spacing w:val="6"/>
            </w:rPr>
          </w:rPrChange>
        </w:rPr>
        <w:t xml:space="preserve"> </w:t>
      </w:r>
      <w:r>
        <w:rPr>
          <w:w w:val="90"/>
          <w:rPrChange w:id="3216" w:author="Hughes, Anna E" w:date="2023-08-09T15:29:00Z">
            <w:rPr>
              <w:spacing w:val="-6"/>
            </w:rPr>
          </w:rPrChange>
        </w:rPr>
        <w:t>participants</w:t>
      </w:r>
      <w:r>
        <w:rPr>
          <w:spacing w:val="-5"/>
          <w:rPrChange w:id="3217" w:author="Hughes, Anna E" w:date="2023-08-09T15:29:00Z">
            <w:rPr>
              <w:spacing w:val="5"/>
            </w:rPr>
          </w:rPrChange>
        </w:rPr>
        <w:t xml:space="preserve"> </w:t>
      </w:r>
      <w:r>
        <w:rPr>
          <w:w w:val="90"/>
          <w:rPrChange w:id="3218" w:author="Hughes, Anna E" w:date="2023-08-09T15:29:00Z">
            <w:rPr>
              <w:spacing w:val="-6"/>
            </w:rPr>
          </w:rPrChange>
        </w:rPr>
        <w:t>used</w:t>
      </w:r>
      <w:r>
        <w:rPr>
          <w:spacing w:val="-6"/>
          <w:rPrChange w:id="3219" w:author="Hughes, Anna E" w:date="2023-08-09T15:29:00Z">
            <w:rPr>
              <w:spacing w:val="5"/>
            </w:rPr>
          </w:rPrChange>
        </w:rPr>
        <w:t xml:space="preserve"> </w:t>
      </w:r>
      <w:r>
        <w:rPr>
          <w:w w:val="90"/>
          <w:rPrChange w:id="3220" w:author="Hughes, Anna E" w:date="2023-08-09T15:29:00Z">
            <w:rPr>
              <w:spacing w:val="-6"/>
            </w:rPr>
          </w:rPrChange>
        </w:rPr>
        <w:t>strategies</w:t>
      </w:r>
      <w:r>
        <w:rPr>
          <w:spacing w:val="-5"/>
          <w:rPrChange w:id="3221" w:author="Hughes, Anna E" w:date="2023-08-09T15:29:00Z">
            <w:rPr>
              <w:spacing w:val="5"/>
            </w:rPr>
          </w:rPrChange>
        </w:rPr>
        <w:t xml:space="preserve"> </w:t>
      </w:r>
      <w:r>
        <w:rPr>
          <w:w w:val="90"/>
          <w:rPrChange w:id="3222" w:author="Hughes, Anna E" w:date="2023-08-09T15:29:00Z">
            <w:rPr>
              <w:spacing w:val="-6"/>
            </w:rPr>
          </w:rPrChange>
        </w:rPr>
        <w:t>such</w:t>
      </w:r>
      <w:r>
        <w:rPr>
          <w:spacing w:val="-1"/>
          <w:w w:val="90"/>
          <w:rPrChange w:id="3223" w:author="Hughes, Anna E" w:date="2023-08-09T15:29:00Z">
            <w:rPr>
              <w:spacing w:val="5"/>
            </w:rPr>
          </w:rPrChange>
        </w:rPr>
        <w:t xml:space="preserve"> </w:t>
      </w:r>
      <w:r>
        <w:rPr>
          <w:w w:val="90"/>
          <w:rPrChange w:id="3224" w:author="Hughes, Anna E" w:date="2023-08-09T15:29:00Z">
            <w:rPr>
              <w:spacing w:val="-6"/>
            </w:rPr>
          </w:rPrChange>
        </w:rPr>
        <w:t>as</w:t>
      </w:r>
      <w:r>
        <w:rPr>
          <w:spacing w:val="-6"/>
          <w:rPrChange w:id="3225" w:author="Hughes, Anna E" w:date="2023-08-09T15:29:00Z">
            <w:rPr>
              <w:spacing w:val="5"/>
            </w:rPr>
          </w:rPrChange>
        </w:rPr>
        <w:t xml:space="preserve"> </w:t>
      </w:r>
      <w:r>
        <w:rPr>
          <w:w w:val="90"/>
          <w:rPrChange w:id="3226" w:author="Hughes, Anna E" w:date="2023-08-09T15:29:00Z">
            <w:rPr>
              <w:spacing w:val="-6"/>
            </w:rPr>
          </w:rPrChange>
        </w:rPr>
        <w:t>shifting</w:t>
      </w:r>
      <w:r>
        <w:rPr>
          <w:spacing w:val="-5"/>
          <w:rPrChange w:id="3227" w:author="Hughes, Anna E" w:date="2023-08-09T15:29:00Z">
            <w:rPr>
              <w:spacing w:val="5"/>
            </w:rPr>
          </w:rPrChange>
        </w:rPr>
        <w:t xml:space="preserve"> </w:t>
      </w:r>
      <w:r>
        <w:rPr>
          <w:w w:val="90"/>
          <w:rPrChange w:id="3228" w:author="Hughes, Anna E" w:date="2023-08-09T15:29:00Z">
            <w:rPr>
              <w:spacing w:val="-6"/>
            </w:rPr>
          </w:rPrChange>
        </w:rPr>
        <w:t>the</w:t>
      </w:r>
      <w:r>
        <w:rPr>
          <w:spacing w:val="-1"/>
          <w:w w:val="90"/>
          <w:rPrChange w:id="3229" w:author="Hughes, Anna E" w:date="2023-08-09T15:29:00Z">
            <w:rPr>
              <w:spacing w:val="6"/>
            </w:rPr>
          </w:rPrChange>
        </w:rPr>
        <w:t xml:space="preserve"> </w:t>
      </w:r>
      <w:r>
        <w:rPr>
          <w:w w:val="90"/>
          <w:rPrChange w:id="3230" w:author="Hughes, Anna E" w:date="2023-08-09T15:29:00Z">
            <w:rPr>
              <w:spacing w:val="-6"/>
            </w:rPr>
          </w:rPrChange>
        </w:rPr>
        <w:t>target</w:t>
      </w:r>
    </w:p>
    <w:p w14:paraId="2EFB83C8" w14:textId="1490CC4C" w:rsidR="00470D98" w:rsidRDefault="001644E6">
      <w:pPr>
        <w:pStyle w:val="BodyText"/>
        <w:rPr>
          <w:ins w:id="3231" w:author="Hughes, Anna E" w:date="2023-08-09T15:29:00Z"/>
        </w:rPr>
      </w:pPr>
      <w:del w:id="3232" w:author="Hughes, Anna E" w:date="2023-08-09T15:29:00Z">
        <w:r>
          <w:rPr>
            <w:rFonts w:ascii="Trebuchet MS"/>
            <w:spacing w:val="-6"/>
            <w:sz w:val="12"/>
          </w:rPr>
          <w:delText>707</w:delText>
        </w:r>
        <w:r>
          <w:rPr>
            <w:rFonts w:ascii="Trebuchet MS"/>
            <w:spacing w:val="34"/>
            <w:sz w:val="12"/>
          </w:rPr>
          <w:delText xml:space="preserve"> </w:delText>
        </w:r>
      </w:del>
      <w:r w:rsidR="001E0CFE">
        <w:rPr>
          <w:spacing w:val="-6"/>
          <w:rPrChange w:id="3233" w:author="Hughes, Anna E" w:date="2023-08-09T15:29:00Z">
            <w:rPr>
              <w:rFonts w:ascii="Trebuchet MS"/>
              <w:spacing w:val="34"/>
              <w:sz w:val="12"/>
            </w:rPr>
          </w:rPrChange>
        </w:rPr>
        <w:t xml:space="preserve"> </w:t>
      </w:r>
      <w:r w:rsidR="001E0CFE">
        <w:rPr>
          <w:w w:val="90"/>
          <w:rPrChange w:id="3234" w:author="Hughes, Anna E" w:date="2023-08-09T15:29:00Z">
            <w:rPr>
              <w:spacing w:val="-6"/>
            </w:rPr>
          </w:rPrChange>
        </w:rPr>
        <w:t>representation</w:t>
      </w:r>
      <w:r w:rsidR="001E0CFE">
        <w:rPr>
          <w:spacing w:val="-5"/>
          <w:rPrChange w:id="3235" w:author="Hughes, Anna E" w:date="2023-08-09T15:29:00Z">
            <w:rPr>
              <w:spacing w:val="3"/>
            </w:rPr>
          </w:rPrChange>
        </w:rPr>
        <w:t xml:space="preserve"> </w:t>
      </w:r>
      <w:r w:rsidR="001E0CFE">
        <w:rPr>
          <w:w w:val="90"/>
          <w:rPrChange w:id="3236" w:author="Hughes, Anna E" w:date="2023-08-09T15:29:00Z">
            <w:rPr>
              <w:spacing w:val="-6"/>
            </w:rPr>
          </w:rPrChange>
        </w:rPr>
        <w:t>away</w:t>
      </w:r>
      <w:r w:rsidR="001E0CFE">
        <w:rPr>
          <w:spacing w:val="-1"/>
          <w:w w:val="90"/>
          <w:rPrChange w:id="3237" w:author="Hughes, Anna E" w:date="2023-08-09T15:29:00Z">
            <w:rPr>
              <w:spacing w:val="1"/>
            </w:rPr>
          </w:rPrChange>
        </w:rPr>
        <w:t xml:space="preserve"> </w:t>
      </w:r>
      <w:r w:rsidR="001E0CFE">
        <w:rPr>
          <w:w w:val="90"/>
          <w:rPrChange w:id="3238" w:author="Hughes, Anna E" w:date="2023-08-09T15:29:00Z">
            <w:rPr>
              <w:spacing w:val="-6"/>
            </w:rPr>
          </w:rPrChange>
        </w:rPr>
        <w:t>from</w:t>
      </w:r>
      <w:r w:rsidR="001E0CFE">
        <w:rPr>
          <w:spacing w:val="-6"/>
          <w:rPrChange w:id="3239" w:author="Hughes, Anna E" w:date="2023-08-09T15:29:00Z">
            <w:rPr>
              <w:spacing w:val="2"/>
            </w:rPr>
          </w:rPrChange>
        </w:rPr>
        <w:t xml:space="preserve"> </w:t>
      </w:r>
      <w:r w:rsidR="001E0CFE">
        <w:rPr>
          <w:spacing w:val="-5"/>
          <w:w w:val="90"/>
          <w:rPrChange w:id="3240" w:author="Hughes, Anna E" w:date="2023-08-09T15:29:00Z">
            <w:rPr>
              <w:spacing w:val="-6"/>
            </w:rPr>
          </w:rPrChange>
        </w:rPr>
        <w:t>the</w:t>
      </w:r>
    </w:p>
    <w:p w14:paraId="01FB64DB" w14:textId="77777777" w:rsidR="00470D98" w:rsidRDefault="001E0CFE">
      <w:pPr>
        <w:pStyle w:val="BodyText"/>
        <w:spacing w:before="8"/>
        <w:pPrChange w:id="3241" w:author="Hughes, Anna E" w:date="2023-08-09T15:29:00Z">
          <w:pPr>
            <w:pStyle w:val="BodyText"/>
          </w:pPr>
        </w:pPrChange>
      </w:pPr>
      <w:ins w:id="3242" w:author="Hughes, Anna E" w:date="2023-08-09T15:29:00Z">
        <w:r>
          <w:rPr>
            <w:rFonts w:ascii="Trebuchet MS"/>
            <w:spacing w:val="-6"/>
            <w:sz w:val="12"/>
          </w:rPr>
          <w:t>706</w:t>
        </w:r>
        <w:r>
          <w:rPr>
            <w:rFonts w:ascii="Trebuchet MS"/>
            <w:spacing w:val="41"/>
            <w:sz w:val="12"/>
          </w:rPr>
          <w:t xml:space="preserve"> </w:t>
        </w:r>
      </w:ins>
      <w:r>
        <w:rPr>
          <w:rFonts w:ascii="Trebuchet MS"/>
          <w:spacing w:val="41"/>
          <w:sz w:val="12"/>
          <w:rPrChange w:id="3243" w:author="Hughes, Anna E" w:date="2023-08-09T15:29:00Z">
            <w:rPr>
              <w:spacing w:val="2"/>
            </w:rPr>
          </w:rPrChange>
        </w:rPr>
        <w:t xml:space="preserve"> </w:t>
      </w:r>
      <w:r>
        <w:rPr>
          <w:spacing w:val="-6"/>
        </w:rPr>
        <w:t>distractors,</w:t>
      </w:r>
      <w:r>
        <w:rPr>
          <w:spacing w:val="9"/>
          <w:rPrChange w:id="3244" w:author="Hughes, Anna E" w:date="2023-08-09T15:29:00Z">
            <w:rPr>
              <w:spacing w:val="5"/>
            </w:rPr>
          </w:rPrChange>
        </w:rPr>
        <w:t xml:space="preserve"> </w:t>
      </w:r>
      <w:r>
        <w:rPr>
          <w:spacing w:val="-6"/>
        </w:rPr>
        <w:t>or</w:t>
      </w:r>
      <w:r>
        <w:rPr>
          <w:spacing w:val="5"/>
          <w:rPrChange w:id="3245" w:author="Hughes, Anna E" w:date="2023-08-09T15:29:00Z">
            <w:rPr>
              <w:spacing w:val="2"/>
            </w:rPr>
          </w:rPrChange>
        </w:rPr>
        <w:t xml:space="preserve"> </w:t>
      </w:r>
      <w:r>
        <w:rPr>
          <w:spacing w:val="-6"/>
        </w:rPr>
        <w:t>generally</w:t>
      </w:r>
      <w:r>
        <w:rPr>
          <w:spacing w:val="6"/>
          <w:rPrChange w:id="3246" w:author="Hughes, Anna E" w:date="2023-08-09T15:29:00Z">
            <w:rPr>
              <w:spacing w:val="2"/>
            </w:rPr>
          </w:rPrChange>
        </w:rPr>
        <w:t xml:space="preserve"> </w:t>
      </w:r>
      <w:r>
        <w:rPr>
          <w:spacing w:val="-6"/>
        </w:rPr>
        <w:t>using</w:t>
      </w:r>
      <w:r>
        <w:rPr>
          <w:spacing w:val="6"/>
          <w:rPrChange w:id="3247" w:author="Hughes, Anna E" w:date="2023-08-09T15:29:00Z">
            <w:rPr>
              <w:spacing w:val="1"/>
            </w:rPr>
          </w:rPrChange>
        </w:rPr>
        <w:t xml:space="preserve"> </w:t>
      </w:r>
      <w:r>
        <w:rPr>
          <w:spacing w:val="-6"/>
        </w:rPr>
        <w:t>relational</w:t>
      </w:r>
      <w:r>
        <w:rPr>
          <w:spacing w:val="5"/>
          <w:rPrChange w:id="3248" w:author="Hughes, Anna E" w:date="2023-08-09T15:29:00Z">
            <w:rPr>
              <w:spacing w:val="2"/>
            </w:rPr>
          </w:rPrChange>
        </w:rPr>
        <w:t xml:space="preserve"> </w:t>
      </w:r>
      <w:r>
        <w:rPr>
          <w:spacing w:val="-6"/>
        </w:rPr>
        <w:t>strategies</w:t>
      </w:r>
      <w:ins w:id="3249" w:author="Hughes, Anna E" w:date="2023-08-09T15:29:00Z">
        <w:r>
          <w:rPr>
            <w:spacing w:val="6"/>
          </w:rPr>
          <w:t xml:space="preserve"> </w:t>
        </w:r>
        <w:r w:rsidR="00791F47">
          <w:fldChar w:fldCharType="begin"/>
        </w:r>
        <w:r w:rsidR="00791F47">
          <w:instrText xml:space="preserve"> HYPERLINK \l "_bookmark65" </w:instrText>
        </w:r>
        <w:r w:rsidR="00791F47">
          <w:fldChar w:fldCharType="separate"/>
        </w:r>
        <w:r>
          <w:rPr>
            <w:spacing w:val="-6"/>
          </w:rPr>
          <w:t>(Navalpakkam</w:t>
        </w:r>
        <w:r>
          <w:rPr>
            <w:spacing w:val="6"/>
          </w:rPr>
          <w:t xml:space="preserve"> </w:t>
        </w:r>
        <w:r>
          <w:rPr>
            <w:spacing w:val="-6"/>
          </w:rPr>
          <w:t>and</w:t>
        </w:r>
        <w:r>
          <w:rPr>
            <w:spacing w:val="5"/>
          </w:rPr>
          <w:t xml:space="preserve"> </w:t>
        </w:r>
        <w:r>
          <w:rPr>
            <w:spacing w:val="-6"/>
          </w:rPr>
          <w:t>Itti,</w:t>
        </w:r>
        <w:r w:rsidR="00791F47">
          <w:rPr>
            <w:spacing w:val="-6"/>
          </w:rPr>
          <w:fldChar w:fldCharType="end"/>
        </w:r>
        <w:r>
          <w:rPr>
            <w:spacing w:val="6"/>
          </w:rPr>
          <w:t xml:space="preserve"> </w:t>
        </w:r>
        <w:r w:rsidR="00791F47">
          <w:fldChar w:fldCharType="begin"/>
        </w:r>
        <w:r w:rsidR="00791F47">
          <w:instrText xml:space="preserve"> HYPERLINK \l "_bookmark65" </w:instrText>
        </w:r>
        <w:r w:rsidR="00791F47">
          <w:fldChar w:fldCharType="separate"/>
        </w:r>
        <w:r>
          <w:rPr>
            <w:spacing w:val="-6"/>
          </w:rPr>
          <w:t>2007;</w:t>
        </w:r>
        <w:r w:rsidR="00791F47">
          <w:rPr>
            <w:spacing w:val="-6"/>
          </w:rPr>
          <w:fldChar w:fldCharType="end"/>
        </w:r>
      </w:ins>
    </w:p>
    <w:p w14:paraId="7B5847D7" w14:textId="77777777" w:rsidR="00087420" w:rsidRDefault="001644E6">
      <w:pPr>
        <w:pStyle w:val="BodyText"/>
        <w:spacing w:before="8"/>
        <w:rPr>
          <w:del w:id="3250" w:author="Hughes, Anna E" w:date="2023-08-09T15:29:00Z"/>
        </w:rPr>
      </w:pPr>
      <w:del w:id="3251" w:author="Hughes, Anna E" w:date="2023-08-09T15:29:00Z">
        <w:r>
          <w:rPr>
            <w:rFonts w:ascii="Trebuchet MS"/>
            <w:spacing w:val="-2"/>
            <w:sz w:val="12"/>
          </w:rPr>
          <w:delText>708</w:delText>
        </w:r>
        <w:r>
          <w:rPr>
            <w:rFonts w:ascii="Trebuchet MS"/>
            <w:spacing w:val="35"/>
            <w:sz w:val="12"/>
          </w:rPr>
          <w:delText xml:space="preserve">  </w:delText>
        </w:r>
        <w:r w:rsidR="00791F47">
          <w:fldChar w:fldCharType="begin"/>
        </w:r>
        <w:r w:rsidR="00791F47">
          <w:delInstrText xml:space="preserve"> HYPERLINK \l "_bookmark64" </w:delInstrText>
        </w:r>
        <w:r w:rsidR="00791F47">
          <w:fldChar w:fldCharType="separate"/>
        </w:r>
        <w:r>
          <w:rPr>
            <w:spacing w:val="-2"/>
          </w:rPr>
          <w:delText>(Navalpakkam</w:delText>
        </w:r>
        <w:r>
          <w:rPr>
            <w:spacing w:val="14"/>
          </w:rPr>
          <w:delText xml:space="preserve"> </w:delText>
        </w:r>
        <w:r>
          <w:rPr>
            <w:spacing w:val="-2"/>
          </w:rPr>
          <w:delText>and</w:delText>
        </w:r>
        <w:r>
          <w:rPr>
            <w:spacing w:val="13"/>
          </w:rPr>
          <w:delText xml:space="preserve"> </w:delText>
        </w:r>
        <w:r>
          <w:rPr>
            <w:spacing w:val="-2"/>
          </w:rPr>
          <w:delText>Itti,</w:delText>
        </w:r>
        <w:r w:rsidR="00791F47">
          <w:rPr>
            <w:spacing w:val="-2"/>
          </w:rPr>
          <w:fldChar w:fldCharType="end"/>
        </w:r>
      </w:del>
      <w:ins w:id="3252" w:author="Hughes, Anna E" w:date="2023-08-09T15:29:00Z">
        <w:r w:rsidR="001E0CFE">
          <w:rPr>
            <w:rFonts w:ascii="Trebuchet MS"/>
            <w:spacing w:val="-2"/>
            <w:sz w:val="12"/>
          </w:rPr>
          <w:t>707</w:t>
        </w:r>
        <w:r w:rsidR="001E0CFE">
          <w:rPr>
            <w:rFonts w:ascii="Trebuchet MS"/>
            <w:spacing w:val="32"/>
            <w:sz w:val="12"/>
          </w:rPr>
          <w:t xml:space="preserve">  </w:t>
        </w:r>
        <w:r w:rsidR="00791F47">
          <w:fldChar w:fldCharType="begin"/>
        </w:r>
        <w:r w:rsidR="00791F47">
          <w:instrText xml:space="preserve"> HYPERLINK \l "_bookmark26" </w:instrText>
        </w:r>
        <w:r w:rsidR="00791F47">
          <w:fldChar w:fldCharType="separate"/>
        </w:r>
        <w:r w:rsidR="001E0CFE">
          <w:rPr>
            <w:spacing w:val="-2"/>
          </w:rPr>
          <w:t>Becker,</w:t>
        </w:r>
        <w:r w:rsidR="00791F47">
          <w:rPr>
            <w:spacing w:val="-2"/>
          </w:rPr>
          <w:fldChar w:fldCharType="end"/>
        </w:r>
      </w:ins>
      <w:r w:rsidR="001E0CFE">
        <w:rPr>
          <w:spacing w:val="-1"/>
          <w:rPrChange w:id="3253" w:author="Hughes, Anna E" w:date="2023-08-09T15:29:00Z">
            <w:rPr>
              <w:spacing w:val="14"/>
            </w:rPr>
          </w:rPrChange>
        </w:rPr>
        <w:t xml:space="preserve"> </w:t>
      </w:r>
      <w:del w:id="3254" w:author="Hughes, Anna E" w:date="2023-08-09T15:29:00Z">
        <w:r w:rsidR="00791F47">
          <w:fldChar w:fldCharType="begin"/>
        </w:r>
        <w:r w:rsidR="00791F47">
          <w:delInstrText xml:space="preserve"> HYPERLINK \l "_bookmark64" </w:delInstrText>
        </w:r>
        <w:r w:rsidR="00791F47">
          <w:fldChar w:fldCharType="separate"/>
        </w:r>
        <w:r>
          <w:rPr>
            <w:spacing w:val="-2"/>
          </w:rPr>
          <w:delText>2007;</w:delText>
        </w:r>
        <w:r w:rsidR="00791F47">
          <w:rPr>
            <w:spacing w:val="-2"/>
          </w:rPr>
          <w:fldChar w:fldCharType="end"/>
        </w:r>
      </w:del>
      <w:ins w:id="3255" w:author="Hughes, Anna E" w:date="2023-08-09T15:29:00Z">
        <w:r w:rsidR="00791F47">
          <w:fldChar w:fldCharType="begin"/>
        </w:r>
        <w:r w:rsidR="00791F47">
          <w:instrText xml:space="preserve"> HYPERLINK \l "_bookmark26" </w:instrText>
        </w:r>
        <w:r w:rsidR="00791F47">
          <w:fldChar w:fldCharType="separate"/>
        </w:r>
        <w:r w:rsidR="001E0CFE">
          <w:rPr>
            <w:spacing w:val="-2"/>
          </w:rPr>
          <w:t>2010;</w:t>
        </w:r>
        <w:r w:rsidR="00791F47">
          <w:rPr>
            <w:spacing w:val="-2"/>
          </w:rPr>
          <w:fldChar w:fldCharType="end"/>
        </w:r>
      </w:ins>
      <w:r w:rsidR="001E0CFE">
        <w:rPr>
          <w:spacing w:val="-2"/>
          <w:rPrChange w:id="3256" w:author="Hughes, Anna E" w:date="2023-08-09T15:29:00Z">
            <w:rPr>
              <w:spacing w:val="13"/>
            </w:rPr>
          </w:rPrChange>
        </w:rPr>
        <w:t xml:space="preserve"> </w:t>
      </w:r>
      <w:del w:id="3257" w:author="Hughes, Anna E" w:date="2023-08-09T15:29:00Z">
        <w:r w:rsidR="00791F47">
          <w:fldChar w:fldCharType="begin"/>
        </w:r>
        <w:r w:rsidR="00791F47">
          <w:delInstrText xml:space="preserve"> HYPERLINK \l "_bookmark25" </w:delInstrText>
        </w:r>
        <w:r w:rsidR="00791F47">
          <w:fldChar w:fldCharType="separate"/>
        </w:r>
        <w:r>
          <w:rPr>
            <w:spacing w:val="-2"/>
          </w:rPr>
          <w:delText>Becker,</w:delText>
        </w:r>
        <w:r w:rsidR="00791F47">
          <w:rPr>
            <w:spacing w:val="-2"/>
          </w:rPr>
          <w:fldChar w:fldCharType="end"/>
        </w:r>
      </w:del>
      <w:ins w:id="3258" w:author="Hughes, Anna E" w:date="2023-08-09T15:29:00Z">
        <w:r w:rsidR="00791F47">
          <w:fldChar w:fldCharType="begin"/>
        </w:r>
        <w:r w:rsidR="00791F47">
          <w:instrText xml:space="preserve"> HYPERLINK \l "_bookmark92" </w:instrText>
        </w:r>
        <w:r w:rsidR="00791F47">
          <w:fldChar w:fldCharType="separate"/>
        </w:r>
        <w:r w:rsidR="001E0CFE">
          <w:rPr>
            <w:spacing w:val="-2"/>
          </w:rPr>
          <w:t>Yu et al.,</w:t>
        </w:r>
        <w:r w:rsidR="00791F47">
          <w:rPr>
            <w:spacing w:val="-2"/>
          </w:rPr>
          <w:fldChar w:fldCharType="end"/>
        </w:r>
      </w:ins>
      <w:r w:rsidR="001E0CFE">
        <w:rPr>
          <w:spacing w:val="-2"/>
          <w:rPrChange w:id="3259" w:author="Hughes, Anna E" w:date="2023-08-09T15:29:00Z">
            <w:rPr>
              <w:spacing w:val="13"/>
            </w:rPr>
          </w:rPrChange>
        </w:rPr>
        <w:t xml:space="preserve"> </w:t>
      </w:r>
      <w:del w:id="3260" w:author="Hughes, Anna E" w:date="2023-08-09T15:29:00Z">
        <w:r w:rsidR="00791F47">
          <w:fldChar w:fldCharType="begin"/>
        </w:r>
        <w:r w:rsidR="00791F47">
          <w:delInstrText xml:space="preserve"> HYPERLINK \l "_bookmark25" </w:delInstrText>
        </w:r>
        <w:r w:rsidR="00791F47">
          <w:fldChar w:fldCharType="separate"/>
        </w:r>
        <w:r>
          <w:rPr>
            <w:spacing w:val="-2"/>
          </w:rPr>
          <w:delText>2010;</w:delText>
        </w:r>
        <w:r w:rsidR="00791F47">
          <w:rPr>
            <w:spacing w:val="-2"/>
          </w:rPr>
          <w:fldChar w:fldCharType="end"/>
        </w:r>
        <w:r>
          <w:rPr>
            <w:spacing w:val="13"/>
          </w:rPr>
          <w:delText xml:space="preserve"> </w:delText>
        </w:r>
        <w:r w:rsidR="00791F47">
          <w:fldChar w:fldCharType="begin"/>
        </w:r>
        <w:r w:rsidR="00791F47">
          <w:delInstrText xml:space="preserve"> HYPERLINK \l "_bookmark91" </w:delInstrText>
        </w:r>
        <w:r w:rsidR="00791F47">
          <w:fldChar w:fldCharType="separate"/>
        </w:r>
        <w:r>
          <w:rPr>
            <w:spacing w:val="-2"/>
          </w:rPr>
          <w:delText>Yu</w:delText>
        </w:r>
        <w:r>
          <w:rPr>
            <w:spacing w:val="13"/>
          </w:rPr>
          <w:delText xml:space="preserve"> </w:delText>
        </w:r>
        <w:r>
          <w:rPr>
            <w:spacing w:val="-2"/>
          </w:rPr>
          <w:delText>et</w:delText>
        </w:r>
        <w:r>
          <w:rPr>
            <w:spacing w:val="13"/>
          </w:rPr>
          <w:delText xml:space="preserve"> </w:delText>
        </w:r>
        <w:r>
          <w:rPr>
            <w:spacing w:val="-2"/>
          </w:rPr>
          <w:delText>al.,</w:delText>
        </w:r>
        <w:r w:rsidR="00791F47">
          <w:rPr>
            <w:spacing w:val="-2"/>
          </w:rPr>
          <w:fldChar w:fldCharType="end"/>
        </w:r>
        <w:r>
          <w:rPr>
            <w:spacing w:val="13"/>
          </w:rPr>
          <w:delText xml:space="preserve"> </w:delText>
        </w:r>
        <w:r w:rsidR="00791F47">
          <w:fldChar w:fldCharType="begin"/>
        </w:r>
        <w:r w:rsidR="00791F47">
          <w:delInstrText xml:space="preserve"> HYPERLINK \l "_bookmark91" </w:delInstrText>
        </w:r>
        <w:r w:rsidR="00791F47">
          <w:fldChar w:fldCharType="separate"/>
        </w:r>
        <w:r>
          <w:rPr>
            <w:spacing w:val="-2"/>
          </w:rPr>
          <w:delText>2023),</w:delText>
        </w:r>
        <w:r w:rsidR="00791F47">
          <w:rPr>
            <w:spacing w:val="-2"/>
          </w:rPr>
          <w:fldChar w:fldCharType="end"/>
        </w:r>
      </w:del>
      <w:ins w:id="3261" w:author="Hughes, Anna E" w:date="2023-08-09T15:29:00Z">
        <w:r w:rsidR="00791F47">
          <w:fldChar w:fldCharType="begin"/>
        </w:r>
        <w:r w:rsidR="00791F47">
          <w:instrText xml:space="preserve"> HYPERLINK \l "_bookmark92" </w:instrText>
        </w:r>
        <w:r w:rsidR="00791F47">
          <w:fldChar w:fldCharType="separate"/>
        </w:r>
        <w:r w:rsidR="001E0CFE">
          <w:rPr>
            <w:spacing w:val="-2"/>
          </w:rPr>
          <w:t>2023),</w:t>
        </w:r>
        <w:r w:rsidR="00791F47">
          <w:rPr>
            <w:spacing w:val="-2"/>
          </w:rPr>
          <w:fldChar w:fldCharType="end"/>
        </w:r>
      </w:ins>
      <w:r w:rsidR="001E0CFE">
        <w:rPr>
          <w:rPrChange w:id="3262" w:author="Hughes, Anna E" w:date="2023-08-09T15:29:00Z">
            <w:rPr>
              <w:spacing w:val="19"/>
            </w:rPr>
          </w:rPrChange>
        </w:rPr>
        <w:t xml:space="preserve"> </w:t>
      </w:r>
      <w:r w:rsidR="001E0CFE">
        <w:rPr>
          <w:spacing w:val="-2"/>
        </w:rPr>
        <w:t>which</w:t>
      </w:r>
      <w:r w:rsidR="001E0CFE">
        <w:rPr>
          <w:spacing w:val="-2"/>
          <w:rPrChange w:id="3263" w:author="Hughes, Anna E" w:date="2023-08-09T15:29:00Z">
            <w:rPr>
              <w:spacing w:val="14"/>
            </w:rPr>
          </w:rPrChange>
        </w:rPr>
        <w:t xml:space="preserve"> </w:t>
      </w:r>
      <w:r w:rsidR="001E0CFE">
        <w:rPr>
          <w:spacing w:val="-2"/>
        </w:rPr>
        <w:t>would</w:t>
      </w:r>
      <w:r w:rsidR="001E0CFE">
        <w:rPr>
          <w:spacing w:val="-2"/>
          <w:rPrChange w:id="3264" w:author="Hughes, Anna E" w:date="2023-08-09T15:29:00Z">
            <w:rPr>
              <w:spacing w:val="13"/>
            </w:rPr>
          </w:rPrChange>
        </w:rPr>
        <w:t xml:space="preserve"> </w:t>
      </w:r>
      <w:r w:rsidR="001E0CFE">
        <w:rPr>
          <w:spacing w:val="-2"/>
          <w:rPrChange w:id="3265" w:author="Hughes, Anna E" w:date="2023-08-09T15:29:00Z">
            <w:rPr>
              <w:spacing w:val="-5"/>
            </w:rPr>
          </w:rPrChange>
        </w:rPr>
        <w:t>be</w:t>
      </w:r>
    </w:p>
    <w:p w14:paraId="2458C6D4" w14:textId="2C37FA8D" w:rsidR="00470D98" w:rsidRDefault="001644E6">
      <w:pPr>
        <w:pStyle w:val="BodyText"/>
        <w:rPr>
          <w:ins w:id="3266" w:author="Hughes, Anna E" w:date="2023-08-09T15:29:00Z"/>
        </w:rPr>
      </w:pPr>
      <w:del w:id="3267" w:author="Hughes, Anna E" w:date="2023-08-09T15:29:00Z">
        <w:r>
          <w:rPr>
            <w:rFonts w:ascii="Trebuchet MS"/>
            <w:spacing w:val="-4"/>
            <w:sz w:val="12"/>
          </w:rPr>
          <w:delText>709</w:delText>
        </w:r>
        <w:r>
          <w:rPr>
            <w:rFonts w:ascii="Trebuchet MS"/>
            <w:spacing w:val="32"/>
            <w:sz w:val="12"/>
          </w:rPr>
          <w:delText xml:space="preserve"> </w:delText>
        </w:r>
      </w:del>
      <w:r w:rsidR="001E0CFE">
        <w:rPr>
          <w:spacing w:val="-2"/>
          <w:rPrChange w:id="3268" w:author="Hughes, Anna E" w:date="2023-08-09T15:29:00Z">
            <w:rPr>
              <w:rFonts w:ascii="Trebuchet MS"/>
              <w:spacing w:val="32"/>
              <w:sz w:val="12"/>
            </w:rPr>
          </w:rPrChange>
        </w:rPr>
        <w:t xml:space="preserve"> </w:t>
      </w:r>
      <w:r w:rsidR="001E0CFE">
        <w:rPr>
          <w:spacing w:val="-2"/>
          <w:rPrChange w:id="3269" w:author="Hughes, Anna E" w:date="2023-08-09T15:29:00Z">
            <w:rPr>
              <w:spacing w:val="-4"/>
            </w:rPr>
          </w:rPrChange>
        </w:rPr>
        <w:t>more challenging</w:t>
      </w:r>
      <w:r w:rsidR="001E0CFE">
        <w:rPr>
          <w:spacing w:val="-2"/>
          <w:rPrChange w:id="3270" w:author="Hughes, Anna E" w:date="2023-08-09T15:29:00Z">
            <w:rPr>
              <w:spacing w:val="-5"/>
            </w:rPr>
          </w:rPrChange>
        </w:rPr>
        <w:t xml:space="preserve"> </w:t>
      </w:r>
      <w:r w:rsidR="001E0CFE">
        <w:rPr>
          <w:spacing w:val="-2"/>
          <w:rPrChange w:id="3271" w:author="Hughes, Anna E" w:date="2023-08-09T15:29:00Z">
            <w:rPr>
              <w:spacing w:val="-4"/>
            </w:rPr>
          </w:rPrChange>
        </w:rPr>
        <w:t>in</w:t>
      </w:r>
      <w:r w:rsidR="001E0CFE">
        <w:rPr>
          <w:spacing w:val="-2"/>
          <w:rPrChange w:id="3272" w:author="Hughes, Anna E" w:date="2023-08-09T15:29:00Z">
            <w:rPr>
              <w:spacing w:val="-5"/>
            </w:rPr>
          </w:rPrChange>
        </w:rPr>
        <w:t xml:space="preserve"> </w:t>
      </w:r>
      <w:r w:rsidR="001E0CFE">
        <w:rPr>
          <w:spacing w:val="-2"/>
          <w:rPrChange w:id="3273" w:author="Hughes, Anna E" w:date="2023-08-09T15:29:00Z">
            <w:rPr>
              <w:spacing w:val="-4"/>
            </w:rPr>
          </w:rPrChange>
        </w:rPr>
        <w:t>our</w:t>
      </w:r>
      <w:r w:rsidR="001E0CFE">
        <w:rPr>
          <w:spacing w:val="-2"/>
          <w:rPrChange w:id="3274" w:author="Hughes, Anna E" w:date="2023-08-09T15:29:00Z">
            <w:rPr>
              <w:spacing w:val="-6"/>
            </w:rPr>
          </w:rPrChange>
        </w:rPr>
        <w:t xml:space="preserve"> </w:t>
      </w:r>
      <w:del w:id="3275" w:author="Hughes, Anna E" w:date="2023-08-09T15:29:00Z">
        <w:r>
          <w:rPr>
            <w:spacing w:val="-4"/>
          </w:rPr>
          <w:delText>experimental</w:delText>
        </w:r>
      </w:del>
      <w:ins w:id="3276" w:author="Hughes, Anna E" w:date="2023-08-09T15:29:00Z">
        <w:r w:rsidR="001E0CFE">
          <w:rPr>
            <w:spacing w:val="-2"/>
          </w:rPr>
          <w:t>experi-</w:t>
        </w:r>
      </w:ins>
    </w:p>
    <w:p w14:paraId="7CD07F5E" w14:textId="7A93C57E" w:rsidR="00470D98" w:rsidRDefault="001E0CFE">
      <w:pPr>
        <w:pStyle w:val="BodyText"/>
        <w:spacing w:before="8"/>
        <w:rPr>
          <w:ins w:id="3277" w:author="Hughes, Anna E" w:date="2023-08-09T15:29:00Z"/>
        </w:rPr>
      </w:pPr>
      <w:ins w:id="3278" w:author="Hughes, Anna E" w:date="2023-08-09T15:29:00Z">
        <w:r>
          <w:rPr>
            <w:rFonts w:ascii="Trebuchet MS"/>
            <w:w w:val="90"/>
            <w:sz w:val="12"/>
          </w:rPr>
          <w:t>708</w:t>
        </w:r>
        <w:r>
          <w:rPr>
            <w:rFonts w:ascii="Trebuchet MS"/>
            <w:spacing w:val="65"/>
            <w:sz w:val="12"/>
          </w:rPr>
          <w:t xml:space="preserve">  </w:t>
        </w:r>
        <w:r>
          <w:rPr>
            <w:w w:val="90"/>
          </w:rPr>
          <w:t>mental</w:t>
        </w:r>
      </w:ins>
      <w:r>
        <w:rPr>
          <w:spacing w:val="11"/>
          <w:rPrChange w:id="3279" w:author="Hughes, Anna E" w:date="2023-08-09T15:29:00Z">
            <w:rPr>
              <w:spacing w:val="-5"/>
            </w:rPr>
          </w:rPrChange>
        </w:rPr>
        <w:t xml:space="preserve"> </w:t>
      </w:r>
      <w:r>
        <w:rPr>
          <w:w w:val="90"/>
          <w:rPrChange w:id="3280" w:author="Hughes, Anna E" w:date="2023-08-09T15:29:00Z">
            <w:rPr>
              <w:spacing w:val="-4"/>
            </w:rPr>
          </w:rPrChange>
        </w:rPr>
        <w:t>set</w:t>
      </w:r>
      <w:r>
        <w:rPr>
          <w:spacing w:val="12"/>
          <w:rPrChange w:id="3281" w:author="Hughes, Anna E" w:date="2023-08-09T15:29:00Z">
            <w:rPr>
              <w:spacing w:val="-5"/>
            </w:rPr>
          </w:rPrChange>
        </w:rPr>
        <w:t xml:space="preserve"> </w:t>
      </w:r>
      <w:r>
        <w:rPr>
          <w:w w:val="90"/>
          <w:rPrChange w:id="3282" w:author="Hughes, Anna E" w:date="2023-08-09T15:29:00Z">
            <w:rPr>
              <w:spacing w:val="-4"/>
            </w:rPr>
          </w:rPrChange>
        </w:rPr>
        <w:t>up</w:t>
      </w:r>
      <w:del w:id="3283" w:author="Hughes, Anna E" w:date="2023-08-09T15:29:00Z">
        <w:r w:rsidR="001644E6">
          <w:rPr>
            <w:spacing w:val="-4"/>
          </w:rPr>
          <w:delText>.</w:delText>
        </w:r>
      </w:del>
      <w:ins w:id="3284" w:author="Hughes, Anna E" w:date="2023-08-09T15:29:00Z">
        <w:r>
          <w:rPr>
            <w:spacing w:val="11"/>
          </w:rPr>
          <w:t xml:space="preserve"> </w:t>
        </w:r>
        <w:r>
          <w:rPr>
            <w:w w:val="90"/>
          </w:rPr>
          <w:t>where</w:t>
        </w:r>
        <w:r>
          <w:rPr>
            <w:spacing w:val="12"/>
          </w:rPr>
          <w:t xml:space="preserve"> </w:t>
        </w:r>
        <w:r>
          <w:rPr>
            <w:w w:val="90"/>
          </w:rPr>
          <w:t>participants</w:t>
        </w:r>
        <w:r>
          <w:rPr>
            <w:spacing w:val="11"/>
          </w:rPr>
          <w:t xml:space="preserve"> </w:t>
        </w:r>
        <w:r>
          <w:rPr>
            <w:w w:val="90"/>
          </w:rPr>
          <w:t>viewed</w:t>
        </w:r>
        <w:r>
          <w:rPr>
            <w:spacing w:val="12"/>
          </w:rPr>
          <w:t xml:space="preserve"> </w:t>
        </w:r>
        <w:r>
          <w:rPr>
            <w:w w:val="90"/>
          </w:rPr>
          <w:t>a</w:t>
        </w:r>
        <w:r>
          <w:rPr>
            <w:spacing w:val="12"/>
          </w:rPr>
          <w:t xml:space="preserve"> </w:t>
        </w:r>
        <w:r>
          <w:rPr>
            <w:w w:val="90"/>
          </w:rPr>
          <w:t>larger</w:t>
        </w:r>
        <w:r>
          <w:rPr>
            <w:spacing w:val="11"/>
          </w:rPr>
          <w:t xml:space="preserve"> </w:t>
        </w:r>
        <w:r>
          <w:rPr>
            <w:w w:val="90"/>
          </w:rPr>
          <w:t>number</w:t>
        </w:r>
        <w:r>
          <w:rPr>
            <w:spacing w:val="11"/>
          </w:rPr>
          <w:t xml:space="preserve"> </w:t>
        </w:r>
        <w:r>
          <w:rPr>
            <w:w w:val="90"/>
          </w:rPr>
          <w:t>of</w:t>
        </w:r>
        <w:r>
          <w:rPr>
            <w:spacing w:val="13"/>
          </w:rPr>
          <w:t xml:space="preserve"> </w:t>
        </w:r>
        <w:r>
          <w:rPr>
            <w:w w:val="90"/>
          </w:rPr>
          <w:t>distractors</w:t>
        </w:r>
        <w:r>
          <w:rPr>
            <w:spacing w:val="11"/>
          </w:rPr>
          <w:t xml:space="preserve"> </w:t>
        </w:r>
        <w:r>
          <w:rPr>
            <w:spacing w:val="-2"/>
            <w:w w:val="90"/>
          </w:rPr>
          <w:t>compared</w:t>
        </w:r>
      </w:ins>
    </w:p>
    <w:p w14:paraId="120C5D8D" w14:textId="77777777" w:rsidR="00087420" w:rsidRDefault="001E0CFE">
      <w:pPr>
        <w:pStyle w:val="BodyText"/>
        <w:rPr>
          <w:del w:id="3285" w:author="Hughes, Anna E" w:date="2023-08-09T15:29:00Z"/>
        </w:rPr>
      </w:pPr>
      <w:ins w:id="3286" w:author="Hughes, Anna E" w:date="2023-08-09T15:29:00Z">
        <w:r>
          <w:rPr>
            <w:rFonts w:ascii="Trebuchet MS"/>
            <w:spacing w:val="-4"/>
            <w:sz w:val="12"/>
          </w:rPr>
          <w:t>709</w:t>
        </w:r>
        <w:r>
          <w:rPr>
            <w:rFonts w:ascii="Trebuchet MS"/>
            <w:spacing w:val="36"/>
            <w:sz w:val="12"/>
          </w:rPr>
          <w:t xml:space="preserve">  </w:t>
        </w:r>
        <w:r>
          <w:rPr>
            <w:spacing w:val="-4"/>
          </w:rPr>
          <w:t>to</w:t>
        </w:r>
        <w:r>
          <w:rPr>
            <w:spacing w:val="-6"/>
          </w:rPr>
          <w:t xml:space="preserve"> </w:t>
        </w:r>
        <w:r w:rsidR="00791F47">
          <w:fldChar w:fldCharType="begin"/>
        </w:r>
        <w:r w:rsidR="00791F47">
          <w:instrText xml:space="preserve"> HYPERLINK \l "_bookmark30" </w:instrText>
        </w:r>
        <w:r w:rsidR="00791F47">
          <w:fldChar w:fldCharType="separate"/>
        </w:r>
        <w:r>
          <w:rPr>
            <w:spacing w:val="-4"/>
          </w:rPr>
          <w:t>Buetti</w:t>
        </w:r>
        <w:r>
          <w:rPr>
            <w:spacing w:val="-7"/>
          </w:rPr>
          <w:t xml:space="preserve"> </w:t>
        </w:r>
        <w:r>
          <w:rPr>
            <w:spacing w:val="-4"/>
          </w:rPr>
          <w:t>et</w:t>
        </w:r>
        <w:r>
          <w:rPr>
            <w:spacing w:val="-8"/>
          </w:rPr>
          <w:t xml:space="preserve"> </w:t>
        </w:r>
        <w:r>
          <w:rPr>
            <w:spacing w:val="-4"/>
          </w:rPr>
          <w:t>al.</w:t>
        </w:r>
        <w:r w:rsidR="00791F47">
          <w:rPr>
            <w:spacing w:val="-4"/>
          </w:rPr>
          <w:fldChar w:fldCharType="end"/>
        </w:r>
        <w:r>
          <w:rPr>
            <w:spacing w:val="-7"/>
          </w:rPr>
          <w:t xml:space="preserve"> </w:t>
        </w:r>
        <w:r w:rsidR="00791F47">
          <w:fldChar w:fldCharType="begin"/>
        </w:r>
        <w:r w:rsidR="00791F47">
          <w:instrText xml:space="preserve"> HYPERLINK \l "_bookmark30" </w:instrText>
        </w:r>
        <w:r w:rsidR="00791F47">
          <w:fldChar w:fldCharType="separate"/>
        </w:r>
        <w:r>
          <w:rPr>
            <w:spacing w:val="-4"/>
          </w:rPr>
          <w:t>(2019).</w:t>
        </w:r>
        <w:r w:rsidR="00791F47">
          <w:rPr>
            <w:spacing w:val="-4"/>
          </w:rPr>
          <w:fldChar w:fldCharType="end"/>
        </w:r>
      </w:ins>
      <w:r>
        <w:rPr>
          <w:spacing w:val="6"/>
          <w:rPrChange w:id="3287" w:author="Hughes, Anna E" w:date="2023-08-09T15:29:00Z">
            <w:rPr>
              <w:spacing w:val="17"/>
            </w:rPr>
          </w:rPrChange>
        </w:rPr>
        <w:t xml:space="preserve"> </w:t>
      </w:r>
      <w:r>
        <w:rPr>
          <w:spacing w:val="-4"/>
        </w:rPr>
        <w:t>In</w:t>
      </w:r>
      <w:r>
        <w:rPr>
          <w:spacing w:val="-7"/>
          <w:rPrChange w:id="3288" w:author="Hughes, Anna E" w:date="2023-08-09T15:29:00Z">
            <w:rPr>
              <w:spacing w:val="-5"/>
            </w:rPr>
          </w:rPrChange>
        </w:rPr>
        <w:t xml:space="preserve"> </w:t>
      </w:r>
      <w:r>
        <w:rPr>
          <w:spacing w:val="-4"/>
        </w:rPr>
        <w:t>relation</w:t>
      </w:r>
      <w:r>
        <w:rPr>
          <w:spacing w:val="-7"/>
          <w:rPrChange w:id="3289" w:author="Hughes, Anna E" w:date="2023-08-09T15:29:00Z">
            <w:rPr>
              <w:spacing w:val="-5"/>
            </w:rPr>
          </w:rPrChange>
        </w:rPr>
        <w:t xml:space="preserve"> </w:t>
      </w:r>
      <w:r>
        <w:rPr>
          <w:spacing w:val="-4"/>
        </w:rPr>
        <w:t>to</w:t>
      </w:r>
      <w:r>
        <w:rPr>
          <w:spacing w:val="-8"/>
          <w:rPrChange w:id="3290" w:author="Hughes, Anna E" w:date="2023-08-09T15:29:00Z">
            <w:rPr>
              <w:spacing w:val="-5"/>
            </w:rPr>
          </w:rPrChange>
        </w:rPr>
        <w:t xml:space="preserve"> </w:t>
      </w:r>
      <w:r>
        <w:rPr>
          <w:spacing w:val="-4"/>
        </w:rPr>
        <w:t>the</w:t>
      </w:r>
      <w:r>
        <w:rPr>
          <w:spacing w:val="-7"/>
          <w:rPrChange w:id="3291" w:author="Hughes, Anna E" w:date="2023-08-09T15:29:00Z">
            <w:rPr>
              <w:spacing w:val="-5"/>
            </w:rPr>
          </w:rPrChange>
        </w:rPr>
        <w:t xml:space="preserve"> </w:t>
      </w:r>
      <w:r>
        <w:rPr>
          <w:spacing w:val="-4"/>
        </w:rPr>
        <w:t>models,</w:t>
      </w:r>
      <w:r>
        <w:rPr>
          <w:spacing w:val="-7"/>
          <w:rPrChange w:id="3292" w:author="Hughes, Anna E" w:date="2023-08-09T15:29:00Z">
            <w:rPr>
              <w:spacing w:val="-4"/>
            </w:rPr>
          </w:rPrChange>
        </w:rPr>
        <w:t xml:space="preserve"> </w:t>
      </w:r>
      <w:r>
        <w:rPr>
          <w:spacing w:val="-4"/>
        </w:rPr>
        <w:t>this</w:t>
      </w:r>
      <w:r>
        <w:rPr>
          <w:spacing w:val="-7"/>
          <w:rPrChange w:id="3293" w:author="Hughes, Anna E" w:date="2023-08-09T15:29:00Z">
            <w:rPr>
              <w:spacing w:val="-5"/>
            </w:rPr>
          </w:rPrChange>
        </w:rPr>
        <w:t xml:space="preserve"> </w:t>
      </w:r>
      <w:r>
        <w:rPr>
          <w:spacing w:val="-4"/>
        </w:rPr>
        <w:t>type</w:t>
      </w:r>
    </w:p>
    <w:p w14:paraId="65B32D83" w14:textId="7F6D978D" w:rsidR="00470D98" w:rsidRDefault="001644E6">
      <w:pPr>
        <w:pStyle w:val="BodyText"/>
        <w:rPr>
          <w:ins w:id="3294" w:author="Hughes, Anna E" w:date="2023-08-09T15:29:00Z"/>
        </w:rPr>
      </w:pPr>
      <w:del w:id="3295" w:author="Hughes, Anna E" w:date="2023-08-09T15:29:00Z">
        <w:r>
          <w:rPr>
            <w:rFonts w:ascii="Trebuchet MS"/>
            <w:w w:val="90"/>
            <w:sz w:val="12"/>
          </w:rPr>
          <w:delText>710</w:delText>
        </w:r>
        <w:r>
          <w:rPr>
            <w:rFonts w:ascii="Trebuchet MS"/>
            <w:spacing w:val="71"/>
            <w:sz w:val="12"/>
          </w:rPr>
          <w:delText xml:space="preserve"> </w:delText>
        </w:r>
      </w:del>
      <w:r w:rsidR="001E0CFE">
        <w:rPr>
          <w:spacing w:val="-8"/>
          <w:rPrChange w:id="3296" w:author="Hughes, Anna E" w:date="2023-08-09T15:29:00Z">
            <w:rPr>
              <w:rFonts w:ascii="Trebuchet MS"/>
              <w:spacing w:val="71"/>
              <w:sz w:val="12"/>
            </w:rPr>
          </w:rPrChange>
        </w:rPr>
        <w:t xml:space="preserve"> </w:t>
      </w:r>
      <w:r w:rsidR="001E0CFE">
        <w:rPr>
          <w:spacing w:val="-4"/>
          <w:rPrChange w:id="3297" w:author="Hughes, Anna E" w:date="2023-08-09T15:29:00Z">
            <w:rPr>
              <w:w w:val="90"/>
            </w:rPr>
          </w:rPrChange>
        </w:rPr>
        <w:t>of</w:t>
      </w:r>
      <w:r w:rsidR="001E0CFE">
        <w:rPr>
          <w:spacing w:val="-7"/>
          <w:rPrChange w:id="3298" w:author="Hughes, Anna E" w:date="2023-08-09T15:29:00Z">
            <w:rPr>
              <w:spacing w:val="10"/>
            </w:rPr>
          </w:rPrChange>
        </w:rPr>
        <w:t xml:space="preserve"> </w:t>
      </w:r>
      <w:r w:rsidR="001E0CFE">
        <w:rPr>
          <w:spacing w:val="-4"/>
          <w:rPrChange w:id="3299" w:author="Hughes, Anna E" w:date="2023-08-09T15:29:00Z">
            <w:rPr>
              <w:w w:val="90"/>
            </w:rPr>
          </w:rPrChange>
        </w:rPr>
        <w:t>target</w:t>
      </w:r>
      <w:r w:rsidR="001E0CFE">
        <w:rPr>
          <w:spacing w:val="-7"/>
          <w:rPrChange w:id="3300" w:author="Hughes, Anna E" w:date="2023-08-09T15:29:00Z">
            <w:rPr>
              <w:spacing w:val="9"/>
            </w:rPr>
          </w:rPrChange>
        </w:rPr>
        <w:t xml:space="preserve"> </w:t>
      </w:r>
      <w:r w:rsidR="001E0CFE">
        <w:rPr>
          <w:spacing w:val="-4"/>
          <w:rPrChange w:id="3301" w:author="Hughes, Anna E" w:date="2023-08-09T15:29:00Z">
            <w:rPr>
              <w:w w:val="90"/>
            </w:rPr>
          </w:rPrChange>
        </w:rPr>
        <w:t>representation</w:t>
      </w:r>
    </w:p>
    <w:p w14:paraId="2A5BF84E" w14:textId="77777777" w:rsidR="00087420" w:rsidRDefault="001E0CFE">
      <w:pPr>
        <w:pStyle w:val="BodyText"/>
        <w:spacing w:before="8"/>
        <w:rPr>
          <w:del w:id="3302" w:author="Hughes, Anna E" w:date="2023-08-09T15:29:00Z"/>
        </w:rPr>
      </w:pPr>
      <w:ins w:id="3303" w:author="Hughes, Anna E" w:date="2023-08-09T15:29:00Z">
        <w:r>
          <w:rPr>
            <w:rFonts w:ascii="Trebuchet MS"/>
            <w:spacing w:val="-4"/>
            <w:sz w:val="12"/>
          </w:rPr>
          <w:t>710</w:t>
        </w:r>
        <w:r>
          <w:rPr>
            <w:rFonts w:ascii="Trebuchet MS"/>
            <w:spacing w:val="36"/>
            <w:sz w:val="12"/>
          </w:rPr>
          <w:t xml:space="preserve"> </w:t>
        </w:r>
      </w:ins>
      <w:r>
        <w:rPr>
          <w:rFonts w:ascii="Trebuchet MS"/>
          <w:spacing w:val="36"/>
          <w:sz w:val="12"/>
          <w:rPrChange w:id="3304" w:author="Hughes, Anna E" w:date="2023-08-09T15:29:00Z">
            <w:rPr>
              <w:spacing w:val="9"/>
            </w:rPr>
          </w:rPrChange>
        </w:rPr>
        <w:t xml:space="preserve"> </w:t>
      </w:r>
      <w:r>
        <w:rPr>
          <w:spacing w:val="-4"/>
          <w:rPrChange w:id="3305" w:author="Hughes, Anna E" w:date="2023-08-09T15:29:00Z">
            <w:rPr>
              <w:w w:val="90"/>
            </w:rPr>
          </w:rPrChange>
        </w:rPr>
        <w:t>shift</w:t>
      </w:r>
      <w:r>
        <w:rPr>
          <w:spacing w:val="1"/>
          <w:rPrChange w:id="3306" w:author="Hughes, Anna E" w:date="2023-08-09T15:29:00Z">
            <w:rPr>
              <w:spacing w:val="9"/>
            </w:rPr>
          </w:rPrChange>
        </w:rPr>
        <w:t xml:space="preserve"> </w:t>
      </w:r>
      <w:r>
        <w:rPr>
          <w:spacing w:val="-4"/>
          <w:rPrChange w:id="3307" w:author="Hughes, Anna E" w:date="2023-08-09T15:29:00Z">
            <w:rPr>
              <w:w w:val="90"/>
            </w:rPr>
          </w:rPrChange>
        </w:rPr>
        <w:t>could</w:t>
      </w:r>
      <w:r>
        <w:rPr>
          <w:rPrChange w:id="3308" w:author="Hughes, Anna E" w:date="2023-08-09T15:29:00Z">
            <w:rPr>
              <w:spacing w:val="9"/>
            </w:rPr>
          </w:rPrChange>
        </w:rPr>
        <w:t xml:space="preserve"> </w:t>
      </w:r>
      <w:r>
        <w:rPr>
          <w:spacing w:val="-4"/>
          <w:rPrChange w:id="3309" w:author="Hughes, Anna E" w:date="2023-08-09T15:29:00Z">
            <w:rPr>
              <w:w w:val="90"/>
            </w:rPr>
          </w:rPrChange>
        </w:rPr>
        <w:t>occur</w:t>
      </w:r>
      <w:r>
        <w:rPr>
          <w:rPrChange w:id="3310" w:author="Hughes, Anna E" w:date="2023-08-09T15:29:00Z">
            <w:rPr>
              <w:spacing w:val="9"/>
            </w:rPr>
          </w:rPrChange>
        </w:rPr>
        <w:t xml:space="preserve"> </w:t>
      </w:r>
      <w:r>
        <w:rPr>
          <w:spacing w:val="-4"/>
          <w:rPrChange w:id="3311" w:author="Hughes, Anna E" w:date="2023-08-09T15:29:00Z">
            <w:rPr>
              <w:w w:val="90"/>
            </w:rPr>
          </w:rPrChange>
        </w:rPr>
        <w:t>more</w:t>
      </w:r>
      <w:r>
        <w:rPr>
          <w:rPrChange w:id="3312" w:author="Hughes, Anna E" w:date="2023-08-09T15:29:00Z">
            <w:rPr>
              <w:spacing w:val="9"/>
            </w:rPr>
          </w:rPrChange>
        </w:rPr>
        <w:t xml:space="preserve"> </w:t>
      </w:r>
      <w:r>
        <w:rPr>
          <w:spacing w:val="-4"/>
          <w:rPrChange w:id="3313" w:author="Hughes, Anna E" w:date="2023-08-09T15:29:00Z">
            <w:rPr>
              <w:w w:val="90"/>
            </w:rPr>
          </w:rPrChange>
        </w:rPr>
        <w:t>strongly</w:t>
      </w:r>
      <w:r>
        <w:rPr>
          <w:rPrChange w:id="3314" w:author="Hughes, Anna E" w:date="2023-08-09T15:29:00Z">
            <w:rPr>
              <w:spacing w:val="9"/>
            </w:rPr>
          </w:rPrChange>
        </w:rPr>
        <w:t xml:space="preserve"> </w:t>
      </w:r>
      <w:r>
        <w:rPr>
          <w:spacing w:val="-4"/>
          <w:rPrChange w:id="3315" w:author="Hughes, Anna E" w:date="2023-08-09T15:29:00Z">
            <w:rPr>
              <w:w w:val="90"/>
            </w:rPr>
          </w:rPrChange>
        </w:rPr>
        <w:t>for</w:t>
      </w:r>
      <w:r>
        <w:rPr>
          <w:rPrChange w:id="3316" w:author="Hughes, Anna E" w:date="2023-08-09T15:29:00Z">
            <w:rPr>
              <w:spacing w:val="9"/>
            </w:rPr>
          </w:rPrChange>
        </w:rPr>
        <w:t xml:space="preserve"> </w:t>
      </w:r>
      <w:r>
        <w:rPr>
          <w:spacing w:val="-4"/>
          <w:rPrChange w:id="3317" w:author="Hughes, Anna E" w:date="2023-08-09T15:29:00Z">
            <w:rPr>
              <w:w w:val="90"/>
            </w:rPr>
          </w:rPrChange>
        </w:rPr>
        <w:t>one</w:t>
      </w:r>
      <w:r>
        <w:rPr>
          <w:spacing w:val="-1"/>
          <w:rPrChange w:id="3318" w:author="Hughes, Anna E" w:date="2023-08-09T15:29:00Z">
            <w:rPr>
              <w:spacing w:val="9"/>
            </w:rPr>
          </w:rPrChange>
        </w:rPr>
        <w:t xml:space="preserve"> </w:t>
      </w:r>
      <w:r>
        <w:rPr>
          <w:spacing w:val="-4"/>
          <w:rPrChange w:id="3319" w:author="Hughes, Anna E" w:date="2023-08-09T15:29:00Z">
            <w:rPr>
              <w:w w:val="90"/>
            </w:rPr>
          </w:rPrChange>
        </w:rPr>
        <w:t>feature</w:t>
      </w:r>
      <w:r>
        <w:rPr>
          <w:rPrChange w:id="3320" w:author="Hughes, Anna E" w:date="2023-08-09T15:29:00Z">
            <w:rPr>
              <w:spacing w:val="9"/>
            </w:rPr>
          </w:rPrChange>
        </w:rPr>
        <w:t xml:space="preserve"> </w:t>
      </w:r>
      <w:r>
        <w:rPr>
          <w:spacing w:val="-4"/>
          <w:rPrChange w:id="3321" w:author="Hughes, Anna E" w:date="2023-08-09T15:29:00Z">
            <w:rPr>
              <w:spacing w:val="-2"/>
              <w:w w:val="90"/>
            </w:rPr>
          </w:rPrChange>
        </w:rPr>
        <w:t>dimension</w:t>
      </w:r>
    </w:p>
    <w:p w14:paraId="25E5D7E1" w14:textId="25519A62" w:rsidR="00470D98" w:rsidRDefault="001644E6">
      <w:pPr>
        <w:pStyle w:val="BodyText"/>
        <w:spacing w:before="8"/>
        <w:rPr>
          <w:ins w:id="3322" w:author="Hughes, Anna E" w:date="2023-08-09T15:29:00Z"/>
        </w:rPr>
      </w:pPr>
      <w:del w:id="3323" w:author="Hughes, Anna E" w:date="2023-08-09T15:29:00Z">
        <w:r>
          <w:rPr>
            <w:rFonts w:ascii="Trebuchet MS"/>
            <w:spacing w:val="-6"/>
            <w:sz w:val="12"/>
          </w:rPr>
          <w:delText>711</w:delText>
        </w:r>
        <w:r>
          <w:rPr>
            <w:rFonts w:ascii="Trebuchet MS"/>
            <w:spacing w:val="37"/>
            <w:sz w:val="12"/>
          </w:rPr>
          <w:delText xml:space="preserve"> </w:delText>
        </w:r>
      </w:del>
      <w:r w:rsidR="001E0CFE">
        <w:rPr>
          <w:rPrChange w:id="3324" w:author="Hughes, Anna E" w:date="2023-08-09T15:29:00Z">
            <w:rPr>
              <w:rFonts w:ascii="Trebuchet MS"/>
              <w:spacing w:val="37"/>
              <w:sz w:val="12"/>
            </w:rPr>
          </w:rPrChange>
        </w:rPr>
        <w:t xml:space="preserve"> </w:t>
      </w:r>
      <w:r w:rsidR="001E0CFE">
        <w:rPr>
          <w:spacing w:val="-4"/>
          <w:rPrChange w:id="3325" w:author="Hughes, Anna E" w:date="2023-08-09T15:29:00Z">
            <w:rPr>
              <w:spacing w:val="-6"/>
            </w:rPr>
          </w:rPrChange>
        </w:rPr>
        <w:t>(e.g.</w:t>
      </w:r>
      <w:r w:rsidR="001E0CFE">
        <w:rPr>
          <w:spacing w:val="28"/>
          <w:rPrChange w:id="3326" w:author="Hughes, Anna E" w:date="2023-08-09T15:29:00Z">
            <w:rPr>
              <w:spacing w:val="32"/>
            </w:rPr>
          </w:rPrChange>
        </w:rPr>
        <w:t xml:space="preserve"> </w:t>
      </w:r>
      <w:r w:rsidR="001E0CFE">
        <w:rPr>
          <w:spacing w:val="-4"/>
          <w:rPrChange w:id="3327" w:author="Hughes, Anna E" w:date="2023-08-09T15:29:00Z">
            <w:rPr>
              <w:spacing w:val="-6"/>
            </w:rPr>
          </w:rPrChange>
        </w:rPr>
        <w:t>colour)</w:t>
      </w:r>
      <w:r w:rsidR="001E0CFE">
        <w:rPr>
          <w:rPrChange w:id="3328" w:author="Hughes, Anna E" w:date="2023-08-09T15:29:00Z">
            <w:rPr>
              <w:spacing w:val="1"/>
            </w:rPr>
          </w:rPrChange>
        </w:rPr>
        <w:t xml:space="preserve"> </w:t>
      </w:r>
      <w:r w:rsidR="001E0CFE">
        <w:rPr>
          <w:spacing w:val="-4"/>
          <w:rPrChange w:id="3329" w:author="Hughes, Anna E" w:date="2023-08-09T15:29:00Z">
            <w:rPr>
              <w:spacing w:val="-6"/>
            </w:rPr>
          </w:rPrChange>
        </w:rPr>
        <w:t>than</w:t>
      </w:r>
      <w:r w:rsidR="001E0CFE">
        <w:rPr>
          <w:rPrChange w:id="3330" w:author="Hughes, Anna E" w:date="2023-08-09T15:29:00Z">
            <w:rPr>
              <w:spacing w:val="2"/>
            </w:rPr>
          </w:rPrChange>
        </w:rPr>
        <w:t xml:space="preserve"> </w:t>
      </w:r>
      <w:r w:rsidR="001E0CFE">
        <w:rPr>
          <w:spacing w:val="-5"/>
          <w:rPrChange w:id="3331" w:author="Hughes, Anna E" w:date="2023-08-09T15:29:00Z">
            <w:rPr>
              <w:spacing w:val="-6"/>
            </w:rPr>
          </w:rPrChange>
        </w:rPr>
        <w:t>the</w:t>
      </w:r>
    </w:p>
    <w:p w14:paraId="469C7778" w14:textId="77777777" w:rsidR="00087420" w:rsidRDefault="001E0CFE">
      <w:pPr>
        <w:pStyle w:val="BodyText"/>
        <w:rPr>
          <w:del w:id="3332" w:author="Hughes, Anna E" w:date="2023-08-09T15:29:00Z"/>
        </w:rPr>
      </w:pPr>
      <w:ins w:id="3333" w:author="Hughes, Anna E" w:date="2023-08-09T15:29:00Z">
        <w:r>
          <w:rPr>
            <w:rFonts w:ascii="Trebuchet MS"/>
            <w:spacing w:val="-6"/>
            <w:sz w:val="12"/>
          </w:rPr>
          <w:t>711</w:t>
        </w:r>
        <w:r>
          <w:rPr>
            <w:rFonts w:ascii="Trebuchet MS"/>
            <w:spacing w:val="32"/>
            <w:sz w:val="12"/>
          </w:rPr>
          <w:t xml:space="preserve"> </w:t>
        </w:r>
      </w:ins>
      <w:r>
        <w:rPr>
          <w:rFonts w:ascii="Trebuchet MS"/>
          <w:spacing w:val="32"/>
          <w:sz w:val="12"/>
          <w:rPrChange w:id="3334" w:author="Hughes, Anna E" w:date="2023-08-09T15:29:00Z">
            <w:rPr>
              <w:spacing w:val="1"/>
            </w:rPr>
          </w:rPrChange>
        </w:rPr>
        <w:t xml:space="preserve"> </w:t>
      </w:r>
      <w:r>
        <w:rPr>
          <w:spacing w:val="-6"/>
        </w:rPr>
        <w:t>other,</w:t>
      </w:r>
      <w:r>
        <w:rPr>
          <w:spacing w:val="2"/>
          <w:rPrChange w:id="3335" w:author="Hughes, Anna E" w:date="2023-08-09T15:29:00Z">
            <w:rPr>
              <w:spacing w:val="4"/>
            </w:rPr>
          </w:rPrChange>
        </w:rPr>
        <w:t xml:space="preserve"> </w:t>
      </w:r>
      <w:r>
        <w:rPr>
          <w:spacing w:val="-6"/>
        </w:rPr>
        <w:t>perhaps</w:t>
      </w:r>
      <w:r>
        <w:rPr>
          <w:spacing w:val="1"/>
        </w:rPr>
        <w:t xml:space="preserve"> </w:t>
      </w:r>
      <w:r>
        <w:rPr>
          <w:spacing w:val="-6"/>
        </w:rPr>
        <w:t>changing</w:t>
      </w:r>
      <w:r>
        <w:rPr>
          <w:rPrChange w:id="3336" w:author="Hughes, Anna E" w:date="2023-08-09T15:29:00Z">
            <w:rPr>
              <w:spacing w:val="2"/>
            </w:rPr>
          </w:rPrChange>
        </w:rPr>
        <w:t xml:space="preserve"> </w:t>
      </w:r>
      <w:r>
        <w:rPr>
          <w:spacing w:val="-6"/>
        </w:rPr>
        <w:t>the</w:t>
      </w:r>
      <w:r>
        <w:rPr>
          <w:rPrChange w:id="3337" w:author="Hughes, Anna E" w:date="2023-08-09T15:29:00Z">
            <w:rPr>
              <w:spacing w:val="1"/>
            </w:rPr>
          </w:rPrChange>
        </w:rPr>
        <w:t xml:space="preserve"> </w:t>
      </w:r>
      <w:r>
        <w:rPr>
          <w:spacing w:val="-6"/>
        </w:rPr>
        <w:t>relationship</w:t>
      </w:r>
      <w:r>
        <w:rPr>
          <w:rPrChange w:id="3338" w:author="Hughes, Anna E" w:date="2023-08-09T15:29:00Z">
            <w:rPr>
              <w:spacing w:val="1"/>
            </w:rPr>
          </w:rPrChange>
        </w:rPr>
        <w:t xml:space="preserve"> </w:t>
      </w:r>
      <w:r>
        <w:rPr>
          <w:spacing w:val="-6"/>
        </w:rPr>
        <w:t>between</w:t>
      </w:r>
      <w:r>
        <w:rPr>
          <w:rPrChange w:id="3339" w:author="Hughes, Anna E" w:date="2023-08-09T15:29:00Z">
            <w:rPr>
              <w:spacing w:val="2"/>
            </w:rPr>
          </w:rPrChange>
        </w:rPr>
        <w:t xml:space="preserve"> </w:t>
      </w:r>
      <w:r>
        <w:rPr>
          <w:spacing w:val="-6"/>
        </w:rPr>
        <w:t>the</w:t>
      </w:r>
      <w:r>
        <w:rPr>
          <w:rPrChange w:id="3340" w:author="Hughes, Anna E" w:date="2023-08-09T15:29:00Z">
            <w:rPr>
              <w:spacing w:val="1"/>
            </w:rPr>
          </w:rPrChange>
        </w:rPr>
        <w:t xml:space="preserve"> </w:t>
      </w:r>
      <w:del w:id="3341" w:author="Hughes, Anna E" w:date="2023-08-09T15:29:00Z">
        <w:r w:rsidR="001644E6">
          <w:rPr>
            <w:spacing w:val="-6"/>
          </w:rPr>
          <w:delText>con-</w:delText>
        </w:r>
      </w:del>
    </w:p>
    <w:p w14:paraId="7D978BAE" w14:textId="478EF964" w:rsidR="00470D98" w:rsidRDefault="001644E6">
      <w:pPr>
        <w:pStyle w:val="BodyText"/>
        <w:spacing w:before="8"/>
        <w:rPr>
          <w:ins w:id="3342" w:author="Hughes, Anna E" w:date="2023-08-09T15:29:00Z"/>
        </w:rPr>
      </w:pPr>
      <w:del w:id="3343" w:author="Hughes, Anna E" w:date="2023-08-09T15:29:00Z">
        <w:r>
          <w:rPr>
            <w:rFonts w:ascii="Trebuchet MS"/>
            <w:w w:val="90"/>
            <w:sz w:val="12"/>
          </w:rPr>
          <w:delText>712</w:delText>
        </w:r>
        <w:r>
          <w:rPr>
            <w:rFonts w:ascii="Trebuchet MS"/>
            <w:spacing w:val="67"/>
            <w:sz w:val="12"/>
          </w:rPr>
          <w:delText xml:space="preserve">  </w:delText>
        </w:r>
        <w:r>
          <w:rPr>
            <w:w w:val="90"/>
          </w:rPr>
          <w:delText>trasts</w:delText>
        </w:r>
      </w:del>
      <w:ins w:id="3344" w:author="Hughes, Anna E" w:date="2023-08-09T15:29:00Z">
        <w:r w:rsidR="001E0CFE">
          <w:rPr>
            <w:spacing w:val="-6"/>
          </w:rPr>
          <w:t>contrasts</w:t>
        </w:r>
      </w:ins>
      <w:r w:rsidR="001E0CFE">
        <w:rPr>
          <w:rPrChange w:id="3345" w:author="Hughes, Anna E" w:date="2023-08-09T15:29:00Z">
            <w:rPr>
              <w:spacing w:val="9"/>
            </w:rPr>
          </w:rPrChange>
        </w:rPr>
        <w:t xml:space="preserve"> </w:t>
      </w:r>
      <w:r w:rsidR="001E0CFE">
        <w:rPr>
          <w:spacing w:val="-6"/>
          <w:rPrChange w:id="3346" w:author="Hughes, Anna E" w:date="2023-08-09T15:29:00Z">
            <w:rPr>
              <w:w w:val="90"/>
            </w:rPr>
          </w:rPrChange>
        </w:rPr>
        <w:t>for</w:t>
      </w:r>
      <w:r w:rsidR="001E0CFE">
        <w:rPr>
          <w:rPrChange w:id="3347" w:author="Hughes, Anna E" w:date="2023-08-09T15:29:00Z">
            <w:rPr>
              <w:spacing w:val="7"/>
            </w:rPr>
          </w:rPrChange>
        </w:rPr>
        <w:t xml:space="preserve"> </w:t>
      </w:r>
      <w:r w:rsidR="001E0CFE">
        <w:rPr>
          <w:spacing w:val="-6"/>
          <w:rPrChange w:id="3348" w:author="Hughes, Anna E" w:date="2023-08-09T15:29:00Z">
            <w:rPr>
              <w:w w:val="90"/>
            </w:rPr>
          </w:rPrChange>
        </w:rPr>
        <w:t>different</w:t>
      </w:r>
      <w:r w:rsidR="001E0CFE">
        <w:rPr>
          <w:rPrChange w:id="3349" w:author="Hughes, Anna E" w:date="2023-08-09T15:29:00Z">
            <w:rPr>
              <w:spacing w:val="8"/>
            </w:rPr>
          </w:rPrChange>
        </w:rPr>
        <w:t xml:space="preserve"> </w:t>
      </w:r>
      <w:del w:id="3350" w:author="Hughes, Anna E" w:date="2023-08-09T15:29:00Z">
        <w:r>
          <w:rPr>
            <w:w w:val="90"/>
          </w:rPr>
          <w:delText>feature</w:delText>
        </w:r>
      </w:del>
      <w:ins w:id="3351" w:author="Hughes, Anna E" w:date="2023-08-09T15:29:00Z">
        <w:r w:rsidR="001E0CFE">
          <w:rPr>
            <w:spacing w:val="-6"/>
          </w:rPr>
          <w:t>fea-</w:t>
        </w:r>
      </w:ins>
    </w:p>
    <w:p w14:paraId="5302520F" w14:textId="77777777" w:rsidR="00087420" w:rsidRDefault="001E0CFE">
      <w:pPr>
        <w:pStyle w:val="BodyText"/>
        <w:spacing w:before="8"/>
        <w:rPr>
          <w:del w:id="3352" w:author="Hughes, Anna E" w:date="2023-08-09T15:29:00Z"/>
        </w:rPr>
      </w:pPr>
      <w:ins w:id="3353" w:author="Hughes, Anna E" w:date="2023-08-09T15:29:00Z">
        <w:r>
          <w:rPr>
            <w:rFonts w:ascii="Trebuchet MS"/>
            <w:w w:val="90"/>
            <w:sz w:val="12"/>
          </w:rPr>
          <w:t>712</w:t>
        </w:r>
        <w:r>
          <w:rPr>
            <w:rFonts w:ascii="Trebuchet MS"/>
            <w:spacing w:val="65"/>
            <w:sz w:val="12"/>
          </w:rPr>
          <w:t xml:space="preserve">  </w:t>
        </w:r>
        <w:r>
          <w:rPr>
            <w:w w:val="90"/>
          </w:rPr>
          <w:t>ture</w:t>
        </w:r>
      </w:ins>
      <w:r>
        <w:rPr>
          <w:spacing w:val="1"/>
          <w:rPrChange w:id="3354" w:author="Hughes, Anna E" w:date="2023-08-09T15:29:00Z">
            <w:rPr>
              <w:spacing w:val="8"/>
            </w:rPr>
          </w:rPrChange>
        </w:rPr>
        <w:t xml:space="preserve"> </w:t>
      </w:r>
      <w:r>
        <w:rPr>
          <w:w w:val="90"/>
        </w:rPr>
        <w:t>dimensions</w:t>
      </w:r>
      <w:r>
        <w:rPr>
          <w:spacing w:val="1"/>
          <w:rPrChange w:id="3355" w:author="Hughes, Anna E" w:date="2023-08-09T15:29:00Z">
            <w:rPr>
              <w:spacing w:val="8"/>
            </w:rPr>
          </w:rPrChange>
        </w:rPr>
        <w:t xml:space="preserve"> </w:t>
      </w:r>
      <w:r>
        <w:rPr>
          <w:w w:val="90"/>
        </w:rPr>
        <w:t>and</w:t>
      </w:r>
      <w:r>
        <w:rPr>
          <w:spacing w:val="1"/>
          <w:rPrChange w:id="3356" w:author="Hughes, Anna E" w:date="2023-08-09T15:29:00Z">
            <w:rPr>
              <w:spacing w:val="7"/>
            </w:rPr>
          </w:rPrChange>
        </w:rPr>
        <w:t xml:space="preserve"> </w:t>
      </w:r>
      <w:r>
        <w:rPr>
          <w:w w:val="90"/>
        </w:rPr>
        <w:t>therefore</w:t>
      </w:r>
      <w:r>
        <w:rPr>
          <w:spacing w:val="1"/>
          <w:rPrChange w:id="3357" w:author="Hughes, Anna E" w:date="2023-08-09T15:29:00Z">
            <w:rPr>
              <w:spacing w:val="8"/>
            </w:rPr>
          </w:rPrChange>
        </w:rPr>
        <w:t xml:space="preserve"> </w:t>
      </w:r>
      <w:r>
        <w:rPr>
          <w:w w:val="90"/>
        </w:rPr>
        <w:t>the</w:t>
      </w:r>
      <w:r>
        <w:rPr>
          <w:spacing w:val="1"/>
          <w:rPrChange w:id="3358" w:author="Hughes, Anna E" w:date="2023-08-09T15:29:00Z">
            <w:rPr>
              <w:spacing w:val="8"/>
            </w:rPr>
          </w:rPrChange>
        </w:rPr>
        <w:t xml:space="preserve"> </w:t>
      </w:r>
      <w:r>
        <w:rPr>
          <w:w w:val="90"/>
        </w:rPr>
        <w:t>preferred</w:t>
      </w:r>
      <w:r>
        <w:rPr>
          <w:spacing w:val="1"/>
          <w:rPrChange w:id="3359" w:author="Hughes, Anna E" w:date="2023-08-09T15:29:00Z">
            <w:rPr>
              <w:spacing w:val="8"/>
            </w:rPr>
          </w:rPrChange>
        </w:rPr>
        <w:t xml:space="preserve"> </w:t>
      </w:r>
      <w:r>
        <w:rPr>
          <w:w w:val="90"/>
        </w:rPr>
        <w:t>model.</w:t>
      </w:r>
      <w:r>
        <w:rPr>
          <w:spacing w:val="21"/>
          <w:rPrChange w:id="3360" w:author="Hughes, Anna E" w:date="2023-08-09T15:29:00Z">
            <w:rPr>
              <w:spacing w:val="23"/>
            </w:rPr>
          </w:rPrChange>
        </w:rPr>
        <w:t xml:space="preserve"> </w:t>
      </w:r>
      <w:r>
        <w:rPr>
          <w:w w:val="90"/>
        </w:rPr>
        <w:t>If</w:t>
      </w:r>
      <w:r>
        <w:rPr>
          <w:spacing w:val="1"/>
          <w:rPrChange w:id="3361" w:author="Hughes, Anna E" w:date="2023-08-09T15:29:00Z">
            <w:rPr>
              <w:spacing w:val="8"/>
            </w:rPr>
          </w:rPrChange>
        </w:rPr>
        <w:t xml:space="preserve"> </w:t>
      </w:r>
      <w:r>
        <w:rPr>
          <w:w w:val="90"/>
          <w:rPrChange w:id="3362" w:author="Hughes, Anna E" w:date="2023-08-09T15:29:00Z">
            <w:rPr>
              <w:spacing w:val="-2"/>
              <w:w w:val="90"/>
            </w:rPr>
          </w:rPrChange>
        </w:rPr>
        <w:t>future</w:t>
      </w:r>
    </w:p>
    <w:p w14:paraId="39D69436" w14:textId="1B12F666" w:rsidR="00470D98" w:rsidRDefault="001644E6">
      <w:pPr>
        <w:pStyle w:val="BodyText"/>
        <w:rPr>
          <w:ins w:id="3363" w:author="Hughes, Anna E" w:date="2023-08-09T15:29:00Z"/>
        </w:rPr>
      </w:pPr>
      <w:del w:id="3364" w:author="Hughes, Anna E" w:date="2023-08-09T15:29:00Z">
        <w:r>
          <w:rPr>
            <w:rFonts w:ascii="Trebuchet MS"/>
            <w:spacing w:val="-6"/>
            <w:sz w:val="12"/>
          </w:rPr>
          <w:delText>713</w:delText>
        </w:r>
        <w:r>
          <w:rPr>
            <w:rFonts w:ascii="Trebuchet MS"/>
            <w:spacing w:val="36"/>
            <w:sz w:val="12"/>
          </w:rPr>
          <w:delText xml:space="preserve"> </w:delText>
        </w:r>
      </w:del>
      <w:r w:rsidR="001E0CFE">
        <w:rPr>
          <w:spacing w:val="1"/>
          <w:rPrChange w:id="3365" w:author="Hughes, Anna E" w:date="2023-08-09T15:29:00Z">
            <w:rPr>
              <w:rFonts w:ascii="Trebuchet MS"/>
              <w:spacing w:val="36"/>
              <w:sz w:val="12"/>
            </w:rPr>
          </w:rPrChange>
        </w:rPr>
        <w:t xml:space="preserve"> </w:t>
      </w:r>
      <w:r w:rsidR="001E0CFE">
        <w:rPr>
          <w:w w:val="90"/>
          <w:rPrChange w:id="3366" w:author="Hughes, Anna E" w:date="2023-08-09T15:29:00Z">
            <w:rPr>
              <w:spacing w:val="-6"/>
            </w:rPr>
          </w:rPrChange>
        </w:rPr>
        <w:t>work</w:t>
      </w:r>
      <w:r w:rsidR="001E0CFE">
        <w:rPr>
          <w:spacing w:val="1"/>
          <w:rPrChange w:id="3367" w:author="Hughes, Anna E" w:date="2023-08-09T15:29:00Z">
            <w:rPr>
              <w:spacing w:val="-4"/>
            </w:rPr>
          </w:rPrChange>
        </w:rPr>
        <w:t xml:space="preserve"> </w:t>
      </w:r>
      <w:r w:rsidR="001E0CFE">
        <w:rPr>
          <w:w w:val="90"/>
          <w:rPrChange w:id="3368" w:author="Hughes, Anna E" w:date="2023-08-09T15:29:00Z">
            <w:rPr>
              <w:spacing w:val="-6"/>
            </w:rPr>
          </w:rPrChange>
        </w:rPr>
        <w:t>were</w:t>
      </w:r>
      <w:r w:rsidR="001E0CFE">
        <w:rPr>
          <w:spacing w:val="1"/>
          <w:rPrChange w:id="3369" w:author="Hughes, Anna E" w:date="2023-08-09T15:29:00Z">
            <w:rPr>
              <w:spacing w:val="-5"/>
            </w:rPr>
          </w:rPrChange>
        </w:rPr>
        <w:t xml:space="preserve"> </w:t>
      </w:r>
      <w:r w:rsidR="001E0CFE">
        <w:rPr>
          <w:w w:val="90"/>
          <w:rPrChange w:id="3370" w:author="Hughes, Anna E" w:date="2023-08-09T15:29:00Z">
            <w:rPr>
              <w:spacing w:val="-6"/>
            </w:rPr>
          </w:rPrChange>
        </w:rPr>
        <w:t>to</w:t>
      </w:r>
      <w:r w:rsidR="001E0CFE">
        <w:rPr>
          <w:spacing w:val="1"/>
          <w:rPrChange w:id="3371" w:author="Hughes, Anna E" w:date="2023-08-09T15:29:00Z">
            <w:rPr>
              <w:spacing w:val="-4"/>
            </w:rPr>
          </w:rPrChange>
        </w:rPr>
        <w:t xml:space="preserve"> </w:t>
      </w:r>
      <w:r w:rsidR="001E0CFE">
        <w:rPr>
          <w:spacing w:val="-2"/>
          <w:w w:val="90"/>
          <w:rPrChange w:id="3372" w:author="Hughes, Anna E" w:date="2023-08-09T15:29:00Z">
            <w:rPr>
              <w:spacing w:val="-6"/>
            </w:rPr>
          </w:rPrChange>
        </w:rPr>
        <w:t>confirm</w:t>
      </w:r>
    </w:p>
    <w:p w14:paraId="41835E94" w14:textId="77777777" w:rsidR="00087420" w:rsidRDefault="001E0CFE">
      <w:pPr>
        <w:pStyle w:val="BodyText"/>
        <w:rPr>
          <w:del w:id="3373" w:author="Hughes, Anna E" w:date="2023-08-09T15:29:00Z"/>
        </w:rPr>
      </w:pPr>
      <w:ins w:id="3374" w:author="Hughes, Anna E" w:date="2023-08-09T15:29:00Z">
        <w:r>
          <w:rPr>
            <w:rFonts w:ascii="Trebuchet MS"/>
            <w:spacing w:val="-4"/>
            <w:sz w:val="12"/>
          </w:rPr>
          <w:t>713</w:t>
        </w:r>
      </w:ins>
      <w:r>
        <w:rPr>
          <w:rFonts w:ascii="Trebuchet MS"/>
          <w:spacing w:val="77"/>
          <w:w w:val="150"/>
          <w:sz w:val="12"/>
          <w:rPrChange w:id="3375" w:author="Hughes, Anna E" w:date="2023-08-09T15:29:00Z">
            <w:rPr>
              <w:spacing w:val="-5"/>
            </w:rPr>
          </w:rPrChange>
        </w:rPr>
        <w:t xml:space="preserve"> </w:t>
      </w:r>
      <w:r>
        <w:rPr>
          <w:spacing w:val="-4"/>
          <w:rPrChange w:id="3376" w:author="Hughes, Anna E" w:date="2023-08-09T15:29:00Z">
            <w:rPr>
              <w:spacing w:val="-6"/>
            </w:rPr>
          </w:rPrChange>
        </w:rPr>
        <w:t>this</w:t>
      </w:r>
      <w:r>
        <w:rPr>
          <w:spacing w:val="-8"/>
          <w:rPrChange w:id="3377" w:author="Hughes, Anna E" w:date="2023-08-09T15:29:00Z">
            <w:rPr>
              <w:spacing w:val="-5"/>
            </w:rPr>
          </w:rPrChange>
        </w:rPr>
        <w:t xml:space="preserve"> </w:t>
      </w:r>
      <w:r>
        <w:rPr>
          <w:spacing w:val="-4"/>
          <w:rPrChange w:id="3378" w:author="Hughes, Anna E" w:date="2023-08-09T15:29:00Z">
            <w:rPr>
              <w:spacing w:val="-6"/>
            </w:rPr>
          </w:rPrChange>
        </w:rPr>
        <w:t>hypothesis,</w:t>
      </w:r>
      <w:r>
        <w:rPr>
          <w:spacing w:val="-6"/>
          <w:rPrChange w:id="3379" w:author="Hughes, Anna E" w:date="2023-08-09T15:29:00Z">
            <w:rPr>
              <w:spacing w:val="-3"/>
            </w:rPr>
          </w:rPrChange>
        </w:rPr>
        <w:t xml:space="preserve"> </w:t>
      </w:r>
      <w:r>
        <w:rPr>
          <w:spacing w:val="-4"/>
          <w:rPrChange w:id="3380" w:author="Hughes, Anna E" w:date="2023-08-09T15:29:00Z">
            <w:rPr>
              <w:spacing w:val="-6"/>
            </w:rPr>
          </w:rPrChange>
        </w:rPr>
        <w:t>it</w:t>
      </w:r>
      <w:r>
        <w:rPr>
          <w:spacing w:val="-8"/>
          <w:rPrChange w:id="3381" w:author="Hughes, Anna E" w:date="2023-08-09T15:29:00Z">
            <w:rPr>
              <w:spacing w:val="-4"/>
            </w:rPr>
          </w:rPrChange>
        </w:rPr>
        <w:t xml:space="preserve"> </w:t>
      </w:r>
      <w:r>
        <w:rPr>
          <w:spacing w:val="-4"/>
          <w:rPrChange w:id="3382" w:author="Hughes, Anna E" w:date="2023-08-09T15:29:00Z">
            <w:rPr>
              <w:spacing w:val="-6"/>
            </w:rPr>
          </w:rPrChange>
        </w:rPr>
        <w:t>would</w:t>
      </w:r>
      <w:r>
        <w:rPr>
          <w:spacing w:val="-8"/>
          <w:rPrChange w:id="3383" w:author="Hughes, Anna E" w:date="2023-08-09T15:29:00Z">
            <w:rPr>
              <w:spacing w:val="-5"/>
            </w:rPr>
          </w:rPrChange>
        </w:rPr>
        <w:t xml:space="preserve"> </w:t>
      </w:r>
      <w:r>
        <w:rPr>
          <w:spacing w:val="-4"/>
          <w:rPrChange w:id="3384" w:author="Hughes, Anna E" w:date="2023-08-09T15:29:00Z">
            <w:rPr>
              <w:spacing w:val="-6"/>
            </w:rPr>
          </w:rPrChange>
        </w:rPr>
        <w:t>suggest</w:t>
      </w:r>
      <w:r>
        <w:rPr>
          <w:spacing w:val="-7"/>
          <w:rPrChange w:id="3385" w:author="Hughes, Anna E" w:date="2023-08-09T15:29:00Z">
            <w:rPr>
              <w:spacing w:val="-4"/>
            </w:rPr>
          </w:rPrChange>
        </w:rPr>
        <w:t xml:space="preserve"> </w:t>
      </w:r>
      <w:r>
        <w:rPr>
          <w:spacing w:val="-4"/>
          <w:rPrChange w:id="3386" w:author="Hughes, Anna E" w:date="2023-08-09T15:29:00Z">
            <w:rPr>
              <w:spacing w:val="-6"/>
            </w:rPr>
          </w:rPrChange>
        </w:rPr>
        <w:t>that</w:t>
      </w:r>
      <w:r>
        <w:rPr>
          <w:spacing w:val="-8"/>
          <w:rPrChange w:id="3387" w:author="Hughes, Anna E" w:date="2023-08-09T15:29:00Z">
            <w:rPr>
              <w:spacing w:val="-5"/>
            </w:rPr>
          </w:rPrChange>
        </w:rPr>
        <w:t xml:space="preserve"> </w:t>
      </w:r>
      <w:r>
        <w:rPr>
          <w:spacing w:val="-4"/>
          <w:rPrChange w:id="3388" w:author="Hughes, Anna E" w:date="2023-08-09T15:29:00Z">
            <w:rPr>
              <w:spacing w:val="-6"/>
            </w:rPr>
          </w:rPrChange>
        </w:rPr>
        <w:t>observers</w:t>
      </w:r>
      <w:r>
        <w:rPr>
          <w:spacing w:val="-8"/>
          <w:rPrChange w:id="3389" w:author="Hughes, Anna E" w:date="2023-08-09T15:29:00Z">
            <w:rPr>
              <w:spacing w:val="-5"/>
            </w:rPr>
          </w:rPrChange>
        </w:rPr>
        <w:t xml:space="preserve"> </w:t>
      </w:r>
      <w:r>
        <w:rPr>
          <w:spacing w:val="-4"/>
          <w:rPrChange w:id="3390" w:author="Hughes, Anna E" w:date="2023-08-09T15:29:00Z">
            <w:rPr>
              <w:spacing w:val="-6"/>
            </w:rPr>
          </w:rPrChange>
        </w:rPr>
        <w:t>are</w:t>
      </w:r>
      <w:r>
        <w:rPr>
          <w:spacing w:val="-8"/>
          <w:rPrChange w:id="3391" w:author="Hughes, Anna E" w:date="2023-08-09T15:29:00Z">
            <w:rPr>
              <w:spacing w:val="-4"/>
            </w:rPr>
          </w:rPrChange>
        </w:rPr>
        <w:t xml:space="preserve"> </w:t>
      </w:r>
      <w:r>
        <w:rPr>
          <w:spacing w:val="-4"/>
          <w:rPrChange w:id="3392" w:author="Hughes, Anna E" w:date="2023-08-09T15:29:00Z">
            <w:rPr>
              <w:spacing w:val="-6"/>
            </w:rPr>
          </w:rPrChange>
        </w:rPr>
        <w:t>able</w:t>
      </w:r>
      <w:r>
        <w:rPr>
          <w:spacing w:val="-7"/>
          <w:rPrChange w:id="3393" w:author="Hughes, Anna E" w:date="2023-08-09T15:29:00Z">
            <w:rPr>
              <w:spacing w:val="-5"/>
            </w:rPr>
          </w:rPrChange>
        </w:rPr>
        <w:t xml:space="preserve"> </w:t>
      </w:r>
      <w:r>
        <w:rPr>
          <w:spacing w:val="-4"/>
          <w:rPrChange w:id="3394" w:author="Hughes, Anna E" w:date="2023-08-09T15:29:00Z">
            <w:rPr>
              <w:spacing w:val="-6"/>
            </w:rPr>
          </w:rPrChange>
        </w:rPr>
        <w:t>to</w:t>
      </w:r>
    </w:p>
    <w:p w14:paraId="7800BB26" w14:textId="67D01E18" w:rsidR="00470D98" w:rsidRDefault="001644E6">
      <w:pPr>
        <w:pStyle w:val="BodyText"/>
        <w:spacing w:before="8"/>
        <w:rPr>
          <w:ins w:id="3395" w:author="Hughes, Anna E" w:date="2023-08-09T15:29:00Z"/>
        </w:rPr>
      </w:pPr>
      <w:del w:id="3396" w:author="Hughes, Anna E" w:date="2023-08-09T15:29:00Z">
        <w:r>
          <w:rPr>
            <w:rFonts w:ascii="Trebuchet MS"/>
            <w:spacing w:val="-6"/>
            <w:sz w:val="12"/>
          </w:rPr>
          <w:delText>714</w:delText>
        </w:r>
        <w:r>
          <w:rPr>
            <w:rFonts w:ascii="Trebuchet MS"/>
            <w:spacing w:val="37"/>
            <w:sz w:val="12"/>
          </w:rPr>
          <w:delText xml:space="preserve"> </w:delText>
        </w:r>
      </w:del>
      <w:r w:rsidR="001E0CFE">
        <w:rPr>
          <w:spacing w:val="-8"/>
          <w:rPrChange w:id="3397" w:author="Hughes, Anna E" w:date="2023-08-09T15:29:00Z">
            <w:rPr>
              <w:rFonts w:ascii="Trebuchet MS"/>
              <w:spacing w:val="37"/>
              <w:sz w:val="12"/>
            </w:rPr>
          </w:rPrChange>
        </w:rPr>
        <w:t xml:space="preserve"> </w:t>
      </w:r>
      <w:r w:rsidR="001E0CFE">
        <w:rPr>
          <w:spacing w:val="-4"/>
          <w:rPrChange w:id="3398" w:author="Hughes, Anna E" w:date="2023-08-09T15:29:00Z">
            <w:rPr>
              <w:spacing w:val="-6"/>
            </w:rPr>
          </w:rPrChange>
        </w:rPr>
        <w:t>cognitively</w:t>
      </w:r>
      <w:r w:rsidR="001E0CFE">
        <w:rPr>
          <w:spacing w:val="-8"/>
          <w:rPrChange w:id="3399" w:author="Hughes, Anna E" w:date="2023-08-09T15:29:00Z">
            <w:rPr>
              <w:spacing w:val="-7"/>
            </w:rPr>
          </w:rPrChange>
        </w:rPr>
        <w:t xml:space="preserve"> </w:t>
      </w:r>
      <w:r w:rsidR="001E0CFE">
        <w:rPr>
          <w:spacing w:val="-4"/>
          <w:rPrChange w:id="3400" w:author="Hughes, Anna E" w:date="2023-08-09T15:29:00Z">
            <w:rPr>
              <w:spacing w:val="-6"/>
            </w:rPr>
          </w:rPrChange>
        </w:rPr>
        <w:t>shift</w:t>
      </w:r>
      <w:r w:rsidR="001E0CFE">
        <w:rPr>
          <w:spacing w:val="-8"/>
          <w:rPrChange w:id="3401" w:author="Hughes, Anna E" w:date="2023-08-09T15:29:00Z">
            <w:rPr>
              <w:spacing w:val="-7"/>
            </w:rPr>
          </w:rPrChange>
        </w:rPr>
        <w:t xml:space="preserve"> </w:t>
      </w:r>
      <w:r w:rsidR="001E0CFE">
        <w:rPr>
          <w:spacing w:val="-4"/>
          <w:rPrChange w:id="3402" w:author="Hughes, Anna E" w:date="2023-08-09T15:29:00Z">
            <w:rPr>
              <w:spacing w:val="-6"/>
            </w:rPr>
          </w:rPrChange>
        </w:rPr>
        <w:t>their</w:t>
      </w:r>
    </w:p>
    <w:p w14:paraId="4F189159" w14:textId="77777777" w:rsidR="00470D98" w:rsidRDefault="001E0CFE">
      <w:pPr>
        <w:pStyle w:val="BodyText"/>
        <w:pPrChange w:id="3403" w:author="Hughes, Anna E" w:date="2023-08-09T15:29:00Z">
          <w:pPr>
            <w:pStyle w:val="BodyText"/>
            <w:spacing w:before="8"/>
          </w:pPr>
        </w:pPrChange>
      </w:pPr>
      <w:ins w:id="3404" w:author="Hughes, Anna E" w:date="2023-08-09T15:29:00Z">
        <w:r>
          <w:rPr>
            <w:rFonts w:ascii="Trebuchet MS"/>
            <w:spacing w:val="-6"/>
            <w:sz w:val="12"/>
          </w:rPr>
          <w:t>714</w:t>
        </w:r>
        <w:r>
          <w:rPr>
            <w:rFonts w:ascii="Trebuchet MS"/>
            <w:spacing w:val="33"/>
            <w:sz w:val="12"/>
          </w:rPr>
          <w:t xml:space="preserve"> </w:t>
        </w:r>
      </w:ins>
      <w:r>
        <w:rPr>
          <w:rFonts w:ascii="Trebuchet MS"/>
          <w:spacing w:val="33"/>
          <w:sz w:val="12"/>
          <w:rPrChange w:id="3405" w:author="Hughes, Anna E" w:date="2023-08-09T15:29:00Z">
            <w:rPr>
              <w:spacing w:val="-7"/>
            </w:rPr>
          </w:rPrChange>
        </w:rPr>
        <w:t xml:space="preserve"> </w:t>
      </w:r>
      <w:r>
        <w:rPr>
          <w:spacing w:val="-6"/>
        </w:rPr>
        <w:t>strategy</w:t>
      </w:r>
      <w:r>
        <w:rPr>
          <w:spacing w:val="-6"/>
          <w:rPrChange w:id="3406" w:author="Hughes, Anna E" w:date="2023-08-09T15:29:00Z">
            <w:rPr>
              <w:spacing w:val="-7"/>
            </w:rPr>
          </w:rPrChange>
        </w:rPr>
        <w:t xml:space="preserve"> </w:t>
      </w:r>
      <w:r>
        <w:rPr>
          <w:spacing w:val="-6"/>
        </w:rPr>
        <w:t>based</w:t>
      </w:r>
      <w:r>
        <w:rPr>
          <w:spacing w:val="-8"/>
        </w:rPr>
        <w:t xml:space="preserve"> </w:t>
      </w:r>
      <w:r>
        <w:rPr>
          <w:spacing w:val="-6"/>
        </w:rPr>
        <w:t>on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information</w:t>
      </w:r>
      <w:r>
        <w:rPr>
          <w:spacing w:val="-7"/>
        </w:rPr>
        <w:t xml:space="preserve"> </w:t>
      </w:r>
      <w:r>
        <w:rPr>
          <w:spacing w:val="-6"/>
        </w:rPr>
        <w:t>available</w:t>
      </w:r>
      <w:r>
        <w:rPr>
          <w:spacing w:val="-7"/>
        </w:rPr>
        <w:t xml:space="preserve"> </w:t>
      </w:r>
      <w:r>
        <w:rPr>
          <w:spacing w:val="-6"/>
        </w:rPr>
        <w:t>in</w:t>
      </w:r>
      <w:r>
        <w:rPr>
          <w:spacing w:val="-8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task.</w:t>
      </w:r>
    </w:p>
    <w:p w14:paraId="7C8CD693" w14:textId="77777777" w:rsidR="00470D98" w:rsidRDefault="001E0CFE">
      <w:pPr>
        <w:pStyle w:val="BodyText"/>
        <w:tabs>
          <w:tab w:val="left" w:pos="968"/>
        </w:tabs>
        <w:spacing w:before="8"/>
        <w:pPrChange w:id="3407" w:author="Hughes, Anna E" w:date="2023-08-09T15:29:00Z">
          <w:pPr>
            <w:pStyle w:val="BodyText"/>
            <w:tabs>
              <w:tab w:val="left" w:pos="968"/>
            </w:tabs>
          </w:pPr>
        </w:pPrChange>
      </w:pPr>
      <w:r>
        <w:rPr>
          <w:rFonts w:ascii="Trebuchet MS"/>
          <w:spacing w:val="-5"/>
          <w:sz w:val="12"/>
        </w:rPr>
        <w:t>715</w:t>
      </w:r>
      <w:r>
        <w:rPr>
          <w:rFonts w:ascii="Trebuchet MS"/>
          <w:sz w:val="12"/>
        </w:rPr>
        <w:tab/>
      </w:r>
      <w:r>
        <w:rPr>
          <w:w w:val="90"/>
        </w:rPr>
        <w:t>Another</w:t>
      </w:r>
      <w:r>
        <w:rPr>
          <w:spacing w:val="-1"/>
        </w:rPr>
        <w:t xml:space="preserve"> </w:t>
      </w:r>
      <w:r>
        <w:rPr>
          <w:w w:val="90"/>
        </w:rPr>
        <w:t>possibility</w:t>
      </w:r>
      <w:r>
        <w:rPr>
          <w:spacing w:val="-1"/>
        </w:rPr>
        <w:t xml:space="preserve"> </w:t>
      </w:r>
      <w:r>
        <w:rPr>
          <w:w w:val="90"/>
        </w:rPr>
        <w:t>is</w:t>
      </w:r>
      <w:r>
        <w:rPr>
          <w:spacing w:val="-1"/>
        </w:rPr>
        <w:t xml:space="preserve"> </w:t>
      </w:r>
      <w:r>
        <w:rPr>
          <w:w w:val="90"/>
        </w:rPr>
        <w:t>that</w:t>
      </w:r>
      <w:r>
        <w:rPr>
          <w:spacing w:val="-1"/>
        </w:rPr>
        <w:t xml:space="preserve"> </w:t>
      </w:r>
      <w:r>
        <w:rPr>
          <w:w w:val="90"/>
        </w:rPr>
        <w:t>because</w:t>
      </w:r>
      <w:r>
        <w:t xml:space="preserve"> </w:t>
      </w:r>
      <w:r>
        <w:rPr>
          <w:w w:val="90"/>
        </w:rPr>
        <w:t>some</w:t>
      </w:r>
      <w:r>
        <w:rPr>
          <w:spacing w:val="-1"/>
        </w:rPr>
        <w:t xml:space="preserve"> </w:t>
      </w:r>
      <w:r>
        <w:rPr>
          <w:w w:val="90"/>
        </w:rPr>
        <w:t>participants</w:t>
      </w:r>
      <w:r>
        <w:rPr>
          <w:spacing w:val="-1"/>
        </w:rPr>
        <w:t xml:space="preserve"> </w:t>
      </w:r>
      <w:r>
        <w:rPr>
          <w:w w:val="90"/>
        </w:rPr>
        <w:t>had</w:t>
      </w:r>
      <w:r>
        <w:rPr>
          <w:spacing w:val="-1"/>
        </w:rPr>
        <w:t xml:space="preserve"> </w:t>
      </w:r>
      <w:r>
        <w:rPr>
          <w:w w:val="90"/>
        </w:rPr>
        <w:t>negative</w:t>
      </w:r>
      <w:r>
        <w:rPr>
          <w:spacing w:val="-1"/>
        </w:rPr>
        <w:t xml:space="preserve"> </w:t>
      </w:r>
      <w:r>
        <w:rPr>
          <w:w w:val="90"/>
        </w:rPr>
        <w:t>search</w:t>
      </w:r>
      <w:r>
        <w:t xml:space="preserve"> </w:t>
      </w:r>
      <w:r>
        <w:rPr>
          <w:spacing w:val="-2"/>
          <w:w w:val="90"/>
        </w:rPr>
        <w:t>slopes,</w:t>
      </w:r>
    </w:p>
    <w:p w14:paraId="4210BE09" w14:textId="77777777" w:rsidR="00470D98" w:rsidRDefault="001E0CFE">
      <w:pPr>
        <w:pStyle w:val="BodyText"/>
        <w:pPrChange w:id="3408" w:author="Hughes, Anna E" w:date="2023-08-09T15:29:00Z">
          <w:pPr>
            <w:pStyle w:val="BodyText"/>
            <w:spacing w:before="8"/>
          </w:pPr>
        </w:pPrChange>
      </w:pPr>
      <w:r>
        <w:rPr>
          <w:rFonts w:ascii="Trebuchet MS"/>
          <w:spacing w:val="-6"/>
          <w:sz w:val="12"/>
        </w:rPr>
        <w:t>716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6"/>
        </w:rPr>
        <w:t>the</w:t>
      </w:r>
      <w:r>
        <w:rPr>
          <w:spacing w:val="1"/>
        </w:rPr>
        <w:t xml:space="preserve"> </w:t>
      </w:r>
      <w:r>
        <w:rPr>
          <w:spacing w:val="-6"/>
        </w:rPr>
        <w:t>collinear</w:t>
      </w:r>
      <w:r>
        <w:rPr>
          <w:spacing w:val="-1"/>
        </w:rPr>
        <w:t xml:space="preserve"> </w:t>
      </w:r>
      <w:r>
        <w:rPr>
          <w:spacing w:val="-6"/>
        </w:rPr>
        <w:t>contrast</w:t>
      </w:r>
      <w:r>
        <w:rPr>
          <w:spacing w:val="-1"/>
        </w:rPr>
        <w:t xml:space="preserve"> </w:t>
      </w:r>
      <w:r>
        <w:rPr>
          <w:spacing w:val="-6"/>
        </w:rPr>
        <w:t>model</w:t>
      </w:r>
      <w:r>
        <w:rPr>
          <w:spacing w:val="-1"/>
        </w:rPr>
        <w:t xml:space="preserve"> </w:t>
      </w:r>
      <w:r>
        <w:rPr>
          <w:spacing w:val="-6"/>
        </w:rPr>
        <w:t>predicts</w:t>
      </w:r>
      <w:r>
        <w:rPr>
          <w:spacing w:val="-1"/>
        </w:rPr>
        <w:t xml:space="preserve"> </w:t>
      </w:r>
      <w:r>
        <w:rPr>
          <w:spacing w:val="-6"/>
        </w:rPr>
        <w:t>implausibly</w:t>
      </w:r>
      <w:r>
        <w:t xml:space="preserve"> </w:t>
      </w:r>
      <w:r>
        <w:rPr>
          <w:spacing w:val="-6"/>
        </w:rPr>
        <w:t>large</w:t>
      </w:r>
      <w:r>
        <w:rPr>
          <w:spacing w:val="-1"/>
        </w:rPr>
        <w:t xml:space="preserve"> </w:t>
      </w:r>
      <w:r>
        <w:rPr>
          <w:spacing w:val="-6"/>
        </w:rPr>
        <w:t>reaction</w:t>
      </w:r>
      <w:r>
        <w:rPr>
          <w:spacing w:val="-1"/>
        </w:rPr>
        <w:t xml:space="preserve"> </w:t>
      </w:r>
      <w:r>
        <w:rPr>
          <w:spacing w:val="-6"/>
        </w:rPr>
        <w:t>times,</w:t>
      </w:r>
      <w:r>
        <w:rPr>
          <w:spacing w:val="1"/>
        </w:rPr>
        <w:t xml:space="preserve"> </w:t>
      </w:r>
      <w:r>
        <w:rPr>
          <w:spacing w:val="-6"/>
        </w:rPr>
        <w:t>due</w:t>
      </w:r>
      <w:r>
        <w:rPr>
          <w:spacing w:val="-1"/>
        </w:rPr>
        <w:t xml:space="preserve"> </w:t>
      </w:r>
      <w:r>
        <w:rPr>
          <w:spacing w:val="-6"/>
        </w:rPr>
        <w:t>to</w:t>
      </w:r>
      <w:r>
        <w:rPr>
          <w:spacing w:val="-1"/>
        </w:rPr>
        <w:t xml:space="preserve"> </w:t>
      </w:r>
      <w:r>
        <w:rPr>
          <w:spacing w:val="-6"/>
        </w:rPr>
        <w:t>the</w:t>
      </w:r>
    </w:p>
    <w:p w14:paraId="17574A32" w14:textId="77777777" w:rsidR="00470D98" w:rsidRDefault="001E0CFE">
      <w:pPr>
        <w:pStyle w:val="BodyText"/>
        <w:spacing w:before="8"/>
      </w:pPr>
      <w:r>
        <w:rPr>
          <w:rFonts w:ascii="Trebuchet MS"/>
          <w:spacing w:val="-8"/>
          <w:sz w:val="12"/>
        </w:rPr>
        <w:t>717</w:t>
      </w:r>
      <w:r>
        <w:rPr>
          <w:rFonts w:ascii="Trebuchet MS"/>
          <w:spacing w:val="59"/>
          <w:sz w:val="12"/>
        </w:rPr>
        <w:t xml:space="preserve">  </w:t>
      </w:r>
      <w:r>
        <w:rPr>
          <w:spacing w:val="-8"/>
        </w:rPr>
        <w:t>mathematical</w:t>
      </w:r>
      <w:r>
        <w:rPr>
          <w:spacing w:val="-2"/>
        </w:rPr>
        <w:t xml:space="preserve"> </w:t>
      </w:r>
      <w:r>
        <w:rPr>
          <w:spacing w:val="-8"/>
        </w:rPr>
        <w:t>formulation</w:t>
      </w:r>
      <w:r>
        <w:rPr>
          <w:spacing w:val="-2"/>
        </w:rPr>
        <w:t xml:space="preserve"> </w:t>
      </w:r>
      <w:r>
        <w:rPr>
          <w:spacing w:val="-8"/>
        </w:rPr>
        <w:t>of</w:t>
      </w:r>
      <w:r>
        <w:rPr>
          <w:spacing w:val="-2"/>
        </w:rPr>
        <w:t xml:space="preserve"> </w:t>
      </w:r>
      <w:r>
        <w:rPr>
          <w:spacing w:val="-8"/>
        </w:rPr>
        <w:t>this</w:t>
      </w:r>
      <w:r>
        <w:rPr>
          <w:spacing w:val="-3"/>
        </w:rPr>
        <w:t xml:space="preserve"> </w:t>
      </w:r>
      <w:r>
        <w:rPr>
          <w:spacing w:val="-8"/>
        </w:rPr>
        <w:t>model,</w:t>
      </w:r>
      <w:r>
        <w:rPr>
          <w:spacing w:val="-1"/>
        </w:rPr>
        <w:t xml:space="preserve"> </w:t>
      </w:r>
      <w:r>
        <w:rPr>
          <w:spacing w:val="-8"/>
        </w:rPr>
        <w:t>leading</w:t>
      </w:r>
      <w:r>
        <w:rPr>
          <w:spacing w:val="-3"/>
        </w:rPr>
        <w:t xml:space="preserve"> </w:t>
      </w:r>
      <w:r>
        <w:rPr>
          <w:spacing w:val="-8"/>
        </w:rPr>
        <w:t>to</w:t>
      </w:r>
      <w:r>
        <w:rPr>
          <w:spacing w:val="-2"/>
        </w:rPr>
        <w:t xml:space="preserve"> </w:t>
      </w:r>
      <w:r>
        <w:rPr>
          <w:spacing w:val="-8"/>
        </w:rPr>
        <w:t>worse</w:t>
      </w:r>
      <w:r>
        <w:rPr>
          <w:spacing w:val="-3"/>
        </w:rPr>
        <w:t xml:space="preserve"> </w:t>
      </w:r>
      <w:r>
        <w:rPr>
          <w:spacing w:val="-8"/>
        </w:rPr>
        <w:t>predictions.</w:t>
      </w:r>
      <w:r>
        <w:rPr>
          <w:spacing w:val="15"/>
        </w:rPr>
        <w:t xml:space="preserve"> </w:t>
      </w:r>
      <w:r>
        <w:rPr>
          <w:spacing w:val="-8"/>
        </w:rPr>
        <w:t>Despite</w:t>
      </w:r>
      <w:r>
        <w:rPr>
          <w:spacing w:val="-2"/>
        </w:rPr>
        <w:t xml:space="preserve"> </w:t>
      </w:r>
      <w:r>
        <w:rPr>
          <w:spacing w:val="-8"/>
        </w:rPr>
        <w:t>the</w:t>
      </w:r>
    </w:p>
    <w:p w14:paraId="0AC61B5C" w14:textId="77777777" w:rsidR="00470D98" w:rsidRDefault="001E0CFE">
      <w:pPr>
        <w:pStyle w:val="BodyText"/>
      </w:pPr>
      <w:r>
        <w:rPr>
          <w:rFonts w:ascii="Trebuchet MS"/>
          <w:spacing w:val="-6"/>
          <w:sz w:val="12"/>
        </w:rPr>
        <w:t>718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6"/>
        </w:rPr>
        <w:t>fact</w:t>
      </w:r>
      <w:r>
        <w:t xml:space="preserve"> </w:t>
      </w:r>
      <w:r>
        <w:rPr>
          <w:spacing w:val="-6"/>
        </w:rPr>
        <w:t>that</w:t>
      </w:r>
      <w:r>
        <w:rPr>
          <w:spacing w:val="-1"/>
        </w:rPr>
        <w:t xml:space="preserve"> </w:t>
      </w:r>
      <w:r>
        <w:rPr>
          <w:spacing w:val="-6"/>
        </w:rPr>
        <w:t>our</w:t>
      </w:r>
      <w:r>
        <w:t xml:space="preserve"> </w:t>
      </w:r>
      <w:r>
        <w:rPr>
          <w:spacing w:val="-6"/>
        </w:rPr>
        <w:t>exploratory</w:t>
      </w:r>
      <w:r>
        <w:t xml:space="preserve"> </w:t>
      </w:r>
      <w:r>
        <w:rPr>
          <w:spacing w:val="-6"/>
        </w:rPr>
        <w:t>analyses</w:t>
      </w:r>
      <w:r>
        <w:rPr>
          <w:spacing w:val="-1"/>
        </w:rPr>
        <w:t xml:space="preserve"> </w:t>
      </w:r>
      <w:r>
        <w:rPr>
          <w:spacing w:val="-6"/>
        </w:rPr>
        <w:t>suggested</w:t>
      </w:r>
      <w:r>
        <w:t xml:space="preserve"> </w:t>
      </w:r>
      <w:r>
        <w:rPr>
          <w:spacing w:val="-6"/>
        </w:rPr>
        <w:t>that</w:t>
      </w:r>
      <w:r>
        <w:t xml:space="preserve"> </w:t>
      </w:r>
      <w:r>
        <w:rPr>
          <w:spacing w:val="-6"/>
        </w:rPr>
        <w:t>removing</w:t>
      </w:r>
      <w:r>
        <w:rPr>
          <w:spacing w:val="-1"/>
        </w:rPr>
        <w:t xml:space="preserve"> </w:t>
      </w:r>
      <w:r>
        <w:rPr>
          <w:spacing w:val="-6"/>
        </w:rPr>
        <w:t>these</w:t>
      </w:r>
      <w:r>
        <w:t xml:space="preserve"> </w:t>
      </w:r>
      <w:r>
        <w:rPr>
          <w:spacing w:val="-6"/>
        </w:rPr>
        <w:t>negative</w:t>
      </w:r>
      <w:r>
        <w:t xml:space="preserve"> </w:t>
      </w:r>
      <w:r>
        <w:rPr>
          <w:spacing w:val="-6"/>
        </w:rPr>
        <w:t>slopes</w:t>
      </w:r>
    </w:p>
    <w:p w14:paraId="6D145EED" w14:textId="77777777" w:rsidR="00470D98" w:rsidRDefault="001E0CFE">
      <w:pPr>
        <w:pStyle w:val="BodyText"/>
        <w:spacing w:before="8"/>
      </w:pPr>
      <w:r>
        <w:rPr>
          <w:rFonts w:ascii="Trebuchet MS"/>
          <w:spacing w:val="-6"/>
          <w:sz w:val="12"/>
        </w:rPr>
        <w:t>719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6"/>
        </w:rPr>
        <w:t>would</w:t>
      </w:r>
      <w:r>
        <w:rPr>
          <w:spacing w:val="-2"/>
        </w:rPr>
        <w:t xml:space="preserve"> </w:t>
      </w:r>
      <w:r>
        <w:rPr>
          <w:spacing w:val="-6"/>
        </w:rPr>
        <w:t>not</w:t>
      </w:r>
      <w:r>
        <w:rPr>
          <w:spacing w:val="-2"/>
        </w:rPr>
        <w:t xml:space="preserve"> </w:t>
      </w:r>
      <w:r>
        <w:rPr>
          <w:spacing w:val="-6"/>
        </w:rPr>
        <w:t>change</w:t>
      </w:r>
      <w:r>
        <w:rPr>
          <w:spacing w:val="-2"/>
        </w:rPr>
        <w:t xml:space="preserve"> </w:t>
      </w:r>
      <w:r>
        <w:rPr>
          <w:spacing w:val="-6"/>
        </w:rPr>
        <w:t>our</w:t>
      </w:r>
      <w:r>
        <w:rPr>
          <w:spacing w:val="-1"/>
        </w:rPr>
        <w:t xml:space="preserve"> </w:t>
      </w:r>
      <w:r>
        <w:rPr>
          <w:spacing w:val="-6"/>
        </w:rPr>
        <w:t>conclusions,</w:t>
      </w:r>
      <w:r>
        <w:t xml:space="preserve"> </w:t>
      </w:r>
      <w:r>
        <w:rPr>
          <w:spacing w:val="-6"/>
        </w:rPr>
        <w:t>we</w:t>
      </w:r>
      <w:r>
        <w:rPr>
          <w:spacing w:val="-2"/>
        </w:rPr>
        <w:t xml:space="preserve"> </w:t>
      </w:r>
      <w:r>
        <w:rPr>
          <w:spacing w:val="-6"/>
        </w:rPr>
        <w:t>suggest</w:t>
      </w:r>
      <w:r>
        <w:rPr>
          <w:spacing w:val="-2"/>
        </w:rPr>
        <w:t xml:space="preserve"> </w:t>
      </w:r>
      <w:r>
        <w:rPr>
          <w:spacing w:val="-6"/>
        </w:rPr>
        <w:t>that</w:t>
      </w:r>
      <w:r>
        <w:rPr>
          <w:spacing w:val="-2"/>
        </w:rPr>
        <w:t xml:space="preserve"> </w:t>
      </w:r>
      <w:r>
        <w:rPr>
          <w:spacing w:val="-6"/>
        </w:rPr>
        <w:t>a</w:t>
      </w:r>
      <w:r>
        <w:rPr>
          <w:spacing w:val="-1"/>
        </w:rPr>
        <w:t xml:space="preserve"> </w:t>
      </w:r>
      <w:r>
        <w:rPr>
          <w:spacing w:val="-6"/>
        </w:rPr>
        <w:t>future</w:t>
      </w:r>
      <w:r>
        <w:rPr>
          <w:spacing w:val="-2"/>
        </w:rPr>
        <w:t xml:space="preserve"> </w:t>
      </w:r>
      <w:r>
        <w:rPr>
          <w:spacing w:val="-6"/>
        </w:rPr>
        <w:t>improvement</w:t>
      </w:r>
      <w:r>
        <w:rPr>
          <w:spacing w:val="-2"/>
        </w:rPr>
        <w:t xml:space="preserve"> </w:t>
      </w:r>
      <w:r>
        <w:rPr>
          <w:spacing w:val="-6"/>
        </w:rPr>
        <w:t>for</w:t>
      </w:r>
      <w:r>
        <w:rPr>
          <w:spacing w:val="-2"/>
        </w:rPr>
        <w:t xml:space="preserve"> </w:t>
      </w:r>
      <w:r>
        <w:rPr>
          <w:spacing w:val="-6"/>
        </w:rPr>
        <w:t>the</w:t>
      </w:r>
    </w:p>
    <w:p w14:paraId="418AA761" w14:textId="77777777" w:rsidR="00470D98" w:rsidRDefault="001E0CFE">
      <w:pPr>
        <w:pStyle w:val="BodyText"/>
      </w:pPr>
      <w:r>
        <w:rPr>
          <w:rFonts w:ascii="Trebuchet MS"/>
          <w:spacing w:val="-4"/>
          <w:sz w:val="12"/>
        </w:rPr>
        <w:t>720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4"/>
        </w:rPr>
        <w:t>collinear</w:t>
      </w:r>
      <w:r>
        <w:rPr>
          <w:spacing w:val="-8"/>
        </w:rPr>
        <w:t xml:space="preserve"> </w:t>
      </w:r>
      <w:r>
        <w:rPr>
          <w:spacing w:val="-4"/>
        </w:rPr>
        <w:t>contrast</w:t>
      </w:r>
      <w:r>
        <w:rPr>
          <w:spacing w:val="-7"/>
        </w:rPr>
        <w:t xml:space="preserve"> </w:t>
      </w:r>
      <w:r>
        <w:rPr>
          <w:spacing w:val="-4"/>
        </w:rPr>
        <w:t>integration</w:t>
      </w:r>
      <w:r>
        <w:rPr>
          <w:spacing w:val="-8"/>
        </w:rPr>
        <w:t xml:space="preserve"> </w:t>
      </w:r>
      <w:r>
        <w:rPr>
          <w:spacing w:val="-4"/>
        </w:rPr>
        <w:t>model</w:t>
      </w:r>
      <w:r>
        <w:rPr>
          <w:spacing w:val="-7"/>
        </w:rPr>
        <w:t xml:space="preserve"> </w:t>
      </w:r>
      <w:r>
        <w:rPr>
          <w:spacing w:val="-4"/>
        </w:rPr>
        <w:t>would</w:t>
      </w:r>
      <w:r>
        <w:rPr>
          <w:spacing w:val="-7"/>
        </w:rPr>
        <w:t xml:space="preserve"> </w:t>
      </w:r>
      <w:r>
        <w:rPr>
          <w:spacing w:val="-4"/>
        </w:rPr>
        <w:t>be</w:t>
      </w:r>
      <w:r>
        <w:rPr>
          <w:spacing w:val="-8"/>
        </w:rPr>
        <w:t xml:space="preserve"> </w:t>
      </w:r>
      <w:r>
        <w:rPr>
          <w:spacing w:val="-4"/>
        </w:rPr>
        <w:t>to</w:t>
      </w:r>
      <w:r>
        <w:rPr>
          <w:spacing w:val="-7"/>
        </w:rPr>
        <w:t xml:space="preserve"> </w:t>
      </w:r>
      <w:r>
        <w:rPr>
          <w:spacing w:val="-4"/>
        </w:rPr>
        <w:t>modify</w:t>
      </w:r>
      <w:r>
        <w:rPr>
          <w:spacing w:val="-8"/>
        </w:rPr>
        <w:t xml:space="preserve"> </w:t>
      </w:r>
      <w:r>
        <w:rPr>
          <w:spacing w:val="-4"/>
        </w:rPr>
        <w:t>it</w:t>
      </w:r>
      <w:r>
        <w:rPr>
          <w:spacing w:val="-7"/>
        </w:rPr>
        <w:t xml:space="preserve"> </w:t>
      </w:r>
      <w:r>
        <w:rPr>
          <w:spacing w:val="-4"/>
        </w:rPr>
        <w:t>to</w:t>
      </w:r>
      <w:r>
        <w:rPr>
          <w:spacing w:val="-8"/>
        </w:rPr>
        <w:t xml:space="preserve"> </w:t>
      </w:r>
      <w:r>
        <w:rPr>
          <w:spacing w:val="-4"/>
        </w:rPr>
        <w:t>be</w:t>
      </w:r>
      <w:r>
        <w:rPr>
          <w:spacing w:val="-7"/>
        </w:rPr>
        <w:t xml:space="preserve"> </w:t>
      </w:r>
      <w:r>
        <w:rPr>
          <w:spacing w:val="-4"/>
        </w:rPr>
        <w:t>able</w:t>
      </w:r>
      <w:r>
        <w:rPr>
          <w:spacing w:val="-8"/>
        </w:rPr>
        <w:t xml:space="preserve"> </w:t>
      </w:r>
      <w:r>
        <w:rPr>
          <w:spacing w:val="-4"/>
        </w:rPr>
        <w:t>to</w:t>
      </w:r>
      <w:r>
        <w:rPr>
          <w:spacing w:val="-7"/>
        </w:rPr>
        <w:t xml:space="preserve"> </w:t>
      </w:r>
      <w:r>
        <w:rPr>
          <w:spacing w:val="-4"/>
        </w:rPr>
        <w:t>give</w:t>
      </w:r>
      <w:r>
        <w:rPr>
          <w:spacing w:val="-8"/>
        </w:rPr>
        <w:t xml:space="preserve"> </w:t>
      </w:r>
      <w:r>
        <w:rPr>
          <w:spacing w:val="-4"/>
        </w:rPr>
        <w:t>sen-</w:t>
      </w:r>
    </w:p>
    <w:p w14:paraId="7F4402AF" w14:textId="77777777" w:rsidR="00470D98" w:rsidRDefault="001E0CFE">
      <w:pPr>
        <w:pStyle w:val="BodyText"/>
        <w:spacing w:before="8"/>
      </w:pPr>
      <w:r>
        <w:rPr>
          <w:rFonts w:ascii="Trebuchet MS"/>
          <w:spacing w:val="-6"/>
          <w:sz w:val="12"/>
        </w:rPr>
        <w:t>721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6"/>
        </w:rPr>
        <w:t>sible predictions in these</w:t>
      </w:r>
      <w:r>
        <w:rPr>
          <w:spacing w:val="-7"/>
        </w:rPr>
        <w:t xml:space="preserve"> </w:t>
      </w:r>
      <w:r>
        <w:rPr>
          <w:spacing w:val="-6"/>
        </w:rPr>
        <w:t>situations,</w:t>
      </w:r>
      <w:r>
        <w:rPr>
          <w:spacing w:val="-5"/>
        </w:rPr>
        <w:t xml:space="preserve"> </w:t>
      </w:r>
      <w:r>
        <w:rPr>
          <w:spacing w:val="-6"/>
        </w:rPr>
        <w:t>given that negative</w:t>
      </w:r>
      <w:r>
        <w:rPr>
          <w:spacing w:val="-7"/>
        </w:rPr>
        <w:t xml:space="preserve"> </w:t>
      </w:r>
      <w:r>
        <w:rPr>
          <w:spacing w:val="-6"/>
        </w:rPr>
        <w:t>search slopes do occur</w:t>
      </w:r>
      <w:r>
        <w:rPr>
          <w:spacing w:val="-7"/>
        </w:rPr>
        <w:t xml:space="preserve"> </w:t>
      </w:r>
      <w:r>
        <w:rPr>
          <w:spacing w:val="-6"/>
        </w:rPr>
        <w:t>in</w:t>
      </w:r>
    </w:p>
    <w:p w14:paraId="361F5FC0" w14:textId="77777777" w:rsidR="00087420" w:rsidRDefault="001644E6">
      <w:pPr>
        <w:pStyle w:val="BodyText"/>
        <w:rPr>
          <w:del w:id="3409" w:author="Hughes, Anna E" w:date="2023-08-09T15:29:00Z"/>
        </w:rPr>
      </w:pPr>
      <w:del w:id="3410" w:author="Hughes, Anna E" w:date="2023-08-09T15:29:00Z">
        <w:r>
          <w:rPr>
            <w:rFonts w:ascii="Trebuchet MS"/>
            <w:spacing w:val="-4"/>
            <w:sz w:val="12"/>
          </w:rPr>
          <w:delText>722</w:delText>
        </w:r>
        <w:r>
          <w:rPr>
            <w:rFonts w:ascii="Trebuchet MS"/>
            <w:spacing w:val="41"/>
            <w:sz w:val="12"/>
          </w:rPr>
          <w:delText xml:space="preserve">  </w:delText>
        </w:r>
        <w:r>
          <w:rPr>
            <w:spacing w:val="-4"/>
          </w:rPr>
          <w:delText>some</w:delText>
        </w:r>
        <w:r>
          <w:rPr>
            <w:spacing w:val="-5"/>
          </w:rPr>
          <w:delText xml:space="preserve"> </w:delText>
        </w:r>
        <w:r>
          <w:rPr>
            <w:spacing w:val="-4"/>
          </w:rPr>
          <w:delText>situations</w:delText>
        </w:r>
        <w:r>
          <w:rPr>
            <w:spacing w:val="-7"/>
          </w:rPr>
          <w:delText xml:space="preserve"> </w:delText>
        </w:r>
        <w:r w:rsidR="00791F47">
          <w:fldChar w:fldCharType="begin"/>
        </w:r>
        <w:r w:rsidR="00791F47">
          <w:delInstrText xml:space="preserve"> HYPERLINK \l "_bookmark80" </w:delInstrText>
        </w:r>
        <w:r w:rsidR="00791F47">
          <w:fldChar w:fldCharType="separate"/>
        </w:r>
        <w:r>
          <w:rPr>
            <w:spacing w:val="-4"/>
          </w:rPr>
          <w:delText>(Utochkin,</w:delText>
        </w:r>
        <w:r w:rsidR="00791F47">
          <w:rPr>
            <w:spacing w:val="-4"/>
          </w:rPr>
          <w:fldChar w:fldCharType="end"/>
        </w:r>
        <w:r>
          <w:rPr>
            <w:spacing w:val="-7"/>
          </w:rPr>
          <w:delText xml:space="preserve"> </w:delText>
        </w:r>
        <w:r w:rsidR="00791F47">
          <w:fldChar w:fldCharType="begin"/>
        </w:r>
        <w:r w:rsidR="00791F47">
          <w:delInstrText xml:space="preserve"> HYPERLINK \l "_bookmark80" </w:delInstrText>
        </w:r>
        <w:r w:rsidR="00791F47">
          <w:fldChar w:fldCharType="separate"/>
        </w:r>
        <w:r>
          <w:rPr>
            <w:spacing w:val="-4"/>
          </w:rPr>
          <w:delText>2013).</w:delText>
        </w:r>
        <w:r w:rsidR="00791F47">
          <w:rPr>
            <w:spacing w:val="-4"/>
          </w:rPr>
          <w:fldChar w:fldCharType="end"/>
        </w:r>
      </w:del>
    </w:p>
    <w:p w14:paraId="6F27FA98" w14:textId="77777777" w:rsidR="00470D98" w:rsidRDefault="001E0CFE">
      <w:pPr>
        <w:pStyle w:val="BodyText"/>
        <w:spacing w:before="8"/>
        <w:rPr>
          <w:ins w:id="3411" w:author="Hughes, Anna E" w:date="2023-08-09T15:29:00Z"/>
        </w:rPr>
      </w:pPr>
      <w:ins w:id="3412" w:author="Hughes, Anna E" w:date="2023-08-09T15:29:00Z">
        <w:r>
          <w:rPr>
            <w:rFonts w:ascii="Trebuchet MS"/>
            <w:spacing w:val="-4"/>
            <w:sz w:val="12"/>
          </w:rPr>
          <w:t>722</w:t>
        </w:r>
        <w:r>
          <w:rPr>
            <w:rFonts w:ascii="Trebuchet MS"/>
            <w:spacing w:val="44"/>
            <w:sz w:val="12"/>
          </w:rPr>
          <w:t xml:space="preserve">  </w:t>
        </w:r>
        <w:r>
          <w:rPr>
            <w:spacing w:val="-4"/>
          </w:rPr>
          <w:t xml:space="preserve">some situations </w:t>
        </w:r>
        <w:r w:rsidR="00791F47">
          <w:fldChar w:fldCharType="begin"/>
        </w:r>
        <w:r w:rsidR="00791F47">
          <w:instrText xml:space="preserve"> HYPERLINK \l "_bookmark81" </w:instrText>
        </w:r>
        <w:r w:rsidR="00791F47">
          <w:fldChar w:fldCharType="separate"/>
        </w:r>
        <w:r>
          <w:rPr>
            <w:spacing w:val="-4"/>
          </w:rPr>
          <w:t>(Utochkin,</w:t>
        </w:r>
        <w:r w:rsidR="00791F47">
          <w:rPr>
            <w:spacing w:val="-4"/>
          </w:rPr>
          <w:fldChar w:fldCharType="end"/>
        </w:r>
        <w:r>
          <w:rPr>
            <w:spacing w:val="-5"/>
          </w:rPr>
          <w:t xml:space="preserve"> </w:t>
        </w:r>
        <w:r w:rsidR="00791F47">
          <w:fldChar w:fldCharType="begin"/>
        </w:r>
        <w:r w:rsidR="00791F47">
          <w:instrText xml:space="preserve"> HYPERLINK \l "_bookmark81" </w:instrText>
        </w:r>
        <w:r w:rsidR="00791F47">
          <w:fldChar w:fldCharType="separate"/>
        </w:r>
        <w:r>
          <w:rPr>
            <w:spacing w:val="-4"/>
          </w:rPr>
          <w:t>2013;</w:t>
        </w:r>
        <w:r w:rsidR="00791F47">
          <w:rPr>
            <w:spacing w:val="-4"/>
          </w:rPr>
          <w:fldChar w:fldCharType="end"/>
        </w:r>
        <w:r>
          <w:rPr>
            <w:spacing w:val="-5"/>
          </w:rPr>
          <w:t xml:space="preserve"> </w:t>
        </w:r>
        <w:r w:rsidR="00791F47">
          <w:fldChar w:fldCharType="begin"/>
        </w:r>
        <w:r w:rsidR="00791F47">
          <w:instrText xml:space="preserve"> HYPERLINK \l "_bookmark75" </w:instrText>
        </w:r>
        <w:r w:rsidR="00791F47">
          <w:fldChar w:fldCharType="separate"/>
        </w:r>
        <w:r>
          <w:rPr>
            <w:spacing w:val="-4"/>
          </w:rPr>
          <w:t>Rangelov</w:t>
        </w:r>
        <w:r>
          <w:rPr>
            <w:spacing w:val="-5"/>
          </w:rPr>
          <w:t xml:space="preserve"> </w:t>
        </w:r>
        <w:r>
          <w:rPr>
            <w:spacing w:val="-4"/>
          </w:rPr>
          <w:t>et al.,</w:t>
        </w:r>
        <w:r w:rsidR="00791F47">
          <w:rPr>
            <w:spacing w:val="-4"/>
          </w:rPr>
          <w:fldChar w:fldCharType="end"/>
        </w:r>
        <w:r>
          <w:rPr>
            <w:spacing w:val="-5"/>
          </w:rPr>
          <w:t xml:space="preserve"> </w:t>
        </w:r>
        <w:r w:rsidR="00791F47">
          <w:fldChar w:fldCharType="begin"/>
        </w:r>
        <w:r w:rsidR="00791F47">
          <w:instrText xml:space="preserve"> HYPERLINK \l "_bookmark75" </w:instrText>
        </w:r>
        <w:r w:rsidR="00791F47">
          <w:fldChar w:fldCharType="separate"/>
        </w:r>
        <w:r>
          <w:rPr>
            <w:spacing w:val="-4"/>
          </w:rPr>
          <w:t>2017).</w:t>
        </w:r>
        <w:r w:rsidR="00791F47">
          <w:rPr>
            <w:spacing w:val="-4"/>
          </w:rPr>
          <w:fldChar w:fldCharType="end"/>
        </w:r>
      </w:ins>
    </w:p>
    <w:p w14:paraId="6BC57F58" w14:textId="77777777" w:rsidR="00470D98" w:rsidRDefault="001E0CFE">
      <w:pPr>
        <w:pStyle w:val="BodyText"/>
        <w:tabs>
          <w:tab w:val="left" w:pos="968"/>
        </w:tabs>
        <w:pPrChange w:id="3413" w:author="Hughes, Anna E" w:date="2023-08-09T15:29:00Z">
          <w:pPr>
            <w:pStyle w:val="BodyText"/>
            <w:tabs>
              <w:tab w:val="left" w:pos="968"/>
            </w:tabs>
            <w:spacing w:before="8"/>
          </w:pPr>
        </w:pPrChange>
      </w:pPr>
      <w:r>
        <w:rPr>
          <w:rFonts w:ascii="Trebuchet MS"/>
          <w:spacing w:val="-5"/>
          <w:sz w:val="12"/>
        </w:rPr>
        <w:t>723</w:t>
      </w:r>
      <w:r>
        <w:rPr>
          <w:rFonts w:ascii="Trebuchet MS"/>
          <w:sz w:val="12"/>
        </w:rPr>
        <w:tab/>
      </w:r>
      <w:r>
        <w:rPr>
          <w:spacing w:val="-4"/>
        </w:rPr>
        <w:t>Finally,</w:t>
      </w:r>
      <w:r>
        <w:rPr>
          <w:spacing w:val="13"/>
        </w:rPr>
        <w:t xml:space="preserve"> </w:t>
      </w:r>
      <w:r>
        <w:rPr>
          <w:spacing w:val="-4"/>
        </w:rPr>
        <w:t>we</w:t>
      </w:r>
      <w:r>
        <w:rPr>
          <w:spacing w:val="10"/>
        </w:rPr>
        <w:t xml:space="preserve"> </w:t>
      </w:r>
      <w:r>
        <w:rPr>
          <w:spacing w:val="-4"/>
        </w:rPr>
        <w:t>would</w:t>
      </w:r>
      <w:r>
        <w:rPr>
          <w:spacing w:val="9"/>
        </w:rPr>
        <w:t xml:space="preserve"> </w:t>
      </w:r>
      <w:r>
        <w:rPr>
          <w:spacing w:val="-4"/>
        </w:rPr>
        <w:t>argue</w:t>
      </w:r>
      <w:r>
        <w:rPr>
          <w:spacing w:val="10"/>
        </w:rPr>
        <w:t xml:space="preserve"> </w:t>
      </w:r>
      <w:r>
        <w:rPr>
          <w:spacing w:val="-4"/>
        </w:rPr>
        <w:t>that</w:t>
      </w:r>
      <w:r>
        <w:rPr>
          <w:spacing w:val="9"/>
        </w:rPr>
        <w:t xml:space="preserve"> </w:t>
      </w:r>
      <w:r>
        <w:rPr>
          <w:spacing w:val="-4"/>
        </w:rPr>
        <w:t>it</w:t>
      </w:r>
      <w:r>
        <w:rPr>
          <w:spacing w:val="10"/>
        </w:rPr>
        <w:t xml:space="preserve"> </w:t>
      </w:r>
      <w:r>
        <w:rPr>
          <w:spacing w:val="-4"/>
        </w:rPr>
        <w:t>is</w:t>
      </w:r>
      <w:r>
        <w:rPr>
          <w:spacing w:val="9"/>
        </w:rPr>
        <w:t xml:space="preserve"> </w:t>
      </w:r>
      <w:r>
        <w:rPr>
          <w:spacing w:val="-4"/>
        </w:rPr>
        <w:t>difficult</w:t>
      </w:r>
      <w:r>
        <w:rPr>
          <w:spacing w:val="10"/>
        </w:rPr>
        <w:t xml:space="preserve"> </w:t>
      </w:r>
      <w:r>
        <w:rPr>
          <w:spacing w:val="-4"/>
        </w:rPr>
        <w:t>from</w:t>
      </w:r>
      <w:r>
        <w:rPr>
          <w:spacing w:val="9"/>
        </w:rPr>
        <w:t xml:space="preserve"> </w:t>
      </w:r>
      <w:r>
        <w:rPr>
          <w:spacing w:val="-4"/>
        </w:rPr>
        <w:t>these</w:t>
      </w:r>
      <w:r>
        <w:rPr>
          <w:spacing w:val="10"/>
        </w:rPr>
        <w:t xml:space="preserve"> </w:t>
      </w:r>
      <w:r>
        <w:rPr>
          <w:spacing w:val="-4"/>
        </w:rPr>
        <w:t>results</w:t>
      </w:r>
      <w:r>
        <w:rPr>
          <w:spacing w:val="9"/>
        </w:rPr>
        <w:t xml:space="preserve"> </w:t>
      </w:r>
      <w:r>
        <w:rPr>
          <w:spacing w:val="-4"/>
        </w:rPr>
        <w:t>to</w:t>
      </w:r>
      <w:r>
        <w:rPr>
          <w:spacing w:val="10"/>
        </w:rPr>
        <w:t xml:space="preserve"> </w:t>
      </w:r>
      <w:r>
        <w:rPr>
          <w:spacing w:val="-4"/>
        </w:rPr>
        <w:t>definitively</w:t>
      </w:r>
    </w:p>
    <w:p w14:paraId="12B342FD" w14:textId="77777777" w:rsidR="00470D98" w:rsidRDefault="001E0CFE">
      <w:pPr>
        <w:pStyle w:val="BodyText"/>
        <w:spacing w:before="8"/>
        <w:pPrChange w:id="3414" w:author="Hughes, Anna E" w:date="2023-08-09T15:29:00Z">
          <w:pPr>
            <w:pStyle w:val="BodyText"/>
          </w:pPr>
        </w:pPrChange>
      </w:pPr>
      <w:r>
        <w:rPr>
          <w:rFonts w:ascii="Trebuchet MS"/>
          <w:spacing w:val="-2"/>
          <w:sz w:val="12"/>
        </w:rPr>
        <w:t>724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2"/>
        </w:rPr>
        <w:t>make</w:t>
      </w:r>
      <w:r>
        <w:rPr>
          <w:spacing w:val="5"/>
        </w:rPr>
        <w:t xml:space="preserve"> </w:t>
      </w:r>
      <w:r>
        <w:rPr>
          <w:spacing w:val="-2"/>
        </w:rPr>
        <w:t>a</w:t>
      </w:r>
      <w:r>
        <w:rPr>
          <w:spacing w:val="4"/>
        </w:rPr>
        <w:t xml:space="preserve"> </w:t>
      </w:r>
      <w:r>
        <w:rPr>
          <w:spacing w:val="-2"/>
        </w:rPr>
        <w:t>decision</w:t>
      </w:r>
      <w:r>
        <w:rPr>
          <w:spacing w:val="5"/>
        </w:rPr>
        <w:t xml:space="preserve"> </w:t>
      </w:r>
      <w:r>
        <w:rPr>
          <w:spacing w:val="-2"/>
        </w:rPr>
        <w:t>about</w:t>
      </w:r>
      <w:r>
        <w:rPr>
          <w:spacing w:val="4"/>
        </w:rPr>
        <w:t xml:space="preserve"> </w:t>
      </w:r>
      <w:r>
        <w:rPr>
          <w:spacing w:val="-2"/>
        </w:rPr>
        <w:t>which</w:t>
      </w:r>
      <w:r>
        <w:rPr>
          <w:spacing w:val="4"/>
        </w:rPr>
        <w:t xml:space="preserve"> </w:t>
      </w:r>
      <w:r>
        <w:rPr>
          <w:spacing w:val="-2"/>
        </w:rPr>
        <w:t>model</w:t>
      </w:r>
      <w:r>
        <w:rPr>
          <w:spacing w:val="4"/>
        </w:rPr>
        <w:t xml:space="preserve"> </w:t>
      </w:r>
      <w:r>
        <w:rPr>
          <w:spacing w:val="-2"/>
        </w:rPr>
        <w:t>is</w:t>
      </w:r>
      <w:r>
        <w:rPr>
          <w:spacing w:val="4"/>
        </w:rPr>
        <w:t xml:space="preserve"> </w:t>
      </w:r>
      <w:r>
        <w:rPr>
          <w:spacing w:val="-2"/>
        </w:rPr>
        <w:t>best:</w:t>
      </w:r>
      <w:r>
        <w:rPr>
          <w:spacing w:val="31"/>
        </w:rPr>
        <w:t xml:space="preserve"> </w:t>
      </w:r>
      <w:r>
        <w:rPr>
          <w:spacing w:val="-2"/>
        </w:rPr>
        <w:t>all</w:t>
      </w:r>
      <w:r>
        <w:rPr>
          <w:spacing w:val="4"/>
        </w:rPr>
        <w:t xml:space="preserve"> </w:t>
      </w:r>
      <w:r>
        <w:rPr>
          <w:spacing w:val="-2"/>
        </w:rPr>
        <w:t>three</w:t>
      </w:r>
      <w:r>
        <w:rPr>
          <w:spacing w:val="4"/>
        </w:rPr>
        <w:t xml:space="preserve"> </w:t>
      </w:r>
      <w:r>
        <w:rPr>
          <w:spacing w:val="-2"/>
        </w:rPr>
        <w:t>models</w:t>
      </w:r>
      <w:r>
        <w:rPr>
          <w:spacing w:val="4"/>
        </w:rPr>
        <w:t xml:space="preserve"> </w:t>
      </w:r>
      <w:r>
        <w:rPr>
          <w:spacing w:val="-2"/>
        </w:rPr>
        <w:t>give</w:t>
      </w:r>
      <w:r>
        <w:rPr>
          <w:spacing w:val="4"/>
        </w:rPr>
        <w:t xml:space="preserve"> </w:t>
      </w:r>
      <w:r>
        <w:rPr>
          <w:spacing w:val="-2"/>
        </w:rPr>
        <w:t>very</w:t>
      </w:r>
      <w:r>
        <w:rPr>
          <w:spacing w:val="4"/>
        </w:rPr>
        <w:t xml:space="preserve"> </w:t>
      </w:r>
      <w:r>
        <w:rPr>
          <w:spacing w:val="-2"/>
        </w:rPr>
        <w:t>similar</w:t>
      </w:r>
    </w:p>
    <w:p w14:paraId="021DACAB" w14:textId="77777777" w:rsidR="00470D98" w:rsidRDefault="001E0CFE">
      <w:pPr>
        <w:pStyle w:val="BodyText"/>
        <w:pPrChange w:id="3415" w:author="Hughes, Anna E" w:date="2023-08-09T15:29:00Z">
          <w:pPr>
            <w:pStyle w:val="BodyText"/>
            <w:spacing w:before="8"/>
          </w:pPr>
        </w:pPrChange>
      </w:pPr>
      <w:r>
        <w:rPr>
          <w:rFonts w:ascii="Trebuchet MS"/>
          <w:spacing w:val="-4"/>
          <w:sz w:val="12"/>
        </w:rPr>
        <w:t>725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4"/>
        </w:rPr>
        <w:t>predictive</w:t>
      </w:r>
      <w:r>
        <w:rPr>
          <w:spacing w:val="10"/>
        </w:rPr>
        <w:t xml:space="preserve"> </w:t>
      </w:r>
      <w:r>
        <w:rPr>
          <w:spacing w:val="-4"/>
        </w:rPr>
        <w:t>weights</w:t>
      </w:r>
      <w:r>
        <w:rPr>
          <w:spacing w:val="10"/>
        </w:rPr>
        <w:t xml:space="preserve"> </w:t>
      </w:r>
      <w:r>
        <w:rPr>
          <w:spacing w:val="-4"/>
        </w:rPr>
        <w:t>during</w:t>
      </w:r>
      <w:r>
        <w:rPr>
          <w:spacing w:val="10"/>
        </w:rPr>
        <w:t xml:space="preserve"> </w:t>
      </w:r>
      <w:r>
        <w:rPr>
          <w:spacing w:val="-4"/>
        </w:rPr>
        <w:t>our</w:t>
      </w:r>
      <w:r>
        <w:rPr>
          <w:spacing w:val="10"/>
        </w:rPr>
        <w:t xml:space="preserve"> </w:t>
      </w:r>
      <w:r>
        <w:rPr>
          <w:spacing w:val="-4"/>
        </w:rPr>
        <w:t>model</w:t>
      </w:r>
      <w:r>
        <w:rPr>
          <w:spacing w:val="10"/>
        </w:rPr>
        <w:t xml:space="preserve"> </w:t>
      </w:r>
      <w:r>
        <w:rPr>
          <w:spacing w:val="-4"/>
        </w:rPr>
        <w:t>evaluation</w:t>
      </w:r>
      <w:r>
        <w:rPr>
          <w:spacing w:val="10"/>
        </w:rPr>
        <w:t xml:space="preserve"> </w:t>
      </w:r>
      <w:r>
        <w:rPr>
          <w:spacing w:val="-4"/>
        </w:rPr>
        <w:t>process.</w:t>
      </w:r>
      <w:r>
        <w:rPr>
          <w:spacing w:val="61"/>
        </w:rPr>
        <w:t xml:space="preserve"> </w:t>
      </w:r>
      <w:r>
        <w:rPr>
          <w:spacing w:val="-4"/>
        </w:rPr>
        <w:t>One</w:t>
      </w:r>
      <w:r>
        <w:rPr>
          <w:spacing w:val="10"/>
        </w:rPr>
        <w:t xml:space="preserve"> </w:t>
      </w:r>
      <w:r>
        <w:rPr>
          <w:spacing w:val="-4"/>
        </w:rPr>
        <w:t>challenge</w:t>
      </w:r>
      <w:r>
        <w:rPr>
          <w:spacing w:val="11"/>
        </w:rPr>
        <w:t xml:space="preserve"> </w:t>
      </w:r>
      <w:r>
        <w:rPr>
          <w:spacing w:val="-4"/>
        </w:rPr>
        <w:t>is</w:t>
      </w:r>
      <w:r>
        <w:rPr>
          <w:spacing w:val="9"/>
        </w:rPr>
        <w:t xml:space="preserve"> </w:t>
      </w:r>
      <w:r>
        <w:rPr>
          <w:spacing w:val="-4"/>
        </w:rPr>
        <w:t>that</w:t>
      </w:r>
    </w:p>
    <w:p w14:paraId="4775DDE8" w14:textId="77777777" w:rsidR="00470D98" w:rsidRDefault="001E0CFE">
      <w:pPr>
        <w:pStyle w:val="BodyText"/>
        <w:spacing w:before="8"/>
      </w:pPr>
      <w:r>
        <w:rPr>
          <w:rFonts w:ascii="Trebuchet MS"/>
          <w:spacing w:val="-6"/>
          <w:sz w:val="12"/>
        </w:rPr>
        <w:t>726</w:t>
      </w:r>
      <w:r>
        <w:rPr>
          <w:rFonts w:ascii="Trebuchet MS"/>
          <w:spacing w:val="38"/>
          <w:sz w:val="12"/>
        </w:rPr>
        <w:t xml:space="preserve">  </w:t>
      </w:r>
      <w:r>
        <w:rPr>
          <w:spacing w:val="-6"/>
        </w:rPr>
        <w:t>in</w:t>
      </w:r>
      <w:r>
        <w:rPr>
          <w:spacing w:val="6"/>
        </w:rPr>
        <w:t xml:space="preserve"> </w:t>
      </w:r>
      <w:r>
        <w:rPr>
          <w:spacing w:val="-6"/>
        </w:rPr>
        <w:t>general,</w:t>
      </w:r>
      <w:r>
        <w:rPr>
          <w:spacing w:val="7"/>
        </w:rPr>
        <w:t xml:space="preserve"> </w:t>
      </w:r>
      <w:r>
        <w:rPr>
          <w:spacing w:val="-6"/>
        </w:rPr>
        <w:t>the</w:t>
      </w:r>
      <w:r>
        <w:rPr>
          <w:spacing w:val="5"/>
        </w:rPr>
        <w:t xml:space="preserve"> </w:t>
      </w:r>
      <w:r>
        <w:rPr>
          <w:spacing w:val="-6"/>
        </w:rPr>
        <w:t>double</w:t>
      </w:r>
      <w:r>
        <w:rPr>
          <w:spacing w:val="5"/>
        </w:rPr>
        <w:t xml:space="preserve"> </w:t>
      </w:r>
      <w:r>
        <w:rPr>
          <w:spacing w:val="-6"/>
        </w:rPr>
        <w:t>feature</w:t>
      </w:r>
      <w:r>
        <w:rPr>
          <w:spacing w:val="5"/>
        </w:rPr>
        <w:t xml:space="preserve"> </w:t>
      </w:r>
      <w:r>
        <w:rPr>
          <w:spacing w:val="-6"/>
        </w:rPr>
        <w:t>searches</w:t>
      </w:r>
      <w:r>
        <w:rPr>
          <w:spacing w:val="5"/>
        </w:rPr>
        <w:t xml:space="preserve"> </w:t>
      </w:r>
      <w:r>
        <w:rPr>
          <w:spacing w:val="-6"/>
        </w:rPr>
        <w:t>are</w:t>
      </w:r>
      <w:r>
        <w:rPr>
          <w:spacing w:val="5"/>
        </w:rPr>
        <w:t xml:space="preserve"> </w:t>
      </w:r>
      <w:r>
        <w:rPr>
          <w:spacing w:val="-6"/>
        </w:rPr>
        <w:t>easy,</w:t>
      </w:r>
      <w:r>
        <w:rPr>
          <w:spacing w:val="7"/>
        </w:rPr>
        <w:t xml:space="preserve"> </w:t>
      </w:r>
      <w:r>
        <w:rPr>
          <w:spacing w:val="-6"/>
        </w:rPr>
        <w:t>and</w:t>
      </w:r>
      <w:r>
        <w:rPr>
          <w:spacing w:val="5"/>
        </w:rPr>
        <w:t xml:space="preserve"> </w:t>
      </w:r>
      <w:r>
        <w:rPr>
          <w:spacing w:val="-6"/>
        </w:rPr>
        <w:t>therefore</w:t>
      </w:r>
      <w:r>
        <w:rPr>
          <w:spacing w:val="5"/>
        </w:rPr>
        <w:t xml:space="preserve"> </w:t>
      </w:r>
      <w:r>
        <w:rPr>
          <w:spacing w:val="-6"/>
        </w:rPr>
        <w:t>the</w:t>
      </w:r>
      <w:r>
        <w:rPr>
          <w:spacing w:val="6"/>
        </w:rPr>
        <w:t xml:space="preserve"> </w:t>
      </w:r>
      <w:r>
        <w:rPr>
          <w:spacing w:val="-6"/>
        </w:rPr>
        <w:t>search</w:t>
      </w:r>
      <w:r>
        <w:rPr>
          <w:spacing w:val="5"/>
        </w:rPr>
        <w:t xml:space="preserve"> </w:t>
      </w:r>
      <w:r>
        <w:rPr>
          <w:spacing w:val="-6"/>
        </w:rPr>
        <w:t>slopes</w:t>
      </w:r>
    </w:p>
    <w:p w14:paraId="0FCEF98F" w14:textId="77777777" w:rsidR="00470D98" w:rsidRDefault="001E0CFE">
      <w:pPr>
        <w:pStyle w:val="BodyText"/>
      </w:pPr>
      <w:r>
        <w:rPr>
          <w:rFonts w:ascii="Trebuchet MS"/>
          <w:spacing w:val="-4"/>
          <w:sz w:val="12"/>
        </w:rPr>
        <w:t>727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4"/>
        </w:rPr>
        <w:t>are</w:t>
      </w:r>
      <w:r>
        <w:rPr>
          <w:spacing w:val="-7"/>
        </w:rPr>
        <w:t xml:space="preserve"> </w:t>
      </w:r>
      <w:r>
        <w:rPr>
          <w:spacing w:val="-4"/>
        </w:rPr>
        <w:t>fairly</w:t>
      </w:r>
      <w:r>
        <w:rPr>
          <w:spacing w:val="-6"/>
        </w:rPr>
        <w:t xml:space="preserve"> </w:t>
      </w:r>
      <w:r>
        <w:rPr>
          <w:spacing w:val="-4"/>
        </w:rPr>
        <w:t>flat</w:t>
      </w:r>
      <w:r>
        <w:rPr>
          <w:spacing w:val="-7"/>
        </w:rPr>
        <w:t xml:space="preserve"> </w:t>
      </w:r>
      <w:r>
        <w:rPr>
          <w:spacing w:val="-4"/>
        </w:rPr>
        <w:t>and</w:t>
      </w:r>
      <w:r>
        <w:rPr>
          <w:spacing w:val="-7"/>
        </w:rPr>
        <w:t xml:space="preserve"> </w:t>
      </w:r>
      <w:r>
        <w:rPr>
          <w:spacing w:val="-4"/>
        </w:rPr>
        <w:t>there</w:t>
      </w:r>
      <w:r>
        <w:rPr>
          <w:spacing w:val="-7"/>
        </w:rPr>
        <w:t xml:space="preserve"> </w:t>
      </w:r>
      <w:r>
        <w:rPr>
          <w:spacing w:val="-4"/>
        </w:rPr>
        <w:t>is</w:t>
      </w:r>
      <w:r>
        <w:rPr>
          <w:spacing w:val="-6"/>
        </w:rPr>
        <w:t xml:space="preserve"> </w:t>
      </w:r>
      <w:r>
        <w:rPr>
          <w:spacing w:val="-4"/>
        </w:rPr>
        <w:t>not</w:t>
      </w:r>
      <w:r>
        <w:rPr>
          <w:spacing w:val="-7"/>
        </w:rPr>
        <w:t xml:space="preserve"> </w:t>
      </w:r>
      <w:r>
        <w:rPr>
          <w:spacing w:val="-4"/>
        </w:rPr>
        <w:t>much</w:t>
      </w:r>
      <w:r>
        <w:rPr>
          <w:spacing w:val="-7"/>
        </w:rPr>
        <w:t xml:space="preserve"> </w:t>
      </w:r>
      <w:r>
        <w:rPr>
          <w:spacing w:val="-4"/>
        </w:rPr>
        <w:t>variability</w:t>
      </w:r>
      <w:r>
        <w:rPr>
          <w:spacing w:val="-6"/>
        </w:rPr>
        <w:t xml:space="preserve"> </w:t>
      </w:r>
      <w:r>
        <w:rPr>
          <w:spacing w:val="-4"/>
        </w:rPr>
        <w:t>to</w:t>
      </w:r>
      <w:r>
        <w:rPr>
          <w:spacing w:val="-7"/>
        </w:rPr>
        <w:t xml:space="preserve"> </w:t>
      </w:r>
      <w:r>
        <w:rPr>
          <w:spacing w:val="-4"/>
        </w:rPr>
        <w:t>allow</w:t>
      </w:r>
      <w:r>
        <w:rPr>
          <w:spacing w:val="-7"/>
        </w:rPr>
        <w:t xml:space="preserve"> </w:t>
      </w:r>
      <w:r>
        <w:rPr>
          <w:spacing w:val="-4"/>
        </w:rPr>
        <w:t>different</w:t>
      </w:r>
      <w:r>
        <w:rPr>
          <w:spacing w:val="-6"/>
        </w:rPr>
        <w:t xml:space="preserve"> </w:t>
      </w:r>
      <w:r>
        <w:rPr>
          <w:spacing w:val="-4"/>
        </w:rPr>
        <w:t>models</w:t>
      </w:r>
      <w:r>
        <w:rPr>
          <w:spacing w:val="-7"/>
        </w:rPr>
        <w:t xml:space="preserve"> </w:t>
      </w:r>
      <w:r>
        <w:rPr>
          <w:spacing w:val="-4"/>
        </w:rPr>
        <w:t>to</w:t>
      </w:r>
      <w:r>
        <w:rPr>
          <w:spacing w:val="-7"/>
        </w:rPr>
        <w:t xml:space="preserve"> </w:t>
      </w:r>
      <w:r>
        <w:rPr>
          <w:spacing w:val="-4"/>
        </w:rPr>
        <w:t>make</w:t>
      </w:r>
    </w:p>
    <w:p w14:paraId="12489920" w14:textId="77777777" w:rsidR="00470D98" w:rsidRDefault="00470D98">
      <w:pPr>
        <w:rPr>
          <w:ins w:id="3416" w:author="Hughes, Anna E" w:date="2023-08-09T15:29:00Z"/>
        </w:rPr>
        <w:sectPr w:rsidR="00470D98">
          <w:pgSz w:w="12240" w:h="15840"/>
          <w:pgMar w:top="1820" w:right="1720" w:bottom="2000" w:left="1600" w:header="0" w:footer="1818" w:gutter="0"/>
          <w:cols w:space="720"/>
        </w:sectPr>
      </w:pPr>
    </w:p>
    <w:p w14:paraId="0627209E" w14:textId="77777777" w:rsidR="00470D98" w:rsidRDefault="00470D98">
      <w:pPr>
        <w:pStyle w:val="BodyText"/>
        <w:spacing w:before="0"/>
        <w:ind w:left="0"/>
        <w:rPr>
          <w:ins w:id="3417" w:author="Hughes, Anna E" w:date="2023-08-09T15:29:00Z"/>
          <w:sz w:val="20"/>
        </w:rPr>
      </w:pPr>
    </w:p>
    <w:p w14:paraId="261B0586" w14:textId="77777777" w:rsidR="00470D98" w:rsidRDefault="00470D98">
      <w:pPr>
        <w:pStyle w:val="BodyText"/>
        <w:spacing w:before="0"/>
        <w:ind w:left="0"/>
        <w:rPr>
          <w:ins w:id="3418" w:author="Hughes, Anna E" w:date="2023-08-09T15:29:00Z"/>
          <w:sz w:val="20"/>
        </w:rPr>
      </w:pPr>
    </w:p>
    <w:p w14:paraId="75AF9B07" w14:textId="77777777" w:rsidR="00470D98" w:rsidRDefault="001E0CFE">
      <w:pPr>
        <w:pStyle w:val="BodyText"/>
        <w:spacing w:before="238"/>
        <w:pPrChange w:id="3419" w:author="Hughes, Anna E" w:date="2023-08-09T15:29:00Z">
          <w:pPr>
            <w:pStyle w:val="BodyText"/>
            <w:spacing w:before="8"/>
          </w:pPr>
        </w:pPrChange>
      </w:pPr>
      <w:r>
        <w:rPr>
          <w:rFonts w:ascii="Trebuchet MS"/>
          <w:spacing w:val="-6"/>
          <w:sz w:val="12"/>
        </w:rPr>
        <w:t>728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6"/>
        </w:rPr>
        <w:t>different</w:t>
      </w:r>
      <w:r>
        <w:rPr>
          <w:spacing w:val="1"/>
        </w:rPr>
        <w:t xml:space="preserve"> </w:t>
      </w:r>
      <w:r>
        <w:rPr>
          <w:spacing w:val="-6"/>
        </w:rPr>
        <w:t>predictions.</w:t>
      </w:r>
      <w:r>
        <w:rPr>
          <w:spacing w:val="24"/>
        </w:rPr>
        <w:t xml:space="preserve"> </w:t>
      </w:r>
      <w:r>
        <w:rPr>
          <w:spacing w:val="-6"/>
        </w:rPr>
        <w:t>For</w:t>
      </w:r>
      <w:r>
        <w:t xml:space="preserve"> </w:t>
      </w:r>
      <w:r>
        <w:rPr>
          <w:spacing w:val="-6"/>
        </w:rPr>
        <w:t>the</w:t>
      </w:r>
      <w:r>
        <w:t xml:space="preserve"> </w:t>
      </w:r>
      <w:r>
        <w:rPr>
          <w:spacing w:val="-6"/>
        </w:rPr>
        <w:t>current</w:t>
      </w:r>
      <w:r>
        <w:t xml:space="preserve"> </w:t>
      </w:r>
      <w:r>
        <w:rPr>
          <w:spacing w:val="-6"/>
        </w:rPr>
        <w:t>paradigm,</w:t>
      </w:r>
      <w:r>
        <w:rPr>
          <w:spacing w:val="1"/>
        </w:rPr>
        <w:t xml:space="preserve"> </w:t>
      </w:r>
      <w:r>
        <w:rPr>
          <w:spacing w:val="-6"/>
        </w:rPr>
        <w:t>a</w:t>
      </w:r>
      <w:r>
        <w:t xml:space="preserve"> </w:t>
      </w:r>
      <w:r>
        <w:rPr>
          <w:spacing w:val="-6"/>
        </w:rPr>
        <w:t>fruitful</w:t>
      </w:r>
      <w:r>
        <w:t xml:space="preserve"> </w:t>
      </w:r>
      <w:r>
        <w:rPr>
          <w:spacing w:val="-6"/>
        </w:rPr>
        <w:t>approach</w:t>
      </w:r>
      <w:r>
        <w:t xml:space="preserve"> </w:t>
      </w:r>
      <w:r>
        <w:rPr>
          <w:spacing w:val="-6"/>
        </w:rPr>
        <w:t>for</w:t>
      </w:r>
      <w:r>
        <w:t xml:space="preserve"> </w:t>
      </w:r>
      <w:r>
        <w:rPr>
          <w:spacing w:val="-6"/>
        </w:rPr>
        <w:t>future</w:t>
      </w:r>
      <w:r>
        <w:t xml:space="preserve"> </w:t>
      </w:r>
      <w:r>
        <w:rPr>
          <w:spacing w:val="-6"/>
        </w:rPr>
        <w:t>re-</w:t>
      </w:r>
    </w:p>
    <w:p w14:paraId="6CDB41F8" w14:textId="77777777" w:rsidR="00470D98" w:rsidRDefault="001E0CFE">
      <w:pPr>
        <w:pStyle w:val="BodyText"/>
      </w:pPr>
      <w:r>
        <w:rPr>
          <w:rFonts w:ascii="Trebuchet MS"/>
          <w:spacing w:val="-6"/>
          <w:sz w:val="12"/>
        </w:rPr>
        <w:t>729</w:t>
      </w:r>
      <w:r>
        <w:rPr>
          <w:rFonts w:ascii="Trebuchet MS"/>
          <w:spacing w:val="40"/>
          <w:sz w:val="12"/>
        </w:rPr>
        <w:t xml:space="preserve">  </w:t>
      </w:r>
      <w:r>
        <w:rPr>
          <w:spacing w:val="-6"/>
        </w:rPr>
        <w:t>search</w:t>
      </w:r>
      <w:r>
        <w:rPr>
          <w:spacing w:val="-3"/>
        </w:rPr>
        <w:t xml:space="preserve"> </w:t>
      </w:r>
      <w:r>
        <w:rPr>
          <w:spacing w:val="-6"/>
        </w:rPr>
        <w:t>could</w:t>
      </w:r>
      <w:r>
        <w:rPr>
          <w:spacing w:val="-4"/>
        </w:rPr>
        <w:t xml:space="preserve"> </w:t>
      </w:r>
      <w:r>
        <w:rPr>
          <w:spacing w:val="-6"/>
        </w:rPr>
        <w:t>be</w:t>
      </w:r>
      <w:r>
        <w:rPr>
          <w:spacing w:val="-4"/>
        </w:rPr>
        <w:t xml:space="preserve"> </w:t>
      </w:r>
      <w:r>
        <w:rPr>
          <w:spacing w:val="-6"/>
        </w:rPr>
        <w:t>to</w:t>
      </w:r>
      <w:r>
        <w:rPr>
          <w:spacing w:val="-4"/>
        </w:rPr>
        <w:t xml:space="preserve"> </w:t>
      </w:r>
      <w:r>
        <w:rPr>
          <w:spacing w:val="-6"/>
        </w:rPr>
        <w:t>consider</w:t>
      </w:r>
      <w:r>
        <w:rPr>
          <w:spacing w:val="-4"/>
        </w:rPr>
        <w:t xml:space="preserve"> </w:t>
      </w:r>
      <w:r>
        <w:rPr>
          <w:spacing w:val="-6"/>
        </w:rPr>
        <w:t>using</w:t>
      </w:r>
      <w:r>
        <w:rPr>
          <w:spacing w:val="-4"/>
        </w:rPr>
        <w:t xml:space="preserve"> </w:t>
      </w:r>
      <w:r>
        <w:rPr>
          <w:spacing w:val="-6"/>
        </w:rPr>
        <w:t>different</w:t>
      </w:r>
      <w:r>
        <w:rPr>
          <w:spacing w:val="-4"/>
        </w:rPr>
        <w:t xml:space="preserve"> </w:t>
      </w:r>
      <w:r>
        <w:rPr>
          <w:spacing w:val="-6"/>
        </w:rPr>
        <w:t>feature</w:t>
      </w:r>
      <w:r>
        <w:rPr>
          <w:spacing w:val="-4"/>
        </w:rPr>
        <w:t xml:space="preserve"> </w:t>
      </w:r>
      <w:r>
        <w:rPr>
          <w:spacing w:val="-6"/>
        </w:rPr>
        <w:t>sets,</w:t>
      </w:r>
      <w:r>
        <w:rPr>
          <w:spacing w:val="-3"/>
        </w:rPr>
        <w:t xml:space="preserve"> </w:t>
      </w:r>
      <w:r>
        <w:rPr>
          <w:spacing w:val="-6"/>
        </w:rPr>
        <w:t>and</w:t>
      </w:r>
      <w:r>
        <w:rPr>
          <w:spacing w:val="-4"/>
        </w:rPr>
        <w:t xml:space="preserve"> </w:t>
      </w:r>
      <w:r>
        <w:rPr>
          <w:spacing w:val="-6"/>
        </w:rPr>
        <w:t>in</w:t>
      </w:r>
      <w:r>
        <w:rPr>
          <w:spacing w:val="-4"/>
        </w:rPr>
        <w:t xml:space="preserve"> </w:t>
      </w:r>
      <w:r>
        <w:rPr>
          <w:spacing w:val="-6"/>
        </w:rPr>
        <w:t>particular,</w:t>
      </w:r>
      <w:r>
        <w:rPr>
          <w:spacing w:val="-4"/>
        </w:rPr>
        <w:t xml:space="preserve"> </w:t>
      </w:r>
      <w:r>
        <w:rPr>
          <w:spacing w:val="-6"/>
        </w:rPr>
        <w:t>moving</w:t>
      </w:r>
    </w:p>
    <w:p w14:paraId="327EAC9F" w14:textId="77777777" w:rsidR="00470D98" w:rsidRDefault="001E0CFE">
      <w:pPr>
        <w:pStyle w:val="BodyText"/>
        <w:spacing w:before="8"/>
      </w:pPr>
      <w:r>
        <w:rPr>
          <w:rFonts w:ascii="Trebuchet MS"/>
          <w:spacing w:val="-6"/>
          <w:sz w:val="12"/>
        </w:rPr>
        <w:t>730</w:t>
      </w:r>
      <w:r>
        <w:rPr>
          <w:rFonts w:ascii="Trebuchet MS"/>
          <w:spacing w:val="42"/>
          <w:sz w:val="12"/>
        </w:rPr>
        <w:t xml:space="preserve">  </w:t>
      </w:r>
      <w:r>
        <w:rPr>
          <w:spacing w:val="-6"/>
        </w:rPr>
        <w:t>away</w:t>
      </w:r>
      <w:r>
        <w:rPr>
          <w:spacing w:val="-4"/>
        </w:rPr>
        <w:t xml:space="preserve"> </w:t>
      </w:r>
      <w:r>
        <w:rPr>
          <w:spacing w:val="-6"/>
        </w:rPr>
        <w:t>from</w:t>
      </w:r>
      <w:r>
        <w:rPr>
          <w:spacing w:val="-5"/>
        </w:rPr>
        <w:t xml:space="preserve"> </w:t>
      </w:r>
      <w:r>
        <w:rPr>
          <w:spacing w:val="-6"/>
        </w:rPr>
        <w:t>colour</w:t>
      </w:r>
      <w:r>
        <w:rPr>
          <w:spacing w:val="-4"/>
        </w:rPr>
        <w:t xml:space="preserve"> </w:t>
      </w:r>
      <w:r>
        <w:rPr>
          <w:spacing w:val="-6"/>
        </w:rPr>
        <w:t>as</w:t>
      </w:r>
      <w:r>
        <w:rPr>
          <w:spacing w:val="-4"/>
        </w:rPr>
        <w:t xml:space="preserve"> </w:t>
      </w:r>
      <w:r>
        <w:rPr>
          <w:spacing w:val="-6"/>
        </w:rPr>
        <w:t>feature,</w:t>
      </w:r>
      <w:r>
        <w:rPr>
          <w:spacing w:val="-5"/>
        </w:rPr>
        <w:t xml:space="preserve"> </w:t>
      </w:r>
      <w:r>
        <w:rPr>
          <w:spacing w:val="-6"/>
        </w:rPr>
        <w:t>which</w:t>
      </w:r>
      <w:r>
        <w:rPr>
          <w:spacing w:val="-4"/>
        </w:rPr>
        <w:t xml:space="preserve"> </w:t>
      </w:r>
      <w:r>
        <w:rPr>
          <w:spacing w:val="-6"/>
        </w:rPr>
        <w:t>may</w:t>
      </w:r>
      <w:r>
        <w:rPr>
          <w:spacing w:val="-4"/>
        </w:rPr>
        <w:t xml:space="preserve"> </w:t>
      </w:r>
      <w:r>
        <w:rPr>
          <w:spacing w:val="-6"/>
        </w:rPr>
        <w:t>be</w:t>
      </w:r>
      <w:r>
        <w:rPr>
          <w:spacing w:val="-5"/>
        </w:rPr>
        <w:t xml:space="preserve"> </w:t>
      </w:r>
      <w:r>
        <w:rPr>
          <w:spacing w:val="-6"/>
        </w:rPr>
        <w:t>a</w:t>
      </w:r>
      <w:r>
        <w:rPr>
          <w:spacing w:val="-4"/>
        </w:rPr>
        <w:t xml:space="preserve"> </w:t>
      </w:r>
      <w:r>
        <w:rPr>
          <w:spacing w:val="-6"/>
        </w:rPr>
        <w:t>particularly</w:t>
      </w:r>
      <w:r>
        <w:rPr>
          <w:spacing w:val="-4"/>
        </w:rPr>
        <w:t xml:space="preserve"> </w:t>
      </w:r>
      <w:r>
        <w:rPr>
          <w:spacing w:val="-6"/>
        </w:rPr>
        <w:t>salient</w:t>
      </w:r>
      <w:r>
        <w:rPr>
          <w:spacing w:val="-5"/>
        </w:rPr>
        <w:t xml:space="preserve"> </w:t>
      </w:r>
      <w:r>
        <w:rPr>
          <w:spacing w:val="-6"/>
        </w:rPr>
        <w:t>cue</w:t>
      </w:r>
      <w:r>
        <w:rPr>
          <w:spacing w:val="-4"/>
        </w:rPr>
        <w:t xml:space="preserve"> </w:t>
      </w:r>
      <w:r>
        <w:rPr>
          <w:spacing w:val="-6"/>
        </w:rPr>
        <w:t>(see</w:t>
      </w:r>
      <w:r>
        <w:rPr>
          <w:spacing w:val="-4"/>
        </w:rPr>
        <w:t xml:space="preserve"> </w:t>
      </w:r>
      <w:r>
        <w:rPr>
          <w:spacing w:val="-6"/>
        </w:rPr>
        <w:t>Section</w:t>
      </w:r>
    </w:p>
    <w:p w14:paraId="40B12E65" w14:textId="6CA92B34" w:rsidR="00470D98" w:rsidRDefault="001E0CFE">
      <w:pPr>
        <w:spacing w:before="7"/>
        <w:ind w:left="227"/>
        <w:rPr>
          <w:sz w:val="24"/>
        </w:rPr>
      </w:pPr>
      <w:r>
        <w:rPr>
          <w:rFonts w:ascii="Trebuchet MS"/>
          <w:sz w:val="12"/>
        </w:rPr>
        <w:t>731</w:t>
      </w:r>
      <w:r>
        <w:rPr>
          <w:rFonts w:ascii="Trebuchet MS"/>
          <w:spacing w:val="55"/>
          <w:sz w:val="12"/>
        </w:rPr>
        <w:t xml:space="preserve">  </w:t>
      </w:r>
      <w:del w:id="3420" w:author="Hughes, Anna E" w:date="2023-08-09T15:29:00Z">
        <w:r w:rsidR="00791F47">
          <w:fldChar w:fldCharType="begin"/>
        </w:r>
        <w:r w:rsidR="00791F47">
          <w:delInstrText xml:space="preserve"> HYPERLINK \l "_bookmark24" </w:delInstrText>
        </w:r>
        <w:r w:rsidR="00791F47">
          <w:fldChar w:fldCharType="separate"/>
        </w:r>
        <w:r w:rsidR="001644E6">
          <w:rPr>
            <w:sz w:val="24"/>
          </w:rPr>
          <w:delText>7.2.3</w:delText>
        </w:r>
        <w:r w:rsidR="00791F47">
          <w:rPr>
            <w:sz w:val="24"/>
          </w:rPr>
          <w:fldChar w:fldCharType="end"/>
        </w:r>
      </w:del>
      <w:ins w:id="3421" w:author="Hughes, Anna E" w:date="2023-08-09T15:29:00Z">
        <w:r w:rsidR="00791F47">
          <w:fldChar w:fldCharType="begin"/>
        </w:r>
        <w:r w:rsidR="00791F47">
          <w:instrText xml:space="preserve"> HYPERLINK \l "_bookmark25" </w:instrText>
        </w:r>
        <w:r w:rsidR="00791F47">
          <w:fldChar w:fldCharType="separate"/>
        </w:r>
        <w:r>
          <w:rPr>
            <w:sz w:val="24"/>
          </w:rPr>
          <w:t>7.2.3</w:t>
        </w:r>
        <w:r w:rsidR="00791F47">
          <w:rPr>
            <w:sz w:val="24"/>
          </w:rPr>
          <w:fldChar w:fldCharType="end"/>
        </w:r>
      </w:ins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below).</w:t>
      </w:r>
    </w:p>
    <w:p w14:paraId="684DC257" w14:textId="77777777" w:rsidR="00470D98" w:rsidRDefault="001E0CFE">
      <w:pPr>
        <w:spacing w:before="251"/>
        <w:ind w:left="227"/>
        <w:rPr>
          <w:rFonts w:ascii="Times New Roman"/>
          <w:i/>
          <w:sz w:val="24"/>
        </w:rPr>
      </w:pPr>
      <w:r>
        <w:rPr>
          <w:rFonts w:ascii="Trebuchet MS"/>
          <w:sz w:val="12"/>
        </w:rPr>
        <w:t>732</w:t>
      </w:r>
      <w:r>
        <w:rPr>
          <w:rFonts w:ascii="Trebuchet MS"/>
          <w:spacing w:val="153"/>
          <w:sz w:val="12"/>
        </w:rPr>
        <w:t xml:space="preserve"> </w:t>
      </w:r>
      <w:bookmarkStart w:id="3422" w:name="Individual_differences"/>
      <w:bookmarkEnd w:id="3422"/>
      <w:r>
        <w:rPr>
          <w:rFonts w:ascii="Times New Roman"/>
          <w:i/>
          <w:sz w:val="24"/>
        </w:rPr>
        <w:t>7.2.1.</w:t>
      </w:r>
      <w:r>
        <w:rPr>
          <w:rFonts w:ascii="Times New Roman"/>
          <w:i/>
          <w:spacing w:val="55"/>
          <w:sz w:val="24"/>
        </w:rPr>
        <w:t xml:space="preserve"> </w:t>
      </w:r>
      <w:r>
        <w:rPr>
          <w:rFonts w:ascii="Times New Roman"/>
          <w:i/>
          <w:sz w:val="24"/>
        </w:rPr>
        <w:t>Individual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differences</w:t>
      </w:r>
    </w:p>
    <w:p w14:paraId="0A2561CB" w14:textId="77777777" w:rsidR="00470D98" w:rsidRDefault="001E0CFE">
      <w:pPr>
        <w:pStyle w:val="BodyText"/>
        <w:tabs>
          <w:tab w:val="left" w:pos="968"/>
        </w:tabs>
        <w:spacing w:before="29"/>
      </w:pPr>
      <w:r>
        <w:rPr>
          <w:rFonts w:ascii="Trebuchet MS"/>
          <w:spacing w:val="-5"/>
          <w:sz w:val="12"/>
        </w:rPr>
        <w:t>733</w:t>
      </w:r>
      <w:r>
        <w:rPr>
          <w:rFonts w:ascii="Trebuchet MS"/>
          <w:sz w:val="12"/>
        </w:rPr>
        <w:tab/>
      </w:r>
      <w:r>
        <w:rPr>
          <w:w w:val="90"/>
        </w:rPr>
        <w:t>Our</w:t>
      </w:r>
      <w:r>
        <w:rPr>
          <w:spacing w:val="3"/>
        </w:rPr>
        <w:t xml:space="preserve"> </w:t>
      </w:r>
      <w:r>
        <w:rPr>
          <w:w w:val="90"/>
        </w:rPr>
        <w:t>(planned)</w:t>
      </w:r>
      <w:r>
        <w:rPr>
          <w:spacing w:val="4"/>
        </w:rPr>
        <w:t xml:space="preserve"> </w:t>
      </w:r>
      <w:r>
        <w:rPr>
          <w:w w:val="90"/>
        </w:rPr>
        <w:t>exploratory</w:t>
      </w:r>
      <w:r>
        <w:rPr>
          <w:spacing w:val="3"/>
        </w:rPr>
        <w:t xml:space="preserve"> </w:t>
      </w:r>
      <w:r>
        <w:rPr>
          <w:w w:val="90"/>
        </w:rPr>
        <w:t>analysis</w:t>
      </w:r>
      <w:r>
        <w:rPr>
          <w:spacing w:val="4"/>
        </w:rPr>
        <w:t xml:space="preserve"> </w:t>
      </w:r>
      <w:r>
        <w:rPr>
          <w:w w:val="90"/>
        </w:rPr>
        <w:t>of</w:t>
      </w:r>
      <w:r>
        <w:rPr>
          <w:spacing w:val="3"/>
        </w:rPr>
        <w:t xml:space="preserve"> </w:t>
      </w:r>
      <w:r>
        <w:rPr>
          <w:w w:val="90"/>
        </w:rPr>
        <w:t>the</w:t>
      </w:r>
      <w:r>
        <w:rPr>
          <w:spacing w:val="4"/>
        </w:rPr>
        <w:t xml:space="preserve"> </w:t>
      </w:r>
      <w:r>
        <w:rPr>
          <w:w w:val="90"/>
        </w:rPr>
        <w:t>individual</w:t>
      </w:r>
      <w:r>
        <w:rPr>
          <w:spacing w:val="3"/>
        </w:rPr>
        <w:t xml:space="preserve"> </w:t>
      </w:r>
      <w:r>
        <w:rPr>
          <w:w w:val="90"/>
        </w:rPr>
        <w:t>differences</w:t>
      </w:r>
      <w:r>
        <w:rPr>
          <w:spacing w:val="4"/>
        </w:rPr>
        <w:t xml:space="preserve"> </w:t>
      </w:r>
      <w:r>
        <w:rPr>
          <w:w w:val="90"/>
        </w:rPr>
        <w:t>in</w:t>
      </w:r>
      <w:r>
        <w:rPr>
          <w:spacing w:val="4"/>
        </w:rPr>
        <w:t xml:space="preserve"> </w:t>
      </w:r>
      <w:r>
        <w:rPr>
          <w:w w:val="90"/>
        </w:rPr>
        <w:t>search</w:t>
      </w:r>
      <w:r>
        <w:rPr>
          <w:spacing w:val="3"/>
        </w:rPr>
        <w:t xml:space="preserve"> </w:t>
      </w:r>
      <w:r>
        <w:rPr>
          <w:spacing w:val="-2"/>
          <w:w w:val="90"/>
        </w:rPr>
        <w:t>slopes</w:t>
      </w:r>
    </w:p>
    <w:p w14:paraId="57256895" w14:textId="77777777" w:rsidR="00470D98" w:rsidRDefault="001E0CFE">
      <w:pPr>
        <w:pStyle w:val="BodyText"/>
      </w:pPr>
      <w:r>
        <w:rPr>
          <w:rFonts w:ascii="Trebuchet MS"/>
          <w:spacing w:val="-4"/>
          <w:sz w:val="12"/>
        </w:rPr>
        <w:t>734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4"/>
        </w:rPr>
        <w:t>suggests</w:t>
      </w:r>
      <w:r>
        <w:rPr>
          <w:spacing w:val="5"/>
        </w:rPr>
        <w:t xml:space="preserve"> </w:t>
      </w:r>
      <w:r>
        <w:rPr>
          <w:spacing w:val="-4"/>
        </w:rPr>
        <w:t>that</w:t>
      </w:r>
      <w:r>
        <w:rPr>
          <w:spacing w:val="4"/>
        </w:rPr>
        <w:t xml:space="preserve"> </w:t>
      </w:r>
      <w:r>
        <w:rPr>
          <w:spacing w:val="-4"/>
        </w:rPr>
        <w:t>there</w:t>
      </w:r>
      <w:r>
        <w:rPr>
          <w:spacing w:val="5"/>
        </w:rPr>
        <w:t xml:space="preserve"> </w:t>
      </w:r>
      <w:r>
        <w:rPr>
          <w:spacing w:val="-4"/>
        </w:rPr>
        <w:t>are</w:t>
      </w:r>
      <w:r>
        <w:rPr>
          <w:spacing w:val="4"/>
        </w:rPr>
        <w:t xml:space="preserve"> </w:t>
      </w:r>
      <w:r>
        <w:rPr>
          <w:spacing w:val="-4"/>
        </w:rPr>
        <w:t>large</w:t>
      </w:r>
      <w:r>
        <w:rPr>
          <w:spacing w:val="5"/>
        </w:rPr>
        <w:t xml:space="preserve"> </w:t>
      </w:r>
      <w:r>
        <w:rPr>
          <w:spacing w:val="-4"/>
        </w:rPr>
        <w:t>differences</w:t>
      </w:r>
      <w:r>
        <w:rPr>
          <w:spacing w:val="4"/>
        </w:rPr>
        <w:t xml:space="preserve"> </w:t>
      </w:r>
      <w:r>
        <w:rPr>
          <w:spacing w:val="-4"/>
        </w:rPr>
        <w:t>from</w:t>
      </w:r>
      <w:r>
        <w:rPr>
          <w:spacing w:val="5"/>
        </w:rPr>
        <w:t xml:space="preserve"> </w:t>
      </w:r>
      <w:r>
        <w:rPr>
          <w:spacing w:val="-4"/>
        </w:rPr>
        <w:t>one</w:t>
      </w:r>
      <w:r>
        <w:rPr>
          <w:spacing w:val="4"/>
        </w:rPr>
        <w:t xml:space="preserve"> </w:t>
      </w:r>
      <w:r>
        <w:rPr>
          <w:spacing w:val="-4"/>
        </w:rPr>
        <w:t>observer</w:t>
      </w:r>
      <w:r>
        <w:rPr>
          <w:spacing w:val="5"/>
        </w:rPr>
        <w:t xml:space="preserve"> </w:t>
      </w:r>
      <w:r>
        <w:rPr>
          <w:spacing w:val="-4"/>
        </w:rPr>
        <w:t>to</w:t>
      </w:r>
      <w:r>
        <w:rPr>
          <w:spacing w:val="4"/>
        </w:rPr>
        <w:t xml:space="preserve"> </w:t>
      </w:r>
      <w:r>
        <w:rPr>
          <w:spacing w:val="-4"/>
        </w:rPr>
        <w:t>the</w:t>
      </w:r>
      <w:r>
        <w:rPr>
          <w:spacing w:val="4"/>
        </w:rPr>
        <w:t xml:space="preserve"> </w:t>
      </w:r>
      <w:r>
        <w:rPr>
          <w:spacing w:val="-4"/>
        </w:rPr>
        <w:t>next.</w:t>
      </w:r>
      <w:r>
        <w:rPr>
          <w:spacing w:val="49"/>
        </w:rPr>
        <w:t xml:space="preserve"> </w:t>
      </w:r>
      <w:r>
        <w:rPr>
          <w:spacing w:val="-4"/>
        </w:rPr>
        <w:t>Indeed</w:t>
      </w:r>
    </w:p>
    <w:p w14:paraId="512A130A" w14:textId="77777777" w:rsidR="00470D98" w:rsidRDefault="001E0CFE">
      <w:pPr>
        <w:pStyle w:val="BodyText"/>
        <w:spacing w:before="8"/>
      </w:pPr>
      <w:r>
        <w:rPr>
          <w:rFonts w:ascii="Trebuchet MS"/>
          <w:spacing w:val="-4"/>
          <w:sz w:val="12"/>
        </w:rPr>
        <w:t>735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4"/>
        </w:rPr>
        <w:t>in</w:t>
      </w:r>
      <w:r>
        <w:t xml:space="preserve"> </w:t>
      </w:r>
      <w:r>
        <w:rPr>
          <w:spacing w:val="-4"/>
        </w:rPr>
        <w:t>some</w:t>
      </w:r>
      <w:r>
        <w:rPr>
          <w:spacing w:val="-1"/>
        </w:rPr>
        <w:t xml:space="preserve"> </w:t>
      </w:r>
      <w:r>
        <w:rPr>
          <w:spacing w:val="-4"/>
        </w:rPr>
        <w:t>cases,</w:t>
      </w:r>
      <w:r>
        <w:rPr>
          <w:spacing w:val="2"/>
        </w:rPr>
        <w:t xml:space="preserve"> </w:t>
      </w:r>
      <w:r>
        <w:rPr>
          <w:spacing w:val="-4"/>
        </w:rPr>
        <w:t>these</w:t>
      </w:r>
      <w:r>
        <w:rPr>
          <w:spacing w:val="-1"/>
        </w:rPr>
        <w:t xml:space="preserve"> </w:t>
      </w:r>
      <w:r>
        <w:rPr>
          <w:spacing w:val="-4"/>
        </w:rPr>
        <w:t>are</w:t>
      </w:r>
      <w:r>
        <w:t xml:space="preserve"> </w:t>
      </w:r>
      <w:r>
        <w:rPr>
          <w:spacing w:val="-4"/>
        </w:rPr>
        <w:t>larger</w:t>
      </w:r>
      <w:r>
        <w:t xml:space="preserve"> </w:t>
      </w:r>
      <w:r>
        <w:rPr>
          <w:spacing w:val="-4"/>
        </w:rPr>
        <w:t>than</w:t>
      </w:r>
      <w:r>
        <w:rPr>
          <w:spacing w:val="-1"/>
        </w:rPr>
        <w:t xml:space="preserve"> </w:t>
      </w:r>
      <w:r>
        <w:rPr>
          <w:spacing w:val="-4"/>
        </w:rPr>
        <w:t>the</w:t>
      </w:r>
      <w:r>
        <w:t xml:space="preserve"> </w:t>
      </w:r>
      <w:r>
        <w:rPr>
          <w:spacing w:val="-4"/>
        </w:rPr>
        <w:t>differences</w:t>
      </w:r>
      <w:r>
        <w:rPr>
          <w:spacing w:val="-1"/>
        </w:rPr>
        <w:t xml:space="preserve"> </w:t>
      </w:r>
      <w:r>
        <w:rPr>
          <w:spacing w:val="-4"/>
        </w:rPr>
        <w:t>from</w:t>
      </w:r>
      <w:r>
        <w:t xml:space="preserve"> </w:t>
      </w:r>
      <w:r>
        <w:rPr>
          <w:spacing w:val="-4"/>
        </w:rPr>
        <w:t>one</w:t>
      </w:r>
      <w:r>
        <w:rPr>
          <w:spacing w:val="-1"/>
        </w:rPr>
        <w:t xml:space="preserve"> </w:t>
      </w:r>
      <w:r>
        <w:rPr>
          <w:spacing w:val="-4"/>
        </w:rPr>
        <w:t>feature</w:t>
      </w:r>
      <w:r>
        <w:t xml:space="preserve"> </w:t>
      </w:r>
      <w:r>
        <w:rPr>
          <w:spacing w:val="-4"/>
        </w:rPr>
        <w:t>to</w:t>
      </w:r>
      <w:r>
        <w:t xml:space="preserve"> </w:t>
      </w:r>
      <w:r>
        <w:rPr>
          <w:spacing w:val="-4"/>
        </w:rPr>
        <w:t>another.</w:t>
      </w:r>
    </w:p>
    <w:p w14:paraId="56294A96" w14:textId="77777777" w:rsidR="00470D98" w:rsidRDefault="001E0CFE">
      <w:pPr>
        <w:pStyle w:val="BodyText"/>
        <w:spacing w:before="8" w:line="279" w:lineRule="exact"/>
        <w:pPrChange w:id="3423" w:author="Hughes, Anna E" w:date="2023-08-09T15:29:00Z">
          <w:pPr>
            <w:pStyle w:val="BodyText"/>
            <w:spacing w:line="279" w:lineRule="exact"/>
          </w:pPr>
        </w:pPrChange>
      </w:pPr>
      <w:r>
        <w:rPr>
          <w:rFonts w:ascii="Trebuchet MS"/>
          <w:w w:val="90"/>
          <w:sz w:val="12"/>
        </w:rPr>
        <w:t>736</w:t>
      </w:r>
      <w:r>
        <w:rPr>
          <w:rFonts w:ascii="Trebuchet MS"/>
          <w:spacing w:val="73"/>
          <w:sz w:val="12"/>
        </w:rPr>
        <w:t xml:space="preserve">  </w:t>
      </w:r>
      <w:r>
        <w:rPr>
          <w:w w:val="90"/>
        </w:rPr>
        <w:t>The</w:t>
      </w:r>
      <w:r>
        <w:rPr>
          <w:spacing w:val="9"/>
        </w:rPr>
        <w:t xml:space="preserve"> </w:t>
      </w:r>
      <w:r>
        <w:rPr>
          <w:w w:val="90"/>
        </w:rPr>
        <w:t>difference</w:t>
      </w:r>
      <w:r>
        <w:rPr>
          <w:spacing w:val="8"/>
        </w:rPr>
        <w:t xml:space="preserve"> </w:t>
      </w:r>
      <w:r>
        <w:rPr>
          <w:w w:val="90"/>
        </w:rPr>
        <w:t>between</w:t>
      </w:r>
      <w:r>
        <w:rPr>
          <w:spacing w:val="8"/>
        </w:rPr>
        <w:t xml:space="preserve"> </w:t>
      </w:r>
      <w:r>
        <w:rPr>
          <w:w w:val="90"/>
        </w:rPr>
        <w:t>the</w:t>
      </w:r>
      <w:r>
        <w:rPr>
          <w:spacing w:val="8"/>
        </w:rPr>
        <w:t xml:space="preserve"> </w:t>
      </w:r>
      <w:r>
        <w:rPr>
          <w:w w:val="90"/>
        </w:rPr>
        <w:t>steepest</w:t>
      </w:r>
      <w:r>
        <w:rPr>
          <w:spacing w:val="8"/>
        </w:rPr>
        <w:t xml:space="preserve"> </w:t>
      </w:r>
      <w:r>
        <w:rPr>
          <w:w w:val="90"/>
        </w:rPr>
        <w:t>and</w:t>
      </w:r>
      <w:r>
        <w:rPr>
          <w:spacing w:val="8"/>
        </w:rPr>
        <w:t xml:space="preserve"> </w:t>
      </w:r>
      <w:r>
        <w:rPr>
          <w:w w:val="90"/>
        </w:rPr>
        <w:t>shallowest</w:t>
      </w:r>
      <w:r>
        <w:rPr>
          <w:spacing w:val="8"/>
        </w:rPr>
        <w:t xml:space="preserve"> </w:t>
      </w:r>
      <w:r>
        <w:rPr>
          <w:w w:val="90"/>
        </w:rPr>
        <w:t>search</w:t>
      </w:r>
      <w:r>
        <w:rPr>
          <w:spacing w:val="8"/>
        </w:rPr>
        <w:t xml:space="preserve"> </w:t>
      </w:r>
      <w:r>
        <w:rPr>
          <w:w w:val="90"/>
        </w:rPr>
        <w:t>slopes</w:t>
      </w:r>
      <w:r>
        <w:rPr>
          <w:spacing w:val="8"/>
        </w:rPr>
        <w:t xml:space="preserve"> </w:t>
      </w:r>
      <w:r>
        <w:rPr>
          <w:w w:val="90"/>
        </w:rPr>
        <w:t>(fixed</w:t>
      </w:r>
      <w:r>
        <w:rPr>
          <w:spacing w:val="8"/>
        </w:rPr>
        <w:t xml:space="preserve"> </w:t>
      </w:r>
      <w:r>
        <w:rPr>
          <w:w w:val="90"/>
        </w:rPr>
        <w:t>effects)</w:t>
      </w:r>
      <w:r>
        <w:rPr>
          <w:spacing w:val="8"/>
        </w:rPr>
        <w:t xml:space="preserve"> </w:t>
      </w:r>
      <w:r>
        <w:rPr>
          <w:spacing w:val="-5"/>
          <w:w w:val="90"/>
        </w:rPr>
        <w:t>is</w:t>
      </w:r>
    </w:p>
    <w:p w14:paraId="091F422C" w14:textId="77777777" w:rsidR="00470D98" w:rsidRDefault="001E0CFE">
      <w:pPr>
        <w:spacing w:line="292" w:lineRule="exact"/>
        <w:ind w:left="227"/>
        <w:rPr>
          <w:sz w:val="24"/>
        </w:rPr>
      </w:pPr>
      <w:r>
        <w:rPr>
          <w:rFonts w:ascii="Trebuchet MS"/>
          <w:sz w:val="12"/>
        </w:rPr>
        <w:t>737</w:t>
      </w:r>
      <w:r>
        <w:rPr>
          <w:rFonts w:ascii="Trebuchet MS"/>
          <w:spacing w:val="74"/>
          <w:w w:val="150"/>
          <w:sz w:val="12"/>
        </w:rPr>
        <w:t xml:space="preserve"> </w:t>
      </w:r>
      <w:r>
        <w:rPr>
          <w:sz w:val="24"/>
        </w:rPr>
        <w:t>0.238</w:t>
      </w:r>
      <w:r>
        <w:rPr>
          <w:spacing w:val="-12"/>
          <w:sz w:val="24"/>
        </w:rPr>
        <w:t xml:space="preserve"> </w:t>
      </w:r>
      <w:r>
        <w:rPr>
          <w:sz w:val="24"/>
        </w:rPr>
        <w:t>(</w:t>
      </w:r>
      <w:r>
        <w:rPr>
          <w:rFonts w:ascii="Times New Roman"/>
          <w:i/>
          <w:sz w:val="24"/>
        </w:rPr>
        <w:t>D</w:t>
      </w:r>
      <w:r>
        <w:rPr>
          <w:rFonts w:ascii="Times New Roman"/>
          <w:i/>
          <w:sz w:val="24"/>
          <w:vertAlign w:val="subscript"/>
        </w:rPr>
        <w:t>triangle</w:t>
      </w:r>
      <w:r>
        <w:rPr>
          <w:rFonts w:ascii="Times New Roman"/>
          <w:i/>
          <w:spacing w:val="-11"/>
          <w:sz w:val="24"/>
        </w:rPr>
        <w:t xml:space="preserve"> </w:t>
      </w:r>
      <w:r>
        <w:rPr>
          <w:rFonts w:ascii="Tahoma"/>
          <w:sz w:val="24"/>
        </w:rPr>
        <w:t>=</w:t>
      </w:r>
      <w:r>
        <w:rPr>
          <w:rFonts w:ascii="Tahoma"/>
          <w:spacing w:val="-20"/>
          <w:sz w:val="24"/>
        </w:rPr>
        <w:t xml:space="preserve"> </w:t>
      </w:r>
      <w:r>
        <w:rPr>
          <w:sz w:val="24"/>
        </w:rPr>
        <w:t>0</w:t>
      </w:r>
      <w:r>
        <w:rPr>
          <w:rFonts w:ascii="Verdana"/>
          <w:i/>
          <w:sz w:val="24"/>
        </w:rPr>
        <w:t>.</w:t>
      </w:r>
      <w:r>
        <w:rPr>
          <w:sz w:val="24"/>
        </w:rPr>
        <w:t>253,</w:t>
      </w:r>
      <w:r>
        <w:rPr>
          <w:spacing w:val="-5"/>
          <w:sz w:val="24"/>
        </w:rPr>
        <w:t xml:space="preserve"> </w:t>
      </w:r>
      <w:r>
        <w:rPr>
          <w:sz w:val="24"/>
        </w:rPr>
        <w:t>while</w:t>
      </w:r>
      <w:r>
        <w:rPr>
          <w:spacing w:val="-4"/>
          <w:sz w:val="24"/>
        </w:rPr>
        <w:t xml:space="preserve"> </w:t>
      </w:r>
      <w:r>
        <w:rPr>
          <w:rFonts w:ascii="Times New Roman"/>
          <w:i/>
          <w:sz w:val="24"/>
        </w:rPr>
        <w:t>D</w:t>
      </w:r>
      <w:r>
        <w:rPr>
          <w:rFonts w:ascii="Times New Roman"/>
          <w:i/>
          <w:sz w:val="24"/>
          <w:vertAlign w:val="subscript"/>
        </w:rPr>
        <w:t>purple</w:t>
      </w:r>
      <w:r>
        <w:rPr>
          <w:rFonts w:ascii="Times New Roman"/>
          <w:i/>
          <w:spacing w:val="-11"/>
          <w:sz w:val="24"/>
        </w:rPr>
        <w:t xml:space="preserve"> </w:t>
      </w:r>
      <w:r>
        <w:rPr>
          <w:rFonts w:ascii="Tahoma"/>
          <w:sz w:val="24"/>
        </w:rPr>
        <w:t>=</w:t>
      </w:r>
      <w:r>
        <w:rPr>
          <w:rFonts w:ascii="Tahoma"/>
          <w:spacing w:val="-20"/>
          <w:sz w:val="24"/>
        </w:rPr>
        <w:t xml:space="preserve"> </w:t>
      </w:r>
      <w:r>
        <w:rPr>
          <w:sz w:val="24"/>
        </w:rPr>
        <w:t>0</w:t>
      </w:r>
      <w:r>
        <w:rPr>
          <w:rFonts w:ascii="Verdana"/>
          <w:i/>
          <w:sz w:val="24"/>
        </w:rPr>
        <w:t>.</w:t>
      </w:r>
      <w:r>
        <w:rPr>
          <w:sz w:val="24"/>
        </w:rPr>
        <w:t>015).</w:t>
      </w:r>
      <w:r>
        <w:rPr>
          <w:spacing w:val="11"/>
          <w:sz w:val="24"/>
        </w:rPr>
        <w:t xml:space="preserve"> </w:t>
      </w:r>
      <w:r>
        <w:rPr>
          <w:sz w:val="24"/>
        </w:rPr>
        <w:t>If</w:t>
      </w:r>
      <w:r>
        <w:rPr>
          <w:spacing w:val="-6"/>
          <w:sz w:val="24"/>
        </w:rPr>
        <w:t xml:space="preserve"> </w:t>
      </w:r>
      <w:r>
        <w:rPr>
          <w:sz w:val="24"/>
        </w:rPr>
        <w:t>we</w:t>
      </w:r>
      <w:r>
        <w:rPr>
          <w:spacing w:val="-5"/>
          <w:sz w:val="24"/>
        </w:rPr>
        <w:t xml:space="preserve"> </w:t>
      </w:r>
      <w:r>
        <w:rPr>
          <w:sz w:val="24"/>
        </w:rPr>
        <w:t>compare</w:t>
      </w:r>
      <w:r>
        <w:rPr>
          <w:spacing w:val="-5"/>
          <w:sz w:val="24"/>
        </w:rPr>
        <w:t xml:space="preserve"> </w:t>
      </w:r>
      <w:r>
        <w:rPr>
          <w:sz w:val="24"/>
        </w:rPr>
        <w:t>this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range</w:t>
      </w:r>
    </w:p>
    <w:p w14:paraId="30EB5DA8" w14:textId="77777777" w:rsidR="00087420" w:rsidRDefault="00087420">
      <w:pPr>
        <w:spacing w:line="292" w:lineRule="exact"/>
        <w:rPr>
          <w:del w:id="3424" w:author="Hughes, Anna E" w:date="2023-08-09T15:29:00Z"/>
          <w:sz w:val="24"/>
        </w:rPr>
        <w:sectPr w:rsidR="00087420">
          <w:pgSz w:w="12240" w:h="15840"/>
          <w:pgMar w:top="1820" w:right="1720" w:bottom="2000" w:left="1600" w:header="0" w:footer="1818" w:gutter="0"/>
          <w:cols w:space="720"/>
        </w:sectPr>
      </w:pPr>
    </w:p>
    <w:p w14:paraId="5074C1EF" w14:textId="77777777" w:rsidR="00087420" w:rsidRDefault="00087420">
      <w:pPr>
        <w:pStyle w:val="BodyText"/>
        <w:spacing w:before="0"/>
        <w:ind w:left="0"/>
        <w:rPr>
          <w:del w:id="3425" w:author="Hughes, Anna E" w:date="2023-08-09T15:29:00Z"/>
          <w:sz w:val="20"/>
        </w:rPr>
      </w:pPr>
    </w:p>
    <w:p w14:paraId="2A40C7BD" w14:textId="77777777" w:rsidR="00087420" w:rsidRDefault="00087420">
      <w:pPr>
        <w:pStyle w:val="BodyText"/>
        <w:spacing w:before="0"/>
        <w:ind w:left="0"/>
        <w:rPr>
          <w:del w:id="3426" w:author="Hughes, Anna E" w:date="2023-08-09T15:29:00Z"/>
          <w:sz w:val="20"/>
        </w:rPr>
      </w:pPr>
    </w:p>
    <w:p w14:paraId="0F3A581F" w14:textId="77777777" w:rsidR="00470D98" w:rsidRDefault="001E0CFE">
      <w:pPr>
        <w:pStyle w:val="BodyText"/>
        <w:rPr>
          <w:rFonts w:ascii="Times New Roman"/>
          <w:i/>
        </w:rPr>
        <w:pPrChange w:id="3427" w:author="Hughes, Anna E" w:date="2023-08-09T15:29:00Z">
          <w:pPr>
            <w:pStyle w:val="BodyText"/>
            <w:spacing w:before="238"/>
          </w:pPr>
        </w:pPrChange>
      </w:pPr>
      <w:r>
        <w:rPr>
          <w:rFonts w:ascii="Trebuchet MS"/>
          <w:w w:val="90"/>
          <w:sz w:val="12"/>
        </w:rPr>
        <w:t>738</w:t>
      </w:r>
      <w:r>
        <w:rPr>
          <w:rFonts w:ascii="Trebuchet MS"/>
          <w:spacing w:val="74"/>
          <w:sz w:val="12"/>
        </w:rPr>
        <w:t xml:space="preserve">  </w:t>
      </w:r>
      <w:r>
        <w:rPr>
          <w:w w:val="90"/>
        </w:rPr>
        <w:t>of</w:t>
      </w:r>
      <w:r>
        <w:rPr>
          <w:spacing w:val="5"/>
        </w:rPr>
        <w:t xml:space="preserve"> </w:t>
      </w:r>
      <w:r>
        <w:rPr>
          <w:w w:val="90"/>
        </w:rPr>
        <w:t>observer</w:t>
      </w:r>
      <w:r>
        <w:rPr>
          <w:spacing w:val="6"/>
        </w:rPr>
        <w:t xml:space="preserve"> </w:t>
      </w:r>
      <w:r>
        <w:rPr>
          <w:w w:val="90"/>
        </w:rPr>
        <w:t>search</w:t>
      </w:r>
      <w:r>
        <w:rPr>
          <w:spacing w:val="6"/>
        </w:rPr>
        <w:t xml:space="preserve"> </w:t>
      </w:r>
      <w:r>
        <w:rPr>
          <w:w w:val="90"/>
        </w:rPr>
        <w:t>slopes</w:t>
      </w:r>
      <w:r>
        <w:rPr>
          <w:spacing w:val="6"/>
        </w:rPr>
        <w:t xml:space="preserve"> </w:t>
      </w:r>
      <w:r>
        <w:rPr>
          <w:w w:val="90"/>
        </w:rPr>
        <w:t>within</w:t>
      </w:r>
      <w:r>
        <w:rPr>
          <w:spacing w:val="6"/>
        </w:rPr>
        <w:t xml:space="preserve"> </w:t>
      </w:r>
      <w:r>
        <w:rPr>
          <w:w w:val="90"/>
        </w:rPr>
        <w:t>a</w:t>
      </w:r>
      <w:r>
        <w:rPr>
          <w:spacing w:val="5"/>
        </w:rPr>
        <w:t xml:space="preserve"> </w:t>
      </w:r>
      <w:r>
        <w:rPr>
          <w:w w:val="90"/>
        </w:rPr>
        <w:t>feature,</w:t>
      </w:r>
      <w:r>
        <w:rPr>
          <w:spacing w:val="7"/>
        </w:rPr>
        <w:t xml:space="preserve"> </w:t>
      </w:r>
      <w:r>
        <w:rPr>
          <w:w w:val="90"/>
        </w:rPr>
        <w:t>we</w:t>
      </w:r>
      <w:r>
        <w:rPr>
          <w:spacing w:val="6"/>
        </w:rPr>
        <w:t xml:space="preserve"> </w:t>
      </w:r>
      <w:r>
        <w:rPr>
          <w:w w:val="90"/>
        </w:rPr>
        <w:t>find</w:t>
      </w:r>
      <w:r>
        <w:rPr>
          <w:spacing w:val="5"/>
        </w:rPr>
        <w:t xml:space="preserve"> </w:t>
      </w:r>
      <w:r>
        <w:rPr>
          <w:w w:val="90"/>
        </w:rPr>
        <w:t>this</w:t>
      </w:r>
      <w:r>
        <w:rPr>
          <w:spacing w:val="6"/>
        </w:rPr>
        <w:t xml:space="preserve"> </w:t>
      </w:r>
      <w:r>
        <w:rPr>
          <w:w w:val="90"/>
        </w:rPr>
        <w:t>varies</w:t>
      </w:r>
      <w:r>
        <w:rPr>
          <w:spacing w:val="5"/>
        </w:rPr>
        <w:t xml:space="preserve"> </w:t>
      </w:r>
      <w:r>
        <w:rPr>
          <w:w w:val="90"/>
        </w:rPr>
        <w:t>from</w:t>
      </w:r>
      <w:r>
        <w:rPr>
          <w:spacing w:val="6"/>
        </w:rPr>
        <w:t xml:space="preserve"> </w:t>
      </w:r>
      <w:r>
        <w:rPr>
          <w:w w:val="90"/>
        </w:rPr>
        <w:t>0.242</w:t>
      </w:r>
      <w:r>
        <w:rPr>
          <w:spacing w:val="5"/>
        </w:rPr>
        <w:t xml:space="preserve"> </w:t>
      </w:r>
      <w:r>
        <w:rPr>
          <w:spacing w:val="-2"/>
          <w:w w:val="90"/>
        </w:rPr>
        <w:t>(</w:t>
      </w:r>
      <w:r>
        <w:rPr>
          <w:rFonts w:ascii="Times New Roman"/>
          <w:i/>
          <w:spacing w:val="-2"/>
          <w:w w:val="90"/>
        </w:rPr>
        <w:t>D</w:t>
      </w:r>
      <w:r>
        <w:rPr>
          <w:rFonts w:ascii="Times New Roman"/>
          <w:i/>
          <w:spacing w:val="-2"/>
          <w:w w:val="90"/>
          <w:vertAlign w:val="subscript"/>
        </w:rPr>
        <w:t>triangle</w:t>
      </w:r>
    </w:p>
    <w:p w14:paraId="4C535156" w14:textId="77777777" w:rsidR="00470D98" w:rsidRDefault="001E0CFE">
      <w:pPr>
        <w:pStyle w:val="BodyText"/>
        <w:spacing w:before="8"/>
        <w:pPrChange w:id="3428" w:author="Hughes, Anna E" w:date="2023-08-09T15:29:00Z">
          <w:pPr>
            <w:pStyle w:val="BodyText"/>
          </w:pPr>
        </w:pPrChange>
      </w:pPr>
      <w:r>
        <w:rPr>
          <w:rFonts w:ascii="Trebuchet MS"/>
          <w:spacing w:val="-4"/>
          <w:sz w:val="12"/>
        </w:rPr>
        <w:t>739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4"/>
        </w:rPr>
        <w:t>per-observer</w:t>
      </w:r>
      <w:r>
        <w:rPr>
          <w:spacing w:val="5"/>
        </w:rPr>
        <w:t xml:space="preserve"> </w:t>
      </w:r>
      <w:r>
        <w:rPr>
          <w:spacing w:val="-4"/>
        </w:rPr>
        <w:t>ranges</w:t>
      </w:r>
      <w:r>
        <w:rPr>
          <w:spacing w:val="4"/>
        </w:rPr>
        <w:t xml:space="preserve"> </w:t>
      </w:r>
      <w:r>
        <w:rPr>
          <w:spacing w:val="-4"/>
        </w:rPr>
        <w:t>from</w:t>
      </w:r>
      <w:r>
        <w:rPr>
          <w:spacing w:val="4"/>
        </w:rPr>
        <w:t xml:space="preserve"> </w:t>
      </w:r>
      <w:r>
        <w:rPr>
          <w:spacing w:val="-4"/>
        </w:rPr>
        <w:t>0.395</w:t>
      </w:r>
      <w:r>
        <w:rPr>
          <w:spacing w:val="4"/>
        </w:rPr>
        <w:t xml:space="preserve"> </w:t>
      </w:r>
      <w:r>
        <w:rPr>
          <w:spacing w:val="-4"/>
        </w:rPr>
        <w:t>to</w:t>
      </w:r>
      <w:r>
        <w:rPr>
          <w:spacing w:val="5"/>
        </w:rPr>
        <w:t xml:space="preserve"> </w:t>
      </w:r>
      <w:r>
        <w:rPr>
          <w:spacing w:val="-4"/>
        </w:rPr>
        <w:t>0.152)</w:t>
      </w:r>
      <w:r>
        <w:rPr>
          <w:spacing w:val="4"/>
        </w:rPr>
        <w:t xml:space="preserve"> </w:t>
      </w:r>
      <w:r>
        <w:rPr>
          <w:spacing w:val="-4"/>
        </w:rPr>
        <w:t>to</w:t>
      </w:r>
      <w:r>
        <w:rPr>
          <w:spacing w:val="4"/>
        </w:rPr>
        <w:t xml:space="preserve"> </w:t>
      </w:r>
      <w:r>
        <w:rPr>
          <w:spacing w:val="-4"/>
        </w:rPr>
        <w:t>0.149</w:t>
      </w:r>
      <w:r>
        <w:rPr>
          <w:spacing w:val="4"/>
        </w:rPr>
        <w:t xml:space="preserve"> </w:t>
      </w:r>
      <w:r>
        <w:rPr>
          <w:spacing w:val="-4"/>
        </w:rPr>
        <w:t>(</w:t>
      </w:r>
      <w:r>
        <w:rPr>
          <w:rFonts w:ascii="Times New Roman"/>
          <w:i/>
          <w:spacing w:val="-4"/>
        </w:rPr>
        <w:t>D</w:t>
      </w:r>
      <w:r>
        <w:rPr>
          <w:rFonts w:ascii="Times New Roman"/>
          <w:i/>
          <w:spacing w:val="-4"/>
          <w:vertAlign w:val="subscript"/>
        </w:rPr>
        <w:t>pink</w:t>
      </w:r>
      <w:r>
        <w:rPr>
          <w:rFonts w:ascii="Times New Roman"/>
          <w:i/>
          <w:spacing w:val="7"/>
        </w:rPr>
        <w:t xml:space="preserve"> </w:t>
      </w:r>
      <w:r>
        <w:rPr>
          <w:spacing w:val="-4"/>
        </w:rPr>
        <w:t>ranges</w:t>
      </w:r>
      <w:r>
        <w:rPr>
          <w:spacing w:val="4"/>
        </w:rPr>
        <w:t xml:space="preserve"> </w:t>
      </w:r>
      <w:r>
        <w:rPr>
          <w:spacing w:val="-4"/>
        </w:rPr>
        <w:t>from</w:t>
      </w:r>
      <w:r>
        <w:rPr>
          <w:spacing w:val="4"/>
        </w:rPr>
        <w:t xml:space="preserve"> </w:t>
      </w:r>
      <w:r>
        <w:rPr>
          <w:spacing w:val="-4"/>
        </w:rPr>
        <w:t>-0.065</w:t>
      </w:r>
      <w:r>
        <w:rPr>
          <w:spacing w:val="5"/>
        </w:rPr>
        <w:t xml:space="preserve"> </w:t>
      </w:r>
      <w:r>
        <w:rPr>
          <w:spacing w:val="-5"/>
        </w:rPr>
        <w:t>to</w:t>
      </w:r>
    </w:p>
    <w:p w14:paraId="3364334C" w14:textId="77777777" w:rsidR="00470D98" w:rsidRDefault="001E0CFE">
      <w:pPr>
        <w:pStyle w:val="BodyText"/>
        <w:pPrChange w:id="3429" w:author="Hughes, Anna E" w:date="2023-08-09T15:29:00Z">
          <w:pPr>
            <w:pStyle w:val="BodyText"/>
            <w:spacing w:before="8"/>
          </w:pPr>
        </w:pPrChange>
      </w:pPr>
      <w:r>
        <w:rPr>
          <w:rFonts w:ascii="Trebuchet MS"/>
          <w:spacing w:val="-2"/>
          <w:sz w:val="12"/>
        </w:rPr>
        <w:t>740</w:t>
      </w:r>
      <w:r>
        <w:rPr>
          <w:rFonts w:ascii="Trebuchet MS"/>
          <w:spacing w:val="74"/>
          <w:w w:val="150"/>
          <w:sz w:val="12"/>
        </w:rPr>
        <w:t xml:space="preserve"> </w:t>
      </w:r>
      <w:r>
        <w:rPr>
          <w:spacing w:val="-2"/>
        </w:rPr>
        <w:t>0.092).</w:t>
      </w:r>
      <w:r>
        <w:rPr>
          <w:spacing w:val="24"/>
        </w:rPr>
        <w:t xml:space="preserve"> </w:t>
      </w:r>
      <w:r>
        <w:rPr>
          <w:spacing w:val="-2"/>
        </w:rPr>
        <w:t>This</w:t>
      </w:r>
      <w:r>
        <w:rPr>
          <w:spacing w:val="-5"/>
        </w:rPr>
        <w:t xml:space="preserve"> </w:t>
      </w:r>
      <w:r>
        <w:rPr>
          <w:spacing w:val="-2"/>
        </w:rPr>
        <w:t>suggests</w:t>
      </w:r>
      <w:r>
        <w:rPr>
          <w:spacing w:val="-4"/>
        </w:rPr>
        <w:t xml:space="preserve"> </w:t>
      </w:r>
      <w:r>
        <w:rPr>
          <w:spacing w:val="-2"/>
        </w:rPr>
        <w:t>a</w:t>
      </w:r>
      <w:r>
        <w:rPr>
          <w:spacing w:val="-5"/>
        </w:rPr>
        <w:t xml:space="preserve"> </w:t>
      </w:r>
      <w:r>
        <w:rPr>
          <w:spacing w:val="-2"/>
        </w:rPr>
        <w:t>challenge</w:t>
      </w:r>
      <w:r>
        <w:rPr>
          <w:spacing w:val="-4"/>
        </w:rPr>
        <w:t xml:space="preserve"> </w:t>
      </w:r>
      <w:r>
        <w:rPr>
          <w:spacing w:val="-2"/>
        </w:rPr>
        <w:t>for</w:t>
      </w:r>
      <w:r>
        <w:rPr>
          <w:spacing w:val="-4"/>
        </w:rPr>
        <w:t xml:space="preserve"> </w:t>
      </w:r>
      <w:r>
        <w:rPr>
          <w:spacing w:val="-2"/>
        </w:rPr>
        <w:t>modelling</w:t>
      </w:r>
      <w:r>
        <w:rPr>
          <w:spacing w:val="-5"/>
        </w:rPr>
        <w:t xml:space="preserve"> </w:t>
      </w:r>
      <w:r>
        <w:rPr>
          <w:spacing w:val="-2"/>
        </w:rPr>
        <w:t>based</w:t>
      </w:r>
      <w:r>
        <w:rPr>
          <w:spacing w:val="-5"/>
        </w:rPr>
        <w:t xml:space="preserve"> </w:t>
      </w:r>
      <w:r>
        <w:rPr>
          <w:spacing w:val="-2"/>
        </w:rPr>
        <w:t>on</w:t>
      </w:r>
      <w:r>
        <w:rPr>
          <w:spacing w:val="-4"/>
        </w:rPr>
        <w:t xml:space="preserve"> </w:t>
      </w:r>
      <w:r>
        <w:rPr>
          <w:spacing w:val="-2"/>
        </w:rPr>
        <w:t>average</w:t>
      </w:r>
      <w:r>
        <w:rPr>
          <w:spacing w:val="-5"/>
        </w:rPr>
        <w:t xml:space="preserve"> </w:t>
      </w:r>
      <w:r>
        <w:rPr>
          <w:spacing w:val="-2"/>
        </w:rPr>
        <w:t>performance:</w:t>
      </w:r>
    </w:p>
    <w:p w14:paraId="2610C965" w14:textId="77777777" w:rsidR="00470D98" w:rsidRDefault="001E0CFE">
      <w:pPr>
        <w:pStyle w:val="BodyText"/>
        <w:spacing w:before="8"/>
        <w:pPrChange w:id="3430" w:author="Hughes, Anna E" w:date="2023-08-09T15:29:00Z">
          <w:pPr>
            <w:pStyle w:val="BodyText"/>
          </w:pPr>
        </w:pPrChange>
      </w:pPr>
      <w:r>
        <w:rPr>
          <w:rFonts w:ascii="Trebuchet MS"/>
          <w:spacing w:val="-6"/>
          <w:sz w:val="12"/>
        </w:rPr>
        <w:t>741</w:t>
      </w:r>
      <w:r>
        <w:rPr>
          <w:rFonts w:ascii="Trebuchet MS"/>
          <w:spacing w:val="38"/>
          <w:sz w:val="12"/>
        </w:rPr>
        <w:t xml:space="preserve">  </w:t>
      </w:r>
      <w:r>
        <w:rPr>
          <w:spacing w:val="-6"/>
        </w:rPr>
        <w:t>can</w:t>
      </w:r>
      <w:r>
        <w:rPr>
          <w:spacing w:val="-1"/>
        </w:rPr>
        <w:t xml:space="preserve"> </w:t>
      </w:r>
      <w:r>
        <w:rPr>
          <w:spacing w:val="-6"/>
        </w:rPr>
        <w:t>we</w:t>
      </w:r>
      <w:r>
        <w:t xml:space="preserve"> </w:t>
      </w:r>
      <w:r>
        <w:rPr>
          <w:spacing w:val="-6"/>
        </w:rPr>
        <w:t>be</w:t>
      </w:r>
      <w:r>
        <w:rPr>
          <w:spacing w:val="-1"/>
        </w:rPr>
        <w:t xml:space="preserve"> </w:t>
      </w:r>
      <w:r>
        <w:rPr>
          <w:spacing w:val="-6"/>
        </w:rPr>
        <w:t>sure</w:t>
      </w:r>
      <w:r>
        <w:t xml:space="preserve"> </w:t>
      </w:r>
      <w:r>
        <w:rPr>
          <w:spacing w:val="-6"/>
        </w:rPr>
        <w:t>that</w:t>
      </w:r>
      <w:r>
        <w:rPr>
          <w:spacing w:val="-1"/>
        </w:rPr>
        <w:t xml:space="preserve"> </w:t>
      </w:r>
      <w:r>
        <w:rPr>
          <w:spacing w:val="-6"/>
        </w:rPr>
        <w:t>averages</w:t>
      </w:r>
      <w:r>
        <w:t xml:space="preserve"> </w:t>
      </w:r>
      <w:r>
        <w:rPr>
          <w:spacing w:val="-6"/>
        </w:rPr>
        <w:t>represent</w:t>
      </w:r>
      <w:r>
        <w:rPr>
          <w:spacing w:val="-1"/>
        </w:rPr>
        <w:t xml:space="preserve"> </w:t>
      </w:r>
      <w:r>
        <w:rPr>
          <w:spacing w:val="-6"/>
        </w:rPr>
        <w:t>a</w:t>
      </w:r>
      <w:r>
        <w:t xml:space="preserve"> </w:t>
      </w:r>
      <w:r>
        <w:rPr>
          <w:spacing w:val="-6"/>
        </w:rPr>
        <w:t>meaningful</w:t>
      </w:r>
      <w:r>
        <w:rPr>
          <w:spacing w:val="-1"/>
        </w:rPr>
        <w:t xml:space="preserve"> </w:t>
      </w:r>
      <w:r>
        <w:rPr>
          <w:spacing w:val="-6"/>
        </w:rPr>
        <w:t>summary</w:t>
      </w:r>
      <w:r>
        <w:rPr>
          <w:spacing w:val="-1"/>
        </w:rPr>
        <w:t xml:space="preserve"> </w:t>
      </w:r>
      <w:r>
        <w:rPr>
          <w:spacing w:val="-6"/>
        </w:rPr>
        <w:t>of</w:t>
      </w:r>
      <w:r>
        <w:t xml:space="preserve"> </w:t>
      </w:r>
      <w:r>
        <w:rPr>
          <w:spacing w:val="-6"/>
        </w:rPr>
        <w:t>the</w:t>
      </w:r>
      <w:r>
        <w:rPr>
          <w:spacing w:val="-1"/>
        </w:rPr>
        <w:t xml:space="preserve"> </w:t>
      </w:r>
      <w:r>
        <w:rPr>
          <w:spacing w:val="-6"/>
        </w:rPr>
        <w:t>data,</w:t>
      </w:r>
      <w:r>
        <w:rPr>
          <w:spacing w:val="2"/>
        </w:rPr>
        <w:t xml:space="preserve"> </w:t>
      </w:r>
      <w:r>
        <w:rPr>
          <w:spacing w:val="-6"/>
        </w:rPr>
        <w:t>given</w:t>
      </w:r>
    </w:p>
    <w:p w14:paraId="6D0AF8E9" w14:textId="77777777" w:rsidR="00470D98" w:rsidRDefault="001E0CFE">
      <w:pPr>
        <w:pStyle w:val="BodyText"/>
        <w:pPrChange w:id="3431" w:author="Hughes, Anna E" w:date="2023-08-09T15:29:00Z">
          <w:pPr>
            <w:pStyle w:val="BodyText"/>
            <w:spacing w:before="8"/>
          </w:pPr>
        </w:pPrChange>
      </w:pPr>
      <w:r>
        <w:rPr>
          <w:rFonts w:ascii="Trebuchet MS"/>
          <w:spacing w:val="-6"/>
          <w:sz w:val="12"/>
        </w:rPr>
        <w:t>742</w:t>
      </w:r>
      <w:r>
        <w:rPr>
          <w:rFonts w:ascii="Trebuchet MS"/>
          <w:spacing w:val="75"/>
          <w:w w:val="150"/>
          <w:sz w:val="12"/>
          <w:rPrChange w:id="3432" w:author="Hughes, Anna E" w:date="2023-08-09T15:29:00Z">
            <w:rPr>
              <w:rFonts w:ascii="Trebuchet MS"/>
              <w:spacing w:val="78"/>
              <w:w w:val="150"/>
              <w:sz w:val="12"/>
            </w:rPr>
          </w:rPrChange>
        </w:rPr>
        <w:t xml:space="preserve"> </w:t>
      </w:r>
      <w:r>
        <w:rPr>
          <w:spacing w:val="-6"/>
        </w:rPr>
        <w:t>that</w:t>
      </w:r>
      <w:r>
        <w:rPr>
          <w:spacing w:val="-7"/>
        </w:rPr>
        <w:t xml:space="preserve"> </w:t>
      </w:r>
      <w:r>
        <w:rPr>
          <w:spacing w:val="-6"/>
        </w:rPr>
        <w:t>we</w:t>
      </w:r>
      <w:r>
        <w:rPr>
          <w:spacing w:val="-7"/>
          <w:rPrChange w:id="3433" w:author="Hughes, Anna E" w:date="2023-08-09T15:29:00Z">
            <w:rPr>
              <w:spacing w:val="-8"/>
            </w:rPr>
          </w:rPrChange>
        </w:rPr>
        <w:t xml:space="preserve"> </w:t>
      </w:r>
      <w:r>
        <w:rPr>
          <w:spacing w:val="-6"/>
        </w:rPr>
        <w:t>see</w:t>
      </w:r>
      <w:r>
        <w:rPr>
          <w:spacing w:val="-7"/>
        </w:rPr>
        <w:t xml:space="preserve"> </w:t>
      </w:r>
      <w:r>
        <w:rPr>
          <w:spacing w:val="-6"/>
        </w:rPr>
        <w:t>very</w:t>
      </w:r>
      <w:r>
        <w:rPr>
          <w:spacing w:val="-8"/>
          <w:rPrChange w:id="3434" w:author="Hughes, Anna E" w:date="2023-08-09T15:29:00Z">
            <w:rPr>
              <w:spacing w:val="-7"/>
            </w:rPr>
          </w:rPrChange>
        </w:rPr>
        <w:t xml:space="preserve"> </w:t>
      </w:r>
      <w:r>
        <w:rPr>
          <w:spacing w:val="-6"/>
        </w:rPr>
        <w:t>clear</w:t>
      </w:r>
      <w:r>
        <w:rPr>
          <w:spacing w:val="-7"/>
        </w:rPr>
        <w:t xml:space="preserve"> </w:t>
      </w:r>
      <w:r>
        <w:rPr>
          <w:spacing w:val="-6"/>
        </w:rPr>
        <w:t>individual</w:t>
      </w:r>
      <w:r>
        <w:rPr>
          <w:spacing w:val="-7"/>
        </w:rPr>
        <w:t xml:space="preserve"> </w:t>
      </w:r>
      <w:r>
        <w:rPr>
          <w:spacing w:val="-6"/>
        </w:rPr>
        <w:t>differences?</w:t>
      </w:r>
      <w:r>
        <w:rPr>
          <w:spacing w:val="4"/>
        </w:rPr>
        <w:t xml:space="preserve"> </w:t>
      </w:r>
      <w:r>
        <w:rPr>
          <w:spacing w:val="-6"/>
        </w:rPr>
        <w:t>It</w:t>
      </w:r>
      <w:r>
        <w:rPr>
          <w:spacing w:val="-7"/>
        </w:rPr>
        <w:t xml:space="preserve"> </w:t>
      </w:r>
      <w:r>
        <w:rPr>
          <w:spacing w:val="-6"/>
        </w:rPr>
        <w:t>could</w:t>
      </w:r>
      <w:r>
        <w:rPr>
          <w:spacing w:val="-7"/>
          <w:rPrChange w:id="3435" w:author="Hughes, Anna E" w:date="2023-08-09T15:29:00Z">
            <w:rPr>
              <w:spacing w:val="-8"/>
            </w:rPr>
          </w:rPrChange>
        </w:rPr>
        <w:t xml:space="preserve"> </w:t>
      </w:r>
      <w:r>
        <w:rPr>
          <w:spacing w:val="-6"/>
        </w:rPr>
        <w:t>certainly</w:t>
      </w:r>
      <w:r>
        <w:rPr>
          <w:spacing w:val="-8"/>
          <w:rPrChange w:id="3436" w:author="Hughes, Anna E" w:date="2023-08-09T15:29:00Z">
            <w:rPr>
              <w:spacing w:val="-7"/>
            </w:rPr>
          </w:rPrChange>
        </w:rPr>
        <w:t xml:space="preserve"> </w:t>
      </w:r>
      <w:r>
        <w:rPr>
          <w:spacing w:val="-6"/>
        </w:rPr>
        <w:t>be</w:t>
      </w:r>
      <w:r>
        <w:rPr>
          <w:spacing w:val="-7"/>
        </w:rPr>
        <w:t xml:space="preserve"> </w:t>
      </w:r>
      <w:r>
        <w:rPr>
          <w:spacing w:val="-6"/>
        </w:rPr>
        <w:t>argued</w:t>
      </w:r>
      <w:r>
        <w:rPr>
          <w:spacing w:val="-7"/>
        </w:rPr>
        <w:t xml:space="preserve"> </w:t>
      </w:r>
      <w:r>
        <w:rPr>
          <w:spacing w:val="-6"/>
        </w:rPr>
        <w:t>that</w:t>
      </w:r>
      <w:r>
        <w:rPr>
          <w:spacing w:val="-7"/>
          <w:rPrChange w:id="3437" w:author="Hughes, Anna E" w:date="2023-08-09T15:29:00Z">
            <w:rPr>
              <w:spacing w:val="-8"/>
            </w:rPr>
          </w:rPrChange>
        </w:rPr>
        <w:t xml:space="preserve"> </w:t>
      </w:r>
      <w:r>
        <w:rPr>
          <w:spacing w:val="-6"/>
        </w:rPr>
        <w:t>ob-</w:t>
      </w:r>
    </w:p>
    <w:p w14:paraId="58FBFEF3" w14:textId="77777777" w:rsidR="00470D98" w:rsidRDefault="001E0CFE">
      <w:pPr>
        <w:pStyle w:val="BodyText"/>
        <w:spacing w:before="8"/>
      </w:pPr>
      <w:r>
        <w:rPr>
          <w:rFonts w:ascii="Trebuchet MS"/>
          <w:spacing w:val="-8"/>
          <w:sz w:val="12"/>
        </w:rPr>
        <w:t>743</w:t>
      </w:r>
      <w:r>
        <w:rPr>
          <w:rFonts w:ascii="Trebuchet MS"/>
          <w:spacing w:val="48"/>
          <w:sz w:val="12"/>
        </w:rPr>
        <w:t xml:space="preserve">  </w:t>
      </w:r>
      <w:r>
        <w:rPr>
          <w:spacing w:val="-8"/>
        </w:rPr>
        <w:t>servers</w:t>
      </w:r>
      <w:r>
        <w:rPr>
          <w:spacing w:val="-2"/>
        </w:rPr>
        <w:t xml:space="preserve"> </w:t>
      </w:r>
      <w:r>
        <w:rPr>
          <w:spacing w:val="-8"/>
        </w:rPr>
        <w:t>might</w:t>
      </w:r>
      <w:r>
        <w:rPr>
          <w:spacing w:val="-2"/>
        </w:rPr>
        <w:t xml:space="preserve"> </w:t>
      </w:r>
      <w:r>
        <w:rPr>
          <w:spacing w:val="-8"/>
        </w:rPr>
        <w:t>be</w:t>
      </w:r>
      <w:r>
        <w:rPr>
          <w:spacing w:val="-2"/>
        </w:rPr>
        <w:t xml:space="preserve"> </w:t>
      </w:r>
      <w:r>
        <w:rPr>
          <w:spacing w:val="-8"/>
        </w:rPr>
        <w:t>using</w:t>
      </w:r>
      <w:r>
        <w:rPr>
          <w:spacing w:val="-2"/>
        </w:rPr>
        <w:t xml:space="preserve"> </w:t>
      </w:r>
      <w:r>
        <w:rPr>
          <w:spacing w:val="-8"/>
        </w:rPr>
        <w:t>different</w:t>
      </w:r>
      <w:r>
        <w:rPr>
          <w:spacing w:val="-2"/>
        </w:rPr>
        <w:t xml:space="preserve"> </w:t>
      </w:r>
      <w:r>
        <w:rPr>
          <w:spacing w:val="-8"/>
        </w:rPr>
        <w:t>strategies,</w:t>
      </w:r>
      <w:r>
        <w:rPr>
          <w:spacing w:val="-2"/>
        </w:rPr>
        <w:t xml:space="preserve"> </w:t>
      </w:r>
      <w:r>
        <w:rPr>
          <w:spacing w:val="-8"/>
        </w:rPr>
        <w:t>and</w:t>
      </w:r>
      <w:r>
        <w:rPr>
          <w:spacing w:val="-2"/>
        </w:rPr>
        <w:t xml:space="preserve"> </w:t>
      </w:r>
      <w:r>
        <w:rPr>
          <w:spacing w:val="-8"/>
        </w:rPr>
        <w:t>thus</w:t>
      </w:r>
      <w:r>
        <w:rPr>
          <w:spacing w:val="-2"/>
        </w:rPr>
        <w:t xml:space="preserve"> </w:t>
      </w:r>
      <w:r>
        <w:rPr>
          <w:spacing w:val="-8"/>
        </w:rPr>
        <w:t>some</w:t>
      </w:r>
      <w:r>
        <w:rPr>
          <w:spacing w:val="-2"/>
        </w:rPr>
        <w:t xml:space="preserve"> </w:t>
      </w:r>
      <w:r>
        <w:rPr>
          <w:spacing w:val="-8"/>
        </w:rPr>
        <w:t>members</w:t>
      </w:r>
      <w:r>
        <w:rPr>
          <w:spacing w:val="-2"/>
        </w:rPr>
        <w:t xml:space="preserve"> </w:t>
      </w:r>
      <w:r>
        <w:rPr>
          <w:spacing w:val="-8"/>
        </w:rPr>
        <w:t>of</w:t>
      </w:r>
      <w:r>
        <w:rPr>
          <w:spacing w:val="-2"/>
        </w:rPr>
        <w:t xml:space="preserve"> </w:t>
      </w:r>
      <w:r>
        <w:rPr>
          <w:spacing w:val="-8"/>
        </w:rPr>
        <w:t>the</w:t>
      </w:r>
      <w:r>
        <w:rPr>
          <w:spacing w:val="-2"/>
        </w:rPr>
        <w:t xml:space="preserve"> </w:t>
      </w:r>
      <w:r>
        <w:rPr>
          <w:spacing w:val="-8"/>
        </w:rPr>
        <w:t>sample</w:t>
      </w:r>
    </w:p>
    <w:p w14:paraId="5670974D" w14:textId="77777777" w:rsidR="00470D98" w:rsidRDefault="001E0CFE">
      <w:pPr>
        <w:pStyle w:val="BodyText"/>
      </w:pPr>
      <w:r>
        <w:rPr>
          <w:rFonts w:ascii="Trebuchet MS"/>
          <w:spacing w:val="-4"/>
          <w:sz w:val="12"/>
        </w:rPr>
        <w:t>744</w:t>
      </w:r>
      <w:r>
        <w:rPr>
          <w:rFonts w:ascii="Trebuchet MS"/>
          <w:spacing w:val="76"/>
          <w:w w:val="150"/>
          <w:sz w:val="12"/>
        </w:rPr>
        <w:t xml:space="preserve"> </w:t>
      </w:r>
      <w:r>
        <w:rPr>
          <w:spacing w:val="-4"/>
        </w:rPr>
        <w:t>population</w:t>
      </w:r>
      <w:r>
        <w:rPr>
          <w:spacing w:val="-2"/>
        </w:rPr>
        <w:t xml:space="preserve"> </w:t>
      </w:r>
      <w:r>
        <w:rPr>
          <w:spacing w:val="-4"/>
        </w:rPr>
        <w:t>might</w:t>
      </w:r>
      <w:r>
        <w:rPr>
          <w:spacing w:val="-2"/>
        </w:rPr>
        <w:t xml:space="preserve"> </w:t>
      </w:r>
      <w:r>
        <w:rPr>
          <w:spacing w:val="-4"/>
        </w:rPr>
        <w:t>use</w:t>
      </w:r>
      <w:r>
        <w:rPr>
          <w:spacing w:val="-2"/>
        </w:rPr>
        <w:t xml:space="preserve"> </w:t>
      </w:r>
      <w:r>
        <w:rPr>
          <w:spacing w:val="-4"/>
        </w:rPr>
        <w:t>(for</w:t>
      </w:r>
      <w:r>
        <w:rPr>
          <w:spacing w:val="-2"/>
        </w:rPr>
        <w:t xml:space="preserve"> </w:t>
      </w:r>
      <w:r>
        <w:rPr>
          <w:spacing w:val="-4"/>
        </w:rPr>
        <w:t>example)</w:t>
      </w:r>
      <w:r>
        <w:rPr>
          <w:spacing w:val="-2"/>
        </w:rPr>
        <w:t xml:space="preserve"> </w:t>
      </w:r>
      <w:r>
        <w:rPr>
          <w:spacing w:val="-4"/>
        </w:rPr>
        <w:t>a</w:t>
      </w:r>
      <w:r>
        <w:rPr>
          <w:spacing w:val="-2"/>
        </w:rPr>
        <w:t xml:space="preserve"> </w:t>
      </w:r>
      <w:r>
        <w:rPr>
          <w:spacing w:val="-4"/>
        </w:rPr>
        <w:t>collinear</w:t>
      </w:r>
      <w:r>
        <w:rPr>
          <w:spacing w:val="-2"/>
        </w:rPr>
        <w:t xml:space="preserve"> </w:t>
      </w:r>
      <w:r>
        <w:rPr>
          <w:spacing w:val="-4"/>
        </w:rPr>
        <w:t>combination</w:t>
      </w:r>
      <w:r>
        <w:rPr>
          <w:spacing w:val="-2"/>
        </w:rPr>
        <w:t xml:space="preserve"> </w:t>
      </w:r>
      <w:r>
        <w:rPr>
          <w:spacing w:val="-4"/>
        </w:rPr>
        <w:t>strategy,</w:t>
      </w:r>
      <w:r>
        <w:rPr>
          <w:spacing w:val="-1"/>
        </w:rPr>
        <w:t xml:space="preserve"> </w:t>
      </w:r>
      <w:r>
        <w:rPr>
          <w:spacing w:val="-4"/>
        </w:rPr>
        <w:t>while</w:t>
      </w:r>
      <w:r>
        <w:rPr>
          <w:spacing w:val="-2"/>
        </w:rPr>
        <w:t xml:space="preserve"> </w:t>
      </w:r>
      <w:r>
        <w:rPr>
          <w:spacing w:val="-4"/>
        </w:rPr>
        <w:t>oth-</w:t>
      </w:r>
    </w:p>
    <w:p w14:paraId="38695BCF" w14:textId="77777777" w:rsidR="00470D98" w:rsidRDefault="001E0CFE">
      <w:pPr>
        <w:pStyle w:val="BodyText"/>
        <w:spacing w:before="8"/>
      </w:pPr>
      <w:r>
        <w:rPr>
          <w:rFonts w:ascii="Trebuchet MS"/>
          <w:spacing w:val="-4"/>
          <w:sz w:val="12"/>
        </w:rPr>
        <w:t>745</w:t>
      </w:r>
      <w:r>
        <w:rPr>
          <w:rFonts w:ascii="Trebuchet MS"/>
          <w:spacing w:val="76"/>
          <w:w w:val="150"/>
          <w:sz w:val="12"/>
        </w:rPr>
        <w:t xml:space="preserve"> </w:t>
      </w:r>
      <w:r>
        <w:rPr>
          <w:spacing w:val="-4"/>
        </w:rPr>
        <w:t>ers</w:t>
      </w:r>
      <w:r>
        <w:rPr>
          <w:spacing w:val="-5"/>
        </w:rPr>
        <w:t xml:space="preserve"> </w:t>
      </w:r>
      <w:r>
        <w:rPr>
          <w:spacing w:val="-4"/>
        </w:rPr>
        <w:t>use an</w:t>
      </w:r>
      <w:r>
        <w:rPr>
          <w:spacing w:val="-5"/>
        </w:rPr>
        <w:t xml:space="preserve"> </w:t>
      </w:r>
      <w:r>
        <w:rPr>
          <w:spacing w:val="-4"/>
        </w:rPr>
        <w:t>orthogonal</w:t>
      </w:r>
      <w:r>
        <w:rPr>
          <w:spacing w:val="-5"/>
        </w:rPr>
        <w:t xml:space="preserve"> </w:t>
      </w:r>
      <w:r>
        <w:rPr>
          <w:spacing w:val="-4"/>
        </w:rPr>
        <w:t>contrast</w:t>
      </w:r>
      <w:r>
        <w:rPr>
          <w:spacing w:val="-5"/>
        </w:rPr>
        <w:t xml:space="preserve"> </w:t>
      </w:r>
      <w:r>
        <w:rPr>
          <w:spacing w:val="-4"/>
        </w:rPr>
        <w:t>strategy (and</w:t>
      </w:r>
      <w:r>
        <w:rPr>
          <w:spacing w:val="-5"/>
        </w:rPr>
        <w:t xml:space="preserve"> </w:t>
      </w:r>
      <w:r>
        <w:rPr>
          <w:spacing w:val="-4"/>
        </w:rPr>
        <w:t>we</w:t>
      </w:r>
      <w:r>
        <w:rPr>
          <w:spacing w:val="-5"/>
        </w:rPr>
        <w:t xml:space="preserve"> </w:t>
      </w:r>
      <w:r>
        <w:rPr>
          <w:spacing w:val="-4"/>
        </w:rPr>
        <w:t>can</w:t>
      </w:r>
      <w:r>
        <w:rPr>
          <w:spacing w:val="-5"/>
        </w:rPr>
        <w:t xml:space="preserve"> </w:t>
      </w:r>
      <w:r>
        <w:rPr>
          <w:spacing w:val="-4"/>
        </w:rPr>
        <w:t>see some</w:t>
      </w:r>
      <w:r>
        <w:rPr>
          <w:spacing w:val="-5"/>
        </w:rPr>
        <w:t xml:space="preserve"> </w:t>
      </w:r>
      <w:r>
        <w:rPr>
          <w:spacing w:val="-4"/>
        </w:rPr>
        <w:t>hints</w:t>
      </w:r>
      <w:r>
        <w:rPr>
          <w:spacing w:val="-5"/>
        </w:rPr>
        <w:t xml:space="preserve"> </w:t>
      </w:r>
      <w:r>
        <w:rPr>
          <w:spacing w:val="-4"/>
        </w:rPr>
        <w:t>of</w:t>
      </w:r>
      <w:r>
        <w:rPr>
          <w:spacing w:val="-5"/>
        </w:rPr>
        <w:t xml:space="preserve"> </w:t>
      </w:r>
      <w:r>
        <w:rPr>
          <w:spacing w:val="-4"/>
        </w:rPr>
        <w:t>this when</w:t>
      </w:r>
    </w:p>
    <w:p w14:paraId="3CF3F130" w14:textId="77777777" w:rsidR="00470D98" w:rsidRDefault="001E0CFE">
      <w:pPr>
        <w:spacing w:before="8"/>
        <w:ind w:left="227"/>
        <w:rPr>
          <w:rFonts w:ascii="Times New Roman"/>
          <w:i/>
          <w:sz w:val="24"/>
        </w:rPr>
        <w:pPrChange w:id="3438" w:author="Hughes, Anna E" w:date="2023-08-09T15:29:00Z">
          <w:pPr>
            <w:spacing w:before="7"/>
            <w:ind w:left="227"/>
          </w:pPr>
        </w:pPrChange>
      </w:pPr>
      <w:r>
        <w:rPr>
          <w:rFonts w:ascii="Trebuchet MS"/>
          <w:spacing w:val="-6"/>
          <w:sz w:val="12"/>
        </w:rPr>
        <w:t>746</w:t>
      </w:r>
      <w:r>
        <w:rPr>
          <w:rFonts w:ascii="Trebuchet MS"/>
          <w:spacing w:val="41"/>
          <w:sz w:val="12"/>
        </w:rPr>
        <w:t xml:space="preserve">  </w:t>
      </w:r>
      <w:r>
        <w:rPr>
          <w:spacing w:val="-6"/>
          <w:sz w:val="24"/>
        </w:rPr>
        <w:t>we</w:t>
      </w:r>
      <w:r>
        <w:rPr>
          <w:spacing w:val="-1"/>
          <w:sz w:val="24"/>
        </w:rPr>
        <w:t xml:space="preserve"> </w:t>
      </w:r>
      <w:r>
        <w:rPr>
          <w:spacing w:val="-6"/>
          <w:sz w:val="24"/>
        </w:rPr>
        <w:t>plot</w:t>
      </w:r>
      <w:r>
        <w:rPr>
          <w:spacing w:val="-2"/>
          <w:sz w:val="24"/>
        </w:rPr>
        <w:t xml:space="preserve"> </w:t>
      </w:r>
      <w:r>
        <w:rPr>
          <w:spacing w:val="-6"/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6"/>
          <w:sz w:val="24"/>
        </w:rPr>
        <w:t>predictions</w:t>
      </w:r>
      <w:r>
        <w:rPr>
          <w:spacing w:val="-2"/>
          <w:sz w:val="24"/>
        </w:rPr>
        <w:t xml:space="preserve"> </w:t>
      </w:r>
      <w:r>
        <w:rPr>
          <w:spacing w:val="-6"/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rFonts w:ascii="Times New Roman"/>
          <w:i/>
          <w:spacing w:val="-6"/>
          <w:sz w:val="24"/>
        </w:rPr>
        <w:t>D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spacing w:val="-6"/>
          <w:sz w:val="24"/>
        </w:rPr>
        <w:t>separately</w:t>
      </w:r>
      <w:r>
        <w:rPr>
          <w:spacing w:val="-2"/>
          <w:sz w:val="24"/>
        </w:rPr>
        <w:t xml:space="preserve"> </w:t>
      </w:r>
      <w:r>
        <w:rPr>
          <w:spacing w:val="-6"/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pacing w:val="-6"/>
          <w:sz w:val="24"/>
        </w:rPr>
        <w:t>each</w:t>
      </w:r>
      <w:r>
        <w:rPr>
          <w:spacing w:val="-3"/>
          <w:sz w:val="24"/>
        </w:rPr>
        <w:t xml:space="preserve"> </w:t>
      </w:r>
      <w:r>
        <w:rPr>
          <w:spacing w:val="-6"/>
          <w:sz w:val="24"/>
        </w:rPr>
        <w:t>participant</w:t>
      </w:r>
      <w:r>
        <w:rPr>
          <w:spacing w:val="-2"/>
          <w:sz w:val="24"/>
        </w:rPr>
        <w:t xml:space="preserve"> </w:t>
      </w:r>
      <w:r>
        <w:rPr>
          <w:spacing w:val="-6"/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pacing w:val="-6"/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rFonts w:ascii="Times New Roman"/>
          <w:i/>
          <w:spacing w:val="-6"/>
          <w:sz w:val="24"/>
        </w:rPr>
        <w:t>Supplementary</w:t>
      </w:r>
    </w:p>
    <w:p w14:paraId="757881DF" w14:textId="77777777" w:rsidR="00470D98" w:rsidRDefault="001E0CFE">
      <w:pPr>
        <w:spacing w:before="7"/>
        <w:ind w:left="227"/>
        <w:rPr>
          <w:sz w:val="24"/>
        </w:rPr>
        <w:pPrChange w:id="3439" w:author="Hughes, Anna E" w:date="2023-08-09T15:29:00Z">
          <w:pPr>
            <w:spacing w:before="8"/>
            <w:ind w:left="227"/>
          </w:pPr>
        </w:pPrChange>
      </w:pPr>
      <w:r>
        <w:rPr>
          <w:rFonts w:ascii="Trebuchet MS"/>
          <w:spacing w:val="-2"/>
          <w:sz w:val="12"/>
        </w:rPr>
        <w:t>747</w:t>
      </w:r>
      <w:r>
        <w:rPr>
          <w:rFonts w:ascii="Trebuchet MS"/>
          <w:spacing w:val="36"/>
          <w:sz w:val="12"/>
        </w:rPr>
        <w:t xml:space="preserve">  </w:t>
      </w:r>
      <w:r>
        <w:rPr>
          <w:rFonts w:ascii="Times New Roman"/>
          <w:i/>
          <w:spacing w:val="-2"/>
          <w:sz w:val="24"/>
        </w:rPr>
        <w:t>Materials</w:t>
      </w:r>
      <w:r>
        <w:rPr>
          <w:rFonts w:ascii="Times New Roman"/>
          <w:i/>
          <w:spacing w:val="-13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-</w:t>
      </w:r>
      <w:r>
        <w:rPr>
          <w:rFonts w:ascii="Times New Roman"/>
          <w:i/>
          <w:spacing w:val="-12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Planned</w:t>
      </w:r>
      <w:r>
        <w:rPr>
          <w:rFonts w:ascii="Times New Roman"/>
          <w:i/>
          <w:spacing w:val="-13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Explorations</w:t>
      </w:r>
      <w:r>
        <w:rPr>
          <w:spacing w:val="-2"/>
          <w:sz w:val="24"/>
        </w:rPr>
        <w:t>).</w:t>
      </w:r>
      <w:r>
        <w:rPr>
          <w:spacing w:val="11"/>
          <w:sz w:val="24"/>
        </w:rPr>
        <w:t xml:space="preserve"> </w:t>
      </w:r>
      <w:r>
        <w:rPr>
          <w:spacing w:val="-2"/>
          <w:sz w:val="24"/>
        </w:rPr>
        <w:t>Variable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strategies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have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been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found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other</w:t>
      </w:r>
    </w:p>
    <w:p w14:paraId="2B1B3423" w14:textId="123B764E" w:rsidR="00470D98" w:rsidRDefault="001E0CFE">
      <w:pPr>
        <w:pStyle w:val="BodyText"/>
        <w:spacing w:before="8"/>
        <w:pPrChange w:id="3440" w:author="Hughes, Anna E" w:date="2023-08-09T15:29:00Z">
          <w:pPr>
            <w:pStyle w:val="BodyText"/>
          </w:pPr>
        </w:pPrChange>
      </w:pPr>
      <w:r>
        <w:rPr>
          <w:rFonts w:ascii="Trebuchet MS" w:hAnsi="Trebuchet MS"/>
          <w:w w:val="95"/>
          <w:sz w:val="12"/>
        </w:rPr>
        <w:t>748</w:t>
      </w:r>
      <w:r>
        <w:rPr>
          <w:rFonts w:ascii="Trebuchet MS" w:hAnsi="Trebuchet MS"/>
          <w:spacing w:val="47"/>
          <w:sz w:val="12"/>
        </w:rPr>
        <w:t xml:space="preserve">  </w:t>
      </w:r>
      <w:r>
        <w:rPr>
          <w:w w:val="95"/>
        </w:rPr>
        <w:t>search</w:t>
      </w:r>
      <w:r>
        <w:rPr>
          <w:spacing w:val="16"/>
        </w:rPr>
        <w:t xml:space="preserve"> </w:t>
      </w:r>
      <w:r>
        <w:rPr>
          <w:w w:val="95"/>
        </w:rPr>
        <w:t>behaviour</w:t>
      </w:r>
      <w:r>
        <w:rPr>
          <w:spacing w:val="17"/>
        </w:rPr>
        <w:t xml:space="preserve"> </w:t>
      </w:r>
      <w:del w:id="3441" w:author="Hughes, Anna E" w:date="2023-08-09T15:29:00Z">
        <w:r w:rsidR="00791F47">
          <w:fldChar w:fldCharType="begin"/>
        </w:r>
        <w:r w:rsidR="00791F47">
          <w:delInstrText xml:space="preserve"> HYPERLINK \l "_bookmark32" </w:delInstrText>
        </w:r>
        <w:r w:rsidR="00791F47">
          <w:fldChar w:fldCharType="separate"/>
        </w:r>
        <w:r w:rsidR="001644E6">
          <w:rPr>
            <w:w w:val="95"/>
          </w:rPr>
          <w:delText>(Clarke</w:delText>
        </w:r>
        <w:r w:rsidR="001644E6">
          <w:rPr>
            <w:spacing w:val="17"/>
          </w:rPr>
          <w:delText xml:space="preserve"> </w:delText>
        </w:r>
        <w:r w:rsidR="001644E6">
          <w:rPr>
            <w:w w:val="95"/>
          </w:rPr>
          <w:delText>et</w:delText>
        </w:r>
        <w:r w:rsidR="001644E6">
          <w:rPr>
            <w:spacing w:val="17"/>
          </w:rPr>
          <w:delText xml:space="preserve"> </w:delText>
        </w:r>
        <w:r w:rsidR="001644E6">
          <w:rPr>
            <w:w w:val="95"/>
          </w:rPr>
          <w:delText>al.,</w:delText>
        </w:r>
        <w:r w:rsidR="00791F47">
          <w:rPr>
            <w:w w:val="95"/>
          </w:rPr>
          <w:fldChar w:fldCharType="end"/>
        </w:r>
        <w:r w:rsidR="001644E6">
          <w:rPr>
            <w:spacing w:val="17"/>
          </w:rPr>
          <w:delText xml:space="preserve"> </w:delText>
        </w:r>
        <w:r w:rsidR="00791F47">
          <w:fldChar w:fldCharType="begin"/>
        </w:r>
        <w:r w:rsidR="00791F47">
          <w:delInstrText xml:space="preserve"> HYPERLINK \l "_bookmark32" </w:delInstrText>
        </w:r>
        <w:r w:rsidR="00791F47">
          <w:fldChar w:fldCharType="separate"/>
        </w:r>
        <w:r w:rsidR="001644E6">
          <w:rPr>
            <w:w w:val="95"/>
          </w:rPr>
          <w:delText>2022a;</w:delText>
        </w:r>
        <w:r w:rsidR="00791F47">
          <w:rPr>
            <w:w w:val="95"/>
          </w:rPr>
          <w:fldChar w:fldCharType="end"/>
        </w:r>
        <w:r w:rsidR="001644E6">
          <w:rPr>
            <w:spacing w:val="17"/>
          </w:rPr>
          <w:delText xml:space="preserve"> </w:delText>
        </w:r>
        <w:r w:rsidR="00791F47">
          <w:fldChar w:fldCharType="begin"/>
        </w:r>
        <w:r w:rsidR="00791F47">
          <w:delInstrText xml:space="preserve"> HYPERLINK \l "_bookmark49" </w:delInstrText>
        </w:r>
        <w:r w:rsidR="00791F47">
          <w:fldChar w:fldCharType="separate"/>
        </w:r>
        <w:r w:rsidR="001644E6">
          <w:rPr>
            <w:spacing w:val="6"/>
            <w:w w:val="96"/>
          </w:rPr>
          <w:delText>Krist</w:delText>
        </w:r>
        <w:r w:rsidR="001644E6">
          <w:rPr>
            <w:spacing w:val="5"/>
            <w:w w:val="96"/>
          </w:rPr>
          <w:delText>j</w:delText>
        </w:r>
        <w:r w:rsidR="001644E6">
          <w:rPr>
            <w:spacing w:val="-87"/>
            <w:w w:val="90"/>
          </w:rPr>
          <w:delText>a</w:delText>
        </w:r>
        <w:r w:rsidR="001644E6">
          <w:rPr>
            <w:spacing w:val="19"/>
            <w:w w:val="116"/>
          </w:rPr>
          <w:delText>´</w:delText>
        </w:r>
        <w:r w:rsidR="001644E6">
          <w:rPr>
            <w:spacing w:val="6"/>
            <w:w w:val="90"/>
          </w:rPr>
          <w:delText>nsson</w:delText>
        </w:r>
        <w:r w:rsidR="001644E6">
          <w:rPr>
            <w:spacing w:val="17"/>
          </w:rPr>
          <w:delText xml:space="preserve"> </w:delText>
        </w:r>
        <w:r w:rsidR="001644E6">
          <w:rPr>
            <w:w w:val="95"/>
          </w:rPr>
          <w:delText>et</w:delText>
        </w:r>
        <w:r w:rsidR="001644E6">
          <w:rPr>
            <w:spacing w:val="17"/>
          </w:rPr>
          <w:delText xml:space="preserve"> </w:delText>
        </w:r>
        <w:r w:rsidR="001644E6">
          <w:rPr>
            <w:w w:val="95"/>
          </w:rPr>
          <w:delText>al.,</w:delText>
        </w:r>
        <w:r w:rsidR="00791F47">
          <w:rPr>
            <w:w w:val="95"/>
          </w:rPr>
          <w:fldChar w:fldCharType="end"/>
        </w:r>
        <w:r w:rsidR="001644E6">
          <w:rPr>
            <w:spacing w:val="16"/>
          </w:rPr>
          <w:delText xml:space="preserve"> </w:delText>
        </w:r>
        <w:r w:rsidR="00791F47">
          <w:fldChar w:fldCharType="begin"/>
        </w:r>
        <w:r w:rsidR="00791F47">
          <w:delInstrText xml:space="preserve"> HYPERLINK \l "_bookmark49" </w:delInstrText>
        </w:r>
        <w:r w:rsidR="00791F47">
          <w:fldChar w:fldCharType="separate"/>
        </w:r>
        <w:r w:rsidR="001644E6">
          <w:rPr>
            <w:w w:val="95"/>
          </w:rPr>
          <w:delText>2014;</w:delText>
        </w:r>
        <w:r w:rsidR="00791F47">
          <w:rPr>
            <w:w w:val="95"/>
          </w:rPr>
          <w:fldChar w:fldCharType="end"/>
        </w:r>
        <w:r w:rsidR="001644E6">
          <w:rPr>
            <w:spacing w:val="17"/>
          </w:rPr>
          <w:delText xml:space="preserve"> </w:delText>
        </w:r>
        <w:r w:rsidR="00791F47">
          <w:fldChar w:fldCharType="begin"/>
        </w:r>
        <w:r w:rsidR="00791F47">
          <w:delInstrText xml:space="preserve"> HYPERLINK \l "_bookmark73" </w:delInstrText>
        </w:r>
        <w:r w:rsidR="00791F47">
          <w:fldChar w:fldCharType="separate"/>
        </w:r>
        <w:r w:rsidR="001644E6">
          <w:rPr>
            <w:w w:val="95"/>
          </w:rPr>
          <w:delText>Proulx,</w:delText>
        </w:r>
        <w:r w:rsidR="00791F47">
          <w:rPr>
            <w:w w:val="95"/>
          </w:rPr>
          <w:fldChar w:fldCharType="end"/>
        </w:r>
        <w:r w:rsidR="001644E6">
          <w:rPr>
            <w:spacing w:val="17"/>
          </w:rPr>
          <w:delText xml:space="preserve"> </w:delText>
        </w:r>
        <w:r w:rsidR="00791F47">
          <w:fldChar w:fldCharType="begin"/>
        </w:r>
        <w:r w:rsidR="00791F47">
          <w:delInstrText xml:space="preserve"> HYPERLINK \l "_bookmark73" </w:delInstrText>
        </w:r>
        <w:r w:rsidR="00791F47">
          <w:fldChar w:fldCharType="separate"/>
        </w:r>
        <w:r w:rsidR="001644E6">
          <w:rPr>
            <w:spacing w:val="-2"/>
            <w:w w:val="95"/>
          </w:rPr>
          <w:delText>2011;</w:delText>
        </w:r>
        <w:r w:rsidR="00791F47">
          <w:rPr>
            <w:spacing w:val="-2"/>
            <w:w w:val="95"/>
          </w:rPr>
          <w:fldChar w:fldCharType="end"/>
        </w:r>
      </w:del>
      <w:ins w:id="3442" w:author="Hughes, Anna E" w:date="2023-08-09T15:29:00Z">
        <w:r w:rsidR="00791F47">
          <w:fldChar w:fldCharType="begin"/>
        </w:r>
        <w:r w:rsidR="00791F47">
          <w:instrText xml:space="preserve"> HYPERLINK \l "_bookmark33" </w:instrText>
        </w:r>
        <w:r w:rsidR="00791F47">
          <w:fldChar w:fldCharType="separate"/>
        </w:r>
        <w:r>
          <w:rPr>
            <w:w w:val="95"/>
          </w:rPr>
          <w:t>(Clarke</w:t>
        </w:r>
        <w:r>
          <w:rPr>
            <w:spacing w:val="17"/>
          </w:rPr>
          <w:t xml:space="preserve"> </w:t>
        </w:r>
        <w:r>
          <w:rPr>
            <w:w w:val="95"/>
          </w:rPr>
          <w:t>et</w:t>
        </w:r>
        <w:r>
          <w:rPr>
            <w:spacing w:val="17"/>
          </w:rPr>
          <w:t xml:space="preserve"> </w:t>
        </w:r>
        <w:r>
          <w:rPr>
            <w:w w:val="95"/>
          </w:rPr>
          <w:t>al.,</w:t>
        </w:r>
        <w:r w:rsidR="00791F47">
          <w:rPr>
            <w:w w:val="95"/>
          </w:rPr>
          <w:fldChar w:fldCharType="end"/>
        </w:r>
        <w:r>
          <w:rPr>
            <w:spacing w:val="17"/>
          </w:rPr>
          <w:t xml:space="preserve"> </w:t>
        </w:r>
        <w:r w:rsidR="00791F47">
          <w:fldChar w:fldCharType="begin"/>
        </w:r>
        <w:r w:rsidR="00791F47">
          <w:instrText xml:space="preserve"> HYPERLINK \l "_bookmark33" </w:instrText>
        </w:r>
        <w:r w:rsidR="00791F47">
          <w:fldChar w:fldCharType="separate"/>
        </w:r>
        <w:r>
          <w:rPr>
            <w:w w:val="95"/>
          </w:rPr>
          <w:t>2022a;</w:t>
        </w:r>
        <w:r w:rsidR="00791F47">
          <w:rPr>
            <w:w w:val="95"/>
          </w:rPr>
          <w:fldChar w:fldCharType="end"/>
        </w:r>
        <w:r>
          <w:rPr>
            <w:spacing w:val="17"/>
          </w:rPr>
          <w:t xml:space="preserve"> </w:t>
        </w:r>
        <w:r w:rsidR="00791F47">
          <w:fldChar w:fldCharType="begin"/>
        </w:r>
        <w:r w:rsidR="00791F47">
          <w:instrText xml:space="preserve"> HYPERLINK \l "_bookmark50" </w:instrText>
        </w:r>
        <w:r w:rsidR="00791F47">
          <w:fldChar w:fldCharType="separate"/>
        </w:r>
        <w:r>
          <w:rPr>
            <w:spacing w:val="6"/>
            <w:w w:val="96"/>
          </w:rPr>
          <w:t>Krist</w:t>
        </w:r>
        <w:r>
          <w:rPr>
            <w:spacing w:val="5"/>
            <w:w w:val="96"/>
          </w:rPr>
          <w:t>j</w:t>
        </w:r>
        <w:r>
          <w:rPr>
            <w:spacing w:val="-87"/>
            <w:w w:val="90"/>
          </w:rPr>
          <w:t>a</w:t>
        </w:r>
        <w:r>
          <w:rPr>
            <w:spacing w:val="19"/>
            <w:w w:val="116"/>
          </w:rPr>
          <w:t>´</w:t>
        </w:r>
        <w:r>
          <w:rPr>
            <w:spacing w:val="6"/>
            <w:w w:val="90"/>
          </w:rPr>
          <w:t>nsson</w:t>
        </w:r>
        <w:r>
          <w:rPr>
            <w:spacing w:val="17"/>
          </w:rPr>
          <w:t xml:space="preserve"> </w:t>
        </w:r>
        <w:r>
          <w:rPr>
            <w:w w:val="95"/>
          </w:rPr>
          <w:t>et</w:t>
        </w:r>
        <w:r>
          <w:rPr>
            <w:spacing w:val="17"/>
          </w:rPr>
          <w:t xml:space="preserve"> </w:t>
        </w:r>
        <w:r>
          <w:rPr>
            <w:w w:val="95"/>
          </w:rPr>
          <w:t>al.,</w:t>
        </w:r>
        <w:r w:rsidR="00791F47">
          <w:rPr>
            <w:w w:val="95"/>
          </w:rPr>
          <w:fldChar w:fldCharType="end"/>
        </w:r>
        <w:r>
          <w:rPr>
            <w:spacing w:val="16"/>
          </w:rPr>
          <w:t xml:space="preserve"> </w:t>
        </w:r>
        <w:r w:rsidR="00791F47">
          <w:fldChar w:fldCharType="begin"/>
        </w:r>
        <w:r w:rsidR="00791F47">
          <w:instrText xml:space="preserve"> HYPERLINK \l "_bookmark50" </w:instrText>
        </w:r>
        <w:r w:rsidR="00791F47">
          <w:fldChar w:fldCharType="separate"/>
        </w:r>
        <w:r>
          <w:rPr>
            <w:w w:val="95"/>
          </w:rPr>
          <w:t>2014;</w:t>
        </w:r>
        <w:r w:rsidR="00791F47">
          <w:rPr>
            <w:w w:val="95"/>
          </w:rPr>
          <w:fldChar w:fldCharType="end"/>
        </w:r>
        <w:r>
          <w:rPr>
            <w:spacing w:val="17"/>
          </w:rPr>
          <w:t xml:space="preserve"> </w:t>
        </w:r>
        <w:r w:rsidR="00791F47">
          <w:fldChar w:fldCharType="begin"/>
        </w:r>
        <w:r w:rsidR="00791F47">
          <w:instrText xml:space="preserve"> HYPERLINK \l "_bookmark74" </w:instrText>
        </w:r>
        <w:r w:rsidR="00791F47">
          <w:fldChar w:fldCharType="separate"/>
        </w:r>
        <w:r>
          <w:rPr>
            <w:w w:val="95"/>
          </w:rPr>
          <w:t>Proulx,</w:t>
        </w:r>
        <w:r w:rsidR="00791F47">
          <w:rPr>
            <w:w w:val="95"/>
          </w:rPr>
          <w:fldChar w:fldCharType="end"/>
        </w:r>
        <w:r>
          <w:rPr>
            <w:spacing w:val="17"/>
          </w:rPr>
          <w:t xml:space="preserve"> </w:t>
        </w:r>
        <w:r w:rsidR="00791F47">
          <w:fldChar w:fldCharType="begin"/>
        </w:r>
        <w:r w:rsidR="00791F47">
          <w:instrText xml:space="preserve"> HYPERLINK \l "_bookmark74" </w:instrText>
        </w:r>
        <w:r w:rsidR="00791F47">
          <w:fldChar w:fldCharType="separate"/>
        </w:r>
        <w:r>
          <w:rPr>
            <w:spacing w:val="-2"/>
            <w:w w:val="95"/>
          </w:rPr>
          <w:t>2011;</w:t>
        </w:r>
        <w:r w:rsidR="00791F47">
          <w:rPr>
            <w:spacing w:val="-2"/>
            <w:w w:val="95"/>
          </w:rPr>
          <w:fldChar w:fldCharType="end"/>
        </w:r>
      </w:ins>
    </w:p>
    <w:p w14:paraId="4DABDA63" w14:textId="0E363D3F" w:rsidR="00470D98" w:rsidRDefault="001644E6">
      <w:pPr>
        <w:pStyle w:val="BodyText"/>
        <w:pPrChange w:id="3443" w:author="Hughes, Anna E" w:date="2023-08-09T15:29:00Z">
          <w:pPr>
            <w:pStyle w:val="BodyText"/>
            <w:spacing w:before="8"/>
          </w:pPr>
        </w:pPrChange>
      </w:pPr>
      <w:del w:id="3444" w:author="Hughes, Anna E" w:date="2023-08-09T15:29:00Z">
        <w:r>
          <w:rPr>
            <w:rFonts w:ascii="Trebuchet MS"/>
            <w:spacing w:val="-4"/>
            <w:sz w:val="12"/>
          </w:rPr>
          <w:delText>749</w:delText>
        </w:r>
        <w:r>
          <w:rPr>
            <w:rFonts w:ascii="Trebuchet MS"/>
            <w:spacing w:val="38"/>
            <w:sz w:val="12"/>
          </w:rPr>
          <w:delText xml:space="preserve">  </w:delText>
        </w:r>
        <w:r w:rsidR="00791F47">
          <w:fldChar w:fldCharType="begin"/>
        </w:r>
        <w:r w:rsidR="00791F47">
          <w:delInstrText xml:space="preserve"> HYPERLINK \l "_bookmark51" </w:delInstrText>
        </w:r>
        <w:r w:rsidR="00791F47">
          <w:fldChar w:fldCharType="separate"/>
        </w:r>
        <w:r>
          <w:rPr>
            <w:spacing w:val="-4"/>
          </w:rPr>
          <w:delText>Li</w:delText>
        </w:r>
        <w:r>
          <w:rPr>
            <w:spacing w:val="-8"/>
          </w:rPr>
          <w:delText xml:space="preserve"> </w:delText>
        </w:r>
        <w:r>
          <w:rPr>
            <w:spacing w:val="-4"/>
          </w:rPr>
          <w:delText>et</w:delText>
        </w:r>
        <w:r>
          <w:rPr>
            <w:spacing w:val="-8"/>
          </w:rPr>
          <w:delText xml:space="preserve"> </w:delText>
        </w:r>
        <w:r>
          <w:rPr>
            <w:spacing w:val="-4"/>
          </w:rPr>
          <w:delText>al.,</w:delText>
        </w:r>
        <w:r w:rsidR="00791F47">
          <w:rPr>
            <w:spacing w:val="-4"/>
          </w:rPr>
          <w:fldChar w:fldCharType="end"/>
        </w:r>
        <w:r>
          <w:rPr>
            <w:spacing w:val="-8"/>
          </w:rPr>
          <w:delText xml:space="preserve"> </w:delText>
        </w:r>
        <w:r w:rsidR="00791F47">
          <w:fldChar w:fldCharType="begin"/>
        </w:r>
        <w:r w:rsidR="00791F47">
          <w:delInstrText xml:space="preserve"> HYPERLINK \l "_bookmark51" </w:delInstrText>
        </w:r>
        <w:r w:rsidR="00791F47">
          <w:fldChar w:fldCharType="separate"/>
        </w:r>
        <w:r>
          <w:rPr>
            <w:spacing w:val="-4"/>
          </w:rPr>
          <w:delText>2022),</w:delText>
        </w:r>
        <w:r w:rsidR="00791F47">
          <w:rPr>
            <w:spacing w:val="-4"/>
          </w:rPr>
          <w:fldChar w:fldCharType="end"/>
        </w:r>
      </w:del>
      <w:ins w:id="3445" w:author="Hughes, Anna E" w:date="2023-08-09T15:29:00Z">
        <w:r w:rsidR="001E0CFE">
          <w:rPr>
            <w:rFonts w:ascii="Trebuchet MS"/>
            <w:spacing w:val="-4"/>
            <w:sz w:val="12"/>
          </w:rPr>
          <w:t>749</w:t>
        </w:r>
        <w:r w:rsidR="001E0CFE">
          <w:rPr>
            <w:rFonts w:ascii="Trebuchet MS"/>
            <w:spacing w:val="38"/>
            <w:sz w:val="12"/>
          </w:rPr>
          <w:t xml:space="preserve">  </w:t>
        </w:r>
        <w:r w:rsidR="00791F47">
          <w:fldChar w:fldCharType="begin"/>
        </w:r>
        <w:r w:rsidR="00791F47">
          <w:instrText xml:space="preserve"> HYPERLINK \l "_bookmark52" </w:instrText>
        </w:r>
        <w:r w:rsidR="00791F47">
          <w:fldChar w:fldCharType="separate"/>
        </w:r>
        <w:r w:rsidR="001E0CFE">
          <w:rPr>
            <w:spacing w:val="-4"/>
          </w:rPr>
          <w:t>Li</w:t>
        </w:r>
        <w:r w:rsidR="001E0CFE">
          <w:rPr>
            <w:spacing w:val="-8"/>
          </w:rPr>
          <w:t xml:space="preserve"> </w:t>
        </w:r>
        <w:r w:rsidR="001E0CFE">
          <w:rPr>
            <w:spacing w:val="-4"/>
          </w:rPr>
          <w:t>et</w:t>
        </w:r>
        <w:r w:rsidR="001E0CFE">
          <w:rPr>
            <w:spacing w:val="-8"/>
          </w:rPr>
          <w:t xml:space="preserve"> </w:t>
        </w:r>
        <w:r w:rsidR="001E0CFE">
          <w:rPr>
            <w:spacing w:val="-4"/>
          </w:rPr>
          <w:t>al.,</w:t>
        </w:r>
        <w:r w:rsidR="00791F47">
          <w:rPr>
            <w:spacing w:val="-4"/>
          </w:rPr>
          <w:fldChar w:fldCharType="end"/>
        </w:r>
        <w:r w:rsidR="001E0CFE">
          <w:rPr>
            <w:spacing w:val="-8"/>
          </w:rPr>
          <w:t xml:space="preserve"> </w:t>
        </w:r>
        <w:r w:rsidR="00791F47">
          <w:fldChar w:fldCharType="begin"/>
        </w:r>
        <w:r w:rsidR="00791F47">
          <w:instrText xml:space="preserve"> HYPERLINK \l "_bookmark52" </w:instrText>
        </w:r>
        <w:r w:rsidR="00791F47">
          <w:fldChar w:fldCharType="separate"/>
        </w:r>
        <w:r w:rsidR="001E0CFE">
          <w:rPr>
            <w:spacing w:val="-4"/>
          </w:rPr>
          <w:t>2022),</w:t>
        </w:r>
        <w:r w:rsidR="00791F47">
          <w:rPr>
            <w:spacing w:val="-4"/>
          </w:rPr>
          <w:fldChar w:fldCharType="end"/>
        </w:r>
      </w:ins>
      <w:r w:rsidR="001E0CFE">
        <w:rPr>
          <w:spacing w:val="-8"/>
        </w:rPr>
        <w:t xml:space="preserve"> </w:t>
      </w:r>
      <w:r w:rsidR="001E0CFE">
        <w:rPr>
          <w:spacing w:val="-4"/>
        </w:rPr>
        <w:t>highlighting</w:t>
      </w:r>
      <w:r w:rsidR="001E0CFE">
        <w:rPr>
          <w:spacing w:val="-8"/>
        </w:rPr>
        <w:t xml:space="preserve"> </w:t>
      </w:r>
      <w:r w:rsidR="001E0CFE">
        <w:rPr>
          <w:spacing w:val="-4"/>
        </w:rPr>
        <w:t>the</w:t>
      </w:r>
      <w:r w:rsidR="001E0CFE">
        <w:rPr>
          <w:spacing w:val="-8"/>
        </w:rPr>
        <w:t xml:space="preserve"> </w:t>
      </w:r>
      <w:r w:rsidR="001E0CFE">
        <w:rPr>
          <w:spacing w:val="-4"/>
        </w:rPr>
        <w:t>importance</w:t>
      </w:r>
      <w:r w:rsidR="001E0CFE">
        <w:rPr>
          <w:spacing w:val="-8"/>
        </w:rPr>
        <w:t xml:space="preserve"> </w:t>
      </w:r>
      <w:r w:rsidR="001E0CFE">
        <w:rPr>
          <w:spacing w:val="-4"/>
        </w:rPr>
        <w:t>of</w:t>
      </w:r>
      <w:r w:rsidR="001E0CFE">
        <w:rPr>
          <w:spacing w:val="-8"/>
        </w:rPr>
        <w:t xml:space="preserve"> </w:t>
      </w:r>
      <w:r w:rsidR="001E0CFE">
        <w:rPr>
          <w:spacing w:val="-4"/>
        </w:rPr>
        <w:t>considering</w:t>
      </w:r>
      <w:r w:rsidR="001E0CFE">
        <w:rPr>
          <w:spacing w:val="-8"/>
        </w:rPr>
        <w:t xml:space="preserve"> </w:t>
      </w:r>
      <w:r w:rsidR="001E0CFE">
        <w:rPr>
          <w:spacing w:val="-4"/>
        </w:rPr>
        <w:t>individual</w:t>
      </w:r>
      <w:r w:rsidR="001E0CFE">
        <w:rPr>
          <w:spacing w:val="-8"/>
        </w:rPr>
        <w:t xml:space="preserve"> </w:t>
      </w:r>
      <w:r w:rsidR="001E0CFE">
        <w:rPr>
          <w:spacing w:val="-4"/>
        </w:rPr>
        <w:t>differences</w:t>
      </w:r>
    </w:p>
    <w:p w14:paraId="54E5E03B" w14:textId="77777777" w:rsidR="00470D98" w:rsidRDefault="001E0CFE">
      <w:pPr>
        <w:pStyle w:val="BodyText"/>
        <w:spacing w:before="8"/>
        <w:pPrChange w:id="3446" w:author="Hughes, Anna E" w:date="2023-08-09T15:29:00Z">
          <w:pPr>
            <w:pStyle w:val="BodyText"/>
          </w:pPr>
        </w:pPrChange>
      </w:pPr>
      <w:r>
        <w:rPr>
          <w:rFonts w:ascii="Trebuchet MS"/>
          <w:spacing w:val="-6"/>
          <w:sz w:val="12"/>
        </w:rPr>
        <w:t>750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6"/>
        </w:rPr>
        <w:t>when</w:t>
      </w:r>
      <w:r>
        <w:rPr>
          <w:spacing w:val="-7"/>
        </w:rPr>
        <w:t xml:space="preserve"> </w:t>
      </w:r>
      <w:r>
        <w:rPr>
          <w:spacing w:val="-6"/>
        </w:rPr>
        <w:t>understanding</w:t>
      </w:r>
      <w:r>
        <w:rPr>
          <w:spacing w:val="-7"/>
        </w:rPr>
        <w:t xml:space="preserve"> </w:t>
      </w:r>
      <w:r>
        <w:rPr>
          <w:spacing w:val="-6"/>
        </w:rPr>
        <w:t>behaviour.</w:t>
      </w:r>
    </w:p>
    <w:p w14:paraId="11D8103A" w14:textId="77777777" w:rsidR="00470D98" w:rsidRDefault="001E0CFE">
      <w:pPr>
        <w:pStyle w:val="BodyText"/>
        <w:tabs>
          <w:tab w:val="left" w:pos="968"/>
        </w:tabs>
        <w:pPrChange w:id="3447" w:author="Hughes, Anna E" w:date="2023-08-09T15:29:00Z">
          <w:pPr>
            <w:pStyle w:val="BodyText"/>
            <w:tabs>
              <w:tab w:val="left" w:pos="968"/>
            </w:tabs>
            <w:spacing w:before="8"/>
          </w:pPr>
        </w:pPrChange>
      </w:pPr>
      <w:r>
        <w:rPr>
          <w:rFonts w:ascii="Trebuchet MS"/>
          <w:spacing w:val="-5"/>
          <w:sz w:val="12"/>
        </w:rPr>
        <w:t>751</w:t>
      </w:r>
      <w:r>
        <w:rPr>
          <w:rFonts w:ascii="Trebuchet MS"/>
          <w:sz w:val="12"/>
        </w:rPr>
        <w:tab/>
      </w:r>
      <w:r>
        <w:rPr>
          <w:spacing w:val="-6"/>
        </w:rPr>
        <w:t>We</w:t>
      </w:r>
      <w:r>
        <w:t xml:space="preserve"> </w:t>
      </w:r>
      <w:r>
        <w:rPr>
          <w:spacing w:val="-6"/>
        </w:rPr>
        <w:t>also</w:t>
      </w:r>
      <w:r>
        <w:t xml:space="preserve"> </w:t>
      </w:r>
      <w:r>
        <w:rPr>
          <w:spacing w:val="-6"/>
        </w:rPr>
        <w:t>found</w:t>
      </w:r>
      <w:r>
        <w:rPr>
          <w:spacing w:val="1"/>
        </w:rPr>
        <w:t xml:space="preserve"> </w:t>
      </w:r>
      <w:r>
        <w:rPr>
          <w:spacing w:val="-6"/>
        </w:rPr>
        <w:t>that</w:t>
      </w:r>
      <w:r>
        <w:t xml:space="preserve"> </w:t>
      </w:r>
      <w:r>
        <w:rPr>
          <w:spacing w:val="-6"/>
        </w:rPr>
        <w:t>search</w:t>
      </w:r>
      <w:r>
        <w:t xml:space="preserve"> </w:t>
      </w:r>
      <w:r>
        <w:rPr>
          <w:spacing w:val="-6"/>
        </w:rPr>
        <w:t>slopes</w:t>
      </w:r>
      <w:r>
        <w:rPr>
          <w:spacing w:val="1"/>
        </w:rPr>
        <w:t xml:space="preserve"> </w:t>
      </w:r>
      <w:r>
        <w:rPr>
          <w:spacing w:val="-6"/>
        </w:rPr>
        <w:t>were</w:t>
      </w:r>
      <w:r>
        <w:t xml:space="preserve"> </w:t>
      </w:r>
      <w:r>
        <w:rPr>
          <w:spacing w:val="-6"/>
        </w:rPr>
        <w:t>correlated</w:t>
      </w:r>
      <w:r>
        <w:rPr>
          <w:spacing w:val="1"/>
        </w:rPr>
        <w:t xml:space="preserve"> </w:t>
      </w:r>
      <w:r>
        <w:rPr>
          <w:spacing w:val="-6"/>
        </w:rPr>
        <w:t>within</w:t>
      </w:r>
      <w:r>
        <w:t xml:space="preserve"> </w:t>
      </w:r>
      <w:r>
        <w:rPr>
          <w:spacing w:val="-6"/>
        </w:rPr>
        <w:t>feature,</w:t>
      </w:r>
      <w:r>
        <w:rPr>
          <w:spacing w:val="2"/>
        </w:rPr>
        <w:t xml:space="preserve"> </w:t>
      </w:r>
      <w:r>
        <w:rPr>
          <w:spacing w:val="-6"/>
        </w:rPr>
        <w:t>but</w:t>
      </w:r>
      <w:r>
        <w:rPr>
          <w:spacing w:val="1"/>
        </w:rPr>
        <w:t xml:space="preserve"> </w:t>
      </w:r>
      <w:r>
        <w:rPr>
          <w:spacing w:val="-6"/>
        </w:rPr>
        <w:t>not</w:t>
      </w:r>
      <w:r>
        <w:t xml:space="preserve"> </w:t>
      </w:r>
      <w:r>
        <w:rPr>
          <w:spacing w:val="-6"/>
        </w:rPr>
        <w:t>be-</w:t>
      </w:r>
    </w:p>
    <w:p w14:paraId="28F33DEA" w14:textId="77777777" w:rsidR="00470D98" w:rsidRDefault="001E0CFE">
      <w:pPr>
        <w:pStyle w:val="BodyText"/>
        <w:spacing w:before="8"/>
        <w:pPrChange w:id="3448" w:author="Hughes, Anna E" w:date="2023-08-09T15:29:00Z">
          <w:pPr>
            <w:pStyle w:val="BodyText"/>
          </w:pPr>
        </w:pPrChange>
      </w:pPr>
      <w:r>
        <w:rPr>
          <w:rFonts w:ascii="Trebuchet MS" w:hAnsi="Trebuchet MS"/>
          <w:spacing w:val="-4"/>
          <w:sz w:val="12"/>
        </w:rPr>
        <w:t>752</w:t>
      </w:r>
      <w:r>
        <w:rPr>
          <w:rFonts w:ascii="Trebuchet MS" w:hAnsi="Trebuchet MS"/>
          <w:spacing w:val="32"/>
          <w:sz w:val="12"/>
        </w:rPr>
        <w:t xml:space="preserve">  </w:t>
      </w:r>
      <w:r>
        <w:rPr>
          <w:spacing w:val="-4"/>
        </w:rPr>
        <w:t>tween:</w:t>
      </w:r>
      <w:r>
        <w:rPr>
          <w:spacing w:val="6"/>
        </w:rPr>
        <w:t xml:space="preserve"> </w:t>
      </w:r>
      <w:r>
        <w:rPr>
          <w:spacing w:val="-4"/>
        </w:rPr>
        <w:t>i.e,</w:t>
      </w:r>
      <w:r>
        <w:rPr>
          <w:spacing w:val="-6"/>
        </w:rPr>
        <w:t xml:space="preserve"> </w:t>
      </w:r>
      <w:r>
        <w:rPr>
          <w:spacing w:val="-4"/>
        </w:rPr>
        <w:t>knowing</w:t>
      </w:r>
      <w:r>
        <w:rPr>
          <w:spacing w:val="-7"/>
        </w:rPr>
        <w:t xml:space="preserve"> </w:t>
      </w:r>
      <w:r>
        <w:rPr>
          <w:spacing w:val="-4"/>
        </w:rPr>
        <w:t>that</w:t>
      </w:r>
      <w:r>
        <w:rPr>
          <w:spacing w:val="-8"/>
        </w:rPr>
        <w:t xml:space="preserve"> </w:t>
      </w:r>
      <w:r>
        <w:rPr>
          <w:spacing w:val="-4"/>
        </w:rPr>
        <w:t>an</w:t>
      </w:r>
      <w:r>
        <w:rPr>
          <w:spacing w:val="-7"/>
        </w:rPr>
        <w:t xml:space="preserve"> </w:t>
      </w:r>
      <w:r>
        <w:rPr>
          <w:spacing w:val="-4"/>
        </w:rPr>
        <w:t>observer’s</w:t>
      </w:r>
      <w:r>
        <w:rPr>
          <w:spacing w:val="-7"/>
        </w:rPr>
        <w:t xml:space="preserve"> </w:t>
      </w:r>
      <w:r>
        <w:rPr>
          <w:spacing w:val="-4"/>
        </w:rPr>
        <w:t>search</w:t>
      </w:r>
      <w:r>
        <w:rPr>
          <w:spacing w:val="-7"/>
        </w:rPr>
        <w:t xml:space="preserve"> </w:t>
      </w:r>
      <w:r>
        <w:rPr>
          <w:spacing w:val="-4"/>
        </w:rPr>
        <w:t>slope</w:t>
      </w:r>
      <w:r>
        <w:rPr>
          <w:spacing w:val="-8"/>
        </w:rPr>
        <w:t xml:space="preserve"> </w:t>
      </w:r>
      <w:r>
        <w:rPr>
          <w:spacing w:val="-4"/>
        </w:rPr>
        <w:t>for</w:t>
      </w:r>
      <w:r>
        <w:rPr>
          <w:spacing w:val="-7"/>
        </w:rPr>
        <w:t xml:space="preserve"> </w:t>
      </w:r>
      <w:r>
        <w:rPr>
          <w:spacing w:val="-4"/>
        </w:rPr>
        <w:t>a</w:t>
      </w:r>
      <w:r>
        <w:rPr>
          <w:spacing w:val="-7"/>
        </w:rPr>
        <w:t xml:space="preserve"> </w:t>
      </w:r>
      <w:r>
        <w:rPr>
          <w:spacing w:val="-4"/>
        </w:rPr>
        <w:t>colour</w:t>
      </w:r>
      <w:r>
        <w:rPr>
          <w:spacing w:val="-7"/>
        </w:rPr>
        <w:t xml:space="preserve"> </w:t>
      </w:r>
      <w:r>
        <w:rPr>
          <w:spacing w:val="-4"/>
        </w:rPr>
        <w:t>condition</w:t>
      </w:r>
      <w:r>
        <w:rPr>
          <w:spacing w:val="-8"/>
        </w:rPr>
        <w:t xml:space="preserve"> </w:t>
      </w:r>
      <w:r>
        <w:rPr>
          <w:spacing w:val="-4"/>
        </w:rPr>
        <w:t>allows</w:t>
      </w:r>
    </w:p>
    <w:p w14:paraId="169B005E" w14:textId="77777777" w:rsidR="00470D98" w:rsidRDefault="001E0CFE">
      <w:pPr>
        <w:pStyle w:val="BodyText"/>
        <w:pPrChange w:id="3449" w:author="Hughes, Anna E" w:date="2023-08-09T15:29:00Z">
          <w:pPr>
            <w:pStyle w:val="BodyText"/>
            <w:spacing w:before="8"/>
          </w:pPr>
        </w:pPrChange>
      </w:pPr>
      <w:r>
        <w:rPr>
          <w:rFonts w:ascii="Trebuchet MS"/>
          <w:spacing w:val="-4"/>
          <w:sz w:val="12"/>
        </w:rPr>
        <w:t>753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4"/>
        </w:rPr>
        <w:t>us</w:t>
      </w:r>
      <w:r>
        <w:rPr>
          <w:spacing w:val="6"/>
        </w:rPr>
        <w:t xml:space="preserve"> </w:t>
      </w:r>
      <w:r>
        <w:rPr>
          <w:spacing w:val="-4"/>
        </w:rPr>
        <w:t>to</w:t>
      </w:r>
      <w:r>
        <w:rPr>
          <w:spacing w:val="6"/>
        </w:rPr>
        <w:t xml:space="preserve"> </w:t>
      </w:r>
      <w:r>
        <w:rPr>
          <w:spacing w:val="-4"/>
        </w:rPr>
        <w:t>predict</w:t>
      </w:r>
      <w:r>
        <w:rPr>
          <w:spacing w:val="5"/>
        </w:rPr>
        <w:t xml:space="preserve"> </w:t>
      </w:r>
      <w:r>
        <w:rPr>
          <w:spacing w:val="-4"/>
        </w:rPr>
        <w:t>their</w:t>
      </w:r>
      <w:r>
        <w:rPr>
          <w:spacing w:val="6"/>
        </w:rPr>
        <w:t xml:space="preserve"> </w:t>
      </w:r>
      <w:r>
        <w:rPr>
          <w:spacing w:val="-4"/>
        </w:rPr>
        <w:t>search</w:t>
      </w:r>
      <w:r>
        <w:rPr>
          <w:spacing w:val="6"/>
        </w:rPr>
        <w:t xml:space="preserve"> </w:t>
      </w:r>
      <w:r>
        <w:rPr>
          <w:spacing w:val="-4"/>
        </w:rPr>
        <w:t>slopes</w:t>
      </w:r>
      <w:r>
        <w:rPr>
          <w:spacing w:val="5"/>
        </w:rPr>
        <w:t xml:space="preserve"> </w:t>
      </w:r>
      <w:r>
        <w:rPr>
          <w:spacing w:val="-4"/>
        </w:rPr>
        <w:t>for</w:t>
      </w:r>
      <w:r>
        <w:rPr>
          <w:spacing w:val="6"/>
        </w:rPr>
        <w:t xml:space="preserve"> </w:t>
      </w:r>
      <w:r>
        <w:rPr>
          <w:spacing w:val="-4"/>
        </w:rPr>
        <w:t>the</w:t>
      </w:r>
      <w:r>
        <w:rPr>
          <w:spacing w:val="5"/>
        </w:rPr>
        <w:t xml:space="preserve"> </w:t>
      </w:r>
      <w:r>
        <w:rPr>
          <w:spacing w:val="-4"/>
        </w:rPr>
        <w:t>other</w:t>
      </w:r>
      <w:r>
        <w:rPr>
          <w:spacing w:val="6"/>
        </w:rPr>
        <w:t xml:space="preserve"> </w:t>
      </w:r>
      <w:r>
        <w:rPr>
          <w:spacing w:val="-4"/>
        </w:rPr>
        <w:t>colour</w:t>
      </w:r>
      <w:r>
        <w:rPr>
          <w:spacing w:val="5"/>
        </w:rPr>
        <w:t xml:space="preserve"> </w:t>
      </w:r>
      <w:r>
        <w:rPr>
          <w:spacing w:val="-4"/>
        </w:rPr>
        <w:t>conditions,</w:t>
      </w:r>
      <w:r>
        <w:rPr>
          <w:spacing w:val="10"/>
        </w:rPr>
        <w:t xml:space="preserve"> </w:t>
      </w:r>
      <w:r>
        <w:rPr>
          <w:spacing w:val="-4"/>
        </w:rPr>
        <w:t>but</w:t>
      </w:r>
      <w:r>
        <w:rPr>
          <w:spacing w:val="6"/>
        </w:rPr>
        <w:t xml:space="preserve"> </w:t>
      </w:r>
      <w:r>
        <w:rPr>
          <w:spacing w:val="-4"/>
        </w:rPr>
        <w:t>not</w:t>
      </w:r>
      <w:r>
        <w:rPr>
          <w:spacing w:val="5"/>
        </w:rPr>
        <w:t xml:space="preserve"> </w:t>
      </w:r>
      <w:r>
        <w:rPr>
          <w:spacing w:val="-4"/>
        </w:rPr>
        <w:t>any</w:t>
      </w:r>
      <w:r>
        <w:rPr>
          <w:spacing w:val="6"/>
        </w:rPr>
        <w:t xml:space="preserve"> </w:t>
      </w:r>
      <w:r>
        <w:rPr>
          <w:spacing w:val="-5"/>
        </w:rPr>
        <w:t>of</w:t>
      </w:r>
    </w:p>
    <w:p w14:paraId="5369DF21" w14:textId="77777777" w:rsidR="00470D98" w:rsidRDefault="001E0CFE">
      <w:pPr>
        <w:pStyle w:val="BodyText"/>
        <w:spacing w:before="8"/>
      </w:pPr>
      <w:r>
        <w:rPr>
          <w:rFonts w:ascii="Trebuchet MS"/>
          <w:spacing w:val="-4"/>
          <w:sz w:val="12"/>
        </w:rPr>
        <w:t>754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4"/>
        </w:rPr>
        <w:t>the</w:t>
      </w:r>
      <w:r>
        <w:rPr>
          <w:spacing w:val="9"/>
        </w:rPr>
        <w:t xml:space="preserve"> </w:t>
      </w:r>
      <w:r>
        <w:rPr>
          <w:spacing w:val="-4"/>
        </w:rPr>
        <w:t>shape</w:t>
      </w:r>
      <w:r>
        <w:rPr>
          <w:spacing w:val="7"/>
        </w:rPr>
        <w:t xml:space="preserve"> </w:t>
      </w:r>
      <w:r>
        <w:rPr>
          <w:spacing w:val="-4"/>
        </w:rPr>
        <w:t>conditions.</w:t>
      </w:r>
      <w:r>
        <w:rPr>
          <w:spacing w:val="52"/>
        </w:rPr>
        <w:t xml:space="preserve"> </w:t>
      </w:r>
      <w:r>
        <w:rPr>
          <w:spacing w:val="-4"/>
        </w:rPr>
        <w:t>However,</w:t>
      </w:r>
      <w:r>
        <w:rPr>
          <w:spacing w:val="12"/>
        </w:rPr>
        <w:t xml:space="preserve"> </w:t>
      </w:r>
      <w:r>
        <w:rPr>
          <w:spacing w:val="-4"/>
        </w:rPr>
        <w:t>given</w:t>
      </w:r>
      <w:r>
        <w:rPr>
          <w:spacing w:val="8"/>
        </w:rPr>
        <w:t xml:space="preserve"> </w:t>
      </w:r>
      <w:r>
        <w:rPr>
          <w:spacing w:val="-4"/>
        </w:rPr>
        <w:t>the</w:t>
      </w:r>
      <w:r>
        <w:rPr>
          <w:spacing w:val="7"/>
        </w:rPr>
        <w:t xml:space="preserve"> </w:t>
      </w:r>
      <w:r>
        <w:rPr>
          <w:spacing w:val="-4"/>
        </w:rPr>
        <w:t>block</w:t>
      </w:r>
      <w:r>
        <w:rPr>
          <w:spacing w:val="8"/>
        </w:rPr>
        <w:t xml:space="preserve"> </w:t>
      </w:r>
      <w:r>
        <w:rPr>
          <w:spacing w:val="-4"/>
        </w:rPr>
        <w:t>design</w:t>
      </w:r>
      <w:r>
        <w:rPr>
          <w:spacing w:val="7"/>
        </w:rPr>
        <w:t xml:space="preserve"> </w:t>
      </w:r>
      <w:r>
        <w:rPr>
          <w:spacing w:val="-4"/>
        </w:rPr>
        <w:t>of</w:t>
      </w:r>
      <w:r>
        <w:rPr>
          <w:spacing w:val="8"/>
        </w:rPr>
        <w:t xml:space="preserve"> </w:t>
      </w:r>
      <w:r>
        <w:rPr>
          <w:spacing w:val="-4"/>
        </w:rPr>
        <w:t>our</w:t>
      </w:r>
      <w:r>
        <w:rPr>
          <w:spacing w:val="8"/>
        </w:rPr>
        <w:t xml:space="preserve"> </w:t>
      </w:r>
      <w:r>
        <w:rPr>
          <w:spacing w:val="-4"/>
        </w:rPr>
        <w:t>experiment,</w:t>
      </w:r>
      <w:r>
        <w:rPr>
          <w:spacing w:val="12"/>
        </w:rPr>
        <w:t xml:space="preserve"> </w:t>
      </w:r>
      <w:r>
        <w:rPr>
          <w:spacing w:val="-4"/>
        </w:rPr>
        <w:t>it</w:t>
      </w:r>
      <w:r>
        <w:rPr>
          <w:spacing w:val="7"/>
        </w:rPr>
        <w:t xml:space="preserve"> </w:t>
      </w:r>
      <w:r>
        <w:rPr>
          <w:spacing w:val="-5"/>
        </w:rPr>
        <w:t>is</w:t>
      </w:r>
    </w:p>
    <w:p w14:paraId="1FA1CBAF" w14:textId="77777777" w:rsidR="00470D98" w:rsidRDefault="001E0CFE">
      <w:pPr>
        <w:pStyle w:val="BodyText"/>
      </w:pPr>
      <w:r>
        <w:rPr>
          <w:rFonts w:ascii="Trebuchet MS"/>
          <w:spacing w:val="-4"/>
          <w:sz w:val="12"/>
        </w:rPr>
        <w:t>755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4"/>
        </w:rPr>
        <w:t>possible</w:t>
      </w:r>
      <w:r>
        <w:t xml:space="preserve"> </w:t>
      </w:r>
      <w:r>
        <w:rPr>
          <w:spacing w:val="-4"/>
        </w:rPr>
        <w:t>that</w:t>
      </w:r>
      <w:r>
        <w:rPr>
          <w:spacing w:val="1"/>
        </w:rPr>
        <w:t xml:space="preserve"> </w:t>
      </w:r>
      <w:r>
        <w:rPr>
          <w:spacing w:val="-4"/>
        </w:rPr>
        <w:t>this</w:t>
      </w:r>
      <w:r>
        <w:t xml:space="preserve"> </w:t>
      </w:r>
      <w:r>
        <w:rPr>
          <w:spacing w:val="-4"/>
        </w:rPr>
        <w:t>reflects</w:t>
      </w:r>
      <w:r>
        <w:t xml:space="preserve"> </w:t>
      </w:r>
      <w:r>
        <w:rPr>
          <w:spacing w:val="-4"/>
        </w:rPr>
        <w:t>a</w:t>
      </w:r>
      <w:r>
        <w:rPr>
          <w:spacing w:val="1"/>
        </w:rPr>
        <w:t xml:space="preserve"> </w:t>
      </w:r>
      <w:r>
        <w:rPr>
          <w:spacing w:val="-4"/>
        </w:rPr>
        <w:t>type</w:t>
      </w:r>
      <w:r>
        <w:t xml:space="preserve"> </w:t>
      </w:r>
      <w:r>
        <w:rPr>
          <w:spacing w:val="-4"/>
        </w:rPr>
        <w:t>of</w:t>
      </w:r>
      <w:r>
        <w:t xml:space="preserve"> </w:t>
      </w:r>
      <w:r>
        <w:rPr>
          <w:spacing w:val="-4"/>
        </w:rPr>
        <w:t>priming</w:t>
      </w:r>
      <w:r>
        <w:rPr>
          <w:spacing w:val="1"/>
        </w:rPr>
        <w:t xml:space="preserve"> </w:t>
      </w:r>
      <w:r>
        <w:rPr>
          <w:spacing w:val="-4"/>
        </w:rPr>
        <w:t>effect:</w:t>
      </w:r>
      <w:r>
        <w:rPr>
          <w:spacing w:val="20"/>
        </w:rPr>
        <w:t xml:space="preserve"> </w:t>
      </w:r>
      <w:r>
        <w:rPr>
          <w:spacing w:val="-4"/>
        </w:rPr>
        <w:t>knowing</w:t>
      </w:r>
      <w:r>
        <w:rPr>
          <w:spacing w:val="1"/>
        </w:rPr>
        <w:t xml:space="preserve"> </w:t>
      </w:r>
      <w:r>
        <w:rPr>
          <w:spacing w:val="-4"/>
        </w:rPr>
        <w:t>the</w:t>
      </w:r>
      <w:r>
        <w:t xml:space="preserve"> </w:t>
      </w:r>
      <w:r>
        <w:rPr>
          <w:spacing w:val="-4"/>
        </w:rPr>
        <w:t>search</w:t>
      </w:r>
      <w:r>
        <w:t xml:space="preserve"> </w:t>
      </w:r>
      <w:r>
        <w:rPr>
          <w:spacing w:val="-4"/>
        </w:rPr>
        <w:t>slope</w:t>
      </w:r>
      <w:r>
        <w:rPr>
          <w:spacing w:val="1"/>
        </w:rPr>
        <w:t xml:space="preserve"> </w:t>
      </w:r>
      <w:r>
        <w:rPr>
          <w:spacing w:val="-5"/>
        </w:rPr>
        <w:t>for</w:t>
      </w:r>
    </w:p>
    <w:p w14:paraId="1D0FB21F" w14:textId="77777777" w:rsidR="00470D98" w:rsidRDefault="001E0CFE">
      <w:pPr>
        <w:pStyle w:val="BodyText"/>
        <w:spacing w:before="8"/>
      </w:pPr>
      <w:r>
        <w:rPr>
          <w:rFonts w:ascii="Trebuchet MS"/>
          <w:spacing w:val="-4"/>
          <w:sz w:val="12"/>
        </w:rPr>
        <w:t>756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4"/>
        </w:rPr>
        <w:t>a</w:t>
      </w:r>
      <w:r>
        <w:rPr>
          <w:spacing w:val="-5"/>
        </w:rPr>
        <w:t xml:space="preserve"> </w:t>
      </w:r>
      <w:r>
        <w:rPr>
          <w:spacing w:val="-4"/>
        </w:rPr>
        <w:t>feature</w:t>
      </w:r>
      <w:r>
        <w:rPr>
          <w:spacing w:val="-6"/>
        </w:rPr>
        <w:t xml:space="preserve"> </w:t>
      </w:r>
      <w:r>
        <w:rPr>
          <w:spacing w:val="-4"/>
        </w:rPr>
        <w:t>in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first</w:t>
      </w:r>
      <w:r>
        <w:rPr>
          <w:spacing w:val="-6"/>
        </w:rPr>
        <w:t xml:space="preserve"> </w:t>
      </w:r>
      <w:r>
        <w:rPr>
          <w:spacing w:val="-4"/>
        </w:rPr>
        <w:t>block</w:t>
      </w:r>
      <w:r>
        <w:rPr>
          <w:spacing w:val="-5"/>
        </w:rPr>
        <w:t xml:space="preserve"> </w:t>
      </w:r>
      <w:r>
        <w:rPr>
          <w:spacing w:val="-4"/>
        </w:rPr>
        <w:t>tells</w:t>
      </w:r>
      <w:r>
        <w:rPr>
          <w:spacing w:val="-6"/>
        </w:rPr>
        <w:t xml:space="preserve"> </w:t>
      </w:r>
      <w:r>
        <w:rPr>
          <w:spacing w:val="-4"/>
        </w:rPr>
        <w:t>allows</w:t>
      </w:r>
      <w:r>
        <w:rPr>
          <w:spacing w:val="-6"/>
        </w:rPr>
        <w:t xml:space="preserve"> </w:t>
      </w:r>
      <w:r>
        <w:rPr>
          <w:spacing w:val="-4"/>
        </w:rPr>
        <w:t>us</w:t>
      </w:r>
      <w:r>
        <w:rPr>
          <w:spacing w:val="-6"/>
        </w:rPr>
        <w:t xml:space="preserve"> </w:t>
      </w:r>
      <w:r>
        <w:rPr>
          <w:spacing w:val="-4"/>
        </w:rPr>
        <w:t>to</w:t>
      </w:r>
      <w:r>
        <w:rPr>
          <w:spacing w:val="-6"/>
        </w:rPr>
        <w:t xml:space="preserve"> </w:t>
      </w:r>
      <w:r>
        <w:rPr>
          <w:spacing w:val="-4"/>
        </w:rPr>
        <w:t>predict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5"/>
        </w:rPr>
        <w:t xml:space="preserve"> </w:t>
      </w:r>
      <w:r>
        <w:rPr>
          <w:spacing w:val="-4"/>
        </w:rPr>
        <w:t>search</w:t>
      </w:r>
      <w:r>
        <w:rPr>
          <w:spacing w:val="-6"/>
        </w:rPr>
        <w:t xml:space="preserve"> </w:t>
      </w:r>
      <w:r>
        <w:rPr>
          <w:spacing w:val="-4"/>
        </w:rPr>
        <w:t>slopes</w:t>
      </w:r>
      <w:r>
        <w:rPr>
          <w:spacing w:val="-6"/>
        </w:rPr>
        <w:t xml:space="preserve"> </w:t>
      </w:r>
      <w:r>
        <w:rPr>
          <w:spacing w:val="-4"/>
        </w:rPr>
        <w:t>of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other</w:t>
      </w:r>
    </w:p>
    <w:p w14:paraId="7E3115EA" w14:textId="77777777" w:rsidR="00470D98" w:rsidRDefault="001E0CFE">
      <w:pPr>
        <w:pStyle w:val="BodyText"/>
        <w:spacing w:before="8"/>
        <w:pPrChange w:id="3450" w:author="Hughes, Anna E" w:date="2023-08-09T15:29:00Z">
          <w:pPr>
            <w:pStyle w:val="BodyText"/>
          </w:pPr>
        </w:pPrChange>
      </w:pPr>
      <w:r>
        <w:rPr>
          <w:rFonts w:ascii="Trebuchet MS" w:hAnsi="Trebuchet MS"/>
          <w:spacing w:val="-4"/>
          <w:sz w:val="12"/>
        </w:rPr>
        <w:t>757</w:t>
      </w:r>
      <w:r>
        <w:rPr>
          <w:rFonts w:ascii="Trebuchet MS" w:hAnsi="Trebuchet MS"/>
          <w:spacing w:val="32"/>
          <w:sz w:val="12"/>
        </w:rPr>
        <w:t xml:space="preserve">  </w:t>
      </w:r>
      <w:r>
        <w:rPr>
          <w:spacing w:val="-4"/>
        </w:rPr>
        <w:t>features</w:t>
      </w:r>
      <w:r>
        <w:rPr>
          <w:spacing w:val="-7"/>
        </w:rPr>
        <w:t xml:space="preserve"> </w:t>
      </w:r>
      <w:r>
        <w:rPr>
          <w:spacing w:val="-4"/>
        </w:rPr>
        <w:t>in</w:t>
      </w:r>
      <w:r>
        <w:rPr>
          <w:spacing w:val="-6"/>
        </w:rPr>
        <w:t xml:space="preserve"> </w:t>
      </w:r>
      <w:r>
        <w:rPr>
          <w:spacing w:val="-4"/>
        </w:rPr>
        <w:t>that</w:t>
      </w:r>
      <w:r>
        <w:rPr>
          <w:spacing w:val="-7"/>
        </w:rPr>
        <w:t xml:space="preserve"> </w:t>
      </w:r>
      <w:r>
        <w:rPr>
          <w:spacing w:val="-4"/>
        </w:rPr>
        <w:t>block,</w:t>
      </w:r>
      <w:r>
        <w:rPr>
          <w:spacing w:val="-5"/>
        </w:rPr>
        <w:t xml:space="preserve"> </w:t>
      </w:r>
      <w:r>
        <w:rPr>
          <w:spacing w:val="-4"/>
        </w:rPr>
        <w:t>but</w:t>
      </w:r>
      <w:r>
        <w:rPr>
          <w:spacing w:val="-7"/>
        </w:rPr>
        <w:t xml:space="preserve"> </w:t>
      </w:r>
      <w:r>
        <w:rPr>
          <w:spacing w:val="-4"/>
        </w:rPr>
        <w:t>tells</w:t>
      </w:r>
      <w:r>
        <w:rPr>
          <w:spacing w:val="-6"/>
        </w:rPr>
        <w:t xml:space="preserve"> </w:t>
      </w:r>
      <w:r>
        <w:rPr>
          <w:spacing w:val="-4"/>
        </w:rPr>
        <w:t>us</w:t>
      </w:r>
      <w:r>
        <w:rPr>
          <w:spacing w:val="-7"/>
        </w:rPr>
        <w:t xml:space="preserve"> </w:t>
      </w:r>
      <w:r>
        <w:rPr>
          <w:spacing w:val="-4"/>
        </w:rPr>
        <w:t>nothing</w:t>
      </w:r>
      <w:r>
        <w:rPr>
          <w:spacing w:val="-6"/>
        </w:rPr>
        <w:t xml:space="preserve"> </w:t>
      </w:r>
      <w:r>
        <w:rPr>
          <w:spacing w:val="-4"/>
        </w:rPr>
        <w:t>of</w:t>
      </w:r>
      <w:r>
        <w:rPr>
          <w:spacing w:val="-7"/>
        </w:rPr>
        <w:t xml:space="preserve"> </w:t>
      </w:r>
      <w:r>
        <w:rPr>
          <w:spacing w:val="-4"/>
        </w:rPr>
        <w:t>the</w:t>
      </w:r>
      <w:r>
        <w:rPr>
          <w:spacing w:val="-7"/>
        </w:rPr>
        <w:t xml:space="preserve"> </w:t>
      </w:r>
      <w:r>
        <w:rPr>
          <w:spacing w:val="-4"/>
        </w:rPr>
        <w:t>observer’s</w:t>
      </w:r>
      <w:r>
        <w:rPr>
          <w:spacing w:val="-6"/>
        </w:rPr>
        <w:t xml:space="preserve"> </w:t>
      </w:r>
      <w:r>
        <w:rPr>
          <w:spacing w:val="-4"/>
        </w:rPr>
        <w:t>behaviour</w:t>
      </w:r>
      <w:r>
        <w:rPr>
          <w:spacing w:val="-6"/>
        </w:rPr>
        <w:t xml:space="preserve"> </w:t>
      </w:r>
      <w:r>
        <w:rPr>
          <w:spacing w:val="-4"/>
        </w:rPr>
        <w:t>in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7"/>
        </w:rPr>
        <w:t xml:space="preserve"> </w:t>
      </w:r>
      <w:r>
        <w:rPr>
          <w:spacing w:val="-4"/>
        </w:rPr>
        <w:t>sec-</w:t>
      </w:r>
    </w:p>
    <w:p w14:paraId="3C22BD3A" w14:textId="77777777" w:rsidR="00470D98" w:rsidRDefault="001E0CFE">
      <w:pPr>
        <w:pStyle w:val="BodyText"/>
        <w:pPrChange w:id="3451" w:author="Hughes, Anna E" w:date="2023-08-09T15:29:00Z">
          <w:pPr>
            <w:pStyle w:val="BodyText"/>
            <w:spacing w:before="8"/>
          </w:pPr>
        </w:pPrChange>
      </w:pPr>
      <w:r>
        <w:rPr>
          <w:rFonts w:ascii="Trebuchet MS"/>
          <w:spacing w:val="-4"/>
          <w:sz w:val="12"/>
        </w:rPr>
        <w:t>758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4"/>
        </w:rPr>
        <w:t>ond</w:t>
      </w:r>
      <w:r>
        <w:rPr>
          <w:spacing w:val="-5"/>
        </w:rPr>
        <w:t xml:space="preserve"> </w:t>
      </w:r>
      <w:r>
        <w:rPr>
          <w:spacing w:val="-4"/>
        </w:rPr>
        <w:t>block.</w:t>
      </w:r>
      <w:r>
        <w:rPr>
          <w:spacing w:val="18"/>
        </w:rPr>
        <w:t xml:space="preserve"> </w:t>
      </w:r>
      <w:r>
        <w:rPr>
          <w:spacing w:val="-4"/>
        </w:rPr>
        <w:t>Post-hoc</w:t>
      </w:r>
      <w:r>
        <w:rPr>
          <w:spacing w:val="-5"/>
        </w:rPr>
        <w:t xml:space="preserve"> </w:t>
      </w:r>
      <w:r>
        <w:rPr>
          <w:spacing w:val="-4"/>
        </w:rPr>
        <w:t>analyses</w:t>
      </w:r>
      <w:r>
        <w:rPr>
          <w:spacing w:val="-5"/>
        </w:rPr>
        <w:t xml:space="preserve"> </w:t>
      </w:r>
      <w:r>
        <w:rPr>
          <w:spacing w:val="-4"/>
        </w:rPr>
        <w:t>looking at</w:t>
      </w:r>
      <w:r>
        <w:rPr>
          <w:spacing w:val="-5"/>
        </w:rPr>
        <w:t xml:space="preserve"> </w:t>
      </w:r>
      <w:r>
        <w:rPr>
          <w:spacing w:val="-4"/>
        </w:rPr>
        <w:t>correlations</w:t>
      </w:r>
      <w:r>
        <w:rPr>
          <w:spacing w:val="-5"/>
        </w:rPr>
        <w:t xml:space="preserve"> </w:t>
      </w:r>
      <w:r>
        <w:rPr>
          <w:spacing w:val="-4"/>
        </w:rPr>
        <w:t>within the</w:t>
      </w:r>
      <w:r>
        <w:rPr>
          <w:spacing w:val="-5"/>
        </w:rPr>
        <w:t xml:space="preserve"> </w:t>
      </w:r>
      <w:r>
        <w:rPr>
          <w:spacing w:val="-4"/>
        </w:rPr>
        <w:t>colour</w:t>
      </w:r>
      <w:r>
        <w:rPr>
          <w:spacing w:val="-5"/>
        </w:rPr>
        <w:t xml:space="preserve"> </w:t>
      </w:r>
      <w:r>
        <w:rPr>
          <w:spacing w:val="-4"/>
        </w:rPr>
        <w:t>condition</w:t>
      </w:r>
    </w:p>
    <w:p w14:paraId="1BC2206E" w14:textId="77777777" w:rsidR="00470D98" w:rsidRDefault="001E0CFE">
      <w:pPr>
        <w:pStyle w:val="BodyText"/>
        <w:spacing w:before="8"/>
        <w:pPrChange w:id="3452" w:author="Hughes, Anna E" w:date="2023-08-09T15:29:00Z">
          <w:pPr>
            <w:pStyle w:val="BodyText"/>
          </w:pPr>
        </w:pPrChange>
      </w:pPr>
      <w:r>
        <w:rPr>
          <w:rFonts w:ascii="Trebuchet MS"/>
          <w:spacing w:val="-4"/>
          <w:sz w:val="12"/>
        </w:rPr>
        <w:t>759</w:t>
      </w:r>
      <w:r>
        <w:rPr>
          <w:rFonts w:ascii="Trebuchet MS"/>
          <w:spacing w:val="38"/>
          <w:sz w:val="12"/>
        </w:rPr>
        <w:t xml:space="preserve">  </w:t>
      </w:r>
      <w:r>
        <w:rPr>
          <w:spacing w:val="-4"/>
        </w:rPr>
        <w:t>by</w:t>
      </w:r>
      <w:r>
        <w:rPr>
          <w:spacing w:val="4"/>
        </w:rPr>
        <w:t xml:space="preserve"> </w:t>
      </w:r>
      <w:r>
        <w:rPr>
          <w:spacing w:val="-4"/>
        </w:rPr>
        <w:t>block</w:t>
      </w:r>
      <w:r>
        <w:rPr>
          <w:spacing w:val="3"/>
        </w:rPr>
        <w:t xml:space="preserve"> </w:t>
      </w:r>
      <w:r>
        <w:rPr>
          <w:spacing w:val="-4"/>
        </w:rPr>
        <w:t>suggest</w:t>
      </w:r>
      <w:r>
        <w:rPr>
          <w:spacing w:val="2"/>
        </w:rPr>
        <w:t xml:space="preserve"> </w:t>
      </w:r>
      <w:r>
        <w:rPr>
          <w:spacing w:val="-4"/>
        </w:rPr>
        <w:t>that</w:t>
      </w:r>
      <w:r>
        <w:rPr>
          <w:spacing w:val="3"/>
        </w:rPr>
        <w:t xml:space="preserve"> </w:t>
      </w:r>
      <w:r>
        <w:rPr>
          <w:spacing w:val="-4"/>
        </w:rPr>
        <w:t>this</w:t>
      </w:r>
      <w:r>
        <w:rPr>
          <w:spacing w:val="3"/>
        </w:rPr>
        <w:t xml:space="preserve"> </w:t>
      </w:r>
      <w:r>
        <w:rPr>
          <w:spacing w:val="-4"/>
        </w:rPr>
        <w:t>seems</w:t>
      </w:r>
      <w:r>
        <w:rPr>
          <w:spacing w:val="3"/>
        </w:rPr>
        <w:t xml:space="preserve"> </w:t>
      </w:r>
      <w:r>
        <w:rPr>
          <w:spacing w:val="-4"/>
        </w:rPr>
        <w:t>unlikely</w:t>
      </w:r>
      <w:r>
        <w:rPr>
          <w:spacing w:val="3"/>
        </w:rPr>
        <w:t xml:space="preserve"> </w:t>
      </w:r>
      <w:r>
        <w:rPr>
          <w:spacing w:val="-4"/>
        </w:rPr>
        <w:t>to</w:t>
      </w:r>
      <w:r>
        <w:rPr>
          <w:spacing w:val="3"/>
        </w:rPr>
        <w:t xml:space="preserve"> </w:t>
      </w:r>
      <w:r>
        <w:rPr>
          <w:spacing w:val="-4"/>
        </w:rPr>
        <w:t>explain</w:t>
      </w:r>
      <w:r>
        <w:rPr>
          <w:spacing w:val="3"/>
        </w:rPr>
        <w:t xml:space="preserve"> </w:t>
      </w:r>
      <w:r>
        <w:rPr>
          <w:spacing w:val="-4"/>
        </w:rPr>
        <w:t>our</w:t>
      </w:r>
      <w:r>
        <w:rPr>
          <w:spacing w:val="3"/>
        </w:rPr>
        <w:t xml:space="preserve"> </w:t>
      </w:r>
      <w:r>
        <w:rPr>
          <w:spacing w:val="-4"/>
        </w:rPr>
        <w:t>results</w:t>
      </w:r>
      <w:r>
        <w:rPr>
          <w:spacing w:val="3"/>
        </w:rPr>
        <w:t xml:space="preserve"> </w:t>
      </w:r>
      <w:r>
        <w:rPr>
          <w:spacing w:val="-4"/>
        </w:rPr>
        <w:t>fully,</w:t>
      </w:r>
      <w:r>
        <w:rPr>
          <w:spacing w:val="5"/>
        </w:rPr>
        <w:t xml:space="preserve"> </w:t>
      </w:r>
      <w:r>
        <w:rPr>
          <w:spacing w:val="-4"/>
        </w:rPr>
        <w:t>as</w:t>
      </w:r>
      <w:r>
        <w:rPr>
          <w:spacing w:val="3"/>
        </w:rPr>
        <w:t xml:space="preserve"> </w:t>
      </w:r>
      <w:r>
        <w:rPr>
          <w:spacing w:val="-4"/>
        </w:rPr>
        <w:t>we</w:t>
      </w:r>
      <w:r>
        <w:rPr>
          <w:spacing w:val="3"/>
        </w:rPr>
        <w:t xml:space="preserve"> </w:t>
      </w:r>
      <w:r>
        <w:rPr>
          <w:spacing w:val="-4"/>
        </w:rPr>
        <w:t>still</w:t>
      </w:r>
    </w:p>
    <w:p w14:paraId="0162E4F2" w14:textId="77777777" w:rsidR="00470D98" w:rsidRDefault="001E0CFE">
      <w:pPr>
        <w:pStyle w:val="BodyText"/>
        <w:pPrChange w:id="3453" w:author="Hughes, Anna E" w:date="2023-08-09T15:29:00Z">
          <w:pPr>
            <w:pStyle w:val="BodyText"/>
            <w:spacing w:before="8"/>
          </w:pPr>
        </w:pPrChange>
      </w:pPr>
      <w:r>
        <w:rPr>
          <w:rFonts w:ascii="Trebuchet MS"/>
          <w:spacing w:val="-6"/>
          <w:sz w:val="12"/>
        </w:rPr>
        <w:t>760</w:t>
      </w:r>
      <w:r>
        <w:rPr>
          <w:rFonts w:ascii="Trebuchet MS"/>
          <w:spacing w:val="38"/>
          <w:sz w:val="12"/>
        </w:rPr>
        <w:t xml:space="preserve">  </w:t>
      </w:r>
      <w:r>
        <w:rPr>
          <w:spacing w:val="-6"/>
        </w:rPr>
        <w:t>observe</w:t>
      </w:r>
      <w:r>
        <w:rPr>
          <w:spacing w:val="10"/>
        </w:rPr>
        <w:t xml:space="preserve"> </w:t>
      </w:r>
      <w:r>
        <w:rPr>
          <w:spacing w:val="-6"/>
        </w:rPr>
        <w:t>good</w:t>
      </w:r>
      <w:r>
        <w:rPr>
          <w:spacing w:val="11"/>
        </w:rPr>
        <w:t xml:space="preserve"> </w:t>
      </w:r>
      <w:r>
        <w:rPr>
          <w:spacing w:val="-6"/>
        </w:rPr>
        <w:t>correlations</w:t>
      </w:r>
      <w:r>
        <w:rPr>
          <w:spacing w:val="10"/>
        </w:rPr>
        <w:t xml:space="preserve"> </w:t>
      </w:r>
      <w:r>
        <w:rPr>
          <w:spacing w:val="-6"/>
        </w:rPr>
        <w:t>between</w:t>
      </w:r>
      <w:r>
        <w:rPr>
          <w:spacing w:val="10"/>
        </w:rPr>
        <w:t xml:space="preserve"> </w:t>
      </w:r>
      <w:r>
        <w:rPr>
          <w:spacing w:val="-6"/>
        </w:rPr>
        <w:t>different</w:t>
      </w:r>
      <w:r>
        <w:rPr>
          <w:spacing w:val="10"/>
        </w:rPr>
        <w:t xml:space="preserve"> </w:t>
      </w:r>
      <w:r>
        <w:rPr>
          <w:spacing w:val="-6"/>
        </w:rPr>
        <w:t>colour</w:t>
      </w:r>
      <w:r>
        <w:rPr>
          <w:spacing w:val="10"/>
        </w:rPr>
        <w:t xml:space="preserve"> </w:t>
      </w:r>
      <w:r>
        <w:rPr>
          <w:spacing w:val="-6"/>
        </w:rPr>
        <w:t>search</w:t>
      </w:r>
      <w:r>
        <w:rPr>
          <w:spacing w:val="10"/>
        </w:rPr>
        <w:t xml:space="preserve"> </w:t>
      </w:r>
      <w:r>
        <w:rPr>
          <w:spacing w:val="-6"/>
        </w:rPr>
        <w:t>slopes</w:t>
      </w:r>
      <w:r>
        <w:rPr>
          <w:spacing w:val="11"/>
        </w:rPr>
        <w:t xml:space="preserve"> </w:t>
      </w:r>
      <w:r>
        <w:rPr>
          <w:spacing w:val="-6"/>
        </w:rPr>
        <w:t>across</w:t>
      </w:r>
      <w:r>
        <w:rPr>
          <w:spacing w:val="10"/>
        </w:rPr>
        <w:t xml:space="preserve"> </w:t>
      </w:r>
      <w:r>
        <w:rPr>
          <w:spacing w:val="-6"/>
        </w:rPr>
        <w:t>blocks</w:t>
      </w:r>
    </w:p>
    <w:p w14:paraId="49F5C83E" w14:textId="77777777" w:rsidR="00470D98" w:rsidRDefault="001E0CFE">
      <w:pPr>
        <w:spacing w:before="8"/>
        <w:ind w:left="227"/>
        <w:rPr>
          <w:sz w:val="24"/>
        </w:rPr>
        <w:pPrChange w:id="3454" w:author="Hughes, Anna E" w:date="2023-08-09T15:29:00Z">
          <w:pPr>
            <w:spacing w:before="7"/>
            <w:ind w:left="227"/>
          </w:pPr>
        </w:pPrChange>
      </w:pPr>
      <w:r>
        <w:rPr>
          <w:rFonts w:ascii="Trebuchet MS"/>
          <w:sz w:val="12"/>
        </w:rPr>
        <w:t>761</w:t>
      </w:r>
      <w:r>
        <w:rPr>
          <w:rFonts w:ascii="Trebuchet MS"/>
          <w:spacing w:val="36"/>
          <w:sz w:val="12"/>
        </w:rPr>
        <w:t xml:space="preserve">  </w:t>
      </w:r>
      <w:r>
        <w:rPr>
          <w:sz w:val="24"/>
        </w:rPr>
        <w:t>(see</w:t>
      </w:r>
      <w:r>
        <w:rPr>
          <w:spacing w:val="5"/>
          <w:sz w:val="24"/>
        </w:rPr>
        <w:t xml:space="preserve"> </w:t>
      </w:r>
      <w:r>
        <w:rPr>
          <w:rFonts w:ascii="Times New Roman"/>
          <w:i/>
          <w:sz w:val="24"/>
        </w:rPr>
        <w:t>Supplementary</w:t>
      </w:r>
      <w:r>
        <w:rPr>
          <w:rFonts w:ascii="Times New Roman"/>
          <w:i/>
          <w:spacing w:val="-3"/>
          <w:sz w:val="24"/>
        </w:rPr>
        <w:t xml:space="preserve"> </w:t>
      </w:r>
      <w:r>
        <w:rPr>
          <w:rFonts w:ascii="Times New Roman"/>
          <w:i/>
          <w:sz w:val="24"/>
        </w:rPr>
        <w:t>Materials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i/>
          <w:sz w:val="24"/>
        </w:rPr>
        <w:t>-</w:t>
      </w:r>
      <w:r>
        <w:rPr>
          <w:rFonts w:ascii="Times New Roman"/>
          <w:i/>
          <w:spacing w:val="-3"/>
          <w:sz w:val="24"/>
        </w:rPr>
        <w:t xml:space="preserve"> </w:t>
      </w:r>
      <w:r>
        <w:rPr>
          <w:rFonts w:ascii="Times New Roman"/>
          <w:i/>
          <w:sz w:val="24"/>
        </w:rPr>
        <w:t>Suggestions</w:t>
      </w:r>
      <w:r>
        <w:rPr>
          <w:rFonts w:ascii="Times New Roman"/>
          <w:i/>
          <w:spacing w:val="-3"/>
          <w:sz w:val="24"/>
        </w:rPr>
        <w:t xml:space="preserve"> </w:t>
      </w:r>
      <w:r>
        <w:rPr>
          <w:rFonts w:ascii="Times New Roman"/>
          <w:i/>
          <w:sz w:val="24"/>
        </w:rPr>
        <w:t>from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i/>
          <w:sz w:val="24"/>
        </w:rPr>
        <w:t>Reviewers</w:t>
      </w:r>
      <w:r>
        <w:rPr>
          <w:rFonts w:ascii="Times New Roman"/>
          <w:i/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4"/>
          <w:sz w:val="24"/>
        </w:rPr>
        <w:t xml:space="preserve"> </w:t>
      </w:r>
      <w:r>
        <w:rPr>
          <w:sz w:val="24"/>
        </w:rPr>
        <w:t>further</w:t>
      </w:r>
      <w:r>
        <w:rPr>
          <w:spacing w:val="4"/>
          <w:sz w:val="24"/>
        </w:rPr>
        <w:t xml:space="preserve"> </w:t>
      </w:r>
      <w:r>
        <w:rPr>
          <w:spacing w:val="-2"/>
          <w:sz w:val="24"/>
        </w:rPr>
        <w:t>details).</w:t>
      </w:r>
    </w:p>
    <w:p w14:paraId="750FD26E" w14:textId="77777777" w:rsidR="00470D98" w:rsidRDefault="001E0CFE">
      <w:pPr>
        <w:pStyle w:val="BodyText"/>
        <w:pPrChange w:id="3455" w:author="Hughes, Anna E" w:date="2023-08-09T15:29:00Z">
          <w:pPr>
            <w:pStyle w:val="BodyText"/>
            <w:spacing w:before="8"/>
          </w:pPr>
        </w:pPrChange>
      </w:pPr>
      <w:r>
        <w:rPr>
          <w:rFonts w:ascii="Trebuchet MS"/>
          <w:spacing w:val="-6"/>
          <w:sz w:val="12"/>
        </w:rPr>
        <w:t>762</w:t>
      </w:r>
      <w:r>
        <w:rPr>
          <w:rFonts w:ascii="Trebuchet MS"/>
          <w:spacing w:val="42"/>
          <w:sz w:val="12"/>
        </w:rPr>
        <w:t xml:space="preserve">  </w:t>
      </w:r>
      <w:r>
        <w:rPr>
          <w:spacing w:val="-6"/>
        </w:rPr>
        <w:t>However,</w:t>
      </w:r>
      <w:r>
        <w:rPr>
          <w:spacing w:val="-1"/>
        </w:rPr>
        <w:t xml:space="preserve"> </w:t>
      </w:r>
      <w:r>
        <w:rPr>
          <w:spacing w:val="-6"/>
        </w:rPr>
        <w:t>to</w:t>
      </w:r>
      <w:r>
        <w:rPr>
          <w:spacing w:val="-1"/>
        </w:rPr>
        <w:t xml:space="preserve"> </w:t>
      </w:r>
      <w:r>
        <w:rPr>
          <w:spacing w:val="-6"/>
        </w:rPr>
        <w:t>test</w:t>
      </w:r>
      <w:r>
        <w:rPr>
          <w:spacing w:val="-2"/>
        </w:rPr>
        <w:t xml:space="preserve"> </w:t>
      </w:r>
      <w:r>
        <w:rPr>
          <w:spacing w:val="-6"/>
        </w:rPr>
        <w:t>this</w:t>
      </w:r>
      <w:r>
        <w:rPr>
          <w:spacing w:val="-2"/>
        </w:rPr>
        <w:t xml:space="preserve"> </w:t>
      </w:r>
      <w:r>
        <w:rPr>
          <w:spacing w:val="-6"/>
        </w:rPr>
        <w:t>fully</w:t>
      </w:r>
      <w:r>
        <w:rPr>
          <w:spacing w:val="-1"/>
        </w:rPr>
        <w:t xml:space="preserve"> </w:t>
      </w:r>
      <w:r>
        <w:rPr>
          <w:spacing w:val="-6"/>
        </w:rPr>
        <w:t>we</w:t>
      </w:r>
      <w:r>
        <w:rPr>
          <w:spacing w:val="-2"/>
        </w:rPr>
        <w:t xml:space="preserve"> </w:t>
      </w:r>
      <w:r>
        <w:rPr>
          <w:spacing w:val="-6"/>
        </w:rPr>
        <w:t>would</w:t>
      </w:r>
      <w:r>
        <w:rPr>
          <w:spacing w:val="-2"/>
        </w:rPr>
        <w:t xml:space="preserve"> </w:t>
      </w:r>
      <w:r>
        <w:rPr>
          <w:spacing w:val="-6"/>
        </w:rPr>
        <w:t>need</w:t>
      </w:r>
      <w:r>
        <w:rPr>
          <w:spacing w:val="-1"/>
        </w:rPr>
        <w:t xml:space="preserve"> </w:t>
      </w:r>
      <w:r>
        <w:rPr>
          <w:spacing w:val="-6"/>
        </w:rPr>
        <w:t>to</w:t>
      </w:r>
      <w:r>
        <w:rPr>
          <w:spacing w:val="-2"/>
        </w:rPr>
        <w:t xml:space="preserve"> </w:t>
      </w:r>
      <w:r>
        <w:rPr>
          <w:spacing w:val="-6"/>
        </w:rPr>
        <w:t>design</w:t>
      </w:r>
      <w:r>
        <w:rPr>
          <w:spacing w:val="-2"/>
        </w:rPr>
        <w:t xml:space="preserve"> </w:t>
      </w:r>
      <w:r>
        <w:rPr>
          <w:spacing w:val="-6"/>
        </w:rPr>
        <w:t>the</w:t>
      </w:r>
      <w:r>
        <w:rPr>
          <w:spacing w:val="-2"/>
        </w:rPr>
        <w:t xml:space="preserve"> </w:t>
      </w:r>
      <w:r>
        <w:rPr>
          <w:spacing w:val="-6"/>
        </w:rPr>
        <w:t>experiment</w:t>
      </w:r>
      <w:r>
        <w:rPr>
          <w:spacing w:val="-1"/>
        </w:rPr>
        <w:t xml:space="preserve"> </w:t>
      </w:r>
      <w:r>
        <w:rPr>
          <w:spacing w:val="-6"/>
        </w:rPr>
        <w:t>differently</w:t>
      </w:r>
      <w:r>
        <w:rPr>
          <w:spacing w:val="-2"/>
        </w:rPr>
        <w:t xml:space="preserve"> </w:t>
      </w:r>
      <w:r>
        <w:rPr>
          <w:spacing w:val="-6"/>
        </w:rPr>
        <w:t>in</w:t>
      </w:r>
    </w:p>
    <w:p w14:paraId="7B08BE71" w14:textId="77777777" w:rsidR="00470D98" w:rsidRDefault="001E0CFE">
      <w:pPr>
        <w:pStyle w:val="BodyText"/>
        <w:spacing w:before="8"/>
      </w:pPr>
      <w:r>
        <w:rPr>
          <w:rFonts w:ascii="Trebuchet MS"/>
          <w:spacing w:val="-4"/>
          <w:sz w:val="12"/>
        </w:rPr>
        <w:t>763</w:t>
      </w:r>
      <w:r>
        <w:rPr>
          <w:rFonts w:ascii="Trebuchet MS"/>
          <w:spacing w:val="76"/>
          <w:w w:val="150"/>
          <w:sz w:val="12"/>
        </w:rPr>
        <w:t xml:space="preserve"> </w:t>
      </w:r>
      <w:r>
        <w:rPr>
          <w:spacing w:val="-4"/>
        </w:rPr>
        <w:t>order to avoid block confounds,</w:t>
      </w:r>
      <w:r>
        <w:rPr>
          <w:spacing w:val="-2"/>
        </w:rPr>
        <w:t xml:space="preserve"> </w:t>
      </w:r>
      <w:r>
        <w:rPr>
          <w:spacing w:val="-4"/>
        </w:rPr>
        <w:t>allowing us to disentangle whether these</w:t>
      </w:r>
      <w:r>
        <w:rPr>
          <w:spacing w:val="-5"/>
        </w:rPr>
        <w:t xml:space="preserve"> </w:t>
      </w:r>
      <w:r>
        <w:rPr>
          <w:spacing w:val="-4"/>
        </w:rPr>
        <w:t>corre-</w:t>
      </w:r>
    </w:p>
    <w:p w14:paraId="197EF841" w14:textId="77777777" w:rsidR="00470D98" w:rsidRDefault="001E0CFE">
      <w:pPr>
        <w:pStyle w:val="BodyText"/>
      </w:pPr>
      <w:r>
        <w:rPr>
          <w:rFonts w:ascii="Trebuchet MS" w:hAnsi="Trebuchet MS"/>
          <w:w w:val="90"/>
          <w:sz w:val="12"/>
        </w:rPr>
        <w:t>764</w:t>
      </w:r>
      <w:r>
        <w:rPr>
          <w:rFonts w:ascii="Trebuchet MS" w:hAnsi="Trebuchet MS"/>
          <w:spacing w:val="72"/>
          <w:sz w:val="12"/>
        </w:rPr>
        <w:t xml:space="preserve">  </w:t>
      </w:r>
      <w:r>
        <w:rPr>
          <w:w w:val="90"/>
        </w:rPr>
        <w:t>lations</w:t>
      </w:r>
      <w:r>
        <w:rPr>
          <w:spacing w:val="13"/>
        </w:rPr>
        <w:t xml:space="preserve"> </w:t>
      </w:r>
      <w:r>
        <w:rPr>
          <w:w w:val="90"/>
        </w:rPr>
        <w:t>reflect</w:t>
      </w:r>
      <w:r>
        <w:rPr>
          <w:spacing w:val="11"/>
        </w:rPr>
        <w:t xml:space="preserve"> </w:t>
      </w:r>
      <w:r>
        <w:rPr>
          <w:w w:val="90"/>
        </w:rPr>
        <w:t>something</w:t>
      </w:r>
      <w:r>
        <w:rPr>
          <w:spacing w:val="12"/>
        </w:rPr>
        <w:t xml:space="preserve"> </w:t>
      </w:r>
      <w:r>
        <w:rPr>
          <w:w w:val="90"/>
        </w:rPr>
        <w:t>about</w:t>
      </w:r>
      <w:r>
        <w:rPr>
          <w:spacing w:val="12"/>
        </w:rPr>
        <w:t xml:space="preserve"> </w:t>
      </w:r>
      <w:r>
        <w:rPr>
          <w:w w:val="90"/>
        </w:rPr>
        <w:t>an</w:t>
      </w:r>
      <w:r>
        <w:rPr>
          <w:spacing w:val="12"/>
        </w:rPr>
        <w:t xml:space="preserve"> </w:t>
      </w:r>
      <w:r>
        <w:rPr>
          <w:w w:val="90"/>
        </w:rPr>
        <w:t>observer’s</w:t>
      </w:r>
      <w:r>
        <w:rPr>
          <w:spacing w:val="12"/>
        </w:rPr>
        <w:t xml:space="preserve"> </w:t>
      </w:r>
      <w:r>
        <w:rPr>
          <w:w w:val="90"/>
        </w:rPr>
        <w:t>behaviour</w:t>
      </w:r>
      <w:r>
        <w:rPr>
          <w:spacing w:val="11"/>
        </w:rPr>
        <w:t xml:space="preserve"> </w:t>
      </w:r>
      <w:r>
        <w:rPr>
          <w:w w:val="90"/>
        </w:rPr>
        <w:t>with</w:t>
      </w:r>
      <w:r>
        <w:rPr>
          <w:spacing w:val="12"/>
        </w:rPr>
        <w:t xml:space="preserve"> </w:t>
      </w:r>
      <w:r>
        <w:rPr>
          <w:w w:val="90"/>
        </w:rPr>
        <w:t>different</w:t>
      </w:r>
      <w:r>
        <w:rPr>
          <w:spacing w:val="12"/>
        </w:rPr>
        <w:t xml:space="preserve"> </w:t>
      </w:r>
      <w:r>
        <w:rPr>
          <w:w w:val="90"/>
        </w:rPr>
        <w:t>features,</w:t>
      </w:r>
      <w:r>
        <w:rPr>
          <w:spacing w:val="12"/>
        </w:rPr>
        <w:t xml:space="preserve"> </w:t>
      </w:r>
      <w:r>
        <w:rPr>
          <w:spacing w:val="-5"/>
          <w:w w:val="90"/>
        </w:rPr>
        <w:t>or</w:t>
      </w:r>
    </w:p>
    <w:p w14:paraId="37068B30" w14:textId="77777777" w:rsidR="00470D98" w:rsidRDefault="00470D98">
      <w:pPr>
        <w:rPr>
          <w:ins w:id="3456" w:author="Hughes, Anna E" w:date="2023-08-09T15:29:00Z"/>
        </w:rPr>
        <w:sectPr w:rsidR="00470D98">
          <w:pgSz w:w="12240" w:h="15840"/>
          <w:pgMar w:top="1820" w:right="1720" w:bottom="2000" w:left="1600" w:header="0" w:footer="1818" w:gutter="0"/>
          <w:cols w:space="720"/>
        </w:sectPr>
      </w:pPr>
    </w:p>
    <w:p w14:paraId="11168569" w14:textId="77777777" w:rsidR="00470D98" w:rsidRDefault="00470D98">
      <w:pPr>
        <w:pStyle w:val="BodyText"/>
        <w:spacing w:before="0"/>
        <w:ind w:left="0"/>
        <w:rPr>
          <w:ins w:id="3457" w:author="Hughes, Anna E" w:date="2023-08-09T15:29:00Z"/>
          <w:sz w:val="20"/>
        </w:rPr>
      </w:pPr>
    </w:p>
    <w:p w14:paraId="2808BFDF" w14:textId="77777777" w:rsidR="00470D98" w:rsidRDefault="00470D98">
      <w:pPr>
        <w:pStyle w:val="BodyText"/>
        <w:spacing w:before="0"/>
        <w:ind w:left="0"/>
        <w:rPr>
          <w:ins w:id="3458" w:author="Hughes, Anna E" w:date="2023-08-09T15:29:00Z"/>
          <w:sz w:val="20"/>
        </w:rPr>
      </w:pPr>
    </w:p>
    <w:p w14:paraId="72B5A6B9" w14:textId="77777777" w:rsidR="00470D98" w:rsidRDefault="001E0CFE">
      <w:pPr>
        <w:pStyle w:val="BodyText"/>
        <w:spacing w:before="238"/>
        <w:pPrChange w:id="3459" w:author="Hughes, Anna E" w:date="2023-08-09T15:29:00Z">
          <w:pPr>
            <w:pStyle w:val="BodyText"/>
            <w:spacing w:before="8"/>
          </w:pPr>
        </w:pPrChange>
      </w:pPr>
      <w:r>
        <w:rPr>
          <w:rFonts w:ascii="Trebuchet MS" w:hAnsi="Trebuchet MS"/>
          <w:spacing w:val="-8"/>
          <w:sz w:val="12"/>
        </w:rPr>
        <w:t>765</w:t>
      </w:r>
      <w:r>
        <w:rPr>
          <w:rFonts w:ascii="Trebuchet MS" w:hAnsi="Trebuchet MS"/>
          <w:spacing w:val="47"/>
          <w:sz w:val="12"/>
        </w:rPr>
        <w:t xml:space="preserve">  </w:t>
      </w:r>
      <w:r>
        <w:rPr>
          <w:spacing w:val="-8"/>
        </w:rPr>
        <w:t>instead</w:t>
      </w:r>
      <w:r>
        <w:rPr>
          <w:spacing w:val="-4"/>
        </w:rPr>
        <w:t xml:space="preserve"> </w:t>
      </w:r>
      <w:r>
        <w:rPr>
          <w:spacing w:val="-8"/>
        </w:rPr>
        <w:t>how</w:t>
      </w:r>
      <w:r>
        <w:rPr>
          <w:spacing w:val="-3"/>
        </w:rPr>
        <w:t xml:space="preserve"> </w:t>
      </w:r>
      <w:r>
        <w:rPr>
          <w:spacing w:val="-8"/>
        </w:rPr>
        <w:t>an</w:t>
      </w:r>
      <w:r>
        <w:rPr>
          <w:spacing w:val="-4"/>
        </w:rPr>
        <w:t xml:space="preserve"> </w:t>
      </w:r>
      <w:r>
        <w:rPr>
          <w:spacing w:val="-8"/>
        </w:rPr>
        <w:t>observer’s</w:t>
      </w:r>
      <w:r>
        <w:rPr>
          <w:spacing w:val="-3"/>
        </w:rPr>
        <w:t xml:space="preserve"> </w:t>
      </w:r>
      <w:r>
        <w:rPr>
          <w:spacing w:val="-8"/>
        </w:rPr>
        <w:t>behaviour</w:t>
      </w:r>
      <w:r>
        <w:rPr>
          <w:spacing w:val="-4"/>
        </w:rPr>
        <w:t xml:space="preserve"> </w:t>
      </w:r>
      <w:r>
        <w:rPr>
          <w:spacing w:val="-8"/>
        </w:rPr>
        <w:t>changes</w:t>
      </w:r>
      <w:r>
        <w:rPr>
          <w:spacing w:val="-3"/>
        </w:rPr>
        <w:t xml:space="preserve"> </w:t>
      </w:r>
      <w:r>
        <w:rPr>
          <w:spacing w:val="-8"/>
        </w:rPr>
        <w:t>over</w:t>
      </w:r>
      <w:r>
        <w:rPr>
          <w:spacing w:val="-3"/>
        </w:rPr>
        <w:t xml:space="preserve"> </w:t>
      </w:r>
      <w:r>
        <w:rPr>
          <w:spacing w:val="-8"/>
        </w:rPr>
        <w:t>time.</w:t>
      </w:r>
    </w:p>
    <w:p w14:paraId="3DCA09CF" w14:textId="77777777" w:rsidR="00470D98" w:rsidRDefault="001E0CFE">
      <w:pPr>
        <w:spacing w:before="250"/>
        <w:ind w:left="227"/>
        <w:rPr>
          <w:rFonts w:ascii="Times New Roman"/>
          <w:i/>
          <w:sz w:val="24"/>
        </w:rPr>
      </w:pPr>
      <w:r>
        <w:rPr>
          <w:rFonts w:ascii="Trebuchet MS"/>
          <w:sz w:val="12"/>
        </w:rPr>
        <w:t>766</w:t>
      </w:r>
      <w:r>
        <w:rPr>
          <w:rFonts w:ascii="Trebuchet MS"/>
          <w:spacing w:val="158"/>
          <w:sz w:val="12"/>
        </w:rPr>
        <w:t xml:space="preserve"> </w:t>
      </w:r>
      <w:bookmarkStart w:id="3460" w:name="Eccentricity"/>
      <w:bookmarkEnd w:id="3460"/>
      <w:r>
        <w:rPr>
          <w:rFonts w:ascii="Times New Roman"/>
          <w:i/>
          <w:sz w:val="24"/>
        </w:rPr>
        <w:t>7.2.2.</w:t>
      </w:r>
      <w:r>
        <w:rPr>
          <w:rFonts w:ascii="Times New Roman"/>
          <w:i/>
          <w:spacing w:val="57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Eccentricity</w:t>
      </w:r>
    </w:p>
    <w:p w14:paraId="0AE714C2" w14:textId="51D8421F" w:rsidR="00470D98" w:rsidRDefault="001E0CFE">
      <w:pPr>
        <w:pStyle w:val="BodyText"/>
        <w:tabs>
          <w:tab w:val="left" w:pos="968"/>
        </w:tabs>
        <w:spacing w:before="29"/>
      </w:pPr>
      <w:r>
        <w:rPr>
          <w:rFonts w:ascii="Trebuchet MS"/>
          <w:spacing w:val="-5"/>
          <w:sz w:val="12"/>
        </w:rPr>
        <w:t>767</w:t>
      </w:r>
      <w:r>
        <w:rPr>
          <w:rFonts w:ascii="Trebuchet MS"/>
          <w:sz w:val="12"/>
        </w:rPr>
        <w:tab/>
      </w:r>
      <w:del w:id="3461" w:author="Hughes, Anna E" w:date="2023-08-09T15:29:00Z">
        <w:r w:rsidR="00791F47">
          <w:fldChar w:fldCharType="begin"/>
        </w:r>
        <w:r w:rsidR="00791F47">
          <w:delInstrText xml:space="preserve"> HYPERLINK \l "_bookmark29" </w:delInstrText>
        </w:r>
        <w:r w:rsidR="00791F47">
          <w:fldChar w:fldCharType="separate"/>
        </w:r>
        <w:r w:rsidR="001644E6">
          <w:rPr>
            <w:spacing w:val="-6"/>
          </w:rPr>
          <w:delText>Buetti</w:delText>
        </w:r>
        <w:r w:rsidR="001644E6">
          <w:rPr>
            <w:spacing w:val="-5"/>
          </w:rPr>
          <w:delText xml:space="preserve"> </w:delText>
        </w:r>
        <w:r w:rsidR="001644E6">
          <w:rPr>
            <w:spacing w:val="-6"/>
          </w:rPr>
          <w:delText>et</w:delText>
        </w:r>
        <w:r w:rsidR="001644E6">
          <w:rPr>
            <w:spacing w:val="-4"/>
          </w:rPr>
          <w:delText xml:space="preserve"> </w:delText>
        </w:r>
        <w:r w:rsidR="001644E6">
          <w:rPr>
            <w:spacing w:val="-6"/>
          </w:rPr>
          <w:delText>al.</w:delText>
        </w:r>
        <w:r w:rsidR="00791F47">
          <w:rPr>
            <w:spacing w:val="-6"/>
          </w:rPr>
          <w:fldChar w:fldCharType="end"/>
        </w:r>
        <w:r w:rsidR="001644E6">
          <w:rPr>
            <w:spacing w:val="-5"/>
          </w:rPr>
          <w:delText xml:space="preserve"> </w:delText>
        </w:r>
        <w:r w:rsidR="00791F47">
          <w:fldChar w:fldCharType="begin"/>
        </w:r>
        <w:r w:rsidR="00791F47">
          <w:delInstrText xml:space="preserve"> HYPERLINK \l "_bookmark29" </w:delInstrText>
        </w:r>
        <w:r w:rsidR="00791F47">
          <w:fldChar w:fldCharType="separate"/>
        </w:r>
        <w:r w:rsidR="001644E6">
          <w:rPr>
            <w:spacing w:val="-6"/>
          </w:rPr>
          <w:delText>(2019)</w:delText>
        </w:r>
        <w:r w:rsidR="00791F47">
          <w:rPr>
            <w:spacing w:val="-6"/>
          </w:rPr>
          <w:fldChar w:fldCharType="end"/>
        </w:r>
      </w:del>
      <w:ins w:id="3462" w:author="Hughes, Anna E" w:date="2023-08-09T15:29:00Z">
        <w:r w:rsidR="00791F47">
          <w:fldChar w:fldCharType="begin"/>
        </w:r>
        <w:r w:rsidR="00791F47">
          <w:instrText xml:space="preserve"> HYPERLINK \l "_bookmark30" </w:instrText>
        </w:r>
        <w:r w:rsidR="00791F47">
          <w:fldChar w:fldCharType="separate"/>
        </w:r>
        <w:r>
          <w:rPr>
            <w:spacing w:val="-6"/>
          </w:rPr>
          <w:t>Buetti</w:t>
        </w:r>
        <w:r>
          <w:rPr>
            <w:spacing w:val="-5"/>
          </w:rPr>
          <w:t xml:space="preserve"> </w:t>
        </w:r>
        <w:r>
          <w:rPr>
            <w:spacing w:val="-6"/>
          </w:rPr>
          <w:t>et</w:t>
        </w:r>
        <w:r>
          <w:rPr>
            <w:spacing w:val="-4"/>
          </w:rPr>
          <w:t xml:space="preserve"> </w:t>
        </w:r>
        <w:r>
          <w:rPr>
            <w:spacing w:val="-6"/>
          </w:rPr>
          <w:t>al.</w:t>
        </w:r>
        <w:r w:rsidR="00791F47">
          <w:rPr>
            <w:spacing w:val="-6"/>
          </w:rPr>
          <w:fldChar w:fldCharType="end"/>
        </w:r>
        <w:r>
          <w:rPr>
            <w:spacing w:val="-5"/>
          </w:rPr>
          <w:t xml:space="preserve"> </w:t>
        </w:r>
        <w:r w:rsidR="00791F47">
          <w:fldChar w:fldCharType="begin"/>
        </w:r>
        <w:r w:rsidR="00791F47">
          <w:instrText xml:space="preserve"> HYPERLINK \l "_bookmark30" </w:instrText>
        </w:r>
        <w:r w:rsidR="00791F47">
          <w:fldChar w:fldCharType="separate"/>
        </w:r>
        <w:r>
          <w:rPr>
            <w:spacing w:val="-6"/>
          </w:rPr>
          <w:t>(2019)</w:t>
        </w:r>
        <w:r w:rsidR="00791F47">
          <w:rPr>
            <w:spacing w:val="-6"/>
          </w:rPr>
          <w:fldChar w:fldCharType="end"/>
        </w:r>
      </w:ins>
      <w:r>
        <w:rPr>
          <w:spacing w:val="-4"/>
        </w:rPr>
        <w:t xml:space="preserve"> </w:t>
      </w:r>
      <w:r>
        <w:rPr>
          <w:spacing w:val="-6"/>
        </w:rPr>
        <w:t>argues</w:t>
      </w:r>
      <w:r>
        <w:rPr>
          <w:spacing w:val="-5"/>
        </w:rPr>
        <w:t xml:space="preserve"> </w:t>
      </w:r>
      <w:r>
        <w:rPr>
          <w:spacing w:val="-6"/>
        </w:rPr>
        <w:t>that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processing</w:t>
      </w:r>
      <w:r>
        <w:rPr>
          <w:spacing w:val="-5"/>
        </w:rPr>
        <w:t xml:space="preserve"> </w:t>
      </w:r>
      <w:r>
        <w:rPr>
          <w:spacing w:val="-6"/>
        </w:rPr>
        <w:t>undertaken</w:t>
      </w:r>
      <w:r>
        <w:rPr>
          <w:spacing w:val="-4"/>
        </w:rPr>
        <w:t xml:space="preserve"> </w:t>
      </w:r>
      <w:r>
        <w:rPr>
          <w:spacing w:val="-6"/>
        </w:rPr>
        <w:t>in</w:t>
      </w:r>
      <w:r>
        <w:rPr>
          <w:spacing w:val="-5"/>
        </w:rPr>
        <w:t xml:space="preserve"> </w:t>
      </w:r>
      <w:r>
        <w:rPr>
          <w:spacing w:val="-6"/>
        </w:rPr>
        <w:t>this</w:t>
      </w:r>
      <w:r>
        <w:rPr>
          <w:spacing w:val="-4"/>
        </w:rPr>
        <w:t xml:space="preserve"> </w:t>
      </w:r>
      <w:r>
        <w:rPr>
          <w:spacing w:val="-6"/>
        </w:rPr>
        <w:t>type</w:t>
      </w:r>
      <w:r>
        <w:rPr>
          <w:spacing w:val="-4"/>
        </w:rPr>
        <w:t xml:space="preserve"> </w:t>
      </w:r>
      <w:r>
        <w:rPr>
          <w:spacing w:val="-6"/>
        </w:rPr>
        <w:t>of</w:t>
      </w:r>
      <w:r>
        <w:rPr>
          <w:spacing w:val="-5"/>
        </w:rPr>
        <w:t xml:space="preserve"> </w:t>
      </w:r>
      <w:r>
        <w:rPr>
          <w:spacing w:val="-6"/>
        </w:rPr>
        <w:t>task</w:t>
      </w:r>
    </w:p>
    <w:p w14:paraId="5E13FFB0" w14:textId="77777777" w:rsidR="00470D98" w:rsidRDefault="001E0CFE">
      <w:pPr>
        <w:pStyle w:val="BodyText"/>
        <w:spacing w:before="8"/>
      </w:pPr>
      <w:r>
        <w:rPr>
          <w:rFonts w:ascii="Trebuchet MS"/>
          <w:spacing w:val="-4"/>
          <w:sz w:val="12"/>
        </w:rPr>
        <w:t>768</w:t>
      </w:r>
      <w:r>
        <w:rPr>
          <w:rFonts w:ascii="Trebuchet MS"/>
          <w:spacing w:val="74"/>
          <w:w w:val="150"/>
          <w:sz w:val="12"/>
        </w:rPr>
        <w:t xml:space="preserve"> </w:t>
      </w:r>
      <w:r>
        <w:rPr>
          <w:spacing w:val="-4"/>
        </w:rPr>
        <w:t>can</w:t>
      </w:r>
      <w:r>
        <w:rPr>
          <w:spacing w:val="-8"/>
        </w:rPr>
        <w:t xml:space="preserve"> </w:t>
      </w:r>
      <w:r>
        <w:rPr>
          <w:spacing w:val="-4"/>
        </w:rPr>
        <w:t>be</w:t>
      </w:r>
      <w:r>
        <w:rPr>
          <w:spacing w:val="-8"/>
        </w:rPr>
        <w:t xml:space="preserve"> </w:t>
      </w:r>
      <w:r>
        <w:rPr>
          <w:spacing w:val="-4"/>
        </w:rPr>
        <w:t>done</w:t>
      </w:r>
      <w:r>
        <w:rPr>
          <w:spacing w:val="-8"/>
        </w:rPr>
        <w:t xml:space="preserve"> </w:t>
      </w:r>
      <w:r>
        <w:rPr>
          <w:spacing w:val="-4"/>
        </w:rPr>
        <w:t>in</w:t>
      </w:r>
      <w:r>
        <w:rPr>
          <w:spacing w:val="-8"/>
        </w:rPr>
        <w:t xml:space="preserve"> </w:t>
      </w:r>
      <w:r>
        <w:rPr>
          <w:spacing w:val="-4"/>
        </w:rPr>
        <w:t>parallel,</w:t>
      </w:r>
      <w:r>
        <w:rPr>
          <w:spacing w:val="-6"/>
        </w:rPr>
        <w:t xml:space="preserve"> </w:t>
      </w:r>
      <w:r>
        <w:rPr>
          <w:spacing w:val="-4"/>
        </w:rPr>
        <w:t>with</w:t>
      </w:r>
      <w:r>
        <w:rPr>
          <w:spacing w:val="-8"/>
        </w:rPr>
        <w:t xml:space="preserve"> </w:t>
      </w:r>
      <w:r>
        <w:rPr>
          <w:spacing w:val="-4"/>
        </w:rPr>
        <w:t>observers</w:t>
      </w:r>
      <w:r>
        <w:rPr>
          <w:spacing w:val="-8"/>
        </w:rPr>
        <w:t xml:space="preserve"> </w:t>
      </w:r>
      <w:r>
        <w:rPr>
          <w:spacing w:val="-4"/>
        </w:rPr>
        <w:t>using</w:t>
      </w:r>
      <w:r>
        <w:rPr>
          <w:spacing w:val="-8"/>
        </w:rPr>
        <w:t xml:space="preserve"> </w:t>
      </w:r>
      <w:r>
        <w:rPr>
          <w:spacing w:val="-4"/>
        </w:rPr>
        <w:t>peripheral</w:t>
      </w:r>
      <w:r>
        <w:rPr>
          <w:spacing w:val="-8"/>
        </w:rPr>
        <w:t xml:space="preserve"> </w:t>
      </w:r>
      <w:r>
        <w:rPr>
          <w:spacing w:val="-4"/>
        </w:rPr>
        <w:t>vision</w:t>
      </w:r>
      <w:r>
        <w:rPr>
          <w:spacing w:val="-8"/>
        </w:rPr>
        <w:t xml:space="preserve"> </w:t>
      </w:r>
      <w:r>
        <w:rPr>
          <w:spacing w:val="-4"/>
        </w:rPr>
        <w:t>to</w:t>
      </w:r>
      <w:r>
        <w:rPr>
          <w:spacing w:val="-8"/>
        </w:rPr>
        <w:t xml:space="preserve"> </w:t>
      </w:r>
      <w:r>
        <w:rPr>
          <w:spacing w:val="-4"/>
        </w:rPr>
        <w:t>distinguish</w:t>
      </w:r>
      <w:r>
        <w:rPr>
          <w:spacing w:val="-8"/>
        </w:rPr>
        <w:t xml:space="preserve"> </w:t>
      </w:r>
      <w:r>
        <w:rPr>
          <w:spacing w:val="-5"/>
        </w:rPr>
        <w:t>be-</w:t>
      </w:r>
    </w:p>
    <w:p w14:paraId="4044D908" w14:textId="77777777" w:rsidR="00470D98" w:rsidRDefault="001E0CFE">
      <w:pPr>
        <w:pStyle w:val="BodyText"/>
      </w:pPr>
      <w:r>
        <w:rPr>
          <w:rFonts w:ascii="Trebuchet MS"/>
          <w:w w:val="90"/>
          <w:sz w:val="12"/>
        </w:rPr>
        <w:t>769</w:t>
      </w:r>
      <w:r>
        <w:rPr>
          <w:rFonts w:ascii="Trebuchet MS"/>
          <w:spacing w:val="62"/>
          <w:sz w:val="12"/>
        </w:rPr>
        <w:t xml:space="preserve">  </w:t>
      </w:r>
      <w:r>
        <w:rPr>
          <w:w w:val="90"/>
        </w:rPr>
        <w:t>tween</w:t>
      </w:r>
      <w:r>
        <w:rPr>
          <w:spacing w:val="-4"/>
        </w:rPr>
        <w:t xml:space="preserve"> </w:t>
      </w:r>
      <w:r>
        <w:rPr>
          <w:w w:val="90"/>
        </w:rPr>
        <w:t>target</w:t>
      </w:r>
      <w:r>
        <w:rPr>
          <w:spacing w:val="-1"/>
          <w:w w:val="90"/>
        </w:rPr>
        <w:t xml:space="preserve"> </w:t>
      </w:r>
      <w:r>
        <w:rPr>
          <w:w w:val="90"/>
        </w:rPr>
        <w:t>and</w:t>
      </w:r>
      <w:r>
        <w:rPr>
          <w:spacing w:val="-4"/>
        </w:rPr>
        <w:t xml:space="preserve"> </w:t>
      </w:r>
      <w:r>
        <w:rPr>
          <w:w w:val="90"/>
        </w:rPr>
        <w:t>distractors,</w:t>
      </w:r>
      <w:r>
        <w:rPr>
          <w:spacing w:val="-2"/>
        </w:rPr>
        <w:t xml:space="preserve"> </w:t>
      </w:r>
      <w:r>
        <w:rPr>
          <w:w w:val="90"/>
        </w:rPr>
        <w:t>and</w:t>
      </w:r>
      <w:r>
        <w:rPr>
          <w:spacing w:val="-6"/>
        </w:rPr>
        <w:t xml:space="preserve"> </w:t>
      </w:r>
      <w:r>
        <w:rPr>
          <w:w w:val="90"/>
        </w:rPr>
        <w:t>that</w:t>
      </w:r>
      <w:r>
        <w:rPr>
          <w:spacing w:val="-4"/>
        </w:rPr>
        <w:t xml:space="preserve"> </w:t>
      </w:r>
      <w:r>
        <w:rPr>
          <w:w w:val="90"/>
        </w:rPr>
        <w:t>there</w:t>
      </w:r>
      <w:r>
        <w:rPr>
          <w:spacing w:val="-4"/>
        </w:rPr>
        <w:t xml:space="preserve"> </w:t>
      </w:r>
      <w:r>
        <w:rPr>
          <w:w w:val="90"/>
        </w:rPr>
        <w:t>is</w:t>
      </w:r>
      <w:r>
        <w:rPr>
          <w:spacing w:val="-6"/>
        </w:rPr>
        <w:t xml:space="preserve"> </w:t>
      </w:r>
      <w:r>
        <w:rPr>
          <w:w w:val="90"/>
        </w:rPr>
        <w:t>systematic</w:t>
      </w:r>
      <w:r>
        <w:rPr>
          <w:spacing w:val="-4"/>
        </w:rPr>
        <w:t xml:space="preserve"> </w:t>
      </w:r>
      <w:r>
        <w:rPr>
          <w:w w:val="90"/>
        </w:rPr>
        <w:t>variation</w:t>
      </w:r>
      <w:r>
        <w:rPr>
          <w:spacing w:val="-4"/>
        </w:rPr>
        <w:t xml:space="preserve"> </w:t>
      </w:r>
      <w:r>
        <w:rPr>
          <w:w w:val="90"/>
        </w:rPr>
        <w:t>in</w:t>
      </w:r>
      <w:r>
        <w:rPr>
          <w:spacing w:val="-6"/>
        </w:rPr>
        <w:t xml:space="preserve"> </w:t>
      </w:r>
      <w:r>
        <w:rPr>
          <w:w w:val="90"/>
        </w:rPr>
        <w:t>reaction</w:t>
      </w:r>
      <w:r>
        <w:rPr>
          <w:spacing w:val="-4"/>
        </w:rPr>
        <w:t xml:space="preserve"> </w:t>
      </w:r>
      <w:r>
        <w:rPr>
          <w:spacing w:val="-2"/>
          <w:w w:val="90"/>
        </w:rPr>
        <w:t>times</w:t>
      </w:r>
    </w:p>
    <w:p w14:paraId="2C46D66F" w14:textId="77777777" w:rsidR="00470D98" w:rsidRDefault="001E0CFE">
      <w:pPr>
        <w:pStyle w:val="BodyText"/>
        <w:spacing w:before="8"/>
      </w:pPr>
      <w:r>
        <w:rPr>
          <w:rFonts w:ascii="Trebuchet MS"/>
          <w:spacing w:val="-4"/>
          <w:sz w:val="12"/>
        </w:rPr>
        <w:t>770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4"/>
        </w:rPr>
        <w:t>as</w:t>
      </w:r>
      <w:r>
        <w:rPr>
          <w:spacing w:val="-8"/>
        </w:rPr>
        <w:t xml:space="preserve"> </w:t>
      </w:r>
      <w:r>
        <w:rPr>
          <w:spacing w:val="-4"/>
        </w:rPr>
        <w:t>a</w:t>
      </w:r>
      <w:r>
        <w:rPr>
          <w:spacing w:val="-9"/>
        </w:rPr>
        <w:t xml:space="preserve"> </w:t>
      </w:r>
      <w:r>
        <w:rPr>
          <w:spacing w:val="-4"/>
        </w:rPr>
        <w:t>function</w:t>
      </w:r>
      <w:r>
        <w:rPr>
          <w:spacing w:val="-9"/>
        </w:rPr>
        <w:t xml:space="preserve"> </w:t>
      </w:r>
      <w:r>
        <w:rPr>
          <w:spacing w:val="-4"/>
        </w:rPr>
        <w:t>of</w:t>
      </w:r>
      <w:r>
        <w:rPr>
          <w:spacing w:val="-8"/>
        </w:rPr>
        <w:t xml:space="preserve"> </w:t>
      </w:r>
      <w:r>
        <w:rPr>
          <w:spacing w:val="-4"/>
        </w:rPr>
        <w:t>set</w:t>
      </w:r>
      <w:r>
        <w:rPr>
          <w:spacing w:val="-9"/>
        </w:rPr>
        <w:t xml:space="preserve"> </w:t>
      </w:r>
      <w:r>
        <w:rPr>
          <w:spacing w:val="-4"/>
        </w:rPr>
        <w:t>size</w:t>
      </w:r>
      <w:r>
        <w:rPr>
          <w:spacing w:val="-9"/>
        </w:rPr>
        <w:t xml:space="preserve"> </w:t>
      </w:r>
      <w:r>
        <w:rPr>
          <w:spacing w:val="-4"/>
        </w:rPr>
        <w:t>associated</w:t>
      </w:r>
      <w:r>
        <w:rPr>
          <w:spacing w:val="-8"/>
        </w:rPr>
        <w:t xml:space="preserve"> </w:t>
      </w:r>
      <w:r>
        <w:rPr>
          <w:spacing w:val="-4"/>
        </w:rPr>
        <w:t>with</w:t>
      </w:r>
      <w:r>
        <w:rPr>
          <w:spacing w:val="-9"/>
        </w:rPr>
        <w:t xml:space="preserve"> </w:t>
      </w:r>
      <w:r>
        <w:rPr>
          <w:spacing w:val="-4"/>
        </w:rPr>
        <w:t>parallel</w:t>
      </w:r>
      <w:r>
        <w:rPr>
          <w:spacing w:val="-9"/>
        </w:rPr>
        <w:t xml:space="preserve"> </w:t>
      </w:r>
      <w:r>
        <w:rPr>
          <w:spacing w:val="-4"/>
        </w:rPr>
        <w:t>processing.</w:t>
      </w:r>
      <w:r>
        <w:rPr>
          <w:spacing w:val="9"/>
        </w:rPr>
        <w:t xml:space="preserve"> </w:t>
      </w:r>
      <w:r>
        <w:rPr>
          <w:spacing w:val="-4"/>
        </w:rPr>
        <w:t>Target</w:t>
      </w:r>
      <w:r>
        <w:rPr>
          <w:spacing w:val="-8"/>
        </w:rPr>
        <w:t xml:space="preserve"> </w:t>
      </w:r>
      <w:r>
        <w:rPr>
          <w:spacing w:val="-4"/>
        </w:rPr>
        <w:t>Contrast</w:t>
      </w:r>
      <w:r>
        <w:rPr>
          <w:spacing w:val="-9"/>
        </w:rPr>
        <w:t xml:space="preserve"> </w:t>
      </w:r>
      <w:r>
        <w:rPr>
          <w:spacing w:val="-4"/>
        </w:rPr>
        <w:t>Sig-</w:t>
      </w:r>
    </w:p>
    <w:p w14:paraId="349D2196" w14:textId="77777777" w:rsidR="00470D98" w:rsidRDefault="001E0CFE">
      <w:pPr>
        <w:pStyle w:val="BodyText"/>
      </w:pPr>
      <w:r>
        <w:rPr>
          <w:rFonts w:ascii="Trebuchet MS"/>
          <w:spacing w:val="-4"/>
          <w:sz w:val="12"/>
        </w:rPr>
        <w:t>771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4"/>
        </w:rPr>
        <w:t>nal</w:t>
      </w:r>
      <w:r>
        <w:rPr>
          <w:spacing w:val="4"/>
        </w:rPr>
        <w:t xml:space="preserve"> </w:t>
      </w:r>
      <w:r>
        <w:rPr>
          <w:spacing w:val="-4"/>
        </w:rPr>
        <w:t>Theory</w:t>
      </w:r>
      <w:r>
        <w:rPr>
          <w:spacing w:val="4"/>
        </w:rPr>
        <w:t xml:space="preserve"> </w:t>
      </w:r>
      <w:r>
        <w:rPr>
          <w:spacing w:val="-4"/>
        </w:rPr>
        <w:t>incorporates</w:t>
      </w:r>
      <w:r>
        <w:rPr>
          <w:spacing w:val="3"/>
        </w:rPr>
        <w:t xml:space="preserve"> </w:t>
      </w:r>
      <w:r>
        <w:rPr>
          <w:spacing w:val="-4"/>
        </w:rPr>
        <w:t>eccentricity</w:t>
      </w:r>
      <w:r>
        <w:rPr>
          <w:spacing w:val="4"/>
        </w:rPr>
        <w:t xml:space="preserve"> </w:t>
      </w:r>
      <w:r>
        <w:rPr>
          <w:spacing w:val="-4"/>
        </w:rPr>
        <w:t>effects</w:t>
      </w:r>
      <w:r>
        <w:rPr>
          <w:spacing w:val="3"/>
        </w:rPr>
        <w:t xml:space="preserve"> </w:t>
      </w:r>
      <w:r>
        <w:rPr>
          <w:spacing w:val="-4"/>
        </w:rPr>
        <w:t>into</w:t>
      </w:r>
      <w:r>
        <w:rPr>
          <w:spacing w:val="4"/>
        </w:rPr>
        <w:t xml:space="preserve"> </w:t>
      </w:r>
      <w:r>
        <w:rPr>
          <w:spacing w:val="-4"/>
        </w:rPr>
        <w:t>this</w:t>
      </w:r>
      <w:r>
        <w:rPr>
          <w:spacing w:val="3"/>
        </w:rPr>
        <w:t xml:space="preserve"> </w:t>
      </w:r>
      <w:r>
        <w:rPr>
          <w:spacing w:val="-4"/>
        </w:rPr>
        <w:t>type</w:t>
      </w:r>
      <w:r>
        <w:rPr>
          <w:spacing w:val="4"/>
        </w:rPr>
        <w:t xml:space="preserve"> </w:t>
      </w:r>
      <w:r>
        <w:rPr>
          <w:spacing w:val="-4"/>
        </w:rPr>
        <w:t>of</w:t>
      </w:r>
      <w:r>
        <w:rPr>
          <w:spacing w:val="3"/>
        </w:rPr>
        <w:t xml:space="preserve"> </w:t>
      </w:r>
      <w:r>
        <w:rPr>
          <w:spacing w:val="-4"/>
        </w:rPr>
        <w:t>parallel</w:t>
      </w:r>
      <w:r>
        <w:rPr>
          <w:spacing w:val="4"/>
        </w:rPr>
        <w:t xml:space="preserve"> </w:t>
      </w:r>
      <w:r>
        <w:rPr>
          <w:spacing w:val="-4"/>
        </w:rPr>
        <w:t>processing</w:t>
      </w:r>
    </w:p>
    <w:p w14:paraId="0B1E595A" w14:textId="706D8DDA" w:rsidR="00470D98" w:rsidRDefault="001E0CFE">
      <w:pPr>
        <w:pStyle w:val="BodyText"/>
        <w:spacing w:before="8"/>
      </w:pPr>
      <w:r>
        <w:rPr>
          <w:rFonts w:ascii="Trebuchet MS"/>
          <w:spacing w:val="-2"/>
          <w:sz w:val="12"/>
        </w:rPr>
        <w:t>772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2"/>
        </w:rPr>
        <w:t>via</w:t>
      </w:r>
      <w:r>
        <w:rPr>
          <w:spacing w:val="6"/>
        </w:rPr>
        <w:t xml:space="preserve"> </w:t>
      </w:r>
      <w:r>
        <w:rPr>
          <w:spacing w:val="-2"/>
        </w:rPr>
        <w:t>a</w:t>
      </w:r>
      <w:r>
        <w:rPr>
          <w:spacing w:val="6"/>
        </w:rPr>
        <w:t xml:space="preserve"> </w:t>
      </w:r>
      <w:r>
        <w:rPr>
          <w:spacing w:val="-2"/>
        </w:rPr>
        <w:t>time-out</w:t>
      </w:r>
      <w:r>
        <w:rPr>
          <w:spacing w:val="6"/>
        </w:rPr>
        <w:t xml:space="preserve"> </w:t>
      </w:r>
      <w:r>
        <w:rPr>
          <w:spacing w:val="-2"/>
        </w:rPr>
        <w:t>parameter</w:t>
      </w:r>
      <w:r>
        <w:rPr>
          <w:spacing w:val="6"/>
        </w:rPr>
        <w:t xml:space="preserve"> </w:t>
      </w:r>
      <w:r>
        <w:rPr>
          <w:spacing w:val="-2"/>
        </w:rPr>
        <w:t>(</w:t>
      </w:r>
      <w:r>
        <w:rPr>
          <w:rFonts w:ascii="Times New Roman"/>
          <w:i/>
          <w:spacing w:val="-2"/>
        </w:rPr>
        <w:t>T</w:t>
      </w:r>
      <w:r>
        <w:rPr>
          <w:spacing w:val="-2"/>
          <w:vertAlign w:val="subscript"/>
        </w:rPr>
        <w:t>0</w:t>
      </w:r>
      <w:r>
        <w:rPr>
          <w:spacing w:val="-2"/>
        </w:rPr>
        <w:t>)</w:t>
      </w:r>
      <w:r>
        <w:rPr>
          <w:spacing w:val="5"/>
        </w:rPr>
        <w:t xml:space="preserve"> </w:t>
      </w:r>
      <w:del w:id="3463" w:author="Hughes, Anna E" w:date="2023-08-09T15:29:00Z">
        <w:r w:rsidR="00791F47">
          <w:fldChar w:fldCharType="begin"/>
        </w:r>
        <w:r w:rsidR="00791F47">
          <w:delInstrText xml:space="preserve"> HYPERLINK \l "_bookmark55" </w:delInstrText>
        </w:r>
        <w:r w:rsidR="00791F47">
          <w:fldChar w:fldCharType="separate"/>
        </w:r>
        <w:r w:rsidR="001644E6">
          <w:rPr>
            <w:spacing w:val="-2"/>
          </w:rPr>
          <w:delText>(Lleras</w:delText>
        </w:r>
        <w:r w:rsidR="001644E6">
          <w:rPr>
            <w:spacing w:val="6"/>
          </w:rPr>
          <w:delText xml:space="preserve"> </w:delText>
        </w:r>
        <w:r w:rsidR="001644E6">
          <w:rPr>
            <w:spacing w:val="-2"/>
          </w:rPr>
          <w:delText>et</w:delText>
        </w:r>
        <w:r w:rsidR="001644E6">
          <w:rPr>
            <w:spacing w:val="6"/>
          </w:rPr>
          <w:delText xml:space="preserve"> </w:delText>
        </w:r>
        <w:r w:rsidR="001644E6">
          <w:rPr>
            <w:spacing w:val="-2"/>
          </w:rPr>
          <w:delText>al.,</w:delText>
        </w:r>
        <w:r w:rsidR="00791F47">
          <w:rPr>
            <w:spacing w:val="-2"/>
          </w:rPr>
          <w:fldChar w:fldCharType="end"/>
        </w:r>
        <w:r w:rsidR="001644E6">
          <w:rPr>
            <w:spacing w:val="5"/>
          </w:rPr>
          <w:delText xml:space="preserve"> </w:delText>
        </w:r>
        <w:r w:rsidR="00791F47">
          <w:fldChar w:fldCharType="begin"/>
        </w:r>
        <w:r w:rsidR="00791F47">
          <w:delInstrText xml:space="preserve"> HYPERLINK \l "_bookmark55" </w:delInstrText>
        </w:r>
        <w:r w:rsidR="00791F47">
          <w:fldChar w:fldCharType="separate"/>
        </w:r>
        <w:r w:rsidR="001644E6">
          <w:rPr>
            <w:spacing w:val="-2"/>
          </w:rPr>
          <w:delText>2020;</w:delText>
        </w:r>
        <w:r w:rsidR="00791F47">
          <w:rPr>
            <w:spacing w:val="-2"/>
          </w:rPr>
          <w:fldChar w:fldCharType="end"/>
        </w:r>
        <w:r w:rsidR="001644E6">
          <w:rPr>
            <w:spacing w:val="6"/>
          </w:rPr>
          <w:delText xml:space="preserve"> </w:delText>
        </w:r>
        <w:r w:rsidR="00791F47">
          <w:fldChar w:fldCharType="begin"/>
        </w:r>
        <w:r w:rsidR="00791F47">
          <w:delInstrText xml:space="preserve"> HYPERLINK \l "_bookmark82" </w:delInstrText>
        </w:r>
        <w:r w:rsidR="00791F47">
          <w:fldChar w:fldCharType="separate"/>
        </w:r>
        <w:r w:rsidR="001644E6">
          <w:rPr>
            <w:spacing w:val="-2"/>
          </w:rPr>
          <w:delText>Wang</w:delText>
        </w:r>
        <w:r w:rsidR="001644E6">
          <w:rPr>
            <w:spacing w:val="6"/>
          </w:rPr>
          <w:delText xml:space="preserve"> </w:delText>
        </w:r>
        <w:r w:rsidR="001644E6">
          <w:rPr>
            <w:spacing w:val="-2"/>
          </w:rPr>
          <w:delText>et</w:delText>
        </w:r>
        <w:r w:rsidR="001644E6">
          <w:rPr>
            <w:spacing w:val="6"/>
          </w:rPr>
          <w:delText xml:space="preserve"> </w:delText>
        </w:r>
        <w:r w:rsidR="001644E6">
          <w:rPr>
            <w:spacing w:val="-2"/>
          </w:rPr>
          <w:delText>al.,</w:delText>
        </w:r>
        <w:r w:rsidR="00791F47">
          <w:rPr>
            <w:spacing w:val="-2"/>
          </w:rPr>
          <w:fldChar w:fldCharType="end"/>
        </w:r>
        <w:r w:rsidR="001644E6">
          <w:rPr>
            <w:spacing w:val="5"/>
          </w:rPr>
          <w:delText xml:space="preserve"> </w:delText>
        </w:r>
        <w:r w:rsidR="00791F47">
          <w:fldChar w:fldCharType="begin"/>
        </w:r>
        <w:r w:rsidR="00791F47">
          <w:delInstrText xml:space="preserve"> HYPERLINK \l "_bookmark82" </w:delInstrText>
        </w:r>
        <w:r w:rsidR="00791F47">
          <w:fldChar w:fldCharType="separate"/>
        </w:r>
        <w:r w:rsidR="001644E6">
          <w:rPr>
            <w:spacing w:val="-2"/>
          </w:rPr>
          <w:delText>2018;</w:delText>
        </w:r>
        <w:r w:rsidR="00791F47">
          <w:rPr>
            <w:spacing w:val="-2"/>
          </w:rPr>
          <w:fldChar w:fldCharType="end"/>
        </w:r>
        <w:r w:rsidR="001644E6">
          <w:rPr>
            <w:spacing w:val="6"/>
          </w:rPr>
          <w:delText xml:space="preserve"> </w:delText>
        </w:r>
        <w:r w:rsidR="00791F47">
          <w:fldChar w:fldCharType="begin"/>
        </w:r>
        <w:r w:rsidR="00791F47">
          <w:delInstrText xml:space="preserve"> HYPERLINK \l "_bookmark66" </w:delInstrText>
        </w:r>
        <w:r w:rsidR="00791F47">
          <w:fldChar w:fldCharType="separate"/>
        </w:r>
        <w:r w:rsidR="001644E6">
          <w:rPr>
            <w:spacing w:val="-2"/>
          </w:rPr>
          <w:delText>Ng</w:delText>
        </w:r>
        <w:r w:rsidR="001644E6">
          <w:rPr>
            <w:spacing w:val="6"/>
          </w:rPr>
          <w:delText xml:space="preserve"> </w:delText>
        </w:r>
        <w:r w:rsidR="001644E6">
          <w:rPr>
            <w:spacing w:val="-2"/>
          </w:rPr>
          <w:delText>et</w:delText>
        </w:r>
        <w:r w:rsidR="001644E6">
          <w:rPr>
            <w:spacing w:val="5"/>
          </w:rPr>
          <w:delText xml:space="preserve"> </w:delText>
        </w:r>
        <w:r w:rsidR="001644E6">
          <w:rPr>
            <w:spacing w:val="-4"/>
          </w:rPr>
          <w:delText>al.,</w:delText>
        </w:r>
        <w:r w:rsidR="00791F47">
          <w:rPr>
            <w:spacing w:val="-4"/>
          </w:rPr>
          <w:fldChar w:fldCharType="end"/>
        </w:r>
      </w:del>
      <w:ins w:id="3464" w:author="Hughes, Anna E" w:date="2023-08-09T15:29:00Z">
        <w:r w:rsidR="00791F47">
          <w:fldChar w:fldCharType="begin"/>
        </w:r>
        <w:r w:rsidR="00791F47">
          <w:instrText xml:space="preserve"> HYPERLINK \l "_bookmark56" </w:instrText>
        </w:r>
        <w:r w:rsidR="00791F47">
          <w:fldChar w:fldCharType="separate"/>
        </w:r>
        <w:r>
          <w:rPr>
            <w:spacing w:val="-2"/>
          </w:rPr>
          <w:t>(Lleras</w:t>
        </w:r>
        <w:r>
          <w:rPr>
            <w:spacing w:val="6"/>
          </w:rPr>
          <w:t xml:space="preserve"> </w:t>
        </w:r>
        <w:r>
          <w:rPr>
            <w:spacing w:val="-2"/>
          </w:rPr>
          <w:t>et</w:t>
        </w:r>
        <w:r>
          <w:rPr>
            <w:spacing w:val="6"/>
          </w:rPr>
          <w:t xml:space="preserve"> </w:t>
        </w:r>
        <w:r>
          <w:rPr>
            <w:spacing w:val="-2"/>
          </w:rPr>
          <w:t>al.,</w:t>
        </w:r>
        <w:r w:rsidR="00791F47">
          <w:rPr>
            <w:spacing w:val="-2"/>
          </w:rPr>
          <w:fldChar w:fldCharType="end"/>
        </w:r>
        <w:r>
          <w:rPr>
            <w:spacing w:val="5"/>
          </w:rPr>
          <w:t xml:space="preserve"> </w:t>
        </w:r>
        <w:r w:rsidR="00791F47">
          <w:fldChar w:fldCharType="begin"/>
        </w:r>
        <w:r w:rsidR="00791F47">
          <w:instrText xml:space="preserve"> HYPERLINK \l "_bookmark56" </w:instrText>
        </w:r>
        <w:r w:rsidR="00791F47">
          <w:fldChar w:fldCharType="separate"/>
        </w:r>
        <w:r>
          <w:rPr>
            <w:spacing w:val="-2"/>
          </w:rPr>
          <w:t>2020;</w:t>
        </w:r>
        <w:r w:rsidR="00791F47">
          <w:rPr>
            <w:spacing w:val="-2"/>
          </w:rPr>
          <w:fldChar w:fldCharType="end"/>
        </w:r>
        <w:r>
          <w:rPr>
            <w:spacing w:val="6"/>
          </w:rPr>
          <w:t xml:space="preserve"> </w:t>
        </w:r>
        <w:r w:rsidR="00791F47">
          <w:fldChar w:fldCharType="begin"/>
        </w:r>
        <w:r w:rsidR="00791F47">
          <w:instrText xml:space="preserve"> HYPERLINK \l "_bookmark83" </w:instrText>
        </w:r>
        <w:r w:rsidR="00791F47">
          <w:fldChar w:fldCharType="separate"/>
        </w:r>
        <w:r>
          <w:rPr>
            <w:spacing w:val="-2"/>
          </w:rPr>
          <w:t>Wang</w:t>
        </w:r>
        <w:r>
          <w:rPr>
            <w:spacing w:val="6"/>
          </w:rPr>
          <w:t xml:space="preserve"> </w:t>
        </w:r>
        <w:r>
          <w:rPr>
            <w:spacing w:val="-2"/>
          </w:rPr>
          <w:t>et</w:t>
        </w:r>
        <w:r>
          <w:rPr>
            <w:spacing w:val="6"/>
          </w:rPr>
          <w:t xml:space="preserve"> </w:t>
        </w:r>
        <w:r>
          <w:rPr>
            <w:spacing w:val="-2"/>
          </w:rPr>
          <w:t>al.,</w:t>
        </w:r>
        <w:r w:rsidR="00791F47">
          <w:rPr>
            <w:spacing w:val="-2"/>
          </w:rPr>
          <w:fldChar w:fldCharType="end"/>
        </w:r>
        <w:r>
          <w:rPr>
            <w:spacing w:val="5"/>
          </w:rPr>
          <w:t xml:space="preserve"> </w:t>
        </w:r>
        <w:r w:rsidR="00791F47">
          <w:fldChar w:fldCharType="begin"/>
        </w:r>
        <w:r w:rsidR="00791F47">
          <w:instrText xml:space="preserve"> HYPERLINK \l "_bookmark83" </w:instrText>
        </w:r>
        <w:r w:rsidR="00791F47">
          <w:fldChar w:fldCharType="separate"/>
        </w:r>
        <w:r>
          <w:rPr>
            <w:spacing w:val="-2"/>
          </w:rPr>
          <w:t>2018;</w:t>
        </w:r>
        <w:r w:rsidR="00791F47">
          <w:rPr>
            <w:spacing w:val="-2"/>
          </w:rPr>
          <w:fldChar w:fldCharType="end"/>
        </w:r>
        <w:r>
          <w:rPr>
            <w:spacing w:val="6"/>
          </w:rPr>
          <w:t xml:space="preserve"> </w:t>
        </w:r>
        <w:r w:rsidR="00791F47">
          <w:fldChar w:fldCharType="begin"/>
        </w:r>
        <w:r w:rsidR="00791F47">
          <w:instrText xml:space="preserve"> HYPERLINK \l "_bookmark67" </w:instrText>
        </w:r>
        <w:r w:rsidR="00791F47">
          <w:fldChar w:fldCharType="separate"/>
        </w:r>
        <w:r>
          <w:rPr>
            <w:spacing w:val="-2"/>
          </w:rPr>
          <w:t>Ng</w:t>
        </w:r>
        <w:r>
          <w:rPr>
            <w:spacing w:val="6"/>
          </w:rPr>
          <w:t xml:space="preserve"> </w:t>
        </w:r>
        <w:r>
          <w:rPr>
            <w:spacing w:val="-2"/>
          </w:rPr>
          <w:t>et</w:t>
        </w:r>
        <w:r>
          <w:rPr>
            <w:spacing w:val="5"/>
          </w:rPr>
          <w:t xml:space="preserve"> </w:t>
        </w:r>
        <w:r>
          <w:rPr>
            <w:spacing w:val="-4"/>
          </w:rPr>
          <w:t>al.,</w:t>
        </w:r>
        <w:r w:rsidR="00791F47">
          <w:rPr>
            <w:spacing w:val="-4"/>
          </w:rPr>
          <w:fldChar w:fldCharType="end"/>
        </w:r>
      </w:ins>
    </w:p>
    <w:p w14:paraId="26568DB7" w14:textId="35E7E84B" w:rsidR="00470D98" w:rsidRDefault="001644E6">
      <w:pPr>
        <w:pStyle w:val="BodyText"/>
        <w:spacing w:before="8"/>
        <w:pPrChange w:id="3465" w:author="Hughes, Anna E" w:date="2023-08-09T15:29:00Z">
          <w:pPr>
            <w:pStyle w:val="BodyText"/>
          </w:pPr>
        </w:pPrChange>
      </w:pPr>
      <w:del w:id="3466" w:author="Hughes, Anna E" w:date="2023-08-09T15:29:00Z">
        <w:r>
          <w:rPr>
            <w:rFonts w:ascii="Trebuchet MS"/>
            <w:spacing w:val="-4"/>
            <w:sz w:val="12"/>
          </w:rPr>
          <w:delText>773</w:delText>
        </w:r>
        <w:r>
          <w:rPr>
            <w:rFonts w:ascii="Trebuchet MS"/>
            <w:spacing w:val="35"/>
            <w:sz w:val="12"/>
          </w:rPr>
          <w:delText xml:space="preserve">  </w:delText>
        </w:r>
        <w:r w:rsidR="00791F47">
          <w:fldChar w:fldCharType="begin"/>
        </w:r>
        <w:r w:rsidR="00791F47">
          <w:delInstrText xml:space="preserve"> HYPERLINK \l "_bookmark66" </w:delInstrText>
        </w:r>
        <w:r w:rsidR="00791F47">
          <w:fldChar w:fldCharType="separate"/>
        </w:r>
        <w:r>
          <w:rPr>
            <w:spacing w:val="-4"/>
          </w:rPr>
          <w:delText>2018).</w:delText>
        </w:r>
        <w:r w:rsidR="00791F47">
          <w:rPr>
            <w:spacing w:val="-4"/>
          </w:rPr>
          <w:fldChar w:fldCharType="end"/>
        </w:r>
      </w:del>
      <w:ins w:id="3467" w:author="Hughes, Anna E" w:date="2023-08-09T15:29:00Z">
        <w:r w:rsidR="001E0CFE">
          <w:rPr>
            <w:rFonts w:ascii="Trebuchet MS"/>
            <w:spacing w:val="-4"/>
            <w:sz w:val="12"/>
          </w:rPr>
          <w:t>773</w:t>
        </w:r>
        <w:r w:rsidR="001E0CFE">
          <w:rPr>
            <w:rFonts w:ascii="Trebuchet MS"/>
            <w:spacing w:val="35"/>
            <w:sz w:val="12"/>
          </w:rPr>
          <w:t xml:space="preserve">  </w:t>
        </w:r>
        <w:r w:rsidR="00791F47">
          <w:fldChar w:fldCharType="begin"/>
        </w:r>
        <w:r w:rsidR="00791F47">
          <w:instrText xml:space="preserve"> HYPERLINK \l "_bookmark67" </w:instrText>
        </w:r>
        <w:r w:rsidR="00791F47">
          <w:fldChar w:fldCharType="separate"/>
        </w:r>
        <w:r w:rsidR="001E0CFE">
          <w:rPr>
            <w:spacing w:val="-4"/>
          </w:rPr>
          <w:t>2018).</w:t>
        </w:r>
        <w:r w:rsidR="00791F47">
          <w:rPr>
            <w:spacing w:val="-4"/>
          </w:rPr>
          <w:fldChar w:fldCharType="end"/>
        </w:r>
      </w:ins>
      <w:r w:rsidR="001E0CFE">
        <w:rPr>
          <w:spacing w:val="47"/>
        </w:rPr>
        <w:t xml:space="preserve"> </w:t>
      </w:r>
      <w:r w:rsidR="001E0CFE">
        <w:rPr>
          <w:spacing w:val="-4"/>
        </w:rPr>
        <w:t>Here,</w:t>
      </w:r>
      <w:r w:rsidR="001E0CFE">
        <w:rPr>
          <w:spacing w:val="8"/>
        </w:rPr>
        <w:t xml:space="preserve"> </w:t>
      </w:r>
      <w:r w:rsidR="001E0CFE">
        <w:rPr>
          <w:spacing w:val="-4"/>
        </w:rPr>
        <w:t>we</w:t>
      </w:r>
      <w:r w:rsidR="001E0CFE">
        <w:rPr>
          <w:spacing w:val="4"/>
        </w:rPr>
        <w:t xml:space="preserve"> </w:t>
      </w:r>
      <w:r w:rsidR="001E0CFE">
        <w:rPr>
          <w:spacing w:val="-4"/>
        </w:rPr>
        <w:t>confirm</w:t>
      </w:r>
      <w:r w:rsidR="001E0CFE">
        <w:rPr>
          <w:spacing w:val="5"/>
        </w:rPr>
        <w:t xml:space="preserve"> </w:t>
      </w:r>
      <w:r w:rsidR="001E0CFE">
        <w:rPr>
          <w:spacing w:val="-4"/>
        </w:rPr>
        <w:t>in</w:t>
      </w:r>
      <w:r w:rsidR="001E0CFE">
        <w:rPr>
          <w:spacing w:val="4"/>
        </w:rPr>
        <w:t xml:space="preserve"> </w:t>
      </w:r>
      <w:r w:rsidR="001E0CFE">
        <w:rPr>
          <w:spacing w:val="-4"/>
        </w:rPr>
        <w:t>our</w:t>
      </w:r>
      <w:r w:rsidR="001E0CFE">
        <w:rPr>
          <w:spacing w:val="5"/>
        </w:rPr>
        <w:t xml:space="preserve"> </w:t>
      </w:r>
      <w:r w:rsidR="001E0CFE">
        <w:rPr>
          <w:spacing w:val="-4"/>
        </w:rPr>
        <w:t>exploratory</w:t>
      </w:r>
      <w:r w:rsidR="001E0CFE">
        <w:rPr>
          <w:spacing w:val="4"/>
        </w:rPr>
        <w:t xml:space="preserve"> </w:t>
      </w:r>
      <w:r w:rsidR="001E0CFE">
        <w:rPr>
          <w:spacing w:val="-4"/>
        </w:rPr>
        <w:t>analyses</w:t>
      </w:r>
      <w:r w:rsidR="001E0CFE">
        <w:rPr>
          <w:spacing w:val="5"/>
        </w:rPr>
        <w:t xml:space="preserve"> </w:t>
      </w:r>
      <w:r w:rsidR="001E0CFE">
        <w:rPr>
          <w:spacing w:val="-4"/>
        </w:rPr>
        <w:t>that</w:t>
      </w:r>
      <w:r w:rsidR="001E0CFE">
        <w:rPr>
          <w:spacing w:val="4"/>
        </w:rPr>
        <w:t xml:space="preserve"> </w:t>
      </w:r>
      <w:r w:rsidR="001E0CFE">
        <w:rPr>
          <w:spacing w:val="-4"/>
        </w:rPr>
        <w:t>we</w:t>
      </w:r>
      <w:r w:rsidR="001E0CFE">
        <w:rPr>
          <w:spacing w:val="5"/>
        </w:rPr>
        <w:t xml:space="preserve"> </w:t>
      </w:r>
      <w:r w:rsidR="001E0CFE">
        <w:rPr>
          <w:spacing w:val="-4"/>
        </w:rPr>
        <w:t>are</w:t>
      </w:r>
      <w:r w:rsidR="001E0CFE">
        <w:rPr>
          <w:spacing w:val="4"/>
        </w:rPr>
        <w:t xml:space="preserve"> </w:t>
      </w:r>
      <w:r w:rsidR="001E0CFE">
        <w:rPr>
          <w:spacing w:val="-4"/>
        </w:rPr>
        <w:t>able</w:t>
      </w:r>
      <w:r w:rsidR="001E0CFE">
        <w:rPr>
          <w:spacing w:val="5"/>
        </w:rPr>
        <w:t xml:space="preserve"> </w:t>
      </w:r>
      <w:r w:rsidR="001E0CFE">
        <w:rPr>
          <w:spacing w:val="-4"/>
        </w:rPr>
        <w:t>to</w:t>
      </w:r>
      <w:r w:rsidR="001E0CFE">
        <w:rPr>
          <w:spacing w:val="4"/>
        </w:rPr>
        <w:t xml:space="preserve"> </w:t>
      </w:r>
      <w:r w:rsidR="001E0CFE">
        <w:rPr>
          <w:spacing w:val="-4"/>
        </w:rPr>
        <w:t>detect</w:t>
      </w:r>
    </w:p>
    <w:p w14:paraId="61876BE9" w14:textId="77777777" w:rsidR="00470D98" w:rsidRDefault="001E0CFE">
      <w:pPr>
        <w:pStyle w:val="BodyText"/>
        <w:pPrChange w:id="3468" w:author="Hughes, Anna E" w:date="2023-08-09T15:29:00Z">
          <w:pPr>
            <w:pStyle w:val="BodyText"/>
            <w:spacing w:before="8"/>
          </w:pPr>
        </w:pPrChange>
      </w:pPr>
      <w:r>
        <w:rPr>
          <w:rFonts w:ascii="Trebuchet MS"/>
          <w:spacing w:val="-6"/>
          <w:sz w:val="12"/>
        </w:rPr>
        <w:t>774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6"/>
        </w:rPr>
        <w:t>relatively strong</w:t>
      </w:r>
      <w:r>
        <w:rPr>
          <w:spacing w:val="-7"/>
        </w:rPr>
        <w:t xml:space="preserve"> </w:t>
      </w:r>
      <w:r>
        <w:rPr>
          <w:spacing w:val="-6"/>
        </w:rPr>
        <w:t>eccentricity</w:t>
      </w:r>
      <w:r>
        <w:rPr>
          <w:spacing w:val="-7"/>
        </w:rPr>
        <w:t xml:space="preserve"> </w:t>
      </w:r>
      <w:r>
        <w:rPr>
          <w:spacing w:val="-6"/>
        </w:rPr>
        <w:t>effects,</w:t>
      </w:r>
      <w:r>
        <w:rPr>
          <w:spacing w:val="-7"/>
        </w:rPr>
        <w:t xml:space="preserve"> </w:t>
      </w:r>
      <w:r>
        <w:rPr>
          <w:spacing w:val="-6"/>
        </w:rPr>
        <w:t>as</w:t>
      </w:r>
      <w:r>
        <w:rPr>
          <w:spacing w:val="-7"/>
        </w:rPr>
        <w:t xml:space="preserve"> </w:t>
      </w:r>
      <w:r>
        <w:rPr>
          <w:spacing w:val="-6"/>
        </w:rPr>
        <w:t>a</w:t>
      </w:r>
      <w:r>
        <w:rPr>
          <w:spacing w:val="-7"/>
        </w:rPr>
        <w:t xml:space="preserve"> </w:t>
      </w:r>
      <w:r>
        <w:rPr>
          <w:spacing w:val="-6"/>
        </w:rPr>
        <w:t>model with</w:t>
      </w:r>
      <w:r>
        <w:rPr>
          <w:spacing w:val="-7"/>
        </w:rPr>
        <w:t xml:space="preserve"> </w:t>
      </w:r>
      <w:r>
        <w:rPr>
          <w:spacing w:val="-6"/>
        </w:rPr>
        <w:t>target</w:t>
      </w:r>
      <w:r>
        <w:rPr>
          <w:spacing w:val="-7"/>
        </w:rPr>
        <w:t xml:space="preserve"> </w:t>
      </w:r>
      <w:r>
        <w:rPr>
          <w:spacing w:val="-6"/>
        </w:rPr>
        <w:t>ring</w:t>
      </w:r>
      <w:r>
        <w:rPr>
          <w:spacing w:val="-7"/>
        </w:rPr>
        <w:t xml:space="preserve"> </w:t>
      </w:r>
      <w:r>
        <w:rPr>
          <w:spacing w:val="-6"/>
        </w:rPr>
        <w:t>number</w:t>
      </w:r>
      <w:r>
        <w:rPr>
          <w:spacing w:val="-7"/>
        </w:rPr>
        <w:t xml:space="preserve"> </w:t>
      </w:r>
      <w:r>
        <w:rPr>
          <w:spacing w:val="-6"/>
        </w:rPr>
        <w:t>included</w:t>
      </w:r>
    </w:p>
    <w:p w14:paraId="1CC76814" w14:textId="77777777" w:rsidR="00087420" w:rsidRDefault="00087420">
      <w:pPr>
        <w:rPr>
          <w:del w:id="3469" w:author="Hughes, Anna E" w:date="2023-08-09T15:29:00Z"/>
        </w:rPr>
        <w:sectPr w:rsidR="00087420">
          <w:pgSz w:w="12240" w:h="15840"/>
          <w:pgMar w:top="1820" w:right="1720" w:bottom="2000" w:left="1600" w:header="0" w:footer="1818" w:gutter="0"/>
          <w:cols w:space="720"/>
        </w:sectPr>
      </w:pPr>
    </w:p>
    <w:p w14:paraId="28F09126" w14:textId="77777777" w:rsidR="00087420" w:rsidRDefault="00087420">
      <w:pPr>
        <w:pStyle w:val="BodyText"/>
        <w:spacing w:before="0"/>
        <w:ind w:left="0"/>
        <w:rPr>
          <w:del w:id="3470" w:author="Hughes, Anna E" w:date="2023-08-09T15:29:00Z"/>
          <w:sz w:val="20"/>
        </w:rPr>
      </w:pPr>
    </w:p>
    <w:p w14:paraId="2FFD1607" w14:textId="77777777" w:rsidR="00087420" w:rsidRDefault="00087420">
      <w:pPr>
        <w:pStyle w:val="BodyText"/>
        <w:spacing w:before="0"/>
        <w:ind w:left="0"/>
        <w:rPr>
          <w:del w:id="3471" w:author="Hughes, Anna E" w:date="2023-08-09T15:29:00Z"/>
          <w:sz w:val="20"/>
        </w:rPr>
      </w:pPr>
    </w:p>
    <w:p w14:paraId="2343BFF5" w14:textId="77777777" w:rsidR="00470D98" w:rsidRDefault="001E0CFE">
      <w:pPr>
        <w:pStyle w:val="BodyText"/>
        <w:spacing w:before="8"/>
        <w:pPrChange w:id="3472" w:author="Hughes, Anna E" w:date="2023-08-09T15:29:00Z">
          <w:pPr>
            <w:pStyle w:val="BodyText"/>
            <w:spacing w:before="238"/>
          </w:pPr>
        </w:pPrChange>
      </w:pPr>
      <w:r>
        <w:rPr>
          <w:rFonts w:ascii="Trebuchet MS"/>
          <w:w w:val="90"/>
          <w:sz w:val="12"/>
        </w:rPr>
        <w:t>775</w:t>
      </w:r>
      <w:r>
        <w:rPr>
          <w:rFonts w:ascii="Trebuchet MS"/>
          <w:spacing w:val="69"/>
          <w:sz w:val="12"/>
        </w:rPr>
        <w:t xml:space="preserve">  </w:t>
      </w:r>
      <w:r>
        <w:rPr>
          <w:w w:val="90"/>
        </w:rPr>
        <w:t>was</w:t>
      </w:r>
      <w:r>
        <w:rPr>
          <w:spacing w:val="6"/>
        </w:rPr>
        <w:t xml:space="preserve"> </w:t>
      </w:r>
      <w:r>
        <w:rPr>
          <w:w w:val="90"/>
        </w:rPr>
        <w:t>a</w:t>
      </w:r>
      <w:r>
        <w:rPr>
          <w:spacing w:val="5"/>
        </w:rPr>
        <w:t xml:space="preserve"> </w:t>
      </w:r>
      <w:r>
        <w:rPr>
          <w:w w:val="90"/>
        </w:rPr>
        <w:t>better</w:t>
      </w:r>
      <w:r>
        <w:rPr>
          <w:spacing w:val="6"/>
        </w:rPr>
        <w:t xml:space="preserve"> </w:t>
      </w:r>
      <w:r>
        <w:rPr>
          <w:w w:val="90"/>
        </w:rPr>
        <w:t>predictor</w:t>
      </w:r>
      <w:r>
        <w:rPr>
          <w:spacing w:val="6"/>
        </w:rPr>
        <w:t xml:space="preserve"> </w:t>
      </w:r>
      <w:r>
        <w:rPr>
          <w:w w:val="90"/>
        </w:rPr>
        <w:t>of</w:t>
      </w:r>
      <w:r>
        <w:rPr>
          <w:spacing w:val="5"/>
        </w:rPr>
        <w:t xml:space="preserve"> </w:t>
      </w:r>
      <w:r>
        <w:rPr>
          <w:w w:val="90"/>
        </w:rPr>
        <w:t>the</w:t>
      </w:r>
      <w:r>
        <w:rPr>
          <w:spacing w:val="6"/>
        </w:rPr>
        <w:t xml:space="preserve"> </w:t>
      </w:r>
      <w:r>
        <w:rPr>
          <w:w w:val="90"/>
        </w:rPr>
        <w:t>data</w:t>
      </w:r>
      <w:r>
        <w:rPr>
          <w:spacing w:val="5"/>
        </w:rPr>
        <w:t xml:space="preserve"> </w:t>
      </w:r>
      <w:r>
        <w:rPr>
          <w:w w:val="90"/>
        </w:rPr>
        <w:t>than</w:t>
      </w:r>
      <w:r>
        <w:rPr>
          <w:spacing w:val="6"/>
        </w:rPr>
        <w:t xml:space="preserve"> </w:t>
      </w:r>
      <w:r>
        <w:rPr>
          <w:w w:val="90"/>
        </w:rPr>
        <w:t>one</w:t>
      </w:r>
      <w:r>
        <w:rPr>
          <w:spacing w:val="5"/>
        </w:rPr>
        <w:t xml:space="preserve"> </w:t>
      </w:r>
      <w:r>
        <w:rPr>
          <w:w w:val="90"/>
        </w:rPr>
        <w:t>without.</w:t>
      </w:r>
      <w:r>
        <w:rPr>
          <w:spacing w:val="24"/>
        </w:rPr>
        <w:t xml:space="preserve"> </w:t>
      </w:r>
      <w:r>
        <w:rPr>
          <w:w w:val="90"/>
        </w:rPr>
        <w:t>However,</w:t>
      </w:r>
      <w:r>
        <w:rPr>
          <w:spacing w:val="7"/>
        </w:rPr>
        <w:t xml:space="preserve"> </w:t>
      </w:r>
      <w:r>
        <w:rPr>
          <w:w w:val="90"/>
        </w:rPr>
        <w:t>including</w:t>
      </w:r>
      <w:r>
        <w:rPr>
          <w:spacing w:val="5"/>
        </w:rPr>
        <w:t xml:space="preserve"> </w:t>
      </w:r>
      <w:r>
        <w:rPr>
          <w:w w:val="90"/>
        </w:rPr>
        <w:t>this</w:t>
      </w:r>
      <w:r>
        <w:rPr>
          <w:spacing w:val="6"/>
        </w:rPr>
        <w:t xml:space="preserve"> </w:t>
      </w:r>
      <w:r>
        <w:rPr>
          <w:spacing w:val="-2"/>
          <w:w w:val="90"/>
        </w:rPr>
        <w:t>factor</w:t>
      </w:r>
    </w:p>
    <w:p w14:paraId="7927EC92" w14:textId="77777777" w:rsidR="00470D98" w:rsidRDefault="001E0CFE">
      <w:pPr>
        <w:pStyle w:val="BodyText"/>
      </w:pPr>
      <w:r>
        <w:rPr>
          <w:rFonts w:ascii="Trebuchet MS"/>
          <w:spacing w:val="-8"/>
          <w:sz w:val="12"/>
        </w:rPr>
        <w:t>776</w:t>
      </w:r>
      <w:r>
        <w:rPr>
          <w:rFonts w:ascii="Trebuchet MS"/>
          <w:spacing w:val="53"/>
          <w:sz w:val="12"/>
        </w:rPr>
        <w:t xml:space="preserve">  </w:t>
      </w:r>
      <w:r>
        <w:rPr>
          <w:spacing w:val="-8"/>
        </w:rPr>
        <w:t>did</w:t>
      </w:r>
      <w:r>
        <w:rPr>
          <w:spacing w:val="-1"/>
        </w:rPr>
        <w:t xml:space="preserve"> </w:t>
      </w:r>
      <w:r>
        <w:rPr>
          <w:spacing w:val="-8"/>
        </w:rPr>
        <w:t>not</w:t>
      </w:r>
      <w:r>
        <w:rPr>
          <w:spacing w:val="-1"/>
          <w:rPrChange w:id="3473" w:author="Hughes, Anna E" w:date="2023-08-09T15:29:00Z">
            <w:rPr>
              <w:spacing w:val="-2"/>
            </w:rPr>
          </w:rPrChange>
        </w:rPr>
        <w:t xml:space="preserve"> </w:t>
      </w:r>
      <w:r>
        <w:rPr>
          <w:spacing w:val="-8"/>
        </w:rPr>
        <w:t>change</w:t>
      </w:r>
      <w:r>
        <w:rPr>
          <w:spacing w:val="-1"/>
        </w:rPr>
        <w:t xml:space="preserve"> </w:t>
      </w:r>
      <w:r>
        <w:rPr>
          <w:spacing w:val="-8"/>
        </w:rPr>
        <w:t>our</w:t>
      </w:r>
      <w:r>
        <w:rPr>
          <w:spacing w:val="-1"/>
        </w:rPr>
        <w:t xml:space="preserve"> </w:t>
      </w:r>
      <w:r>
        <w:rPr>
          <w:spacing w:val="-8"/>
        </w:rPr>
        <w:t>overall</w:t>
      </w:r>
      <w:r>
        <w:rPr>
          <w:spacing w:val="-1"/>
        </w:rPr>
        <w:t xml:space="preserve"> </w:t>
      </w:r>
      <w:r>
        <w:rPr>
          <w:spacing w:val="-8"/>
        </w:rPr>
        <w:t>conclusions</w:t>
      </w:r>
      <w:r>
        <w:rPr>
          <w:spacing w:val="-1"/>
          <w:rPrChange w:id="3474" w:author="Hughes, Anna E" w:date="2023-08-09T15:29:00Z">
            <w:rPr/>
          </w:rPrChange>
        </w:rPr>
        <w:t xml:space="preserve"> </w:t>
      </w:r>
      <w:r>
        <w:rPr>
          <w:spacing w:val="-8"/>
        </w:rPr>
        <w:t>about</w:t>
      </w:r>
      <w:r>
        <w:rPr>
          <w:spacing w:val="-1"/>
        </w:rPr>
        <w:t xml:space="preserve"> </w:t>
      </w:r>
      <w:r>
        <w:rPr>
          <w:spacing w:val="-8"/>
        </w:rPr>
        <w:t>which</w:t>
      </w:r>
      <w:r>
        <w:rPr>
          <w:spacing w:val="-1"/>
        </w:rPr>
        <w:t xml:space="preserve"> </w:t>
      </w:r>
      <w:r>
        <w:rPr>
          <w:spacing w:val="-8"/>
        </w:rPr>
        <w:t>model</w:t>
      </w:r>
      <w:r>
        <w:rPr>
          <w:spacing w:val="-2"/>
        </w:rPr>
        <w:t xml:space="preserve"> </w:t>
      </w:r>
      <w:r>
        <w:rPr>
          <w:spacing w:val="-8"/>
        </w:rPr>
        <w:t>best</w:t>
      </w:r>
      <w:r>
        <w:rPr>
          <w:spacing w:val="-1"/>
        </w:rPr>
        <w:t xml:space="preserve"> </w:t>
      </w:r>
      <w:r>
        <w:rPr>
          <w:spacing w:val="-8"/>
        </w:rPr>
        <w:t>predicted</w:t>
      </w:r>
      <w:r>
        <w:rPr>
          <w:spacing w:val="-1"/>
          <w:rPrChange w:id="3475" w:author="Hughes, Anna E" w:date="2023-08-09T15:29:00Z">
            <w:rPr>
              <w:spacing w:val="-2"/>
            </w:rPr>
          </w:rPrChange>
        </w:rPr>
        <w:t xml:space="preserve"> </w:t>
      </w:r>
      <w:r>
        <w:rPr>
          <w:rFonts w:ascii="Times New Roman"/>
          <w:i/>
          <w:spacing w:val="-8"/>
        </w:rPr>
        <w:t>D</w:t>
      </w:r>
      <w:r>
        <w:rPr>
          <w:rFonts w:ascii="Times New Roman"/>
          <w:i/>
          <w:spacing w:val="-7"/>
        </w:rPr>
        <w:t xml:space="preserve"> </w:t>
      </w:r>
      <w:r>
        <w:rPr>
          <w:spacing w:val="-8"/>
        </w:rPr>
        <w:t>in</w:t>
      </w:r>
      <w:r>
        <w:rPr>
          <w:spacing w:val="-1"/>
        </w:rPr>
        <w:t xml:space="preserve"> </w:t>
      </w:r>
      <w:r>
        <w:rPr>
          <w:spacing w:val="-8"/>
        </w:rPr>
        <w:t>the</w:t>
      </w:r>
    </w:p>
    <w:p w14:paraId="0BABA3B0" w14:textId="77777777" w:rsidR="00470D98" w:rsidRDefault="001E0CFE">
      <w:pPr>
        <w:pStyle w:val="BodyText"/>
        <w:spacing w:before="8"/>
      </w:pPr>
      <w:r>
        <w:rPr>
          <w:rFonts w:ascii="Trebuchet MS"/>
          <w:w w:val="90"/>
          <w:sz w:val="12"/>
        </w:rPr>
        <w:t>777</w:t>
      </w:r>
      <w:r>
        <w:rPr>
          <w:rFonts w:ascii="Trebuchet MS"/>
          <w:spacing w:val="76"/>
          <w:sz w:val="12"/>
        </w:rPr>
        <w:t xml:space="preserve">  </w:t>
      </w:r>
      <w:r>
        <w:rPr>
          <w:w w:val="90"/>
        </w:rPr>
        <w:t>double-feature</w:t>
      </w:r>
      <w:r>
        <w:rPr>
          <w:spacing w:val="15"/>
        </w:rPr>
        <w:t xml:space="preserve"> </w:t>
      </w:r>
      <w:r>
        <w:rPr>
          <w:w w:val="90"/>
        </w:rPr>
        <w:t>condition,</w:t>
      </w:r>
      <w:r>
        <w:rPr>
          <w:spacing w:val="14"/>
        </w:rPr>
        <w:t xml:space="preserve"> </w:t>
      </w:r>
      <w:r>
        <w:rPr>
          <w:w w:val="90"/>
        </w:rPr>
        <w:t>or</w:t>
      </w:r>
      <w:r>
        <w:rPr>
          <w:spacing w:val="14"/>
        </w:rPr>
        <w:t xml:space="preserve"> </w:t>
      </w:r>
      <w:r>
        <w:rPr>
          <w:w w:val="90"/>
        </w:rPr>
        <w:t>which</w:t>
      </w:r>
      <w:r>
        <w:rPr>
          <w:spacing w:val="14"/>
        </w:rPr>
        <w:t xml:space="preserve"> </w:t>
      </w:r>
      <w:r>
        <w:rPr>
          <w:w w:val="90"/>
        </w:rPr>
        <w:t>model</w:t>
      </w:r>
      <w:r>
        <w:rPr>
          <w:spacing w:val="14"/>
        </w:rPr>
        <w:t xml:space="preserve"> </w:t>
      </w:r>
      <w:r>
        <w:rPr>
          <w:w w:val="90"/>
        </w:rPr>
        <w:t>best</w:t>
      </w:r>
      <w:r>
        <w:rPr>
          <w:spacing w:val="14"/>
        </w:rPr>
        <w:t xml:space="preserve"> </w:t>
      </w:r>
      <w:r>
        <w:rPr>
          <w:w w:val="90"/>
        </w:rPr>
        <w:t>predicted</w:t>
      </w:r>
      <w:r>
        <w:rPr>
          <w:spacing w:val="14"/>
        </w:rPr>
        <w:t xml:space="preserve"> </w:t>
      </w:r>
      <w:r>
        <w:rPr>
          <w:w w:val="90"/>
        </w:rPr>
        <w:t>reaction</w:t>
      </w:r>
      <w:r>
        <w:rPr>
          <w:spacing w:val="14"/>
        </w:rPr>
        <w:t xml:space="preserve"> </w:t>
      </w:r>
      <w:r>
        <w:rPr>
          <w:spacing w:val="-2"/>
          <w:w w:val="90"/>
        </w:rPr>
        <w:t>times.</w:t>
      </w:r>
    </w:p>
    <w:p w14:paraId="52B35A26" w14:textId="1B42DF5D" w:rsidR="00470D98" w:rsidRDefault="001E0CFE">
      <w:pPr>
        <w:pStyle w:val="BodyText"/>
        <w:tabs>
          <w:tab w:val="left" w:pos="968"/>
        </w:tabs>
      </w:pPr>
      <w:r>
        <w:rPr>
          <w:rFonts w:ascii="Trebuchet MS" w:hAnsi="Trebuchet MS"/>
          <w:spacing w:val="-5"/>
          <w:sz w:val="12"/>
        </w:rPr>
        <w:t>778</w:t>
      </w:r>
      <w:r>
        <w:rPr>
          <w:rFonts w:ascii="Trebuchet MS" w:hAnsi="Trebuchet MS"/>
          <w:sz w:val="12"/>
        </w:rPr>
        <w:tab/>
      </w:r>
      <w:r>
        <w:rPr>
          <w:spacing w:val="-4"/>
        </w:rPr>
        <w:t>In</w:t>
      </w:r>
      <w:r>
        <w:rPr>
          <w:spacing w:val="-1"/>
        </w:rPr>
        <w:t xml:space="preserve"> </w:t>
      </w:r>
      <w:r>
        <w:rPr>
          <w:spacing w:val="-4"/>
        </w:rPr>
        <w:t>our</w:t>
      </w:r>
      <w:r>
        <w:rPr>
          <w:spacing w:val="-1"/>
        </w:rPr>
        <w:t xml:space="preserve"> </w:t>
      </w:r>
      <w:r>
        <w:rPr>
          <w:spacing w:val="-4"/>
        </w:rPr>
        <w:t>experiment</w:t>
      </w:r>
      <w:r>
        <w:rPr>
          <w:spacing w:val="-1"/>
        </w:rPr>
        <w:t xml:space="preserve"> </w:t>
      </w:r>
      <w:r>
        <w:rPr>
          <w:spacing w:val="-4"/>
        </w:rPr>
        <w:t>we</w:t>
      </w:r>
      <w:r>
        <w:t xml:space="preserve"> </w:t>
      </w:r>
      <w:r>
        <w:rPr>
          <w:spacing w:val="-4"/>
        </w:rPr>
        <w:t>followed</w:t>
      </w:r>
      <w:r>
        <w:t xml:space="preserve"> </w:t>
      </w:r>
      <w:del w:id="3476" w:author="Hughes, Anna E" w:date="2023-08-09T15:29:00Z">
        <w:r w:rsidR="00791F47">
          <w:fldChar w:fldCharType="begin"/>
        </w:r>
        <w:r w:rsidR="00791F47">
          <w:delInstrText xml:space="preserve"> HYPERLINK \l "_bookmark29" </w:delInstrText>
        </w:r>
        <w:r w:rsidR="00791F47">
          <w:fldChar w:fldCharType="separate"/>
        </w:r>
        <w:r w:rsidR="001644E6">
          <w:rPr>
            <w:spacing w:val="-4"/>
          </w:rPr>
          <w:delText>Buetti</w:delText>
        </w:r>
        <w:r w:rsidR="001644E6">
          <w:rPr>
            <w:spacing w:val="-1"/>
          </w:rPr>
          <w:delText xml:space="preserve"> </w:delText>
        </w:r>
        <w:r w:rsidR="001644E6">
          <w:rPr>
            <w:spacing w:val="-4"/>
          </w:rPr>
          <w:delText>et</w:delText>
        </w:r>
        <w:r w:rsidR="001644E6">
          <w:rPr>
            <w:spacing w:val="-1"/>
          </w:rPr>
          <w:delText xml:space="preserve"> </w:delText>
        </w:r>
        <w:r w:rsidR="001644E6">
          <w:rPr>
            <w:spacing w:val="-4"/>
          </w:rPr>
          <w:delText>al.</w:delText>
        </w:r>
        <w:r w:rsidR="00791F47">
          <w:rPr>
            <w:spacing w:val="-4"/>
          </w:rPr>
          <w:fldChar w:fldCharType="end"/>
        </w:r>
        <w:r w:rsidR="001644E6">
          <w:delText xml:space="preserve"> </w:delText>
        </w:r>
        <w:r w:rsidR="00791F47">
          <w:fldChar w:fldCharType="begin"/>
        </w:r>
        <w:r w:rsidR="00791F47">
          <w:delInstrText xml:space="preserve"> HYPERLINK \l "_bookmark29" </w:delInstrText>
        </w:r>
        <w:r w:rsidR="00791F47">
          <w:fldChar w:fldCharType="separate"/>
        </w:r>
        <w:r w:rsidR="001644E6">
          <w:rPr>
            <w:spacing w:val="-4"/>
          </w:rPr>
          <w:delText>(2019)’</w:delText>
        </w:r>
        <w:r w:rsidR="00791F47">
          <w:rPr>
            <w:spacing w:val="-4"/>
          </w:rPr>
          <w:fldChar w:fldCharType="end"/>
        </w:r>
      </w:del>
      <w:ins w:id="3477" w:author="Hughes, Anna E" w:date="2023-08-09T15:29:00Z">
        <w:r w:rsidR="00791F47">
          <w:fldChar w:fldCharType="begin"/>
        </w:r>
        <w:r w:rsidR="00791F47">
          <w:instrText xml:space="preserve"> HYPERLINK \l "_bookmark30" </w:instrText>
        </w:r>
        <w:r w:rsidR="00791F47">
          <w:fldChar w:fldCharType="separate"/>
        </w:r>
        <w:r>
          <w:rPr>
            <w:spacing w:val="-4"/>
          </w:rPr>
          <w:t>Buetti</w:t>
        </w:r>
        <w:r>
          <w:rPr>
            <w:spacing w:val="-1"/>
          </w:rPr>
          <w:t xml:space="preserve"> </w:t>
        </w:r>
        <w:r>
          <w:rPr>
            <w:spacing w:val="-4"/>
          </w:rPr>
          <w:t>et</w:t>
        </w:r>
        <w:r>
          <w:rPr>
            <w:spacing w:val="-1"/>
          </w:rPr>
          <w:t xml:space="preserve"> </w:t>
        </w:r>
        <w:r>
          <w:rPr>
            <w:spacing w:val="-4"/>
          </w:rPr>
          <w:t>al.</w:t>
        </w:r>
        <w:r w:rsidR="00791F47">
          <w:rPr>
            <w:spacing w:val="-4"/>
          </w:rPr>
          <w:fldChar w:fldCharType="end"/>
        </w:r>
        <w:r>
          <w:t xml:space="preserve"> </w:t>
        </w:r>
        <w:r w:rsidR="00791F47">
          <w:fldChar w:fldCharType="begin"/>
        </w:r>
        <w:r w:rsidR="00791F47">
          <w:instrText xml:space="preserve"> HYPERLINK \l "_bookmark30" </w:instrText>
        </w:r>
        <w:r w:rsidR="00791F47">
          <w:fldChar w:fldCharType="separate"/>
        </w:r>
        <w:r>
          <w:rPr>
            <w:spacing w:val="-4"/>
          </w:rPr>
          <w:t>(2019)’</w:t>
        </w:r>
        <w:r w:rsidR="00791F47">
          <w:rPr>
            <w:spacing w:val="-4"/>
          </w:rPr>
          <w:fldChar w:fldCharType="end"/>
        </w:r>
      </w:ins>
      <w:r>
        <w:rPr>
          <w:spacing w:val="-4"/>
        </w:rPr>
        <w:t>s</w:t>
      </w:r>
      <w:r>
        <w:rPr>
          <w:spacing w:val="-1"/>
        </w:rPr>
        <w:t xml:space="preserve"> </w:t>
      </w:r>
      <w:r>
        <w:rPr>
          <w:spacing w:val="-4"/>
        </w:rPr>
        <w:t>original</w:t>
      </w:r>
      <w:r>
        <w:rPr>
          <w:spacing w:val="-1"/>
        </w:rPr>
        <w:t xml:space="preserve"> </w:t>
      </w:r>
      <w:r>
        <w:rPr>
          <w:spacing w:val="-4"/>
        </w:rPr>
        <w:t>methods,</w:t>
      </w:r>
      <w:r>
        <w:rPr>
          <w:spacing w:val="3"/>
        </w:rPr>
        <w:t xml:space="preserve"> </w:t>
      </w:r>
      <w:r>
        <w:rPr>
          <w:spacing w:val="-4"/>
        </w:rPr>
        <w:t>with</w:t>
      </w:r>
    </w:p>
    <w:p w14:paraId="45963B05" w14:textId="77777777" w:rsidR="00470D98" w:rsidRDefault="001E0CFE">
      <w:pPr>
        <w:pStyle w:val="BodyText"/>
        <w:spacing w:before="8"/>
      </w:pPr>
      <w:r>
        <w:rPr>
          <w:rFonts w:ascii="Trebuchet MS"/>
          <w:spacing w:val="-4"/>
          <w:sz w:val="12"/>
        </w:rPr>
        <w:t>779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4"/>
        </w:rPr>
        <w:t>participants</w:t>
      </w:r>
      <w:r>
        <w:rPr>
          <w:spacing w:val="-3"/>
        </w:rPr>
        <w:t xml:space="preserve"> </w:t>
      </w:r>
      <w:r>
        <w:rPr>
          <w:spacing w:val="-4"/>
        </w:rPr>
        <w:t>freely viewing</w:t>
      </w:r>
      <w:r>
        <w:rPr>
          <w:spacing w:val="-2"/>
        </w:rPr>
        <w:t xml:space="preserve"> </w:t>
      </w:r>
      <w:r>
        <w:rPr>
          <w:spacing w:val="-4"/>
        </w:rPr>
        <w:t>the</w:t>
      </w:r>
      <w:r>
        <w:rPr>
          <w:spacing w:val="-3"/>
        </w:rPr>
        <w:t xml:space="preserve"> </w:t>
      </w:r>
      <w:r>
        <w:rPr>
          <w:spacing w:val="-4"/>
        </w:rPr>
        <w:t>displays.</w:t>
      </w:r>
      <w:r>
        <w:rPr>
          <w:spacing w:val="21"/>
        </w:rPr>
        <w:t xml:space="preserve"> </w:t>
      </w:r>
      <w:r>
        <w:rPr>
          <w:spacing w:val="-4"/>
        </w:rPr>
        <w:t>It</w:t>
      </w:r>
      <w:r>
        <w:rPr>
          <w:spacing w:val="-3"/>
        </w:rPr>
        <w:t xml:space="preserve"> </w:t>
      </w:r>
      <w:r>
        <w:rPr>
          <w:spacing w:val="-4"/>
        </w:rPr>
        <w:t>is therefore</w:t>
      </w:r>
      <w:r>
        <w:rPr>
          <w:spacing w:val="-3"/>
        </w:rPr>
        <w:t xml:space="preserve"> </w:t>
      </w:r>
      <w:r>
        <w:rPr>
          <w:spacing w:val="-4"/>
        </w:rPr>
        <w:t>likely</w:t>
      </w:r>
      <w:r>
        <w:rPr>
          <w:spacing w:val="-3"/>
        </w:rPr>
        <w:t xml:space="preserve"> </w:t>
      </w:r>
      <w:r>
        <w:rPr>
          <w:spacing w:val="-4"/>
        </w:rPr>
        <w:t>that</w:t>
      </w:r>
      <w:r>
        <w:rPr>
          <w:spacing w:val="-3"/>
        </w:rPr>
        <w:t xml:space="preserve"> </w:t>
      </w:r>
      <w:r>
        <w:rPr>
          <w:spacing w:val="-4"/>
        </w:rPr>
        <w:t>in</w:t>
      </w:r>
      <w:r>
        <w:rPr>
          <w:spacing w:val="-3"/>
        </w:rPr>
        <w:t xml:space="preserve"> </w:t>
      </w:r>
      <w:r>
        <w:rPr>
          <w:spacing w:val="-4"/>
        </w:rPr>
        <w:t>some</w:t>
      </w:r>
      <w:r>
        <w:rPr>
          <w:spacing w:val="-3"/>
        </w:rPr>
        <w:t xml:space="preserve"> </w:t>
      </w:r>
      <w:r>
        <w:rPr>
          <w:spacing w:val="-4"/>
        </w:rPr>
        <w:t>cases,</w:t>
      </w:r>
    </w:p>
    <w:p w14:paraId="2F631924" w14:textId="77777777" w:rsidR="00470D98" w:rsidRDefault="001E0CFE">
      <w:pPr>
        <w:pStyle w:val="BodyText"/>
        <w:pPrChange w:id="3478" w:author="Hughes, Anna E" w:date="2023-08-09T15:29:00Z">
          <w:pPr>
            <w:pStyle w:val="BodyText"/>
            <w:spacing w:before="8"/>
          </w:pPr>
        </w:pPrChange>
      </w:pPr>
      <w:r>
        <w:rPr>
          <w:rFonts w:ascii="Trebuchet MS"/>
          <w:spacing w:val="-6"/>
          <w:sz w:val="12"/>
        </w:rPr>
        <w:t>780</w:t>
      </w:r>
      <w:r>
        <w:rPr>
          <w:rFonts w:ascii="Trebuchet MS"/>
          <w:spacing w:val="38"/>
          <w:sz w:val="12"/>
        </w:rPr>
        <w:t xml:space="preserve">  </w:t>
      </w:r>
      <w:r>
        <w:rPr>
          <w:spacing w:val="-6"/>
        </w:rPr>
        <w:t>observers</w:t>
      </w:r>
      <w:r>
        <w:rPr>
          <w:spacing w:val="13"/>
        </w:rPr>
        <w:t xml:space="preserve"> </w:t>
      </w:r>
      <w:r>
        <w:rPr>
          <w:spacing w:val="-6"/>
        </w:rPr>
        <w:t>felt</w:t>
      </w:r>
      <w:r>
        <w:rPr>
          <w:spacing w:val="11"/>
        </w:rPr>
        <w:t xml:space="preserve"> </w:t>
      </w:r>
      <w:r>
        <w:rPr>
          <w:spacing w:val="-6"/>
        </w:rPr>
        <w:t>that</w:t>
      </w:r>
      <w:r>
        <w:rPr>
          <w:spacing w:val="12"/>
        </w:rPr>
        <w:t xml:space="preserve"> </w:t>
      </w:r>
      <w:r>
        <w:rPr>
          <w:spacing w:val="-6"/>
        </w:rPr>
        <w:t>peripheral</w:t>
      </w:r>
      <w:r>
        <w:rPr>
          <w:spacing w:val="11"/>
        </w:rPr>
        <w:t xml:space="preserve"> </w:t>
      </w:r>
      <w:r>
        <w:rPr>
          <w:spacing w:val="-6"/>
        </w:rPr>
        <w:t>information</w:t>
      </w:r>
      <w:r>
        <w:rPr>
          <w:spacing w:val="12"/>
        </w:rPr>
        <w:t xml:space="preserve"> </w:t>
      </w:r>
      <w:r>
        <w:rPr>
          <w:spacing w:val="-6"/>
        </w:rPr>
        <w:t>was</w:t>
      </w:r>
      <w:r>
        <w:rPr>
          <w:spacing w:val="12"/>
        </w:rPr>
        <w:t xml:space="preserve"> </w:t>
      </w:r>
      <w:r>
        <w:rPr>
          <w:spacing w:val="-6"/>
        </w:rPr>
        <w:t>insufficient</w:t>
      </w:r>
      <w:r>
        <w:rPr>
          <w:spacing w:val="11"/>
        </w:rPr>
        <w:t xml:space="preserve"> </w:t>
      </w:r>
      <w:r>
        <w:rPr>
          <w:spacing w:val="-6"/>
        </w:rPr>
        <w:t>to</w:t>
      </w:r>
      <w:r>
        <w:rPr>
          <w:spacing w:val="12"/>
        </w:rPr>
        <w:t xml:space="preserve"> </w:t>
      </w:r>
      <w:r>
        <w:rPr>
          <w:spacing w:val="-6"/>
        </w:rPr>
        <w:t>make</w:t>
      </w:r>
      <w:r>
        <w:rPr>
          <w:spacing w:val="11"/>
        </w:rPr>
        <w:t xml:space="preserve"> </w:t>
      </w:r>
      <w:r>
        <w:rPr>
          <w:spacing w:val="-6"/>
        </w:rPr>
        <w:t>judgements,</w:t>
      </w:r>
    </w:p>
    <w:p w14:paraId="07C84A41" w14:textId="77777777" w:rsidR="00470D98" w:rsidRDefault="001E0CFE">
      <w:pPr>
        <w:pStyle w:val="BodyText"/>
        <w:spacing w:before="8"/>
        <w:pPrChange w:id="3479" w:author="Hughes, Anna E" w:date="2023-08-09T15:29:00Z">
          <w:pPr>
            <w:pStyle w:val="BodyText"/>
          </w:pPr>
        </w:pPrChange>
      </w:pPr>
      <w:r>
        <w:rPr>
          <w:rFonts w:ascii="Trebuchet MS"/>
          <w:spacing w:val="-6"/>
          <w:sz w:val="12"/>
        </w:rPr>
        <w:t>781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6"/>
        </w:rPr>
        <w:t>and</w:t>
      </w:r>
      <w:r>
        <w:rPr>
          <w:spacing w:val="-7"/>
        </w:rPr>
        <w:t xml:space="preserve"> </w:t>
      </w:r>
      <w:r>
        <w:rPr>
          <w:spacing w:val="-6"/>
        </w:rPr>
        <w:t>thus</w:t>
      </w:r>
      <w:r>
        <w:rPr>
          <w:spacing w:val="-7"/>
        </w:rPr>
        <w:t xml:space="preserve"> </w:t>
      </w:r>
      <w:r>
        <w:rPr>
          <w:spacing w:val="-6"/>
        </w:rPr>
        <w:t>made</w:t>
      </w:r>
      <w:r>
        <w:rPr>
          <w:spacing w:val="-7"/>
        </w:rPr>
        <w:t xml:space="preserve"> </w:t>
      </w:r>
      <w:r>
        <w:rPr>
          <w:spacing w:val="-6"/>
        </w:rPr>
        <w:t>eye movements,</w:t>
      </w:r>
      <w:r>
        <w:rPr>
          <w:spacing w:val="-7"/>
        </w:rPr>
        <w:t xml:space="preserve"> </w:t>
      </w:r>
      <w:r>
        <w:rPr>
          <w:spacing w:val="-6"/>
        </w:rPr>
        <w:t>moving</w:t>
      </w:r>
      <w:r>
        <w:rPr>
          <w:spacing w:val="-8"/>
        </w:rPr>
        <w:t xml:space="preserve"> </w:t>
      </w:r>
      <w:r>
        <w:rPr>
          <w:spacing w:val="-6"/>
        </w:rPr>
        <w:t>into a</w:t>
      </w:r>
      <w:r>
        <w:rPr>
          <w:spacing w:val="-7"/>
        </w:rPr>
        <w:t xml:space="preserve"> </w:t>
      </w:r>
      <w:r>
        <w:rPr>
          <w:spacing w:val="-6"/>
        </w:rPr>
        <w:t>more</w:t>
      </w:r>
      <w:r>
        <w:rPr>
          <w:spacing w:val="-7"/>
        </w:rPr>
        <w:t xml:space="preserve"> </w:t>
      </w:r>
      <w:r>
        <w:rPr>
          <w:spacing w:val="-6"/>
        </w:rPr>
        <w:t>serial,</w:t>
      </w:r>
      <w:r>
        <w:rPr>
          <w:spacing w:val="-7"/>
        </w:rPr>
        <w:t xml:space="preserve"> </w:t>
      </w:r>
      <w:r>
        <w:rPr>
          <w:spacing w:val="-6"/>
        </w:rPr>
        <w:t>focused-attention</w:t>
      </w:r>
      <w:r>
        <w:rPr>
          <w:spacing w:val="-7"/>
        </w:rPr>
        <w:t xml:space="preserve"> </w:t>
      </w:r>
      <w:r>
        <w:rPr>
          <w:spacing w:val="-6"/>
        </w:rPr>
        <w:t>pro-</w:t>
      </w:r>
    </w:p>
    <w:p w14:paraId="29D560BA" w14:textId="77777777" w:rsidR="00470D98" w:rsidRDefault="001E0CFE">
      <w:pPr>
        <w:pStyle w:val="BodyText"/>
        <w:spacing w:before="8"/>
      </w:pPr>
      <w:r>
        <w:rPr>
          <w:rFonts w:ascii="Trebuchet MS"/>
          <w:spacing w:val="-6"/>
          <w:sz w:val="12"/>
        </w:rPr>
        <w:t>782</w:t>
      </w:r>
      <w:r>
        <w:rPr>
          <w:rFonts w:ascii="Trebuchet MS"/>
          <w:spacing w:val="41"/>
          <w:sz w:val="12"/>
        </w:rPr>
        <w:t xml:space="preserve">  </w:t>
      </w:r>
      <w:r>
        <w:rPr>
          <w:spacing w:val="-6"/>
        </w:rPr>
        <w:t>cessing</w:t>
      </w:r>
      <w:r>
        <w:rPr>
          <w:spacing w:val="3"/>
        </w:rPr>
        <w:t xml:space="preserve"> </w:t>
      </w:r>
      <w:r>
        <w:rPr>
          <w:spacing w:val="-6"/>
        </w:rPr>
        <w:t>stage.</w:t>
      </w:r>
      <w:r>
        <w:rPr>
          <w:spacing w:val="32"/>
        </w:rPr>
        <w:t xml:space="preserve"> </w:t>
      </w:r>
      <w:r>
        <w:rPr>
          <w:spacing w:val="-6"/>
        </w:rPr>
        <w:t>Future</w:t>
      </w:r>
      <w:r>
        <w:rPr>
          <w:spacing w:val="3"/>
        </w:rPr>
        <w:t xml:space="preserve"> </w:t>
      </w:r>
      <w:r>
        <w:rPr>
          <w:spacing w:val="-6"/>
        </w:rPr>
        <w:t>work</w:t>
      </w:r>
      <w:r>
        <w:rPr>
          <w:spacing w:val="2"/>
        </w:rPr>
        <w:t xml:space="preserve"> </w:t>
      </w:r>
      <w:r>
        <w:rPr>
          <w:spacing w:val="-6"/>
        </w:rPr>
        <w:t>could</w:t>
      </w:r>
      <w:r>
        <w:rPr>
          <w:spacing w:val="3"/>
        </w:rPr>
        <w:t xml:space="preserve"> </w:t>
      </w:r>
      <w:r>
        <w:rPr>
          <w:spacing w:val="-6"/>
        </w:rPr>
        <w:t>more</w:t>
      </w:r>
      <w:r>
        <w:rPr>
          <w:spacing w:val="3"/>
        </w:rPr>
        <w:t xml:space="preserve"> </w:t>
      </w:r>
      <w:r>
        <w:rPr>
          <w:spacing w:val="-6"/>
        </w:rPr>
        <w:t>exclusively</w:t>
      </w:r>
      <w:r>
        <w:rPr>
          <w:spacing w:val="3"/>
        </w:rPr>
        <w:t xml:space="preserve"> </w:t>
      </w:r>
      <w:r>
        <w:rPr>
          <w:spacing w:val="-6"/>
        </w:rPr>
        <w:t>investigate</w:t>
      </w:r>
      <w:r>
        <w:rPr>
          <w:spacing w:val="2"/>
        </w:rPr>
        <w:t xml:space="preserve"> </w:t>
      </w:r>
      <w:r>
        <w:rPr>
          <w:spacing w:val="-6"/>
        </w:rPr>
        <w:t>peripheral</w:t>
      </w:r>
      <w:r>
        <w:rPr>
          <w:spacing w:val="3"/>
        </w:rPr>
        <w:t xml:space="preserve"> </w:t>
      </w:r>
      <w:r>
        <w:rPr>
          <w:spacing w:val="-6"/>
        </w:rPr>
        <w:t>effects</w:t>
      </w:r>
    </w:p>
    <w:p w14:paraId="79EC937D" w14:textId="77777777" w:rsidR="00470D98" w:rsidRDefault="001E0CFE">
      <w:pPr>
        <w:pStyle w:val="BodyText"/>
      </w:pPr>
      <w:r>
        <w:rPr>
          <w:rFonts w:ascii="Trebuchet MS"/>
          <w:spacing w:val="-6"/>
          <w:sz w:val="12"/>
        </w:rPr>
        <w:t>783</w:t>
      </w:r>
      <w:r>
        <w:rPr>
          <w:rFonts w:ascii="Trebuchet MS"/>
          <w:spacing w:val="42"/>
          <w:sz w:val="12"/>
        </w:rPr>
        <w:t xml:space="preserve">  </w:t>
      </w:r>
      <w:r>
        <w:rPr>
          <w:spacing w:val="-6"/>
        </w:rPr>
        <w:t>in</w:t>
      </w:r>
      <w:r>
        <w:rPr>
          <w:spacing w:val="-7"/>
        </w:rPr>
        <w:t xml:space="preserve"> </w:t>
      </w:r>
      <w:r>
        <w:rPr>
          <w:spacing w:val="-6"/>
        </w:rPr>
        <w:t>parallel processing</w:t>
      </w:r>
      <w:r>
        <w:rPr>
          <w:spacing w:val="-7"/>
        </w:rPr>
        <w:t xml:space="preserve"> </w:t>
      </w:r>
      <w:r>
        <w:rPr>
          <w:spacing w:val="-6"/>
        </w:rPr>
        <w:t>by ensuring fixation</w:t>
      </w:r>
      <w:r>
        <w:rPr>
          <w:spacing w:val="-7"/>
        </w:rPr>
        <w:t xml:space="preserve"> </w:t>
      </w:r>
      <w:r>
        <w:rPr>
          <w:spacing w:val="-6"/>
        </w:rPr>
        <w:t>when viewing</w:t>
      </w:r>
      <w:r>
        <w:rPr>
          <w:spacing w:val="-7"/>
        </w:rPr>
        <w:t xml:space="preserve"> </w:t>
      </w:r>
      <w:r>
        <w:rPr>
          <w:spacing w:val="-6"/>
        </w:rPr>
        <w:t>the displays.</w:t>
      </w:r>
    </w:p>
    <w:p w14:paraId="03E30D0A" w14:textId="77777777" w:rsidR="00470D98" w:rsidRDefault="001E0CFE">
      <w:pPr>
        <w:spacing w:before="251"/>
        <w:ind w:left="227"/>
        <w:rPr>
          <w:rFonts w:ascii="Times New Roman"/>
          <w:i/>
          <w:sz w:val="24"/>
        </w:rPr>
      </w:pPr>
      <w:r>
        <w:rPr>
          <w:rFonts w:ascii="Trebuchet MS"/>
          <w:sz w:val="12"/>
        </w:rPr>
        <w:t>784</w:t>
      </w:r>
      <w:r>
        <w:rPr>
          <w:rFonts w:ascii="Trebuchet MS"/>
          <w:spacing w:val="158"/>
          <w:sz w:val="12"/>
        </w:rPr>
        <w:t xml:space="preserve"> </w:t>
      </w:r>
      <w:bookmarkStart w:id="3480" w:name="Limitations"/>
      <w:bookmarkStart w:id="3481" w:name="_bookmark25"/>
      <w:bookmarkEnd w:id="3480"/>
      <w:bookmarkEnd w:id="3481"/>
      <w:r>
        <w:rPr>
          <w:rFonts w:ascii="Times New Roman"/>
          <w:i/>
          <w:sz w:val="24"/>
        </w:rPr>
        <w:t>7.2.3.</w:t>
      </w:r>
      <w:r>
        <w:rPr>
          <w:rFonts w:ascii="Times New Roman"/>
          <w:i/>
          <w:spacing w:val="57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Limitations</w:t>
      </w:r>
    </w:p>
    <w:p w14:paraId="3877D807" w14:textId="77777777" w:rsidR="00470D98" w:rsidRDefault="001E0CFE">
      <w:pPr>
        <w:pStyle w:val="BodyText"/>
        <w:tabs>
          <w:tab w:val="left" w:pos="968"/>
        </w:tabs>
        <w:spacing w:before="29"/>
      </w:pPr>
      <w:r>
        <w:rPr>
          <w:rFonts w:ascii="Trebuchet MS"/>
          <w:spacing w:val="-5"/>
          <w:sz w:val="12"/>
        </w:rPr>
        <w:t>785</w:t>
      </w:r>
      <w:r>
        <w:rPr>
          <w:rFonts w:ascii="Trebuchet MS"/>
          <w:sz w:val="12"/>
        </w:rPr>
        <w:tab/>
      </w:r>
      <w:r>
        <w:rPr>
          <w:spacing w:val="-6"/>
        </w:rPr>
        <w:t>One</w:t>
      </w:r>
      <w:r>
        <w:rPr>
          <w:spacing w:val="4"/>
        </w:rPr>
        <w:t xml:space="preserve"> </w:t>
      </w:r>
      <w:r>
        <w:rPr>
          <w:spacing w:val="-6"/>
        </w:rPr>
        <w:t>limitation</w:t>
      </w:r>
      <w:r>
        <w:rPr>
          <w:spacing w:val="4"/>
        </w:rPr>
        <w:t xml:space="preserve"> </w:t>
      </w:r>
      <w:r>
        <w:rPr>
          <w:spacing w:val="-6"/>
        </w:rPr>
        <w:t>of</w:t>
      </w:r>
      <w:r>
        <w:rPr>
          <w:spacing w:val="5"/>
        </w:rPr>
        <w:t xml:space="preserve"> </w:t>
      </w:r>
      <w:r>
        <w:rPr>
          <w:spacing w:val="-6"/>
        </w:rPr>
        <w:t>the</w:t>
      </w:r>
      <w:r>
        <w:rPr>
          <w:spacing w:val="4"/>
        </w:rPr>
        <w:t xml:space="preserve"> </w:t>
      </w:r>
      <w:r>
        <w:rPr>
          <w:spacing w:val="-6"/>
        </w:rPr>
        <w:t>experimental</w:t>
      </w:r>
      <w:r>
        <w:rPr>
          <w:spacing w:val="5"/>
        </w:rPr>
        <w:t xml:space="preserve"> </w:t>
      </w:r>
      <w:r>
        <w:rPr>
          <w:spacing w:val="-6"/>
        </w:rPr>
        <w:t>approach</w:t>
      </w:r>
      <w:r>
        <w:rPr>
          <w:spacing w:val="4"/>
        </w:rPr>
        <w:t xml:space="preserve"> </w:t>
      </w:r>
      <w:r>
        <w:rPr>
          <w:spacing w:val="-6"/>
        </w:rPr>
        <w:t>may</w:t>
      </w:r>
      <w:r>
        <w:rPr>
          <w:spacing w:val="5"/>
        </w:rPr>
        <w:t xml:space="preserve"> </w:t>
      </w:r>
      <w:r>
        <w:rPr>
          <w:spacing w:val="-6"/>
        </w:rPr>
        <w:t>be</w:t>
      </w:r>
      <w:r>
        <w:rPr>
          <w:spacing w:val="4"/>
        </w:rPr>
        <w:t xml:space="preserve"> </w:t>
      </w:r>
      <w:r>
        <w:rPr>
          <w:spacing w:val="-6"/>
        </w:rPr>
        <w:t>the</w:t>
      </w:r>
      <w:r>
        <w:rPr>
          <w:spacing w:val="5"/>
        </w:rPr>
        <w:t xml:space="preserve"> </w:t>
      </w:r>
      <w:r>
        <w:rPr>
          <w:spacing w:val="-6"/>
        </w:rPr>
        <w:t>feature</w:t>
      </w:r>
      <w:r>
        <w:rPr>
          <w:spacing w:val="4"/>
        </w:rPr>
        <w:t xml:space="preserve"> </w:t>
      </w:r>
      <w:r>
        <w:rPr>
          <w:spacing w:val="-6"/>
        </w:rPr>
        <w:t>dimensions</w:t>
      </w:r>
    </w:p>
    <w:p w14:paraId="68A76280" w14:textId="6F7FBDF0" w:rsidR="00470D98" w:rsidRDefault="001E0CFE">
      <w:pPr>
        <w:pStyle w:val="BodyText"/>
      </w:pPr>
      <w:r>
        <w:rPr>
          <w:rFonts w:ascii="Trebuchet MS"/>
          <w:spacing w:val="-4"/>
          <w:sz w:val="12"/>
        </w:rPr>
        <w:t>786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4"/>
        </w:rPr>
        <w:t>chosen.</w:t>
      </w:r>
      <w:r>
        <w:rPr>
          <w:spacing w:val="10"/>
        </w:rPr>
        <w:t xml:space="preserve"> </w:t>
      </w:r>
      <w:r>
        <w:rPr>
          <w:spacing w:val="-4"/>
        </w:rPr>
        <w:t>We</w:t>
      </w:r>
      <w:r>
        <w:rPr>
          <w:spacing w:val="-6"/>
        </w:rPr>
        <w:t xml:space="preserve"> </w:t>
      </w:r>
      <w:r>
        <w:rPr>
          <w:spacing w:val="-4"/>
        </w:rPr>
        <w:t>kept</w:t>
      </w:r>
      <w:r>
        <w:rPr>
          <w:spacing w:val="-7"/>
        </w:rPr>
        <w:t xml:space="preserve"> </w:t>
      </w:r>
      <w:r>
        <w:rPr>
          <w:spacing w:val="-4"/>
        </w:rPr>
        <w:t>these</w:t>
      </w:r>
      <w:r>
        <w:rPr>
          <w:spacing w:val="-7"/>
        </w:rPr>
        <w:t xml:space="preserve"> </w:t>
      </w:r>
      <w:r>
        <w:rPr>
          <w:spacing w:val="-4"/>
        </w:rPr>
        <w:t>the</w:t>
      </w:r>
      <w:r>
        <w:rPr>
          <w:spacing w:val="-7"/>
        </w:rPr>
        <w:t xml:space="preserve"> </w:t>
      </w:r>
      <w:r>
        <w:rPr>
          <w:spacing w:val="-4"/>
        </w:rPr>
        <w:t>same</w:t>
      </w:r>
      <w:r>
        <w:rPr>
          <w:spacing w:val="-7"/>
        </w:rPr>
        <w:t xml:space="preserve"> </w:t>
      </w:r>
      <w:r>
        <w:rPr>
          <w:spacing w:val="-4"/>
        </w:rPr>
        <w:t>as</w:t>
      </w:r>
      <w:r>
        <w:rPr>
          <w:spacing w:val="-7"/>
        </w:rPr>
        <w:t xml:space="preserve"> </w:t>
      </w:r>
      <w:r>
        <w:rPr>
          <w:spacing w:val="-4"/>
        </w:rPr>
        <w:t>in</w:t>
      </w:r>
      <w:r>
        <w:rPr>
          <w:spacing w:val="-7"/>
        </w:rPr>
        <w:t xml:space="preserve"> </w:t>
      </w:r>
      <w:del w:id="3482" w:author="Hughes, Anna E" w:date="2023-08-09T15:29:00Z">
        <w:r w:rsidR="00791F47">
          <w:fldChar w:fldCharType="begin"/>
        </w:r>
        <w:r w:rsidR="00791F47">
          <w:delInstrText xml:space="preserve"> HYPERLINK \l "_bookmark29" </w:delInstrText>
        </w:r>
        <w:r w:rsidR="00791F47">
          <w:fldChar w:fldCharType="separate"/>
        </w:r>
        <w:r w:rsidR="001644E6">
          <w:rPr>
            <w:spacing w:val="-4"/>
          </w:rPr>
          <w:delText>Buetti</w:delText>
        </w:r>
        <w:r w:rsidR="001644E6">
          <w:rPr>
            <w:spacing w:val="-7"/>
          </w:rPr>
          <w:delText xml:space="preserve"> </w:delText>
        </w:r>
        <w:r w:rsidR="001644E6">
          <w:rPr>
            <w:spacing w:val="-4"/>
          </w:rPr>
          <w:delText>et</w:delText>
        </w:r>
        <w:r w:rsidR="001644E6">
          <w:rPr>
            <w:spacing w:val="-6"/>
          </w:rPr>
          <w:delText xml:space="preserve"> </w:delText>
        </w:r>
        <w:r w:rsidR="001644E6">
          <w:rPr>
            <w:spacing w:val="-4"/>
          </w:rPr>
          <w:delText>al.</w:delText>
        </w:r>
        <w:r w:rsidR="00791F47">
          <w:rPr>
            <w:spacing w:val="-4"/>
          </w:rPr>
          <w:fldChar w:fldCharType="end"/>
        </w:r>
        <w:r w:rsidR="001644E6">
          <w:rPr>
            <w:spacing w:val="-8"/>
          </w:rPr>
          <w:delText xml:space="preserve"> </w:delText>
        </w:r>
        <w:r w:rsidR="00791F47">
          <w:fldChar w:fldCharType="begin"/>
        </w:r>
        <w:r w:rsidR="00791F47">
          <w:delInstrText xml:space="preserve"> HYPERLINK \l "_bookmark29" </w:delInstrText>
        </w:r>
        <w:r w:rsidR="00791F47">
          <w:fldChar w:fldCharType="separate"/>
        </w:r>
        <w:r w:rsidR="001644E6">
          <w:rPr>
            <w:spacing w:val="-4"/>
          </w:rPr>
          <w:delText>(2019)</w:delText>
        </w:r>
        <w:r w:rsidR="00791F47">
          <w:rPr>
            <w:spacing w:val="-4"/>
          </w:rPr>
          <w:fldChar w:fldCharType="end"/>
        </w:r>
      </w:del>
      <w:ins w:id="3483" w:author="Hughes, Anna E" w:date="2023-08-09T15:29:00Z">
        <w:r w:rsidR="00791F47">
          <w:fldChar w:fldCharType="begin"/>
        </w:r>
        <w:r w:rsidR="00791F47">
          <w:instrText xml:space="preserve"> HYPERLINK \l "_bookmark30" </w:instrText>
        </w:r>
        <w:r w:rsidR="00791F47">
          <w:fldChar w:fldCharType="separate"/>
        </w:r>
        <w:r>
          <w:rPr>
            <w:spacing w:val="-4"/>
          </w:rPr>
          <w:t>Buetti</w:t>
        </w:r>
        <w:r>
          <w:rPr>
            <w:spacing w:val="-7"/>
          </w:rPr>
          <w:t xml:space="preserve"> </w:t>
        </w:r>
        <w:r>
          <w:rPr>
            <w:spacing w:val="-4"/>
          </w:rPr>
          <w:t>et</w:t>
        </w:r>
        <w:r>
          <w:rPr>
            <w:spacing w:val="-6"/>
          </w:rPr>
          <w:t xml:space="preserve"> </w:t>
        </w:r>
        <w:r>
          <w:rPr>
            <w:spacing w:val="-4"/>
          </w:rPr>
          <w:t>al.</w:t>
        </w:r>
        <w:r w:rsidR="00791F47">
          <w:rPr>
            <w:spacing w:val="-4"/>
          </w:rPr>
          <w:fldChar w:fldCharType="end"/>
        </w:r>
        <w:r>
          <w:rPr>
            <w:spacing w:val="-8"/>
          </w:rPr>
          <w:t xml:space="preserve"> </w:t>
        </w:r>
        <w:r w:rsidR="00791F47">
          <w:fldChar w:fldCharType="begin"/>
        </w:r>
        <w:r w:rsidR="00791F47">
          <w:instrText xml:space="preserve"> HYPERLINK \l "_bookmark30" </w:instrText>
        </w:r>
        <w:r w:rsidR="00791F47">
          <w:fldChar w:fldCharType="separate"/>
        </w:r>
        <w:r>
          <w:rPr>
            <w:spacing w:val="-4"/>
          </w:rPr>
          <w:t>(2019)</w:t>
        </w:r>
        <w:r w:rsidR="00791F47">
          <w:rPr>
            <w:spacing w:val="-4"/>
          </w:rPr>
          <w:fldChar w:fldCharType="end"/>
        </w:r>
      </w:ins>
      <w:r>
        <w:rPr>
          <w:spacing w:val="-7"/>
        </w:rPr>
        <w:t xml:space="preserve"> </w:t>
      </w:r>
      <w:r>
        <w:rPr>
          <w:spacing w:val="-4"/>
        </w:rPr>
        <w:t>(colour</w:t>
      </w:r>
      <w:r>
        <w:rPr>
          <w:spacing w:val="-7"/>
        </w:rPr>
        <w:t xml:space="preserve"> </w:t>
      </w:r>
      <w:r>
        <w:rPr>
          <w:spacing w:val="-4"/>
        </w:rPr>
        <w:t>and</w:t>
      </w:r>
      <w:r>
        <w:rPr>
          <w:spacing w:val="-6"/>
        </w:rPr>
        <w:t xml:space="preserve"> </w:t>
      </w:r>
      <w:r>
        <w:rPr>
          <w:spacing w:val="-4"/>
        </w:rPr>
        <w:t>shape),</w:t>
      </w:r>
      <w:r>
        <w:rPr>
          <w:spacing w:val="-6"/>
        </w:rPr>
        <w:t xml:space="preserve"> </w:t>
      </w:r>
      <w:r>
        <w:rPr>
          <w:spacing w:val="-5"/>
        </w:rPr>
        <w:t>but</w:t>
      </w:r>
    </w:p>
    <w:p w14:paraId="787AC028" w14:textId="77777777" w:rsidR="00470D98" w:rsidRDefault="001E0CFE">
      <w:pPr>
        <w:pStyle w:val="BodyText"/>
        <w:spacing w:before="8"/>
      </w:pPr>
      <w:r>
        <w:rPr>
          <w:rFonts w:ascii="Trebuchet MS" w:hAnsi="Trebuchet MS"/>
          <w:spacing w:val="-2"/>
          <w:sz w:val="12"/>
        </w:rPr>
        <w:t>787</w:t>
      </w:r>
      <w:r>
        <w:rPr>
          <w:rFonts w:ascii="Trebuchet MS" w:hAnsi="Trebuchet MS"/>
          <w:spacing w:val="75"/>
          <w:w w:val="150"/>
          <w:sz w:val="12"/>
        </w:rPr>
        <w:t xml:space="preserve"> </w:t>
      </w:r>
      <w:r>
        <w:rPr>
          <w:spacing w:val="-2"/>
        </w:rPr>
        <w:t>there</w:t>
      </w:r>
      <w:r>
        <w:rPr>
          <w:spacing w:val="-10"/>
        </w:rPr>
        <w:t xml:space="preserve"> </w:t>
      </w:r>
      <w:r>
        <w:rPr>
          <w:spacing w:val="-2"/>
        </w:rPr>
        <w:t>is</w:t>
      </w:r>
      <w:r>
        <w:rPr>
          <w:spacing w:val="-10"/>
        </w:rPr>
        <w:t xml:space="preserve"> </w:t>
      </w:r>
      <w:r>
        <w:rPr>
          <w:spacing w:val="-2"/>
        </w:rPr>
        <w:t>good</w:t>
      </w:r>
      <w:r>
        <w:rPr>
          <w:spacing w:val="-10"/>
        </w:rPr>
        <w:t xml:space="preserve"> </w:t>
      </w:r>
      <w:r>
        <w:rPr>
          <w:spacing w:val="-2"/>
        </w:rPr>
        <w:t>evidence</w:t>
      </w:r>
      <w:r>
        <w:rPr>
          <w:spacing w:val="-9"/>
        </w:rPr>
        <w:t xml:space="preserve"> </w:t>
      </w:r>
      <w:r>
        <w:rPr>
          <w:spacing w:val="-2"/>
        </w:rPr>
        <w:t>that</w:t>
      </w:r>
      <w:r>
        <w:rPr>
          <w:spacing w:val="-10"/>
        </w:rPr>
        <w:t xml:space="preserve"> </w:t>
      </w:r>
      <w:r>
        <w:rPr>
          <w:spacing w:val="-2"/>
        </w:rPr>
        <w:t>colour</w:t>
      </w:r>
      <w:r>
        <w:rPr>
          <w:spacing w:val="-10"/>
        </w:rPr>
        <w:t xml:space="preserve"> </w:t>
      </w:r>
      <w:r>
        <w:rPr>
          <w:spacing w:val="-2"/>
        </w:rPr>
        <w:t>may</w:t>
      </w:r>
      <w:r>
        <w:rPr>
          <w:spacing w:val="-10"/>
        </w:rPr>
        <w:t xml:space="preserve"> </w:t>
      </w:r>
      <w:r>
        <w:rPr>
          <w:spacing w:val="-2"/>
        </w:rPr>
        <w:t>in</w:t>
      </w:r>
      <w:r>
        <w:rPr>
          <w:spacing w:val="-10"/>
        </w:rPr>
        <w:t xml:space="preserve"> </w:t>
      </w:r>
      <w:r>
        <w:rPr>
          <w:spacing w:val="-2"/>
        </w:rPr>
        <w:t>some</w:t>
      </w:r>
      <w:r>
        <w:rPr>
          <w:spacing w:val="-10"/>
        </w:rPr>
        <w:t xml:space="preserve"> </w:t>
      </w:r>
      <w:r>
        <w:rPr>
          <w:spacing w:val="-2"/>
        </w:rPr>
        <w:t>ways</w:t>
      </w:r>
      <w:r>
        <w:rPr>
          <w:spacing w:val="-9"/>
        </w:rPr>
        <w:t xml:space="preserve"> </w:t>
      </w:r>
      <w:r>
        <w:rPr>
          <w:spacing w:val="-2"/>
        </w:rPr>
        <w:t>be</w:t>
      </w:r>
      <w:r>
        <w:rPr>
          <w:spacing w:val="-10"/>
        </w:rPr>
        <w:t xml:space="preserve"> </w:t>
      </w:r>
      <w:r>
        <w:rPr>
          <w:spacing w:val="-2"/>
        </w:rPr>
        <w:t>a</w:t>
      </w:r>
      <w:r>
        <w:rPr>
          <w:spacing w:val="-10"/>
        </w:rPr>
        <w:t xml:space="preserve"> </w:t>
      </w:r>
      <w:r>
        <w:rPr>
          <w:spacing w:val="-2"/>
        </w:rPr>
        <w:t>’basic’</w:t>
      </w:r>
      <w:r>
        <w:rPr>
          <w:spacing w:val="-10"/>
        </w:rPr>
        <w:t xml:space="preserve"> </w:t>
      </w:r>
      <w:r>
        <w:rPr>
          <w:spacing w:val="-2"/>
        </w:rPr>
        <w:t>feature</w:t>
      </w:r>
      <w:r>
        <w:rPr>
          <w:spacing w:val="-10"/>
        </w:rPr>
        <w:t xml:space="preserve"> </w:t>
      </w:r>
      <w:r>
        <w:rPr>
          <w:spacing w:val="-2"/>
        </w:rPr>
        <w:t>dimen-</w:t>
      </w:r>
    </w:p>
    <w:p w14:paraId="182AC1CF" w14:textId="77777777" w:rsidR="00470D98" w:rsidRDefault="001E0CFE">
      <w:pPr>
        <w:pStyle w:val="BodyText"/>
      </w:pPr>
      <w:r>
        <w:rPr>
          <w:rFonts w:ascii="Trebuchet MS"/>
          <w:spacing w:val="-6"/>
          <w:sz w:val="12"/>
        </w:rPr>
        <w:t>788</w:t>
      </w:r>
      <w:r>
        <w:rPr>
          <w:rFonts w:ascii="Trebuchet MS"/>
          <w:spacing w:val="44"/>
          <w:sz w:val="12"/>
        </w:rPr>
        <w:t xml:space="preserve">  </w:t>
      </w:r>
      <w:r>
        <w:rPr>
          <w:spacing w:val="-6"/>
        </w:rPr>
        <w:t>sion</w:t>
      </w:r>
      <w:r>
        <w:t xml:space="preserve"> </w:t>
      </w:r>
      <w:r>
        <w:rPr>
          <w:spacing w:val="-6"/>
        </w:rPr>
        <w:t>that</w:t>
      </w:r>
      <w:r>
        <w:rPr>
          <w:spacing w:val="1"/>
        </w:rPr>
        <w:t xml:space="preserve"> </w:t>
      </w:r>
      <w:r>
        <w:rPr>
          <w:spacing w:val="-6"/>
        </w:rPr>
        <w:t>is</w:t>
      </w:r>
      <w:r>
        <w:t xml:space="preserve"> </w:t>
      </w:r>
      <w:r>
        <w:rPr>
          <w:spacing w:val="-6"/>
        </w:rPr>
        <w:t>particularly</w:t>
      </w:r>
      <w:r>
        <w:rPr>
          <w:spacing w:val="1"/>
        </w:rPr>
        <w:t xml:space="preserve"> </w:t>
      </w:r>
      <w:r>
        <w:rPr>
          <w:spacing w:val="-6"/>
        </w:rPr>
        <w:t>salient,</w:t>
      </w:r>
      <w:r>
        <w:rPr>
          <w:spacing w:val="2"/>
        </w:rPr>
        <w:t xml:space="preserve"> </w:t>
      </w:r>
      <w:r>
        <w:rPr>
          <w:spacing w:val="-6"/>
        </w:rPr>
        <w:t>especially</w:t>
      </w:r>
      <w:r>
        <w:t xml:space="preserve"> </w:t>
      </w:r>
      <w:r>
        <w:rPr>
          <w:spacing w:val="-6"/>
        </w:rPr>
        <w:t>in</w:t>
      </w:r>
      <w:r>
        <w:rPr>
          <w:spacing w:val="1"/>
        </w:rPr>
        <w:t xml:space="preserve"> </w:t>
      </w:r>
      <w:r>
        <w:rPr>
          <w:spacing w:val="-6"/>
        </w:rPr>
        <w:t>peripheral</w:t>
      </w:r>
      <w:r>
        <w:t xml:space="preserve"> </w:t>
      </w:r>
      <w:r>
        <w:rPr>
          <w:spacing w:val="-6"/>
        </w:rPr>
        <w:t>vision,</w:t>
      </w:r>
      <w:r>
        <w:rPr>
          <w:spacing w:val="2"/>
        </w:rPr>
        <w:t xml:space="preserve"> </w:t>
      </w:r>
      <w:r>
        <w:rPr>
          <w:spacing w:val="-6"/>
        </w:rPr>
        <w:t>whereas</w:t>
      </w:r>
      <w:r>
        <w:rPr>
          <w:spacing w:val="1"/>
        </w:rPr>
        <w:t xml:space="preserve"> </w:t>
      </w:r>
      <w:r>
        <w:rPr>
          <w:spacing w:val="-6"/>
        </w:rPr>
        <w:t>guidance</w:t>
      </w:r>
    </w:p>
    <w:p w14:paraId="3B59DEAB" w14:textId="12A68126" w:rsidR="00470D98" w:rsidRDefault="001E0CFE">
      <w:pPr>
        <w:pStyle w:val="BodyText"/>
        <w:spacing w:before="8"/>
      </w:pPr>
      <w:r>
        <w:rPr>
          <w:rFonts w:ascii="Trebuchet MS"/>
          <w:spacing w:val="-2"/>
          <w:sz w:val="12"/>
        </w:rPr>
        <w:t>789</w:t>
      </w:r>
      <w:r>
        <w:rPr>
          <w:rFonts w:ascii="Trebuchet MS"/>
          <w:spacing w:val="77"/>
          <w:w w:val="150"/>
          <w:sz w:val="12"/>
        </w:rPr>
        <w:t xml:space="preserve"> </w:t>
      </w:r>
      <w:r>
        <w:rPr>
          <w:spacing w:val="-2"/>
        </w:rPr>
        <w:t>of</w:t>
      </w:r>
      <w:r>
        <w:rPr>
          <w:spacing w:val="1"/>
        </w:rPr>
        <w:t xml:space="preserve"> </w:t>
      </w:r>
      <w:r>
        <w:rPr>
          <w:spacing w:val="-2"/>
        </w:rPr>
        <w:t>attention</w:t>
      </w:r>
      <w:r>
        <w:rPr>
          <w:spacing w:val="2"/>
        </w:rPr>
        <w:t xml:space="preserve"> </w:t>
      </w:r>
      <w:r>
        <w:rPr>
          <w:spacing w:val="-2"/>
        </w:rPr>
        <w:t>by</w:t>
      </w:r>
      <w:r>
        <w:rPr>
          <w:spacing w:val="1"/>
        </w:rPr>
        <w:t xml:space="preserve"> </w:t>
      </w:r>
      <w:r>
        <w:rPr>
          <w:spacing w:val="-2"/>
        </w:rPr>
        <w:t>shape</w:t>
      </w:r>
      <w:r>
        <w:rPr>
          <w:spacing w:val="3"/>
        </w:rPr>
        <w:t xml:space="preserve"> </w:t>
      </w:r>
      <w:r>
        <w:rPr>
          <w:spacing w:val="-2"/>
        </w:rPr>
        <w:t>may</w:t>
      </w:r>
      <w:r>
        <w:rPr>
          <w:spacing w:val="1"/>
        </w:rPr>
        <w:t xml:space="preserve"> </w:t>
      </w:r>
      <w:r>
        <w:rPr>
          <w:spacing w:val="-2"/>
        </w:rPr>
        <w:t>be</w:t>
      </w:r>
      <w:r>
        <w:rPr>
          <w:spacing w:val="2"/>
        </w:rPr>
        <w:t xml:space="preserve"> </w:t>
      </w:r>
      <w:r>
        <w:rPr>
          <w:spacing w:val="-2"/>
        </w:rPr>
        <w:t>more</w:t>
      </w:r>
      <w:r>
        <w:rPr>
          <w:spacing w:val="1"/>
        </w:rPr>
        <w:t xml:space="preserve"> </w:t>
      </w:r>
      <w:r>
        <w:rPr>
          <w:spacing w:val="-2"/>
        </w:rPr>
        <w:t>complex</w:t>
      </w:r>
      <w:r>
        <w:rPr>
          <w:spacing w:val="2"/>
        </w:rPr>
        <w:t xml:space="preserve"> </w:t>
      </w:r>
      <w:del w:id="3484" w:author="Hughes, Anna E" w:date="2023-08-09T15:29:00Z">
        <w:r w:rsidR="00791F47">
          <w:fldChar w:fldCharType="begin"/>
        </w:r>
        <w:r w:rsidR="00791F47">
          <w:delInstrText xml:space="preserve"> HYPERLINK \l "_bookmark85" </w:delInstrText>
        </w:r>
        <w:r w:rsidR="00791F47">
          <w:fldChar w:fldCharType="separate"/>
        </w:r>
        <w:r w:rsidR="001644E6">
          <w:rPr>
            <w:spacing w:val="-2"/>
          </w:rPr>
          <w:delText>(Wolfe,</w:delText>
        </w:r>
        <w:r w:rsidR="00791F47">
          <w:rPr>
            <w:spacing w:val="-2"/>
          </w:rPr>
          <w:fldChar w:fldCharType="end"/>
        </w:r>
        <w:r w:rsidR="001644E6">
          <w:rPr>
            <w:spacing w:val="1"/>
          </w:rPr>
          <w:delText xml:space="preserve"> </w:delText>
        </w:r>
        <w:r w:rsidR="00791F47">
          <w:fldChar w:fldCharType="begin"/>
        </w:r>
        <w:r w:rsidR="00791F47">
          <w:delInstrText xml:space="preserve"> HYPERLINK \l "_bookmark85" </w:delInstrText>
        </w:r>
        <w:r w:rsidR="00791F47">
          <w:fldChar w:fldCharType="separate"/>
        </w:r>
        <w:r w:rsidR="001644E6">
          <w:rPr>
            <w:spacing w:val="-2"/>
          </w:rPr>
          <w:delText>2021).</w:delText>
        </w:r>
        <w:r w:rsidR="00791F47">
          <w:rPr>
            <w:spacing w:val="-2"/>
          </w:rPr>
          <w:fldChar w:fldCharType="end"/>
        </w:r>
      </w:del>
      <w:ins w:id="3485" w:author="Hughes, Anna E" w:date="2023-08-09T15:29:00Z">
        <w:r w:rsidR="00791F47">
          <w:fldChar w:fldCharType="begin"/>
        </w:r>
        <w:r w:rsidR="00791F47">
          <w:instrText xml:space="preserve"> HYPERLINK \l "_bookmark86" </w:instrText>
        </w:r>
        <w:r w:rsidR="00791F47">
          <w:fldChar w:fldCharType="separate"/>
        </w:r>
        <w:r>
          <w:rPr>
            <w:spacing w:val="-2"/>
          </w:rPr>
          <w:t>(Wolfe,</w:t>
        </w:r>
        <w:r w:rsidR="00791F47">
          <w:rPr>
            <w:spacing w:val="-2"/>
          </w:rPr>
          <w:fldChar w:fldCharType="end"/>
        </w:r>
        <w:r>
          <w:rPr>
            <w:spacing w:val="1"/>
          </w:rPr>
          <w:t xml:space="preserve"> </w:t>
        </w:r>
        <w:r w:rsidR="00791F47">
          <w:fldChar w:fldCharType="begin"/>
        </w:r>
        <w:r w:rsidR="00791F47">
          <w:instrText xml:space="preserve"> HYPERLINK \l "_bookmark86" </w:instrText>
        </w:r>
        <w:r w:rsidR="00791F47">
          <w:fldChar w:fldCharType="separate"/>
        </w:r>
        <w:r>
          <w:rPr>
            <w:spacing w:val="-2"/>
          </w:rPr>
          <w:t>2021).</w:t>
        </w:r>
        <w:r w:rsidR="00791F47">
          <w:rPr>
            <w:spacing w:val="-2"/>
          </w:rPr>
          <w:fldChar w:fldCharType="end"/>
        </w:r>
      </w:ins>
      <w:r>
        <w:rPr>
          <w:spacing w:val="44"/>
        </w:rPr>
        <w:t xml:space="preserve"> </w:t>
      </w:r>
      <w:r>
        <w:rPr>
          <w:spacing w:val="-2"/>
        </w:rPr>
        <w:t>Mathematically,</w:t>
      </w:r>
      <w:r>
        <w:rPr>
          <w:spacing w:val="5"/>
        </w:rPr>
        <w:t xml:space="preserve"> </w:t>
      </w:r>
      <w:r>
        <w:rPr>
          <w:spacing w:val="-5"/>
        </w:rPr>
        <w:t>it</w:t>
      </w:r>
    </w:p>
    <w:p w14:paraId="01C01001" w14:textId="77777777" w:rsidR="00470D98" w:rsidRDefault="001E0CFE">
      <w:pPr>
        <w:pStyle w:val="BodyText"/>
      </w:pPr>
      <w:r>
        <w:rPr>
          <w:rFonts w:ascii="Trebuchet MS"/>
          <w:w w:val="90"/>
          <w:sz w:val="12"/>
        </w:rPr>
        <w:t>790</w:t>
      </w:r>
      <w:r>
        <w:rPr>
          <w:rFonts w:ascii="Trebuchet MS"/>
          <w:spacing w:val="63"/>
          <w:sz w:val="12"/>
        </w:rPr>
        <w:t xml:space="preserve">  </w:t>
      </w:r>
      <w:r>
        <w:rPr>
          <w:w w:val="90"/>
        </w:rPr>
        <w:t>would</w:t>
      </w:r>
      <w:r>
        <w:rPr>
          <w:spacing w:val="1"/>
        </w:rPr>
        <w:t xml:space="preserve"> </w:t>
      </w:r>
      <w:r>
        <w:rPr>
          <w:w w:val="90"/>
        </w:rPr>
        <w:t>be</w:t>
      </w:r>
      <w:r>
        <w:rPr>
          <w:spacing w:val="1"/>
        </w:rPr>
        <w:t xml:space="preserve"> </w:t>
      </w:r>
      <w:r>
        <w:rPr>
          <w:w w:val="90"/>
        </w:rPr>
        <w:t>better</w:t>
      </w:r>
      <w:r>
        <w:t xml:space="preserve"> </w:t>
      </w:r>
      <w:r>
        <w:rPr>
          <w:w w:val="90"/>
        </w:rPr>
        <w:t>to</w:t>
      </w:r>
      <w:r>
        <w:rPr>
          <w:spacing w:val="1"/>
        </w:rPr>
        <w:t xml:space="preserve"> </w:t>
      </w:r>
      <w:r>
        <w:rPr>
          <w:w w:val="90"/>
        </w:rPr>
        <w:t>have</w:t>
      </w:r>
      <w:r>
        <w:t xml:space="preserve"> </w:t>
      </w:r>
      <w:r>
        <w:rPr>
          <w:w w:val="90"/>
        </w:rPr>
        <w:t>features</w:t>
      </w:r>
      <w:r>
        <w:rPr>
          <w:spacing w:val="1"/>
        </w:rPr>
        <w:t xml:space="preserve"> </w:t>
      </w:r>
      <w:r>
        <w:rPr>
          <w:w w:val="90"/>
        </w:rPr>
        <w:t>where</w:t>
      </w:r>
      <w:r>
        <w:t xml:space="preserve"> </w:t>
      </w:r>
      <w:r>
        <w:rPr>
          <w:w w:val="90"/>
        </w:rPr>
        <w:t>the</w:t>
      </w:r>
      <w:r>
        <w:t xml:space="preserve"> </w:t>
      </w:r>
      <w:r>
        <w:rPr>
          <w:w w:val="90"/>
        </w:rPr>
        <w:t>slope</w:t>
      </w:r>
      <w:r>
        <w:rPr>
          <w:spacing w:val="1"/>
        </w:rPr>
        <w:t xml:space="preserve"> </w:t>
      </w:r>
      <w:r>
        <w:rPr>
          <w:w w:val="90"/>
        </w:rPr>
        <w:t>values</w:t>
      </w:r>
      <w:r>
        <w:t xml:space="preserve"> </w:t>
      </w:r>
      <w:r>
        <w:rPr>
          <w:w w:val="90"/>
        </w:rPr>
        <w:t>across</w:t>
      </w:r>
      <w:r>
        <w:rPr>
          <w:spacing w:val="1"/>
        </w:rPr>
        <w:t xml:space="preserve"> </w:t>
      </w:r>
      <w:r>
        <w:rPr>
          <w:w w:val="90"/>
        </w:rPr>
        <w:t>the</w:t>
      </w:r>
      <w:r>
        <w:t xml:space="preserve"> </w:t>
      </w:r>
      <w:r>
        <w:rPr>
          <w:w w:val="90"/>
        </w:rPr>
        <w:t>two</w:t>
      </w:r>
      <w:r>
        <w:rPr>
          <w:spacing w:val="1"/>
        </w:rPr>
        <w:t xml:space="preserve"> </w:t>
      </w:r>
      <w:r>
        <w:rPr>
          <w:spacing w:val="-2"/>
          <w:w w:val="90"/>
        </w:rPr>
        <w:t>dimensions</w:t>
      </w:r>
    </w:p>
    <w:p w14:paraId="4032AD96" w14:textId="77777777" w:rsidR="00470D98" w:rsidRDefault="001E0CFE">
      <w:pPr>
        <w:pStyle w:val="BodyText"/>
        <w:spacing w:before="8"/>
      </w:pPr>
      <w:r>
        <w:rPr>
          <w:rFonts w:ascii="Trebuchet MS"/>
          <w:w w:val="90"/>
          <w:sz w:val="12"/>
        </w:rPr>
        <w:t>791</w:t>
      </w:r>
      <w:r>
        <w:rPr>
          <w:rFonts w:ascii="Trebuchet MS"/>
          <w:spacing w:val="77"/>
          <w:sz w:val="12"/>
        </w:rPr>
        <w:t xml:space="preserve">  </w:t>
      </w:r>
      <w:r>
        <w:rPr>
          <w:w w:val="90"/>
        </w:rPr>
        <w:t>are</w:t>
      </w:r>
      <w:r>
        <w:rPr>
          <w:spacing w:val="10"/>
        </w:rPr>
        <w:t xml:space="preserve"> </w:t>
      </w:r>
      <w:r>
        <w:rPr>
          <w:w w:val="90"/>
        </w:rPr>
        <w:t>more</w:t>
      </w:r>
      <w:r>
        <w:rPr>
          <w:spacing w:val="9"/>
        </w:rPr>
        <w:t xml:space="preserve"> </w:t>
      </w:r>
      <w:r>
        <w:rPr>
          <w:w w:val="90"/>
        </w:rPr>
        <w:t>similar,</w:t>
      </w:r>
      <w:r>
        <w:rPr>
          <w:spacing w:val="11"/>
        </w:rPr>
        <w:t xml:space="preserve"> </w:t>
      </w:r>
      <w:r>
        <w:rPr>
          <w:w w:val="90"/>
        </w:rPr>
        <w:t>as</w:t>
      </w:r>
      <w:r>
        <w:rPr>
          <w:spacing w:val="9"/>
        </w:rPr>
        <w:t xml:space="preserve"> </w:t>
      </w:r>
      <w:r>
        <w:rPr>
          <w:w w:val="90"/>
        </w:rPr>
        <w:t>all</w:t>
      </w:r>
      <w:r>
        <w:rPr>
          <w:spacing w:val="9"/>
        </w:rPr>
        <w:t xml:space="preserve"> </w:t>
      </w:r>
      <w:r>
        <w:rPr>
          <w:w w:val="90"/>
        </w:rPr>
        <w:t>of</w:t>
      </w:r>
      <w:r>
        <w:rPr>
          <w:spacing w:val="9"/>
        </w:rPr>
        <w:t xml:space="preserve"> </w:t>
      </w:r>
      <w:r>
        <w:rPr>
          <w:w w:val="90"/>
        </w:rPr>
        <w:t>the</w:t>
      </w:r>
      <w:r>
        <w:rPr>
          <w:spacing w:val="9"/>
        </w:rPr>
        <w:t xml:space="preserve"> </w:t>
      </w:r>
      <w:r>
        <w:rPr>
          <w:w w:val="90"/>
        </w:rPr>
        <w:t>contrast</w:t>
      </w:r>
      <w:r>
        <w:rPr>
          <w:spacing w:val="9"/>
        </w:rPr>
        <w:t xml:space="preserve"> </w:t>
      </w:r>
      <w:r>
        <w:rPr>
          <w:w w:val="90"/>
        </w:rPr>
        <w:t>combination</w:t>
      </w:r>
      <w:r>
        <w:rPr>
          <w:spacing w:val="9"/>
        </w:rPr>
        <w:t xml:space="preserve"> </w:t>
      </w:r>
      <w:r>
        <w:rPr>
          <w:w w:val="90"/>
        </w:rPr>
        <w:t>formulae</w:t>
      </w:r>
      <w:r>
        <w:rPr>
          <w:spacing w:val="9"/>
        </w:rPr>
        <w:t xml:space="preserve"> </w:t>
      </w:r>
      <w:r>
        <w:rPr>
          <w:w w:val="90"/>
        </w:rPr>
        <w:t>essentially</w:t>
      </w:r>
      <w:r>
        <w:rPr>
          <w:spacing w:val="9"/>
        </w:rPr>
        <w:t xml:space="preserve"> </w:t>
      </w:r>
      <w:r>
        <w:rPr>
          <w:w w:val="90"/>
        </w:rPr>
        <w:t>consist</w:t>
      </w:r>
      <w:r>
        <w:rPr>
          <w:spacing w:val="9"/>
        </w:rPr>
        <w:t xml:space="preserve"> </w:t>
      </w:r>
      <w:r>
        <w:rPr>
          <w:spacing w:val="-5"/>
          <w:w w:val="90"/>
        </w:rPr>
        <w:t>of</w:t>
      </w:r>
    </w:p>
    <w:p w14:paraId="733A2850" w14:textId="77777777" w:rsidR="00470D98" w:rsidRDefault="001E0CFE">
      <w:pPr>
        <w:pStyle w:val="BodyText"/>
        <w:pPrChange w:id="3486" w:author="Hughes, Anna E" w:date="2023-08-09T15:29:00Z">
          <w:pPr>
            <w:pStyle w:val="BodyText"/>
            <w:spacing w:before="8"/>
          </w:pPr>
        </w:pPrChange>
      </w:pPr>
      <w:r>
        <w:rPr>
          <w:rFonts w:ascii="Trebuchet MS"/>
          <w:spacing w:val="-4"/>
          <w:sz w:val="12"/>
        </w:rPr>
        <w:t>792</w:t>
      </w:r>
      <w:r>
        <w:rPr>
          <w:rFonts w:ascii="Trebuchet MS"/>
          <w:spacing w:val="38"/>
          <w:sz w:val="12"/>
        </w:rPr>
        <w:t xml:space="preserve">  </w:t>
      </w:r>
      <w:r>
        <w:rPr>
          <w:spacing w:val="-4"/>
        </w:rPr>
        <w:t>sums</w:t>
      </w:r>
      <w:r>
        <w:rPr>
          <w:spacing w:val="3"/>
        </w:rPr>
        <w:t xml:space="preserve"> </w:t>
      </w:r>
      <w:r>
        <w:rPr>
          <w:spacing w:val="-4"/>
        </w:rPr>
        <w:t>of</w:t>
      </w:r>
      <w:r>
        <w:rPr>
          <w:spacing w:val="2"/>
        </w:rPr>
        <w:t xml:space="preserve"> </w:t>
      </w:r>
      <w:r>
        <w:rPr>
          <w:spacing w:val="-4"/>
        </w:rPr>
        <w:t>inverse</w:t>
      </w:r>
      <w:r>
        <w:rPr>
          <w:spacing w:val="3"/>
        </w:rPr>
        <w:t xml:space="preserve"> </w:t>
      </w:r>
      <w:r>
        <w:rPr>
          <w:spacing w:val="-4"/>
        </w:rPr>
        <w:t>values,</w:t>
      </w:r>
      <w:r>
        <w:rPr>
          <w:spacing w:val="6"/>
        </w:rPr>
        <w:t xml:space="preserve"> </w:t>
      </w:r>
      <w:r>
        <w:rPr>
          <w:spacing w:val="-4"/>
        </w:rPr>
        <w:t>and</w:t>
      </w:r>
      <w:r>
        <w:rPr>
          <w:spacing w:val="2"/>
        </w:rPr>
        <w:t xml:space="preserve"> </w:t>
      </w:r>
      <w:r>
        <w:rPr>
          <w:spacing w:val="-4"/>
        </w:rPr>
        <w:t>if</w:t>
      </w:r>
      <w:r>
        <w:rPr>
          <w:spacing w:val="3"/>
        </w:rPr>
        <w:t xml:space="preserve"> </w:t>
      </w:r>
      <w:r>
        <w:rPr>
          <w:spacing w:val="-4"/>
        </w:rPr>
        <w:t>the</w:t>
      </w:r>
      <w:r>
        <w:rPr>
          <w:spacing w:val="3"/>
        </w:rPr>
        <w:t xml:space="preserve"> </w:t>
      </w:r>
      <w:r>
        <w:rPr>
          <w:spacing w:val="-4"/>
        </w:rPr>
        <w:t>slope</w:t>
      </w:r>
      <w:r>
        <w:rPr>
          <w:spacing w:val="2"/>
        </w:rPr>
        <w:t xml:space="preserve"> </w:t>
      </w:r>
      <w:r>
        <w:rPr>
          <w:spacing w:val="-4"/>
        </w:rPr>
        <w:t>values</w:t>
      </w:r>
      <w:r>
        <w:rPr>
          <w:spacing w:val="3"/>
        </w:rPr>
        <w:t xml:space="preserve"> </w:t>
      </w:r>
      <w:r>
        <w:rPr>
          <w:spacing w:val="-4"/>
        </w:rPr>
        <w:t>are</w:t>
      </w:r>
      <w:r>
        <w:rPr>
          <w:spacing w:val="3"/>
        </w:rPr>
        <w:t xml:space="preserve"> </w:t>
      </w:r>
      <w:r>
        <w:rPr>
          <w:spacing w:val="-4"/>
        </w:rPr>
        <w:t>highly</w:t>
      </w:r>
      <w:r>
        <w:rPr>
          <w:spacing w:val="2"/>
        </w:rPr>
        <w:t xml:space="preserve"> </w:t>
      </w:r>
      <w:r>
        <w:rPr>
          <w:spacing w:val="-4"/>
        </w:rPr>
        <w:t>dissimilar,</w:t>
      </w:r>
      <w:r>
        <w:rPr>
          <w:spacing w:val="6"/>
        </w:rPr>
        <w:t xml:space="preserve"> </w:t>
      </w:r>
      <w:r>
        <w:rPr>
          <w:spacing w:val="-4"/>
        </w:rPr>
        <w:t>the</w:t>
      </w:r>
      <w:r>
        <w:rPr>
          <w:spacing w:val="3"/>
        </w:rPr>
        <w:t xml:space="preserve"> </w:t>
      </w:r>
      <w:r>
        <w:rPr>
          <w:spacing w:val="-4"/>
        </w:rPr>
        <w:t>inverse</w:t>
      </w:r>
    </w:p>
    <w:p w14:paraId="19296739" w14:textId="77777777" w:rsidR="00470D98" w:rsidRDefault="001E0CFE">
      <w:pPr>
        <w:pStyle w:val="BodyText"/>
        <w:spacing w:before="8"/>
        <w:pPrChange w:id="3487" w:author="Hughes, Anna E" w:date="2023-08-09T15:29:00Z">
          <w:pPr>
            <w:pStyle w:val="BodyText"/>
          </w:pPr>
        </w:pPrChange>
      </w:pPr>
      <w:r>
        <w:rPr>
          <w:rFonts w:ascii="Trebuchet MS"/>
          <w:spacing w:val="-6"/>
          <w:sz w:val="12"/>
        </w:rPr>
        <w:t>793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6"/>
        </w:rPr>
        <w:t>sums</w:t>
      </w:r>
      <w:r>
        <w:t xml:space="preserve"> </w:t>
      </w:r>
      <w:r>
        <w:rPr>
          <w:spacing w:val="-6"/>
        </w:rPr>
        <w:t>will</w:t>
      </w:r>
      <w:r>
        <w:rPr>
          <w:spacing w:val="1"/>
        </w:rPr>
        <w:t xml:space="preserve"> </w:t>
      </w:r>
      <w:r>
        <w:rPr>
          <w:spacing w:val="-6"/>
        </w:rPr>
        <w:t>be</w:t>
      </w:r>
      <w:r>
        <w:rPr>
          <w:spacing w:val="-1"/>
        </w:rPr>
        <w:t xml:space="preserve"> </w:t>
      </w:r>
      <w:r>
        <w:rPr>
          <w:spacing w:val="-6"/>
        </w:rPr>
        <w:t>disproportionately</w:t>
      </w:r>
      <w:r>
        <w:t xml:space="preserve"> </w:t>
      </w:r>
      <w:r>
        <w:rPr>
          <w:spacing w:val="-6"/>
        </w:rPr>
        <w:t>determined</w:t>
      </w:r>
      <w:r>
        <w:rPr>
          <w:spacing w:val="1"/>
        </w:rPr>
        <w:t xml:space="preserve"> </w:t>
      </w:r>
      <w:r>
        <w:rPr>
          <w:spacing w:val="-6"/>
        </w:rPr>
        <w:t>by</w:t>
      </w:r>
      <w:r>
        <w:t xml:space="preserve"> </w:t>
      </w:r>
      <w:r>
        <w:rPr>
          <w:spacing w:val="-6"/>
        </w:rPr>
        <w:t>one</w:t>
      </w:r>
      <w:r>
        <w:rPr>
          <w:spacing w:val="-1"/>
        </w:rPr>
        <w:t xml:space="preserve"> </w:t>
      </w:r>
      <w:r>
        <w:rPr>
          <w:spacing w:val="-6"/>
        </w:rPr>
        <w:t>feature.</w:t>
      </w:r>
      <w:r>
        <w:rPr>
          <w:spacing w:val="27"/>
        </w:rPr>
        <w:t xml:space="preserve"> </w:t>
      </w:r>
      <w:r>
        <w:rPr>
          <w:spacing w:val="-6"/>
        </w:rPr>
        <w:t>This</w:t>
      </w:r>
      <w:r>
        <w:rPr>
          <w:spacing w:val="-1"/>
        </w:rPr>
        <w:t xml:space="preserve"> </w:t>
      </w:r>
      <w:r>
        <w:rPr>
          <w:spacing w:val="-6"/>
        </w:rPr>
        <w:t>may</w:t>
      </w:r>
      <w:r>
        <w:t xml:space="preserve"> </w:t>
      </w:r>
      <w:r>
        <w:rPr>
          <w:spacing w:val="-6"/>
        </w:rPr>
        <w:t>indeed</w:t>
      </w:r>
      <w:r>
        <w:rPr>
          <w:spacing w:val="1"/>
        </w:rPr>
        <w:t xml:space="preserve"> </w:t>
      </w:r>
      <w:r>
        <w:rPr>
          <w:spacing w:val="-6"/>
        </w:rPr>
        <w:t>re-</w:t>
      </w:r>
    </w:p>
    <w:p w14:paraId="6469A762" w14:textId="77777777" w:rsidR="00470D98" w:rsidRDefault="001E0CFE">
      <w:pPr>
        <w:pStyle w:val="BodyText"/>
        <w:spacing w:before="8"/>
      </w:pPr>
      <w:r>
        <w:rPr>
          <w:rFonts w:ascii="Trebuchet MS"/>
          <w:spacing w:val="-4"/>
          <w:sz w:val="12"/>
        </w:rPr>
        <w:t>794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4"/>
        </w:rPr>
        <w:t>flect</w:t>
      </w:r>
      <w:r>
        <w:rPr>
          <w:spacing w:val="3"/>
        </w:rPr>
        <w:t xml:space="preserve"> </w:t>
      </w:r>
      <w:r>
        <w:rPr>
          <w:spacing w:val="-4"/>
        </w:rPr>
        <w:t>how</w:t>
      </w:r>
      <w:r>
        <w:rPr>
          <w:spacing w:val="3"/>
        </w:rPr>
        <w:t xml:space="preserve"> </w:t>
      </w:r>
      <w:r>
        <w:rPr>
          <w:spacing w:val="-4"/>
        </w:rPr>
        <w:t>participants</w:t>
      </w:r>
      <w:r>
        <w:rPr>
          <w:spacing w:val="3"/>
        </w:rPr>
        <w:t xml:space="preserve"> </w:t>
      </w:r>
      <w:r>
        <w:rPr>
          <w:spacing w:val="-4"/>
        </w:rPr>
        <w:t>are</w:t>
      </w:r>
      <w:r>
        <w:rPr>
          <w:spacing w:val="3"/>
        </w:rPr>
        <w:t xml:space="preserve"> </w:t>
      </w:r>
      <w:r>
        <w:rPr>
          <w:spacing w:val="-4"/>
        </w:rPr>
        <w:t>approaching</w:t>
      </w:r>
      <w:r>
        <w:rPr>
          <w:spacing w:val="3"/>
        </w:rPr>
        <w:t xml:space="preserve"> </w:t>
      </w:r>
      <w:r>
        <w:rPr>
          <w:spacing w:val="-4"/>
        </w:rPr>
        <w:t>this</w:t>
      </w:r>
      <w:r>
        <w:rPr>
          <w:spacing w:val="3"/>
        </w:rPr>
        <w:t xml:space="preserve"> </w:t>
      </w:r>
      <w:r>
        <w:rPr>
          <w:spacing w:val="-4"/>
        </w:rPr>
        <w:t>task,</w:t>
      </w:r>
      <w:r>
        <w:rPr>
          <w:spacing w:val="7"/>
        </w:rPr>
        <w:t xml:space="preserve"> </w:t>
      </w:r>
      <w:r>
        <w:rPr>
          <w:spacing w:val="-4"/>
        </w:rPr>
        <w:t>as</w:t>
      </w:r>
      <w:r>
        <w:rPr>
          <w:spacing w:val="3"/>
        </w:rPr>
        <w:t xml:space="preserve"> </w:t>
      </w:r>
      <w:r>
        <w:rPr>
          <w:spacing w:val="-4"/>
        </w:rPr>
        <w:t>it</w:t>
      </w:r>
      <w:r>
        <w:rPr>
          <w:spacing w:val="3"/>
        </w:rPr>
        <w:t xml:space="preserve"> </w:t>
      </w:r>
      <w:r>
        <w:rPr>
          <w:spacing w:val="-4"/>
        </w:rPr>
        <w:t>may</w:t>
      </w:r>
      <w:r>
        <w:rPr>
          <w:spacing w:val="3"/>
        </w:rPr>
        <w:t xml:space="preserve"> </w:t>
      </w:r>
      <w:r>
        <w:rPr>
          <w:spacing w:val="-4"/>
        </w:rPr>
        <w:t>be</w:t>
      </w:r>
      <w:r>
        <w:rPr>
          <w:spacing w:val="3"/>
        </w:rPr>
        <w:t xml:space="preserve"> </w:t>
      </w:r>
      <w:r>
        <w:rPr>
          <w:spacing w:val="-4"/>
        </w:rPr>
        <w:t>the</w:t>
      </w:r>
      <w:r>
        <w:rPr>
          <w:spacing w:val="3"/>
        </w:rPr>
        <w:t xml:space="preserve"> </w:t>
      </w:r>
      <w:r>
        <w:rPr>
          <w:spacing w:val="-4"/>
        </w:rPr>
        <w:t>case</w:t>
      </w:r>
      <w:r>
        <w:rPr>
          <w:spacing w:val="3"/>
        </w:rPr>
        <w:t xml:space="preserve"> </w:t>
      </w:r>
      <w:r>
        <w:rPr>
          <w:spacing w:val="-4"/>
        </w:rPr>
        <w:t>that</w:t>
      </w:r>
      <w:r>
        <w:rPr>
          <w:spacing w:val="3"/>
        </w:rPr>
        <w:t xml:space="preserve"> </w:t>
      </w:r>
      <w:r>
        <w:rPr>
          <w:spacing w:val="-4"/>
        </w:rPr>
        <w:t>they</w:t>
      </w:r>
    </w:p>
    <w:p w14:paraId="444744DA" w14:textId="77777777" w:rsidR="00470D98" w:rsidRDefault="001E0CFE">
      <w:pPr>
        <w:pStyle w:val="BodyText"/>
      </w:pPr>
      <w:r>
        <w:rPr>
          <w:rFonts w:ascii="Trebuchet MS"/>
          <w:w w:val="90"/>
          <w:sz w:val="12"/>
        </w:rPr>
        <w:t>795</w:t>
      </w:r>
      <w:r>
        <w:rPr>
          <w:rFonts w:ascii="Trebuchet MS"/>
          <w:spacing w:val="67"/>
          <w:sz w:val="12"/>
        </w:rPr>
        <w:t xml:space="preserve">  </w:t>
      </w:r>
      <w:r>
        <w:rPr>
          <w:w w:val="90"/>
        </w:rPr>
        <w:t>preferentially</w:t>
      </w:r>
      <w:r>
        <w:rPr>
          <w:spacing w:val="11"/>
        </w:rPr>
        <w:t xml:space="preserve"> </w:t>
      </w:r>
      <w:r>
        <w:rPr>
          <w:w w:val="90"/>
        </w:rPr>
        <w:t>attend</w:t>
      </w:r>
      <w:r>
        <w:rPr>
          <w:spacing w:val="9"/>
        </w:rPr>
        <w:t xml:space="preserve"> </w:t>
      </w:r>
      <w:r>
        <w:rPr>
          <w:w w:val="90"/>
        </w:rPr>
        <w:t>to</w:t>
      </w:r>
      <w:r>
        <w:rPr>
          <w:spacing w:val="10"/>
        </w:rPr>
        <w:t xml:space="preserve"> </w:t>
      </w:r>
      <w:r>
        <w:rPr>
          <w:w w:val="90"/>
        </w:rPr>
        <w:t>the</w:t>
      </w:r>
      <w:r>
        <w:rPr>
          <w:spacing w:val="10"/>
        </w:rPr>
        <w:t xml:space="preserve"> </w:t>
      </w:r>
      <w:r>
        <w:rPr>
          <w:w w:val="90"/>
        </w:rPr>
        <w:t>more</w:t>
      </w:r>
      <w:r>
        <w:rPr>
          <w:spacing w:val="10"/>
        </w:rPr>
        <w:t xml:space="preserve"> </w:t>
      </w:r>
      <w:r>
        <w:rPr>
          <w:w w:val="90"/>
        </w:rPr>
        <w:t>discriminating</w:t>
      </w:r>
      <w:r>
        <w:rPr>
          <w:spacing w:val="10"/>
        </w:rPr>
        <w:t xml:space="preserve"> </w:t>
      </w:r>
      <w:r>
        <w:rPr>
          <w:w w:val="90"/>
        </w:rPr>
        <w:t>feature</w:t>
      </w:r>
      <w:r>
        <w:rPr>
          <w:spacing w:val="10"/>
        </w:rPr>
        <w:t xml:space="preserve"> </w:t>
      </w:r>
      <w:r>
        <w:rPr>
          <w:w w:val="90"/>
        </w:rPr>
        <w:t>(colour)</w:t>
      </w:r>
      <w:r>
        <w:rPr>
          <w:spacing w:val="9"/>
        </w:rPr>
        <w:t xml:space="preserve"> </w:t>
      </w:r>
      <w:r>
        <w:rPr>
          <w:w w:val="90"/>
        </w:rPr>
        <w:t>and</w:t>
      </w:r>
      <w:r>
        <w:rPr>
          <w:spacing w:val="10"/>
        </w:rPr>
        <w:t xml:space="preserve"> </w:t>
      </w:r>
      <w:r>
        <w:rPr>
          <w:w w:val="90"/>
        </w:rPr>
        <w:t>the</w:t>
      </w:r>
      <w:r>
        <w:rPr>
          <w:spacing w:val="10"/>
        </w:rPr>
        <w:t xml:space="preserve"> </w:t>
      </w:r>
      <w:r>
        <w:rPr>
          <w:spacing w:val="-2"/>
          <w:w w:val="90"/>
        </w:rPr>
        <w:t>contribu-</w:t>
      </w:r>
    </w:p>
    <w:p w14:paraId="7D292866" w14:textId="77777777" w:rsidR="00470D98" w:rsidRDefault="001E0CFE">
      <w:pPr>
        <w:pStyle w:val="BodyText"/>
        <w:spacing w:before="8"/>
      </w:pPr>
      <w:r>
        <w:rPr>
          <w:rFonts w:ascii="Trebuchet MS"/>
          <w:w w:val="90"/>
          <w:sz w:val="12"/>
        </w:rPr>
        <w:t>796</w:t>
      </w:r>
      <w:r>
        <w:rPr>
          <w:rFonts w:ascii="Trebuchet MS"/>
          <w:spacing w:val="72"/>
          <w:sz w:val="12"/>
        </w:rPr>
        <w:t xml:space="preserve">  </w:t>
      </w:r>
      <w:r>
        <w:rPr>
          <w:w w:val="90"/>
        </w:rPr>
        <w:t>tion</w:t>
      </w:r>
      <w:r>
        <w:rPr>
          <w:spacing w:val="7"/>
        </w:rPr>
        <w:t xml:space="preserve"> </w:t>
      </w:r>
      <w:r>
        <w:rPr>
          <w:w w:val="90"/>
        </w:rPr>
        <w:t>of</w:t>
      </w:r>
      <w:r>
        <w:rPr>
          <w:spacing w:val="6"/>
        </w:rPr>
        <w:t xml:space="preserve"> </w:t>
      </w:r>
      <w:r>
        <w:rPr>
          <w:w w:val="90"/>
        </w:rPr>
        <w:t>shape</w:t>
      </w:r>
      <w:r>
        <w:rPr>
          <w:spacing w:val="7"/>
        </w:rPr>
        <w:t xml:space="preserve"> </w:t>
      </w:r>
      <w:r>
        <w:rPr>
          <w:w w:val="90"/>
        </w:rPr>
        <w:t>to</w:t>
      </w:r>
      <w:r>
        <w:rPr>
          <w:spacing w:val="6"/>
        </w:rPr>
        <w:t xml:space="preserve"> </w:t>
      </w:r>
      <w:r>
        <w:rPr>
          <w:w w:val="90"/>
        </w:rPr>
        <w:t>their</w:t>
      </w:r>
      <w:r>
        <w:rPr>
          <w:spacing w:val="6"/>
        </w:rPr>
        <w:t xml:space="preserve"> </w:t>
      </w:r>
      <w:r>
        <w:rPr>
          <w:w w:val="90"/>
        </w:rPr>
        <w:t>behaviour</w:t>
      </w:r>
      <w:r>
        <w:rPr>
          <w:spacing w:val="6"/>
        </w:rPr>
        <w:t xml:space="preserve"> </w:t>
      </w:r>
      <w:r>
        <w:rPr>
          <w:w w:val="90"/>
        </w:rPr>
        <w:t>in</w:t>
      </w:r>
      <w:r>
        <w:rPr>
          <w:spacing w:val="7"/>
        </w:rPr>
        <w:t xml:space="preserve"> </w:t>
      </w:r>
      <w:r>
        <w:rPr>
          <w:w w:val="90"/>
        </w:rPr>
        <w:t>the</w:t>
      </w:r>
      <w:r>
        <w:rPr>
          <w:spacing w:val="6"/>
        </w:rPr>
        <w:t xml:space="preserve"> </w:t>
      </w:r>
      <w:r>
        <w:rPr>
          <w:w w:val="90"/>
        </w:rPr>
        <w:t>double-feature</w:t>
      </w:r>
      <w:r>
        <w:rPr>
          <w:spacing w:val="6"/>
        </w:rPr>
        <w:t xml:space="preserve"> </w:t>
      </w:r>
      <w:r>
        <w:rPr>
          <w:w w:val="90"/>
        </w:rPr>
        <w:t>condition</w:t>
      </w:r>
      <w:r>
        <w:rPr>
          <w:spacing w:val="7"/>
        </w:rPr>
        <w:t xml:space="preserve"> </w:t>
      </w:r>
      <w:r>
        <w:rPr>
          <w:w w:val="90"/>
        </w:rPr>
        <w:t>may</w:t>
      </w:r>
      <w:r>
        <w:rPr>
          <w:spacing w:val="6"/>
        </w:rPr>
        <w:t xml:space="preserve"> </w:t>
      </w:r>
      <w:r>
        <w:rPr>
          <w:w w:val="90"/>
        </w:rPr>
        <w:t>be</w:t>
      </w:r>
      <w:r>
        <w:rPr>
          <w:spacing w:val="6"/>
        </w:rPr>
        <w:t xml:space="preserve"> </w:t>
      </w:r>
      <w:r>
        <w:rPr>
          <w:spacing w:val="-2"/>
          <w:w w:val="90"/>
        </w:rPr>
        <w:t>negligible.</w:t>
      </w:r>
    </w:p>
    <w:p w14:paraId="2EFFBCA7" w14:textId="77777777" w:rsidR="00470D98" w:rsidRDefault="001E0CFE">
      <w:pPr>
        <w:pStyle w:val="BodyText"/>
      </w:pPr>
      <w:r>
        <w:rPr>
          <w:rFonts w:ascii="Trebuchet MS"/>
          <w:w w:val="90"/>
          <w:sz w:val="12"/>
        </w:rPr>
        <w:t>797</w:t>
      </w:r>
      <w:r>
        <w:rPr>
          <w:rFonts w:ascii="Trebuchet MS"/>
          <w:spacing w:val="76"/>
          <w:sz w:val="12"/>
        </w:rPr>
        <w:t xml:space="preserve">  </w:t>
      </w:r>
      <w:r>
        <w:rPr>
          <w:w w:val="90"/>
        </w:rPr>
        <w:t>However,</w:t>
      </w:r>
      <w:r>
        <w:rPr>
          <w:spacing w:val="10"/>
        </w:rPr>
        <w:t xml:space="preserve"> </w:t>
      </w:r>
      <w:r>
        <w:rPr>
          <w:w w:val="90"/>
        </w:rPr>
        <w:t>for</w:t>
      </w:r>
      <w:r>
        <w:rPr>
          <w:spacing w:val="7"/>
        </w:rPr>
        <w:t xml:space="preserve"> </w:t>
      </w:r>
      <w:r>
        <w:rPr>
          <w:w w:val="90"/>
        </w:rPr>
        <w:t>the</w:t>
      </w:r>
      <w:r>
        <w:rPr>
          <w:spacing w:val="7"/>
        </w:rPr>
        <w:t xml:space="preserve"> </w:t>
      </w:r>
      <w:r>
        <w:rPr>
          <w:w w:val="90"/>
        </w:rPr>
        <w:t>purposes</w:t>
      </w:r>
      <w:r>
        <w:rPr>
          <w:spacing w:val="8"/>
        </w:rPr>
        <w:t xml:space="preserve"> </w:t>
      </w:r>
      <w:r>
        <w:rPr>
          <w:w w:val="90"/>
        </w:rPr>
        <w:t>of</w:t>
      </w:r>
      <w:r>
        <w:rPr>
          <w:spacing w:val="7"/>
        </w:rPr>
        <w:t xml:space="preserve"> </w:t>
      </w:r>
      <w:r>
        <w:rPr>
          <w:w w:val="90"/>
        </w:rPr>
        <w:t>discriminating</w:t>
      </w:r>
      <w:r>
        <w:rPr>
          <w:spacing w:val="7"/>
        </w:rPr>
        <w:t xml:space="preserve"> </w:t>
      </w:r>
      <w:r>
        <w:rPr>
          <w:w w:val="90"/>
        </w:rPr>
        <w:t>between</w:t>
      </w:r>
      <w:r>
        <w:rPr>
          <w:spacing w:val="8"/>
        </w:rPr>
        <w:t xml:space="preserve"> </w:t>
      </w:r>
      <w:r>
        <w:rPr>
          <w:w w:val="90"/>
        </w:rPr>
        <w:t>the</w:t>
      </w:r>
      <w:r>
        <w:rPr>
          <w:spacing w:val="7"/>
        </w:rPr>
        <w:t xml:space="preserve"> </w:t>
      </w:r>
      <w:r>
        <w:rPr>
          <w:w w:val="90"/>
        </w:rPr>
        <w:t>models,</w:t>
      </w:r>
      <w:r>
        <w:rPr>
          <w:spacing w:val="9"/>
        </w:rPr>
        <w:t xml:space="preserve"> </w:t>
      </w:r>
      <w:r>
        <w:rPr>
          <w:w w:val="90"/>
        </w:rPr>
        <w:t>it</w:t>
      </w:r>
      <w:r>
        <w:rPr>
          <w:spacing w:val="7"/>
        </w:rPr>
        <w:t xml:space="preserve"> </w:t>
      </w:r>
      <w:r>
        <w:rPr>
          <w:w w:val="90"/>
        </w:rPr>
        <w:t>would</w:t>
      </w:r>
      <w:r>
        <w:rPr>
          <w:spacing w:val="8"/>
        </w:rPr>
        <w:t xml:space="preserve"> </w:t>
      </w:r>
      <w:r>
        <w:rPr>
          <w:w w:val="90"/>
        </w:rPr>
        <w:t>be</w:t>
      </w:r>
      <w:r>
        <w:rPr>
          <w:spacing w:val="7"/>
        </w:rPr>
        <w:t xml:space="preserve"> </w:t>
      </w:r>
      <w:r>
        <w:rPr>
          <w:spacing w:val="-4"/>
          <w:w w:val="90"/>
        </w:rPr>
        <w:t>ben-</w:t>
      </w:r>
    </w:p>
    <w:p w14:paraId="23F52637" w14:textId="77777777" w:rsidR="00470D98" w:rsidRDefault="001E0CFE">
      <w:pPr>
        <w:pStyle w:val="BodyText"/>
        <w:spacing w:before="8"/>
      </w:pPr>
      <w:r>
        <w:rPr>
          <w:rFonts w:ascii="Trebuchet MS"/>
          <w:spacing w:val="-6"/>
          <w:sz w:val="12"/>
        </w:rPr>
        <w:t>798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6"/>
        </w:rPr>
        <w:t>eficial</w:t>
      </w:r>
      <w:r>
        <w:rPr>
          <w:spacing w:val="-7"/>
        </w:rPr>
        <w:t xml:space="preserve"> </w:t>
      </w:r>
      <w:r>
        <w:rPr>
          <w:spacing w:val="-6"/>
        </w:rPr>
        <w:t>in</w:t>
      </w:r>
      <w:r>
        <w:rPr>
          <w:spacing w:val="-7"/>
        </w:rPr>
        <w:t xml:space="preserve"> </w:t>
      </w:r>
      <w:r>
        <w:rPr>
          <w:spacing w:val="-6"/>
        </w:rPr>
        <w:t>future</w:t>
      </w:r>
      <w:r>
        <w:rPr>
          <w:spacing w:val="-7"/>
        </w:rPr>
        <w:t xml:space="preserve"> </w:t>
      </w:r>
      <w:r>
        <w:rPr>
          <w:spacing w:val="-6"/>
        </w:rPr>
        <w:t>experiments</w:t>
      </w:r>
      <w:r>
        <w:rPr>
          <w:spacing w:val="-8"/>
        </w:rPr>
        <w:t xml:space="preserve"> </w:t>
      </w:r>
      <w:r>
        <w:rPr>
          <w:spacing w:val="-6"/>
        </w:rPr>
        <w:t>to</w:t>
      </w:r>
      <w:r>
        <w:rPr>
          <w:spacing w:val="-7"/>
        </w:rPr>
        <w:t xml:space="preserve"> </w:t>
      </w:r>
      <w:r>
        <w:rPr>
          <w:spacing w:val="-6"/>
        </w:rPr>
        <w:t>adjust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target</w:t>
      </w:r>
      <w:r>
        <w:rPr>
          <w:spacing w:val="-7"/>
        </w:rPr>
        <w:t xml:space="preserve"> </w:t>
      </w:r>
      <w:r>
        <w:rPr>
          <w:spacing w:val="-6"/>
        </w:rPr>
        <w:t>set,</w:t>
      </w:r>
      <w:r>
        <w:rPr>
          <w:spacing w:val="-7"/>
        </w:rPr>
        <w:t xml:space="preserve"> </w:t>
      </w:r>
      <w:r>
        <w:rPr>
          <w:spacing w:val="-6"/>
        </w:rPr>
        <w:t>perhaps</w:t>
      </w:r>
      <w:r>
        <w:rPr>
          <w:spacing w:val="-7"/>
        </w:rPr>
        <w:t xml:space="preserve"> </w:t>
      </w:r>
      <w:r>
        <w:rPr>
          <w:spacing w:val="-6"/>
        </w:rPr>
        <w:t>by</w:t>
      </w:r>
      <w:r>
        <w:rPr>
          <w:spacing w:val="-7"/>
        </w:rPr>
        <w:t xml:space="preserve"> </w:t>
      </w:r>
      <w:r>
        <w:rPr>
          <w:spacing w:val="-6"/>
        </w:rPr>
        <w:t>making</w:t>
      </w:r>
      <w:r>
        <w:rPr>
          <w:spacing w:val="-8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shape</w:t>
      </w:r>
    </w:p>
    <w:p w14:paraId="0EC7D3C4" w14:textId="77777777" w:rsidR="00470D98" w:rsidRDefault="001E0CFE">
      <w:pPr>
        <w:pStyle w:val="BodyText"/>
      </w:pPr>
      <w:r>
        <w:rPr>
          <w:rFonts w:ascii="Trebuchet MS"/>
          <w:spacing w:val="-6"/>
          <w:sz w:val="12"/>
        </w:rPr>
        <w:t>799</w:t>
      </w:r>
      <w:r>
        <w:rPr>
          <w:rFonts w:ascii="Trebuchet MS"/>
          <w:spacing w:val="46"/>
          <w:sz w:val="12"/>
        </w:rPr>
        <w:t xml:space="preserve">  </w:t>
      </w:r>
      <w:r>
        <w:rPr>
          <w:spacing w:val="-6"/>
        </w:rPr>
        <w:t>dimension</w:t>
      </w:r>
      <w:r>
        <w:rPr>
          <w:spacing w:val="-2"/>
        </w:rPr>
        <w:t xml:space="preserve"> </w:t>
      </w:r>
      <w:r>
        <w:rPr>
          <w:spacing w:val="-6"/>
        </w:rPr>
        <w:t>more</w:t>
      </w:r>
      <w:r>
        <w:rPr>
          <w:spacing w:val="-3"/>
        </w:rPr>
        <w:t xml:space="preserve"> </w:t>
      </w:r>
      <w:r>
        <w:rPr>
          <w:spacing w:val="-6"/>
        </w:rPr>
        <w:t>salient</w:t>
      </w:r>
      <w:r>
        <w:rPr>
          <w:spacing w:val="-3"/>
        </w:rPr>
        <w:t xml:space="preserve"> </w:t>
      </w:r>
      <w:r>
        <w:rPr>
          <w:spacing w:val="-6"/>
        </w:rPr>
        <w:t>(e.g.</w:t>
      </w:r>
      <w:r>
        <w:rPr>
          <w:spacing w:val="9"/>
        </w:rPr>
        <w:t xml:space="preserve"> </w:t>
      </w:r>
      <w:r>
        <w:rPr>
          <w:spacing w:val="-6"/>
        </w:rPr>
        <w:t>by</w:t>
      </w:r>
      <w:r>
        <w:rPr>
          <w:spacing w:val="-3"/>
        </w:rPr>
        <w:t xml:space="preserve"> </w:t>
      </w:r>
      <w:r>
        <w:rPr>
          <w:spacing w:val="-6"/>
        </w:rPr>
        <w:t>increasing</w:t>
      </w:r>
      <w:r>
        <w:rPr>
          <w:spacing w:val="-2"/>
        </w:rPr>
        <w:t xml:space="preserve"> </w:t>
      </w:r>
      <w:r>
        <w:rPr>
          <w:spacing w:val="-6"/>
        </w:rPr>
        <w:t>the</w:t>
      </w:r>
      <w:r>
        <w:rPr>
          <w:spacing w:val="-3"/>
        </w:rPr>
        <w:t xml:space="preserve"> </w:t>
      </w:r>
      <w:r>
        <w:rPr>
          <w:spacing w:val="-6"/>
        </w:rPr>
        <w:t>size</w:t>
      </w:r>
      <w:r>
        <w:rPr>
          <w:spacing w:val="-3"/>
        </w:rPr>
        <w:t xml:space="preserve"> </w:t>
      </w:r>
      <w:r>
        <w:rPr>
          <w:spacing w:val="-6"/>
        </w:rPr>
        <w:t>of</w:t>
      </w:r>
      <w:r>
        <w:rPr>
          <w:spacing w:val="-3"/>
        </w:rPr>
        <w:t xml:space="preserve"> </w:t>
      </w:r>
      <w:r>
        <w:rPr>
          <w:spacing w:val="-6"/>
        </w:rPr>
        <w:t>the</w:t>
      </w:r>
      <w:r>
        <w:rPr>
          <w:spacing w:val="-3"/>
        </w:rPr>
        <w:t xml:space="preserve"> </w:t>
      </w:r>
      <w:r>
        <w:rPr>
          <w:spacing w:val="-6"/>
        </w:rPr>
        <w:t>targets),</w:t>
      </w:r>
      <w:r>
        <w:rPr>
          <w:spacing w:val="-2"/>
        </w:rPr>
        <w:t xml:space="preserve"> </w:t>
      </w:r>
      <w:r>
        <w:rPr>
          <w:spacing w:val="-6"/>
        </w:rPr>
        <w:t>or</w:t>
      </w:r>
      <w:r>
        <w:rPr>
          <w:spacing w:val="-3"/>
        </w:rPr>
        <w:t xml:space="preserve"> </w:t>
      </w:r>
      <w:r>
        <w:rPr>
          <w:spacing w:val="-6"/>
        </w:rPr>
        <w:t>by</w:t>
      </w:r>
      <w:r>
        <w:rPr>
          <w:spacing w:val="-3"/>
        </w:rPr>
        <w:t xml:space="preserve"> </w:t>
      </w:r>
      <w:r>
        <w:rPr>
          <w:spacing w:val="-6"/>
        </w:rPr>
        <w:t>selecting</w:t>
      </w:r>
    </w:p>
    <w:p w14:paraId="2313BA21" w14:textId="77777777" w:rsidR="00470D98" w:rsidRDefault="001E0CFE">
      <w:pPr>
        <w:pStyle w:val="BodyText"/>
        <w:spacing w:before="8"/>
      </w:pPr>
      <w:r>
        <w:rPr>
          <w:rFonts w:ascii="Trebuchet MS"/>
          <w:spacing w:val="-4"/>
          <w:sz w:val="12"/>
        </w:rPr>
        <w:t>800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4"/>
        </w:rPr>
        <w:t>a</w:t>
      </w:r>
      <w:r>
        <w:rPr>
          <w:spacing w:val="-8"/>
        </w:rPr>
        <w:t xml:space="preserve"> </w:t>
      </w:r>
      <w:r>
        <w:rPr>
          <w:spacing w:val="-4"/>
        </w:rPr>
        <w:t>different</w:t>
      </w:r>
      <w:r>
        <w:rPr>
          <w:spacing w:val="-8"/>
        </w:rPr>
        <w:t xml:space="preserve"> </w:t>
      </w:r>
      <w:r>
        <w:rPr>
          <w:spacing w:val="-4"/>
        </w:rPr>
        <w:t>pair</w:t>
      </w:r>
      <w:r>
        <w:rPr>
          <w:spacing w:val="-9"/>
        </w:rPr>
        <w:t xml:space="preserve"> </w:t>
      </w:r>
      <w:r>
        <w:rPr>
          <w:spacing w:val="-4"/>
        </w:rPr>
        <w:t>of</w:t>
      </w:r>
      <w:r>
        <w:rPr>
          <w:spacing w:val="-9"/>
        </w:rPr>
        <w:t xml:space="preserve"> </w:t>
      </w:r>
      <w:r>
        <w:rPr>
          <w:spacing w:val="-4"/>
        </w:rPr>
        <w:t>features</w:t>
      </w:r>
      <w:r>
        <w:rPr>
          <w:spacing w:val="-9"/>
        </w:rPr>
        <w:t xml:space="preserve"> </w:t>
      </w:r>
      <w:r>
        <w:rPr>
          <w:spacing w:val="-4"/>
        </w:rPr>
        <w:t>(e.g.</w:t>
      </w:r>
      <w:r>
        <w:rPr>
          <w:spacing w:val="2"/>
        </w:rPr>
        <w:t xml:space="preserve"> </w:t>
      </w:r>
      <w:r>
        <w:rPr>
          <w:spacing w:val="-4"/>
        </w:rPr>
        <w:t>shape</w:t>
      </w:r>
      <w:r>
        <w:rPr>
          <w:spacing w:val="-9"/>
        </w:rPr>
        <w:t xml:space="preserve"> </w:t>
      </w:r>
      <w:r>
        <w:rPr>
          <w:spacing w:val="-4"/>
        </w:rPr>
        <w:t>and</w:t>
      </w:r>
      <w:r>
        <w:rPr>
          <w:spacing w:val="-9"/>
        </w:rPr>
        <w:t xml:space="preserve"> </w:t>
      </w:r>
      <w:r>
        <w:rPr>
          <w:spacing w:val="-4"/>
        </w:rPr>
        <w:t>orientation).</w:t>
      </w:r>
    </w:p>
    <w:p w14:paraId="46D8591B" w14:textId="77777777" w:rsidR="00470D98" w:rsidRDefault="00470D98">
      <w:pPr>
        <w:rPr>
          <w:ins w:id="3488" w:author="Hughes, Anna E" w:date="2023-08-09T15:29:00Z"/>
        </w:rPr>
        <w:sectPr w:rsidR="00470D98">
          <w:pgSz w:w="12240" w:h="15840"/>
          <w:pgMar w:top="1820" w:right="1720" w:bottom="2000" w:left="1600" w:header="0" w:footer="1818" w:gutter="0"/>
          <w:cols w:space="720"/>
        </w:sectPr>
      </w:pPr>
    </w:p>
    <w:p w14:paraId="74DF47D5" w14:textId="77777777" w:rsidR="00470D98" w:rsidRDefault="00470D98">
      <w:pPr>
        <w:pStyle w:val="BodyText"/>
        <w:spacing w:before="0"/>
        <w:ind w:left="0"/>
        <w:rPr>
          <w:ins w:id="3489" w:author="Hughes, Anna E" w:date="2023-08-09T15:29:00Z"/>
          <w:sz w:val="20"/>
        </w:rPr>
      </w:pPr>
    </w:p>
    <w:p w14:paraId="34D3AD37" w14:textId="77777777" w:rsidR="00470D98" w:rsidRDefault="00470D98">
      <w:pPr>
        <w:pStyle w:val="BodyText"/>
        <w:spacing w:before="0"/>
        <w:ind w:left="0"/>
        <w:rPr>
          <w:ins w:id="3490" w:author="Hughes, Anna E" w:date="2023-08-09T15:29:00Z"/>
          <w:sz w:val="20"/>
        </w:rPr>
      </w:pPr>
    </w:p>
    <w:p w14:paraId="37A8F41E" w14:textId="77777777" w:rsidR="00470D98" w:rsidRDefault="001E0CFE">
      <w:pPr>
        <w:spacing w:before="242"/>
        <w:ind w:left="227"/>
        <w:rPr>
          <w:rFonts w:ascii="Times New Roman"/>
          <w:i/>
          <w:sz w:val="24"/>
        </w:rPr>
        <w:pPrChange w:id="3491" w:author="Hughes, Anna E" w:date="2023-08-09T15:29:00Z">
          <w:pPr>
            <w:spacing w:before="251"/>
            <w:ind w:left="227"/>
          </w:pPr>
        </w:pPrChange>
      </w:pPr>
      <w:r>
        <w:rPr>
          <w:rFonts w:ascii="Trebuchet MS"/>
          <w:sz w:val="12"/>
        </w:rPr>
        <w:t>801</w:t>
      </w:r>
      <w:r>
        <w:rPr>
          <w:rFonts w:ascii="Trebuchet MS"/>
          <w:spacing w:val="148"/>
          <w:sz w:val="12"/>
        </w:rPr>
        <w:t xml:space="preserve"> </w:t>
      </w:r>
      <w:bookmarkStart w:id="3492" w:name="Conclusions_and_future_directions"/>
      <w:bookmarkEnd w:id="3492"/>
      <w:r>
        <w:rPr>
          <w:rFonts w:ascii="Times New Roman"/>
          <w:i/>
          <w:sz w:val="24"/>
        </w:rPr>
        <w:t>7.3.</w:t>
      </w:r>
      <w:r>
        <w:rPr>
          <w:rFonts w:ascii="Times New Roman"/>
          <w:i/>
          <w:spacing w:val="51"/>
          <w:sz w:val="24"/>
        </w:rPr>
        <w:t xml:space="preserve"> </w:t>
      </w:r>
      <w:r>
        <w:rPr>
          <w:rFonts w:ascii="Times New Roman"/>
          <w:i/>
          <w:sz w:val="24"/>
        </w:rPr>
        <w:t>Conclusions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and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future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directions</w:t>
      </w:r>
    </w:p>
    <w:p w14:paraId="67A9F445" w14:textId="18B54415" w:rsidR="00470D98" w:rsidRDefault="001E0CFE">
      <w:pPr>
        <w:pStyle w:val="BodyText"/>
        <w:tabs>
          <w:tab w:val="left" w:pos="968"/>
        </w:tabs>
        <w:spacing w:before="30"/>
        <w:pPrChange w:id="3493" w:author="Hughes, Anna E" w:date="2023-08-09T15:29:00Z">
          <w:pPr>
            <w:pStyle w:val="BodyText"/>
            <w:tabs>
              <w:tab w:val="left" w:pos="968"/>
            </w:tabs>
            <w:spacing w:before="68"/>
          </w:pPr>
        </w:pPrChange>
      </w:pPr>
      <w:r>
        <w:rPr>
          <w:rFonts w:ascii="Trebuchet MS"/>
          <w:spacing w:val="-5"/>
          <w:sz w:val="12"/>
        </w:rPr>
        <w:t>802</w:t>
      </w:r>
      <w:r>
        <w:rPr>
          <w:rFonts w:ascii="Trebuchet MS"/>
          <w:sz w:val="12"/>
        </w:rPr>
        <w:tab/>
      </w:r>
      <w:r>
        <w:rPr>
          <w:w w:val="90"/>
        </w:rPr>
        <w:t>In</w:t>
      </w:r>
      <w:r>
        <w:rPr>
          <w:spacing w:val="9"/>
        </w:rPr>
        <w:t xml:space="preserve"> </w:t>
      </w:r>
      <w:r>
        <w:rPr>
          <w:w w:val="90"/>
        </w:rPr>
        <w:t>the</w:t>
      </w:r>
      <w:r>
        <w:rPr>
          <w:spacing w:val="10"/>
        </w:rPr>
        <w:t xml:space="preserve"> </w:t>
      </w:r>
      <w:r>
        <w:rPr>
          <w:w w:val="90"/>
        </w:rPr>
        <w:t>current</w:t>
      </w:r>
      <w:r>
        <w:rPr>
          <w:spacing w:val="9"/>
        </w:rPr>
        <w:t xml:space="preserve"> </w:t>
      </w:r>
      <w:r>
        <w:rPr>
          <w:w w:val="90"/>
        </w:rPr>
        <w:t>paper,</w:t>
      </w:r>
      <w:r>
        <w:rPr>
          <w:spacing w:val="10"/>
        </w:rPr>
        <w:t xml:space="preserve"> </w:t>
      </w:r>
      <w:r>
        <w:rPr>
          <w:w w:val="90"/>
        </w:rPr>
        <w:t>we</w:t>
      </w:r>
      <w:r>
        <w:rPr>
          <w:spacing w:val="9"/>
        </w:rPr>
        <w:t xml:space="preserve"> </w:t>
      </w:r>
      <w:r>
        <w:rPr>
          <w:w w:val="90"/>
        </w:rPr>
        <w:t>have</w:t>
      </w:r>
      <w:r>
        <w:rPr>
          <w:spacing w:val="10"/>
        </w:rPr>
        <w:t xml:space="preserve"> </w:t>
      </w:r>
      <w:r>
        <w:rPr>
          <w:w w:val="90"/>
        </w:rPr>
        <w:t>independently</w:t>
      </w:r>
      <w:r>
        <w:rPr>
          <w:spacing w:val="10"/>
        </w:rPr>
        <w:t xml:space="preserve"> </w:t>
      </w:r>
      <w:r>
        <w:rPr>
          <w:w w:val="90"/>
        </w:rPr>
        <w:t>reproduced</w:t>
      </w:r>
      <w:r>
        <w:rPr>
          <w:spacing w:val="9"/>
        </w:rPr>
        <w:t xml:space="preserve"> </w:t>
      </w:r>
      <w:r>
        <w:rPr>
          <w:w w:val="90"/>
        </w:rPr>
        <w:t>the</w:t>
      </w:r>
      <w:r>
        <w:rPr>
          <w:spacing w:val="10"/>
        </w:rPr>
        <w:t xml:space="preserve"> </w:t>
      </w:r>
      <w:r>
        <w:rPr>
          <w:w w:val="90"/>
        </w:rPr>
        <w:t>findings</w:t>
      </w:r>
      <w:r>
        <w:rPr>
          <w:spacing w:val="9"/>
        </w:rPr>
        <w:t xml:space="preserve"> </w:t>
      </w:r>
      <w:r>
        <w:rPr>
          <w:w w:val="90"/>
        </w:rPr>
        <w:t>of</w:t>
      </w:r>
      <w:r>
        <w:rPr>
          <w:spacing w:val="10"/>
        </w:rPr>
        <w:t xml:space="preserve"> </w:t>
      </w:r>
      <w:r w:rsidR="00791F47">
        <w:fldChar w:fldCharType="begin"/>
      </w:r>
      <w:r w:rsidR="00791F47">
        <w:instrText xml:space="preserve"> HYPERLINK \l "_</w:instrText>
      </w:r>
      <w:del w:id="3494" w:author="Hughes, Anna E" w:date="2023-08-09T15:29:00Z">
        <w:r w:rsidR="00791F47">
          <w:delInstrText>bookmark29</w:delInstrText>
        </w:r>
      </w:del>
      <w:ins w:id="3495" w:author="Hughes, Anna E" w:date="2023-08-09T15:29:00Z">
        <w:r w:rsidR="00791F47">
          <w:instrText>bookmark30</w:instrText>
        </w:r>
      </w:ins>
      <w:r w:rsidR="00791F47">
        <w:instrText xml:space="preserve">" </w:instrText>
      </w:r>
      <w:r w:rsidR="00791F47">
        <w:fldChar w:fldCharType="separate"/>
      </w:r>
      <w:r>
        <w:rPr>
          <w:spacing w:val="-2"/>
          <w:w w:val="90"/>
        </w:rPr>
        <w:t>Buetti</w:t>
      </w:r>
      <w:r w:rsidR="00791F47">
        <w:rPr>
          <w:spacing w:val="-2"/>
          <w:w w:val="90"/>
        </w:rPr>
        <w:fldChar w:fldCharType="end"/>
      </w:r>
    </w:p>
    <w:p w14:paraId="7E0CDEF1" w14:textId="4066ACC8" w:rsidR="00470D98" w:rsidRDefault="001E0CFE">
      <w:pPr>
        <w:pStyle w:val="BodyText"/>
        <w:pPrChange w:id="3496" w:author="Hughes, Anna E" w:date="2023-08-09T15:29:00Z">
          <w:pPr>
            <w:pStyle w:val="BodyText"/>
            <w:spacing w:before="8"/>
          </w:pPr>
        </w:pPrChange>
      </w:pPr>
      <w:r>
        <w:rPr>
          <w:rFonts w:ascii="Trebuchet MS"/>
          <w:spacing w:val="-4"/>
          <w:sz w:val="12"/>
        </w:rPr>
        <w:t>803</w:t>
      </w:r>
      <w:r>
        <w:rPr>
          <w:rFonts w:ascii="Trebuchet MS"/>
          <w:spacing w:val="36"/>
          <w:sz w:val="12"/>
        </w:rPr>
        <w:t xml:space="preserve">  </w:t>
      </w:r>
      <w:del w:id="3497" w:author="Hughes, Anna E" w:date="2023-08-09T15:29:00Z">
        <w:r w:rsidR="00791F47">
          <w:fldChar w:fldCharType="begin"/>
        </w:r>
        <w:r w:rsidR="00791F47">
          <w:delInstrText xml:space="preserve"> HYPERLINK \l "_bookmark29" </w:delInstrText>
        </w:r>
        <w:r w:rsidR="00791F47">
          <w:fldChar w:fldCharType="separate"/>
        </w:r>
        <w:r w:rsidR="001644E6">
          <w:rPr>
            <w:spacing w:val="-4"/>
          </w:rPr>
          <w:delText>et</w:delText>
        </w:r>
        <w:r w:rsidR="001644E6">
          <w:rPr>
            <w:spacing w:val="2"/>
          </w:rPr>
          <w:delText xml:space="preserve"> </w:delText>
        </w:r>
        <w:r w:rsidR="001644E6">
          <w:rPr>
            <w:spacing w:val="-4"/>
          </w:rPr>
          <w:delText>al.</w:delText>
        </w:r>
        <w:r w:rsidR="00791F47">
          <w:rPr>
            <w:spacing w:val="-4"/>
          </w:rPr>
          <w:fldChar w:fldCharType="end"/>
        </w:r>
      </w:del>
      <w:ins w:id="3498" w:author="Hughes, Anna E" w:date="2023-08-09T15:29:00Z">
        <w:r w:rsidR="00791F47">
          <w:fldChar w:fldCharType="begin"/>
        </w:r>
        <w:r w:rsidR="00791F47">
          <w:instrText xml:space="preserve"> HYPERLINK \l "_bookmark30" </w:instrText>
        </w:r>
        <w:r w:rsidR="00791F47">
          <w:fldChar w:fldCharType="separate"/>
        </w:r>
        <w:r>
          <w:rPr>
            <w:spacing w:val="-4"/>
          </w:rPr>
          <w:t>et</w:t>
        </w:r>
        <w:r>
          <w:rPr>
            <w:spacing w:val="2"/>
          </w:rPr>
          <w:t xml:space="preserve"> </w:t>
        </w:r>
        <w:r>
          <w:rPr>
            <w:spacing w:val="-4"/>
          </w:rPr>
          <w:t>al.</w:t>
        </w:r>
        <w:r w:rsidR="00791F47">
          <w:rPr>
            <w:spacing w:val="-4"/>
          </w:rPr>
          <w:fldChar w:fldCharType="end"/>
        </w:r>
      </w:ins>
      <w:r>
        <w:rPr>
          <w:spacing w:val="2"/>
        </w:rPr>
        <w:t xml:space="preserve"> </w:t>
      </w:r>
      <w:del w:id="3499" w:author="Hughes, Anna E" w:date="2023-08-09T15:29:00Z">
        <w:r w:rsidR="00791F47">
          <w:fldChar w:fldCharType="begin"/>
        </w:r>
        <w:r w:rsidR="00791F47">
          <w:delInstrText xml:space="preserve"> HYPERLINK \l "_bookmark29" </w:delInstrText>
        </w:r>
        <w:r w:rsidR="00791F47">
          <w:fldChar w:fldCharType="separate"/>
        </w:r>
        <w:r w:rsidR="001644E6">
          <w:rPr>
            <w:spacing w:val="-4"/>
          </w:rPr>
          <w:delText>(2019)</w:delText>
        </w:r>
        <w:r w:rsidR="00791F47">
          <w:rPr>
            <w:spacing w:val="-4"/>
          </w:rPr>
          <w:fldChar w:fldCharType="end"/>
        </w:r>
      </w:del>
      <w:ins w:id="3500" w:author="Hughes, Anna E" w:date="2023-08-09T15:29:00Z">
        <w:r w:rsidR="00791F47">
          <w:fldChar w:fldCharType="begin"/>
        </w:r>
        <w:r w:rsidR="00791F47">
          <w:instrText xml:space="preserve"> HYPERLINK \l "_bookmark30" </w:instrText>
        </w:r>
        <w:r w:rsidR="00791F47">
          <w:fldChar w:fldCharType="separate"/>
        </w:r>
        <w:r>
          <w:rPr>
            <w:spacing w:val="-4"/>
          </w:rPr>
          <w:t>(2019)</w:t>
        </w:r>
        <w:r w:rsidR="00791F47">
          <w:rPr>
            <w:spacing w:val="-4"/>
          </w:rPr>
          <w:fldChar w:fldCharType="end"/>
        </w:r>
      </w:ins>
      <w:r>
        <w:rPr>
          <w:spacing w:val="2"/>
        </w:rPr>
        <w:t xml:space="preserve"> </w:t>
      </w:r>
      <w:r>
        <w:rPr>
          <w:spacing w:val="-4"/>
        </w:rPr>
        <w:t>by</w:t>
      </w:r>
      <w:r>
        <w:rPr>
          <w:spacing w:val="2"/>
        </w:rPr>
        <w:t xml:space="preserve"> </w:t>
      </w:r>
      <w:r>
        <w:rPr>
          <w:spacing w:val="-4"/>
        </w:rPr>
        <w:t>extending</w:t>
      </w:r>
      <w:r>
        <w:rPr>
          <w:spacing w:val="2"/>
        </w:rPr>
        <w:t xml:space="preserve"> </w:t>
      </w:r>
      <w:r>
        <w:rPr>
          <w:spacing w:val="-4"/>
        </w:rPr>
        <w:t>their</w:t>
      </w:r>
      <w:r>
        <w:rPr>
          <w:spacing w:val="2"/>
        </w:rPr>
        <w:t xml:space="preserve"> </w:t>
      </w:r>
      <w:r>
        <w:rPr>
          <w:spacing w:val="-4"/>
        </w:rPr>
        <w:t>modelling</w:t>
      </w:r>
      <w:r>
        <w:rPr>
          <w:spacing w:val="1"/>
        </w:rPr>
        <w:t xml:space="preserve"> </w:t>
      </w:r>
      <w:r>
        <w:rPr>
          <w:spacing w:val="-4"/>
        </w:rPr>
        <w:t>to</w:t>
      </w:r>
      <w:r>
        <w:rPr>
          <w:spacing w:val="2"/>
        </w:rPr>
        <w:t xml:space="preserve"> </w:t>
      </w:r>
      <w:r>
        <w:rPr>
          <w:spacing w:val="-4"/>
        </w:rPr>
        <w:t>a</w:t>
      </w:r>
      <w:r>
        <w:rPr>
          <w:spacing w:val="2"/>
        </w:rPr>
        <w:t xml:space="preserve"> </w:t>
      </w:r>
      <w:r>
        <w:rPr>
          <w:spacing w:val="-4"/>
        </w:rPr>
        <w:t>multi-level</w:t>
      </w:r>
      <w:r>
        <w:rPr>
          <w:spacing w:val="2"/>
        </w:rPr>
        <w:t xml:space="preserve"> </w:t>
      </w:r>
      <w:r>
        <w:rPr>
          <w:spacing w:val="-4"/>
        </w:rPr>
        <w:t>framework.</w:t>
      </w:r>
      <w:r>
        <w:rPr>
          <w:spacing w:val="36"/>
        </w:rPr>
        <w:t xml:space="preserve"> </w:t>
      </w:r>
      <w:r>
        <w:rPr>
          <w:spacing w:val="-4"/>
        </w:rPr>
        <w:t>We</w:t>
      </w:r>
      <w:r>
        <w:rPr>
          <w:spacing w:val="2"/>
        </w:rPr>
        <w:t xml:space="preserve"> </w:t>
      </w:r>
      <w:r>
        <w:rPr>
          <w:spacing w:val="-4"/>
        </w:rPr>
        <w:t>have</w:t>
      </w:r>
    </w:p>
    <w:p w14:paraId="4ED1C89F" w14:textId="77777777" w:rsidR="00470D98" w:rsidRDefault="001E0CFE">
      <w:pPr>
        <w:pStyle w:val="BodyText"/>
        <w:spacing w:before="8"/>
        <w:pPrChange w:id="3501" w:author="Hughes, Anna E" w:date="2023-08-09T15:29:00Z">
          <w:pPr>
            <w:pStyle w:val="BodyText"/>
          </w:pPr>
        </w:pPrChange>
      </w:pPr>
      <w:r>
        <w:rPr>
          <w:rFonts w:ascii="Trebuchet MS"/>
          <w:w w:val="90"/>
          <w:sz w:val="12"/>
        </w:rPr>
        <w:t>804</w:t>
      </w:r>
      <w:r>
        <w:rPr>
          <w:rFonts w:ascii="Trebuchet MS"/>
          <w:spacing w:val="70"/>
          <w:sz w:val="12"/>
        </w:rPr>
        <w:t xml:space="preserve">  </w:t>
      </w:r>
      <w:r>
        <w:rPr>
          <w:w w:val="90"/>
        </w:rPr>
        <w:t>used</w:t>
      </w:r>
      <w:r>
        <w:rPr>
          <w:spacing w:val="7"/>
        </w:rPr>
        <w:t xml:space="preserve"> </w:t>
      </w:r>
      <w:r>
        <w:rPr>
          <w:w w:val="90"/>
        </w:rPr>
        <w:t>a</w:t>
      </w:r>
      <w:r>
        <w:rPr>
          <w:spacing w:val="5"/>
        </w:rPr>
        <w:t xml:space="preserve"> </w:t>
      </w:r>
      <w:r>
        <w:rPr>
          <w:w w:val="90"/>
        </w:rPr>
        <w:t>Bayesian</w:t>
      </w:r>
      <w:r>
        <w:rPr>
          <w:spacing w:val="6"/>
        </w:rPr>
        <w:t xml:space="preserve"> </w:t>
      </w:r>
      <w:r>
        <w:rPr>
          <w:w w:val="90"/>
        </w:rPr>
        <w:t>approach,</w:t>
      </w:r>
      <w:r>
        <w:rPr>
          <w:spacing w:val="6"/>
        </w:rPr>
        <w:t xml:space="preserve"> </w:t>
      </w:r>
      <w:r>
        <w:rPr>
          <w:w w:val="90"/>
        </w:rPr>
        <w:t>but</w:t>
      </w:r>
      <w:r>
        <w:rPr>
          <w:spacing w:val="5"/>
        </w:rPr>
        <w:t xml:space="preserve"> </w:t>
      </w:r>
      <w:r>
        <w:rPr>
          <w:w w:val="90"/>
        </w:rPr>
        <w:t>note</w:t>
      </w:r>
      <w:r>
        <w:rPr>
          <w:spacing w:val="6"/>
        </w:rPr>
        <w:t xml:space="preserve"> </w:t>
      </w:r>
      <w:r>
        <w:rPr>
          <w:w w:val="90"/>
        </w:rPr>
        <w:t>that</w:t>
      </w:r>
      <w:r>
        <w:rPr>
          <w:spacing w:val="5"/>
        </w:rPr>
        <w:t xml:space="preserve"> </w:t>
      </w:r>
      <w:r>
        <w:rPr>
          <w:w w:val="90"/>
        </w:rPr>
        <w:t>this</w:t>
      </w:r>
      <w:r>
        <w:rPr>
          <w:spacing w:val="6"/>
        </w:rPr>
        <w:t xml:space="preserve"> </w:t>
      </w:r>
      <w:r>
        <w:rPr>
          <w:w w:val="90"/>
        </w:rPr>
        <w:t>is</w:t>
      </w:r>
      <w:r>
        <w:rPr>
          <w:spacing w:val="5"/>
        </w:rPr>
        <w:t xml:space="preserve"> </w:t>
      </w:r>
      <w:r>
        <w:rPr>
          <w:w w:val="90"/>
        </w:rPr>
        <w:t>in</w:t>
      </w:r>
      <w:r>
        <w:rPr>
          <w:spacing w:val="5"/>
        </w:rPr>
        <w:t xml:space="preserve"> </w:t>
      </w:r>
      <w:r>
        <w:rPr>
          <w:w w:val="90"/>
        </w:rPr>
        <w:t>many</w:t>
      </w:r>
      <w:r>
        <w:rPr>
          <w:spacing w:val="6"/>
        </w:rPr>
        <w:t xml:space="preserve"> </w:t>
      </w:r>
      <w:r>
        <w:rPr>
          <w:w w:val="90"/>
        </w:rPr>
        <w:t>ways</w:t>
      </w:r>
      <w:r>
        <w:rPr>
          <w:spacing w:val="5"/>
        </w:rPr>
        <w:t xml:space="preserve"> </w:t>
      </w:r>
      <w:r>
        <w:rPr>
          <w:w w:val="90"/>
        </w:rPr>
        <w:t>entirely</w:t>
      </w:r>
      <w:r>
        <w:rPr>
          <w:spacing w:val="6"/>
        </w:rPr>
        <w:t xml:space="preserve"> </w:t>
      </w:r>
      <w:r>
        <w:rPr>
          <w:w w:val="90"/>
        </w:rPr>
        <w:t>arbitrary:</w:t>
      </w:r>
      <w:r>
        <w:rPr>
          <w:spacing w:val="23"/>
        </w:rPr>
        <w:t xml:space="preserve"> </w:t>
      </w:r>
      <w:r>
        <w:rPr>
          <w:spacing w:val="-5"/>
          <w:w w:val="90"/>
        </w:rPr>
        <w:t>all</w:t>
      </w:r>
    </w:p>
    <w:p w14:paraId="610A6C61" w14:textId="77777777" w:rsidR="00470D98" w:rsidRDefault="001E0CFE">
      <w:pPr>
        <w:pStyle w:val="BodyText"/>
        <w:pPrChange w:id="3502" w:author="Hughes, Anna E" w:date="2023-08-09T15:29:00Z">
          <w:pPr>
            <w:pStyle w:val="BodyText"/>
            <w:spacing w:before="8"/>
          </w:pPr>
        </w:pPrChange>
      </w:pPr>
      <w:r>
        <w:rPr>
          <w:rFonts w:ascii="Trebuchet MS"/>
          <w:spacing w:val="-4"/>
          <w:sz w:val="12"/>
        </w:rPr>
        <w:t>805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4"/>
        </w:rPr>
        <w:t>of the modelling decisions we have</w:t>
      </w:r>
      <w:r>
        <w:rPr>
          <w:spacing w:val="-5"/>
        </w:rPr>
        <w:t xml:space="preserve"> </w:t>
      </w:r>
      <w:r>
        <w:rPr>
          <w:spacing w:val="-4"/>
        </w:rPr>
        <w:t>taken would be possible within a frequentist</w:t>
      </w:r>
    </w:p>
    <w:p w14:paraId="67EC9F4D" w14:textId="77777777" w:rsidR="00470D98" w:rsidRDefault="001E0CFE">
      <w:pPr>
        <w:pStyle w:val="BodyText"/>
        <w:spacing w:before="8"/>
        <w:pPrChange w:id="3503" w:author="Hughes, Anna E" w:date="2023-08-09T15:29:00Z">
          <w:pPr>
            <w:pStyle w:val="BodyText"/>
          </w:pPr>
        </w:pPrChange>
      </w:pPr>
      <w:r>
        <w:rPr>
          <w:rFonts w:ascii="Trebuchet MS"/>
          <w:spacing w:val="-4"/>
          <w:sz w:val="12"/>
        </w:rPr>
        <w:t>806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4"/>
        </w:rPr>
        <w:t>framework</w:t>
      </w:r>
      <w:r>
        <w:rPr>
          <w:spacing w:val="-1"/>
        </w:rPr>
        <w:t xml:space="preserve"> </w:t>
      </w:r>
      <w:r>
        <w:rPr>
          <w:spacing w:val="-4"/>
        </w:rPr>
        <w:t>as</w:t>
      </w:r>
      <w:r>
        <w:rPr>
          <w:spacing w:val="-1"/>
        </w:rPr>
        <w:t xml:space="preserve"> </w:t>
      </w:r>
      <w:r>
        <w:rPr>
          <w:spacing w:val="-4"/>
        </w:rPr>
        <w:t>well.</w:t>
      </w:r>
      <w:r>
        <w:rPr>
          <w:spacing w:val="26"/>
        </w:rPr>
        <w:t xml:space="preserve"> </w:t>
      </w:r>
      <w:r>
        <w:rPr>
          <w:spacing w:val="-4"/>
        </w:rPr>
        <w:t>We</w:t>
      </w:r>
      <w:r>
        <w:rPr>
          <w:spacing w:val="-2"/>
        </w:rPr>
        <w:t xml:space="preserve"> </w:t>
      </w:r>
      <w:r>
        <w:rPr>
          <w:spacing w:val="-4"/>
        </w:rPr>
        <w:t>also</w:t>
      </w:r>
      <w:r>
        <w:rPr>
          <w:spacing w:val="-1"/>
        </w:rPr>
        <w:t xml:space="preserve"> </w:t>
      </w:r>
      <w:r>
        <w:rPr>
          <w:spacing w:val="-4"/>
        </w:rPr>
        <w:t>aimed</w:t>
      </w:r>
      <w:r>
        <w:rPr>
          <w:spacing w:val="-2"/>
        </w:rPr>
        <w:t xml:space="preserve"> </w:t>
      </w:r>
      <w:r>
        <w:rPr>
          <w:spacing w:val="-4"/>
        </w:rPr>
        <w:t>to</w:t>
      </w:r>
      <w:r>
        <w:rPr>
          <w:spacing w:val="-1"/>
        </w:rPr>
        <w:t xml:space="preserve"> </w:t>
      </w:r>
      <w:r>
        <w:rPr>
          <w:spacing w:val="-4"/>
        </w:rPr>
        <w:t>replicate</w:t>
      </w:r>
      <w:r>
        <w:rPr>
          <w:spacing w:val="-2"/>
        </w:rPr>
        <w:t xml:space="preserve"> </w:t>
      </w:r>
      <w:r>
        <w:rPr>
          <w:spacing w:val="-4"/>
        </w:rPr>
        <w:t>the</w:t>
      </w:r>
      <w:r>
        <w:rPr>
          <w:spacing w:val="-1"/>
        </w:rPr>
        <w:t xml:space="preserve"> </w:t>
      </w:r>
      <w:r>
        <w:rPr>
          <w:spacing w:val="-4"/>
        </w:rPr>
        <w:t>previous</w:t>
      </w:r>
      <w:r>
        <w:rPr>
          <w:spacing w:val="-2"/>
        </w:rPr>
        <w:t xml:space="preserve"> </w:t>
      </w:r>
      <w:r>
        <w:rPr>
          <w:spacing w:val="-4"/>
        </w:rPr>
        <w:t>findings</w:t>
      </w:r>
      <w:r>
        <w:rPr>
          <w:spacing w:val="-1"/>
        </w:rPr>
        <w:t xml:space="preserve"> </w:t>
      </w:r>
      <w:r>
        <w:rPr>
          <w:spacing w:val="-4"/>
        </w:rPr>
        <w:t>by</w:t>
      </w:r>
      <w:r>
        <w:rPr>
          <w:spacing w:val="-1"/>
        </w:rPr>
        <w:t xml:space="preserve"> </w:t>
      </w:r>
      <w:r>
        <w:rPr>
          <w:spacing w:val="-4"/>
        </w:rPr>
        <w:t>running</w:t>
      </w:r>
    </w:p>
    <w:p w14:paraId="7BA8338C" w14:textId="77777777" w:rsidR="00470D98" w:rsidRDefault="001E0CFE">
      <w:pPr>
        <w:pStyle w:val="BodyText"/>
        <w:pPrChange w:id="3504" w:author="Hughes, Anna E" w:date="2023-08-09T15:29:00Z">
          <w:pPr>
            <w:pStyle w:val="BodyText"/>
            <w:spacing w:before="8"/>
          </w:pPr>
        </w:pPrChange>
      </w:pPr>
      <w:r>
        <w:rPr>
          <w:rFonts w:ascii="Trebuchet MS"/>
          <w:spacing w:val="-4"/>
          <w:sz w:val="12"/>
        </w:rPr>
        <w:t>807</w:t>
      </w:r>
      <w:r>
        <w:rPr>
          <w:rFonts w:ascii="Trebuchet MS"/>
          <w:spacing w:val="78"/>
          <w:w w:val="150"/>
          <w:sz w:val="12"/>
        </w:rPr>
        <w:t xml:space="preserve"> </w:t>
      </w:r>
      <w:r>
        <w:rPr>
          <w:spacing w:val="-4"/>
        </w:rPr>
        <w:t>a</w:t>
      </w:r>
      <w:r>
        <w:rPr>
          <w:spacing w:val="9"/>
        </w:rPr>
        <w:t xml:space="preserve"> </w:t>
      </w:r>
      <w:r>
        <w:rPr>
          <w:spacing w:val="-4"/>
        </w:rPr>
        <w:t>within-subjects</w:t>
      </w:r>
      <w:r>
        <w:rPr>
          <w:spacing w:val="9"/>
        </w:rPr>
        <w:t xml:space="preserve"> </w:t>
      </w:r>
      <w:r>
        <w:rPr>
          <w:spacing w:val="-4"/>
        </w:rPr>
        <w:t>experiment,</w:t>
      </w:r>
      <w:r>
        <w:rPr>
          <w:spacing w:val="15"/>
        </w:rPr>
        <w:t xml:space="preserve"> </w:t>
      </w:r>
      <w:r>
        <w:rPr>
          <w:spacing w:val="-4"/>
        </w:rPr>
        <w:t>and</w:t>
      </w:r>
      <w:r>
        <w:rPr>
          <w:spacing w:val="9"/>
        </w:rPr>
        <w:t xml:space="preserve"> </w:t>
      </w:r>
      <w:r>
        <w:rPr>
          <w:spacing w:val="-4"/>
        </w:rPr>
        <w:t>broadly</w:t>
      </w:r>
      <w:r>
        <w:rPr>
          <w:spacing w:val="9"/>
        </w:rPr>
        <w:t xml:space="preserve"> </w:t>
      </w:r>
      <w:r>
        <w:rPr>
          <w:spacing w:val="-4"/>
        </w:rPr>
        <w:t>find</w:t>
      </w:r>
      <w:r>
        <w:rPr>
          <w:spacing w:val="9"/>
        </w:rPr>
        <w:t xml:space="preserve"> </w:t>
      </w:r>
      <w:r>
        <w:rPr>
          <w:spacing w:val="-4"/>
        </w:rPr>
        <w:t>that</w:t>
      </w:r>
      <w:r>
        <w:rPr>
          <w:spacing w:val="9"/>
        </w:rPr>
        <w:t xml:space="preserve"> </w:t>
      </w:r>
      <w:r>
        <w:rPr>
          <w:spacing w:val="-4"/>
        </w:rPr>
        <w:t>the</w:t>
      </w:r>
      <w:r>
        <w:rPr>
          <w:spacing w:val="9"/>
        </w:rPr>
        <w:t xml:space="preserve"> </w:t>
      </w:r>
      <w:r>
        <w:rPr>
          <w:spacing w:val="-4"/>
        </w:rPr>
        <w:t>Target</w:t>
      </w:r>
      <w:r>
        <w:rPr>
          <w:spacing w:val="9"/>
        </w:rPr>
        <w:t xml:space="preserve"> </w:t>
      </w:r>
      <w:r>
        <w:rPr>
          <w:spacing w:val="-4"/>
        </w:rPr>
        <w:t>Contrast</w:t>
      </w:r>
      <w:r>
        <w:rPr>
          <w:spacing w:val="10"/>
        </w:rPr>
        <w:t xml:space="preserve"> </w:t>
      </w:r>
      <w:r>
        <w:rPr>
          <w:spacing w:val="-4"/>
        </w:rPr>
        <w:t>Signal</w:t>
      </w:r>
    </w:p>
    <w:p w14:paraId="7ECE753F" w14:textId="77777777" w:rsidR="00470D98" w:rsidRDefault="001E0CFE">
      <w:pPr>
        <w:pStyle w:val="BodyText"/>
        <w:spacing w:before="8"/>
      </w:pPr>
      <w:r>
        <w:rPr>
          <w:rFonts w:ascii="Trebuchet MS"/>
          <w:spacing w:val="-4"/>
          <w:sz w:val="12"/>
        </w:rPr>
        <w:t>808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4"/>
        </w:rPr>
        <w:t>Theory</w:t>
      </w:r>
      <w:r>
        <w:rPr>
          <w:spacing w:val="-3"/>
        </w:rPr>
        <w:t xml:space="preserve"> </w:t>
      </w:r>
      <w:r>
        <w:rPr>
          <w:spacing w:val="-4"/>
        </w:rPr>
        <w:t>does a good</w:t>
      </w:r>
      <w:r>
        <w:rPr>
          <w:spacing w:val="-5"/>
        </w:rPr>
        <w:t xml:space="preserve"> </w:t>
      </w:r>
      <w:r>
        <w:rPr>
          <w:spacing w:val="-4"/>
        </w:rPr>
        <w:t>job of predicting the</w:t>
      </w:r>
      <w:r>
        <w:rPr>
          <w:spacing w:val="-5"/>
        </w:rPr>
        <w:t xml:space="preserve"> </w:t>
      </w:r>
      <w:r>
        <w:rPr>
          <w:spacing w:val="-4"/>
        </w:rPr>
        <w:t>data.</w:t>
      </w:r>
      <w:r>
        <w:rPr>
          <w:spacing w:val="15"/>
        </w:rPr>
        <w:t xml:space="preserve"> </w:t>
      </w:r>
      <w:r>
        <w:rPr>
          <w:spacing w:val="-4"/>
        </w:rPr>
        <w:t>When using single-feature search</w:t>
      </w:r>
    </w:p>
    <w:p w14:paraId="5174E799" w14:textId="77777777" w:rsidR="00470D98" w:rsidRDefault="001E0CFE">
      <w:pPr>
        <w:pStyle w:val="BodyText"/>
      </w:pPr>
      <w:r>
        <w:rPr>
          <w:rFonts w:ascii="Trebuchet MS"/>
          <w:spacing w:val="-4"/>
          <w:sz w:val="12"/>
        </w:rPr>
        <w:t>809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4"/>
        </w:rPr>
        <w:t>slopes</w:t>
      </w:r>
      <w:r>
        <w:rPr>
          <w:spacing w:val="3"/>
        </w:rPr>
        <w:t xml:space="preserve"> </w:t>
      </w:r>
      <w:r>
        <w:rPr>
          <w:spacing w:val="-4"/>
        </w:rPr>
        <w:t>to</w:t>
      </w:r>
      <w:r>
        <w:rPr>
          <w:spacing w:val="2"/>
        </w:rPr>
        <w:t xml:space="preserve"> </w:t>
      </w:r>
      <w:r>
        <w:rPr>
          <w:spacing w:val="-4"/>
        </w:rPr>
        <w:t>predict</w:t>
      </w:r>
      <w:r>
        <w:rPr>
          <w:spacing w:val="2"/>
        </w:rPr>
        <w:t xml:space="preserve"> </w:t>
      </w:r>
      <w:r>
        <w:rPr>
          <w:spacing w:val="-4"/>
        </w:rPr>
        <w:t>double-feature</w:t>
      </w:r>
      <w:r>
        <w:rPr>
          <w:spacing w:val="2"/>
        </w:rPr>
        <w:t xml:space="preserve"> </w:t>
      </w:r>
      <w:r>
        <w:rPr>
          <w:spacing w:val="-4"/>
        </w:rPr>
        <w:t>search</w:t>
      </w:r>
      <w:r>
        <w:rPr>
          <w:spacing w:val="3"/>
        </w:rPr>
        <w:t xml:space="preserve"> </w:t>
      </w:r>
      <w:r>
        <w:rPr>
          <w:spacing w:val="-4"/>
        </w:rPr>
        <w:t>slopes,</w:t>
      </w:r>
      <w:r>
        <w:rPr>
          <w:spacing w:val="6"/>
        </w:rPr>
        <w:t xml:space="preserve"> </w:t>
      </w:r>
      <w:r>
        <w:rPr>
          <w:spacing w:val="-4"/>
        </w:rPr>
        <w:t>we</w:t>
      </w:r>
      <w:r>
        <w:rPr>
          <w:spacing w:val="2"/>
        </w:rPr>
        <w:t xml:space="preserve"> </w:t>
      </w:r>
      <w:r>
        <w:rPr>
          <w:spacing w:val="-4"/>
        </w:rPr>
        <w:t>do</w:t>
      </w:r>
      <w:r>
        <w:rPr>
          <w:spacing w:val="2"/>
        </w:rPr>
        <w:t xml:space="preserve"> </w:t>
      </w:r>
      <w:r>
        <w:rPr>
          <w:spacing w:val="-4"/>
        </w:rPr>
        <w:t>not</w:t>
      </w:r>
      <w:r>
        <w:rPr>
          <w:spacing w:val="3"/>
        </w:rPr>
        <w:t xml:space="preserve"> </w:t>
      </w:r>
      <w:r>
        <w:rPr>
          <w:spacing w:val="-4"/>
        </w:rPr>
        <w:t>replicate</w:t>
      </w:r>
      <w:r>
        <w:rPr>
          <w:spacing w:val="2"/>
        </w:rPr>
        <w:t xml:space="preserve"> </w:t>
      </w:r>
      <w:r>
        <w:rPr>
          <w:spacing w:val="-4"/>
        </w:rPr>
        <w:t>the</w:t>
      </w:r>
      <w:r>
        <w:rPr>
          <w:spacing w:val="2"/>
        </w:rPr>
        <w:t xml:space="preserve"> </w:t>
      </w:r>
      <w:r>
        <w:rPr>
          <w:spacing w:val="-4"/>
        </w:rPr>
        <w:t>previous</w:t>
      </w:r>
    </w:p>
    <w:p w14:paraId="0CE5C036" w14:textId="77777777" w:rsidR="00470D98" w:rsidRDefault="001E0CFE">
      <w:pPr>
        <w:pStyle w:val="BodyText"/>
        <w:spacing w:before="8"/>
      </w:pPr>
      <w:r>
        <w:rPr>
          <w:rFonts w:ascii="Trebuchet MS"/>
          <w:w w:val="90"/>
          <w:sz w:val="12"/>
        </w:rPr>
        <w:t>810</w:t>
      </w:r>
      <w:r>
        <w:rPr>
          <w:rFonts w:ascii="Trebuchet MS"/>
          <w:spacing w:val="66"/>
          <w:sz w:val="12"/>
        </w:rPr>
        <w:t xml:space="preserve">  </w:t>
      </w:r>
      <w:r>
        <w:rPr>
          <w:w w:val="90"/>
        </w:rPr>
        <w:t>finding</w:t>
      </w:r>
      <w:r>
        <w:rPr>
          <w:spacing w:val="24"/>
        </w:rPr>
        <w:t xml:space="preserve"> </w:t>
      </w:r>
      <w:r>
        <w:rPr>
          <w:w w:val="90"/>
        </w:rPr>
        <w:t>that</w:t>
      </w:r>
      <w:r>
        <w:rPr>
          <w:spacing w:val="24"/>
        </w:rPr>
        <w:t xml:space="preserve"> </w:t>
      </w:r>
      <w:r>
        <w:rPr>
          <w:w w:val="90"/>
        </w:rPr>
        <w:t>the</w:t>
      </w:r>
      <w:r>
        <w:rPr>
          <w:spacing w:val="24"/>
        </w:rPr>
        <w:t xml:space="preserve"> </w:t>
      </w:r>
      <w:r>
        <w:rPr>
          <w:w w:val="90"/>
        </w:rPr>
        <w:t>collinear</w:t>
      </w:r>
      <w:r>
        <w:rPr>
          <w:spacing w:val="25"/>
        </w:rPr>
        <w:t xml:space="preserve"> </w:t>
      </w:r>
      <w:r>
        <w:rPr>
          <w:w w:val="90"/>
        </w:rPr>
        <w:t>contrast</w:t>
      </w:r>
      <w:r>
        <w:rPr>
          <w:spacing w:val="23"/>
        </w:rPr>
        <w:t xml:space="preserve"> </w:t>
      </w:r>
      <w:r>
        <w:rPr>
          <w:w w:val="90"/>
        </w:rPr>
        <w:t>integration</w:t>
      </w:r>
      <w:r>
        <w:rPr>
          <w:spacing w:val="24"/>
        </w:rPr>
        <w:t xml:space="preserve"> </w:t>
      </w:r>
      <w:r>
        <w:rPr>
          <w:w w:val="90"/>
        </w:rPr>
        <w:t>method</w:t>
      </w:r>
      <w:r>
        <w:rPr>
          <w:spacing w:val="25"/>
        </w:rPr>
        <w:t xml:space="preserve"> </w:t>
      </w:r>
      <w:r>
        <w:rPr>
          <w:w w:val="90"/>
        </w:rPr>
        <w:t>outperforms</w:t>
      </w:r>
      <w:r>
        <w:rPr>
          <w:spacing w:val="23"/>
        </w:rPr>
        <w:t xml:space="preserve"> </w:t>
      </w:r>
      <w:r>
        <w:rPr>
          <w:w w:val="90"/>
        </w:rPr>
        <w:t>other</w:t>
      </w:r>
      <w:r>
        <w:rPr>
          <w:spacing w:val="25"/>
        </w:rPr>
        <w:t xml:space="preserve"> </w:t>
      </w:r>
      <w:r>
        <w:rPr>
          <w:spacing w:val="-2"/>
          <w:w w:val="90"/>
        </w:rPr>
        <w:t>options,</w:t>
      </w:r>
    </w:p>
    <w:p w14:paraId="3DFF4BF3" w14:textId="77777777" w:rsidR="00087420" w:rsidRDefault="00087420">
      <w:pPr>
        <w:rPr>
          <w:del w:id="3505" w:author="Hughes, Anna E" w:date="2023-08-09T15:29:00Z"/>
        </w:rPr>
        <w:sectPr w:rsidR="00087420">
          <w:pgSz w:w="12240" w:h="15840"/>
          <w:pgMar w:top="1820" w:right="1720" w:bottom="2000" w:left="1600" w:header="0" w:footer="1818" w:gutter="0"/>
          <w:cols w:space="720"/>
        </w:sectPr>
      </w:pPr>
    </w:p>
    <w:p w14:paraId="06117436" w14:textId="77777777" w:rsidR="00087420" w:rsidRDefault="00087420">
      <w:pPr>
        <w:pStyle w:val="BodyText"/>
        <w:spacing w:before="0"/>
        <w:ind w:left="0"/>
        <w:rPr>
          <w:del w:id="3506" w:author="Hughes, Anna E" w:date="2023-08-09T15:29:00Z"/>
          <w:sz w:val="20"/>
        </w:rPr>
      </w:pPr>
    </w:p>
    <w:p w14:paraId="66A3E14E" w14:textId="77777777" w:rsidR="00087420" w:rsidRDefault="00087420">
      <w:pPr>
        <w:pStyle w:val="BodyText"/>
        <w:spacing w:before="0"/>
        <w:ind w:left="0"/>
        <w:rPr>
          <w:del w:id="3507" w:author="Hughes, Anna E" w:date="2023-08-09T15:29:00Z"/>
          <w:sz w:val="20"/>
        </w:rPr>
      </w:pPr>
    </w:p>
    <w:p w14:paraId="650B931C" w14:textId="77777777" w:rsidR="00470D98" w:rsidRDefault="001E0CFE">
      <w:pPr>
        <w:pStyle w:val="BodyText"/>
        <w:pPrChange w:id="3508" w:author="Hughes, Anna E" w:date="2023-08-09T15:29:00Z">
          <w:pPr>
            <w:pStyle w:val="BodyText"/>
            <w:spacing w:before="238"/>
          </w:pPr>
        </w:pPrChange>
      </w:pPr>
      <w:r>
        <w:rPr>
          <w:rFonts w:ascii="Trebuchet MS"/>
          <w:spacing w:val="-6"/>
          <w:sz w:val="12"/>
        </w:rPr>
        <w:t>811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6"/>
        </w:rPr>
        <w:t>but instead find that all combination</w:t>
      </w:r>
      <w:r>
        <w:rPr>
          <w:spacing w:val="-5"/>
        </w:rPr>
        <w:t xml:space="preserve"> </w:t>
      </w:r>
      <w:r>
        <w:rPr>
          <w:spacing w:val="-6"/>
        </w:rPr>
        <w:t>methods do reasonably well,</w:t>
      </w:r>
      <w:r>
        <w:rPr>
          <w:spacing w:val="-5"/>
        </w:rPr>
        <w:t xml:space="preserve"> </w:t>
      </w:r>
      <w:r>
        <w:rPr>
          <w:spacing w:val="-6"/>
        </w:rPr>
        <w:t>and in this par-</w:t>
      </w:r>
    </w:p>
    <w:p w14:paraId="08177B8E" w14:textId="77777777" w:rsidR="00470D98" w:rsidRDefault="001E0CFE">
      <w:pPr>
        <w:pStyle w:val="BodyText"/>
        <w:spacing w:before="8"/>
        <w:pPrChange w:id="3509" w:author="Hughes, Anna E" w:date="2023-08-09T15:29:00Z">
          <w:pPr>
            <w:pStyle w:val="BodyText"/>
          </w:pPr>
        </w:pPrChange>
      </w:pPr>
      <w:r>
        <w:rPr>
          <w:rFonts w:ascii="Trebuchet MS"/>
          <w:w w:val="90"/>
          <w:sz w:val="12"/>
        </w:rPr>
        <w:t>812</w:t>
      </w:r>
      <w:r>
        <w:rPr>
          <w:rFonts w:ascii="Trebuchet MS"/>
          <w:spacing w:val="71"/>
          <w:w w:val="150"/>
          <w:sz w:val="12"/>
        </w:rPr>
        <w:t xml:space="preserve">  </w:t>
      </w:r>
      <w:r>
        <w:rPr>
          <w:w w:val="90"/>
        </w:rPr>
        <w:t>ticular</w:t>
      </w:r>
      <w:r>
        <w:rPr>
          <w:spacing w:val="7"/>
        </w:rPr>
        <w:t xml:space="preserve"> </w:t>
      </w:r>
      <w:r>
        <w:rPr>
          <w:w w:val="90"/>
        </w:rPr>
        <w:t>experimental</w:t>
      </w:r>
      <w:r>
        <w:rPr>
          <w:spacing w:val="7"/>
        </w:rPr>
        <w:t xml:space="preserve"> </w:t>
      </w:r>
      <w:r>
        <w:rPr>
          <w:w w:val="90"/>
        </w:rPr>
        <w:t>design,</w:t>
      </w:r>
      <w:r>
        <w:rPr>
          <w:spacing w:val="10"/>
        </w:rPr>
        <w:t xml:space="preserve"> </w:t>
      </w:r>
      <w:r>
        <w:rPr>
          <w:w w:val="90"/>
        </w:rPr>
        <w:t>it</w:t>
      </w:r>
      <w:r>
        <w:rPr>
          <w:spacing w:val="7"/>
        </w:rPr>
        <w:t xml:space="preserve"> </w:t>
      </w:r>
      <w:r>
        <w:rPr>
          <w:w w:val="90"/>
        </w:rPr>
        <w:t>may</w:t>
      </w:r>
      <w:r>
        <w:rPr>
          <w:spacing w:val="6"/>
        </w:rPr>
        <w:t xml:space="preserve"> </w:t>
      </w:r>
      <w:r>
        <w:rPr>
          <w:w w:val="90"/>
        </w:rPr>
        <w:t>be</w:t>
      </w:r>
      <w:r>
        <w:rPr>
          <w:spacing w:val="7"/>
        </w:rPr>
        <w:t xml:space="preserve"> </w:t>
      </w:r>
      <w:r>
        <w:rPr>
          <w:w w:val="90"/>
        </w:rPr>
        <w:t>difficult</w:t>
      </w:r>
      <w:r>
        <w:rPr>
          <w:spacing w:val="6"/>
        </w:rPr>
        <w:t xml:space="preserve"> </w:t>
      </w:r>
      <w:r>
        <w:rPr>
          <w:w w:val="90"/>
        </w:rPr>
        <w:t>to</w:t>
      </w:r>
      <w:r>
        <w:rPr>
          <w:spacing w:val="7"/>
        </w:rPr>
        <w:t xml:space="preserve"> </w:t>
      </w:r>
      <w:r>
        <w:rPr>
          <w:w w:val="90"/>
        </w:rPr>
        <w:t>conclusively</w:t>
      </w:r>
      <w:r>
        <w:rPr>
          <w:spacing w:val="7"/>
        </w:rPr>
        <w:t xml:space="preserve"> </w:t>
      </w:r>
      <w:r>
        <w:rPr>
          <w:w w:val="90"/>
        </w:rPr>
        <w:t>distinguish</w:t>
      </w:r>
      <w:r>
        <w:rPr>
          <w:spacing w:val="6"/>
        </w:rPr>
        <w:t xml:space="preserve"> </w:t>
      </w:r>
      <w:r>
        <w:rPr>
          <w:spacing w:val="-2"/>
          <w:w w:val="90"/>
        </w:rPr>
        <w:t>between</w:t>
      </w:r>
    </w:p>
    <w:p w14:paraId="07EBBD06" w14:textId="77777777" w:rsidR="00470D98" w:rsidRDefault="001E0CFE">
      <w:pPr>
        <w:spacing w:before="8"/>
        <w:ind w:left="227"/>
        <w:rPr>
          <w:sz w:val="24"/>
        </w:rPr>
      </w:pPr>
      <w:r>
        <w:rPr>
          <w:rFonts w:ascii="Trebuchet MS"/>
          <w:sz w:val="12"/>
        </w:rPr>
        <w:t>813</w:t>
      </w:r>
      <w:r>
        <w:rPr>
          <w:rFonts w:ascii="Trebuchet MS"/>
          <w:spacing w:val="62"/>
          <w:sz w:val="12"/>
        </w:rPr>
        <w:t xml:space="preserve">  </w:t>
      </w:r>
      <w:r>
        <w:rPr>
          <w:spacing w:val="-2"/>
          <w:sz w:val="24"/>
        </w:rPr>
        <w:t>them.</w:t>
      </w:r>
    </w:p>
    <w:p w14:paraId="79BF38C3" w14:textId="0C5BE2D7" w:rsidR="00470D98" w:rsidRDefault="001E0CFE">
      <w:pPr>
        <w:pStyle w:val="BodyText"/>
        <w:tabs>
          <w:tab w:val="left" w:pos="968"/>
        </w:tabs>
      </w:pPr>
      <w:r>
        <w:rPr>
          <w:rFonts w:ascii="Trebuchet MS"/>
          <w:spacing w:val="-5"/>
          <w:sz w:val="12"/>
        </w:rPr>
        <w:t>814</w:t>
      </w:r>
      <w:r>
        <w:rPr>
          <w:rFonts w:ascii="Trebuchet MS"/>
          <w:sz w:val="12"/>
        </w:rPr>
        <w:tab/>
      </w:r>
      <w:r>
        <w:rPr>
          <w:spacing w:val="-6"/>
        </w:rPr>
        <w:t>One of the</w:t>
      </w:r>
      <w:r>
        <w:rPr>
          <w:spacing w:val="-5"/>
        </w:rPr>
        <w:t xml:space="preserve"> </w:t>
      </w:r>
      <w:r>
        <w:rPr>
          <w:spacing w:val="-6"/>
        </w:rPr>
        <w:t>clear benefits of</w:t>
      </w:r>
      <w:r>
        <w:rPr>
          <w:spacing w:val="-5"/>
        </w:rPr>
        <w:t xml:space="preserve"> </w:t>
      </w:r>
      <w:r>
        <w:rPr>
          <w:spacing w:val="-6"/>
        </w:rPr>
        <w:t>Target Contrast</w:t>
      </w:r>
      <w:r>
        <w:rPr>
          <w:spacing w:val="-5"/>
        </w:rPr>
        <w:t xml:space="preserve"> </w:t>
      </w:r>
      <w:r>
        <w:rPr>
          <w:spacing w:val="-6"/>
        </w:rPr>
        <w:t xml:space="preserve">Signal Theory </w:t>
      </w:r>
      <w:del w:id="3510" w:author="Hughes, Anna E" w:date="2023-08-09T15:29:00Z">
        <w:r w:rsidR="00791F47">
          <w:fldChar w:fldCharType="begin"/>
        </w:r>
        <w:r w:rsidR="00791F47">
          <w:delInstrText xml:space="preserve"> HYPERLINK \l "_bookmark55" </w:delInstrText>
        </w:r>
        <w:r w:rsidR="00791F47">
          <w:fldChar w:fldCharType="separate"/>
        </w:r>
        <w:r w:rsidR="001644E6">
          <w:rPr>
            <w:spacing w:val="-6"/>
          </w:rPr>
          <w:delText>(Lleras</w:delText>
        </w:r>
        <w:r w:rsidR="001644E6">
          <w:rPr>
            <w:spacing w:val="-5"/>
          </w:rPr>
          <w:delText xml:space="preserve"> </w:delText>
        </w:r>
        <w:r w:rsidR="001644E6">
          <w:rPr>
            <w:spacing w:val="-6"/>
          </w:rPr>
          <w:delText>et al.,</w:delText>
        </w:r>
        <w:r w:rsidR="00791F47">
          <w:rPr>
            <w:spacing w:val="-6"/>
          </w:rPr>
          <w:fldChar w:fldCharType="end"/>
        </w:r>
      </w:del>
      <w:ins w:id="3511" w:author="Hughes, Anna E" w:date="2023-08-09T15:29:00Z">
        <w:r w:rsidR="00791F47">
          <w:fldChar w:fldCharType="begin"/>
        </w:r>
        <w:r w:rsidR="00791F47">
          <w:instrText xml:space="preserve"> HYPERLINK \l "_bookmark56" </w:instrText>
        </w:r>
        <w:r w:rsidR="00791F47">
          <w:fldChar w:fldCharType="separate"/>
        </w:r>
        <w:r>
          <w:rPr>
            <w:spacing w:val="-6"/>
          </w:rPr>
          <w:t>(Lleras</w:t>
        </w:r>
        <w:r>
          <w:rPr>
            <w:spacing w:val="-5"/>
          </w:rPr>
          <w:t xml:space="preserve"> </w:t>
        </w:r>
        <w:r>
          <w:rPr>
            <w:spacing w:val="-6"/>
          </w:rPr>
          <w:t>et al.,</w:t>
        </w:r>
        <w:r w:rsidR="00791F47">
          <w:rPr>
            <w:spacing w:val="-6"/>
          </w:rPr>
          <w:fldChar w:fldCharType="end"/>
        </w:r>
      </w:ins>
      <w:r>
        <w:rPr>
          <w:spacing w:val="-6"/>
        </w:rPr>
        <w:t xml:space="preserve"> </w:t>
      </w:r>
      <w:r w:rsidR="00791F47">
        <w:fldChar w:fldCharType="begin"/>
      </w:r>
      <w:r w:rsidR="00791F47">
        <w:instrText xml:space="preserve"> HYPERLINK \l "_</w:instrText>
      </w:r>
      <w:del w:id="3512" w:author="Hughes, Anna E" w:date="2023-08-09T15:29:00Z">
        <w:r w:rsidR="00791F47">
          <w:delInstrText>bookmark55</w:delInstrText>
        </w:r>
      </w:del>
      <w:ins w:id="3513" w:author="Hughes, Anna E" w:date="2023-08-09T15:29:00Z">
        <w:r w:rsidR="00791F47">
          <w:instrText>bookmark56</w:instrText>
        </w:r>
      </w:ins>
      <w:r w:rsidR="00791F47">
        <w:instrText xml:space="preserve">" </w:instrText>
      </w:r>
      <w:r w:rsidR="00791F47">
        <w:fldChar w:fldCharType="separate"/>
      </w:r>
      <w:r>
        <w:rPr>
          <w:spacing w:val="-6"/>
        </w:rPr>
        <w:t>2020)</w:t>
      </w:r>
      <w:r w:rsidR="00791F47">
        <w:rPr>
          <w:spacing w:val="-6"/>
        </w:rPr>
        <w:fldChar w:fldCharType="end"/>
      </w:r>
    </w:p>
    <w:p w14:paraId="37F189C6" w14:textId="77777777" w:rsidR="00470D98" w:rsidRDefault="001E0CFE">
      <w:pPr>
        <w:pStyle w:val="BodyText"/>
        <w:spacing w:before="8"/>
      </w:pPr>
      <w:r>
        <w:rPr>
          <w:rFonts w:ascii="Trebuchet MS"/>
          <w:spacing w:val="-4"/>
          <w:sz w:val="12"/>
        </w:rPr>
        <w:t>815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4"/>
        </w:rPr>
        <w:t>is</w:t>
      </w:r>
      <w:r>
        <w:rPr>
          <w:spacing w:val="-5"/>
        </w:rPr>
        <w:t xml:space="preserve"> </w:t>
      </w:r>
      <w:r>
        <w:rPr>
          <w:spacing w:val="-4"/>
        </w:rPr>
        <w:t>its</w:t>
      </w:r>
      <w:r>
        <w:rPr>
          <w:spacing w:val="-5"/>
        </w:rPr>
        <w:t xml:space="preserve"> </w:t>
      </w:r>
      <w:r>
        <w:rPr>
          <w:spacing w:val="-4"/>
        </w:rPr>
        <w:t>quantitative</w:t>
      </w:r>
      <w:r>
        <w:rPr>
          <w:spacing w:val="-5"/>
        </w:rPr>
        <w:t xml:space="preserve"> </w:t>
      </w:r>
      <w:r>
        <w:rPr>
          <w:spacing w:val="-4"/>
        </w:rPr>
        <w:t>nature, allowing</w:t>
      </w:r>
      <w:r>
        <w:rPr>
          <w:spacing w:val="-5"/>
        </w:rPr>
        <w:t xml:space="preserve"> </w:t>
      </w:r>
      <w:r>
        <w:rPr>
          <w:spacing w:val="-4"/>
        </w:rPr>
        <w:t>it</w:t>
      </w:r>
      <w:r>
        <w:rPr>
          <w:spacing w:val="-5"/>
        </w:rPr>
        <w:t xml:space="preserve"> </w:t>
      </w:r>
      <w:r>
        <w:rPr>
          <w:spacing w:val="-4"/>
        </w:rPr>
        <w:t>to</w:t>
      </w:r>
      <w:r>
        <w:rPr>
          <w:spacing w:val="-5"/>
        </w:rPr>
        <w:t xml:space="preserve"> </w:t>
      </w:r>
      <w:r>
        <w:rPr>
          <w:spacing w:val="-4"/>
        </w:rPr>
        <w:t>be</w:t>
      </w:r>
      <w:r>
        <w:rPr>
          <w:spacing w:val="-5"/>
        </w:rPr>
        <w:t xml:space="preserve"> </w:t>
      </w:r>
      <w:r>
        <w:rPr>
          <w:spacing w:val="-4"/>
        </w:rPr>
        <w:t>empirically</w:t>
      </w:r>
      <w:r>
        <w:rPr>
          <w:spacing w:val="-6"/>
        </w:rPr>
        <w:t xml:space="preserve"> </w:t>
      </w:r>
      <w:r>
        <w:rPr>
          <w:spacing w:val="-4"/>
        </w:rPr>
        <w:t>tested</w:t>
      </w:r>
      <w:r>
        <w:rPr>
          <w:spacing w:val="-5"/>
        </w:rPr>
        <w:t xml:space="preserve"> </w:t>
      </w:r>
      <w:r>
        <w:rPr>
          <w:spacing w:val="-4"/>
        </w:rPr>
        <w:t>in</w:t>
      </w:r>
      <w:r>
        <w:rPr>
          <w:spacing w:val="-5"/>
        </w:rPr>
        <w:t xml:space="preserve"> </w:t>
      </w:r>
      <w:r>
        <w:rPr>
          <w:spacing w:val="-4"/>
        </w:rPr>
        <w:t>a</w:t>
      </w:r>
      <w:r>
        <w:rPr>
          <w:spacing w:val="-5"/>
        </w:rPr>
        <w:t xml:space="preserve"> </w:t>
      </w:r>
      <w:r>
        <w:rPr>
          <w:spacing w:val="-4"/>
        </w:rPr>
        <w:t>straightforward</w:t>
      </w:r>
    </w:p>
    <w:p w14:paraId="483F515D" w14:textId="77777777" w:rsidR="00470D98" w:rsidRDefault="001E0CFE">
      <w:pPr>
        <w:pStyle w:val="BodyText"/>
        <w:pPrChange w:id="3514" w:author="Hughes, Anna E" w:date="2023-08-09T15:29:00Z">
          <w:pPr>
            <w:pStyle w:val="BodyText"/>
            <w:spacing w:before="8"/>
          </w:pPr>
        </w:pPrChange>
      </w:pPr>
      <w:r>
        <w:rPr>
          <w:rFonts w:ascii="Trebuchet MS"/>
          <w:spacing w:val="-8"/>
          <w:sz w:val="12"/>
        </w:rPr>
        <w:t>816</w:t>
      </w:r>
      <w:r>
        <w:rPr>
          <w:rFonts w:ascii="Trebuchet MS"/>
          <w:spacing w:val="45"/>
          <w:sz w:val="12"/>
        </w:rPr>
        <w:t xml:space="preserve">  </w:t>
      </w:r>
      <w:r>
        <w:rPr>
          <w:spacing w:val="-8"/>
        </w:rPr>
        <w:t>manner.</w:t>
      </w:r>
      <w:r>
        <w:rPr>
          <w:spacing w:val="19"/>
        </w:rPr>
        <w:t xml:space="preserve"> </w:t>
      </w:r>
      <w:r>
        <w:rPr>
          <w:spacing w:val="-8"/>
        </w:rPr>
        <w:t>Here,</w:t>
      </w:r>
      <w:r>
        <w:rPr>
          <w:spacing w:val="1"/>
        </w:rPr>
        <w:t xml:space="preserve"> </w:t>
      </w:r>
      <w:r>
        <w:rPr>
          <w:spacing w:val="-8"/>
        </w:rPr>
        <w:t>we</w:t>
      </w:r>
      <w:r>
        <w:rPr>
          <w:spacing w:val="-1"/>
        </w:rPr>
        <w:t xml:space="preserve"> </w:t>
      </w:r>
      <w:r>
        <w:rPr>
          <w:spacing w:val="-8"/>
        </w:rPr>
        <w:t>demonstrate</w:t>
      </w:r>
      <w:r>
        <w:t xml:space="preserve"> </w:t>
      </w:r>
      <w:r>
        <w:rPr>
          <w:spacing w:val="-8"/>
        </w:rPr>
        <w:t>that</w:t>
      </w:r>
      <w:r>
        <w:t xml:space="preserve"> </w:t>
      </w:r>
      <w:r>
        <w:rPr>
          <w:spacing w:val="-8"/>
        </w:rPr>
        <w:t>we</w:t>
      </w:r>
      <w:r>
        <w:t xml:space="preserve"> </w:t>
      </w:r>
      <w:r>
        <w:rPr>
          <w:spacing w:val="-8"/>
        </w:rPr>
        <w:t>can</w:t>
      </w:r>
      <w:r>
        <w:rPr>
          <w:spacing w:val="-1"/>
        </w:rPr>
        <w:t xml:space="preserve"> </w:t>
      </w:r>
      <w:r>
        <w:rPr>
          <w:spacing w:val="-8"/>
        </w:rPr>
        <w:t>independently</w:t>
      </w:r>
      <w:r>
        <w:t xml:space="preserve"> </w:t>
      </w:r>
      <w:r>
        <w:rPr>
          <w:spacing w:val="-8"/>
        </w:rPr>
        <w:t>replicate</w:t>
      </w:r>
      <w:r>
        <w:t xml:space="preserve"> </w:t>
      </w:r>
      <w:r>
        <w:rPr>
          <w:spacing w:val="-8"/>
        </w:rPr>
        <w:t>many</w:t>
      </w:r>
      <w:r>
        <w:rPr>
          <w:spacing w:val="-1"/>
        </w:rPr>
        <w:t xml:space="preserve"> </w:t>
      </w:r>
      <w:r>
        <w:rPr>
          <w:spacing w:val="-8"/>
        </w:rPr>
        <w:t>aspects</w:t>
      </w:r>
    </w:p>
    <w:p w14:paraId="40212DDC" w14:textId="77777777" w:rsidR="00470D98" w:rsidRDefault="001E0CFE">
      <w:pPr>
        <w:pStyle w:val="BodyText"/>
        <w:spacing w:before="8"/>
        <w:pPrChange w:id="3515" w:author="Hughes, Anna E" w:date="2023-08-09T15:29:00Z">
          <w:pPr>
            <w:pStyle w:val="BodyText"/>
          </w:pPr>
        </w:pPrChange>
      </w:pPr>
      <w:r>
        <w:rPr>
          <w:rFonts w:ascii="Trebuchet MS"/>
          <w:spacing w:val="-2"/>
          <w:sz w:val="12"/>
        </w:rPr>
        <w:t>817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2"/>
        </w:rPr>
        <w:t>of</w:t>
      </w:r>
      <w:r>
        <w:rPr>
          <w:spacing w:val="2"/>
        </w:rPr>
        <w:t xml:space="preserve"> </w:t>
      </w:r>
      <w:r>
        <w:rPr>
          <w:spacing w:val="-2"/>
        </w:rPr>
        <w:t>TCS,</w:t>
      </w:r>
      <w:r>
        <w:rPr>
          <w:spacing w:val="2"/>
        </w:rPr>
        <w:t xml:space="preserve"> </w:t>
      </w:r>
      <w:r>
        <w:rPr>
          <w:spacing w:val="-2"/>
        </w:rPr>
        <w:t>while</w:t>
      </w:r>
      <w:r>
        <w:rPr>
          <w:spacing w:val="1"/>
        </w:rPr>
        <w:t xml:space="preserve"> </w:t>
      </w:r>
      <w:r>
        <w:rPr>
          <w:spacing w:val="-2"/>
        </w:rPr>
        <w:t>also</w:t>
      </w:r>
      <w:r>
        <w:rPr>
          <w:spacing w:val="2"/>
        </w:rPr>
        <w:t xml:space="preserve"> </w:t>
      </w:r>
      <w:r>
        <w:rPr>
          <w:spacing w:val="-2"/>
        </w:rPr>
        <w:t>offering</w:t>
      </w:r>
      <w:r>
        <w:rPr>
          <w:spacing w:val="2"/>
        </w:rPr>
        <w:t xml:space="preserve"> </w:t>
      </w:r>
      <w:r>
        <w:rPr>
          <w:spacing w:val="-2"/>
        </w:rPr>
        <w:t>extensions</w:t>
      </w:r>
      <w:r>
        <w:rPr>
          <w:spacing w:val="2"/>
        </w:rPr>
        <w:t xml:space="preserve"> </w:t>
      </w:r>
      <w:r>
        <w:rPr>
          <w:spacing w:val="-2"/>
        </w:rPr>
        <w:t>to</w:t>
      </w:r>
      <w:r>
        <w:rPr>
          <w:spacing w:val="1"/>
        </w:rPr>
        <w:t xml:space="preserve"> </w:t>
      </w:r>
      <w:r>
        <w:rPr>
          <w:spacing w:val="-2"/>
        </w:rPr>
        <w:t>the</w:t>
      </w:r>
      <w:r>
        <w:rPr>
          <w:spacing w:val="2"/>
        </w:rPr>
        <w:t xml:space="preserve"> </w:t>
      </w:r>
      <w:r>
        <w:rPr>
          <w:spacing w:val="-2"/>
        </w:rPr>
        <w:t>model</w:t>
      </w:r>
      <w:r>
        <w:rPr>
          <w:spacing w:val="1"/>
        </w:rPr>
        <w:t xml:space="preserve"> </w:t>
      </w:r>
      <w:r>
        <w:rPr>
          <w:spacing w:val="-2"/>
        </w:rPr>
        <w:t>that</w:t>
      </w:r>
      <w:r>
        <w:rPr>
          <w:spacing w:val="2"/>
        </w:rPr>
        <w:t xml:space="preserve"> </w:t>
      </w:r>
      <w:r>
        <w:rPr>
          <w:spacing w:val="-2"/>
        </w:rPr>
        <w:t>we</w:t>
      </w:r>
      <w:r>
        <w:rPr>
          <w:spacing w:val="2"/>
        </w:rPr>
        <w:t xml:space="preserve"> </w:t>
      </w:r>
      <w:r>
        <w:rPr>
          <w:spacing w:val="-2"/>
        </w:rPr>
        <w:t>hope</w:t>
      </w:r>
      <w:r>
        <w:rPr>
          <w:spacing w:val="1"/>
        </w:rPr>
        <w:t xml:space="preserve"> </w:t>
      </w:r>
      <w:r>
        <w:rPr>
          <w:spacing w:val="-2"/>
        </w:rPr>
        <w:t>will</w:t>
      </w:r>
      <w:r>
        <w:rPr>
          <w:spacing w:val="2"/>
        </w:rPr>
        <w:t xml:space="preserve"> </w:t>
      </w:r>
      <w:r>
        <w:rPr>
          <w:spacing w:val="-2"/>
        </w:rPr>
        <w:t>stimulate</w:t>
      </w:r>
    </w:p>
    <w:p w14:paraId="53E918ED" w14:textId="77777777" w:rsidR="00470D98" w:rsidRDefault="001E0CFE">
      <w:pPr>
        <w:pStyle w:val="BodyText"/>
        <w:pPrChange w:id="3516" w:author="Hughes, Anna E" w:date="2023-08-09T15:29:00Z">
          <w:pPr>
            <w:pStyle w:val="BodyText"/>
            <w:spacing w:before="8"/>
          </w:pPr>
        </w:pPrChange>
      </w:pPr>
      <w:r>
        <w:rPr>
          <w:rFonts w:ascii="Trebuchet MS"/>
          <w:w w:val="90"/>
          <w:sz w:val="12"/>
        </w:rPr>
        <w:t>818</w:t>
      </w:r>
      <w:r>
        <w:rPr>
          <w:rFonts w:ascii="Trebuchet MS"/>
          <w:spacing w:val="74"/>
          <w:sz w:val="12"/>
        </w:rPr>
        <w:t xml:space="preserve">  </w:t>
      </w:r>
      <w:r>
        <w:rPr>
          <w:w w:val="90"/>
        </w:rPr>
        <w:t>more</w:t>
      </w:r>
      <w:r>
        <w:rPr>
          <w:spacing w:val="9"/>
        </w:rPr>
        <w:t xml:space="preserve"> </w:t>
      </w:r>
      <w:r>
        <w:rPr>
          <w:w w:val="90"/>
        </w:rPr>
        <w:t>research</w:t>
      </w:r>
      <w:r>
        <w:rPr>
          <w:spacing w:val="8"/>
        </w:rPr>
        <w:t xml:space="preserve"> </w:t>
      </w:r>
      <w:r>
        <w:rPr>
          <w:w w:val="90"/>
        </w:rPr>
        <w:t>and</w:t>
      </w:r>
      <w:r>
        <w:rPr>
          <w:spacing w:val="7"/>
        </w:rPr>
        <w:t xml:space="preserve"> </w:t>
      </w:r>
      <w:r>
        <w:rPr>
          <w:w w:val="90"/>
        </w:rPr>
        <w:t>refinement</w:t>
      </w:r>
      <w:r>
        <w:rPr>
          <w:spacing w:val="9"/>
        </w:rPr>
        <w:t xml:space="preserve"> </w:t>
      </w:r>
      <w:r>
        <w:rPr>
          <w:w w:val="90"/>
        </w:rPr>
        <w:t>of</w:t>
      </w:r>
      <w:r>
        <w:rPr>
          <w:spacing w:val="7"/>
        </w:rPr>
        <w:t xml:space="preserve"> </w:t>
      </w:r>
      <w:r>
        <w:rPr>
          <w:w w:val="90"/>
        </w:rPr>
        <w:t>this</w:t>
      </w:r>
      <w:r>
        <w:rPr>
          <w:spacing w:val="8"/>
        </w:rPr>
        <w:t xml:space="preserve"> </w:t>
      </w:r>
      <w:r>
        <w:rPr>
          <w:w w:val="90"/>
        </w:rPr>
        <w:t>theory.</w:t>
      </w:r>
      <w:r>
        <w:rPr>
          <w:spacing w:val="27"/>
        </w:rPr>
        <w:t xml:space="preserve"> </w:t>
      </w:r>
      <w:r>
        <w:rPr>
          <w:w w:val="90"/>
        </w:rPr>
        <w:t>Some</w:t>
      </w:r>
      <w:r>
        <w:rPr>
          <w:spacing w:val="9"/>
        </w:rPr>
        <w:t xml:space="preserve"> </w:t>
      </w:r>
      <w:r>
        <w:rPr>
          <w:w w:val="90"/>
        </w:rPr>
        <w:t>suggestions</w:t>
      </w:r>
      <w:r>
        <w:rPr>
          <w:spacing w:val="7"/>
        </w:rPr>
        <w:t xml:space="preserve"> </w:t>
      </w:r>
      <w:r>
        <w:rPr>
          <w:w w:val="90"/>
        </w:rPr>
        <w:t>for</w:t>
      </w:r>
      <w:r>
        <w:rPr>
          <w:spacing w:val="8"/>
        </w:rPr>
        <w:t xml:space="preserve"> </w:t>
      </w:r>
      <w:r>
        <w:rPr>
          <w:w w:val="90"/>
        </w:rPr>
        <w:t>possible</w:t>
      </w:r>
      <w:r>
        <w:rPr>
          <w:spacing w:val="8"/>
        </w:rPr>
        <w:t xml:space="preserve"> </w:t>
      </w:r>
      <w:r>
        <w:rPr>
          <w:spacing w:val="-2"/>
          <w:w w:val="90"/>
        </w:rPr>
        <w:t>future</w:t>
      </w:r>
    </w:p>
    <w:p w14:paraId="306E2B4B" w14:textId="77777777" w:rsidR="00470D98" w:rsidRDefault="001E0CFE">
      <w:pPr>
        <w:pStyle w:val="BodyText"/>
        <w:spacing w:before="8"/>
        <w:pPrChange w:id="3517" w:author="Hughes, Anna E" w:date="2023-08-09T15:29:00Z">
          <w:pPr>
            <w:pStyle w:val="BodyText"/>
          </w:pPr>
        </w:pPrChange>
      </w:pPr>
      <w:r>
        <w:rPr>
          <w:rFonts w:ascii="Trebuchet MS"/>
          <w:spacing w:val="-8"/>
          <w:sz w:val="12"/>
        </w:rPr>
        <w:t>819</w:t>
      </w:r>
      <w:r>
        <w:rPr>
          <w:rFonts w:ascii="Trebuchet MS"/>
          <w:spacing w:val="48"/>
          <w:sz w:val="12"/>
        </w:rPr>
        <w:t xml:space="preserve">  </w:t>
      </w:r>
      <w:r>
        <w:rPr>
          <w:spacing w:val="-8"/>
        </w:rPr>
        <w:t>directions</w:t>
      </w:r>
      <w:r>
        <w:rPr>
          <w:spacing w:val="-2"/>
        </w:rPr>
        <w:t xml:space="preserve"> </w:t>
      </w:r>
      <w:r>
        <w:rPr>
          <w:spacing w:val="-8"/>
        </w:rPr>
        <w:t>and</w:t>
      </w:r>
      <w:r>
        <w:rPr>
          <w:spacing w:val="-2"/>
        </w:rPr>
        <w:t xml:space="preserve"> </w:t>
      </w:r>
      <w:r>
        <w:rPr>
          <w:spacing w:val="-8"/>
        </w:rPr>
        <w:t>hypotheses</w:t>
      </w:r>
      <w:r>
        <w:rPr>
          <w:spacing w:val="-3"/>
        </w:rPr>
        <w:t xml:space="preserve"> </w:t>
      </w:r>
      <w:r>
        <w:rPr>
          <w:spacing w:val="-8"/>
        </w:rPr>
        <w:t>that</w:t>
      </w:r>
      <w:r>
        <w:rPr>
          <w:spacing w:val="-2"/>
        </w:rPr>
        <w:t xml:space="preserve"> </w:t>
      </w:r>
      <w:r>
        <w:rPr>
          <w:spacing w:val="-8"/>
        </w:rPr>
        <w:t>could</w:t>
      </w:r>
      <w:r>
        <w:rPr>
          <w:spacing w:val="-3"/>
        </w:rPr>
        <w:t xml:space="preserve"> </w:t>
      </w:r>
      <w:r>
        <w:rPr>
          <w:spacing w:val="-8"/>
        </w:rPr>
        <w:t>be</w:t>
      </w:r>
      <w:r>
        <w:rPr>
          <w:spacing w:val="-2"/>
        </w:rPr>
        <w:t xml:space="preserve"> </w:t>
      </w:r>
      <w:r>
        <w:rPr>
          <w:spacing w:val="-8"/>
        </w:rPr>
        <w:t>tested</w:t>
      </w:r>
      <w:r>
        <w:rPr>
          <w:spacing w:val="-3"/>
        </w:rPr>
        <w:t xml:space="preserve"> </w:t>
      </w:r>
      <w:r>
        <w:rPr>
          <w:spacing w:val="-8"/>
        </w:rPr>
        <w:t>include:</w:t>
      </w:r>
    </w:p>
    <w:p w14:paraId="0D7FA501" w14:textId="77777777" w:rsidR="00470D98" w:rsidRDefault="001E0CFE">
      <w:pPr>
        <w:pStyle w:val="BodyText"/>
        <w:tabs>
          <w:tab w:val="left" w:pos="905"/>
        </w:tabs>
        <w:spacing w:before="122"/>
        <w:pPrChange w:id="3518" w:author="Hughes, Anna E" w:date="2023-08-09T15:29:00Z">
          <w:pPr>
            <w:pStyle w:val="BodyText"/>
            <w:tabs>
              <w:tab w:val="left" w:pos="905"/>
            </w:tabs>
            <w:spacing w:before="212"/>
          </w:pPr>
        </w:pPrChange>
      </w:pPr>
      <w:r>
        <w:rPr>
          <w:rFonts w:ascii="Trebuchet MS"/>
          <w:spacing w:val="-5"/>
          <w:sz w:val="12"/>
        </w:rPr>
        <w:t>820</w:t>
      </w:r>
      <w:r>
        <w:rPr>
          <w:rFonts w:ascii="Trebuchet MS"/>
          <w:sz w:val="12"/>
        </w:rPr>
        <w:tab/>
      </w:r>
      <w:r>
        <w:rPr>
          <w:w w:val="90"/>
        </w:rPr>
        <w:t>1.</w:t>
      </w:r>
      <w:r>
        <w:rPr>
          <w:spacing w:val="68"/>
        </w:rPr>
        <w:t xml:space="preserve"> </w:t>
      </w:r>
      <w:r>
        <w:rPr>
          <w:w w:val="90"/>
        </w:rPr>
        <w:t>It</w:t>
      </w:r>
      <w:r>
        <w:rPr>
          <w:spacing w:val="13"/>
        </w:rPr>
        <w:t xml:space="preserve"> </w:t>
      </w:r>
      <w:r>
        <w:rPr>
          <w:w w:val="90"/>
        </w:rPr>
        <w:t>is</w:t>
      </w:r>
      <w:r>
        <w:rPr>
          <w:spacing w:val="12"/>
        </w:rPr>
        <w:t xml:space="preserve"> </w:t>
      </w:r>
      <w:r>
        <w:rPr>
          <w:w w:val="90"/>
        </w:rPr>
        <w:t>relatively</w:t>
      </w:r>
      <w:r>
        <w:rPr>
          <w:spacing w:val="14"/>
        </w:rPr>
        <w:t xml:space="preserve"> </w:t>
      </w:r>
      <w:r>
        <w:rPr>
          <w:w w:val="90"/>
        </w:rPr>
        <w:t>straightforward</w:t>
      </w:r>
      <w:r>
        <w:rPr>
          <w:spacing w:val="14"/>
        </w:rPr>
        <w:t xml:space="preserve"> </w:t>
      </w:r>
      <w:r>
        <w:rPr>
          <w:w w:val="90"/>
        </w:rPr>
        <w:t>to</w:t>
      </w:r>
      <w:r>
        <w:rPr>
          <w:spacing w:val="13"/>
        </w:rPr>
        <w:t xml:space="preserve"> </w:t>
      </w:r>
      <w:r>
        <w:rPr>
          <w:w w:val="90"/>
        </w:rPr>
        <w:t>make</w:t>
      </w:r>
      <w:r>
        <w:rPr>
          <w:spacing w:val="13"/>
        </w:rPr>
        <w:t xml:space="preserve"> </w:t>
      </w:r>
      <w:r>
        <w:rPr>
          <w:w w:val="90"/>
        </w:rPr>
        <w:t>predictions</w:t>
      </w:r>
      <w:r>
        <w:rPr>
          <w:spacing w:val="14"/>
        </w:rPr>
        <w:t xml:space="preserve"> </w:t>
      </w:r>
      <w:r>
        <w:rPr>
          <w:w w:val="90"/>
        </w:rPr>
        <w:t>about</w:t>
      </w:r>
      <w:r>
        <w:rPr>
          <w:spacing w:val="13"/>
        </w:rPr>
        <w:t xml:space="preserve"> </w:t>
      </w:r>
      <w:r>
        <w:rPr>
          <w:w w:val="90"/>
        </w:rPr>
        <w:t>the</w:t>
      </w:r>
      <w:r>
        <w:rPr>
          <w:spacing w:val="12"/>
        </w:rPr>
        <w:t xml:space="preserve"> </w:t>
      </w:r>
      <w:r>
        <w:rPr>
          <w:w w:val="90"/>
        </w:rPr>
        <w:t>mean</w:t>
      </w:r>
      <w:r>
        <w:rPr>
          <w:spacing w:val="14"/>
        </w:rPr>
        <w:t xml:space="preserve"> </w:t>
      </w:r>
      <w:r>
        <w:rPr>
          <w:spacing w:val="-2"/>
          <w:w w:val="90"/>
        </w:rPr>
        <w:t>reaction</w:t>
      </w:r>
    </w:p>
    <w:p w14:paraId="74E9D926" w14:textId="77777777" w:rsidR="00470D98" w:rsidRDefault="001E0CFE">
      <w:pPr>
        <w:pStyle w:val="BodyText"/>
        <w:tabs>
          <w:tab w:val="left" w:pos="1202"/>
        </w:tabs>
        <w:spacing w:before="8"/>
        <w:pPrChange w:id="3519" w:author="Hughes, Anna E" w:date="2023-08-09T15:29:00Z">
          <w:pPr>
            <w:pStyle w:val="BodyText"/>
            <w:tabs>
              <w:tab w:val="left" w:pos="1202"/>
            </w:tabs>
          </w:pPr>
        </w:pPrChange>
      </w:pPr>
      <w:r>
        <w:rPr>
          <w:rFonts w:ascii="Trebuchet MS"/>
          <w:spacing w:val="-5"/>
          <w:sz w:val="12"/>
        </w:rPr>
        <w:t>821</w:t>
      </w:r>
      <w:r>
        <w:rPr>
          <w:rFonts w:ascii="Trebuchet MS"/>
          <w:sz w:val="12"/>
        </w:rPr>
        <w:tab/>
      </w:r>
      <w:r>
        <w:rPr>
          <w:spacing w:val="-6"/>
        </w:rPr>
        <w:t>time</w:t>
      </w:r>
      <w:r>
        <w:rPr>
          <w:spacing w:val="6"/>
        </w:rPr>
        <w:t xml:space="preserve"> </w:t>
      </w:r>
      <w:r>
        <w:rPr>
          <w:spacing w:val="-6"/>
        </w:rPr>
        <w:t>per</w:t>
      </w:r>
      <w:r>
        <w:rPr>
          <w:spacing w:val="6"/>
        </w:rPr>
        <w:t xml:space="preserve"> </w:t>
      </w:r>
      <w:r>
        <w:rPr>
          <w:spacing w:val="-6"/>
        </w:rPr>
        <w:t>participant</w:t>
      </w:r>
      <w:r>
        <w:rPr>
          <w:spacing w:val="7"/>
        </w:rPr>
        <w:t xml:space="preserve"> </w:t>
      </w:r>
      <w:r>
        <w:rPr>
          <w:spacing w:val="-6"/>
        </w:rPr>
        <w:t>in</w:t>
      </w:r>
      <w:r>
        <w:rPr>
          <w:spacing w:val="6"/>
        </w:rPr>
        <w:t xml:space="preserve"> </w:t>
      </w:r>
      <w:r>
        <w:rPr>
          <w:spacing w:val="-6"/>
        </w:rPr>
        <w:t>the</w:t>
      </w:r>
      <w:r>
        <w:rPr>
          <w:spacing w:val="7"/>
        </w:rPr>
        <w:t xml:space="preserve"> </w:t>
      </w:r>
      <w:r>
        <w:rPr>
          <w:spacing w:val="-6"/>
        </w:rPr>
        <w:t>double-feature</w:t>
      </w:r>
      <w:r>
        <w:rPr>
          <w:spacing w:val="6"/>
        </w:rPr>
        <w:t xml:space="preserve"> </w:t>
      </w:r>
      <w:r>
        <w:rPr>
          <w:spacing w:val="-6"/>
        </w:rPr>
        <w:t>search</w:t>
      </w:r>
      <w:r>
        <w:rPr>
          <w:spacing w:val="7"/>
        </w:rPr>
        <w:t xml:space="preserve"> </w:t>
      </w:r>
      <w:r>
        <w:rPr>
          <w:spacing w:val="-6"/>
        </w:rPr>
        <w:t>condition:</w:t>
      </w:r>
      <w:r>
        <w:rPr>
          <w:spacing w:val="36"/>
        </w:rPr>
        <w:t xml:space="preserve"> </w:t>
      </w:r>
      <w:r>
        <w:rPr>
          <w:spacing w:val="-6"/>
        </w:rPr>
        <w:t>however,</w:t>
      </w:r>
      <w:r>
        <w:rPr>
          <w:spacing w:val="11"/>
        </w:rPr>
        <w:t xml:space="preserve"> </w:t>
      </w:r>
      <w:r>
        <w:rPr>
          <w:spacing w:val="-6"/>
        </w:rPr>
        <w:t>we</w:t>
      </w:r>
    </w:p>
    <w:p w14:paraId="4A3C7313" w14:textId="77777777" w:rsidR="00470D98" w:rsidRDefault="001E0CFE">
      <w:pPr>
        <w:pStyle w:val="BodyText"/>
        <w:tabs>
          <w:tab w:val="left" w:pos="1202"/>
        </w:tabs>
        <w:pPrChange w:id="3520" w:author="Hughes, Anna E" w:date="2023-08-09T15:29:00Z">
          <w:pPr>
            <w:pStyle w:val="BodyText"/>
            <w:tabs>
              <w:tab w:val="left" w:pos="1202"/>
            </w:tabs>
            <w:spacing w:before="8"/>
          </w:pPr>
        </w:pPrChange>
      </w:pPr>
      <w:r>
        <w:rPr>
          <w:rFonts w:ascii="Trebuchet MS" w:hAnsi="Trebuchet MS"/>
          <w:spacing w:val="-5"/>
          <w:sz w:val="12"/>
        </w:rPr>
        <w:t>822</w:t>
      </w:r>
      <w:r>
        <w:rPr>
          <w:rFonts w:ascii="Trebuchet MS" w:hAnsi="Trebuchet MS"/>
          <w:sz w:val="12"/>
        </w:rPr>
        <w:tab/>
      </w:r>
      <w:r>
        <w:rPr>
          <w:spacing w:val="-6"/>
        </w:rPr>
        <w:t>have</w:t>
      </w:r>
      <w:r>
        <w:rPr>
          <w:spacing w:val="-3"/>
        </w:rPr>
        <w:t xml:space="preserve"> </w:t>
      </w:r>
      <w:r>
        <w:rPr>
          <w:spacing w:val="-6"/>
        </w:rPr>
        <w:t>not</w:t>
      </w:r>
      <w:r>
        <w:rPr>
          <w:spacing w:val="-2"/>
        </w:rPr>
        <w:t xml:space="preserve"> </w:t>
      </w:r>
      <w:r>
        <w:rPr>
          <w:spacing w:val="-6"/>
        </w:rPr>
        <w:t>attempted</w:t>
      </w:r>
      <w:r>
        <w:rPr>
          <w:spacing w:val="-3"/>
        </w:rPr>
        <w:t xml:space="preserve"> </w:t>
      </w:r>
      <w:r>
        <w:rPr>
          <w:spacing w:val="-6"/>
        </w:rPr>
        <w:t>to</w:t>
      </w:r>
      <w:r>
        <w:rPr>
          <w:spacing w:val="-2"/>
        </w:rPr>
        <w:t xml:space="preserve"> </w:t>
      </w:r>
      <w:r>
        <w:rPr>
          <w:spacing w:val="-6"/>
        </w:rPr>
        <w:t>predict</w:t>
      </w:r>
      <w:r>
        <w:rPr>
          <w:spacing w:val="-3"/>
        </w:rPr>
        <w:t xml:space="preserve"> </w:t>
      </w:r>
      <w:r>
        <w:rPr>
          <w:spacing w:val="-6"/>
        </w:rPr>
        <w:t>an</w:t>
      </w:r>
      <w:r>
        <w:rPr>
          <w:spacing w:val="-2"/>
        </w:rPr>
        <w:t xml:space="preserve"> </w:t>
      </w:r>
      <w:r>
        <w:rPr>
          <w:spacing w:val="-6"/>
        </w:rPr>
        <w:t>individual’s</w:t>
      </w:r>
      <w:r>
        <w:rPr>
          <w:spacing w:val="-3"/>
        </w:rPr>
        <w:t xml:space="preserve"> </w:t>
      </w:r>
      <w:r>
        <w:rPr>
          <w:spacing w:val="-6"/>
        </w:rPr>
        <w:t>trial-to-trial</w:t>
      </w:r>
      <w:r>
        <w:rPr>
          <w:spacing w:val="-2"/>
        </w:rPr>
        <w:t xml:space="preserve"> </w:t>
      </w:r>
      <w:r>
        <w:rPr>
          <w:spacing w:val="-6"/>
        </w:rPr>
        <w:t>variance</w:t>
      </w:r>
      <w:r>
        <w:rPr>
          <w:spacing w:val="-2"/>
        </w:rPr>
        <w:t xml:space="preserve"> </w:t>
      </w:r>
      <w:r>
        <w:rPr>
          <w:spacing w:val="-6"/>
        </w:rPr>
        <w:t>for</w:t>
      </w:r>
      <w:r>
        <w:rPr>
          <w:spacing w:val="-3"/>
        </w:rPr>
        <w:t xml:space="preserve"> </w:t>
      </w:r>
      <w:r>
        <w:rPr>
          <w:spacing w:val="-6"/>
        </w:rPr>
        <w:t>dif-</w:t>
      </w:r>
    </w:p>
    <w:p w14:paraId="0C178BE1" w14:textId="77777777" w:rsidR="00470D98" w:rsidRDefault="001E0CFE">
      <w:pPr>
        <w:pStyle w:val="BodyText"/>
        <w:tabs>
          <w:tab w:val="left" w:pos="1202"/>
        </w:tabs>
        <w:spacing w:before="8"/>
      </w:pPr>
      <w:r>
        <w:rPr>
          <w:rFonts w:ascii="Trebuchet MS"/>
          <w:spacing w:val="-5"/>
          <w:sz w:val="12"/>
        </w:rPr>
        <w:t>823</w:t>
      </w:r>
      <w:r>
        <w:rPr>
          <w:rFonts w:ascii="Trebuchet MS"/>
          <w:sz w:val="12"/>
        </w:rPr>
        <w:tab/>
      </w:r>
      <w:r>
        <w:rPr>
          <w:w w:val="90"/>
        </w:rPr>
        <w:t>ferent</w:t>
      </w:r>
      <w:r>
        <w:rPr>
          <w:spacing w:val="14"/>
        </w:rPr>
        <w:t xml:space="preserve"> </w:t>
      </w:r>
      <w:r>
        <w:rPr>
          <w:w w:val="90"/>
        </w:rPr>
        <w:t>features,</w:t>
      </w:r>
      <w:r>
        <w:rPr>
          <w:spacing w:val="14"/>
        </w:rPr>
        <w:t xml:space="preserve"> </w:t>
      </w:r>
      <w:r>
        <w:rPr>
          <w:w w:val="90"/>
        </w:rPr>
        <w:t>which</w:t>
      </w:r>
      <w:r>
        <w:rPr>
          <w:spacing w:val="14"/>
        </w:rPr>
        <w:t xml:space="preserve"> </w:t>
      </w:r>
      <w:r>
        <w:rPr>
          <w:w w:val="90"/>
        </w:rPr>
        <w:t>could</w:t>
      </w:r>
      <w:r>
        <w:rPr>
          <w:spacing w:val="14"/>
        </w:rPr>
        <w:t xml:space="preserve"> </w:t>
      </w:r>
      <w:r>
        <w:rPr>
          <w:w w:val="90"/>
        </w:rPr>
        <w:t>improve</w:t>
      </w:r>
      <w:r>
        <w:rPr>
          <w:spacing w:val="14"/>
        </w:rPr>
        <w:t xml:space="preserve"> </w:t>
      </w:r>
      <w:r>
        <w:rPr>
          <w:w w:val="90"/>
        </w:rPr>
        <w:t>the</w:t>
      </w:r>
      <w:r>
        <w:rPr>
          <w:spacing w:val="14"/>
        </w:rPr>
        <w:t xml:space="preserve"> </w:t>
      </w:r>
      <w:r>
        <w:rPr>
          <w:w w:val="90"/>
        </w:rPr>
        <w:t>model</w:t>
      </w:r>
      <w:r>
        <w:rPr>
          <w:spacing w:val="14"/>
        </w:rPr>
        <w:t xml:space="preserve"> </w:t>
      </w:r>
      <w:r>
        <w:rPr>
          <w:w w:val="90"/>
        </w:rPr>
        <w:t>fit</w:t>
      </w:r>
      <w:r>
        <w:rPr>
          <w:spacing w:val="14"/>
        </w:rPr>
        <w:t xml:space="preserve"> </w:t>
      </w:r>
      <w:r>
        <w:rPr>
          <w:spacing w:val="-2"/>
          <w:w w:val="90"/>
        </w:rPr>
        <w:t>further.</w:t>
      </w:r>
    </w:p>
    <w:p w14:paraId="7E5DE065" w14:textId="77777777" w:rsidR="00470D98" w:rsidRDefault="001E0CFE">
      <w:pPr>
        <w:spacing w:before="123"/>
        <w:ind w:left="22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824</w:t>
      </w:r>
    </w:p>
    <w:p w14:paraId="72768297" w14:textId="77777777" w:rsidR="00470D98" w:rsidRDefault="001E0CFE">
      <w:pPr>
        <w:pStyle w:val="BodyText"/>
        <w:tabs>
          <w:tab w:val="left" w:pos="905"/>
        </w:tabs>
        <w:spacing w:before="40"/>
        <w:pPrChange w:id="3521" w:author="Hughes, Anna E" w:date="2023-08-09T15:29:00Z">
          <w:pPr>
            <w:pStyle w:val="BodyText"/>
            <w:tabs>
              <w:tab w:val="left" w:pos="905"/>
            </w:tabs>
            <w:spacing w:before="63"/>
          </w:pPr>
        </w:pPrChange>
      </w:pPr>
      <w:r>
        <w:rPr>
          <w:rFonts w:ascii="Trebuchet MS"/>
          <w:spacing w:val="-5"/>
          <w:sz w:val="12"/>
        </w:rPr>
        <w:t>825</w:t>
      </w:r>
      <w:r>
        <w:rPr>
          <w:rFonts w:ascii="Trebuchet MS"/>
          <w:sz w:val="12"/>
        </w:rPr>
        <w:tab/>
      </w:r>
      <w:r>
        <w:rPr>
          <w:spacing w:val="-8"/>
        </w:rPr>
        <w:t>2.</w:t>
      </w:r>
      <w:r>
        <w:rPr>
          <w:spacing w:val="58"/>
        </w:rPr>
        <w:t xml:space="preserve"> </w:t>
      </w:r>
      <w:r>
        <w:rPr>
          <w:spacing w:val="-8"/>
        </w:rPr>
        <w:t>We</w:t>
      </w:r>
      <w:r>
        <w:rPr>
          <w:spacing w:val="-3"/>
        </w:rPr>
        <w:t xml:space="preserve"> </w:t>
      </w:r>
      <w:r>
        <w:rPr>
          <w:spacing w:val="-8"/>
        </w:rPr>
        <w:t>find</w:t>
      </w:r>
      <w:r>
        <w:rPr>
          <w:spacing w:val="-3"/>
        </w:rPr>
        <w:t xml:space="preserve"> </w:t>
      </w:r>
      <w:r>
        <w:rPr>
          <w:spacing w:val="-8"/>
        </w:rPr>
        <w:t>correlations</w:t>
      </w:r>
      <w:r>
        <w:rPr>
          <w:spacing w:val="-2"/>
        </w:rPr>
        <w:t xml:space="preserve"> </w:t>
      </w:r>
      <w:r>
        <w:rPr>
          <w:spacing w:val="-8"/>
        </w:rPr>
        <w:t>within</w:t>
      </w:r>
      <w:r>
        <w:rPr>
          <w:spacing w:val="-3"/>
        </w:rPr>
        <w:t xml:space="preserve"> </w:t>
      </w:r>
      <w:r>
        <w:rPr>
          <w:spacing w:val="-8"/>
        </w:rPr>
        <w:t>feature</w:t>
      </w:r>
      <w:r>
        <w:rPr>
          <w:spacing w:val="-2"/>
        </w:rPr>
        <w:t xml:space="preserve"> </w:t>
      </w:r>
      <w:r>
        <w:rPr>
          <w:spacing w:val="-8"/>
        </w:rPr>
        <w:t>classes</w:t>
      </w:r>
      <w:r>
        <w:rPr>
          <w:spacing w:val="-2"/>
        </w:rPr>
        <w:t xml:space="preserve"> </w:t>
      </w:r>
      <w:r>
        <w:rPr>
          <w:spacing w:val="-8"/>
        </w:rPr>
        <w:t>(i.e.</w:t>
      </w:r>
      <w:r>
        <w:rPr>
          <w:spacing w:val="15"/>
        </w:rPr>
        <w:t xml:space="preserve"> </w:t>
      </w:r>
      <w:r>
        <w:rPr>
          <w:rFonts w:ascii="Times New Roman"/>
          <w:i/>
          <w:spacing w:val="-8"/>
        </w:rPr>
        <w:t>D</w:t>
      </w:r>
      <w:r>
        <w:rPr>
          <w:rFonts w:ascii="Times New Roman"/>
          <w:i/>
          <w:spacing w:val="-8"/>
          <w:vertAlign w:val="subscript"/>
        </w:rPr>
        <w:t>c</w:t>
      </w:r>
      <w:r>
        <w:rPr>
          <w:rFonts w:ascii="Times New Roman"/>
          <w:i/>
          <w:spacing w:val="-1"/>
        </w:rPr>
        <w:t xml:space="preserve"> </w:t>
      </w:r>
      <w:r>
        <w:rPr>
          <w:spacing w:val="-8"/>
        </w:rPr>
        <w:t>and</w:t>
      </w:r>
      <w:r>
        <w:rPr>
          <w:spacing w:val="-3"/>
        </w:rPr>
        <w:t xml:space="preserve"> </w:t>
      </w:r>
      <w:r>
        <w:rPr>
          <w:rFonts w:ascii="Times New Roman"/>
          <w:i/>
          <w:spacing w:val="-8"/>
        </w:rPr>
        <w:t>D</w:t>
      </w:r>
      <w:r>
        <w:rPr>
          <w:rFonts w:ascii="Times New Roman"/>
          <w:i/>
          <w:spacing w:val="-8"/>
          <w:vertAlign w:val="subscript"/>
        </w:rPr>
        <w:t>s</w:t>
      </w:r>
      <w:r>
        <w:rPr>
          <w:spacing w:val="-8"/>
        </w:rPr>
        <w:t>)</w:t>
      </w:r>
      <w:r>
        <w:rPr>
          <w:spacing w:val="-2"/>
        </w:rPr>
        <w:t xml:space="preserve"> </w:t>
      </w:r>
      <w:r>
        <w:rPr>
          <w:spacing w:val="-8"/>
        </w:rPr>
        <w:t>but</w:t>
      </w:r>
      <w:r>
        <w:rPr>
          <w:spacing w:val="-3"/>
        </w:rPr>
        <w:t xml:space="preserve"> </w:t>
      </w:r>
      <w:r>
        <w:rPr>
          <w:spacing w:val="-8"/>
        </w:rPr>
        <w:t>not</w:t>
      </w:r>
      <w:r>
        <w:rPr>
          <w:spacing w:val="-2"/>
        </w:rPr>
        <w:t xml:space="preserve"> </w:t>
      </w:r>
      <w:r>
        <w:rPr>
          <w:spacing w:val="-8"/>
        </w:rPr>
        <w:t>between:</w:t>
      </w:r>
    </w:p>
    <w:p w14:paraId="477CDD75" w14:textId="77777777" w:rsidR="00470D98" w:rsidRDefault="001E0CFE">
      <w:pPr>
        <w:pStyle w:val="BodyText"/>
        <w:tabs>
          <w:tab w:val="left" w:pos="1202"/>
        </w:tabs>
        <w:spacing w:before="8"/>
        <w:pPrChange w:id="3522" w:author="Hughes, Anna E" w:date="2023-08-09T15:29:00Z">
          <w:pPr>
            <w:pStyle w:val="BodyText"/>
            <w:tabs>
              <w:tab w:val="left" w:pos="1202"/>
            </w:tabs>
          </w:pPr>
        </w:pPrChange>
      </w:pPr>
      <w:r>
        <w:rPr>
          <w:rFonts w:ascii="Trebuchet MS"/>
          <w:spacing w:val="-5"/>
          <w:sz w:val="12"/>
        </w:rPr>
        <w:t>826</w:t>
      </w:r>
      <w:r>
        <w:rPr>
          <w:rFonts w:ascii="Trebuchet MS"/>
          <w:sz w:val="12"/>
        </w:rPr>
        <w:tab/>
      </w:r>
      <w:r>
        <w:rPr>
          <w:spacing w:val="-4"/>
        </w:rPr>
        <w:t>however,</w:t>
      </w:r>
      <w:r>
        <w:rPr>
          <w:spacing w:val="-5"/>
        </w:rPr>
        <w:t xml:space="preserve"> </w:t>
      </w:r>
      <w:r>
        <w:rPr>
          <w:spacing w:val="-4"/>
        </w:rPr>
        <w:t>these</w:t>
      </w:r>
      <w:r>
        <w:rPr>
          <w:spacing w:val="-5"/>
        </w:rPr>
        <w:t xml:space="preserve"> </w:t>
      </w:r>
      <w:r>
        <w:rPr>
          <w:spacing w:val="-4"/>
        </w:rPr>
        <w:t>may</w:t>
      </w:r>
      <w:r>
        <w:rPr>
          <w:spacing w:val="-5"/>
        </w:rPr>
        <w:t xml:space="preserve"> </w:t>
      </w:r>
      <w:r>
        <w:rPr>
          <w:spacing w:val="-4"/>
        </w:rPr>
        <w:t>be</w:t>
      </w:r>
      <w:r>
        <w:rPr>
          <w:spacing w:val="-6"/>
        </w:rPr>
        <w:t xml:space="preserve"> </w:t>
      </w:r>
      <w:r>
        <w:rPr>
          <w:spacing w:val="-4"/>
        </w:rPr>
        <w:t>a</w:t>
      </w:r>
      <w:r>
        <w:rPr>
          <w:spacing w:val="-5"/>
        </w:rPr>
        <w:t xml:space="preserve"> </w:t>
      </w:r>
      <w:r>
        <w:rPr>
          <w:spacing w:val="-4"/>
        </w:rPr>
        <w:t>side-effect</w:t>
      </w:r>
      <w:r>
        <w:rPr>
          <w:spacing w:val="-6"/>
        </w:rPr>
        <w:t xml:space="preserve"> </w:t>
      </w:r>
      <w:r>
        <w:rPr>
          <w:spacing w:val="-4"/>
        </w:rPr>
        <w:t>of</w:t>
      </w:r>
      <w:r>
        <w:rPr>
          <w:spacing w:val="-5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block</w:t>
      </w:r>
      <w:r>
        <w:rPr>
          <w:spacing w:val="-5"/>
        </w:rPr>
        <w:t xml:space="preserve"> </w:t>
      </w:r>
      <w:r>
        <w:rPr>
          <w:spacing w:val="-4"/>
        </w:rPr>
        <w:t>design</w:t>
      </w:r>
      <w:r>
        <w:rPr>
          <w:spacing w:val="-5"/>
        </w:rPr>
        <w:t xml:space="preserve"> </w:t>
      </w:r>
      <w:r>
        <w:rPr>
          <w:spacing w:val="-4"/>
        </w:rPr>
        <w:t>of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5"/>
        </w:rPr>
        <w:t xml:space="preserve"> </w:t>
      </w:r>
      <w:r>
        <w:rPr>
          <w:spacing w:val="-4"/>
        </w:rPr>
        <w:t>experiment.</w:t>
      </w:r>
    </w:p>
    <w:p w14:paraId="1C489C0F" w14:textId="77777777" w:rsidR="00470D98" w:rsidRDefault="001E0CFE">
      <w:pPr>
        <w:pStyle w:val="BodyText"/>
        <w:tabs>
          <w:tab w:val="left" w:pos="1202"/>
        </w:tabs>
        <w:pPrChange w:id="3523" w:author="Hughes, Anna E" w:date="2023-08-09T15:29:00Z">
          <w:pPr>
            <w:pStyle w:val="BodyText"/>
            <w:tabs>
              <w:tab w:val="left" w:pos="1202"/>
            </w:tabs>
            <w:spacing w:before="8"/>
          </w:pPr>
        </w:pPrChange>
      </w:pPr>
      <w:r>
        <w:rPr>
          <w:rFonts w:ascii="Trebuchet MS"/>
          <w:spacing w:val="-5"/>
          <w:sz w:val="12"/>
        </w:rPr>
        <w:t>827</w:t>
      </w:r>
      <w:r>
        <w:rPr>
          <w:rFonts w:ascii="Trebuchet MS"/>
          <w:sz w:val="12"/>
        </w:rPr>
        <w:tab/>
      </w:r>
      <w:r>
        <w:rPr>
          <w:spacing w:val="-6"/>
        </w:rPr>
        <w:t>A</w:t>
      </w:r>
      <w:r>
        <w:rPr>
          <w:spacing w:val="3"/>
        </w:rPr>
        <w:t xml:space="preserve"> </w:t>
      </w:r>
      <w:r>
        <w:rPr>
          <w:spacing w:val="-6"/>
        </w:rPr>
        <w:t>future</w:t>
      </w:r>
      <w:r>
        <w:rPr>
          <w:spacing w:val="3"/>
        </w:rPr>
        <w:t xml:space="preserve"> </w:t>
      </w:r>
      <w:r>
        <w:rPr>
          <w:spacing w:val="-6"/>
        </w:rPr>
        <w:t>experiment</w:t>
      </w:r>
      <w:r>
        <w:rPr>
          <w:spacing w:val="3"/>
        </w:rPr>
        <w:t xml:space="preserve"> </w:t>
      </w:r>
      <w:r>
        <w:rPr>
          <w:spacing w:val="-6"/>
        </w:rPr>
        <w:t>could</w:t>
      </w:r>
      <w:r>
        <w:rPr>
          <w:spacing w:val="4"/>
        </w:rPr>
        <w:t xml:space="preserve"> </w:t>
      </w:r>
      <w:r>
        <w:rPr>
          <w:spacing w:val="-6"/>
        </w:rPr>
        <w:t>randomise</w:t>
      </w:r>
      <w:r>
        <w:rPr>
          <w:spacing w:val="3"/>
        </w:rPr>
        <w:t xml:space="preserve"> </w:t>
      </w:r>
      <w:r>
        <w:rPr>
          <w:spacing w:val="-6"/>
        </w:rPr>
        <w:t>trial</w:t>
      </w:r>
      <w:r>
        <w:rPr>
          <w:spacing w:val="3"/>
        </w:rPr>
        <w:t xml:space="preserve"> </w:t>
      </w:r>
      <w:r>
        <w:rPr>
          <w:spacing w:val="-6"/>
        </w:rPr>
        <w:t>type</w:t>
      </w:r>
      <w:r>
        <w:rPr>
          <w:spacing w:val="4"/>
        </w:rPr>
        <w:t xml:space="preserve"> </w:t>
      </w:r>
      <w:r>
        <w:rPr>
          <w:spacing w:val="-6"/>
        </w:rPr>
        <w:t>in</w:t>
      </w:r>
      <w:r>
        <w:rPr>
          <w:spacing w:val="3"/>
        </w:rPr>
        <w:t xml:space="preserve"> </w:t>
      </w:r>
      <w:r>
        <w:rPr>
          <w:spacing w:val="-6"/>
        </w:rPr>
        <w:t>order</w:t>
      </w:r>
      <w:r>
        <w:rPr>
          <w:spacing w:val="3"/>
        </w:rPr>
        <w:t xml:space="preserve"> </w:t>
      </w:r>
      <w:r>
        <w:rPr>
          <w:spacing w:val="-6"/>
        </w:rPr>
        <w:t>to</w:t>
      </w:r>
      <w:r>
        <w:rPr>
          <w:spacing w:val="3"/>
        </w:rPr>
        <w:t xml:space="preserve"> </w:t>
      </w:r>
      <w:r>
        <w:rPr>
          <w:spacing w:val="-6"/>
        </w:rPr>
        <w:t>more</w:t>
      </w:r>
      <w:r>
        <w:rPr>
          <w:spacing w:val="4"/>
        </w:rPr>
        <w:t xml:space="preserve"> </w:t>
      </w:r>
      <w:r>
        <w:rPr>
          <w:spacing w:val="-6"/>
        </w:rPr>
        <w:t>fully</w:t>
      </w:r>
      <w:r>
        <w:rPr>
          <w:spacing w:val="3"/>
        </w:rPr>
        <w:t xml:space="preserve"> </w:t>
      </w:r>
      <w:r>
        <w:rPr>
          <w:spacing w:val="-6"/>
        </w:rPr>
        <w:t>un-</w:t>
      </w:r>
    </w:p>
    <w:p w14:paraId="2897BB06" w14:textId="77777777" w:rsidR="00470D98" w:rsidRDefault="001E0CFE">
      <w:pPr>
        <w:pStyle w:val="BodyText"/>
        <w:tabs>
          <w:tab w:val="left" w:pos="1202"/>
        </w:tabs>
        <w:spacing w:before="8"/>
        <w:pPrChange w:id="3524" w:author="Hughes, Anna E" w:date="2023-08-09T15:29:00Z">
          <w:pPr>
            <w:pStyle w:val="BodyText"/>
            <w:tabs>
              <w:tab w:val="left" w:pos="1202"/>
            </w:tabs>
          </w:pPr>
        </w:pPrChange>
      </w:pPr>
      <w:r>
        <w:rPr>
          <w:rFonts w:ascii="Trebuchet MS"/>
          <w:spacing w:val="-5"/>
          <w:sz w:val="12"/>
        </w:rPr>
        <w:t>828</w:t>
      </w:r>
      <w:r>
        <w:rPr>
          <w:rFonts w:ascii="Trebuchet MS"/>
          <w:sz w:val="12"/>
        </w:rPr>
        <w:tab/>
      </w:r>
      <w:r>
        <w:rPr>
          <w:w w:val="90"/>
        </w:rPr>
        <w:t>derstand</w:t>
      </w:r>
      <w:r>
        <w:rPr>
          <w:spacing w:val="-1"/>
        </w:rPr>
        <w:t xml:space="preserve"> </w:t>
      </w:r>
      <w:r>
        <w:rPr>
          <w:w w:val="90"/>
        </w:rPr>
        <w:t>the</w:t>
      </w:r>
      <w:r>
        <w:rPr>
          <w:spacing w:val="-1"/>
        </w:rPr>
        <w:t xml:space="preserve"> </w:t>
      </w:r>
      <w:r>
        <w:rPr>
          <w:w w:val="90"/>
        </w:rPr>
        <w:t>nature</w:t>
      </w:r>
      <w:r>
        <w:t xml:space="preserve"> </w:t>
      </w:r>
      <w:r>
        <w:rPr>
          <w:w w:val="90"/>
        </w:rPr>
        <w:t>of</w:t>
      </w:r>
      <w:r>
        <w:rPr>
          <w:spacing w:val="-1"/>
        </w:rPr>
        <w:t xml:space="preserve"> </w:t>
      </w:r>
      <w:r>
        <w:rPr>
          <w:w w:val="90"/>
        </w:rPr>
        <w:t>these</w:t>
      </w:r>
      <w:r>
        <w:t xml:space="preserve"> </w:t>
      </w:r>
      <w:r>
        <w:rPr>
          <w:spacing w:val="-2"/>
          <w:w w:val="90"/>
        </w:rPr>
        <w:t>correlations.</w:t>
      </w:r>
    </w:p>
    <w:p w14:paraId="5FEEAB45" w14:textId="77777777" w:rsidR="00470D98" w:rsidRDefault="001E0CFE">
      <w:pPr>
        <w:spacing w:before="123"/>
        <w:ind w:left="22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829</w:t>
      </w:r>
    </w:p>
    <w:p w14:paraId="622D6AF4" w14:textId="77777777" w:rsidR="00470D98" w:rsidRDefault="001E0CFE">
      <w:pPr>
        <w:pStyle w:val="BodyText"/>
        <w:tabs>
          <w:tab w:val="left" w:pos="905"/>
        </w:tabs>
        <w:spacing w:before="41"/>
        <w:pPrChange w:id="3525" w:author="Hughes, Anna E" w:date="2023-08-09T15:29:00Z">
          <w:pPr>
            <w:pStyle w:val="BodyText"/>
            <w:tabs>
              <w:tab w:val="left" w:pos="905"/>
            </w:tabs>
            <w:spacing w:before="63"/>
          </w:pPr>
        </w:pPrChange>
      </w:pPr>
      <w:r>
        <w:rPr>
          <w:rFonts w:ascii="Trebuchet MS"/>
          <w:spacing w:val="-5"/>
          <w:sz w:val="12"/>
        </w:rPr>
        <w:t>830</w:t>
      </w:r>
      <w:r>
        <w:rPr>
          <w:rFonts w:ascii="Trebuchet MS"/>
          <w:sz w:val="12"/>
        </w:rPr>
        <w:tab/>
      </w:r>
      <w:r>
        <w:rPr>
          <w:spacing w:val="-6"/>
        </w:rPr>
        <w:t>3.</w:t>
      </w:r>
      <w:r>
        <w:rPr>
          <w:spacing w:val="35"/>
        </w:rPr>
        <w:t xml:space="preserve"> </w:t>
      </w:r>
      <w:r>
        <w:rPr>
          <w:spacing w:val="-6"/>
        </w:rPr>
        <w:t>To</w:t>
      </w:r>
      <w:r>
        <w:rPr>
          <w:spacing w:val="-2"/>
        </w:rPr>
        <w:t xml:space="preserve"> </w:t>
      </w:r>
      <w:r>
        <w:rPr>
          <w:spacing w:val="-6"/>
        </w:rPr>
        <w:t>more</w:t>
      </w:r>
      <w:r>
        <w:rPr>
          <w:spacing w:val="-3"/>
        </w:rPr>
        <w:t xml:space="preserve"> </w:t>
      </w:r>
      <w:r>
        <w:rPr>
          <w:spacing w:val="-6"/>
        </w:rPr>
        <w:t>fully</w:t>
      </w:r>
      <w:r>
        <w:rPr>
          <w:spacing w:val="-2"/>
        </w:rPr>
        <w:t xml:space="preserve"> </w:t>
      </w:r>
      <w:r>
        <w:rPr>
          <w:spacing w:val="-6"/>
        </w:rPr>
        <w:t>explore</w:t>
      </w:r>
      <w:r>
        <w:rPr>
          <w:spacing w:val="-3"/>
        </w:rPr>
        <w:t xml:space="preserve"> </w:t>
      </w:r>
      <w:r>
        <w:rPr>
          <w:spacing w:val="-6"/>
        </w:rPr>
        <w:t>which</w:t>
      </w:r>
      <w:r>
        <w:rPr>
          <w:spacing w:val="-2"/>
        </w:rPr>
        <w:t xml:space="preserve"> </w:t>
      </w:r>
      <w:r>
        <w:rPr>
          <w:spacing w:val="-6"/>
        </w:rPr>
        <w:t>combination</w:t>
      </w:r>
      <w:r>
        <w:rPr>
          <w:spacing w:val="-3"/>
        </w:rPr>
        <w:t xml:space="preserve"> </w:t>
      </w:r>
      <w:r>
        <w:rPr>
          <w:spacing w:val="-6"/>
        </w:rPr>
        <w:t>model</w:t>
      </w:r>
      <w:r>
        <w:rPr>
          <w:spacing w:val="-2"/>
        </w:rPr>
        <w:t xml:space="preserve"> </w:t>
      </w:r>
      <w:r>
        <w:rPr>
          <w:spacing w:val="-6"/>
        </w:rPr>
        <w:t>best</w:t>
      </w:r>
      <w:r>
        <w:rPr>
          <w:spacing w:val="-3"/>
        </w:rPr>
        <w:t xml:space="preserve"> </w:t>
      </w:r>
      <w:r>
        <w:rPr>
          <w:spacing w:val="-6"/>
        </w:rPr>
        <w:t>predicts</w:t>
      </w:r>
      <w:r>
        <w:rPr>
          <w:spacing w:val="-3"/>
        </w:rPr>
        <w:t xml:space="preserve"> </w:t>
      </w:r>
      <w:r>
        <w:rPr>
          <w:spacing w:val="-6"/>
        </w:rPr>
        <w:t>the</w:t>
      </w:r>
      <w:r>
        <w:rPr>
          <w:spacing w:val="-2"/>
        </w:rPr>
        <w:t xml:space="preserve"> </w:t>
      </w:r>
      <w:r>
        <w:rPr>
          <w:spacing w:val="-6"/>
        </w:rPr>
        <w:t>data,</w:t>
      </w:r>
      <w:r>
        <w:rPr>
          <w:spacing w:val="-1"/>
        </w:rPr>
        <w:t xml:space="preserve"> </w:t>
      </w:r>
      <w:r>
        <w:rPr>
          <w:spacing w:val="-6"/>
        </w:rPr>
        <w:t>we</w:t>
      </w:r>
    </w:p>
    <w:p w14:paraId="036CFA45" w14:textId="77777777" w:rsidR="00470D98" w:rsidRDefault="001E0CFE">
      <w:pPr>
        <w:pStyle w:val="BodyText"/>
        <w:tabs>
          <w:tab w:val="left" w:pos="1202"/>
        </w:tabs>
        <w:pPrChange w:id="3526" w:author="Hughes, Anna E" w:date="2023-08-09T15:29:00Z">
          <w:pPr>
            <w:pStyle w:val="BodyText"/>
            <w:tabs>
              <w:tab w:val="left" w:pos="1202"/>
            </w:tabs>
            <w:spacing w:before="8"/>
          </w:pPr>
        </w:pPrChange>
      </w:pPr>
      <w:r>
        <w:rPr>
          <w:rFonts w:ascii="Trebuchet MS"/>
          <w:spacing w:val="-5"/>
          <w:sz w:val="12"/>
        </w:rPr>
        <w:t>831</w:t>
      </w:r>
      <w:r>
        <w:rPr>
          <w:rFonts w:ascii="Trebuchet MS"/>
          <w:sz w:val="12"/>
        </w:rPr>
        <w:tab/>
      </w:r>
      <w:r>
        <w:rPr>
          <w:w w:val="90"/>
        </w:rPr>
        <w:t>suggest</w:t>
      </w:r>
      <w:r>
        <w:rPr>
          <w:spacing w:val="14"/>
        </w:rPr>
        <w:t xml:space="preserve"> </w:t>
      </w:r>
      <w:r>
        <w:rPr>
          <w:w w:val="90"/>
        </w:rPr>
        <w:t>a)</w:t>
      </w:r>
      <w:r>
        <w:rPr>
          <w:spacing w:val="14"/>
        </w:rPr>
        <w:t xml:space="preserve"> </w:t>
      </w:r>
      <w:r>
        <w:rPr>
          <w:w w:val="90"/>
        </w:rPr>
        <w:t>modifying</w:t>
      </w:r>
      <w:r>
        <w:rPr>
          <w:spacing w:val="15"/>
        </w:rPr>
        <w:t xml:space="preserve"> </w:t>
      </w:r>
      <w:r>
        <w:rPr>
          <w:w w:val="90"/>
        </w:rPr>
        <w:t>the</w:t>
      </w:r>
      <w:r>
        <w:rPr>
          <w:spacing w:val="14"/>
        </w:rPr>
        <w:t xml:space="preserve"> </w:t>
      </w:r>
      <w:r>
        <w:rPr>
          <w:w w:val="90"/>
        </w:rPr>
        <w:t>collinear</w:t>
      </w:r>
      <w:r>
        <w:rPr>
          <w:spacing w:val="15"/>
        </w:rPr>
        <w:t xml:space="preserve"> </w:t>
      </w:r>
      <w:r>
        <w:rPr>
          <w:w w:val="90"/>
        </w:rPr>
        <w:t>contrast</w:t>
      </w:r>
      <w:r>
        <w:rPr>
          <w:spacing w:val="14"/>
        </w:rPr>
        <w:t xml:space="preserve"> </w:t>
      </w:r>
      <w:r>
        <w:rPr>
          <w:w w:val="90"/>
        </w:rPr>
        <w:t>model</w:t>
      </w:r>
      <w:r>
        <w:rPr>
          <w:spacing w:val="15"/>
        </w:rPr>
        <w:t xml:space="preserve"> </w:t>
      </w:r>
      <w:r>
        <w:rPr>
          <w:w w:val="90"/>
        </w:rPr>
        <w:t>to</w:t>
      </w:r>
      <w:r>
        <w:rPr>
          <w:spacing w:val="14"/>
        </w:rPr>
        <w:t xml:space="preserve"> </w:t>
      </w:r>
      <w:r>
        <w:rPr>
          <w:w w:val="90"/>
        </w:rPr>
        <w:t>accommodate</w:t>
      </w:r>
      <w:r>
        <w:rPr>
          <w:spacing w:val="14"/>
        </w:rPr>
        <w:t xml:space="preserve"> </w:t>
      </w:r>
      <w:r>
        <w:rPr>
          <w:spacing w:val="-2"/>
          <w:w w:val="90"/>
        </w:rPr>
        <w:t>negative</w:t>
      </w:r>
    </w:p>
    <w:p w14:paraId="06C9E490" w14:textId="77777777" w:rsidR="00470D98" w:rsidRDefault="001E0CFE">
      <w:pPr>
        <w:pStyle w:val="BodyText"/>
        <w:tabs>
          <w:tab w:val="left" w:pos="1202"/>
        </w:tabs>
        <w:spacing w:before="8"/>
        <w:pPrChange w:id="3527" w:author="Hughes, Anna E" w:date="2023-08-09T15:29:00Z">
          <w:pPr>
            <w:pStyle w:val="BodyText"/>
            <w:tabs>
              <w:tab w:val="left" w:pos="1202"/>
            </w:tabs>
          </w:pPr>
        </w:pPrChange>
      </w:pPr>
      <w:r>
        <w:rPr>
          <w:rFonts w:ascii="Trebuchet MS"/>
          <w:spacing w:val="-5"/>
          <w:sz w:val="12"/>
        </w:rPr>
        <w:t>832</w:t>
      </w:r>
      <w:r>
        <w:rPr>
          <w:rFonts w:ascii="Trebuchet MS"/>
          <w:sz w:val="12"/>
        </w:rPr>
        <w:tab/>
      </w:r>
      <w:r>
        <w:rPr>
          <w:w w:val="90"/>
        </w:rPr>
        <w:t>search</w:t>
      </w:r>
      <w:r>
        <w:rPr>
          <w:spacing w:val="35"/>
        </w:rPr>
        <w:t xml:space="preserve"> </w:t>
      </w:r>
      <w:r>
        <w:rPr>
          <w:w w:val="90"/>
        </w:rPr>
        <w:t>slopes</w:t>
      </w:r>
      <w:r>
        <w:rPr>
          <w:spacing w:val="35"/>
        </w:rPr>
        <w:t xml:space="preserve"> </w:t>
      </w:r>
      <w:r>
        <w:rPr>
          <w:w w:val="90"/>
        </w:rPr>
        <w:t>b)</w:t>
      </w:r>
      <w:r>
        <w:rPr>
          <w:spacing w:val="35"/>
        </w:rPr>
        <w:t xml:space="preserve"> </w:t>
      </w:r>
      <w:r>
        <w:rPr>
          <w:w w:val="90"/>
        </w:rPr>
        <w:t>attempting</w:t>
      </w:r>
      <w:r>
        <w:rPr>
          <w:spacing w:val="35"/>
        </w:rPr>
        <w:t xml:space="preserve"> </w:t>
      </w:r>
      <w:r>
        <w:rPr>
          <w:w w:val="90"/>
        </w:rPr>
        <w:t>to</w:t>
      </w:r>
      <w:r>
        <w:rPr>
          <w:spacing w:val="36"/>
        </w:rPr>
        <w:t xml:space="preserve"> </w:t>
      </w:r>
      <w:r>
        <w:rPr>
          <w:w w:val="90"/>
        </w:rPr>
        <w:t>find</w:t>
      </w:r>
      <w:r>
        <w:rPr>
          <w:spacing w:val="34"/>
        </w:rPr>
        <w:t xml:space="preserve"> </w:t>
      </w:r>
      <w:r>
        <w:rPr>
          <w:w w:val="90"/>
        </w:rPr>
        <w:t>experimental</w:t>
      </w:r>
      <w:r>
        <w:rPr>
          <w:spacing w:val="36"/>
        </w:rPr>
        <w:t xml:space="preserve"> </w:t>
      </w:r>
      <w:r>
        <w:rPr>
          <w:w w:val="90"/>
        </w:rPr>
        <w:t>conditions</w:t>
      </w:r>
      <w:r>
        <w:rPr>
          <w:spacing w:val="34"/>
        </w:rPr>
        <w:t xml:space="preserve"> </w:t>
      </w:r>
      <w:r>
        <w:rPr>
          <w:w w:val="90"/>
        </w:rPr>
        <w:t>that</w:t>
      </w:r>
      <w:r>
        <w:rPr>
          <w:spacing w:val="36"/>
        </w:rPr>
        <w:t xml:space="preserve"> </w:t>
      </w:r>
      <w:r>
        <w:rPr>
          <w:w w:val="90"/>
        </w:rPr>
        <w:t>best</w:t>
      </w:r>
      <w:r>
        <w:rPr>
          <w:spacing w:val="35"/>
        </w:rPr>
        <w:t xml:space="preserve"> </w:t>
      </w:r>
      <w:r>
        <w:rPr>
          <w:spacing w:val="-4"/>
          <w:w w:val="90"/>
        </w:rPr>
        <w:t>dif-</w:t>
      </w:r>
    </w:p>
    <w:p w14:paraId="0A522455" w14:textId="77777777" w:rsidR="00470D98" w:rsidRDefault="001E0CFE">
      <w:pPr>
        <w:pStyle w:val="BodyText"/>
        <w:tabs>
          <w:tab w:val="left" w:pos="1202"/>
        </w:tabs>
        <w:pPrChange w:id="3528" w:author="Hughes, Anna E" w:date="2023-08-09T15:29:00Z">
          <w:pPr>
            <w:pStyle w:val="BodyText"/>
            <w:tabs>
              <w:tab w:val="left" w:pos="1202"/>
            </w:tabs>
            <w:spacing w:before="8"/>
          </w:pPr>
        </w:pPrChange>
      </w:pPr>
      <w:r>
        <w:rPr>
          <w:rFonts w:ascii="Trebuchet MS"/>
          <w:spacing w:val="-5"/>
          <w:sz w:val="12"/>
        </w:rPr>
        <w:t>833</w:t>
      </w:r>
      <w:r>
        <w:rPr>
          <w:rFonts w:ascii="Trebuchet MS"/>
          <w:sz w:val="12"/>
        </w:rPr>
        <w:tab/>
      </w:r>
      <w:r>
        <w:rPr>
          <w:w w:val="90"/>
        </w:rPr>
        <w:t>ferentiate</w:t>
      </w:r>
      <w:r>
        <w:rPr>
          <w:spacing w:val="28"/>
        </w:rPr>
        <w:t xml:space="preserve"> </w:t>
      </w:r>
      <w:r>
        <w:rPr>
          <w:w w:val="90"/>
        </w:rPr>
        <w:t>between</w:t>
      </w:r>
      <w:r>
        <w:rPr>
          <w:spacing w:val="28"/>
        </w:rPr>
        <w:t xml:space="preserve"> </w:t>
      </w:r>
      <w:r>
        <w:rPr>
          <w:w w:val="90"/>
        </w:rPr>
        <w:t>the</w:t>
      </w:r>
      <w:r>
        <w:rPr>
          <w:spacing w:val="28"/>
        </w:rPr>
        <w:t xml:space="preserve"> </w:t>
      </w:r>
      <w:r>
        <w:rPr>
          <w:w w:val="90"/>
        </w:rPr>
        <w:t>models,</w:t>
      </w:r>
      <w:r>
        <w:rPr>
          <w:spacing w:val="31"/>
        </w:rPr>
        <w:t xml:space="preserve"> </w:t>
      </w:r>
      <w:r>
        <w:rPr>
          <w:w w:val="90"/>
        </w:rPr>
        <w:t>perhaps</w:t>
      </w:r>
      <w:r>
        <w:rPr>
          <w:spacing w:val="28"/>
        </w:rPr>
        <w:t xml:space="preserve"> </w:t>
      </w:r>
      <w:r>
        <w:rPr>
          <w:w w:val="90"/>
        </w:rPr>
        <w:t>by</w:t>
      </w:r>
      <w:r>
        <w:rPr>
          <w:spacing w:val="28"/>
        </w:rPr>
        <w:t xml:space="preserve"> </w:t>
      </w:r>
      <w:r>
        <w:rPr>
          <w:w w:val="90"/>
        </w:rPr>
        <w:t>using</w:t>
      </w:r>
      <w:r>
        <w:rPr>
          <w:spacing w:val="28"/>
        </w:rPr>
        <w:t xml:space="preserve"> </w:t>
      </w:r>
      <w:r>
        <w:rPr>
          <w:w w:val="90"/>
        </w:rPr>
        <w:t>feature</w:t>
      </w:r>
      <w:r>
        <w:rPr>
          <w:spacing w:val="28"/>
        </w:rPr>
        <w:t xml:space="preserve"> </w:t>
      </w:r>
      <w:r>
        <w:rPr>
          <w:w w:val="90"/>
        </w:rPr>
        <w:t>dimensions</w:t>
      </w:r>
      <w:r>
        <w:rPr>
          <w:spacing w:val="29"/>
        </w:rPr>
        <w:t xml:space="preserve"> </w:t>
      </w:r>
      <w:r>
        <w:rPr>
          <w:spacing w:val="-2"/>
          <w:w w:val="90"/>
        </w:rPr>
        <w:t>other</w:t>
      </w:r>
    </w:p>
    <w:p w14:paraId="0C489751" w14:textId="77777777" w:rsidR="00470D98" w:rsidRDefault="001E0CFE">
      <w:pPr>
        <w:pStyle w:val="BodyText"/>
        <w:tabs>
          <w:tab w:val="left" w:pos="1202"/>
        </w:tabs>
        <w:spacing w:before="8"/>
        <w:pPrChange w:id="3529" w:author="Hughes, Anna E" w:date="2023-08-09T15:29:00Z">
          <w:pPr>
            <w:pStyle w:val="BodyText"/>
            <w:tabs>
              <w:tab w:val="left" w:pos="1202"/>
            </w:tabs>
          </w:pPr>
        </w:pPrChange>
      </w:pPr>
      <w:r>
        <w:rPr>
          <w:rFonts w:ascii="Trebuchet MS"/>
          <w:spacing w:val="-5"/>
          <w:sz w:val="12"/>
        </w:rPr>
        <w:t>834</w:t>
      </w:r>
      <w:r>
        <w:rPr>
          <w:rFonts w:ascii="Trebuchet MS"/>
          <w:sz w:val="12"/>
        </w:rPr>
        <w:tab/>
      </w:r>
      <w:r>
        <w:rPr>
          <w:spacing w:val="-6"/>
        </w:rPr>
        <w:t>than</w:t>
      </w:r>
      <w:r>
        <w:rPr>
          <w:spacing w:val="11"/>
        </w:rPr>
        <w:t xml:space="preserve"> </w:t>
      </w:r>
      <w:r>
        <w:rPr>
          <w:spacing w:val="-6"/>
        </w:rPr>
        <w:t>colour</w:t>
      </w:r>
      <w:r>
        <w:rPr>
          <w:spacing w:val="11"/>
        </w:rPr>
        <w:t xml:space="preserve"> </w:t>
      </w:r>
      <w:r>
        <w:rPr>
          <w:spacing w:val="-6"/>
        </w:rPr>
        <w:t>and</w:t>
      </w:r>
      <w:r>
        <w:rPr>
          <w:spacing w:val="12"/>
        </w:rPr>
        <w:t xml:space="preserve"> </w:t>
      </w:r>
      <w:r>
        <w:rPr>
          <w:spacing w:val="-6"/>
        </w:rPr>
        <w:t>c)</w:t>
      </w:r>
      <w:r>
        <w:rPr>
          <w:spacing w:val="11"/>
        </w:rPr>
        <w:t xml:space="preserve"> </w:t>
      </w:r>
      <w:r>
        <w:rPr>
          <w:spacing w:val="-6"/>
        </w:rPr>
        <w:t>modifying</w:t>
      </w:r>
      <w:r>
        <w:rPr>
          <w:spacing w:val="11"/>
        </w:rPr>
        <w:t xml:space="preserve"> </w:t>
      </w:r>
      <w:r>
        <w:rPr>
          <w:spacing w:val="-6"/>
        </w:rPr>
        <w:t>the</w:t>
      </w:r>
      <w:r>
        <w:rPr>
          <w:spacing w:val="12"/>
        </w:rPr>
        <w:t xml:space="preserve"> </w:t>
      </w:r>
      <w:r>
        <w:rPr>
          <w:spacing w:val="-6"/>
        </w:rPr>
        <w:t>experimental</w:t>
      </w:r>
      <w:r>
        <w:rPr>
          <w:spacing w:val="11"/>
        </w:rPr>
        <w:t xml:space="preserve"> </w:t>
      </w:r>
      <w:r>
        <w:rPr>
          <w:spacing w:val="-6"/>
        </w:rPr>
        <w:t>design</w:t>
      </w:r>
      <w:r>
        <w:rPr>
          <w:spacing w:val="11"/>
        </w:rPr>
        <w:t xml:space="preserve"> </w:t>
      </w:r>
      <w:r>
        <w:rPr>
          <w:spacing w:val="-6"/>
        </w:rPr>
        <w:t>to</w:t>
      </w:r>
      <w:r>
        <w:rPr>
          <w:spacing w:val="11"/>
        </w:rPr>
        <w:t xml:space="preserve"> </w:t>
      </w:r>
      <w:r>
        <w:rPr>
          <w:spacing w:val="-6"/>
        </w:rPr>
        <w:t>enforce</w:t>
      </w:r>
      <w:r>
        <w:rPr>
          <w:spacing w:val="12"/>
        </w:rPr>
        <w:t xml:space="preserve"> </w:t>
      </w:r>
      <w:r>
        <w:rPr>
          <w:spacing w:val="-6"/>
        </w:rPr>
        <w:t>parallel</w:t>
      </w:r>
    </w:p>
    <w:p w14:paraId="57E1A803" w14:textId="77777777" w:rsidR="00470D98" w:rsidRDefault="001E0CFE">
      <w:pPr>
        <w:pStyle w:val="BodyText"/>
        <w:tabs>
          <w:tab w:val="left" w:pos="1202"/>
        </w:tabs>
        <w:pPrChange w:id="3530" w:author="Hughes, Anna E" w:date="2023-08-09T15:29:00Z">
          <w:pPr>
            <w:pStyle w:val="BodyText"/>
            <w:tabs>
              <w:tab w:val="left" w:pos="1202"/>
            </w:tabs>
            <w:spacing w:before="8"/>
          </w:pPr>
        </w:pPrChange>
      </w:pPr>
      <w:r>
        <w:rPr>
          <w:rFonts w:ascii="Trebuchet MS"/>
          <w:spacing w:val="-5"/>
          <w:sz w:val="12"/>
        </w:rPr>
        <w:t>835</w:t>
      </w:r>
      <w:r>
        <w:rPr>
          <w:rFonts w:ascii="Trebuchet MS"/>
          <w:sz w:val="12"/>
        </w:rPr>
        <w:tab/>
      </w:r>
      <w:r>
        <w:rPr>
          <w:spacing w:val="-4"/>
        </w:rPr>
        <w:t>processing</w:t>
      </w:r>
      <w:r>
        <w:rPr>
          <w:spacing w:val="-10"/>
        </w:rPr>
        <w:t xml:space="preserve"> </w:t>
      </w:r>
      <w:r>
        <w:rPr>
          <w:spacing w:val="-4"/>
        </w:rPr>
        <w:t>e.g. by</w:t>
      </w:r>
      <w:r>
        <w:rPr>
          <w:spacing w:val="-9"/>
        </w:rPr>
        <w:t xml:space="preserve"> </w:t>
      </w:r>
      <w:r>
        <w:rPr>
          <w:spacing w:val="-4"/>
        </w:rPr>
        <w:t>making</w:t>
      </w:r>
      <w:r>
        <w:rPr>
          <w:spacing w:val="-9"/>
        </w:rPr>
        <w:t xml:space="preserve"> </w:t>
      </w:r>
      <w:r>
        <w:rPr>
          <w:spacing w:val="-4"/>
        </w:rPr>
        <w:t>the</w:t>
      </w:r>
      <w:r>
        <w:rPr>
          <w:spacing w:val="-10"/>
        </w:rPr>
        <w:t xml:space="preserve"> </w:t>
      </w:r>
      <w:r>
        <w:rPr>
          <w:spacing w:val="-4"/>
        </w:rPr>
        <w:t>display</w:t>
      </w:r>
      <w:r>
        <w:rPr>
          <w:spacing w:val="-9"/>
        </w:rPr>
        <w:t xml:space="preserve"> </w:t>
      </w:r>
      <w:r>
        <w:rPr>
          <w:spacing w:val="-4"/>
        </w:rPr>
        <w:t>gaze</w:t>
      </w:r>
      <w:r>
        <w:rPr>
          <w:spacing w:val="-9"/>
        </w:rPr>
        <w:t xml:space="preserve"> </w:t>
      </w:r>
      <w:r>
        <w:rPr>
          <w:spacing w:val="-4"/>
        </w:rPr>
        <w:t>contingent.</w:t>
      </w:r>
    </w:p>
    <w:p w14:paraId="06F74DAA" w14:textId="77777777" w:rsidR="00470D98" w:rsidRDefault="001E0CFE">
      <w:pPr>
        <w:pStyle w:val="BodyText"/>
        <w:tabs>
          <w:tab w:val="left" w:pos="968"/>
        </w:tabs>
        <w:spacing w:before="148"/>
        <w:pPrChange w:id="3531" w:author="Hughes, Anna E" w:date="2023-08-09T15:29:00Z">
          <w:pPr>
            <w:pStyle w:val="BodyText"/>
            <w:tabs>
              <w:tab w:val="left" w:pos="968"/>
            </w:tabs>
            <w:spacing w:before="212"/>
          </w:pPr>
        </w:pPrChange>
      </w:pPr>
      <w:r>
        <w:rPr>
          <w:rFonts w:ascii="Trebuchet MS"/>
          <w:spacing w:val="-5"/>
          <w:sz w:val="12"/>
        </w:rPr>
        <w:t>836</w:t>
      </w:r>
      <w:r>
        <w:rPr>
          <w:rFonts w:ascii="Trebuchet MS"/>
          <w:sz w:val="12"/>
        </w:rPr>
        <w:tab/>
      </w:r>
      <w:r>
        <w:rPr>
          <w:w w:val="90"/>
        </w:rPr>
        <w:t>Computational</w:t>
      </w:r>
      <w:r>
        <w:rPr>
          <w:spacing w:val="46"/>
        </w:rPr>
        <w:t xml:space="preserve"> </w:t>
      </w:r>
      <w:r>
        <w:rPr>
          <w:w w:val="90"/>
        </w:rPr>
        <w:t>modelling</w:t>
      </w:r>
      <w:r>
        <w:rPr>
          <w:spacing w:val="47"/>
        </w:rPr>
        <w:t xml:space="preserve"> </w:t>
      </w:r>
      <w:r>
        <w:rPr>
          <w:w w:val="90"/>
        </w:rPr>
        <w:t>approaches</w:t>
      </w:r>
      <w:r>
        <w:rPr>
          <w:spacing w:val="46"/>
        </w:rPr>
        <w:t xml:space="preserve"> </w:t>
      </w:r>
      <w:r>
        <w:rPr>
          <w:w w:val="90"/>
        </w:rPr>
        <w:t>alongside</w:t>
      </w:r>
      <w:r>
        <w:rPr>
          <w:spacing w:val="48"/>
        </w:rPr>
        <w:t xml:space="preserve"> </w:t>
      </w:r>
      <w:r>
        <w:rPr>
          <w:w w:val="90"/>
        </w:rPr>
        <w:t>detailed,</w:t>
      </w:r>
      <w:r>
        <w:rPr>
          <w:spacing w:val="54"/>
        </w:rPr>
        <w:t xml:space="preserve"> </w:t>
      </w:r>
      <w:r>
        <w:rPr>
          <w:w w:val="90"/>
        </w:rPr>
        <w:t>quantitative</w:t>
      </w:r>
      <w:r>
        <w:rPr>
          <w:spacing w:val="46"/>
        </w:rPr>
        <w:t xml:space="preserve"> </w:t>
      </w:r>
      <w:r>
        <w:rPr>
          <w:spacing w:val="-2"/>
          <w:w w:val="90"/>
        </w:rPr>
        <w:t>theory</w:t>
      </w:r>
    </w:p>
    <w:p w14:paraId="586B2CAD" w14:textId="77777777" w:rsidR="00470D98" w:rsidRDefault="001E0CFE">
      <w:pPr>
        <w:pStyle w:val="BodyText"/>
        <w:spacing w:before="8"/>
        <w:pPrChange w:id="3532" w:author="Hughes, Anna E" w:date="2023-08-09T15:29:00Z">
          <w:pPr>
            <w:pStyle w:val="BodyText"/>
          </w:pPr>
        </w:pPrChange>
      </w:pPr>
      <w:r>
        <w:rPr>
          <w:rFonts w:ascii="Trebuchet MS"/>
          <w:spacing w:val="-2"/>
          <w:sz w:val="12"/>
        </w:rPr>
        <w:t>837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2"/>
        </w:rPr>
        <w:t>building</w:t>
      </w:r>
      <w:r>
        <w:rPr>
          <w:spacing w:val="14"/>
        </w:rPr>
        <w:t xml:space="preserve"> </w:t>
      </w:r>
      <w:r>
        <w:rPr>
          <w:spacing w:val="-2"/>
        </w:rPr>
        <w:t>has</w:t>
      </w:r>
      <w:r>
        <w:rPr>
          <w:spacing w:val="13"/>
        </w:rPr>
        <w:t xml:space="preserve"> </w:t>
      </w:r>
      <w:r>
        <w:rPr>
          <w:spacing w:val="-2"/>
        </w:rPr>
        <w:t>been</w:t>
      </w:r>
      <w:r>
        <w:rPr>
          <w:spacing w:val="13"/>
        </w:rPr>
        <w:t xml:space="preserve"> </w:t>
      </w:r>
      <w:r>
        <w:rPr>
          <w:spacing w:val="-2"/>
        </w:rPr>
        <w:t>argued</w:t>
      </w:r>
      <w:r>
        <w:rPr>
          <w:spacing w:val="13"/>
        </w:rPr>
        <w:t xml:space="preserve"> </w:t>
      </w:r>
      <w:r>
        <w:rPr>
          <w:spacing w:val="-2"/>
        </w:rPr>
        <w:t>to</w:t>
      </w:r>
      <w:r>
        <w:rPr>
          <w:spacing w:val="13"/>
        </w:rPr>
        <w:t xml:space="preserve"> </w:t>
      </w:r>
      <w:r>
        <w:rPr>
          <w:spacing w:val="-2"/>
        </w:rPr>
        <w:t>be</w:t>
      </w:r>
      <w:r>
        <w:rPr>
          <w:spacing w:val="13"/>
        </w:rPr>
        <w:t xml:space="preserve"> </w:t>
      </w:r>
      <w:r>
        <w:rPr>
          <w:spacing w:val="-2"/>
        </w:rPr>
        <w:t>one</w:t>
      </w:r>
      <w:r>
        <w:rPr>
          <w:spacing w:val="13"/>
        </w:rPr>
        <w:t xml:space="preserve"> </w:t>
      </w:r>
      <w:r>
        <w:rPr>
          <w:spacing w:val="-2"/>
        </w:rPr>
        <w:t>way</w:t>
      </w:r>
      <w:r>
        <w:rPr>
          <w:spacing w:val="13"/>
        </w:rPr>
        <w:t xml:space="preserve"> </w:t>
      </w:r>
      <w:r>
        <w:rPr>
          <w:spacing w:val="-2"/>
        </w:rPr>
        <w:t>to</w:t>
      </w:r>
      <w:r>
        <w:rPr>
          <w:spacing w:val="13"/>
        </w:rPr>
        <w:t xml:space="preserve"> </w:t>
      </w:r>
      <w:r>
        <w:rPr>
          <w:spacing w:val="-2"/>
        </w:rPr>
        <w:t>improve</w:t>
      </w:r>
      <w:r>
        <w:rPr>
          <w:spacing w:val="14"/>
        </w:rPr>
        <w:t xml:space="preserve"> </w:t>
      </w:r>
      <w:r>
        <w:rPr>
          <w:spacing w:val="-2"/>
        </w:rPr>
        <w:t>the</w:t>
      </w:r>
      <w:r>
        <w:rPr>
          <w:spacing w:val="13"/>
        </w:rPr>
        <w:t xml:space="preserve"> </w:t>
      </w:r>
      <w:r>
        <w:rPr>
          <w:spacing w:val="-2"/>
        </w:rPr>
        <w:t>reliability</w:t>
      </w:r>
      <w:r>
        <w:rPr>
          <w:spacing w:val="13"/>
        </w:rPr>
        <w:t xml:space="preserve"> </w:t>
      </w:r>
      <w:r>
        <w:rPr>
          <w:spacing w:val="-2"/>
        </w:rPr>
        <w:t>of</w:t>
      </w:r>
      <w:r>
        <w:rPr>
          <w:spacing w:val="13"/>
        </w:rPr>
        <w:t xml:space="preserve"> </w:t>
      </w:r>
      <w:r>
        <w:rPr>
          <w:spacing w:val="-2"/>
        </w:rPr>
        <w:t>psycho-</w:t>
      </w:r>
    </w:p>
    <w:p w14:paraId="3C1A01C3" w14:textId="77777777" w:rsidR="00087420" w:rsidRDefault="001644E6">
      <w:pPr>
        <w:pStyle w:val="BodyText"/>
        <w:spacing w:before="8"/>
        <w:rPr>
          <w:del w:id="3533" w:author="Hughes, Anna E" w:date="2023-08-09T15:29:00Z"/>
        </w:rPr>
      </w:pPr>
      <w:del w:id="3534" w:author="Hughes, Anna E" w:date="2023-08-09T15:29:00Z">
        <w:r>
          <w:rPr>
            <w:rFonts w:ascii="Trebuchet MS"/>
            <w:spacing w:val="-4"/>
            <w:sz w:val="12"/>
          </w:rPr>
          <w:delText>838</w:delText>
        </w:r>
        <w:r>
          <w:rPr>
            <w:rFonts w:ascii="Trebuchet MS"/>
            <w:spacing w:val="35"/>
            <w:sz w:val="12"/>
          </w:rPr>
          <w:delText xml:space="preserve">  </w:delText>
        </w:r>
        <w:r>
          <w:rPr>
            <w:spacing w:val="-4"/>
          </w:rPr>
          <w:delText>logical</w:delText>
        </w:r>
        <w:r>
          <w:rPr>
            <w:spacing w:val="11"/>
          </w:rPr>
          <w:delText xml:space="preserve"> </w:delText>
        </w:r>
        <w:r>
          <w:rPr>
            <w:spacing w:val="-4"/>
          </w:rPr>
          <w:delText>research</w:delText>
        </w:r>
        <w:r>
          <w:rPr>
            <w:spacing w:val="11"/>
          </w:rPr>
          <w:delText xml:space="preserve"> </w:delText>
        </w:r>
        <w:r w:rsidR="00791F47">
          <w:fldChar w:fldCharType="begin"/>
        </w:r>
        <w:r w:rsidR="00791F47">
          <w:delInstrText xml:space="preserve"> HYPERLINK \l "_bookmark68" </w:delInstrText>
        </w:r>
        <w:r w:rsidR="00791F47">
          <w:fldChar w:fldCharType="separate"/>
        </w:r>
        <w:r>
          <w:rPr>
            <w:spacing w:val="-4"/>
          </w:rPr>
          <w:delText>(Oberauer</w:delText>
        </w:r>
        <w:r>
          <w:rPr>
            <w:spacing w:val="11"/>
          </w:rPr>
          <w:delText xml:space="preserve"> </w:delText>
        </w:r>
        <w:r>
          <w:rPr>
            <w:spacing w:val="-4"/>
          </w:rPr>
          <w:delText>and</w:delText>
        </w:r>
        <w:r>
          <w:rPr>
            <w:spacing w:val="10"/>
          </w:rPr>
          <w:delText xml:space="preserve"> </w:delText>
        </w:r>
        <w:r>
          <w:rPr>
            <w:spacing w:val="-4"/>
          </w:rPr>
          <w:delText>Lewandowsky,</w:delText>
        </w:r>
        <w:r w:rsidR="00791F47">
          <w:rPr>
            <w:spacing w:val="-4"/>
          </w:rPr>
          <w:fldChar w:fldCharType="end"/>
        </w:r>
        <w:r>
          <w:rPr>
            <w:spacing w:val="11"/>
          </w:rPr>
          <w:delText xml:space="preserve"> </w:delText>
        </w:r>
        <w:r w:rsidR="00791F47">
          <w:fldChar w:fldCharType="begin"/>
        </w:r>
        <w:r w:rsidR="00791F47">
          <w:delInstrText xml:space="preserve"> HYPERLINK \l "_bookmark68" </w:delInstrText>
        </w:r>
        <w:r w:rsidR="00791F47">
          <w:fldChar w:fldCharType="separate"/>
        </w:r>
        <w:r>
          <w:rPr>
            <w:spacing w:val="-4"/>
          </w:rPr>
          <w:delText>2019;</w:delText>
        </w:r>
        <w:r w:rsidR="00791F47">
          <w:rPr>
            <w:spacing w:val="-4"/>
          </w:rPr>
          <w:fldChar w:fldCharType="end"/>
        </w:r>
        <w:r>
          <w:rPr>
            <w:spacing w:val="10"/>
          </w:rPr>
          <w:delText xml:space="preserve"> </w:delText>
        </w:r>
        <w:r w:rsidR="00791F47">
          <w:fldChar w:fldCharType="begin"/>
        </w:r>
        <w:r w:rsidR="00791F47">
          <w:delInstrText xml:space="preserve"> HYPERLINK \l "_bookmark38" </w:delInstrText>
        </w:r>
        <w:r w:rsidR="00791F47">
          <w:fldChar w:fldCharType="separate"/>
        </w:r>
        <w:r>
          <w:rPr>
            <w:spacing w:val="-4"/>
          </w:rPr>
          <w:delText>Guest</w:delText>
        </w:r>
        <w:r>
          <w:rPr>
            <w:spacing w:val="10"/>
          </w:rPr>
          <w:delText xml:space="preserve"> </w:delText>
        </w:r>
        <w:r>
          <w:rPr>
            <w:spacing w:val="-4"/>
          </w:rPr>
          <w:delText>and</w:delText>
        </w:r>
        <w:r>
          <w:rPr>
            <w:spacing w:val="11"/>
          </w:rPr>
          <w:delText xml:space="preserve"> </w:delText>
        </w:r>
        <w:r>
          <w:rPr>
            <w:spacing w:val="-4"/>
          </w:rPr>
          <w:delText>Martin,</w:delText>
        </w:r>
        <w:r w:rsidR="00791F47">
          <w:rPr>
            <w:spacing w:val="-4"/>
          </w:rPr>
          <w:fldChar w:fldCharType="end"/>
        </w:r>
        <w:r>
          <w:rPr>
            <w:spacing w:val="10"/>
          </w:rPr>
          <w:delText xml:space="preserve"> </w:delText>
        </w:r>
        <w:r w:rsidR="00791F47">
          <w:fldChar w:fldCharType="begin"/>
        </w:r>
        <w:r w:rsidR="00791F47">
          <w:delInstrText xml:space="preserve"> HYPERLINK \l "_bookmark38" </w:delInstrText>
        </w:r>
        <w:r w:rsidR="00791F47">
          <w:fldChar w:fldCharType="separate"/>
        </w:r>
        <w:r>
          <w:rPr>
            <w:spacing w:val="-4"/>
          </w:rPr>
          <w:delText>2021).</w:delText>
        </w:r>
        <w:r w:rsidR="00791F47">
          <w:rPr>
            <w:spacing w:val="-4"/>
          </w:rPr>
          <w:fldChar w:fldCharType="end"/>
        </w:r>
      </w:del>
    </w:p>
    <w:p w14:paraId="229DD259" w14:textId="77777777" w:rsidR="00470D98" w:rsidRDefault="00470D98">
      <w:pPr>
        <w:rPr>
          <w:ins w:id="3535" w:author="Hughes, Anna E" w:date="2023-08-09T15:29:00Z"/>
        </w:rPr>
        <w:sectPr w:rsidR="00470D98">
          <w:pgSz w:w="12240" w:h="15840"/>
          <w:pgMar w:top="1820" w:right="1720" w:bottom="2000" w:left="1600" w:header="0" w:footer="1818" w:gutter="0"/>
          <w:cols w:space="720"/>
        </w:sectPr>
      </w:pPr>
    </w:p>
    <w:p w14:paraId="1B9B7095" w14:textId="77777777" w:rsidR="00470D98" w:rsidRDefault="00470D98">
      <w:pPr>
        <w:pStyle w:val="BodyText"/>
        <w:spacing w:before="0"/>
        <w:ind w:left="0"/>
        <w:rPr>
          <w:ins w:id="3536" w:author="Hughes, Anna E" w:date="2023-08-09T15:29:00Z"/>
          <w:sz w:val="20"/>
        </w:rPr>
      </w:pPr>
    </w:p>
    <w:p w14:paraId="353ACC36" w14:textId="77777777" w:rsidR="00470D98" w:rsidRDefault="00470D98">
      <w:pPr>
        <w:pStyle w:val="BodyText"/>
        <w:spacing w:before="0"/>
        <w:ind w:left="0"/>
        <w:rPr>
          <w:ins w:id="3537" w:author="Hughes, Anna E" w:date="2023-08-09T15:29:00Z"/>
          <w:sz w:val="20"/>
        </w:rPr>
      </w:pPr>
    </w:p>
    <w:p w14:paraId="2BB9036B" w14:textId="77777777" w:rsidR="00470D98" w:rsidRDefault="001E0CFE">
      <w:pPr>
        <w:pStyle w:val="BodyText"/>
        <w:spacing w:before="238"/>
        <w:rPr>
          <w:ins w:id="3538" w:author="Hughes, Anna E" w:date="2023-08-09T15:29:00Z"/>
        </w:rPr>
      </w:pPr>
      <w:ins w:id="3539" w:author="Hughes, Anna E" w:date="2023-08-09T15:29:00Z">
        <w:r>
          <w:rPr>
            <w:rFonts w:ascii="Trebuchet MS"/>
            <w:spacing w:val="-4"/>
            <w:sz w:val="12"/>
          </w:rPr>
          <w:t>838</w:t>
        </w:r>
        <w:r>
          <w:rPr>
            <w:rFonts w:ascii="Trebuchet MS"/>
            <w:spacing w:val="35"/>
            <w:sz w:val="12"/>
          </w:rPr>
          <w:t xml:space="preserve">  </w:t>
        </w:r>
        <w:r>
          <w:rPr>
            <w:spacing w:val="-4"/>
          </w:rPr>
          <w:t>logical</w:t>
        </w:r>
        <w:r>
          <w:rPr>
            <w:spacing w:val="11"/>
          </w:rPr>
          <w:t xml:space="preserve"> </w:t>
        </w:r>
        <w:r>
          <w:rPr>
            <w:spacing w:val="-4"/>
          </w:rPr>
          <w:t>research</w:t>
        </w:r>
        <w:r>
          <w:rPr>
            <w:spacing w:val="11"/>
          </w:rPr>
          <w:t xml:space="preserve"> </w:t>
        </w:r>
        <w:r w:rsidR="00791F47">
          <w:fldChar w:fldCharType="begin"/>
        </w:r>
        <w:r w:rsidR="00791F47">
          <w:instrText xml:space="preserve"> HYPERLINK \l "_bookmark69" </w:instrText>
        </w:r>
        <w:r w:rsidR="00791F47">
          <w:fldChar w:fldCharType="separate"/>
        </w:r>
        <w:r>
          <w:rPr>
            <w:spacing w:val="-4"/>
          </w:rPr>
          <w:t>(Oberauer</w:t>
        </w:r>
        <w:r>
          <w:rPr>
            <w:spacing w:val="11"/>
          </w:rPr>
          <w:t xml:space="preserve"> </w:t>
        </w:r>
        <w:r>
          <w:rPr>
            <w:spacing w:val="-4"/>
          </w:rPr>
          <w:t>and</w:t>
        </w:r>
        <w:r>
          <w:rPr>
            <w:spacing w:val="10"/>
          </w:rPr>
          <w:t xml:space="preserve"> </w:t>
        </w:r>
        <w:r>
          <w:rPr>
            <w:spacing w:val="-4"/>
          </w:rPr>
          <w:t>Lewandowsky,</w:t>
        </w:r>
        <w:r w:rsidR="00791F47">
          <w:rPr>
            <w:spacing w:val="-4"/>
          </w:rPr>
          <w:fldChar w:fldCharType="end"/>
        </w:r>
        <w:r>
          <w:rPr>
            <w:spacing w:val="11"/>
          </w:rPr>
          <w:t xml:space="preserve"> </w:t>
        </w:r>
        <w:r w:rsidR="00791F47">
          <w:fldChar w:fldCharType="begin"/>
        </w:r>
        <w:r w:rsidR="00791F47">
          <w:instrText xml:space="preserve"> HYPERLINK \l "_bookmark69" </w:instrText>
        </w:r>
        <w:r w:rsidR="00791F47">
          <w:fldChar w:fldCharType="separate"/>
        </w:r>
        <w:r>
          <w:rPr>
            <w:spacing w:val="-4"/>
          </w:rPr>
          <w:t>2019;</w:t>
        </w:r>
        <w:r w:rsidR="00791F47">
          <w:rPr>
            <w:spacing w:val="-4"/>
          </w:rPr>
          <w:fldChar w:fldCharType="end"/>
        </w:r>
        <w:r>
          <w:rPr>
            <w:spacing w:val="10"/>
          </w:rPr>
          <w:t xml:space="preserve"> </w:t>
        </w:r>
        <w:r w:rsidR="00791F47">
          <w:fldChar w:fldCharType="begin"/>
        </w:r>
        <w:r w:rsidR="00791F47">
          <w:instrText xml:space="preserve"> HYPERLINK \l "_bookmark39" </w:instrText>
        </w:r>
        <w:r w:rsidR="00791F47">
          <w:fldChar w:fldCharType="separate"/>
        </w:r>
        <w:r>
          <w:rPr>
            <w:spacing w:val="-4"/>
          </w:rPr>
          <w:t>Guest</w:t>
        </w:r>
        <w:r>
          <w:rPr>
            <w:spacing w:val="10"/>
          </w:rPr>
          <w:t xml:space="preserve"> </w:t>
        </w:r>
        <w:r>
          <w:rPr>
            <w:spacing w:val="-4"/>
          </w:rPr>
          <w:t>and</w:t>
        </w:r>
        <w:r>
          <w:rPr>
            <w:spacing w:val="11"/>
          </w:rPr>
          <w:t xml:space="preserve"> </w:t>
        </w:r>
        <w:r>
          <w:rPr>
            <w:spacing w:val="-4"/>
          </w:rPr>
          <w:t>Martin,</w:t>
        </w:r>
        <w:r w:rsidR="00791F47">
          <w:rPr>
            <w:spacing w:val="-4"/>
          </w:rPr>
          <w:fldChar w:fldCharType="end"/>
        </w:r>
        <w:r>
          <w:rPr>
            <w:spacing w:val="10"/>
          </w:rPr>
          <w:t xml:space="preserve"> </w:t>
        </w:r>
        <w:r w:rsidR="00791F47">
          <w:fldChar w:fldCharType="begin"/>
        </w:r>
        <w:r w:rsidR="00791F47">
          <w:instrText xml:space="preserve"> HYPERLINK \l "_bookmark39" </w:instrText>
        </w:r>
        <w:r w:rsidR="00791F47">
          <w:fldChar w:fldCharType="separate"/>
        </w:r>
        <w:r>
          <w:rPr>
            <w:spacing w:val="-4"/>
          </w:rPr>
          <w:t>2021).</w:t>
        </w:r>
        <w:r w:rsidR="00791F47">
          <w:rPr>
            <w:spacing w:val="-4"/>
          </w:rPr>
          <w:fldChar w:fldCharType="end"/>
        </w:r>
      </w:ins>
    </w:p>
    <w:p w14:paraId="73C4E481" w14:textId="77777777" w:rsidR="00470D98" w:rsidRDefault="001E0CFE">
      <w:pPr>
        <w:pStyle w:val="BodyText"/>
      </w:pPr>
      <w:r>
        <w:rPr>
          <w:rFonts w:ascii="Trebuchet MS"/>
          <w:spacing w:val="-2"/>
          <w:sz w:val="12"/>
        </w:rPr>
        <w:t>839</w:t>
      </w:r>
      <w:r>
        <w:rPr>
          <w:rFonts w:ascii="Trebuchet MS"/>
          <w:spacing w:val="77"/>
          <w:w w:val="150"/>
          <w:sz w:val="12"/>
        </w:rPr>
        <w:t xml:space="preserve"> </w:t>
      </w:r>
      <w:r>
        <w:rPr>
          <w:spacing w:val="-2"/>
        </w:rPr>
        <w:t>By</w:t>
      </w:r>
      <w:r>
        <w:rPr>
          <w:spacing w:val="10"/>
        </w:rPr>
        <w:t xml:space="preserve"> </w:t>
      </w:r>
      <w:r>
        <w:rPr>
          <w:spacing w:val="-2"/>
        </w:rPr>
        <w:t>combining</w:t>
      </w:r>
      <w:r>
        <w:rPr>
          <w:spacing w:val="10"/>
        </w:rPr>
        <w:t xml:space="preserve"> </w:t>
      </w:r>
      <w:r>
        <w:rPr>
          <w:spacing w:val="-2"/>
        </w:rPr>
        <w:t>this</w:t>
      </w:r>
      <w:r>
        <w:rPr>
          <w:spacing w:val="10"/>
        </w:rPr>
        <w:t xml:space="preserve"> </w:t>
      </w:r>
      <w:r>
        <w:rPr>
          <w:spacing w:val="-2"/>
        </w:rPr>
        <w:t>approach</w:t>
      </w:r>
      <w:r>
        <w:rPr>
          <w:spacing w:val="10"/>
        </w:rPr>
        <w:t xml:space="preserve"> </w:t>
      </w:r>
      <w:r>
        <w:rPr>
          <w:spacing w:val="-2"/>
        </w:rPr>
        <w:t>with</w:t>
      </w:r>
      <w:r>
        <w:rPr>
          <w:spacing w:val="10"/>
        </w:rPr>
        <w:t xml:space="preserve"> </w:t>
      </w:r>
      <w:r>
        <w:rPr>
          <w:spacing w:val="-2"/>
        </w:rPr>
        <w:t>fully</w:t>
      </w:r>
      <w:r>
        <w:rPr>
          <w:spacing w:val="10"/>
        </w:rPr>
        <w:t xml:space="preserve"> </w:t>
      </w:r>
      <w:r>
        <w:rPr>
          <w:spacing w:val="-2"/>
        </w:rPr>
        <w:t>open</w:t>
      </w:r>
      <w:r>
        <w:rPr>
          <w:spacing w:val="10"/>
        </w:rPr>
        <w:t xml:space="preserve"> </w:t>
      </w:r>
      <w:r>
        <w:rPr>
          <w:spacing w:val="-2"/>
        </w:rPr>
        <w:t>datasets</w:t>
      </w:r>
      <w:r>
        <w:rPr>
          <w:spacing w:val="10"/>
        </w:rPr>
        <w:t xml:space="preserve"> </w:t>
      </w:r>
      <w:r>
        <w:rPr>
          <w:spacing w:val="-2"/>
        </w:rPr>
        <w:t>and</w:t>
      </w:r>
      <w:r>
        <w:rPr>
          <w:spacing w:val="10"/>
        </w:rPr>
        <w:t xml:space="preserve"> </w:t>
      </w:r>
      <w:r>
        <w:rPr>
          <w:spacing w:val="-2"/>
        </w:rPr>
        <w:t>analysis</w:t>
      </w:r>
      <w:r>
        <w:rPr>
          <w:spacing w:val="10"/>
        </w:rPr>
        <w:t xml:space="preserve"> </w:t>
      </w:r>
      <w:r>
        <w:rPr>
          <w:spacing w:val="-2"/>
        </w:rPr>
        <w:t>scripts,</w:t>
      </w:r>
      <w:r>
        <w:rPr>
          <w:spacing w:val="16"/>
        </w:rPr>
        <w:t xml:space="preserve"> </w:t>
      </w:r>
      <w:r>
        <w:rPr>
          <w:spacing w:val="-5"/>
        </w:rPr>
        <w:t>we</w:t>
      </w:r>
    </w:p>
    <w:p w14:paraId="637F1163" w14:textId="77777777" w:rsidR="00470D98" w:rsidRDefault="001E0CFE">
      <w:pPr>
        <w:pStyle w:val="BodyText"/>
        <w:spacing w:before="8"/>
      </w:pPr>
      <w:r>
        <w:rPr>
          <w:rFonts w:ascii="Trebuchet MS" w:hAnsi="Trebuchet MS"/>
          <w:spacing w:val="-6"/>
          <w:sz w:val="12"/>
        </w:rPr>
        <w:t>840</w:t>
      </w:r>
      <w:r>
        <w:rPr>
          <w:rFonts w:ascii="Trebuchet MS" w:hAnsi="Trebuchet MS"/>
          <w:spacing w:val="40"/>
          <w:sz w:val="12"/>
        </w:rPr>
        <w:t xml:space="preserve">  </w:t>
      </w:r>
      <w:r>
        <w:rPr>
          <w:spacing w:val="-6"/>
        </w:rPr>
        <w:t>can</w:t>
      </w:r>
      <w:r>
        <w:rPr>
          <w:spacing w:val="1"/>
        </w:rPr>
        <w:t xml:space="preserve"> </w:t>
      </w:r>
      <w:r>
        <w:rPr>
          <w:spacing w:val="-6"/>
        </w:rPr>
        <w:t>hopefully</w:t>
      </w:r>
      <w:r>
        <w:t xml:space="preserve"> </w:t>
      </w:r>
      <w:r>
        <w:rPr>
          <w:spacing w:val="-6"/>
        </w:rPr>
        <w:t>begin</w:t>
      </w:r>
      <w:r>
        <w:rPr>
          <w:spacing w:val="1"/>
        </w:rPr>
        <w:t xml:space="preserve"> </w:t>
      </w:r>
      <w:r>
        <w:rPr>
          <w:spacing w:val="-6"/>
        </w:rPr>
        <w:t>to</w:t>
      </w:r>
      <w:r>
        <w:t xml:space="preserve"> </w:t>
      </w:r>
      <w:r>
        <w:rPr>
          <w:spacing w:val="-6"/>
        </w:rPr>
        <w:t>take</w:t>
      </w:r>
      <w:r>
        <w:rPr>
          <w:spacing w:val="1"/>
        </w:rPr>
        <w:t xml:space="preserve"> </w:t>
      </w:r>
      <w:r>
        <w:rPr>
          <w:spacing w:val="-6"/>
        </w:rPr>
        <w:t>a</w:t>
      </w:r>
      <w:r>
        <w:t xml:space="preserve"> </w:t>
      </w:r>
      <w:r>
        <w:rPr>
          <w:spacing w:val="-6"/>
        </w:rPr>
        <w:t>more</w:t>
      </w:r>
      <w:r>
        <w:rPr>
          <w:spacing w:val="1"/>
        </w:rPr>
        <w:t xml:space="preserve"> </w:t>
      </w:r>
      <w:r>
        <w:rPr>
          <w:spacing w:val="-6"/>
        </w:rPr>
        <w:t>“distributed</w:t>
      </w:r>
      <w:r>
        <w:t xml:space="preserve"> </w:t>
      </w:r>
      <w:r>
        <w:rPr>
          <w:spacing w:val="-6"/>
        </w:rPr>
        <w:t>collaborative</w:t>
      </w:r>
      <w:r>
        <w:t xml:space="preserve"> </w:t>
      </w:r>
      <w:r>
        <w:rPr>
          <w:spacing w:val="-6"/>
        </w:rPr>
        <w:t>network”</w:t>
      </w:r>
      <w:r>
        <w:rPr>
          <w:spacing w:val="1"/>
        </w:rPr>
        <w:t xml:space="preserve"> </w:t>
      </w:r>
      <w:r>
        <w:rPr>
          <w:spacing w:val="-6"/>
        </w:rPr>
        <w:t>approach</w:t>
      </w:r>
    </w:p>
    <w:p w14:paraId="1CCAEBCB" w14:textId="4CC25D65" w:rsidR="00470D98" w:rsidRDefault="001E0CFE">
      <w:pPr>
        <w:pStyle w:val="BodyText"/>
        <w:pPrChange w:id="3540" w:author="Hughes, Anna E" w:date="2023-08-09T15:29:00Z">
          <w:pPr>
            <w:pStyle w:val="BodyText"/>
            <w:spacing w:before="8"/>
          </w:pPr>
        </w:pPrChange>
      </w:pPr>
      <w:r>
        <w:rPr>
          <w:rFonts w:ascii="Trebuchet MS"/>
          <w:sz w:val="12"/>
        </w:rPr>
        <w:t>841</w:t>
      </w:r>
      <w:r>
        <w:rPr>
          <w:rFonts w:ascii="Trebuchet MS"/>
          <w:spacing w:val="75"/>
          <w:w w:val="150"/>
          <w:sz w:val="12"/>
        </w:rPr>
        <w:t xml:space="preserve"> </w:t>
      </w:r>
      <w:del w:id="3541" w:author="Hughes, Anna E" w:date="2023-08-09T15:29:00Z">
        <w:r w:rsidR="00791F47">
          <w:fldChar w:fldCharType="begin"/>
        </w:r>
        <w:r w:rsidR="00791F47">
          <w:delInstrText xml:space="preserve"> HYPERLINK \l "_bookmark63" </w:delInstrText>
        </w:r>
        <w:r w:rsidR="00791F47">
          <w:fldChar w:fldCharType="separate"/>
        </w:r>
        <w:r w:rsidR="001644E6">
          <w:delText>(Moshontz</w:delText>
        </w:r>
        <w:r w:rsidR="001644E6">
          <w:rPr>
            <w:spacing w:val="2"/>
          </w:rPr>
          <w:delText xml:space="preserve"> </w:delText>
        </w:r>
        <w:r w:rsidR="001644E6">
          <w:delText>et</w:delText>
        </w:r>
        <w:r w:rsidR="001644E6">
          <w:rPr>
            <w:spacing w:val="4"/>
          </w:rPr>
          <w:delText xml:space="preserve"> </w:delText>
        </w:r>
        <w:r w:rsidR="001644E6">
          <w:delText>al.,</w:delText>
        </w:r>
        <w:r w:rsidR="00791F47">
          <w:fldChar w:fldCharType="end"/>
        </w:r>
        <w:r w:rsidR="001644E6">
          <w:rPr>
            <w:spacing w:val="2"/>
          </w:rPr>
          <w:delText xml:space="preserve"> </w:delText>
        </w:r>
        <w:r w:rsidR="00791F47">
          <w:fldChar w:fldCharType="begin"/>
        </w:r>
        <w:r w:rsidR="00791F47">
          <w:delInstrText xml:space="preserve"> HYPERLINK \l "_bookmark63" </w:delInstrText>
        </w:r>
        <w:r w:rsidR="00791F47">
          <w:fldChar w:fldCharType="separate"/>
        </w:r>
        <w:r w:rsidR="001644E6">
          <w:delText>2018)</w:delText>
        </w:r>
        <w:r w:rsidR="00791F47">
          <w:fldChar w:fldCharType="end"/>
        </w:r>
      </w:del>
      <w:ins w:id="3542" w:author="Hughes, Anna E" w:date="2023-08-09T15:29:00Z">
        <w:r w:rsidR="00791F47">
          <w:fldChar w:fldCharType="begin"/>
        </w:r>
        <w:r w:rsidR="00791F47">
          <w:instrText xml:space="preserve"> HYPERLINK \l "_bookmark64" </w:instrText>
        </w:r>
        <w:r w:rsidR="00791F47">
          <w:fldChar w:fldCharType="separate"/>
        </w:r>
        <w:r>
          <w:t>(Moshontz</w:t>
        </w:r>
        <w:r>
          <w:rPr>
            <w:spacing w:val="2"/>
          </w:rPr>
          <w:t xml:space="preserve"> </w:t>
        </w:r>
        <w:r>
          <w:t>et</w:t>
        </w:r>
        <w:r>
          <w:rPr>
            <w:spacing w:val="4"/>
          </w:rPr>
          <w:t xml:space="preserve"> </w:t>
        </w:r>
        <w:r>
          <w:t>al.,</w:t>
        </w:r>
        <w:r w:rsidR="00791F47">
          <w:fldChar w:fldCharType="end"/>
        </w:r>
        <w:r>
          <w:rPr>
            <w:spacing w:val="2"/>
          </w:rPr>
          <w:t xml:space="preserve"> </w:t>
        </w:r>
        <w:r w:rsidR="00791F47">
          <w:fldChar w:fldCharType="begin"/>
        </w:r>
        <w:r w:rsidR="00791F47">
          <w:instrText xml:space="preserve"> HYPERLINK \l "_bookmark64" </w:instrText>
        </w:r>
        <w:r w:rsidR="00791F47">
          <w:fldChar w:fldCharType="separate"/>
        </w:r>
        <w:r>
          <w:t>2018)</w:t>
        </w:r>
        <w:r w:rsidR="00791F47">
          <w:fldChar w:fldCharType="end"/>
        </w:r>
      </w:ins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our</w:t>
      </w:r>
      <w:r>
        <w:rPr>
          <w:spacing w:val="3"/>
        </w:rPr>
        <w:t xml:space="preserve"> </w:t>
      </w:r>
      <w:r>
        <w:t>scientific</w:t>
      </w:r>
      <w:r>
        <w:rPr>
          <w:spacing w:val="2"/>
        </w:rPr>
        <w:t xml:space="preserve"> </w:t>
      </w:r>
      <w:r>
        <w:t>questions.</w:t>
      </w:r>
      <w:r>
        <w:rPr>
          <w:spacing w:val="48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such,</w:t>
      </w:r>
      <w:r>
        <w:rPr>
          <w:spacing w:val="7"/>
        </w:rPr>
        <w:t xml:space="preserve"> </w:t>
      </w:r>
      <w:r>
        <w:t>we</w:t>
      </w:r>
      <w:r>
        <w:rPr>
          <w:spacing w:val="3"/>
        </w:rPr>
        <w:t xml:space="preserve"> </w:t>
      </w:r>
      <w:r>
        <w:t>would</w:t>
      </w:r>
      <w:r>
        <w:rPr>
          <w:spacing w:val="3"/>
        </w:rPr>
        <w:t xml:space="preserve"> </w:t>
      </w:r>
      <w:r>
        <w:t>like</w:t>
      </w:r>
      <w:r>
        <w:rPr>
          <w:spacing w:val="2"/>
        </w:rPr>
        <w:t xml:space="preserve"> </w:t>
      </w:r>
      <w:r>
        <w:rPr>
          <w:spacing w:val="-5"/>
        </w:rPr>
        <w:t>to</w:t>
      </w:r>
    </w:p>
    <w:p w14:paraId="2FC482A5" w14:textId="77777777" w:rsidR="00470D98" w:rsidRDefault="001E0CFE">
      <w:pPr>
        <w:pStyle w:val="BodyText"/>
        <w:spacing w:before="8"/>
        <w:pPrChange w:id="3543" w:author="Hughes, Anna E" w:date="2023-08-09T15:29:00Z">
          <w:pPr>
            <w:pStyle w:val="BodyText"/>
          </w:pPr>
        </w:pPrChange>
      </w:pPr>
      <w:r>
        <w:rPr>
          <w:rFonts w:ascii="Trebuchet MS"/>
          <w:spacing w:val="-6"/>
          <w:sz w:val="12"/>
        </w:rPr>
        <w:t>842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6"/>
        </w:rPr>
        <w:t>conclude</w:t>
      </w:r>
      <w:r>
        <w:rPr>
          <w:spacing w:val="-1"/>
        </w:rPr>
        <w:t xml:space="preserve"> </w:t>
      </w:r>
      <w:r>
        <w:rPr>
          <w:spacing w:val="-6"/>
        </w:rPr>
        <w:t>by</w:t>
      </w:r>
      <w:r>
        <w:rPr>
          <w:spacing w:val="-2"/>
        </w:rPr>
        <w:t xml:space="preserve"> </w:t>
      </w:r>
      <w:r>
        <w:rPr>
          <w:spacing w:val="-6"/>
        </w:rPr>
        <w:t>encouraging</w:t>
      </w:r>
      <w:r>
        <w:rPr>
          <w:spacing w:val="-1"/>
        </w:rPr>
        <w:t xml:space="preserve"> </w:t>
      </w:r>
      <w:r>
        <w:rPr>
          <w:spacing w:val="-6"/>
        </w:rPr>
        <w:t>other</w:t>
      </w:r>
      <w:r>
        <w:rPr>
          <w:spacing w:val="-1"/>
        </w:rPr>
        <w:t xml:space="preserve"> </w:t>
      </w:r>
      <w:r>
        <w:rPr>
          <w:spacing w:val="-6"/>
        </w:rPr>
        <w:t>researchers</w:t>
      </w:r>
      <w:r>
        <w:rPr>
          <w:spacing w:val="-1"/>
        </w:rPr>
        <w:t xml:space="preserve"> </w:t>
      </w:r>
      <w:r>
        <w:rPr>
          <w:spacing w:val="-6"/>
        </w:rPr>
        <w:t>to</w:t>
      </w:r>
      <w:r>
        <w:rPr>
          <w:spacing w:val="-1"/>
        </w:rPr>
        <w:t xml:space="preserve"> </w:t>
      </w:r>
      <w:r>
        <w:rPr>
          <w:spacing w:val="-6"/>
        </w:rPr>
        <w:t>critique,</w:t>
      </w:r>
      <w:r>
        <w:rPr>
          <w:spacing w:val="1"/>
        </w:rPr>
        <w:t xml:space="preserve"> </w:t>
      </w:r>
      <w:r>
        <w:rPr>
          <w:spacing w:val="-6"/>
        </w:rPr>
        <w:t>build</w:t>
      </w:r>
      <w:r>
        <w:rPr>
          <w:spacing w:val="-1"/>
        </w:rPr>
        <w:t xml:space="preserve"> </w:t>
      </w:r>
      <w:r>
        <w:rPr>
          <w:spacing w:val="-6"/>
        </w:rPr>
        <w:t>on</w:t>
      </w:r>
      <w:r>
        <w:rPr>
          <w:spacing w:val="-2"/>
        </w:rPr>
        <w:t xml:space="preserve"> </w:t>
      </w:r>
      <w:r>
        <w:rPr>
          <w:spacing w:val="-6"/>
        </w:rPr>
        <w:t>and</w:t>
      </w:r>
      <w:r>
        <w:rPr>
          <w:spacing w:val="-1"/>
        </w:rPr>
        <w:t xml:space="preserve"> </w:t>
      </w:r>
      <w:r>
        <w:rPr>
          <w:spacing w:val="-6"/>
        </w:rPr>
        <w:t>improve</w:t>
      </w:r>
      <w:r>
        <w:rPr>
          <w:spacing w:val="-1"/>
        </w:rPr>
        <w:t xml:space="preserve"> </w:t>
      </w:r>
      <w:r>
        <w:rPr>
          <w:spacing w:val="-6"/>
        </w:rPr>
        <w:t>the</w:t>
      </w:r>
    </w:p>
    <w:p w14:paraId="20D4BAC0" w14:textId="77777777" w:rsidR="00470D98" w:rsidRDefault="001E0CFE">
      <w:pPr>
        <w:pStyle w:val="BodyText"/>
        <w:spacing w:before="8"/>
      </w:pPr>
      <w:r>
        <w:rPr>
          <w:rFonts w:ascii="Trebuchet MS"/>
          <w:w w:val="90"/>
          <w:sz w:val="12"/>
        </w:rPr>
        <w:t>843</w:t>
      </w:r>
      <w:r>
        <w:rPr>
          <w:rFonts w:ascii="Trebuchet MS"/>
          <w:spacing w:val="63"/>
          <w:sz w:val="12"/>
        </w:rPr>
        <w:t xml:space="preserve">  </w:t>
      </w:r>
      <w:r>
        <w:rPr>
          <w:w w:val="90"/>
        </w:rPr>
        <w:t>approach</w:t>
      </w:r>
      <w:r>
        <w:rPr>
          <w:spacing w:val="6"/>
        </w:rPr>
        <w:t xml:space="preserve"> </w:t>
      </w:r>
      <w:r>
        <w:rPr>
          <w:w w:val="90"/>
        </w:rPr>
        <w:t>we</w:t>
      </w:r>
      <w:r>
        <w:rPr>
          <w:spacing w:val="6"/>
        </w:rPr>
        <w:t xml:space="preserve"> </w:t>
      </w:r>
      <w:r>
        <w:rPr>
          <w:w w:val="90"/>
        </w:rPr>
        <w:t>have</w:t>
      </w:r>
      <w:r>
        <w:rPr>
          <w:spacing w:val="5"/>
        </w:rPr>
        <w:t xml:space="preserve"> </w:t>
      </w:r>
      <w:r>
        <w:rPr>
          <w:w w:val="90"/>
        </w:rPr>
        <w:t>taken</w:t>
      </w:r>
      <w:r>
        <w:rPr>
          <w:spacing w:val="6"/>
        </w:rPr>
        <w:t xml:space="preserve"> </w:t>
      </w:r>
      <w:r>
        <w:rPr>
          <w:w w:val="90"/>
        </w:rPr>
        <w:t>in</w:t>
      </w:r>
      <w:r>
        <w:rPr>
          <w:spacing w:val="5"/>
        </w:rPr>
        <w:t xml:space="preserve"> </w:t>
      </w:r>
      <w:r>
        <w:rPr>
          <w:w w:val="90"/>
        </w:rPr>
        <w:t>this</w:t>
      </w:r>
      <w:r>
        <w:rPr>
          <w:spacing w:val="5"/>
        </w:rPr>
        <w:t xml:space="preserve"> </w:t>
      </w:r>
      <w:r>
        <w:rPr>
          <w:w w:val="90"/>
        </w:rPr>
        <w:t>manuscript,</w:t>
      </w:r>
      <w:r>
        <w:rPr>
          <w:spacing w:val="6"/>
        </w:rPr>
        <w:t xml:space="preserve"> </w:t>
      </w:r>
      <w:r>
        <w:rPr>
          <w:w w:val="90"/>
        </w:rPr>
        <w:t>in</w:t>
      </w:r>
      <w:r>
        <w:rPr>
          <w:spacing w:val="5"/>
        </w:rPr>
        <w:t xml:space="preserve"> </w:t>
      </w:r>
      <w:r>
        <w:rPr>
          <w:w w:val="90"/>
        </w:rPr>
        <w:t>order</w:t>
      </w:r>
      <w:r>
        <w:rPr>
          <w:spacing w:val="6"/>
        </w:rPr>
        <w:t xml:space="preserve"> </w:t>
      </w:r>
      <w:r>
        <w:rPr>
          <w:w w:val="90"/>
        </w:rPr>
        <w:t>to</w:t>
      </w:r>
      <w:r>
        <w:rPr>
          <w:spacing w:val="5"/>
        </w:rPr>
        <w:t xml:space="preserve"> </w:t>
      </w:r>
      <w:r>
        <w:rPr>
          <w:w w:val="90"/>
        </w:rPr>
        <w:t>further</w:t>
      </w:r>
      <w:r>
        <w:rPr>
          <w:spacing w:val="6"/>
        </w:rPr>
        <w:t xml:space="preserve"> </w:t>
      </w:r>
      <w:r>
        <w:rPr>
          <w:w w:val="90"/>
        </w:rPr>
        <w:t>improve</w:t>
      </w:r>
      <w:r>
        <w:rPr>
          <w:spacing w:val="5"/>
        </w:rPr>
        <w:t xml:space="preserve"> </w:t>
      </w:r>
      <w:r>
        <w:rPr>
          <w:w w:val="90"/>
        </w:rPr>
        <w:t>our</w:t>
      </w:r>
      <w:r>
        <w:rPr>
          <w:spacing w:val="5"/>
        </w:rPr>
        <w:t xml:space="preserve"> </w:t>
      </w:r>
      <w:r>
        <w:rPr>
          <w:spacing w:val="-2"/>
          <w:w w:val="90"/>
        </w:rPr>
        <w:t>ability</w:t>
      </w:r>
    </w:p>
    <w:p w14:paraId="1C0D242E" w14:textId="77777777" w:rsidR="00470D98" w:rsidRDefault="001E0CFE">
      <w:pPr>
        <w:pStyle w:val="BodyText"/>
      </w:pPr>
      <w:r>
        <w:rPr>
          <w:rFonts w:ascii="Trebuchet MS"/>
          <w:spacing w:val="-6"/>
          <w:sz w:val="12"/>
        </w:rPr>
        <w:t>844</w:t>
      </w:r>
      <w:r>
        <w:rPr>
          <w:rFonts w:ascii="Trebuchet MS"/>
          <w:spacing w:val="45"/>
          <w:sz w:val="12"/>
        </w:rPr>
        <w:t xml:space="preserve">  </w:t>
      </w:r>
      <w:r>
        <w:rPr>
          <w:spacing w:val="-6"/>
        </w:rPr>
        <w:t>to</w:t>
      </w:r>
      <w:r>
        <w:rPr>
          <w:spacing w:val="-4"/>
        </w:rPr>
        <w:t xml:space="preserve"> </w:t>
      </w:r>
      <w:r>
        <w:rPr>
          <w:spacing w:val="-6"/>
        </w:rPr>
        <w:t>model</w:t>
      </w:r>
      <w:r>
        <w:rPr>
          <w:spacing w:val="-4"/>
        </w:rPr>
        <w:t xml:space="preserve"> </w:t>
      </w:r>
      <w:r>
        <w:rPr>
          <w:spacing w:val="-6"/>
        </w:rPr>
        <w:t>performance</w:t>
      </w:r>
      <w:r>
        <w:rPr>
          <w:spacing w:val="-4"/>
        </w:rPr>
        <w:t xml:space="preserve"> </w:t>
      </w:r>
      <w:r>
        <w:rPr>
          <w:spacing w:val="-6"/>
        </w:rPr>
        <w:t>in</w:t>
      </w:r>
      <w:r>
        <w:rPr>
          <w:spacing w:val="-5"/>
        </w:rPr>
        <w:t xml:space="preserve"> </w:t>
      </w:r>
      <w:r>
        <w:rPr>
          <w:spacing w:val="-6"/>
        </w:rPr>
        <w:t>visual</w:t>
      </w:r>
      <w:r>
        <w:rPr>
          <w:spacing w:val="-4"/>
        </w:rPr>
        <w:t xml:space="preserve"> </w:t>
      </w:r>
      <w:r>
        <w:rPr>
          <w:spacing w:val="-6"/>
        </w:rPr>
        <w:t>search</w:t>
      </w:r>
      <w:r>
        <w:rPr>
          <w:spacing w:val="-4"/>
        </w:rPr>
        <w:t xml:space="preserve"> </w:t>
      </w:r>
      <w:r>
        <w:rPr>
          <w:spacing w:val="-6"/>
        </w:rPr>
        <w:t>tasks.</w:t>
      </w:r>
    </w:p>
    <w:p w14:paraId="5785D770" w14:textId="77777777" w:rsidR="00087420" w:rsidRDefault="00087420">
      <w:pPr>
        <w:rPr>
          <w:del w:id="3544" w:author="Hughes, Anna E" w:date="2023-08-09T15:29:00Z"/>
        </w:rPr>
        <w:sectPr w:rsidR="00087420">
          <w:pgSz w:w="12240" w:h="15840"/>
          <w:pgMar w:top="1820" w:right="1720" w:bottom="2000" w:left="1600" w:header="0" w:footer="1818" w:gutter="0"/>
          <w:cols w:space="720"/>
        </w:sectPr>
      </w:pPr>
    </w:p>
    <w:p w14:paraId="44A6C52B" w14:textId="77777777" w:rsidR="00087420" w:rsidRDefault="00087420">
      <w:pPr>
        <w:pStyle w:val="BodyText"/>
        <w:spacing w:before="0"/>
        <w:ind w:left="0"/>
        <w:rPr>
          <w:del w:id="3545" w:author="Hughes, Anna E" w:date="2023-08-09T15:29:00Z"/>
          <w:sz w:val="20"/>
        </w:rPr>
      </w:pPr>
    </w:p>
    <w:p w14:paraId="3F31B6AD" w14:textId="77777777" w:rsidR="00470D98" w:rsidRDefault="00470D98">
      <w:pPr>
        <w:pStyle w:val="BodyText"/>
        <w:ind w:left="0"/>
        <w:rPr>
          <w:sz w:val="22"/>
          <w:rPrChange w:id="3546" w:author="Hughes, Anna E" w:date="2023-08-09T15:29:00Z">
            <w:rPr>
              <w:sz w:val="20"/>
            </w:rPr>
          </w:rPrChange>
        </w:rPr>
        <w:pPrChange w:id="3547" w:author="Hughes, Anna E" w:date="2023-08-09T15:29:00Z">
          <w:pPr>
            <w:pStyle w:val="BodyText"/>
            <w:spacing w:before="0"/>
            <w:ind w:left="0"/>
          </w:pPr>
        </w:pPrChange>
      </w:pPr>
    </w:p>
    <w:p w14:paraId="7139ED00" w14:textId="77777777" w:rsidR="00470D98" w:rsidRDefault="001E0CFE">
      <w:pPr>
        <w:pStyle w:val="Heading1"/>
        <w:pPrChange w:id="3548" w:author="Hughes, Anna E" w:date="2023-08-09T15:29:00Z">
          <w:pPr>
            <w:pStyle w:val="Heading1"/>
            <w:spacing w:before="242"/>
          </w:pPr>
        </w:pPrChange>
      </w:pPr>
      <w:r>
        <w:rPr>
          <w:rFonts w:ascii="Trebuchet MS"/>
          <w:b w:val="0"/>
          <w:sz w:val="12"/>
        </w:rPr>
        <w:t>845</w:t>
      </w:r>
      <w:r>
        <w:rPr>
          <w:rFonts w:ascii="Trebuchet MS"/>
          <w:b w:val="0"/>
          <w:spacing w:val="57"/>
          <w:sz w:val="12"/>
        </w:rPr>
        <w:t xml:space="preserve">  </w:t>
      </w:r>
      <w:r>
        <w:t>Conflict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2"/>
        </w:rPr>
        <w:t>interest</w:t>
      </w:r>
    </w:p>
    <w:p w14:paraId="56461741" w14:textId="77777777" w:rsidR="00470D98" w:rsidRDefault="001E0CFE">
      <w:pPr>
        <w:pStyle w:val="BodyText"/>
        <w:tabs>
          <w:tab w:val="left" w:pos="968"/>
        </w:tabs>
        <w:spacing w:before="189"/>
        <w:pPrChange w:id="3549" w:author="Hughes, Anna E" w:date="2023-08-09T15:29:00Z">
          <w:pPr>
            <w:pStyle w:val="BodyText"/>
            <w:tabs>
              <w:tab w:val="left" w:pos="968"/>
            </w:tabs>
            <w:spacing w:before="188"/>
          </w:pPr>
        </w:pPrChange>
      </w:pPr>
      <w:r>
        <w:rPr>
          <w:rFonts w:ascii="Trebuchet MS"/>
          <w:spacing w:val="-5"/>
          <w:sz w:val="12"/>
        </w:rPr>
        <w:t>846</w:t>
      </w:r>
      <w:r>
        <w:rPr>
          <w:rFonts w:ascii="Trebuchet MS"/>
          <w:sz w:val="12"/>
        </w:rPr>
        <w:tab/>
      </w:r>
      <w:r>
        <w:rPr>
          <w:spacing w:val="-8"/>
        </w:rPr>
        <w:t>The</w:t>
      </w:r>
      <w:r>
        <w:rPr>
          <w:spacing w:val="-3"/>
        </w:rPr>
        <w:t xml:space="preserve"> </w:t>
      </w:r>
      <w:r>
        <w:rPr>
          <w:spacing w:val="-8"/>
        </w:rPr>
        <w:t>authors</w:t>
      </w:r>
      <w:r>
        <w:rPr>
          <w:spacing w:val="-3"/>
        </w:rPr>
        <w:t xml:space="preserve"> </w:t>
      </w:r>
      <w:r>
        <w:rPr>
          <w:spacing w:val="-8"/>
        </w:rPr>
        <w:t>declare</w:t>
      </w:r>
      <w:r>
        <w:rPr>
          <w:spacing w:val="-2"/>
        </w:rPr>
        <w:t xml:space="preserve"> </w:t>
      </w:r>
      <w:r>
        <w:rPr>
          <w:spacing w:val="-8"/>
        </w:rPr>
        <w:t>that</w:t>
      </w:r>
      <w:r>
        <w:rPr>
          <w:spacing w:val="-3"/>
        </w:rPr>
        <w:t xml:space="preserve"> </w:t>
      </w:r>
      <w:r>
        <w:rPr>
          <w:spacing w:val="-8"/>
        </w:rPr>
        <w:t>they</w:t>
      </w:r>
      <w:r>
        <w:rPr>
          <w:spacing w:val="-2"/>
        </w:rPr>
        <w:t xml:space="preserve"> </w:t>
      </w:r>
      <w:r>
        <w:rPr>
          <w:spacing w:val="-8"/>
        </w:rPr>
        <w:t>have</w:t>
      </w:r>
      <w:r>
        <w:rPr>
          <w:spacing w:val="-3"/>
        </w:rPr>
        <w:t xml:space="preserve"> </w:t>
      </w:r>
      <w:r>
        <w:rPr>
          <w:spacing w:val="-8"/>
        </w:rPr>
        <w:t>no</w:t>
      </w:r>
      <w:r>
        <w:rPr>
          <w:spacing w:val="-3"/>
        </w:rPr>
        <w:t xml:space="preserve"> </w:t>
      </w:r>
      <w:r>
        <w:rPr>
          <w:spacing w:val="-8"/>
        </w:rPr>
        <w:t>conflict</w:t>
      </w:r>
      <w:r>
        <w:rPr>
          <w:spacing w:val="-2"/>
        </w:rPr>
        <w:t xml:space="preserve"> </w:t>
      </w:r>
      <w:r>
        <w:rPr>
          <w:spacing w:val="-8"/>
        </w:rPr>
        <w:t>of</w:t>
      </w:r>
      <w:r>
        <w:rPr>
          <w:spacing w:val="-3"/>
        </w:rPr>
        <w:t xml:space="preserve"> </w:t>
      </w:r>
      <w:r>
        <w:rPr>
          <w:spacing w:val="-8"/>
        </w:rPr>
        <w:t>interest.</w:t>
      </w:r>
    </w:p>
    <w:p w14:paraId="59F6F500" w14:textId="77777777" w:rsidR="00470D98" w:rsidRDefault="00470D98">
      <w:pPr>
        <w:pStyle w:val="BodyText"/>
        <w:spacing w:before="6"/>
        <w:ind w:left="0"/>
        <w:rPr>
          <w:sz w:val="22"/>
        </w:rPr>
        <w:pPrChange w:id="3550" w:author="Hughes, Anna E" w:date="2023-08-09T15:29:00Z">
          <w:pPr>
            <w:pStyle w:val="BodyText"/>
            <w:ind w:left="0"/>
          </w:pPr>
        </w:pPrChange>
      </w:pPr>
    </w:p>
    <w:p w14:paraId="7221D96A" w14:textId="77777777" w:rsidR="00470D98" w:rsidRDefault="001E0CFE">
      <w:pPr>
        <w:spacing w:before="106"/>
        <w:ind w:left="227"/>
        <w:rPr>
          <w:rFonts w:ascii="Times New Roman"/>
          <w:b/>
          <w:sz w:val="24"/>
        </w:rPr>
        <w:pPrChange w:id="3551" w:author="Hughes, Anna E" w:date="2023-08-09T15:29:00Z">
          <w:pPr>
            <w:spacing w:before="105"/>
            <w:ind w:left="227"/>
          </w:pPr>
        </w:pPrChange>
      </w:pPr>
      <w:r>
        <w:rPr>
          <w:rFonts w:ascii="Trebuchet MS"/>
          <w:sz w:val="12"/>
        </w:rPr>
        <w:t>847</w:t>
      </w:r>
      <w:r>
        <w:rPr>
          <w:rFonts w:ascii="Trebuchet MS"/>
          <w:spacing w:val="62"/>
          <w:sz w:val="12"/>
        </w:rPr>
        <w:t xml:space="preserve">  </w:t>
      </w:r>
      <w:r>
        <w:rPr>
          <w:rFonts w:ascii="Times New Roman"/>
          <w:b/>
          <w:spacing w:val="-2"/>
          <w:sz w:val="24"/>
        </w:rPr>
        <w:t>Acknowledgements</w:t>
      </w:r>
    </w:p>
    <w:p w14:paraId="179E9E3D" w14:textId="77777777" w:rsidR="00470D98" w:rsidRDefault="001E0CFE">
      <w:pPr>
        <w:pStyle w:val="BodyText"/>
        <w:tabs>
          <w:tab w:val="left" w:pos="968"/>
        </w:tabs>
        <w:spacing w:before="188"/>
        <w:pPrChange w:id="3552" w:author="Hughes, Anna E" w:date="2023-08-09T15:29:00Z">
          <w:pPr>
            <w:pStyle w:val="BodyText"/>
            <w:tabs>
              <w:tab w:val="left" w:pos="968"/>
            </w:tabs>
            <w:spacing w:before="189"/>
          </w:pPr>
        </w:pPrChange>
      </w:pPr>
      <w:r>
        <w:rPr>
          <w:rFonts w:ascii="Trebuchet MS"/>
          <w:spacing w:val="-5"/>
          <w:sz w:val="12"/>
        </w:rPr>
        <w:t>848</w:t>
      </w:r>
      <w:r>
        <w:rPr>
          <w:rFonts w:ascii="Trebuchet MS"/>
          <w:sz w:val="12"/>
        </w:rPr>
        <w:tab/>
      </w:r>
      <w:r>
        <w:rPr>
          <w:spacing w:val="-6"/>
        </w:rPr>
        <w:t>This</w:t>
      </w:r>
      <w:r>
        <w:rPr>
          <w:spacing w:val="-1"/>
        </w:rPr>
        <w:t xml:space="preserve"> </w:t>
      </w:r>
      <w:r>
        <w:rPr>
          <w:spacing w:val="-6"/>
        </w:rPr>
        <w:t>work</w:t>
      </w:r>
      <w:r>
        <w:rPr>
          <w:spacing w:val="-2"/>
        </w:rPr>
        <w:t xml:space="preserve"> </w:t>
      </w:r>
      <w:r>
        <w:rPr>
          <w:spacing w:val="-6"/>
        </w:rPr>
        <w:t>was</w:t>
      </w:r>
      <w:r>
        <w:rPr>
          <w:spacing w:val="-1"/>
        </w:rPr>
        <w:t xml:space="preserve"> </w:t>
      </w:r>
      <w:r>
        <w:rPr>
          <w:spacing w:val="-6"/>
        </w:rPr>
        <w:t>supported</w:t>
      </w:r>
      <w:r>
        <w:rPr>
          <w:spacing w:val="-1"/>
        </w:rPr>
        <w:t xml:space="preserve"> </w:t>
      </w:r>
      <w:r>
        <w:rPr>
          <w:spacing w:val="-6"/>
        </w:rPr>
        <w:t>by</w:t>
      </w:r>
      <w:r>
        <w:rPr>
          <w:spacing w:val="-2"/>
        </w:rPr>
        <w:t xml:space="preserve"> </w:t>
      </w:r>
      <w:r>
        <w:rPr>
          <w:spacing w:val="-6"/>
        </w:rPr>
        <w:t>an</w:t>
      </w:r>
      <w:r>
        <w:t xml:space="preserve"> </w:t>
      </w:r>
      <w:r>
        <w:rPr>
          <w:spacing w:val="-6"/>
        </w:rPr>
        <w:t>Economic</w:t>
      </w:r>
      <w:r>
        <w:rPr>
          <w:spacing w:val="-1"/>
        </w:rPr>
        <w:t xml:space="preserve"> </w:t>
      </w:r>
      <w:r>
        <w:rPr>
          <w:spacing w:val="-6"/>
        </w:rPr>
        <w:t>and</w:t>
      </w:r>
      <w:r>
        <w:rPr>
          <w:spacing w:val="-2"/>
        </w:rPr>
        <w:t xml:space="preserve"> </w:t>
      </w:r>
      <w:r>
        <w:rPr>
          <w:spacing w:val="-6"/>
        </w:rPr>
        <w:t>Social</w:t>
      </w:r>
      <w:r>
        <w:rPr>
          <w:spacing w:val="-1"/>
        </w:rPr>
        <w:t xml:space="preserve"> </w:t>
      </w:r>
      <w:r>
        <w:rPr>
          <w:spacing w:val="-6"/>
        </w:rPr>
        <w:t>Research</w:t>
      </w:r>
      <w:r>
        <w:rPr>
          <w:spacing w:val="-1"/>
        </w:rPr>
        <w:t xml:space="preserve"> </w:t>
      </w:r>
      <w:r>
        <w:rPr>
          <w:spacing w:val="-6"/>
        </w:rPr>
        <w:t>Council</w:t>
      </w:r>
      <w:r>
        <w:rPr>
          <w:spacing w:val="-1"/>
        </w:rPr>
        <w:t xml:space="preserve"> </w:t>
      </w:r>
      <w:r>
        <w:rPr>
          <w:spacing w:val="-6"/>
        </w:rPr>
        <w:t>grant</w:t>
      </w:r>
    </w:p>
    <w:p w14:paraId="3B293ED6" w14:textId="77777777" w:rsidR="00470D98" w:rsidRDefault="001E0CFE">
      <w:pPr>
        <w:pStyle w:val="BodyText"/>
        <w:spacing w:before="8"/>
        <w:pPrChange w:id="3553" w:author="Hughes, Anna E" w:date="2023-08-09T15:29:00Z">
          <w:pPr>
            <w:pStyle w:val="BodyText"/>
          </w:pPr>
        </w:pPrChange>
      </w:pPr>
      <w:r>
        <w:rPr>
          <w:rFonts w:ascii="Trebuchet MS"/>
          <w:spacing w:val="-4"/>
          <w:sz w:val="12"/>
        </w:rPr>
        <w:t>849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4"/>
        </w:rPr>
        <w:t>(ES/S016120/1)</w:t>
      </w:r>
      <w:r>
        <w:rPr>
          <w:spacing w:val="6"/>
        </w:rPr>
        <w:t xml:space="preserve"> </w:t>
      </w:r>
      <w:r>
        <w:rPr>
          <w:spacing w:val="-4"/>
        </w:rPr>
        <w:t>to</w:t>
      </w:r>
      <w:r>
        <w:rPr>
          <w:spacing w:val="7"/>
        </w:rPr>
        <w:t xml:space="preserve"> </w:t>
      </w:r>
      <w:r>
        <w:rPr>
          <w:spacing w:val="-4"/>
        </w:rPr>
        <w:t>ADFC</w:t>
      </w:r>
      <w:r>
        <w:rPr>
          <w:spacing w:val="6"/>
        </w:rPr>
        <w:t xml:space="preserve"> </w:t>
      </w:r>
      <w:r>
        <w:rPr>
          <w:spacing w:val="-4"/>
        </w:rPr>
        <w:t>and</w:t>
      </w:r>
      <w:r>
        <w:rPr>
          <w:spacing w:val="6"/>
        </w:rPr>
        <w:t xml:space="preserve"> </w:t>
      </w:r>
      <w:r>
        <w:rPr>
          <w:spacing w:val="-4"/>
        </w:rPr>
        <w:t>employing</w:t>
      </w:r>
      <w:r>
        <w:rPr>
          <w:spacing w:val="7"/>
        </w:rPr>
        <w:t xml:space="preserve"> </w:t>
      </w:r>
      <w:r>
        <w:rPr>
          <w:spacing w:val="-4"/>
        </w:rPr>
        <w:t>AN.</w:t>
      </w:r>
      <w:r>
        <w:rPr>
          <w:spacing w:val="6"/>
        </w:rPr>
        <w:t xml:space="preserve"> </w:t>
      </w:r>
      <w:r>
        <w:rPr>
          <w:spacing w:val="-4"/>
        </w:rPr>
        <w:t>We</w:t>
      </w:r>
      <w:r>
        <w:rPr>
          <w:spacing w:val="7"/>
        </w:rPr>
        <w:t xml:space="preserve"> </w:t>
      </w:r>
      <w:r>
        <w:rPr>
          <w:spacing w:val="-4"/>
        </w:rPr>
        <w:t>thank</w:t>
      </w:r>
      <w:r>
        <w:rPr>
          <w:spacing w:val="6"/>
        </w:rPr>
        <w:t xml:space="preserve"> </w:t>
      </w:r>
      <w:r>
        <w:rPr>
          <w:spacing w:val="-4"/>
        </w:rPr>
        <w:t>the</w:t>
      </w:r>
      <w:r>
        <w:rPr>
          <w:spacing w:val="6"/>
        </w:rPr>
        <w:t xml:space="preserve"> </w:t>
      </w:r>
      <w:r>
        <w:rPr>
          <w:spacing w:val="-4"/>
        </w:rPr>
        <w:t>reviewers</w:t>
      </w:r>
      <w:r>
        <w:rPr>
          <w:spacing w:val="7"/>
        </w:rPr>
        <w:t xml:space="preserve"> </w:t>
      </w:r>
      <w:r>
        <w:rPr>
          <w:spacing w:val="-4"/>
        </w:rPr>
        <w:t>for</w:t>
      </w:r>
      <w:r>
        <w:rPr>
          <w:spacing w:val="6"/>
        </w:rPr>
        <w:t xml:space="preserve"> </w:t>
      </w:r>
      <w:r>
        <w:rPr>
          <w:spacing w:val="-4"/>
        </w:rPr>
        <w:t>their</w:t>
      </w:r>
    </w:p>
    <w:p w14:paraId="385C65D1" w14:textId="77777777" w:rsidR="00470D98" w:rsidRDefault="001E0CFE">
      <w:pPr>
        <w:pStyle w:val="BodyText"/>
        <w:pPrChange w:id="3554" w:author="Hughes, Anna E" w:date="2023-08-09T15:29:00Z">
          <w:pPr>
            <w:pStyle w:val="BodyText"/>
            <w:spacing w:before="8"/>
          </w:pPr>
        </w:pPrChange>
      </w:pPr>
      <w:r>
        <w:rPr>
          <w:rFonts w:ascii="Trebuchet MS"/>
          <w:spacing w:val="-6"/>
          <w:sz w:val="12"/>
        </w:rPr>
        <w:t>850</w:t>
      </w:r>
      <w:r>
        <w:rPr>
          <w:rFonts w:ascii="Trebuchet MS"/>
          <w:spacing w:val="42"/>
          <w:sz w:val="12"/>
        </w:rPr>
        <w:t xml:space="preserve">  </w:t>
      </w:r>
      <w:r>
        <w:rPr>
          <w:spacing w:val="-6"/>
        </w:rPr>
        <w:t>helpful comments</w:t>
      </w:r>
      <w:r>
        <w:rPr>
          <w:spacing w:val="-7"/>
        </w:rPr>
        <w:t xml:space="preserve"> </w:t>
      </w:r>
      <w:r>
        <w:rPr>
          <w:spacing w:val="-6"/>
        </w:rPr>
        <w:t>which greatly improved</w:t>
      </w:r>
      <w:r>
        <w:rPr>
          <w:spacing w:val="-7"/>
        </w:rPr>
        <w:t xml:space="preserve"> </w:t>
      </w:r>
      <w:r>
        <w:rPr>
          <w:spacing w:val="-6"/>
        </w:rPr>
        <w:t>the manuscript.</w:t>
      </w:r>
    </w:p>
    <w:p w14:paraId="4BBAE71B" w14:textId="77777777" w:rsidR="00470D98" w:rsidRDefault="00470D98">
      <w:pPr>
        <w:pStyle w:val="BodyText"/>
        <w:ind w:left="0"/>
        <w:rPr>
          <w:sz w:val="22"/>
        </w:rPr>
        <w:pPrChange w:id="3555" w:author="Hughes, Anna E" w:date="2023-08-09T15:29:00Z">
          <w:pPr>
            <w:pStyle w:val="BodyText"/>
            <w:spacing w:before="6"/>
            <w:ind w:left="0"/>
          </w:pPr>
        </w:pPrChange>
      </w:pPr>
    </w:p>
    <w:p w14:paraId="5C40CB07" w14:textId="77777777" w:rsidR="00470D98" w:rsidRDefault="001E0CFE">
      <w:pPr>
        <w:spacing w:before="106"/>
        <w:ind w:left="227"/>
        <w:rPr>
          <w:rFonts w:ascii="Times New Roman"/>
          <w:b/>
          <w:sz w:val="24"/>
        </w:rPr>
      </w:pPr>
      <w:r>
        <w:rPr>
          <w:rFonts w:ascii="Trebuchet MS"/>
          <w:sz w:val="12"/>
        </w:rPr>
        <w:t>851</w:t>
      </w:r>
      <w:r>
        <w:rPr>
          <w:rFonts w:ascii="Trebuchet MS"/>
          <w:spacing w:val="62"/>
          <w:sz w:val="12"/>
        </w:rPr>
        <w:t xml:space="preserve">  </w:t>
      </w:r>
      <w:r>
        <w:rPr>
          <w:rFonts w:ascii="Times New Roman"/>
          <w:b/>
          <w:spacing w:val="-2"/>
          <w:sz w:val="24"/>
        </w:rPr>
        <w:t>References</w:t>
      </w:r>
    </w:p>
    <w:p w14:paraId="3CB9ABAD" w14:textId="77777777" w:rsidR="00470D98" w:rsidRDefault="001E0CFE">
      <w:pPr>
        <w:pStyle w:val="BodyText"/>
        <w:spacing w:before="188"/>
      </w:pPr>
      <w:bookmarkStart w:id="3556" w:name="_bookmark26"/>
      <w:bookmarkEnd w:id="3556"/>
      <w:r>
        <w:rPr>
          <w:rFonts w:ascii="Trebuchet MS" w:hAnsi="Trebuchet MS"/>
          <w:spacing w:val="-4"/>
          <w:sz w:val="12"/>
        </w:rPr>
        <w:t>852</w:t>
      </w:r>
      <w:r>
        <w:rPr>
          <w:rFonts w:ascii="Trebuchet MS" w:hAnsi="Trebuchet MS"/>
          <w:spacing w:val="31"/>
          <w:sz w:val="12"/>
        </w:rPr>
        <w:t xml:space="preserve">  </w:t>
      </w:r>
      <w:r>
        <w:rPr>
          <w:spacing w:val="-4"/>
        </w:rPr>
        <w:t>Stefanie</w:t>
      </w:r>
      <w:r>
        <w:rPr>
          <w:spacing w:val="-8"/>
        </w:rPr>
        <w:t xml:space="preserve"> </w:t>
      </w:r>
      <w:r>
        <w:rPr>
          <w:spacing w:val="-4"/>
        </w:rPr>
        <w:t>I</w:t>
      </w:r>
      <w:r>
        <w:rPr>
          <w:spacing w:val="-8"/>
        </w:rPr>
        <w:t xml:space="preserve"> </w:t>
      </w:r>
      <w:r>
        <w:rPr>
          <w:spacing w:val="-4"/>
        </w:rPr>
        <w:t>Becker.</w:t>
      </w:r>
      <w:r>
        <w:rPr>
          <w:spacing w:val="20"/>
        </w:rPr>
        <w:t xml:space="preserve"> </w:t>
      </w:r>
      <w:r>
        <w:rPr>
          <w:spacing w:val="-4"/>
        </w:rPr>
        <w:t>The</w:t>
      </w:r>
      <w:r>
        <w:rPr>
          <w:spacing w:val="-7"/>
        </w:rPr>
        <w:t xml:space="preserve"> </w:t>
      </w:r>
      <w:r>
        <w:rPr>
          <w:spacing w:val="-4"/>
        </w:rPr>
        <w:t>role</w:t>
      </w:r>
      <w:r>
        <w:rPr>
          <w:spacing w:val="-8"/>
        </w:rPr>
        <w:t xml:space="preserve"> </w:t>
      </w:r>
      <w:r>
        <w:rPr>
          <w:spacing w:val="-4"/>
        </w:rPr>
        <w:t>of</w:t>
      </w:r>
      <w:r>
        <w:rPr>
          <w:spacing w:val="-8"/>
        </w:rPr>
        <w:t xml:space="preserve"> </w:t>
      </w:r>
      <w:r>
        <w:rPr>
          <w:spacing w:val="-4"/>
        </w:rPr>
        <w:t>target–distractor</w:t>
      </w:r>
      <w:r>
        <w:rPr>
          <w:spacing w:val="-8"/>
        </w:rPr>
        <w:t xml:space="preserve"> </w:t>
      </w:r>
      <w:r>
        <w:rPr>
          <w:spacing w:val="-4"/>
        </w:rPr>
        <w:t>relationships</w:t>
      </w:r>
      <w:r>
        <w:rPr>
          <w:spacing w:val="-8"/>
        </w:rPr>
        <w:t xml:space="preserve"> </w:t>
      </w:r>
      <w:r>
        <w:rPr>
          <w:spacing w:val="-4"/>
        </w:rPr>
        <w:t>in</w:t>
      </w:r>
      <w:r>
        <w:rPr>
          <w:spacing w:val="-8"/>
        </w:rPr>
        <w:t xml:space="preserve"> </w:t>
      </w:r>
      <w:r>
        <w:rPr>
          <w:spacing w:val="-4"/>
        </w:rPr>
        <w:t>guiding</w:t>
      </w:r>
      <w:r>
        <w:rPr>
          <w:spacing w:val="-8"/>
        </w:rPr>
        <w:t xml:space="preserve"> </w:t>
      </w:r>
      <w:r>
        <w:rPr>
          <w:spacing w:val="-4"/>
        </w:rPr>
        <w:t>attention</w:t>
      </w:r>
    </w:p>
    <w:p w14:paraId="39FBE769" w14:textId="77777777" w:rsidR="00470D98" w:rsidRDefault="001E0CFE">
      <w:pPr>
        <w:tabs>
          <w:tab w:val="left" w:pos="851"/>
        </w:tabs>
        <w:spacing w:before="7"/>
        <w:ind w:left="227"/>
        <w:rPr>
          <w:sz w:val="24"/>
        </w:rPr>
        <w:pPrChange w:id="3557" w:author="Hughes, Anna E" w:date="2023-08-09T15:29:00Z">
          <w:pPr>
            <w:tabs>
              <w:tab w:val="left" w:pos="851"/>
            </w:tabs>
            <w:spacing w:before="8"/>
            <w:ind w:left="227"/>
          </w:pPr>
        </w:pPrChange>
      </w:pPr>
      <w:r>
        <w:rPr>
          <w:rFonts w:ascii="Trebuchet MS"/>
          <w:spacing w:val="-5"/>
          <w:sz w:val="12"/>
        </w:rPr>
        <w:t>853</w:t>
      </w:r>
      <w:r>
        <w:rPr>
          <w:rFonts w:ascii="Trebuchet MS"/>
          <w:sz w:val="12"/>
        </w:rPr>
        <w:tab/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eyes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visual</w:t>
      </w:r>
      <w:r>
        <w:rPr>
          <w:spacing w:val="-5"/>
          <w:sz w:val="24"/>
        </w:rPr>
        <w:t xml:space="preserve"> </w:t>
      </w:r>
      <w:r>
        <w:rPr>
          <w:sz w:val="24"/>
        </w:rPr>
        <w:t>search.</w:t>
      </w:r>
      <w:r>
        <w:rPr>
          <w:spacing w:val="32"/>
          <w:sz w:val="24"/>
        </w:rPr>
        <w:t xml:space="preserve"> </w:t>
      </w:r>
      <w:r>
        <w:rPr>
          <w:rFonts w:ascii="Times New Roman"/>
          <w:i/>
          <w:sz w:val="24"/>
        </w:rPr>
        <w:t>Journal</w:t>
      </w:r>
      <w:r>
        <w:rPr>
          <w:rFonts w:ascii="Times New Roman"/>
          <w:i/>
          <w:spacing w:val="-12"/>
          <w:sz w:val="24"/>
        </w:rPr>
        <w:t xml:space="preserve"> </w:t>
      </w:r>
      <w:r>
        <w:rPr>
          <w:rFonts w:ascii="Times New Roman"/>
          <w:i/>
          <w:sz w:val="24"/>
        </w:rPr>
        <w:t>of</w:t>
      </w:r>
      <w:r>
        <w:rPr>
          <w:rFonts w:ascii="Times New Roman"/>
          <w:i/>
          <w:spacing w:val="-12"/>
          <w:sz w:val="24"/>
        </w:rPr>
        <w:t xml:space="preserve"> </w:t>
      </w:r>
      <w:r>
        <w:rPr>
          <w:rFonts w:ascii="Times New Roman"/>
          <w:i/>
          <w:sz w:val="24"/>
        </w:rPr>
        <w:t>Experimental</w:t>
      </w:r>
      <w:r>
        <w:rPr>
          <w:rFonts w:ascii="Times New Roman"/>
          <w:i/>
          <w:spacing w:val="-12"/>
          <w:sz w:val="24"/>
        </w:rPr>
        <w:t xml:space="preserve"> </w:t>
      </w:r>
      <w:r>
        <w:rPr>
          <w:rFonts w:ascii="Times New Roman"/>
          <w:i/>
          <w:sz w:val="24"/>
        </w:rPr>
        <w:t>Psychology:</w:t>
      </w:r>
      <w:r>
        <w:rPr>
          <w:rFonts w:ascii="Times New Roman"/>
          <w:i/>
          <w:spacing w:val="8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General</w:t>
      </w:r>
      <w:r>
        <w:rPr>
          <w:spacing w:val="-2"/>
          <w:sz w:val="24"/>
        </w:rPr>
        <w:t>,</w:t>
      </w:r>
    </w:p>
    <w:p w14:paraId="0FE97FA3" w14:textId="77777777" w:rsidR="00470D98" w:rsidRDefault="001E0CFE">
      <w:pPr>
        <w:pStyle w:val="BodyText"/>
        <w:tabs>
          <w:tab w:val="left" w:pos="851"/>
        </w:tabs>
        <w:spacing w:before="8"/>
        <w:pPrChange w:id="3558" w:author="Hughes, Anna E" w:date="2023-08-09T15:29:00Z">
          <w:pPr>
            <w:pStyle w:val="BodyText"/>
            <w:tabs>
              <w:tab w:val="left" w:pos="851"/>
            </w:tabs>
          </w:pPr>
        </w:pPrChange>
      </w:pPr>
      <w:r>
        <w:rPr>
          <w:rFonts w:ascii="Trebuchet MS"/>
          <w:spacing w:val="-5"/>
          <w:sz w:val="12"/>
        </w:rPr>
        <w:t>854</w:t>
      </w:r>
      <w:r>
        <w:rPr>
          <w:rFonts w:ascii="Trebuchet MS"/>
          <w:sz w:val="12"/>
        </w:rPr>
        <w:tab/>
      </w:r>
      <w:r>
        <w:rPr>
          <w:w w:val="90"/>
        </w:rPr>
        <w:t>139(2):247,</w:t>
      </w:r>
      <w:r>
        <w:rPr>
          <w:spacing w:val="18"/>
        </w:rPr>
        <w:t xml:space="preserve"> </w:t>
      </w:r>
      <w:r>
        <w:rPr>
          <w:spacing w:val="-2"/>
        </w:rPr>
        <w:t>2010.</w:t>
      </w:r>
    </w:p>
    <w:p w14:paraId="0BD2578D" w14:textId="77777777" w:rsidR="00470D98" w:rsidRDefault="001E0CFE">
      <w:pPr>
        <w:pStyle w:val="BodyText"/>
        <w:spacing w:before="207"/>
      </w:pPr>
      <w:bookmarkStart w:id="3559" w:name="_bookmark27"/>
      <w:bookmarkEnd w:id="3559"/>
      <w:r>
        <w:rPr>
          <w:rFonts w:ascii="Trebuchet MS"/>
          <w:spacing w:val="-2"/>
          <w:sz w:val="12"/>
        </w:rPr>
        <w:t>855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2"/>
        </w:rPr>
        <w:t>Stefanie</w:t>
      </w:r>
      <w:r>
        <w:rPr>
          <w:spacing w:val="2"/>
        </w:rPr>
        <w:t xml:space="preserve"> </w:t>
      </w:r>
      <w:r>
        <w:rPr>
          <w:spacing w:val="-2"/>
        </w:rPr>
        <w:t>I</w:t>
      </w:r>
      <w:r>
        <w:rPr>
          <w:spacing w:val="1"/>
        </w:rPr>
        <w:t xml:space="preserve"> </w:t>
      </w:r>
      <w:r>
        <w:rPr>
          <w:spacing w:val="-2"/>
        </w:rPr>
        <w:t>Becker,</w:t>
      </w:r>
      <w:r>
        <w:rPr>
          <w:spacing w:val="4"/>
        </w:rPr>
        <w:t xml:space="preserve"> </w:t>
      </w:r>
      <w:r>
        <w:rPr>
          <w:spacing w:val="-2"/>
        </w:rPr>
        <w:t>Christian</w:t>
      </w:r>
      <w:r>
        <w:t xml:space="preserve"> </w:t>
      </w:r>
      <w:r>
        <w:rPr>
          <w:spacing w:val="-2"/>
        </w:rPr>
        <w:t>Valuch,</w:t>
      </w:r>
      <w:r>
        <w:rPr>
          <w:spacing w:val="3"/>
        </w:rPr>
        <w:t xml:space="preserve"> </w:t>
      </w:r>
      <w:r>
        <w:rPr>
          <w:spacing w:val="-2"/>
        </w:rPr>
        <w:t>and</w:t>
      </w:r>
      <w:r>
        <w:rPr>
          <w:spacing w:val="2"/>
        </w:rPr>
        <w:t xml:space="preserve"> </w:t>
      </w:r>
      <w:r>
        <w:rPr>
          <w:spacing w:val="-2"/>
        </w:rPr>
        <w:t>Ulrich</w:t>
      </w:r>
      <w:r>
        <w:rPr>
          <w:spacing w:val="1"/>
        </w:rPr>
        <w:t xml:space="preserve"> </w:t>
      </w:r>
      <w:r>
        <w:rPr>
          <w:spacing w:val="-2"/>
        </w:rPr>
        <w:t>Ansorge.</w:t>
      </w:r>
      <w:r>
        <w:rPr>
          <w:spacing w:val="40"/>
        </w:rPr>
        <w:t xml:space="preserve"> </w:t>
      </w:r>
      <w:r>
        <w:rPr>
          <w:spacing w:val="-2"/>
        </w:rPr>
        <w:t>Color</w:t>
      </w:r>
      <w:r>
        <w:rPr>
          <w:spacing w:val="1"/>
        </w:rPr>
        <w:t xml:space="preserve"> </w:t>
      </w:r>
      <w:r>
        <w:rPr>
          <w:spacing w:val="-2"/>
        </w:rPr>
        <w:t>priming</w:t>
      </w:r>
      <w:r>
        <w:rPr>
          <w:spacing w:val="1"/>
        </w:rPr>
        <w:t xml:space="preserve"> </w:t>
      </w:r>
      <w:r>
        <w:rPr>
          <w:spacing w:val="-2"/>
        </w:rPr>
        <w:t>in</w:t>
      </w:r>
      <w:r>
        <w:rPr>
          <w:spacing w:val="2"/>
        </w:rPr>
        <w:t xml:space="preserve"> </w:t>
      </w:r>
      <w:r>
        <w:rPr>
          <w:spacing w:val="-4"/>
        </w:rPr>
        <w:t>pop-</w:t>
      </w:r>
    </w:p>
    <w:p w14:paraId="1F756CB4" w14:textId="77777777" w:rsidR="00470D98" w:rsidRDefault="001E0CFE">
      <w:pPr>
        <w:tabs>
          <w:tab w:val="left" w:pos="851"/>
        </w:tabs>
        <w:spacing w:before="7"/>
        <w:ind w:left="227"/>
        <w:rPr>
          <w:sz w:val="24"/>
        </w:rPr>
        <w:pPrChange w:id="3560" w:author="Hughes, Anna E" w:date="2023-08-09T15:29:00Z">
          <w:pPr>
            <w:tabs>
              <w:tab w:val="left" w:pos="851"/>
            </w:tabs>
            <w:spacing w:before="8"/>
            <w:ind w:left="227"/>
          </w:pPr>
        </w:pPrChange>
      </w:pPr>
      <w:r>
        <w:rPr>
          <w:rFonts w:ascii="Trebuchet MS"/>
          <w:spacing w:val="-5"/>
          <w:sz w:val="12"/>
        </w:rPr>
        <w:t>856</w:t>
      </w:r>
      <w:r>
        <w:rPr>
          <w:rFonts w:ascii="Trebuchet MS"/>
          <w:sz w:val="12"/>
        </w:rPr>
        <w:tab/>
      </w:r>
      <w:r>
        <w:rPr>
          <w:spacing w:val="-6"/>
          <w:sz w:val="24"/>
        </w:rPr>
        <w:t>out search</w:t>
      </w:r>
      <w:r>
        <w:rPr>
          <w:spacing w:val="-3"/>
          <w:sz w:val="24"/>
        </w:rPr>
        <w:t xml:space="preserve"> </w:t>
      </w:r>
      <w:r>
        <w:rPr>
          <w:spacing w:val="-6"/>
          <w:sz w:val="24"/>
        </w:rPr>
        <w:t>depends</w:t>
      </w:r>
      <w:r>
        <w:rPr>
          <w:spacing w:val="-3"/>
          <w:sz w:val="24"/>
        </w:rPr>
        <w:t xml:space="preserve"> </w:t>
      </w:r>
      <w:r>
        <w:rPr>
          <w:spacing w:val="-6"/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pacing w:val="-6"/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6"/>
          <w:sz w:val="24"/>
        </w:rPr>
        <w:t>relative</w:t>
      </w:r>
      <w:r>
        <w:rPr>
          <w:spacing w:val="-3"/>
          <w:sz w:val="24"/>
        </w:rPr>
        <w:t xml:space="preserve"> </w:t>
      </w:r>
      <w:r>
        <w:rPr>
          <w:spacing w:val="-6"/>
          <w:sz w:val="24"/>
        </w:rPr>
        <w:t>color</w:t>
      </w:r>
      <w:r>
        <w:rPr>
          <w:spacing w:val="-3"/>
          <w:sz w:val="24"/>
        </w:rPr>
        <w:t xml:space="preserve"> </w:t>
      </w:r>
      <w:r>
        <w:rPr>
          <w:spacing w:val="-6"/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pacing w:val="-6"/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6"/>
          <w:sz w:val="24"/>
        </w:rPr>
        <w:t>target.</w:t>
      </w:r>
      <w:r>
        <w:rPr>
          <w:spacing w:val="26"/>
          <w:sz w:val="24"/>
        </w:rPr>
        <w:t xml:space="preserve"> </w:t>
      </w:r>
      <w:r>
        <w:rPr>
          <w:rFonts w:ascii="Times New Roman"/>
          <w:i/>
          <w:spacing w:val="-6"/>
          <w:sz w:val="24"/>
        </w:rPr>
        <w:t>Frontiers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pacing w:val="-6"/>
          <w:sz w:val="24"/>
        </w:rPr>
        <w:t>in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pacing w:val="-6"/>
          <w:sz w:val="24"/>
        </w:rPr>
        <w:t>psychology</w:t>
      </w:r>
      <w:r>
        <w:rPr>
          <w:spacing w:val="-6"/>
          <w:sz w:val="24"/>
        </w:rPr>
        <w:t>,</w:t>
      </w:r>
    </w:p>
    <w:p w14:paraId="76D7FCDF" w14:textId="77777777" w:rsidR="00470D98" w:rsidRDefault="001E0CFE">
      <w:pPr>
        <w:tabs>
          <w:tab w:val="left" w:pos="851"/>
        </w:tabs>
        <w:spacing w:before="8"/>
        <w:ind w:left="227"/>
        <w:rPr>
          <w:sz w:val="24"/>
        </w:rPr>
        <w:pPrChange w:id="3561" w:author="Hughes, Anna E" w:date="2023-08-09T15:29:00Z">
          <w:pPr>
            <w:tabs>
              <w:tab w:val="left" w:pos="851"/>
            </w:tabs>
            <w:spacing w:before="7"/>
            <w:ind w:left="227"/>
          </w:pPr>
        </w:pPrChange>
      </w:pPr>
      <w:r>
        <w:rPr>
          <w:rFonts w:ascii="Trebuchet MS"/>
          <w:spacing w:val="-5"/>
          <w:sz w:val="12"/>
        </w:rPr>
        <w:t>857</w:t>
      </w:r>
      <w:r>
        <w:rPr>
          <w:rFonts w:ascii="Trebuchet MS"/>
          <w:sz w:val="12"/>
        </w:rPr>
        <w:tab/>
      </w:r>
      <w:r>
        <w:rPr>
          <w:spacing w:val="-6"/>
          <w:sz w:val="24"/>
        </w:rPr>
        <w:t>5:289,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2014.</w:t>
      </w:r>
    </w:p>
    <w:p w14:paraId="570CDBCA" w14:textId="77777777" w:rsidR="00470D98" w:rsidRDefault="001E0CFE">
      <w:pPr>
        <w:pStyle w:val="BodyText"/>
        <w:spacing w:before="207"/>
      </w:pPr>
      <w:bookmarkStart w:id="3562" w:name="_bookmark28"/>
      <w:bookmarkEnd w:id="3562"/>
      <w:r>
        <w:rPr>
          <w:rFonts w:ascii="Trebuchet MS" w:hAnsi="Trebuchet MS"/>
          <w:spacing w:val="-2"/>
          <w:sz w:val="12"/>
        </w:rPr>
        <w:t>858</w:t>
      </w:r>
      <w:r>
        <w:rPr>
          <w:rFonts w:ascii="Trebuchet MS" w:hAnsi="Trebuchet MS"/>
          <w:spacing w:val="34"/>
          <w:sz w:val="12"/>
        </w:rPr>
        <w:t xml:space="preserve">  </w:t>
      </w:r>
      <w:r>
        <w:rPr>
          <w:spacing w:val="-2"/>
        </w:rPr>
        <w:t>Aline Bompas,</w:t>
      </w:r>
      <w:r>
        <w:rPr>
          <w:spacing w:val="-1"/>
        </w:rPr>
        <w:t xml:space="preserve"> </w:t>
      </w:r>
      <w:r>
        <w:rPr>
          <w:spacing w:val="-2"/>
        </w:rPr>
        <w:t>Petroc</w:t>
      </w:r>
      <w:r>
        <w:rPr>
          <w:spacing w:val="-4"/>
        </w:rPr>
        <w:t xml:space="preserve"> </w:t>
      </w:r>
      <w:r>
        <w:rPr>
          <w:spacing w:val="-2"/>
        </w:rPr>
        <w:t>Sumner,</w:t>
      </w:r>
      <w:r>
        <w:rPr>
          <w:spacing w:val="-1"/>
        </w:rPr>
        <w:t xml:space="preserve"> </w:t>
      </w:r>
      <w:r>
        <w:rPr>
          <w:spacing w:val="-2"/>
        </w:rPr>
        <w:t>and</w:t>
      </w:r>
      <w:r>
        <w:rPr>
          <w:spacing w:val="-4"/>
        </w:rPr>
        <w:t xml:space="preserve"> </w:t>
      </w:r>
      <w:r>
        <w:rPr>
          <w:spacing w:val="-2"/>
        </w:rPr>
        <w:t>Craig</w:t>
      </w:r>
      <w:r>
        <w:rPr>
          <w:spacing w:val="-3"/>
        </w:rPr>
        <w:t xml:space="preserve"> </w:t>
      </w:r>
      <w:r>
        <w:rPr>
          <w:spacing w:val="-2"/>
        </w:rPr>
        <w:t>Hedge.</w:t>
      </w:r>
      <w:r>
        <w:rPr>
          <w:spacing w:val="30"/>
        </w:rPr>
        <w:t xml:space="preserve"> </w:t>
      </w:r>
      <w:r>
        <w:rPr>
          <w:spacing w:val="-2"/>
        </w:rPr>
        <w:t>Non-decision</w:t>
      </w:r>
      <w:r>
        <w:rPr>
          <w:spacing w:val="-3"/>
        </w:rPr>
        <w:t xml:space="preserve"> </w:t>
      </w:r>
      <w:r>
        <w:rPr>
          <w:spacing w:val="-2"/>
        </w:rPr>
        <w:t>time:</w:t>
      </w:r>
      <w:r>
        <w:rPr>
          <w:spacing w:val="13"/>
        </w:rPr>
        <w:t xml:space="preserve"> </w:t>
      </w:r>
      <w:r>
        <w:rPr>
          <w:spacing w:val="-2"/>
        </w:rPr>
        <w:t>the</w:t>
      </w:r>
      <w:r>
        <w:rPr>
          <w:spacing w:val="-3"/>
        </w:rPr>
        <w:t xml:space="preserve"> </w:t>
      </w:r>
      <w:r>
        <w:rPr>
          <w:spacing w:val="-2"/>
        </w:rPr>
        <w:t>higg’s</w:t>
      </w:r>
    </w:p>
    <w:p w14:paraId="2358BA10" w14:textId="77777777" w:rsidR="00470D98" w:rsidRDefault="001E0CFE">
      <w:pPr>
        <w:tabs>
          <w:tab w:val="left" w:pos="851"/>
        </w:tabs>
        <w:spacing w:before="7"/>
        <w:ind w:left="227"/>
        <w:rPr>
          <w:sz w:val="24"/>
        </w:rPr>
        <w:pPrChange w:id="3563" w:author="Hughes, Anna E" w:date="2023-08-09T15:29:00Z">
          <w:pPr>
            <w:tabs>
              <w:tab w:val="left" w:pos="851"/>
            </w:tabs>
            <w:spacing w:before="8"/>
            <w:ind w:left="227"/>
          </w:pPr>
        </w:pPrChange>
      </w:pPr>
      <w:r>
        <w:rPr>
          <w:rFonts w:ascii="Trebuchet MS" w:hAnsi="Trebuchet MS"/>
          <w:spacing w:val="-5"/>
          <w:sz w:val="12"/>
        </w:rPr>
        <w:t>859</w:t>
      </w:r>
      <w:r>
        <w:rPr>
          <w:rFonts w:ascii="Trebuchet MS" w:hAnsi="Trebuchet MS"/>
          <w:sz w:val="12"/>
        </w:rPr>
        <w:tab/>
      </w:r>
      <w:r>
        <w:rPr>
          <w:spacing w:val="-4"/>
          <w:sz w:val="24"/>
        </w:rPr>
        <w:t>boson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decision.</w:t>
      </w:r>
      <w:r>
        <w:rPr>
          <w:spacing w:val="13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bioRxiv</w:t>
      </w:r>
      <w:r>
        <w:rPr>
          <w:spacing w:val="-4"/>
          <w:sz w:val="24"/>
        </w:rPr>
        <w:t>,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pages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2023–02,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2023.</w:t>
      </w:r>
    </w:p>
    <w:p w14:paraId="1DE6BDF3" w14:textId="77777777" w:rsidR="00470D98" w:rsidRDefault="001E0CFE">
      <w:pPr>
        <w:pStyle w:val="BodyText"/>
        <w:spacing w:before="207"/>
        <w:pPrChange w:id="3564" w:author="Hughes, Anna E" w:date="2023-08-09T15:29:00Z">
          <w:pPr>
            <w:pStyle w:val="BodyText"/>
            <w:spacing w:before="206"/>
          </w:pPr>
        </w:pPrChange>
      </w:pPr>
      <w:bookmarkStart w:id="3565" w:name="_bookmark29"/>
      <w:bookmarkEnd w:id="3565"/>
      <w:r>
        <w:rPr>
          <w:rFonts w:ascii="Trebuchet MS"/>
          <w:sz w:val="12"/>
        </w:rPr>
        <w:t>860</w:t>
      </w:r>
      <w:r>
        <w:rPr>
          <w:rFonts w:ascii="Trebuchet MS"/>
          <w:spacing w:val="35"/>
          <w:sz w:val="12"/>
        </w:rPr>
        <w:t xml:space="preserve">  </w:t>
      </w:r>
      <w:r>
        <w:t>Simona</w:t>
      </w:r>
      <w:r>
        <w:rPr>
          <w:spacing w:val="3"/>
        </w:rPr>
        <w:t xml:space="preserve"> </w:t>
      </w:r>
      <w:r>
        <w:t>Buetti,</w:t>
      </w:r>
      <w:r>
        <w:rPr>
          <w:spacing w:val="6"/>
        </w:rPr>
        <w:t xml:space="preserve"> </w:t>
      </w:r>
      <w:r>
        <w:t>Deborah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Cronin,</w:t>
      </w:r>
      <w:r>
        <w:rPr>
          <w:spacing w:val="5"/>
        </w:rPr>
        <w:t xml:space="preserve"> </w:t>
      </w:r>
      <w:r>
        <w:t>Anna</w:t>
      </w:r>
      <w:r>
        <w:rPr>
          <w:spacing w:val="3"/>
        </w:rPr>
        <w:t xml:space="preserve"> </w:t>
      </w:r>
      <w:r>
        <w:t>M</w:t>
      </w:r>
      <w:r>
        <w:rPr>
          <w:spacing w:val="3"/>
        </w:rPr>
        <w:t xml:space="preserve"> </w:t>
      </w:r>
      <w:r>
        <w:t>Madison,</w:t>
      </w:r>
      <w:r>
        <w:rPr>
          <w:spacing w:val="5"/>
        </w:rPr>
        <w:t xml:space="preserve"> </w:t>
      </w:r>
      <w:r>
        <w:t>Zhiyuan</w:t>
      </w:r>
      <w:r>
        <w:rPr>
          <w:spacing w:val="3"/>
        </w:rPr>
        <w:t xml:space="preserve"> </w:t>
      </w:r>
      <w:r>
        <w:t>Wang,</w:t>
      </w:r>
      <w:r>
        <w:rPr>
          <w:spacing w:val="6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rPr>
          <w:spacing w:val="-4"/>
        </w:rPr>
        <w:t>Ale-</w:t>
      </w:r>
    </w:p>
    <w:p w14:paraId="3811C75A" w14:textId="77777777" w:rsidR="00470D98" w:rsidRDefault="001E0CFE">
      <w:pPr>
        <w:pStyle w:val="BodyText"/>
        <w:tabs>
          <w:tab w:val="left" w:pos="851"/>
        </w:tabs>
        <w:spacing w:before="8"/>
      </w:pPr>
      <w:r>
        <w:rPr>
          <w:rFonts w:ascii="Trebuchet MS"/>
          <w:spacing w:val="-5"/>
          <w:sz w:val="12"/>
        </w:rPr>
        <w:t>861</w:t>
      </w:r>
      <w:r>
        <w:rPr>
          <w:rFonts w:ascii="Trebuchet MS"/>
          <w:sz w:val="12"/>
        </w:rPr>
        <w:tab/>
      </w:r>
      <w:r>
        <w:rPr>
          <w:spacing w:val="-6"/>
        </w:rPr>
        <w:t>jandro</w:t>
      </w:r>
      <w:r>
        <w:rPr>
          <w:spacing w:val="-7"/>
        </w:rPr>
        <w:t xml:space="preserve"> </w:t>
      </w:r>
      <w:r>
        <w:rPr>
          <w:spacing w:val="-6"/>
        </w:rPr>
        <w:t>Lleras.</w:t>
      </w:r>
      <w:r>
        <w:rPr>
          <w:spacing w:val="26"/>
        </w:rPr>
        <w:t xml:space="preserve"> </w:t>
      </w:r>
      <w:r>
        <w:rPr>
          <w:spacing w:val="-6"/>
        </w:rPr>
        <w:t>Towards</w:t>
      </w:r>
      <w:r>
        <w:rPr>
          <w:spacing w:val="-7"/>
        </w:rPr>
        <w:t xml:space="preserve"> </w:t>
      </w:r>
      <w:r>
        <w:rPr>
          <w:spacing w:val="-6"/>
        </w:rPr>
        <w:t>a</w:t>
      </w:r>
      <w:r>
        <w:rPr>
          <w:spacing w:val="-7"/>
        </w:rPr>
        <w:t xml:space="preserve"> </w:t>
      </w:r>
      <w:r>
        <w:rPr>
          <w:spacing w:val="-6"/>
        </w:rPr>
        <w:t>better understanding</w:t>
      </w:r>
      <w:r>
        <w:rPr>
          <w:spacing w:val="-7"/>
        </w:rPr>
        <w:t xml:space="preserve"> </w:t>
      </w:r>
      <w:r>
        <w:rPr>
          <w:spacing w:val="-6"/>
        </w:rPr>
        <w:t>of</w:t>
      </w:r>
      <w:r>
        <w:rPr>
          <w:spacing w:val="-7"/>
        </w:rPr>
        <w:t xml:space="preserve"> </w:t>
      </w:r>
      <w:r>
        <w:rPr>
          <w:spacing w:val="-6"/>
        </w:rPr>
        <w:t>parallel</w:t>
      </w:r>
      <w:r>
        <w:rPr>
          <w:spacing w:val="-7"/>
        </w:rPr>
        <w:t xml:space="preserve"> </w:t>
      </w:r>
      <w:r>
        <w:rPr>
          <w:spacing w:val="-6"/>
        </w:rPr>
        <w:t>visual processing</w:t>
      </w:r>
      <w:r>
        <w:rPr>
          <w:spacing w:val="-7"/>
        </w:rPr>
        <w:t xml:space="preserve"> </w:t>
      </w:r>
      <w:r>
        <w:rPr>
          <w:spacing w:val="-6"/>
        </w:rPr>
        <w:t>in</w:t>
      </w:r>
    </w:p>
    <w:p w14:paraId="1D19AAC1" w14:textId="77777777" w:rsidR="00470D98" w:rsidRDefault="001E0CFE">
      <w:pPr>
        <w:pStyle w:val="BodyText"/>
        <w:tabs>
          <w:tab w:val="left" w:pos="851"/>
        </w:tabs>
        <w:rPr>
          <w:rFonts w:ascii="Times New Roman"/>
          <w:i/>
        </w:rPr>
      </w:pPr>
      <w:r>
        <w:rPr>
          <w:rFonts w:ascii="Trebuchet MS"/>
          <w:spacing w:val="-5"/>
          <w:sz w:val="12"/>
        </w:rPr>
        <w:t>862</w:t>
      </w:r>
      <w:r>
        <w:rPr>
          <w:rFonts w:ascii="Trebuchet MS"/>
          <w:sz w:val="12"/>
        </w:rPr>
        <w:tab/>
      </w:r>
      <w:r>
        <w:rPr>
          <w:spacing w:val="-6"/>
        </w:rPr>
        <w:t>human</w:t>
      </w:r>
      <w:r>
        <w:rPr>
          <w:spacing w:val="-3"/>
        </w:rPr>
        <w:t xml:space="preserve"> </w:t>
      </w:r>
      <w:r>
        <w:rPr>
          <w:spacing w:val="-6"/>
        </w:rPr>
        <w:t>vision:</w:t>
      </w:r>
      <w:r>
        <w:rPr>
          <w:spacing w:val="10"/>
        </w:rPr>
        <w:t xml:space="preserve"> </w:t>
      </w:r>
      <w:r>
        <w:rPr>
          <w:spacing w:val="-6"/>
        </w:rPr>
        <w:t>Evidence</w:t>
      </w:r>
      <w:r>
        <w:rPr>
          <w:spacing w:val="-2"/>
        </w:rPr>
        <w:t xml:space="preserve"> </w:t>
      </w:r>
      <w:r>
        <w:rPr>
          <w:spacing w:val="-6"/>
        </w:rPr>
        <w:t>for</w:t>
      </w:r>
      <w:r>
        <w:rPr>
          <w:spacing w:val="-3"/>
        </w:rPr>
        <w:t xml:space="preserve"> </w:t>
      </w:r>
      <w:r>
        <w:rPr>
          <w:spacing w:val="-6"/>
        </w:rPr>
        <w:t>exhaustive</w:t>
      </w:r>
      <w:r>
        <w:rPr>
          <w:spacing w:val="-2"/>
        </w:rPr>
        <w:t xml:space="preserve"> </w:t>
      </w:r>
      <w:r>
        <w:rPr>
          <w:spacing w:val="-6"/>
        </w:rPr>
        <w:t>analysis</w:t>
      </w:r>
      <w:r>
        <w:rPr>
          <w:spacing w:val="-3"/>
        </w:rPr>
        <w:t xml:space="preserve"> </w:t>
      </w:r>
      <w:r>
        <w:rPr>
          <w:spacing w:val="-6"/>
        </w:rPr>
        <w:t>of</w:t>
      </w:r>
      <w:r>
        <w:rPr>
          <w:spacing w:val="-3"/>
        </w:rPr>
        <w:t xml:space="preserve"> </w:t>
      </w:r>
      <w:r>
        <w:rPr>
          <w:spacing w:val="-6"/>
        </w:rPr>
        <w:t>visual</w:t>
      </w:r>
      <w:r>
        <w:rPr>
          <w:spacing w:val="-2"/>
        </w:rPr>
        <w:t xml:space="preserve"> </w:t>
      </w:r>
      <w:r>
        <w:rPr>
          <w:spacing w:val="-6"/>
        </w:rPr>
        <w:t>information.</w:t>
      </w:r>
      <w:r>
        <w:rPr>
          <w:spacing w:val="21"/>
        </w:rPr>
        <w:t xml:space="preserve"> </w:t>
      </w:r>
      <w:r>
        <w:rPr>
          <w:rFonts w:ascii="Times New Roman"/>
          <w:i/>
          <w:spacing w:val="-6"/>
        </w:rPr>
        <w:t>Journal</w:t>
      </w:r>
    </w:p>
    <w:p w14:paraId="7CB86688" w14:textId="77777777" w:rsidR="00470D98" w:rsidRDefault="001E0CFE">
      <w:pPr>
        <w:tabs>
          <w:tab w:val="left" w:pos="851"/>
        </w:tabs>
        <w:spacing w:before="8"/>
        <w:ind w:left="227"/>
        <w:rPr>
          <w:sz w:val="24"/>
        </w:rPr>
      </w:pPr>
      <w:r>
        <w:rPr>
          <w:rFonts w:ascii="Trebuchet MS"/>
          <w:spacing w:val="-5"/>
          <w:sz w:val="12"/>
        </w:rPr>
        <w:t>863</w:t>
      </w:r>
      <w:r>
        <w:rPr>
          <w:rFonts w:ascii="Trebuchet MS"/>
          <w:sz w:val="12"/>
        </w:rPr>
        <w:tab/>
      </w:r>
      <w:r>
        <w:rPr>
          <w:rFonts w:ascii="Times New Roman"/>
          <w:i/>
          <w:spacing w:val="-2"/>
          <w:sz w:val="24"/>
        </w:rPr>
        <w:t>of</w:t>
      </w:r>
      <w:r>
        <w:rPr>
          <w:rFonts w:ascii="Times New Roman"/>
          <w:i/>
          <w:spacing w:val="-13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Experimental</w:t>
      </w:r>
      <w:r>
        <w:rPr>
          <w:rFonts w:ascii="Times New Roman"/>
          <w:i/>
          <w:spacing w:val="-12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Psychology:</w:t>
      </w:r>
      <w:r>
        <w:rPr>
          <w:rFonts w:ascii="Times New Roman"/>
          <w:i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General</w:t>
      </w:r>
      <w:r>
        <w:rPr>
          <w:spacing w:val="-2"/>
          <w:sz w:val="24"/>
        </w:rPr>
        <w:t>,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145(6):672,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2016.</w:t>
      </w:r>
    </w:p>
    <w:p w14:paraId="494266FE" w14:textId="77777777" w:rsidR="00470D98" w:rsidRDefault="001E0CFE">
      <w:pPr>
        <w:pStyle w:val="BodyText"/>
        <w:spacing w:before="206"/>
        <w:pPrChange w:id="3566" w:author="Hughes, Anna E" w:date="2023-08-09T15:29:00Z">
          <w:pPr>
            <w:pStyle w:val="BodyText"/>
            <w:spacing w:before="207"/>
          </w:pPr>
        </w:pPrChange>
      </w:pPr>
      <w:bookmarkStart w:id="3567" w:name="_bookmark30"/>
      <w:bookmarkEnd w:id="3567"/>
      <w:r>
        <w:rPr>
          <w:rFonts w:ascii="Trebuchet MS"/>
          <w:sz w:val="12"/>
        </w:rPr>
        <w:t>864</w:t>
      </w:r>
      <w:r>
        <w:rPr>
          <w:rFonts w:ascii="Trebuchet MS"/>
          <w:spacing w:val="77"/>
          <w:w w:val="150"/>
          <w:sz w:val="12"/>
        </w:rPr>
        <w:t xml:space="preserve"> </w:t>
      </w:r>
      <w:r>
        <w:t>Simona</w:t>
      </w:r>
      <w:r>
        <w:rPr>
          <w:spacing w:val="-3"/>
        </w:rPr>
        <w:t xml:space="preserve"> </w:t>
      </w:r>
      <w:r>
        <w:t>Buetti, Jing</w:t>
      </w:r>
      <w:r>
        <w:rPr>
          <w:spacing w:val="-2"/>
        </w:rPr>
        <w:t xml:space="preserve"> </w:t>
      </w:r>
      <w:r>
        <w:t>Xu, and</w:t>
      </w:r>
      <w:r>
        <w:rPr>
          <w:spacing w:val="-2"/>
        </w:rPr>
        <w:t xml:space="preserve"> </w:t>
      </w:r>
      <w:r>
        <w:t>Alejandro</w:t>
      </w:r>
      <w:r>
        <w:rPr>
          <w:spacing w:val="-3"/>
        </w:rPr>
        <w:t xml:space="preserve"> </w:t>
      </w:r>
      <w:r>
        <w:t>Lleras.</w:t>
      </w:r>
      <w:r>
        <w:rPr>
          <w:spacing w:val="40"/>
        </w:rPr>
        <w:t xml:space="preserve"> </w:t>
      </w:r>
      <w:r>
        <w:t>Predicting</w:t>
      </w:r>
      <w:r>
        <w:rPr>
          <w:spacing w:val="-2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color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2"/>
        </w:rPr>
        <w:t>shape</w:t>
      </w:r>
    </w:p>
    <w:p w14:paraId="1375F438" w14:textId="77777777" w:rsidR="00470D98" w:rsidRDefault="001E0CFE">
      <w:pPr>
        <w:tabs>
          <w:tab w:val="left" w:pos="851"/>
        </w:tabs>
        <w:spacing w:before="8"/>
        <w:ind w:left="227"/>
        <w:rPr>
          <w:sz w:val="24"/>
        </w:rPr>
        <w:pPrChange w:id="3568" w:author="Hughes, Anna E" w:date="2023-08-09T15:29:00Z">
          <w:pPr>
            <w:tabs>
              <w:tab w:val="left" w:pos="851"/>
            </w:tabs>
            <w:spacing w:before="7"/>
            <w:ind w:left="227"/>
          </w:pPr>
        </w:pPrChange>
      </w:pPr>
      <w:r>
        <w:rPr>
          <w:rFonts w:ascii="Trebuchet MS"/>
          <w:spacing w:val="-5"/>
          <w:sz w:val="12"/>
        </w:rPr>
        <w:t>865</w:t>
      </w:r>
      <w:r>
        <w:rPr>
          <w:rFonts w:ascii="Trebuchet MS"/>
          <w:sz w:val="12"/>
        </w:rPr>
        <w:tab/>
      </w:r>
      <w:r>
        <w:rPr>
          <w:spacing w:val="-6"/>
          <w:sz w:val="24"/>
        </w:rPr>
        <w:t>combine</w:t>
      </w:r>
      <w:r>
        <w:rPr>
          <w:spacing w:val="-8"/>
          <w:sz w:val="24"/>
        </w:rPr>
        <w:t xml:space="preserve"> </w:t>
      </w:r>
      <w:r>
        <w:rPr>
          <w:spacing w:val="-6"/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human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visual</w:t>
      </w:r>
      <w:r>
        <w:rPr>
          <w:spacing w:val="-8"/>
          <w:sz w:val="24"/>
        </w:rPr>
        <w:t xml:space="preserve"> </w:t>
      </w:r>
      <w:r>
        <w:rPr>
          <w:spacing w:val="-6"/>
          <w:sz w:val="24"/>
        </w:rPr>
        <w:t>system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to direct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attention.</w:t>
      </w:r>
      <w:r>
        <w:rPr>
          <w:spacing w:val="12"/>
          <w:sz w:val="24"/>
        </w:rPr>
        <w:t xml:space="preserve"> </w:t>
      </w:r>
      <w:r>
        <w:rPr>
          <w:rFonts w:ascii="Times New Roman"/>
          <w:i/>
          <w:spacing w:val="-6"/>
          <w:sz w:val="24"/>
        </w:rPr>
        <w:t>Scientific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pacing w:val="-6"/>
          <w:sz w:val="24"/>
        </w:rPr>
        <w:t>reports</w:t>
      </w:r>
      <w:r>
        <w:rPr>
          <w:spacing w:val="-6"/>
          <w:sz w:val="24"/>
        </w:rPr>
        <w:t>,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9(1):</w:t>
      </w:r>
    </w:p>
    <w:p w14:paraId="2F26C8EF" w14:textId="77777777" w:rsidR="00470D98" w:rsidRDefault="001E0CFE">
      <w:pPr>
        <w:tabs>
          <w:tab w:val="left" w:pos="851"/>
        </w:tabs>
        <w:spacing w:before="8"/>
        <w:ind w:left="227"/>
        <w:rPr>
          <w:sz w:val="24"/>
        </w:rPr>
      </w:pPr>
      <w:r>
        <w:rPr>
          <w:rFonts w:ascii="Trebuchet MS" w:hAnsi="Trebuchet MS"/>
          <w:spacing w:val="-5"/>
          <w:sz w:val="12"/>
        </w:rPr>
        <w:t>866</w:t>
      </w:r>
      <w:r>
        <w:rPr>
          <w:rFonts w:ascii="Trebuchet MS" w:hAnsi="Trebuchet MS"/>
          <w:sz w:val="12"/>
        </w:rPr>
        <w:tab/>
      </w:r>
      <w:r>
        <w:rPr>
          <w:spacing w:val="-4"/>
          <w:sz w:val="24"/>
        </w:rPr>
        <w:t>1–11,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2019.</w:t>
      </w:r>
    </w:p>
    <w:p w14:paraId="7DF74253" w14:textId="77777777" w:rsidR="00470D98" w:rsidRDefault="00470D98">
      <w:pPr>
        <w:rPr>
          <w:ins w:id="3569" w:author="Hughes, Anna E" w:date="2023-08-09T15:29:00Z"/>
          <w:sz w:val="24"/>
        </w:rPr>
        <w:sectPr w:rsidR="00470D98">
          <w:pgSz w:w="12240" w:h="15840"/>
          <w:pgMar w:top="1820" w:right="1720" w:bottom="2000" w:left="1600" w:header="0" w:footer="1818" w:gutter="0"/>
          <w:cols w:space="720"/>
        </w:sectPr>
      </w:pPr>
    </w:p>
    <w:p w14:paraId="11B871A0" w14:textId="77777777" w:rsidR="00470D98" w:rsidRDefault="00470D98">
      <w:pPr>
        <w:pStyle w:val="BodyText"/>
        <w:spacing w:before="0"/>
        <w:ind w:left="0"/>
        <w:rPr>
          <w:ins w:id="3570" w:author="Hughes, Anna E" w:date="2023-08-09T15:29:00Z"/>
          <w:sz w:val="20"/>
        </w:rPr>
      </w:pPr>
    </w:p>
    <w:p w14:paraId="6BEBCA2F" w14:textId="77777777" w:rsidR="00470D98" w:rsidRDefault="00470D98">
      <w:pPr>
        <w:pStyle w:val="BodyText"/>
        <w:spacing w:before="0"/>
        <w:ind w:left="0"/>
        <w:rPr>
          <w:ins w:id="3571" w:author="Hughes, Anna E" w:date="2023-08-09T15:29:00Z"/>
          <w:sz w:val="20"/>
        </w:rPr>
      </w:pPr>
    </w:p>
    <w:p w14:paraId="4FB85CB7" w14:textId="77777777" w:rsidR="00470D98" w:rsidRDefault="001E0CFE">
      <w:pPr>
        <w:pStyle w:val="BodyText"/>
        <w:spacing w:before="238"/>
        <w:pPrChange w:id="3572" w:author="Hughes, Anna E" w:date="2023-08-09T15:29:00Z">
          <w:pPr>
            <w:pStyle w:val="BodyText"/>
            <w:spacing w:before="207"/>
          </w:pPr>
        </w:pPrChange>
      </w:pPr>
      <w:bookmarkStart w:id="3573" w:name="_bookmark31"/>
      <w:bookmarkEnd w:id="3573"/>
      <w:r>
        <w:rPr>
          <w:rFonts w:ascii="Trebuchet MS"/>
          <w:sz w:val="12"/>
        </w:rPr>
        <w:t>867</w:t>
      </w:r>
      <w:r>
        <w:rPr>
          <w:rFonts w:ascii="Trebuchet MS"/>
          <w:spacing w:val="78"/>
          <w:w w:val="150"/>
          <w:sz w:val="12"/>
        </w:rPr>
        <w:t xml:space="preserve"> </w:t>
      </w:r>
      <w:r>
        <w:t>Marisa</w:t>
      </w:r>
      <w:r>
        <w:rPr>
          <w:spacing w:val="-13"/>
        </w:rPr>
        <w:t xml:space="preserve"> </w:t>
      </w:r>
      <w:r>
        <w:t>Carrasco,</w:t>
      </w:r>
      <w:r>
        <w:rPr>
          <w:spacing w:val="-12"/>
        </w:rPr>
        <w:t xml:space="preserve"> </w:t>
      </w:r>
      <w:r>
        <w:t>Denise</w:t>
      </w:r>
      <w:r>
        <w:rPr>
          <w:spacing w:val="-13"/>
        </w:rPr>
        <w:t xml:space="preserve"> </w:t>
      </w:r>
      <w:r>
        <w:t>L</w:t>
      </w:r>
      <w:r>
        <w:rPr>
          <w:spacing w:val="-13"/>
        </w:rPr>
        <w:t xml:space="preserve"> </w:t>
      </w:r>
      <w:r>
        <w:t>Evert,</w:t>
      </w:r>
      <w:r>
        <w:rPr>
          <w:spacing w:val="-13"/>
        </w:rPr>
        <w:t xml:space="preserve"> </w:t>
      </w:r>
      <w:r>
        <w:t>Irene</w:t>
      </w:r>
      <w:r>
        <w:rPr>
          <w:spacing w:val="-12"/>
        </w:rPr>
        <w:t xml:space="preserve"> </w:t>
      </w:r>
      <w:r>
        <w:t>Chang,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Svetlana</w:t>
      </w:r>
      <w:r>
        <w:rPr>
          <w:spacing w:val="-13"/>
        </w:rPr>
        <w:t xml:space="preserve"> </w:t>
      </w:r>
      <w:r>
        <w:t>M</w:t>
      </w:r>
      <w:r>
        <w:rPr>
          <w:spacing w:val="-12"/>
        </w:rPr>
        <w:t xml:space="preserve"> </w:t>
      </w:r>
      <w:r>
        <w:t>Katz.</w:t>
      </w:r>
      <w:r>
        <w:rPr>
          <w:spacing w:val="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rPr>
          <w:spacing w:val="-2"/>
        </w:rPr>
        <w:t>eccen-</w:t>
      </w:r>
    </w:p>
    <w:p w14:paraId="6EC9CB31" w14:textId="77777777" w:rsidR="00470D98" w:rsidRDefault="001E0CFE">
      <w:pPr>
        <w:pStyle w:val="BodyText"/>
        <w:tabs>
          <w:tab w:val="left" w:pos="851"/>
        </w:tabs>
      </w:pPr>
      <w:r>
        <w:rPr>
          <w:rFonts w:ascii="Trebuchet MS"/>
          <w:spacing w:val="-5"/>
          <w:sz w:val="12"/>
        </w:rPr>
        <w:t>868</w:t>
      </w:r>
      <w:r>
        <w:rPr>
          <w:rFonts w:ascii="Trebuchet MS"/>
          <w:sz w:val="12"/>
        </w:rPr>
        <w:tab/>
      </w:r>
      <w:r>
        <w:rPr>
          <w:spacing w:val="-6"/>
        </w:rPr>
        <w:t>tricity</w:t>
      </w:r>
      <w:r>
        <w:rPr>
          <w:spacing w:val="-3"/>
        </w:rPr>
        <w:t xml:space="preserve"> </w:t>
      </w:r>
      <w:r>
        <w:rPr>
          <w:spacing w:val="-6"/>
        </w:rPr>
        <w:t>effect:</w:t>
      </w:r>
      <w:r>
        <w:rPr>
          <w:spacing w:val="13"/>
        </w:rPr>
        <w:t xml:space="preserve"> </w:t>
      </w:r>
      <w:r>
        <w:rPr>
          <w:spacing w:val="-6"/>
        </w:rPr>
        <w:t>Target</w:t>
      </w:r>
      <w:r>
        <w:rPr>
          <w:spacing w:val="-3"/>
        </w:rPr>
        <w:t xml:space="preserve"> </w:t>
      </w:r>
      <w:r>
        <w:rPr>
          <w:spacing w:val="-6"/>
        </w:rPr>
        <w:t>eccentricity</w:t>
      </w:r>
      <w:r>
        <w:rPr>
          <w:spacing w:val="-3"/>
        </w:rPr>
        <w:t xml:space="preserve"> </w:t>
      </w:r>
      <w:r>
        <w:rPr>
          <w:spacing w:val="-6"/>
        </w:rPr>
        <w:t>affects</w:t>
      </w:r>
      <w:r>
        <w:rPr>
          <w:spacing w:val="-3"/>
        </w:rPr>
        <w:t xml:space="preserve"> </w:t>
      </w:r>
      <w:r>
        <w:rPr>
          <w:spacing w:val="-6"/>
        </w:rPr>
        <w:t>performance</w:t>
      </w:r>
      <w:r>
        <w:rPr>
          <w:spacing w:val="-3"/>
        </w:rPr>
        <w:t xml:space="preserve"> </w:t>
      </w:r>
      <w:r>
        <w:rPr>
          <w:spacing w:val="-6"/>
        </w:rPr>
        <w:t>on</w:t>
      </w:r>
      <w:r>
        <w:rPr>
          <w:spacing w:val="-3"/>
        </w:rPr>
        <w:t xml:space="preserve"> </w:t>
      </w:r>
      <w:r>
        <w:rPr>
          <w:spacing w:val="-6"/>
        </w:rPr>
        <w:t>conjunction</w:t>
      </w:r>
      <w:r>
        <w:rPr>
          <w:spacing w:val="-3"/>
        </w:rPr>
        <w:t xml:space="preserve"> </w:t>
      </w:r>
      <w:r>
        <w:rPr>
          <w:spacing w:val="-6"/>
        </w:rPr>
        <w:t>searches.</w:t>
      </w:r>
    </w:p>
    <w:p w14:paraId="4E851A86" w14:textId="77777777" w:rsidR="00470D98" w:rsidRDefault="001E0CFE">
      <w:pPr>
        <w:tabs>
          <w:tab w:val="left" w:pos="851"/>
        </w:tabs>
        <w:spacing w:before="8"/>
        <w:ind w:left="227"/>
        <w:rPr>
          <w:sz w:val="24"/>
        </w:rPr>
      </w:pPr>
      <w:r>
        <w:rPr>
          <w:rFonts w:ascii="Trebuchet MS" w:hAnsi="Trebuchet MS"/>
          <w:spacing w:val="-5"/>
          <w:sz w:val="12"/>
        </w:rPr>
        <w:t>869</w:t>
      </w:r>
      <w:r>
        <w:rPr>
          <w:rFonts w:ascii="Trebuchet MS" w:hAnsi="Trebuchet MS"/>
          <w:sz w:val="12"/>
        </w:rPr>
        <w:tab/>
      </w:r>
      <w:r>
        <w:rPr>
          <w:rFonts w:ascii="Times New Roman" w:hAnsi="Times New Roman"/>
          <w:i/>
          <w:spacing w:val="-4"/>
          <w:sz w:val="24"/>
        </w:rPr>
        <w:t>Perception</w:t>
      </w:r>
      <w:r>
        <w:rPr>
          <w:rFonts w:ascii="Times New Roman" w:hAnsi="Times New Roman"/>
          <w:i/>
          <w:spacing w:val="-7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&amp;</w:t>
      </w:r>
      <w:r>
        <w:rPr>
          <w:rFonts w:ascii="Times New Roman" w:hAnsi="Times New Roman"/>
          <w:i/>
          <w:spacing w:val="-7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psychophysics</w:t>
      </w:r>
      <w:r>
        <w:rPr>
          <w:spacing w:val="-4"/>
          <w:sz w:val="24"/>
        </w:rPr>
        <w:t>,</w:t>
      </w:r>
      <w:r>
        <w:rPr>
          <w:sz w:val="24"/>
        </w:rPr>
        <w:t xml:space="preserve"> </w:t>
      </w:r>
      <w:r>
        <w:rPr>
          <w:spacing w:val="-4"/>
          <w:sz w:val="24"/>
        </w:rPr>
        <w:t>57:1241–1261,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1995.</w:t>
      </w:r>
    </w:p>
    <w:p w14:paraId="63576D1B" w14:textId="77777777" w:rsidR="00470D98" w:rsidRDefault="001E0CFE">
      <w:pPr>
        <w:pStyle w:val="BodyText"/>
        <w:spacing w:before="191"/>
        <w:pPrChange w:id="3574" w:author="Hughes, Anna E" w:date="2023-08-09T15:29:00Z">
          <w:pPr>
            <w:pStyle w:val="BodyText"/>
            <w:spacing w:before="207"/>
          </w:pPr>
        </w:pPrChange>
      </w:pPr>
      <w:bookmarkStart w:id="3575" w:name="_bookmark32"/>
      <w:bookmarkEnd w:id="3575"/>
      <w:r>
        <w:rPr>
          <w:rFonts w:ascii="Trebuchet MS"/>
          <w:sz w:val="12"/>
        </w:rPr>
        <w:t>870</w:t>
      </w:r>
      <w:r>
        <w:rPr>
          <w:rFonts w:ascii="Trebuchet MS"/>
          <w:spacing w:val="35"/>
          <w:sz w:val="12"/>
        </w:rPr>
        <w:t xml:space="preserve">  </w:t>
      </w:r>
      <w:r>
        <w:t>Kyle</w:t>
      </w:r>
      <w:r>
        <w:rPr>
          <w:spacing w:val="2"/>
        </w:rPr>
        <w:t xml:space="preserve"> </w:t>
      </w:r>
      <w:r>
        <w:t>R</w:t>
      </w:r>
      <w:r>
        <w:rPr>
          <w:spacing w:val="2"/>
        </w:rPr>
        <w:t xml:space="preserve"> </w:t>
      </w:r>
      <w:r>
        <w:t>Cave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Jeremy</w:t>
      </w:r>
      <w:r>
        <w:rPr>
          <w:spacing w:val="3"/>
        </w:rPr>
        <w:t xml:space="preserve"> </w:t>
      </w:r>
      <w:r>
        <w:t>M</w:t>
      </w:r>
      <w:r>
        <w:rPr>
          <w:spacing w:val="2"/>
        </w:rPr>
        <w:t xml:space="preserve"> </w:t>
      </w:r>
      <w:r>
        <w:t>Wolfe.</w:t>
      </w:r>
      <w:r>
        <w:rPr>
          <w:spacing w:val="47"/>
        </w:rPr>
        <w:t xml:space="preserve"> </w:t>
      </w:r>
      <w:r>
        <w:t>Modeling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role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parallel</w:t>
      </w:r>
      <w:r>
        <w:rPr>
          <w:spacing w:val="2"/>
        </w:rPr>
        <w:t xml:space="preserve"> </w:t>
      </w:r>
      <w:r>
        <w:t>processing</w:t>
      </w:r>
      <w:r>
        <w:rPr>
          <w:spacing w:val="3"/>
        </w:rPr>
        <w:t xml:space="preserve"> </w:t>
      </w:r>
      <w:r>
        <w:rPr>
          <w:spacing w:val="-5"/>
        </w:rPr>
        <w:t>in</w:t>
      </w:r>
    </w:p>
    <w:p w14:paraId="2C018A43" w14:textId="77777777" w:rsidR="00470D98" w:rsidRDefault="001E0CFE">
      <w:pPr>
        <w:tabs>
          <w:tab w:val="left" w:pos="851"/>
        </w:tabs>
        <w:spacing w:before="8"/>
        <w:ind w:left="227"/>
        <w:rPr>
          <w:sz w:val="24"/>
        </w:rPr>
        <w:pPrChange w:id="3576" w:author="Hughes, Anna E" w:date="2023-08-09T15:29:00Z">
          <w:pPr>
            <w:tabs>
              <w:tab w:val="left" w:pos="851"/>
            </w:tabs>
            <w:spacing w:before="7"/>
            <w:ind w:left="227"/>
          </w:pPr>
        </w:pPrChange>
      </w:pPr>
      <w:r>
        <w:rPr>
          <w:rFonts w:ascii="Trebuchet MS" w:hAnsi="Trebuchet MS"/>
          <w:spacing w:val="-5"/>
          <w:sz w:val="12"/>
        </w:rPr>
        <w:t>871</w:t>
      </w:r>
      <w:r>
        <w:rPr>
          <w:rFonts w:ascii="Trebuchet MS" w:hAnsi="Trebuchet MS"/>
          <w:sz w:val="12"/>
        </w:rPr>
        <w:tab/>
      </w:r>
      <w:r>
        <w:rPr>
          <w:spacing w:val="-4"/>
          <w:sz w:val="24"/>
        </w:rPr>
        <w:t>visual</w:t>
      </w:r>
      <w:r>
        <w:rPr>
          <w:spacing w:val="-10"/>
          <w:sz w:val="24"/>
        </w:rPr>
        <w:t xml:space="preserve"> </w:t>
      </w:r>
      <w:r>
        <w:rPr>
          <w:spacing w:val="-4"/>
          <w:sz w:val="24"/>
        </w:rPr>
        <w:t>search.</w:t>
      </w:r>
      <w:r>
        <w:rPr>
          <w:spacing w:val="12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Cognitive</w:t>
      </w:r>
      <w:r>
        <w:rPr>
          <w:rFonts w:ascii="Times New Roman" w:hAnsi="Times New Roman"/>
          <w:i/>
          <w:spacing w:val="-11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psychology</w:t>
      </w:r>
      <w:r>
        <w:rPr>
          <w:spacing w:val="-4"/>
          <w:sz w:val="24"/>
        </w:rPr>
        <w:t>,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22(2):225–271,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1990.</w:t>
      </w:r>
    </w:p>
    <w:p w14:paraId="4CE6E886" w14:textId="77777777" w:rsidR="00087420" w:rsidRDefault="00087420">
      <w:pPr>
        <w:rPr>
          <w:del w:id="3577" w:author="Hughes, Anna E" w:date="2023-08-09T15:29:00Z"/>
          <w:sz w:val="24"/>
        </w:rPr>
        <w:sectPr w:rsidR="00087420">
          <w:pgSz w:w="12240" w:h="15840"/>
          <w:pgMar w:top="1820" w:right="1720" w:bottom="2000" w:left="1600" w:header="0" w:footer="1818" w:gutter="0"/>
          <w:cols w:space="720"/>
        </w:sectPr>
      </w:pPr>
      <w:bookmarkStart w:id="3578" w:name="_bookmark33"/>
      <w:bookmarkEnd w:id="3578"/>
    </w:p>
    <w:p w14:paraId="517337B8" w14:textId="77777777" w:rsidR="00087420" w:rsidRDefault="00087420">
      <w:pPr>
        <w:pStyle w:val="BodyText"/>
        <w:spacing w:before="0"/>
        <w:ind w:left="0"/>
        <w:rPr>
          <w:del w:id="3579" w:author="Hughes, Anna E" w:date="2023-08-09T15:29:00Z"/>
          <w:sz w:val="20"/>
        </w:rPr>
      </w:pPr>
    </w:p>
    <w:p w14:paraId="4C2D5BEB" w14:textId="77777777" w:rsidR="00087420" w:rsidRDefault="00087420">
      <w:pPr>
        <w:pStyle w:val="BodyText"/>
        <w:spacing w:before="0"/>
        <w:ind w:left="0"/>
        <w:rPr>
          <w:del w:id="3580" w:author="Hughes, Anna E" w:date="2023-08-09T15:29:00Z"/>
          <w:sz w:val="20"/>
        </w:rPr>
      </w:pPr>
    </w:p>
    <w:p w14:paraId="522203EE" w14:textId="77777777" w:rsidR="00470D98" w:rsidRDefault="001E0CFE">
      <w:pPr>
        <w:pStyle w:val="BodyText"/>
        <w:spacing w:before="191"/>
        <w:pPrChange w:id="3581" w:author="Hughes, Anna E" w:date="2023-08-09T15:29:00Z">
          <w:pPr>
            <w:pStyle w:val="BodyText"/>
            <w:spacing w:before="238"/>
          </w:pPr>
        </w:pPrChange>
      </w:pPr>
      <w:r>
        <w:rPr>
          <w:rFonts w:ascii="Trebuchet MS"/>
          <w:sz w:val="12"/>
        </w:rPr>
        <w:t>872</w:t>
      </w:r>
      <w:r>
        <w:rPr>
          <w:rFonts w:ascii="Trebuchet MS"/>
          <w:spacing w:val="43"/>
          <w:sz w:val="12"/>
        </w:rPr>
        <w:t xml:space="preserve">  </w:t>
      </w:r>
      <w:r>
        <w:t>Alasdair</w:t>
      </w:r>
      <w:r>
        <w:rPr>
          <w:spacing w:val="44"/>
        </w:rPr>
        <w:t xml:space="preserve"> </w:t>
      </w:r>
      <w:r>
        <w:t>DF</w:t>
      </w:r>
      <w:r>
        <w:rPr>
          <w:spacing w:val="43"/>
        </w:rPr>
        <w:t xml:space="preserve"> </w:t>
      </w:r>
      <w:r>
        <w:t>Clarke,</w:t>
      </w:r>
      <w:r>
        <w:rPr>
          <w:spacing w:val="56"/>
        </w:rPr>
        <w:t xml:space="preserve"> </w:t>
      </w:r>
      <w:r>
        <w:t>Jessica</w:t>
      </w:r>
      <w:r>
        <w:rPr>
          <w:spacing w:val="43"/>
        </w:rPr>
        <w:t xml:space="preserve"> </w:t>
      </w:r>
      <w:r>
        <w:t>L</w:t>
      </w:r>
      <w:r>
        <w:rPr>
          <w:spacing w:val="43"/>
        </w:rPr>
        <w:t xml:space="preserve"> </w:t>
      </w:r>
      <w:r>
        <w:t>Irons,</w:t>
      </w:r>
      <w:r>
        <w:rPr>
          <w:spacing w:val="55"/>
        </w:rPr>
        <w:t xml:space="preserve"> </w:t>
      </w:r>
      <w:r>
        <w:t>Warren</w:t>
      </w:r>
      <w:r>
        <w:rPr>
          <w:spacing w:val="43"/>
        </w:rPr>
        <w:t xml:space="preserve"> </w:t>
      </w:r>
      <w:r>
        <w:t>James,</w:t>
      </w:r>
      <w:r>
        <w:rPr>
          <w:spacing w:val="56"/>
        </w:rPr>
        <w:t xml:space="preserve"> </w:t>
      </w:r>
      <w:r>
        <w:t>Andrew</w:t>
      </w:r>
      <w:r>
        <w:rPr>
          <w:spacing w:val="43"/>
        </w:rPr>
        <w:t xml:space="preserve"> </w:t>
      </w:r>
      <w:r>
        <w:t>B</w:t>
      </w:r>
      <w:r>
        <w:rPr>
          <w:spacing w:val="43"/>
        </w:rPr>
        <w:t xml:space="preserve"> </w:t>
      </w:r>
      <w:r>
        <w:t>Leber,</w:t>
      </w:r>
      <w:r>
        <w:rPr>
          <w:spacing w:val="55"/>
        </w:rPr>
        <w:t xml:space="preserve"> </w:t>
      </w:r>
      <w:r>
        <w:rPr>
          <w:spacing w:val="-5"/>
        </w:rPr>
        <w:t>and</w:t>
      </w:r>
    </w:p>
    <w:p w14:paraId="7DFDA842" w14:textId="77777777" w:rsidR="00470D98" w:rsidRDefault="001E0CFE">
      <w:pPr>
        <w:pStyle w:val="BodyText"/>
        <w:tabs>
          <w:tab w:val="left" w:pos="851"/>
        </w:tabs>
        <w:spacing w:before="8"/>
        <w:pPrChange w:id="3582" w:author="Hughes, Anna E" w:date="2023-08-09T15:29:00Z">
          <w:pPr>
            <w:pStyle w:val="BodyText"/>
            <w:tabs>
              <w:tab w:val="left" w:pos="851"/>
            </w:tabs>
          </w:pPr>
        </w:pPrChange>
      </w:pPr>
      <w:r>
        <w:rPr>
          <w:rFonts w:ascii="Trebuchet MS"/>
          <w:spacing w:val="-5"/>
          <w:sz w:val="12"/>
        </w:rPr>
        <w:t>873</w:t>
      </w:r>
      <w:r>
        <w:rPr>
          <w:rFonts w:ascii="Trebuchet MS"/>
          <w:sz w:val="12"/>
        </w:rPr>
        <w:tab/>
      </w:r>
      <w:r>
        <w:rPr>
          <w:spacing w:val="-4"/>
        </w:rPr>
        <w:t>Amelia</w:t>
      </w:r>
      <w:r>
        <w:rPr>
          <w:spacing w:val="-2"/>
        </w:rPr>
        <w:t xml:space="preserve"> </w:t>
      </w:r>
      <w:r>
        <w:rPr>
          <w:spacing w:val="-4"/>
        </w:rPr>
        <w:t>R</w:t>
      </w:r>
      <w:r>
        <w:rPr>
          <w:spacing w:val="-1"/>
        </w:rPr>
        <w:t xml:space="preserve"> </w:t>
      </w:r>
      <w:r>
        <w:rPr>
          <w:spacing w:val="-4"/>
        </w:rPr>
        <w:t>Hunt.</w:t>
      </w:r>
      <w:r>
        <w:rPr>
          <w:spacing w:val="35"/>
        </w:rPr>
        <w:t xml:space="preserve"> </w:t>
      </w:r>
      <w:r>
        <w:rPr>
          <w:spacing w:val="-4"/>
        </w:rPr>
        <w:t>Stable</w:t>
      </w:r>
      <w:r>
        <w:rPr>
          <w:spacing w:val="-1"/>
        </w:rPr>
        <w:t xml:space="preserve"> </w:t>
      </w:r>
      <w:r>
        <w:rPr>
          <w:spacing w:val="-4"/>
        </w:rPr>
        <w:t>individual</w:t>
      </w:r>
      <w:r>
        <w:rPr>
          <w:spacing w:val="-1"/>
        </w:rPr>
        <w:t xml:space="preserve"> </w:t>
      </w:r>
      <w:r>
        <w:rPr>
          <w:spacing w:val="-4"/>
        </w:rPr>
        <w:t>differences</w:t>
      </w:r>
      <w:r>
        <w:rPr>
          <w:spacing w:val="-2"/>
        </w:rPr>
        <w:t xml:space="preserve"> </w:t>
      </w:r>
      <w:r>
        <w:rPr>
          <w:spacing w:val="-4"/>
        </w:rPr>
        <w:t>in</w:t>
      </w:r>
      <w:r>
        <w:rPr>
          <w:spacing w:val="-1"/>
        </w:rPr>
        <w:t xml:space="preserve"> </w:t>
      </w:r>
      <w:r>
        <w:rPr>
          <w:spacing w:val="-4"/>
        </w:rPr>
        <w:t>strategies</w:t>
      </w:r>
      <w:r>
        <w:rPr>
          <w:spacing w:val="-2"/>
        </w:rPr>
        <w:t xml:space="preserve"> </w:t>
      </w:r>
      <w:r>
        <w:rPr>
          <w:spacing w:val="-4"/>
        </w:rPr>
        <w:t>within,</w:t>
      </w:r>
      <w:r>
        <w:rPr>
          <w:spacing w:val="1"/>
        </w:rPr>
        <w:t xml:space="preserve"> </w:t>
      </w:r>
      <w:r>
        <w:rPr>
          <w:spacing w:val="-4"/>
        </w:rPr>
        <w:t>but</w:t>
      </w:r>
      <w:r>
        <w:rPr>
          <w:spacing w:val="-1"/>
        </w:rPr>
        <w:t xml:space="preserve"> </w:t>
      </w:r>
      <w:r>
        <w:rPr>
          <w:spacing w:val="-4"/>
        </w:rPr>
        <w:t>not</w:t>
      </w:r>
      <w:r>
        <w:rPr>
          <w:spacing w:val="-2"/>
        </w:rPr>
        <w:t xml:space="preserve"> </w:t>
      </w:r>
      <w:r>
        <w:rPr>
          <w:spacing w:val="-5"/>
        </w:rPr>
        <w:t>be-</w:t>
      </w:r>
    </w:p>
    <w:p w14:paraId="072CF446" w14:textId="77777777" w:rsidR="00470D98" w:rsidRDefault="001E0CFE">
      <w:pPr>
        <w:tabs>
          <w:tab w:val="left" w:pos="851"/>
        </w:tabs>
        <w:spacing w:before="7"/>
        <w:ind w:left="227"/>
        <w:rPr>
          <w:sz w:val="24"/>
        </w:rPr>
        <w:pPrChange w:id="3583" w:author="Hughes, Anna E" w:date="2023-08-09T15:29:00Z">
          <w:pPr>
            <w:tabs>
              <w:tab w:val="left" w:pos="851"/>
            </w:tabs>
            <w:spacing w:before="8"/>
            <w:ind w:left="227"/>
          </w:pPr>
        </w:pPrChange>
      </w:pPr>
      <w:r>
        <w:rPr>
          <w:rFonts w:ascii="Trebuchet MS"/>
          <w:spacing w:val="-5"/>
          <w:sz w:val="12"/>
        </w:rPr>
        <w:t>874</w:t>
      </w:r>
      <w:r>
        <w:rPr>
          <w:rFonts w:ascii="Trebuchet MS"/>
          <w:sz w:val="12"/>
        </w:rPr>
        <w:tab/>
      </w:r>
      <w:r>
        <w:rPr>
          <w:spacing w:val="-2"/>
          <w:sz w:val="24"/>
        </w:rPr>
        <w:t>tween,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visual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search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tasks.</w:t>
      </w:r>
      <w:r>
        <w:rPr>
          <w:spacing w:val="31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Quarterly</w:t>
      </w:r>
      <w:r>
        <w:rPr>
          <w:rFonts w:ascii="Times New Roman"/>
          <w:i/>
          <w:spacing w:val="-7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Journal</w:t>
      </w:r>
      <w:r>
        <w:rPr>
          <w:rFonts w:ascii="Times New Roman"/>
          <w:i/>
          <w:spacing w:val="-7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of</w:t>
      </w:r>
      <w:r>
        <w:rPr>
          <w:rFonts w:ascii="Times New Roman"/>
          <w:i/>
          <w:spacing w:val="-7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Experimental</w:t>
      </w:r>
      <w:r>
        <w:rPr>
          <w:rFonts w:ascii="Times New Roman"/>
          <w:i/>
          <w:spacing w:val="-7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Psychology</w:t>
      </w:r>
      <w:r>
        <w:rPr>
          <w:spacing w:val="-2"/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pacing w:val="-5"/>
          <w:sz w:val="24"/>
        </w:rPr>
        <w:t>75</w:t>
      </w:r>
    </w:p>
    <w:p w14:paraId="62A3E47D" w14:textId="77777777" w:rsidR="00470D98" w:rsidRDefault="001E0CFE">
      <w:pPr>
        <w:pStyle w:val="BodyText"/>
        <w:tabs>
          <w:tab w:val="left" w:pos="851"/>
        </w:tabs>
        <w:spacing w:before="8"/>
        <w:pPrChange w:id="3584" w:author="Hughes, Anna E" w:date="2023-08-09T15:29:00Z">
          <w:pPr>
            <w:pStyle w:val="BodyText"/>
            <w:tabs>
              <w:tab w:val="left" w:pos="851"/>
            </w:tabs>
          </w:pPr>
        </w:pPrChange>
      </w:pPr>
      <w:r>
        <w:rPr>
          <w:rFonts w:ascii="Trebuchet MS" w:hAnsi="Trebuchet MS"/>
          <w:spacing w:val="-5"/>
          <w:sz w:val="12"/>
        </w:rPr>
        <w:t>875</w:t>
      </w:r>
      <w:r>
        <w:rPr>
          <w:rFonts w:ascii="Trebuchet MS" w:hAnsi="Trebuchet MS"/>
          <w:sz w:val="12"/>
        </w:rPr>
        <w:tab/>
      </w:r>
      <w:r>
        <w:rPr>
          <w:w w:val="90"/>
        </w:rPr>
        <w:t>(2):289–296,</w:t>
      </w:r>
      <w:r>
        <w:rPr>
          <w:spacing w:val="32"/>
        </w:rPr>
        <w:t xml:space="preserve"> </w:t>
      </w:r>
      <w:r>
        <w:rPr>
          <w:spacing w:val="-2"/>
        </w:rPr>
        <w:t>2022a.</w:t>
      </w:r>
    </w:p>
    <w:p w14:paraId="44817F0E" w14:textId="77777777" w:rsidR="00470D98" w:rsidRDefault="001E0CFE">
      <w:pPr>
        <w:pStyle w:val="BodyText"/>
        <w:spacing w:before="191"/>
        <w:pPrChange w:id="3585" w:author="Hughes, Anna E" w:date="2023-08-09T15:29:00Z">
          <w:pPr>
            <w:pStyle w:val="BodyText"/>
            <w:spacing w:before="192"/>
          </w:pPr>
        </w:pPrChange>
      </w:pPr>
      <w:bookmarkStart w:id="3586" w:name="_bookmark34"/>
      <w:bookmarkEnd w:id="3586"/>
      <w:r>
        <w:rPr>
          <w:rFonts w:ascii="Trebuchet MS"/>
          <w:spacing w:val="-4"/>
          <w:sz w:val="12"/>
        </w:rPr>
        <w:t>876</w:t>
      </w:r>
      <w:r>
        <w:rPr>
          <w:rFonts w:ascii="Trebuchet MS"/>
          <w:spacing w:val="50"/>
          <w:sz w:val="12"/>
        </w:rPr>
        <w:t xml:space="preserve">  </w:t>
      </w:r>
      <w:r>
        <w:rPr>
          <w:spacing w:val="-4"/>
        </w:rPr>
        <w:t>Alasdair</w:t>
      </w:r>
      <w:r>
        <w:rPr>
          <w:spacing w:val="-9"/>
        </w:rPr>
        <w:t xml:space="preserve"> </w:t>
      </w:r>
      <w:r>
        <w:rPr>
          <w:spacing w:val="-4"/>
        </w:rPr>
        <w:t>DF</w:t>
      </w:r>
      <w:r>
        <w:rPr>
          <w:spacing w:val="-9"/>
        </w:rPr>
        <w:t xml:space="preserve"> </w:t>
      </w:r>
      <w:r>
        <w:rPr>
          <w:spacing w:val="-4"/>
        </w:rPr>
        <w:t>Clarke,</w:t>
      </w:r>
      <w:r>
        <w:rPr>
          <w:spacing w:val="-8"/>
        </w:rPr>
        <w:t xml:space="preserve"> </w:t>
      </w:r>
      <w:r>
        <w:rPr>
          <w:spacing w:val="-4"/>
        </w:rPr>
        <w:t>Anna</w:t>
      </w:r>
      <w:r>
        <w:rPr>
          <w:spacing w:val="-9"/>
        </w:rPr>
        <w:t xml:space="preserve"> </w:t>
      </w:r>
      <w:r>
        <w:rPr>
          <w:spacing w:val="-4"/>
        </w:rPr>
        <w:t>Nowakowska,</w:t>
      </w:r>
      <w:r>
        <w:rPr>
          <w:spacing w:val="-8"/>
        </w:rPr>
        <w:t xml:space="preserve"> </w:t>
      </w:r>
      <w:r>
        <w:rPr>
          <w:spacing w:val="-4"/>
        </w:rPr>
        <w:t>and</w:t>
      </w:r>
      <w:r>
        <w:rPr>
          <w:spacing w:val="-9"/>
        </w:rPr>
        <w:t xml:space="preserve"> </w:t>
      </w:r>
      <w:r>
        <w:rPr>
          <w:spacing w:val="-4"/>
        </w:rPr>
        <w:t>Amelia</w:t>
      </w:r>
      <w:r>
        <w:rPr>
          <w:spacing w:val="-9"/>
        </w:rPr>
        <w:t xml:space="preserve"> </w:t>
      </w:r>
      <w:r>
        <w:rPr>
          <w:spacing w:val="-4"/>
        </w:rPr>
        <w:t>R</w:t>
      </w:r>
      <w:r>
        <w:rPr>
          <w:spacing w:val="-9"/>
        </w:rPr>
        <w:t xml:space="preserve"> </w:t>
      </w:r>
      <w:r>
        <w:rPr>
          <w:spacing w:val="-4"/>
        </w:rPr>
        <w:t>Hunt.</w:t>
      </w:r>
      <w:r>
        <w:rPr>
          <w:spacing w:val="3"/>
        </w:rPr>
        <w:t xml:space="preserve"> </w:t>
      </w:r>
      <w:r>
        <w:rPr>
          <w:spacing w:val="-4"/>
        </w:rPr>
        <w:t>Visual</w:t>
      </w:r>
      <w:r>
        <w:rPr>
          <w:spacing w:val="-10"/>
        </w:rPr>
        <w:t xml:space="preserve"> </w:t>
      </w:r>
      <w:r>
        <w:rPr>
          <w:spacing w:val="-4"/>
        </w:rPr>
        <w:t>search</w:t>
      </w:r>
      <w:r>
        <w:rPr>
          <w:spacing w:val="-9"/>
        </w:rPr>
        <w:t xml:space="preserve"> </w:t>
      </w:r>
      <w:r>
        <w:rPr>
          <w:spacing w:val="-4"/>
        </w:rPr>
        <w:t>habits</w:t>
      </w:r>
    </w:p>
    <w:p w14:paraId="36F4084A" w14:textId="77777777" w:rsidR="00470D98" w:rsidRDefault="001E0CFE">
      <w:pPr>
        <w:tabs>
          <w:tab w:val="left" w:pos="851"/>
        </w:tabs>
        <w:spacing w:before="8"/>
        <w:ind w:left="227"/>
        <w:rPr>
          <w:sz w:val="24"/>
        </w:rPr>
        <w:pPrChange w:id="3587" w:author="Hughes, Anna E" w:date="2023-08-09T15:29:00Z">
          <w:pPr>
            <w:tabs>
              <w:tab w:val="left" w:pos="851"/>
            </w:tabs>
            <w:spacing w:before="7"/>
            <w:ind w:left="227"/>
          </w:pPr>
        </w:pPrChange>
      </w:pPr>
      <w:r>
        <w:rPr>
          <w:rFonts w:ascii="Trebuchet MS"/>
          <w:spacing w:val="-5"/>
          <w:sz w:val="12"/>
        </w:rPr>
        <w:t>877</w:t>
      </w:r>
      <w:r>
        <w:rPr>
          <w:rFonts w:ascii="Trebuchet MS"/>
          <w:sz w:val="12"/>
        </w:rPr>
        <w:tab/>
      </w:r>
      <w:r>
        <w:rPr>
          <w:spacing w:val="-4"/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spatial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structure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scenes.</w:t>
      </w:r>
      <w:r>
        <w:rPr>
          <w:spacing w:val="25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Attention,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Perception,</w:t>
      </w:r>
      <w:r>
        <w:rPr>
          <w:rFonts w:ascii="Times New Roman"/>
          <w:i/>
          <w:spacing w:val="-7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&amp;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Psychophysics</w:t>
      </w:r>
      <w:r>
        <w:rPr>
          <w:spacing w:val="-4"/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84</w:t>
      </w:r>
    </w:p>
    <w:p w14:paraId="4AEECE4E" w14:textId="77777777" w:rsidR="00470D98" w:rsidRDefault="001E0CFE">
      <w:pPr>
        <w:pStyle w:val="BodyText"/>
        <w:tabs>
          <w:tab w:val="left" w:pos="851"/>
        </w:tabs>
        <w:pPrChange w:id="3588" w:author="Hughes, Anna E" w:date="2023-08-09T15:29:00Z">
          <w:pPr>
            <w:pStyle w:val="BodyText"/>
            <w:tabs>
              <w:tab w:val="left" w:pos="851"/>
            </w:tabs>
            <w:spacing w:before="8"/>
          </w:pPr>
        </w:pPrChange>
      </w:pPr>
      <w:r>
        <w:rPr>
          <w:rFonts w:ascii="Trebuchet MS" w:hAnsi="Trebuchet MS"/>
          <w:spacing w:val="-5"/>
          <w:sz w:val="12"/>
        </w:rPr>
        <w:t>878</w:t>
      </w:r>
      <w:r>
        <w:rPr>
          <w:rFonts w:ascii="Trebuchet MS" w:hAnsi="Trebuchet MS"/>
          <w:sz w:val="12"/>
        </w:rPr>
        <w:tab/>
      </w:r>
      <w:r>
        <w:rPr>
          <w:w w:val="90"/>
        </w:rPr>
        <w:t>(6):1874–1885,</w:t>
      </w:r>
      <w:r>
        <w:rPr>
          <w:spacing w:val="22"/>
        </w:rPr>
        <w:t xml:space="preserve"> </w:t>
      </w:r>
      <w:r>
        <w:rPr>
          <w:spacing w:val="-2"/>
        </w:rPr>
        <w:t>2022b.</w:t>
      </w:r>
    </w:p>
    <w:p w14:paraId="466D74DB" w14:textId="77777777" w:rsidR="00470D98" w:rsidRDefault="001E0CFE">
      <w:pPr>
        <w:pStyle w:val="BodyText"/>
        <w:spacing w:before="192"/>
        <w:pPrChange w:id="3589" w:author="Hughes, Anna E" w:date="2023-08-09T15:29:00Z">
          <w:pPr>
            <w:pStyle w:val="BodyText"/>
            <w:spacing w:before="191"/>
          </w:pPr>
        </w:pPrChange>
      </w:pPr>
      <w:bookmarkStart w:id="3590" w:name="_bookmark35"/>
      <w:bookmarkEnd w:id="3590"/>
      <w:r>
        <w:rPr>
          <w:rFonts w:ascii="Trebuchet MS"/>
          <w:sz w:val="12"/>
        </w:rPr>
        <w:t>879</w:t>
      </w:r>
      <w:r>
        <w:rPr>
          <w:rFonts w:ascii="Trebuchet MS"/>
          <w:spacing w:val="74"/>
          <w:w w:val="150"/>
          <w:sz w:val="12"/>
        </w:rPr>
        <w:t xml:space="preserve"> </w:t>
      </w:r>
      <w:r>
        <w:t>Elaine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Corbett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Philip</w:t>
      </w:r>
      <w:r>
        <w:rPr>
          <w:spacing w:val="-12"/>
        </w:rPr>
        <w:t xml:space="preserve"> </w:t>
      </w:r>
      <w:r>
        <w:t>L</w:t>
      </w:r>
      <w:r>
        <w:rPr>
          <w:spacing w:val="-12"/>
        </w:rPr>
        <w:t xml:space="preserve"> </w:t>
      </w:r>
      <w:r>
        <w:t>Smith.</w:t>
      </w:r>
      <w:r>
        <w:rPr>
          <w:spacing w:val="9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diffusion</w:t>
      </w:r>
      <w:r>
        <w:rPr>
          <w:spacing w:val="-12"/>
        </w:rPr>
        <w:t xml:space="preserve"> </w:t>
      </w:r>
      <w:r>
        <w:t>model</w:t>
      </w:r>
      <w:r>
        <w:rPr>
          <w:spacing w:val="-12"/>
        </w:rPr>
        <w:t xml:space="preserve"> </w:t>
      </w:r>
      <w:r>
        <w:t>analysis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target</w:t>
      </w:r>
      <w:r>
        <w:rPr>
          <w:spacing w:val="-12"/>
        </w:rPr>
        <w:t xml:space="preserve"> </w:t>
      </w:r>
      <w:r>
        <w:rPr>
          <w:spacing w:val="-2"/>
        </w:rPr>
        <w:t>detec-</w:t>
      </w:r>
    </w:p>
    <w:p w14:paraId="7028CC53" w14:textId="77777777" w:rsidR="00470D98" w:rsidRDefault="001E0CFE">
      <w:pPr>
        <w:tabs>
          <w:tab w:val="left" w:pos="851"/>
        </w:tabs>
        <w:spacing w:before="7"/>
        <w:ind w:left="227"/>
        <w:rPr>
          <w:sz w:val="24"/>
        </w:rPr>
        <w:pPrChange w:id="3591" w:author="Hughes, Anna E" w:date="2023-08-09T15:29:00Z">
          <w:pPr>
            <w:tabs>
              <w:tab w:val="left" w:pos="851"/>
            </w:tabs>
            <w:spacing w:before="8"/>
            <w:ind w:left="227"/>
          </w:pPr>
        </w:pPrChange>
      </w:pPr>
      <w:r>
        <w:rPr>
          <w:rFonts w:ascii="Trebuchet MS"/>
          <w:spacing w:val="-5"/>
          <w:sz w:val="12"/>
        </w:rPr>
        <w:t>880</w:t>
      </w:r>
      <w:r>
        <w:rPr>
          <w:rFonts w:ascii="Trebuchet MS"/>
          <w:sz w:val="12"/>
        </w:rPr>
        <w:tab/>
      </w:r>
      <w:r>
        <w:rPr>
          <w:spacing w:val="-6"/>
          <w:sz w:val="24"/>
        </w:rPr>
        <w:t>tion</w:t>
      </w:r>
      <w:r>
        <w:rPr>
          <w:spacing w:val="-4"/>
          <w:sz w:val="24"/>
        </w:rPr>
        <w:t xml:space="preserve"> </w:t>
      </w:r>
      <w:r>
        <w:rPr>
          <w:spacing w:val="-6"/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pacing w:val="-6"/>
          <w:sz w:val="24"/>
        </w:rPr>
        <w:t>near-threshold</w:t>
      </w:r>
      <w:r>
        <w:rPr>
          <w:spacing w:val="-3"/>
          <w:sz w:val="24"/>
        </w:rPr>
        <w:t xml:space="preserve"> </w:t>
      </w:r>
      <w:r>
        <w:rPr>
          <w:spacing w:val="-6"/>
          <w:sz w:val="24"/>
        </w:rPr>
        <w:t>visual</w:t>
      </w:r>
      <w:r>
        <w:rPr>
          <w:spacing w:val="-2"/>
          <w:sz w:val="24"/>
        </w:rPr>
        <w:t xml:space="preserve"> </w:t>
      </w:r>
      <w:r>
        <w:rPr>
          <w:spacing w:val="-6"/>
          <w:sz w:val="24"/>
        </w:rPr>
        <w:t>search.</w:t>
      </w:r>
      <w:r>
        <w:rPr>
          <w:spacing w:val="19"/>
          <w:sz w:val="24"/>
        </w:rPr>
        <w:t xml:space="preserve"> </w:t>
      </w:r>
      <w:r>
        <w:rPr>
          <w:rFonts w:ascii="Times New Roman"/>
          <w:i/>
          <w:spacing w:val="-6"/>
          <w:sz w:val="24"/>
        </w:rPr>
        <w:t>Cognitive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pacing w:val="-6"/>
          <w:sz w:val="24"/>
        </w:rPr>
        <w:t>Psychology</w:t>
      </w:r>
      <w:r>
        <w:rPr>
          <w:spacing w:val="-6"/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pacing w:val="-6"/>
          <w:sz w:val="24"/>
        </w:rPr>
        <w:t>120:101289,</w:t>
      </w:r>
      <w:r>
        <w:rPr>
          <w:spacing w:val="-3"/>
          <w:sz w:val="24"/>
        </w:rPr>
        <w:t xml:space="preserve"> </w:t>
      </w:r>
      <w:r>
        <w:rPr>
          <w:spacing w:val="-6"/>
          <w:sz w:val="24"/>
        </w:rPr>
        <w:t>2020.</w:t>
      </w:r>
    </w:p>
    <w:p w14:paraId="68337307" w14:textId="77777777" w:rsidR="00470D98" w:rsidRDefault="001E0CFE">
      <w:pPr>
        <w:pStyle w:val="BodyText"/>
        <w:spacing w:before="192"/>
        <w:pPrChange w:id="3592" w:author="Hughes, Anna E" w:date="2023-08-09T15:29:00Z">
          <w:pPr>
            <w:pStyle w:val="BodyText"/>
            <w:spacing w:before="191"/>
          </w:pPr>
        </w:pPrChange>
      </w:pPr>
      <w:bookmarkStart w:id="3593" w:name="_bookmark36"/>
      <w:bookmarkEnd w:id="3593"/>
      <w:r>
        <w:rPr>
          <w:rFonts w:ascii="Trebuchet MS"/>
          <w:sz w:val="12"/>
        </w:rPr>
        <w:t>881</w:t>
      </w:r>
      <w:r>
        <w:rPr>
          <w:rFonts w:ascii="Trebuchet MS"/>
          <w:spacing w:val="31"/>
          <w:sz w:val="12"/>
        </w:rPr>
        <w:t xml:space="preserve">  </w:t>
      </w:r>
      <w:r>
        <w:t>John</w:t>
      </w:r>
      <w:r>
        <w:rPr>
          <w:spacing w:val="10"/>
        </w:rPr>
        <w:t xml:space="preserve"> </w:t>
      </w:r>
      <w:r>
        <w:t>Duncan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Glyn</w:t>
      </w:r>
      <w:r>
        <w:rPr>
          <w:spacing w:val="9"/>
        </w:rPr>
        <w:t xml:space="preserve"> </w:t>
      </w:r>
      <w:r>
        <w:t>W</w:t>
      </w:r>
      <w:r>
        <w:rPr>
          <w:spacing w:val="9"/>
        </w:rPr>
        <w:t xml:space="preserve"> </w:t>
      </w:r>
      <w:r>
        <w:t>Humphreys.</w:t>
      </w:r>
      <w:r>
        <w:rPr>
          <w:spacing w:val="76"/>
        </w:rPr>
        <w:t xml:space="preserve"> </w:t>
      </w:r>
      <w:r>
        <w:t>Visual</w:t>
      </w:r>
      <w:r>
        <w:rPr>
          <w:spacing w:val="9"/>
        </w:rPr>
        <w:t xml:space="preserve"> </w:t>
      </w:r>
      <w:r>
        <w:t>search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stimulus</w:t>
      </w:r>
      <w:r>
        <w:rPr>
          <w:spacing w:val="9"/>
        </w:rPr>
        <w:t xml:space="preserve"> </w:t>
      </w:r>
      <w:r>
        <w:rPr>
          <w:spacing w:val="-2"/>
        </w:rPr>
        <w:t>similarity.</w:t>
      </w:r>
    </w:p>
    <w:p w14:paraId="18D0BC85" w14:textId="77777777" w:rsidR="00470D98" w:rsidRDefault="001E0CFE">
      <w:pPr>
        <w:tabs>
          <w:tab w:val="left" w:pos="851"/>
        </w:tabs>
        <w:spacing w:before="7"/>
        <w:ind w:left="227"/>
        <w:rPr>
          <w:sz w:val="24"/>
        </w:rPr>
        <w:pPrChange w:id="3594" w:author="Hughes, Anna E" w:date="2023-08-09T15:29:00Z">
          <w:pPr>
            <w:tabs>
              <w:tab w:val="left" w:pos="851"/>
            </w:tabs>
            <w:spacing w:before="8"/>
            <w:ind w:left="227"/>
          </w:pPr>
        </w:pPrChange>
      </w:pPr>
      <w:r>
        <w:rPr>
          <w:rFonts w:ascii="Trebuchet MS"/>
          <w:spacing w:val="-5"/>
          <w:sz w:val="12"/>
        </w:rPr>
        <w:t>882</w:t>
      </w:r>
      <w:r>
        <w:rPr>
          <w:rFonts w:ascii="Trebuchet MS"/>
          <w:sz w:val="12"/>
        </w:rPr>
        <w:tab/>
      </w:r>
      <w:r>
        <w:rPr>
          <w:rFonts w:ascii="Times New Roman"/>
          <w:i/>
          <w:spacing w:val="-4"/>
          <w:sz w:val="24"/>
        </w:rPr>
        <w:t>Psychological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review</w:t>
      </w:r>
      <w:r>
        <w:rPr>
          <w:spacing w:val="-4"/>
          <w:sz w:val="24"/>
        </w:rPr>
        <w:t>,</w:t>
      </w:r>
      <w:r>
        <w:rPr>
          <w:spacing w:val="2"/>
          <w:sz w:val="24"/>
        </w:rPr>
        <w:t xml:space="preserve"> </w:t>
      </w:r>
      <w:r>
        <w:rPr>
          <w:spacing w:val="-4"/>
          <w:sz w:val="24"/>
        </w:rPr>
        <w:t>96(3):433,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1989.</w:t>
      </w:r>
    </w:p>
    <w:p w14:paraId="1ADD0027" w14:textId="77777777" w:rsidR="00470D98" w:rsidRDefault="001E0CFE">
      <w:pPr>
        <w:pStyle w:val="BodyText"/>
        <w:spacing w:before="192"/>
        <w:pPrChange w:id="3595" w:author="Hughes, Anna E" w:date="2023-08-09T15:29:00Z">
          <w:pPr>
            <w:pStyle w:val="BodyText"/>
            <w:spacing w:before="191"/>
          </w:pPr>
        </w:pPrChange>
      </w:pPr>
      <w:bookmarkStart w:id="3596" w:name="_bookmark37"/>
      <w:bookmarkEnd w:id="3596"/>
      <w:r>
        <w:rPr>
          <w:rFonts w:ascii="Trebuchet MS"/>
          <w:spacing w:val="-6"/>
          <w:sz w:val="12"/>
        </w:rPr>
        <w:t>883</w:t>
      </w:r>
      <w:r>
        <w:rPr>
          <w:rFonts w:ascii="Trebuchet MS"/>
          <w:spacing w:val="46"/>
          <w:sz w:val="12"/>
        </w:rPr>
        <w:t xml:space="preserve">  </w:t>
      </w:r>
      <w:r>
        <w:rPr>
          <w:spacing w:val="-6"/>
        </w:rPr>
        <w:t>Nathan J</w:t>
      </w:r>
      <w:r>
        <w:rPr>
          <w:spacing w:val="-8"/>
        </w:rPr>
        <w:t xml:space="preserve"> </w:t>
      </w:r>
      <w:r>
        <w:rPr>
          <w:spacing w:val="-6"/>
        </w:rPr>
        <w:t>Evans</w:t>
      </w:r>
      <w:r>
        <w:rPr>
          <w:spacing w:val="-7"/>
        </w:rPr>
        <w:t xml:space="preserve"> </w:t>
      </w:r>
      <w:r>
        <w:rPr>
          <w:spacing w:val="-6"/>
        </w:rPr>
        <w:t>and</w:t>
      </w:r>
      <w:r>
        <w:rPr>
          <w:spacing w:val="-7"/>
        </w:rPr>
        <w:t xml:space="preserve"> </w:t>
      </w:r>
      <w:r>
        <w:rPr>
          <w:spacing w:val="-6"/>
        </w:rPr>
        <w:t>Eric-Jan</w:t>
      </w:r>
      <w:r>
        <w:rPr>
          <w:spacing w:val="-7"/>
        </w:rPr>
        <w:t xml:space="preserve"> </w:t>
      </w:r>
      <w:r>
        <w:rPr>
          <w:spacing w:val="-6"/>
        </w:rPr>
        <w:t>Wagenmakers.</w:t>
      </w:r>
      <w:r>
        <w:rPr>
          <w:spacing w:val="5"/>
        </w:rPr>
        <w:t xml:space="preserve"> </w:t>
      </w:r>
      <w:r>
        <w:rPr>
          <w:spacing w:val="-6"/>
        </w:rPr>
        <w:t>Evidence</w:t>
      </w:r>
      <w:r>
        <w:rPr>
          <w:spacing w:val="-7"/>
        </w:rPr>
        <w:t xml:space="preserve"> </w:t>
      </w:r>
      <w:r>
        <w:rPr>
          <w:spacing w:val="-6"/>
        </w:rPr>
        <w:t>accumulation</w:t>
      </w:r>
      <w:r>
        <w:rPr>
          <w:spacing w:val="-8"/>
        </w:rPr>
        <w:t xml:space="preserve"> </w:t>
      </w:r>
      <w:r>
        <w:rPr>
          <w:spacing w:val="-6"/>
        </w:rPr>
        <w:t>models:</w:t>
      </w:r>
      <w:r>
        <w:rPr>
          <w:spacing w:val="8"/>
        </w:rPr>
        <w:t xml:space="preserve"> </w:t>
      </w:r>
      <w:r>
        <w:rPr>
          <w:spacing w:val="-6"/>
        </w:rPr>
        <w:t>Cur-</w:t>
      </w:r>
    </w:p>
    <w:p w14:paraId="2B5B96BC" w14:textId="77777777" w:rsidR="00470D98" w:rsidRDefault="001E0CFE">
      <w:pPr>
        <w:pStyle w:val="BodyText"/>
        <w:tabs>
          <w:tab w:val="left" w:pos="851"/>
        </w:tabs>
        <w:pPrChange w:id="3597" w:author="Hughes, Anna E" w:date="2023-08-09T15:29:00Z">
          <w:pPr>
            <w:pStyle w:val="BodyText"/>
            <w:tabs>
              <w:tab w:val="left" w:pos="851"/>
            </w:tabs>
            <w:spacing w:before="8"/>
          </w:pPr>
        </w:pPrChange>
      </w:pPr>
      <w:r>
        <w:rPr>
          <w:rFonts w:ascii="Trebuchet MS"/>
          <w:spacing w:val="-5"/>
          <w:sz w:val="12"/>
        </w:rPr>
        <w:t>884</w:t>
      </w:r>
      <w:r>
        <w:rPr>
          <w:rFonts w:ascii="Trebuchet MS"/>
          <w:sz w:val="12"/>
        </w:rPr>
        <w:tab/>
      </w:r>
      <w:r>
        <w:rPr>
          <w:w w:val="90"/>
        </w:rPr>
        <w:t>rent</w:t>
      </w:r>
      <w:r>
        <w:rPr>
          <w:spacing w:val="9"/>
        </w:rPr>
        <w:t xml:space="preserve"> </w:t>
      </w:r>
      <w:r>
        <w:rPr>
          <w:w w:val="90"/>
        </w:rPr>
        <w:t>limitations</w:t>
      </w:r>
      <w:r>
        <w:rPr>
          <w:spacing w:val="9"/>
        </w:rPr>
        <w:t xml:space="preserve"> </w:t>
      </w:r>
      <w:r>
        <w:rPr>
          <w:w w:val="90"/>
        </w:rPr>
        <w:t>and</w:t>
      </w:r>
      <w:r>
        <w:rPr>
          <w:spacing w:val="9"/>
        </w:rPr>
        <w:t xml:space="preserve"> </w:t>
      </w:r>
      <w:r>
        <w:rPr>
          <w:w w:val="90"/>
        </w:rPr>
        <w:t>future</w:t>
      </w:r>
      <w:r>
        <w:rPr>
          <w:spacing w:val="9"/>
        </w:rPr>
        <w:t xml:space="preserve"> </w:t>
      </w:r>
      <w:r>
        <w:rPr>
          <w:w w:val="90"/>
        </w:rPr>
        <w:t>directions.</w:t>
      </w:r>
      <w:r>
        <w:rPr>
          <w:spacing w:val="36"/>
        </w:rPr>
        <w:t xml:space="preserve"> </w:t>
      </w:r>
      <w:r>
        <w:rPr>
          <w:spacing w:val="-2"/>
          <w:w w:val="90"/>
        </w:rPr>
        <w:t>2019.</w:t>
      </w:r>
    </w:p>
    <w:p w14:paraId="73B27778" w14:textId="77777777" w:rsidR="00470D98" w:rsidRDefault="001E0CFE">
      <w:pPr>
        <w:spacing w:before="192"/>
        <w:ind w:left="227"/>
        <w:rPr>
          <w:rFonts w:ascii="Times New Roman"/>
          <w:i/>
          <w:sz w:val="24"/>
        </w:rPr>
        <w:pPrChange w:id="3598" w:author="Hughes, Anna E" w:date="2023-08-09T15:29:00Z">
          <w:pPr>
            <w:spacing w:before="191"/>
            <w:ind w:left="227"/>
          </w:pPr>
        </w:pPrChange>
      </w:pPr>
      <w:bookmarkStart w:id="3599" w:name="_bookmark38"/>
      <w:bookmarkEnd w:id="3599"/>
      <w:r>
        <w:rPr>
          <w:rFonts w:ascii="Trebuchet MS"/>
          <w:sz w:val="12"/>
        </w:rPr>
        <w:t>885</w:t>
      </w:r>
      <w:r>
        <w:rPr>
          <w:rFonts w:ascii="Trebuchet MS"/>
          <w:spacing w:val="45"/>
          <w:sz w:val="12"/>
        </w:rPr>
        <w:t xml:space="preserve">  </w:t>
      </w:r>
      <w:r>
        <w:rPr>
          <w:sz w:val="24"/>
        </w:rPr>
        <w:t>Andrew</w:t>
      </w:r>
      <w:r>
        <w:rPr>
          <w:spacing w:val="21"/>
          <w:sz w:val="24"/>
        </w:rPr>
        <w:t xml:space="preserve"> </w:t>
      </w:r>
      <w:r>
        <w:rPr>
          <w:sz w:val="24"/>
        </w:rPr>
        <w:t>Gelman</w:t>
      </w:r>
      <w:r>
        <w:rPr>
          <w:spacing w:val="21"/>
          <w:sz w:val="24"/>
        </w:rPr>
        <w:t xml:space="preserve"> </w:t>
      </w:r>
      <w:r>
        <w:rPr>
          <w:sz w:val="24"/>
        </w:rPr>
        <w:t>and</w:t>
      </w:r>
      <w:r>
        <w:rPr>
          <w:spacing w:val="21"/>
          <w:sz w:val="24"/>
        </w:rPr>
        <w:t xml:space="preserve"> </w:t>
      </w:r>
      <w:r>
        <w:rPr>
          <w:sz w:val="24"/>
        </w:rPr>
        <w:t>Jennifer</w:t>
      </w:r>
      <w:r>
        <w:rPr>
          <w:spacing w:val="21"/>
          <w:sz w:val="24"/>
        </w:rPr>
        <w:t xml:space="preserve"> </w:t>
      </w:r>
      <w:r>
        <w:rPr>
          <w:sz w:val="24"/>
        </w:rPr>
        <w:t>Hill.</w:t>
      </w:r>
      <w:r>
        <w:rPr>
          <w:spacing w:val="74"/>
          <w:w w:val="150"/>
          <w:sz w:val="24"/>
        </w:rPr>
        <w:t xml:space="preserve"> </w:t>
      </w:r>
      <w:r>
        <w:rPr>
          <w:rFonts w:ascii="Times New Roman"/>
          <w:i/>
          <w:sz w:val="24"/>
        </w:rPr>
        <w:t>Data</w:t>
      </w:r>
      <w:r>
        <w:rPr>
          <w:rFonts w:ascii="Times New Roman"/>
          <w:i/>
          <w:spacing w:val="15"/>
          <w:sz w:val="24"/>
        </w:rPr>
        <w:t xml:space="preserve"> </w:t>
      </w:r>
      <w:r>
        <w:rPr>
          <w:rFonts w:ascii="Times New Roman"/>
          <w:i/>
          <w:sz w:val="24"/>
        </w:rPr>
        <w:t>analysis</w:t>
      </w:r>
      <w:r>
        <w:rPr>
          <w:rFonts w:ascii="Times New Roman"/>
          <w:i/>
          <w:spacing w:val="14"/>
          <w:sz w:val="24"/>
        </w:rPr>
        <w:t xml:space="preserve"> </w:t>
      </w:r>
      <w:r>
        <w:rPr>
          <w:rFonts w:ascii="Times New Roman"/>
          <w:i/>
          <w:sz w:val="24"/>
        </w:rPr>
        <w:t>using</w:t>
      </w:r>
      <w:r>
        <w:rPr>
          <w:rFonts w:ascii="Times New Roman"/>
          <w:i/>
          <w:spacing w:val="15"/>
          <w:sz w:val="24"/>
        </w:rPr>
        <w:t xml:space="preserve"> </w:t>
      </w:r>
      <w:r>
        <w:rPr>
          <w:rFonts w:ascii="Times New Roman"/>
          <w:i/>
          <w:sz w:val="24"/>
        </w:rPr>
        <w:t>regression</w:t>
      </w:r>
      <w:r>
        <w:rPr>
          <w:rFonts w:ascii="Times New Roman"/>
          <w:i/>
          <w:spacing w:val="15"/>
          <w:sz w:val="24"/>
        </w:rPr>
        <w:t xml:space="preserve"> </w:t>
      </w:r>
      <w:r>
        <w:rPr>
          <w:rFonts w:ascii="Times New Roman"/>
          <w:i/>
          <w:sz w:val="24"/>
        </w:rPr>
        <w:t>and</w:t>
      </w:r>
      <w:r>
        <w:rPr>
          <w:rFonts w:ascii="Times New Roman"/>
          <w:i/>
          <w:spacing w:val="14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multi-</w:t>
      </w:r>
    </w:p>
    <w:p w14:paraId="209E3A3F" w14:textId="77777777" w:rsidR="00470D98" w:rsidRDefault="001E0CFE">
      <w:pPr>
        <w:tabs>
          <w:tab w:val="left" w:pos="851"/>
        </w:tabs>
        <w:spacing w:before="7"/>
        <w:ind w:left="227"/>
        <w:rPr>
          <w:sz w:val="24"/>
        </w:rPr>
        <w:pPrChange w:id="3600" w:author="Hughes, Anna E" w:date="2023-08-09T15:29:00Z">
          <w:pPr>
            <w:tabs>
              <w:tab w:val="left" w:pos="851"/>
            </w:tabs>
            <w:spacing w:before="8"/>
            <w:ind w:left="227"/>
          </w:pPr>
        </w:pPrChange>
      </w:pPr>
      <w:r>
        <w:rPr>
          <w:rFonts w:ascii="Trebuchet MS"/>
          <w:spacing w:val="-5"/>
          <w:sz w:val="12"/>
        </w:rPr>
        <w:t>886</w:t>
      </w:r>
      <w:r>
        <w:rPr>
          <w:rFonts w:ascii="Trebuchet MS"/>
          <w:sz w:val="12"/>
        </w:rPr>
        <w:tab/>
      </w:r>
      <w:r>
        <w:rPr>
          <w:rFonts w:ascii="Times New Roman"/>
          <w:i/>
          <w:spacing w:val="-4"/>
          <w:sz w:val="24"/>
        </w:rPr>
        <w:t>level/hierarchical</w:t>
      </w:r>
      <w:r>
        <w:rPr>
          <w:rFonts w:ascii="Times New Roman"/>
          <w:i/>
          <w:spacing w:val="-10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models</w:t>
      </w:r>
      <w:r>
        <w:rPr>
          <w:spacing w:val="-4"/>
          <w:sz w:val="24"/>
        </w:rPr>
        <w:t>.</w:t>
      </w:r>
      <w:r>
        <w:rPr>
          <w:spacing w:val="19"/>
          <w:sz w:val="24"/>
        </w:rPr>
        <w:t xml:space="preserve"> </w:t>
      </w:r>
      <w:r>
        <w:rPr>
          <w:spacing w:val="-4"/>
          <w:sz w:val="24"/>
        </w:rPr>
        <w:t>Cambridge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university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press,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2006.</w:t>
      </w:r>
    </w:p>
    <w:p w14:paraId="712D3BE8" w14:textId="77777777" w:rsidR="00470D98" w:rsidRDefault="001E0CFE">
      <w:pPr>
        <w:pStyle w:val="BodyText"/>
        <w:spacing w:before="192"/>
        <w:pPrChange w:id="3601" w:author="Hughes, Anna E" w:date="2023-08-09T15:29:00Z">
          <w:pPr>
            <w:pStyle w:val="BodyText"/>
            <w:spacing w:before="191"/>
          </w:pPr>
        </w:pPrChange>
      </w:pPr>
      <w:bookmarkStart w:id="3602" w:name="_bookmark39"/>
      <w:bookmarkEnd w:id="3602"/>
      <w:r>
        <w:rPr>
          <w:rFonts w:ascii="Trebuchet MS"/>
          <w:spacing w:val="-6"/>
          <w:sz w:val="12"/>
        </w:rPr>
        <w:t>887</w:t>
      </w:r>
      <w:r>
        <w:rPr>
          <w:rFonts w:ascii="Trebuchet MS"/>
          <w:spacing w:val="48"/>
          <w:sz w:val="12"/>
        </w:rPr>
        <w:t xml:space="preserve">  </w:t>
      </w:r>
      <w:r>
        <w:rPr>
          <w:spacing w:val="-6"/>
        </w:rPr>
        <w:t>Olivia Guest</w:t>
      </w:r>
      <w:r>
        <w:rPr>
          <w:spacing w:val="-7"/>
        </w:rPr>
        <w:t xml:space="preserve"> </w:t>
      </w:r>
      <w:r>
        <w:rPr>
          <w:spacing w:val="-6"/>
        </w:rPr>
        <w:t>and</w:t>
      </w:r>
      <w:r>
        <w:rPr>
          <w:spacing w:val="-7"/>
        </w:rPr>
        <w:t xml:space="preserve"> </w:t>
      </w:r>
      <w:r>
        <w:rPr>
          <w:spacing w:val="-6"/>
        </w:rPr>
        <w:t>Andrea</w:t>
      </w:r>
      <w:r>
        <w:rPr>
          <w:spacing w:val="-8"/>
        </w:rPr>
        <w:t xml:space="preserve"> </w:t>
      </w:r>
      <w:r>
        <w:rPr>
          <w:spacing w:val="-6"/>
        </w:rPr>
        <w:t>E</w:t>
      </w:r>
      <w:r>
        <w:rPr>
          <w:spacing w:val="-7"/>
        </w:rPr>
        <w:t xml:space="preserve"> </w:t>
      </w:r>
      <w:r>
        <w:rPr>
          <w:spacing w:val="-6"/>
        </w:rPr>
        <w:t>Martin.</w:t>
      </w:r>
      <w:r>
        <w:rPr>
          <w:spacing w:val="4"/>
        </w:rPr>
        <w:t xml:space="preserve"> </w:t>
      </w:r>
      <w:r>
        <w:rPr>
          <w:spacing w:val="-6"/>
        </w:rPr>
        <w:t>How</w:t>
      </w:r>
      <w:r>
        <w:rPr>
          <w:spacing w:val="-7"/>
        </w:rPr>
        <w:t xml:space="preserve"> </w:t>
      </w:r>
      <w:r>
        <w:rPr>
          <w:spacing w:val="-6"/>
        </w:rPr>
        <w:t>computational</w:t>
      </w:r>
      <w:r>
        <w:rPr>
          <w:spacing w:val="-7"/>
        </w:rPr>
        <w:t xml:space="preserve"> </w:t>
      </w:r>
      <w:r>
        <w:rPr>
          <w:spacing w:val="-6"/>
        </w:rPr>
        <w:t>modeling</w:t>
      </w:r>
      <w:r>
        <w:rPr>
          <w:spacing w:val="-7"/>
        </w:rPr>
        <w:t xml:space="preserve"> </w:t>
      </w:r>
      <w:r>
        <w:rPr>
          <w:spacing w:val="-6"/>
        </w:rPr>
        <w:t>can</w:t>
      </w:r>
      <w:r>
        <w:rPr>
          <w:spacing w:val="-8"/>
        </w:rPr>
        <w:t xml:space="preserve"> </w:t>
      </w:r>
      <w:r>
        <w:rPr>
          <w:spacing w:val="-6"/>
        </w:rPr>
        <w:t>force</w:t>
      </w:r>
      <w:r>
        <w:rPr>
          <w:spacing w:val="-7"/>
        </w:rPr>
        <w:t xml:space="preserve"> </w:t>
      </w:r>
      <w:r>
        <w:rPr>
          <w:spacing w:val="-6"/>
        </w:rPr>
        <w:t>theory</w:t>
      </w:r>
    </w:p>
    <w:p w14:paraId="6F6015E2" w14:textId="77777777" w:rsidR="00470D98" w:rsidRDefault="001E0CFE">
      <w:pPr>
        <w:tabs>
          <w:tab w:val="left" w:pos="851"/>
        </w:tabs>
        <w:spacing w:before="7"/>
        <w:ind w:left="227"/>
        <w:rPr>
          <w:sz w:val="24"/>
        </w:rPr>
        <w:pPrChange w:id="3603" w:author="Hughes, Anna E" w:date="2023-08-09T15:29:00Z">
          <w:pPr>
            <w:tabs>
              <w:tab w:val="left" w:pos="851"/>
            </w:tabs>
            <w:spacing w:before="8"/>
            <w:ind w:left="227"/>
          </w:pPr>
        </w:pPrChange>
      </w:pPr>
      <w:r>
        <w:rPr>
          <w:rFonts w:ascii="Trebuchet MS"/>
          <w:spacing w:val="-5"/>
          <w:sz w:val="12"/>
        </w:rPr>
        <w:t>888</w:t>
      </w:r>
      <w:r>
        <w:rPr>
          <w:rFonts w:ascii="Trebuchet MS"/>
          <w:sz w:val="12"/>
        </w:rPr>
        <w:tab/>
      </w:r>
      <w:r>
        <w:rPr>
          <w:spacing w:val="-2"/>
          <w:sz w:val="24"/>
        </w:rPr>
        <w:t>building</w:t>
      </w:r>
      <w:r>
        <w:rPr>
          <w:spacing w:val="8"/>
          <w:sz w:val="24"/>
        </w:rPr>
        <w:t xml:space="preserve"> </w:t>
      </w:r>
      <w:r>
        <w:rPr>
          <w:spacing w:val="-2"/>
          <w:sz w:val="24"/>
        </w:rPr>
        <w:t>in</w:t>
      </w:r>
      <w:r>
        <w:rPr>
          <w:spacing w:val="10"/>
          <w:sz w:val="24"/>
        </w:rPr>
        <w:t xml:space="preserve"> </w:t>
      </w:r>
      <w:r>
        <w:rPr>
          <w:spacing w:val="-2"/>
          <w:sz w:val="24"/>
        </w:rPr>
        <w:t>psychological</w:t>
      </w:r>
      <w:r>
        <w:rPr>
          <w:spacing w:val="8"/>
          <w:sz w:val="24"/>
        </w:rPr>
        <w:t xml:space="preserve"> </w:t>
      </w:r>
      <w:r>
        <w:rPr>
          <w:spacing w:val="-2"/>
          <w:sz w:val="24"/>
        </w:rPr>
        <w:t>science.</w:t>
      </w:r>
      <w:r>
        <w:rPr>
          <w:spacing w:val="59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Perspectives</w:t>
      </w:r>
      <w:r>
        <w:rPr>
          <w:rFonts w:ascii="Times New Roman"/>
          <w:i/>
          <w:spacing w:val="2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on</w:t>
      </w:r>
      <w:r>
        <w:rPr>
          <w:rFonts w:ascii="Times New Roman"/>
          <w:i/>
          <w:spacing w:val="2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Psychological</w:t>
      </w:r>
      <w:r>
        <w:rPr>
          <w:rFonts w:ascii="Times New Roman"/>
          <w:i/>
          <w:spacing w:val="2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Science</w:t>
      </w:r>
      <w:r>
        <w:rPr>
          <w:spacing w:val="-2"/>
          <w:sz w:val="24"/>
        </w:rPr>
        <w:t>,</w:t>
      </w:r>
      <w:r>
        <w:rPr>
          <w:spacing w:val="12"/>
          <w:sz w:val="24"/>
        </w:rPr>
        <w:t xml:space="preserve"> </w:t>
      </w:r>
      <w:r>
        <w:rPr>
          <w:spacing w:val="-5"/>
          <w:sz w:val="24"/>
        </w:rPr>
        <w:t>16</w:t>
      </w:r>
    </w:p>
    <w:p w14:paraId="543480CD" w14:textId="77777777" w:rsidR="00470D98" w:rsidRDefault="001E0CFE">
      <w:pPr>
        <w:pStyle w:val="BodyText"/>
        <w:tabs>
          <w:tab w:val="left" w:pos="851"/>
        </w:tabs>
        <w:spacing w:before="8"/>
        <w:pPrChange w:id="3604" w:author="Hughes, Anna E" w:date="2023-08-09T15:29:00Z">
          <w:pPr>
            <w:pStyle w:val="BodyText"/>
            <w:tabs>
              <w:tab w:val="left" w:pos="851"/>
            </w:tabs>
          </w:pPr>
        </w:pPrChange>
      </w:pPr>
      <w:r>
        <w:rPr>
          <w:rFonts w:ascii="Trebuchet MS" w:hAnsi="Trebuchet MS"/>
          <w:spacing w:val="-5"/>
          <w:sz w:val="12"/>
        </w:rPr>
        <w:t>889</w:t>
      </w:r>
      <w:r>
        <w:rPr>
          <w:rFonts w:ascii="Trebuchet MS" w:hAnsi="Trebuchet MS"/>
          <w:sz w:val="12"/>
        </w:rPr>
        <w:tab/>
      </w:r>
      <w:r>
        <w:rPr>
          <w:w w:val="90"/>
        </w:rPr>
        <w:t>(4):789–802,</w:t>
      </w:r>
      <w:r>
        <w:rPr>
          <w:spacing w:val="32"/>
        </w:rPr>
        <w:t xml:space="preserve"> </w:t>
      </w:r>
      <w:r>
        <w:rPr>
          <w:spacing w:val="-2"/>
        </w:rPr>
        <w:t>2021.</w:t>
      </w:r>
    </w:p>
    <w:p w14:paraId="7D3E227E" w14:textId="77777777" w:rsidR="00470D98" w:rsidRDefault="001E0CFE">
      <w:pPr>
        <w:pStyle w:val="BodyText"/>
        <w:spacing w:before="191"/>
        <w:pPrChange w:id="3605" w:author="Hughes, Anna E" w:date="2023-08-09T15:29:00Z">
          <w:pPr>
            <w:pStyle w:val="BodyText"/>
            <w:spacing w:before="192"/>
          </w:pPr>
        </w:pPrChange>
      </w:pPr>
      <w:bookmarkStart w:id="3606" w:name="_bookmark40"/>
      <w:bookmarkEnd w:id="3606"/>
      <w:r>
        <w:rPr>
          <w:rFonts w:ascii="Trebuchet MS"/>
          <w:sz w:val="12"/>
        </w:rPr>
        <w:t>890</w:t>
      </w:r>
      <w:r>
        <w:rPr>
          <w:rFonts w:ascii="Trebuchet MS"/>
          <w:spacing w:val="74"/>
          <w:w w:val="150"/>
          <w:sz w:val="12"/>
        </w:rPr>
        <w:t xml:space="preserve"> </w:t>
      </w:r>
      <w:r>
        <w:t>Anna</w:t>
      </w:r>
      <w:r>
        <w:rPr>
          <w:spacing w:val="-13"/>
        </w:rPr>
        <w:t xml:space="preserve"> </w:t>
      </w:r>
      <w:r>
        <w:t>E</w:t>
      </w:r>
      <w:r>
        <w:rPr>
          <w:spacing w:val="-13"/>
        </w:rPr>
        <w:t xml:space="preserve"> </w:t>
      </w:r>
      <w:r>
        <w:t>Hughes,</w:t>
      </w:r>
      <w:r>
        <w:rPr>
          <w:spacing w:val="-14"/>
        </w:rPr>
        <w:t xml:space="preserve"> </w:t>
      </w:r>
      <w:r>
        <w:t>Rosy</w:t>
      </w:r>
      <w:r>
        <w:rPr>
          <w:spacing w:val="-13"/>
        </w:rPr>
        <w:t xml:space="preserve"> </w:t>
      </w:r>
      <w:r>
        <w:t>V</w:t>
      </w:r>
      <w:r>
        <w:rPr>
          <w:spacing w:val="-13"/>
        </w:rPr>
        <w:t xml:space="preserve"> </w:t>
      </w:r>
      <w:r>
        <w:t>Southwell,</w:t>
      </w:r>
      <w:r>
        <w:rPr>
          <w:spacing w:val="-13"/>
        </w:rPr>
        <w:t xml:space="preserve"> </w:t>
      </w:r>
      <w:r>
        <w:t>Iain</w:t>
      </w:r>
      <w:r>
        <w:rPr>
          <w:spacing w:val="-13"/>
        </w:rPr>
        <w:t xml:space="preserve"> </w:t>
      </w:r>
      <w:r>
        <w:t>D</w:t>
      </w:r>
      <w:r>
        <w:rPr>
          <w:spacing w:val="-14"/>
        </w:rPr>
        <w:t xml:space="preserve"> </w:t>
      </w:r>
      <w:r>
        <w:t>Gilchrist,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David</w:t>
      </w:r>
      <w:r>
        <w:rPr>
          <w:spacing w:val="-13"/>
        </w:rPr>
        <w:t xml:space="preserve"> </w:t>
      </w:r>
      <w:r>
        <w:t>J</w:t>
      </w:r>
      <w:r>
        <w:rPr>
          <w:spacing w:val="-13"/>
        </w:rPr>
        <w:t xml:space="preserve"> </w:t>
      </w:r>
      <w:r>
        <w:t>Tolhurst.</w:t>
      </w:r>
      <w:r>
        <w:rPr>
          <w:spacing w:val="-6"/>
        </w:rPr>
        <w:t xml:space="preserve"> </w:t>
      </w:r>
      <w:r>
        <w:rPr>
          <w:spacing w:val="-2"/>
        </w:rPr>
        <w:t>Quan-</w:t>
      </w:r>
    </w:p>
    <w:p w14:paraId="53BE3CCD" w14:textId="77777777" w:rsidR="00470D98" w:rsidRDefault="001E0CFE">
      <w:pPr>
        <w:pStyle w:val="BodyText"/>
        <w:tabs>
          <w:tab w:val="left" w:pos="851"/>
        </w:tabs>
        <w:spacing w:before="8"/>
        <w:pPrChange w:id="3607" w:author="Hughes, Anna E" w:date="2023-08-09T15:29:00Z">
          <w:pPr>
            <w:pStyle w:val="BodyText"/>
            <w:tabs>
              <w:tab w:val="left" w:pos="851"/>
            </w:tabs>
          </w:pPr>
        </w:pPrChange>
      </w:pPr>
      <w:r>
        <w:rPr>
          <w:rFonts w:ascii="Trebuchet MS"/>
          <w:spacing w:val="-5"/>
          <w:sz w:val="12"/>
        </w:rPr>
        <w:t>891</w:t>
      </w:r>
      <w:r>
        <w:rPr>
          <w:rFonts w:ascii="Trebuchet MS"/>
          <w:sz w:val="12"/>
        </w:rPr>
        <w:tab/>
      </w:r>
      <w:r>
        <w:rPr>
          <w:w w:val="90"/>
        </w:rPr>
        <w:t>tifying</w:t>
      </w:r>
      <w:r>
        <w:rPr>
          <w:spacing w:val="24"/>
        </w:rPr>
        <w:t xml:space="preserve"> </w:t>
      </w:r>
      <w:r>
        <w:rPr>
          <w:w w:val="90"/>
        </w:rPr>
        <w:t>peripheral</w:t>
      </w:r>
      <w:r>
        <w:rPr>
          <w:spacing w:val="25"/>
        </w:rPr>
        <w:t xml:space="preserve"> </w:t>
      </w:r>
      <w:r>
        <w:rPr>
          <w:w w:val="90"/>
        </w:rPr>
        <w:t>and</w:t>
      </w:r>
      <w:r>
        <w:rPr>
          <w:spacing w:val="24"/>
        </w:rPr>
        <w:t xml:space="preserve"> </w:t>
      </w:r>
      <w:r>
        <w:rPr>
          <w:w w:val="90"/>
        </w:rPr>
        <w:t>foveal</w:t>
      </w:r>
      <w:r>
        <w:rPr>
          <w:spacing w:val="25"/>
        </w:rPr>
        <w:t xml:space="preserve"> </w:t>
      </w:r>
      <w:r>
        <w:rPr>
          <w:w w:val="90"/>
        </w:rPr>
        <w:t>perceived</w:t>
      </w:r>
      <w:r>
        <w:rPr>
          <w:spacing w:val="24"/>
        </w:rPr>
        <w:t xml:space="preserve"> </w:t>
      </w:r>
      <w:r>
        <w:rPr>
          <w:w w:val="90"/>
        </w:rPr>
        <w:t>differences</w:t>
      </w:r>
      <w:r>
        <w:rPr>
          <w:spacing w:val="25"/>
        </w:rPr>
        <w:t xml:space="preserve"> </w:t>
      </w:r>
      <w:r>
        <w:rPr>
          <w:w w:val="90"/>
        </w:rPr>
        <w:t>in</w:t>
      </w:r>
      <w:r>
        <w:rPr>
          <w:spacing w:val="24"/>
        </w:rPr>
        <w:t xml:space="preserve"> </w:t>
      </w:r>
      <w:r>
        <w:rPr>
          <w:w w:val="90"/>
        </w:rPr>
        <w:t>natural</w:t>
      </w:r>
      <w:r>
        <w:rPr>
          <w:spacing w:val="25"/>
        </w:rPr>
        <w:t xml:space="preserve"> </w:t>
      </w:r>
      <w:r>
        <w:rPr>
          <w:w w:val="90"/>
        </w:rPr>
        <w:t>image</w:t>
      </w:r>
      <w:r>
        <w:rPr>
          <w:spacing w:val="24"/>
        </w:rPr>
        <w:t xml:space="preserve"> </w:t>
      </w:r>
      <w:r>
        <w:rPr>
          <w:w w:val="90"/>
        </w:rPr>
        <w:t>patches</w:t>
      </w:r>
      <w:r>
        <w:rPr>
          <w:spacing w:val="25"/>
        </w:rPr>
        <w:t xml:space="preserve"> </w:t>
      </w:r>
      <w:r>
        <w:rPr>
          <w:spacing w:val="-5"/>
          <w:w w:val="90"/>
        </w:rPr>
        <w:t>to</w:t>
      </w:r>
    </w:p>
    <w:p w14:paraId="442F5638" w14:textId="77777777" w:rsidR="00470D98" w:rsidRDefault="001E0CFE">
      <w:pPr>
        <w:tabs>
          <w:tab w:val="left" w:pos="851"/>
        </w:tabs>
        <w:spacing w:before="7"/>
        <w:ind w:left="227"/>
        <w:rPr>
          <w:sz w:val="24"/>
        </w:rPr>
        <w:pPrChange w:id="3608" w:author="Hughes, Anna E" w:date="2023-08-09T15:29:00Z">
          <w:pPr>
            <w:tabs>
              <w:tab w:val="left" w:pos="851"/>
            </w:tabs>
            <w:spacing w:before="8"/>
            <w:ind w:left="227"/>
          </w:pPr>
        </w:pPrChange>
      </w:pPr>
      <w:r>
        <w:rPr>
          <w:rFonts w:ascii="Trebuchet MS" w:hAnsi="Trebuchet MS"/>
          <w:spacing w:val="-5"/>
          <w:sz w:val="12"/>
        </w:rPr>
        <w:t>892</w:t>
      </w:r>
      <w:r>
        <w:rPr>
          <w:rFonts w:ascii="Trebuchet MS" w:hAnsi="Trebuchet MS"/>
          <w:sz w:val="12"/>
        </w:rPr>
        <w:tab/>
      </w:r>
      <w:r>
        <w:rPr>
          <w:spacing w:val="-6"/>
          <w:sz w:val="24"/>
        </w:rPr>
        <w:t>predict</w:t>
      </w:r>
      <w:r>
        <w:rPr>
          <w:spacing w:val="-1"/>
          <w:sz w:val="24"/>
        </w:rPr>
        <w:t xml:space="preserve"> </w:t>
      </w:r>
      <w:r>
        <w:rPr>
          <w:spacing w:val="-6"/>
          <w:sz w:val="24"/>
        </w:rPr>
        <w:t>visual</w:t>
      </w:r>
      <w:r>
        <w:rPr>
          <w:spacing w:val="-1"/>
          <w:sz w:val="24"/>
        </w:rPr>
        <w:t xml:space="preserve"> </w:t>
      </w:r>
      <w:r>
        <w:rPr>
          <w:spacing w:val="-6"/>
          <w:sz w:val="24"/>
        </w:rPr>
        <w:t>search</w:t>
      </w:r>
      <w:r>
        <w:rPr>
          <w:spacing w:val="-1"/>
          <w:sz w:val="24"/>
        </w:rPr>
        <w:t xml:space="preserve"> </w:t>
      </w:r>
      <w:r>
        <w:rPr>
          <w:spacing w:val="-6"/>
          <w:sz w:val="24"/>
        </w:rPr>
        <w:t>performance.</w:t>
      </w:r>
      <w:r>
        <w:rPr>
          <w:spacing w:val="22"/>
          <w:sz w:val="24"/>
        </w:rPr>
        <w:t xml:space="preserve"> </w:t>
      </w:r>
      <w:r>
        <w:rPr>
          <w:rFonts w:ascii="Times New Roman" w:hAnsi="Times New Roman"/>
          <w:i/>
          <w:spacing w:val="-6"/>
          <w:sz w:val="24"/>
        </w:rPr>
        <w:t>Journal</w:t>
      </w:r>
      <w:r>
        <w:rPr>
          <w:rFonts w:ascii="Times New Roman" w:hAnsi="Times New Roman"/>
          <w:i/>
          <w:spacing w:val="-7"/>
          <w:sz w:val="24"/>
        </w:rPr>
        <w:t xml:space="preserve"> </w:t>
      </w:r>
      <w:r>
        <w:rPr>
          <w:rFonts w:ascii="Times New Roman" w:hAnsi="Times New Roman"/>
          <w:i/>
          <w:spacing w:val="-6"/>
          <w:sz w:val="24"/>
        </w:rPr>
        <w:t>of</w:t>
      </w:r>
      <w:r>
        <w:rPr>
          <w:rFonts w:ascii="Times New Roman" w:hAnsi="Times New Roman"/>
          <w:i/>
          <w:spacing w:val="-8"/>
          <w:sz w:val="24"/>
        </w:rPr>
        <w:t xml:space="preserve"> </w:t>
      </w:r>
      <w:r>
        <w:rPr>
          <w:rFonts w:ascii="Times New Roman" w:hAnsi="Times New Roman"/>
          <w:i/>
          <w:spacing w:val="-6"/>
          <w:sz w:val="24"/>
        </w:rPr>
        <w:t>vision</w:t>
      </w:r>
      <w:r>
        <w:rPr>
          <w:spacing w:val="-6"/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pacing w:val="-6"/>
          <w:sz w:val="24"/>
        </w:rPr>
        <w:t>16(10):18–18,</w:t>
      </w:r>
      <w:r>
        <w:rPr>
          <w:spacing w:val="-1"/>
          <w:sz w:val="24"/>
        </w:rPr>
        <w:t xml:space="preserve"> </w:t>
      </w:r>
      <w:r>
        <w:rPr>
          <w:spacing w:val="-6"/>
          <w:sz w:val="24"/>
        </w:rPr>
        <w:t>2016.</w:t>
      </w:r>
    </w:p>
    <w:p w14:paraId="670B82B3" w14:textId="77777777" w:rsidR="00470D98" w:rsidRDefault="001E0CFE">
      <w:pPr>
        <w:pStyle w:val="BodyText"/>
        <w:spacing w:before="192"/>
        <w:pPrChange w:id="3609" w:author="Hughes, Anna E" w:date="2023-08-09T15:29:00Z">
          <w:pPr>
            <w:pStyle w:val="BodyText"/>
            <w:spacing w:before="191"/>
          </w:pPr>
        </w:pPrChange>
      </w:pPr>
      <w:bookmarkStart w:id="3610" w:name="_bookmark41"/>
      <w:bookmarkEnd w:id="3610"/>
      <w:r>
        <w:rPr>
          <w:rFonts w:ascii="Trebuchet MS"/>
          <w:spacing w:val="-2"/>
          <w:sz w:val="12"/>
        </w:rPr>
        <w:t>893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2"/>
        </w:rPr>
        <w:t>Johan</w:t>
      </w:r>
      <w:r>
        <w:rPr>
          <w:spacing w:val="-7"/>
        </w:rPr>
        <w:t xml:space="preserve"> </w:t>
      </w:r>
      <w:r>
        <w:rPr>
          <w:spacing w:val="-2"/>
        </w:rPr>
        <w:t>Hulleman</w:t>
      </w:r>
      <w:r>
        <w:rPr>
          <w:spacing w:val="-9"/>
        </w:rPr>
        <w:t xml:space="preserve"> </w:t>
      </w:r>
      <w:r>
        <w:rPr>
          <w:spacing w:val="-2"/>
        </w:rPr>
        <w:t>and</w:t>
      </w:r>
      <w:r>
        <w:rPr>
          <w:spacing w:val="-8"/>
        </w:rPr>
        <w:t xml:space="preserve"> </w:t>
      </w:r>
      <w:r>
        <w:rPr>
          <w:spacing w:val="-2"/>
        </w:rPr>
        <w:t>Christian</w:t>
      </w:r>
      <w:r>
        <w:rPr>
          <w:spacing w:val="-9"/>
        </w:rPr>
        <w:t xml:space="preserve"> </w:t>
      </w:r>
      <w:r>
        <w:rPr>
          <w:spacing w:val="-2"/>
        </w:rPr>
        <w:t>NL</w:t>
      </w:r>
      <w:r>
        <w:rPr>
          <w:spacing w:val="-8"/>
        </w:rPr>
        <w:t xml:space="preserve"> </w:t>
      </w:r>
      <w:r>
        <w:rPr>
          <w:spacing w:val="-2"/>
        </w:rPr>
        <w:t>Olivers.</w:t>
      </w:r>
      <w:r>
        <w:rPr>
          <w:spacing w:val="13"/>
        </w:rPr>
        <w:t xml:space="preserve"> </w:t>
      </w:r>
      <w:r>
        <w:rPr>
          <w:spacing w:val="-2"/>
        </w:rPr>
        <w:t>On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brink:</w:t>
      </w:r>
      <w:r>
        <w:rPr>
          <w:spacing w:val="3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demise</w:t>
      </w:r>
      <w:r>
        <w:rPr>
          <w:spacing w:val="-8"/>
        </w:rPr>
        <w:t xml:space="preserve"> </w:t>
      </w:r>
      <w:r>
        <w:rPr>
          <w:spacing w:val="-2"/>
        </w:rPr>
        <w:t>of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4"/>
        </w:rPr>
        <w:t>item</w:t>
      </w:r>
    </w:p>
    <w:p w14:paraId="3FA1FD7F" w14:textId="77777777" w:rsidR="00470D98" w:rsidRDefault="001E0CFE">
      <w:pPr>
        <w:tabs>
          <w:tab w:val="left" w:pos="851"/>
        </w:tabs>
        <w:spacing w:before="7"/>
        <w:ind w:left="227"/>
        <w:rPr>
          <w:sz w:val="24"/>
        </w:rPr>
        <w:pPrChange w:id="3611" w:author="Hughes, Anna E" w:date="2023-08-09T15:29:00Z">
          <w:pPr>
            <w:tabs>
              <w:tab w:val="left" w:pos="851"/>
            </w:tabs>
            <w:spacing w:before="8"/>
            <w:ind w:left="227"/>
          </w:pPr>
        </w:pPrChange>
      </w:pPr>
      <w:r>
        <w:rPr>
          <w:rFonts w:ascii="Trebuchet MS"/>
          <w:spacing w:val="-5"/>
          <w:sz w:val="12"/>
        </w:rPr>
        <w:t>894</w:t>
      </w:r>
      <w:r>
        <w:rPr>
          <w:rFonts w:ascii="Trebuchet MS"/>
          <w:sz w:val="12"/>
        </w:rPr>
        <w:tab/>
      </w:r>
      <w:r>
        <w:rPr>
          <w:spacing w:val="-2"/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visual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search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moves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closer.</w:t>
      </w:r>
      <w:r>
        <w:rPr>
          <w:spacing w:val="6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Behavioral</w:t>
      </w:r>
      <w:r>
        <w:rPr>
          <w:rFonts w:ascii="Times New Roman"/>
          <w:i/>
          <w:spacing w:val="-13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and</w:t>
      </w:r>
      <w:r>
        <w:rPr>
          <w:rFonts w:ascii="Times New Roman"/>
          <w:i/>
          <w:spacing w:val="-13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Brain</w:t>
      </w:r>
      <w:r>
        <w:rPr>
          <w:rFonts w:ascii="Times New Roman"/>
          <w:i/>
          <w:spacing w:val="-13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Sciences</w:t>
      </w:r>
      <w:r>
        <w:rPr>
          <w:spacing w:val="-2"/>
          <w:sz w:val="24"/>
        </w:rPr>
        <w:t>,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40,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2017.</w:t>
      </w:r>
    </w:p>
    <w:p w14:paraId="4486BD44" w14:textId="77777777" w:rsidR="00470D98" w:rsidRDefault="001E0CFE">
      <w:pPr>
        <w:pStyle w:val="BodyText"/>
        <w:spacing w:before="192"/>
        <w:pPrChange w:id="3612" w:author="Hughes, Anna E" w:date="2023-08-09T15:29:00Z">
          <w:pPr>
            <w:pStyle w:val="BodyText"/>
            <w:spacing w:before="191"/>
          </w:pPr>
        </w:pPrChange>
      </w:pPr>
      <w:bookmarkStart w:id="3613" w:name="_bookmark42"/>
      <w:bookmarkEnd w:id="3613"/>
      <w:r>
        <w:rPr>
          <w:rFonts w:ascii="Trebuchet MS"/>
          <w:spacing w:val="-2"/>
          <w:sz w:val="12"/>
        </w:rPr>
        <w:t>895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2"/>
        </w:rPr>
        <w:t>Jessica L Irons and Andrew B Leber.</w:t>
      </w:r>
      <w:r>
        <w:rPr>
          <w:spacing w:val="40"/>
          <w:rPrChange w:id="3614" w:author="Hughes, Anna E" w:date="2023-08-09T15:29:00Z">
            <w:rPr>
              <w:spacing w:val="39"/>
            </w:rPr>
          </w:rPrChange>
        </w:rPr>
        <w:t xml:space="preserve"> </w:t>
      </w:r>
      <w:r>
        <w:rPr>
          <w:spacing w:val="-2"/>
        </w:rPr>
        <w:t xml:space="preserve">Choosing attentional control settings in </w:t>
      </w:r>
      <w:r>
        <w:rPr>
          <w:spacing w:val="-10"/>
        </w:rPr>
        <w:t>a</w:t>
      </w:r>
    </w:p>
    <w:p w14:paraId="0017A22A" w14:textId="77777777" w:rsidR="00470D98" w:rsidRDefault="001E0CFE">
      <w:pPr>
        <w:tabs>
          <w:tab w:val="left" w:pos="851"/>
        </w:tabs>
        <w:spacing w:before="7"/>
        <w:ind w:left="227"/>
        <w:rPr>
          <w:sz w:val="24"/>
        </w:rPr>
        <w:pPrChange w:id="3615" w:author="Hughes, Anna E" w:date="2023-08-09T15:29:00Z">
          <w:pPr>
            <w:tabs>
              <w:tab w:val="left" w:pos="851"/>
            </w:tabs>
            <w:spacing w:before="8"/>
            <w:ind w:left="227"/>
          </w:pPr>
        </w:pPrChange>
      </w:pPr>
      <w:r>
        <w:rPr>
          <w:rFonts w:ascii="Trebuchet MS"/>
          <w:spacing w:val="-5"/>
          <w:sz w:val="12"/>
        </w:rPr>
        <w:t>896</w:t>
      </w:r>
      <w:r>
        <w:rPr>
          <w:rFonts w:ascii="Trebuchet MS"/>
          <w:sz w:val="12"/>
        </w:rPr>
        <w:tab/>
      </w:r>
      <w:r>
        <w:rPr>
          <w:spacing w:val="-4"/>
          <w:sz w:val="24"/>
        </w:rPr>
        <w:t>dynamically</w:t>
      </w:r>
      <w:r>
        <w:rPr>
          <w:spacing w:val="12"/>
          <w:sz w:val="24"/>
        </w:rPr>
        <w:t xml:space="preserve"> </w:t>
      </w:r>
      <w:r>
        <w:rPr>
          <w:spacing w:val="-4"/>
          <w:sz w:val="24"/>
        </w:rPr>
        <w:t>changing</w:t>
      </w:r>
      <w:r>
        <w:rPr>
          <w:spacing w:val="12"/>
          <w:sz w:val="24"/>
        </w:rPr>
        <w:t xml:space="preserve"> </w:t>
      </w:r>
      <w:r>
        <w:rPr>
          <w:spacing w:val="-4"/>
          <w:sz w:val="24"/>
        </w:rPr>
        <w:t>environment.</w:t>
      </w:r>
      <w:r>
        <w:rPr>
          <w:spacing w:val="71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Attention,</w:t>
      </w:r>
      <w:r>
        <w:rPr>
          <w:rFonts w:ascii="Times New Roman"/>
          <w:i/>
          <w:spacing w:val="10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Perception,</w:t>
      </w:r>
      <w:r>
        <w:rPr>
          <w:rFonts w:ascii="Times New Roman"/>
          <w:i/>
          <w:spacing w:val="10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&amp;</w:t>
      </w:r>
      <w:r>
        <w:rPr>
          <w:rFonts w:ascii="Times New Roman"/>
          <w:i/>
          <w:spacing w:val="6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Psychophysics</w:t>
      </w:r>
      <w:r>
        <w:rPr>
          <w:spacing w:val="-4"/>
          <w:sz w:val="24"/>
        </w:rPr>
        <w:t>,</w:t>
      </w:r>
    </w:p>
    <w:p w14:paraId="25B4CB2C" w14:textId="77777777" w:rsidR="00470D98" w:rsidRDefault="001E0CFE">
      <w:pPr>
        <w:pStyle w:val="BodyText"/>
        <w:tabs>
          <w:tab w:val="left" w:pos="851"/>
        </w:tabs>
        <w:spacing w:before="8"/>
        <w:pPrChange w:id="3616" w:author="Hughes, Anna E" w:date="2023-08-09T15:29:00Z">
          <w:pPr>
            <w:pStyle w:val="BodyText"/>
            <w:tabs>
              <w:tab w:val="left" w:pos="851"/>
            </w:tabs>
          </w:pPr>
        </w:pPrChange>
      </w:pPr>
      <w:r>
        <w:rPr>
          <w:rFonts w:ascii="Trebuchet MS" w:hAnsi="Trebuchet MS"/>
          <w:spacing w:val="-5"/>
          <w:sz w:val="12"/>
        </w:rPr>
        <w:t>897</w:t>
      </w:r>
      <w:r>
        <w:rPr>
          <w:rFonts w:ascii="Trebuchet MS" w:hAnsi="Trebuchet MS"/>
          <w:sz w:val="12"/>
        </w:rPr>
        <w:tab/>
      </w:r>
      <w:r>
        <w:rPr>
          <w:w w:val="90"/>
        </w:rPr>
        <w:t>78(7):2031–2048,</w:t>
      </w:r>
      <w:r>
        <w:rPr>
          <w:spacing w:val="24"/>
        </w:rPr>
        <w:t xml:space="preserve"> </w:t>
      </w:r>
      <w:r>
        <w:rPr>
          <w:spacing w:val="-2"/>
        </w:rPr>
        <w:t>2016.</w:t>
      </w:r>
    </w:p>
    <w:p w14:paraId="23E32D61" w14:textId="77777777" w:rsidR="00470D98" w:rsidRDefault="00470D98">
      <w:pPr>
        <w:rPr>
          <w:ins w:id="3617" w:author="Hughes, Anna E" w:date="2023-08-09T15:29:00Z"/>
        </w:rPr>
        <w:sectPr w:rsidR="00470D98">
          <w:pgSz w:w="12240" w:h="15840"/>
          <w:pgMar w:top="1820" w:right="1720" w:bottom="2000" w:left="1600" w:header="0" w:footer="1818" w:gutter="0"/>
          <w:cols w:space="720"/>
        </w:sectPr>
      </w:pPr>
    </w:p>
    <w:p w14:paraId="5D50B3E9" w14:textId="77777777" w:rsidR="00470D98" w:rsidRDefault="00470D98">
      <w:pPr>
        <w:pStyle w:val="BodyText"/>
        <w:spacing w:before="0"/>
        <w:ind w:left="0"/>
        <w:rPr>
          <w:ins w:id="3618" w:author="Hughes, Anna E" w:date="2023-08-09T15:29:00Z"/>
          <w:sz w:val="20"/>
        </w:rPr>
      </w:pPr>
    </w:p>
    <w:p w14:paraId="7C12CB08" w14:textId="77777777" w:rsidR="00470D98" w:rsidRDefault="00470D98">
      <w:pPr>
        <w:pStyle w:val="BodyText"/>
        <w:spacing w:before="0"/>
        <w:ind w:left="0"/>
        <w:rPr>
          <w:ins w:id="3619" w:author="Hughes, Anna E" w:date="2023-08-09T15:29:00Z"/>
          <w:sz w:val="20"/>
        </w:rPr>
      </w:pPr>
    </w:p>
    <w:p w14:paraId="7803E67E" w14:textId="77777777" w:rsidR="00470D98" w:rsidRDefault="001E0CFE">
      <w:pPr>
        <w:pStyle w:val="BodyText"/>
        <w:spacing w:before="238"/>
        <w:pPrChange w:id="3620" w:author="Hughes, Anna E" w:date="2023-08-09T15:29:00Z">
          <w:pPr>
            <w:pStyle w:val="BodyText"/>
            <w:spacing w:before="192"/>
          </w:pPr>
        </w:pPrChange>
      </w:pPr>
      <w:bookmarkStart w:id="3621" w:name="_bookmark43"/>
      <w:bookmarkEnd w:id="3621"/>
      <w:r>
        <w:rPr>
          <w:rFonts w:ascii="Trebuchet MS"/>
          <w:spacing w:val="-2"/>
          <w:sz w:val="12"/>
        </w:rPr>
        <w:t>898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2"/>
        </w:rPr>
        <w:t>Jessica L</w:t>
      </w:r>
      <w:r>
        <w:rPr>
          <w:spacing w:val="-1"/>
        </w:rPr>
        <w:t xml:space="preserve"> </w:t>
      </w:r>
      <w:r>
        <w:rPr>
          <w:spacing w:val="-2"/>
        </w:rPr>
        <w:t>Irons and</w:t>
      </w:r>
      <w:r>
        <w:rPr>
          <w:spacing w:val="-1"/>
        </w:rPr>
        <w:t xml:space="preserve"> </w:t>
      </w:r>
      <w:r>
        <w:rPr>
          <w:spacing w:val="-2"/>
        </w:rPr>
        <w:t>Andrew</w:t>
      </w:r>
      <w:r>
        <w:rPr>
          <w:spacing w:val="-1"/>
        </w:rPr>
        <w:t xml:space="preserve"> </w:t>
      </w:r>
      <w:r>
        <w:rPr>
          <w:spacing w:val="-2"/>
        </w:rPr>
        <w:t>B Leber.</w:t>
      </w:r>
      <w:r>
        <w:rPr>
          <w:spacing w:val="41"/>
        </w:rPr>
        <w:t xml:space="preserve"> </w:t>
      </w:r>
      <w:r>
        <w:rPr>
          <w:spacing w:val="-2"/>
        </w:rPr>
        <w:t>Characterizing</w:t>
      </w:r>
      <w:r>
        <w:rPr>
          <w:spacing w:val="-1"/>
        </w:rPr>
        <w:t xml:space="preserve"> </w:t>
      </w:r>
      <w:r>
        <w:rPr>
          <w:spacing w:val="-2"/>
        </w:rPr>
        <w:t>individual variation</w:t>
      </w:r>
      <w:r>
        <w:rPr>
          <w:spacing w:val="-1"/>
        </w:rPr>
        <w:t xml:space="preserve"> </w:t>
      </w:r>
      <w:r>
        <w:rPr>
          <w:spacing w:val="-2"/>
        </w:rPr>
        <w:t xml:space="preserve">in </w:t>
      </w:r>
      <w:r>
        <w:rPr>
          <w:spacing w:val="-5"/>
        </w:rPr>
        <w:t>the</w:t>
      </w:r>
    </w:p>
    <w:p w14:paraId="48AE61E4" w14:textId="77777777" w:rsidR="00470D98" w:rsidRDefault="001E0CFE">
      <w:pPr>
        <w:tabs>
          <w:tab w:val="left" w:pos="851"/>
        </w:tabs>
        <w:spacing w:before="7"/>
        <w:ind w:left="227"/>
        <w:rPr>
          <w:rFonts w:ascii="Times New Roman"/>
          <w:i/>
          <w:sz w:val="24"/>
        </w:rPr>
      </w:pPr>
      <w:r>
        <w:rPr>
          <w:rFonts w:ascii="Trebuchet MS"/>
          <w:spacing w:val="-5"/>
          <w:sz w:val="12"/>
        </w:rPr>
        <w:t>899</w:t>
      </w:r>
      <w:r>
        <w:rPr>
          <w:rFonts w:ascii="Trebuchet MS"/>
          <w:sz w:val="12"/>
        </w:rPr>
        <w:tab/>
      </w:r>
      <w:r>
        <w:rPr>
          <w:spacing w:val="-2"/>
          <w:sz w:val="24"/>
        </w:rPr>
        <w:t>strategic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use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attentional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control.</w:t>
      </w:r>
      <w:r>
        <w:rPr>
          <w:spacing w:val="28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Journal</w:t>
      </w:r>
      <w:r>
        <w:rPr>
          <w:rFonts w:ascii="Times New Roman"/>
          <w:i/>
          <w:spacing w:val="-12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of</w:t>
      </w:r>
      <w:r>
        <w:rPr>
          <w:rFonts w:ascii="Times New Roman"/>
          <w:i/>
          <w:spacing w:val="-12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Experimental</w:t>
      </w:r>
      <w:r>
        <w:rPr>
          <w:rFonts w:ascii="Times New Roman"/>
          <w:i/>
          <w:spacing w:val="-12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Psychology:</w:t>
      </w:r>
      <w:r>
        <w:rPr>
          <w:rFonts w:ascii="Times New Roman"/>
          <w:i/>
          <w:spacing w:val="5"/>
          <w:sz w:val="24"/>
        </w:rPr>
        <w:t xml:space="preserve"> </w:t>
      </w:r>
      <w:r>
        <w:rPr>
          <w:rFonts w:ascii="Times New Roman"/>
          <w:i/>
          <w:spacing w:val="-5"/>
          <w:sz w:val="24"/>
        </w:rPr>
        <w:t>Hu-</w:t>
      </w:r>
    </w:p>
    <w:p w14:paraId="64EE33E1" w14:textId="77777777" w:rsidR="00470D98" w:rsidRDefault="001E0CFE">
      <w:pPr>
        <w:tabs>
          <w:tab w:val="left" w:pos="851"/>
        </w:tabs>
        <w:spacing w:before="8"/>
        <w:ind w:left="227"/>
        <w:rPr>
          <w:sz w:val="24"/>
        </w:rPr>
      </w:pPr>
      <w:r>
        <w:rPr>
          <w:rFonts w:ascii="Trebuchet MS"/>
          <w:spacing w:val="-5"/>
          <w:sz w:val="12"/>
        </w:rPr>
        <w:t>900</w:t>
      </w:r>
      <w:r>
        <w:rPr>
          <w:rFonts w:ascii="Trebuchet MS"/>
          <w:sz w:val="12"/>
        </w:rPr>
        <w:tab/>
      </w:r>
      <w:r>
        <w:rPr>
          <w:rFonts w:ascii="Times New Roman"/>
          <w:i/>
          <w:spacing w:val="-4"/>
          <w:sz w:val="24"/>
        </w:rPr>
        <w:t>man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Perception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and</w:t>
      </w:r>
      <w:r>
        <w:rPr>
          <w:rFonts w:ascii="Times New Roman"/>
          <w:i/>
          <w:spacing w:val="-7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Performance</w:t>
      </w:r>
      <w:r>
        <w:rPr>
          <w:spacing w:val="-4"/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44(10):1637,</w:t>
      </w:r>
      <w:r>
        <w:rPr>
          <w:sz w:val="24"/>
        </w:rPr>
        <w:t xml:space="preserve"> </w:t>
      </w:r>
      <w:r>
        <w:rPr>
          <w:spacing w:val="-4"/>
          <w:sz w:val="24"/>
        </w:rPr>
        <w:t>2018.</w:t>
      </w:r>
    </w:p>
    <w:p w14:paraId="21492697" w14:textId="77777777" w:rsidR="00470D98" w:rsidRDefault="001E0CFE">
      <w:pPr>
        <w:pStyle w:val="BodyText"/>
        <w:spacing w:before="207"/>
        <w:pPrChange w:id="3622" w:author="Hughes, Anna E" w:date="2023-08-09T15:29:00Z">
          <w:pPr>
            <w:pStyle w:val="BodyText"/>
            <w:spacing w:before="191"/>
          </w:pPr>
        </w:pPrChange>
      </w:pPr>
      <w:bookmarkStart w:id="3623" w:name="_bookmark44"/>
      <w:bookmarkEnd w:id="3623"/>
      <w:r>
        <w:rPr>
          <w:rFonts w:ascii="Trebuchet MS"/>
          <w:spacing w:val="-6"/>
          <w:sz w:val="12"/>
        </w:rPr>
        <w:t>901</w:t>
      </w:r>
      <w:r>
        <w:rPr>
          <w:rFonts w:ascii="Trebuchet MS"/>
          <w:spacing w:val="48"/>
          <w:sz w:val="12"/>
        </w:rPr>
        <w:t xml:space="preserve">  </w:t>
      </w:r>
      <w:r>
        <w:rPr>
          <w:spacing w:val="-6"/>
        </w:rPr>
        <w:t>Laurent</w:t>
      </w:r>
      <w:r>
        <w:rPr>
          <w:spacing w:val="-3"/>
        </w:rPr>
        <w:t xml:space="preserve"> </w:t>
      </w:r>
      <w:r>
        <w:rPr>
          <w:spacing w:val="-6"/>
        </w:rPr>
        <w:t>Itti</w:t>
      </w:r>
      <w:r>
        <w:rPr>
          <w:spacing w:val="-3"/>
        </w:rPr>
        <w:t xml:space="preserve"> </w:t>
      </w:r>
      <w:r>
        <w:rPr>
          <w:spacing w:val="-6"/>
        </w:rPr>
        <w:t>and</w:t>
      </w:r>
      <w:r>
        <w:rPr>
          <w:spacing w:val="-3"/>
        </w:rPr>
        <w:t xml:space="preserve"> </w:t>
      </w:r>
      <w:r>
        <w:rPr>
          <w:spacing w:val="-6"/>
        </w:rPr>
        <w:t>Christof</w:t>
      </w:r>
      <w:r>
        <w:rPr>
          <w:spacing w:val="-4"/>
        </w:rPr>
        <w:t xml:space="preserve"> </w:t>
      </w:r>
      <w:r>
        <w:rPr>
          <w:spacing w:val="-6"/>
        </w:rPr>
        <w:t>Koch.</w:t>
      </w:r>
      <w:r>
        <w:rPr>
          <w:spacing w:val="18"/>
        </w:rPr>
        <w:t xml:space="preserve"> </w:t>
      </w:r>
      <w:r>
        <w:rPr>
          <w:spacing w:val="-6"/>
        </w:rPr>
        <w:t>A</w:t>
      </w:r>
      <w:r>
        <w:rPr>
          <w:spacing w:val="-4"/>
        </w:rPr>
        <w:t xml:space="preserve"> </w:t>
      </w:r>
      <w:r>
        <w:rPr>
          <w:spacing w:val="-6"/>
        </w:rPr>
        <w:t>saliency-based</w:t>
      </w:r>
      <w:r>
        <w:rPr>
          <w:spacing w:val="-3"/>
        </w:rPr>
        <w:t xml:space="preserve"> </w:t>
      </w:r>
      <w:r>
        <w:rPr>
          <w:spacing w:val="-6"/>
        </w:rPr>
        <w:t>search</w:t>
      </w:r>
      <w:r>
        <w:rPr>
          <w:spacing w:val="-3"/>
        </w:rPr>
        <w:t xml:space="preserve"> </w:t>
      </w:r>
      <w:r>
        <w:rPr>
          <w:spacing w:val="-6"/>
        </w:rPr>
        <w:t>mechanism</w:t>
      </w:r>
      <w:r>
        <w:rPr>
          <w:spacing w:val="-4"/>
        </w:rPr>
        <w:t xml:space="preserve"> </w:t>
      </w:r>
      <w:r>
        <w:rPr>
          <w:spacing w:val="-6"/>
        </w:rPr>
        <w:t>for</w:t>
      </w:r>
      <w:r>
        <w:rPr>
          <w:spacing w:val="-3"/>
        </w:rPr>
        <w:t xml:space="preserve"> </w:t>
      </w:r>
      <w:r>
        <w:rPr>
          <w:spacing w:val="-6"/>
        </w:rPr>
        <w:t>overt</w:t>
      </w:r>
      <w:r>
        <w:rPr>
          <w:spacing w:val="-4"/>
        </w:rPr>
        <w:t xml:space="preserve"> </w:t>
      </w:r>
      <w:r>
        <w:rPr>
          <w:spacing w:val="-6"/>
        </w:rPr>
        <w:t>and</w:t>
      </w:r>
    </w:p>
    <w:p w14:paraId="0E5A3F42" w14:textId="77777777" w:rsidR="00470D98" w:rsidRDefault="001E0CFE">
      <w:pPr>
        <w:tabs>
          <w:tab w:val="left" w:pos="851"/>
        </w:tabs>
        <w:spacing w:before="7"/>
        <w:ind w:left="227"/>
        <w:rPr>
          <w:sz w:val="24"/>
        </w:rPr>
        <w:pPrChange w:id="3624" w:author="Hughes, Anna E" w:date="2023-08-09T15:29:00Z">
          <w:pPr>
            <w:tabs>
              <w:tab w:val="left" w:pos="851"/>
            </w:tabs>
            <w:spacing w:before="8"/>
            <w:ind w:left="227"/>
          </w:pPr>
        </w:pPrChange>
      </w:pPr>
      <w:r>
        <w:rPr>
          <w:rFonts w:ascii="Trebuchet MS" w:hAnsi="Trebuchet MS"/>
          <w:spacing w:val="-5"/>
          <w:sz w:val="12"/>
        </w:rPr>
        <w:t>902</w:t>
      </w:r>
      <w:r>
        <w:rPr>
          <w:rFonts w:ascii="Trebuchet MS" w:hAnsi="Trebuchet MS"/>
          <w:sz w:val="12"/>
        </w:rPr>
        <w:tab/>
      </w:r>
      <w:r>
        <w:rPr>
          <w:spacing w:val="-6"/>
          <w:sz w:val="24"/>
        </w:rPr>
        <w:t>covert</w:t>
      </w:r>
      <w:r>
        <w:rPr>
          <w:spacing w:val="-8"/>
          <w:sz w:val="24"/>
        </w:rPr>
        <w:t xml:space="preserve"> </w:t>
      </w:r>
      <w:r>
        <w:rPr>
          <w:spacing w:val="-6"/>
          <w:sz w:val="24"/>
        </w:rPr>
        <w:t>shifts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visual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attention.</w:t>
      </w:r>
      <w:r>
        <w:rPr>
          <w:spacing w:val="2"/>
          <w:sz w:val="24"/>
        </w:rPr>
        <w:t xml:space="preserve"> </w:t>
      </w:r>
      <w:r>
        <w:rPr>
          <w:rFonts w:ascii="Times New Roman" w:hAnsi="Times New Roman"/>
          <w:i/>
          <w:spacing w:val="-6"/>
          <w:sz w:val="24"/>
        </w:rPr>
        <w:t>Vision</w:t>
      </w:r>
      <w:r>
        <w:rPr>
          <w:rFonts w:ascii="Times New Roman" w:hAnsi="Times New Roman"/>
          <w:i/>
          <w:spacing w:val="-9"/>
          <w:sz w:val="24"/>
        </w:rPr>
        <w:t xml:space="preserve"> </w:t>
      </w:r>
      <w:r>
        <w:rPr>
          <w:rFonts w:ascii="Times New Roman" w:hAnsi="Times New Roman"/>
          <w:i/>
          <w:spacing w:val="-6"/>
          <w:sz w:val="24"/>
        </w:rPr>
        <w:t>research</w:t>
      </w:r>
      <w:r>
        <w:rPr>
          <w:spacing w:val="-6"/>
          <w:sz w:val="24"/>
        </w:rPr>
        <w:t>,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40(10-12):1489–1506,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2000.</w:t>
      </w:r>
    </w:p>
    <w:p w14:paraId="032C2A8E" w14:textId="77777777" w:rsidR="00087420" w:rsidRDefault="00087420">
      <w:pPr>
        <w:rPr>
          <w:del w:id="3625" w:author="Hughes, Anna E" w:date="2023-08-09T15:29:00Z"/>
          <w:sz w:val="24"/>
        </w:rPr>
        <w:sectPr w:rsidR="00087420">
          <w:pgSz w:w="12240" w:h="15840"/>
          <w:pgMar w:top="1820" w:right="1720" w:bottom="2000" w:left="1600" w:header="0" w:footer="1818" w:gutter="0"/>
          <w:cols w:space="720"/>
        </w:sectPr>
      </w:pPr>
      <w:bookmarkStart w:id="3626" w:name="_bookmark45"/>
      <w:bookmarkEnd w:id="3626"/>
    </w:p>
    <w:p w14:paraId="50693771" w14:textId="77777777" w:rsidR="00087420" w:rsidRDefault="00087420">
      <w:pPr>
        <w:pStyle w:val="BodyText"/>
        <w:spacing w:before="0"/>
        <w:ind w:left="0"/>
        <w:rPr>
          <w:del w:id="3627" w:author="Hughes, Anna E" w:date="2023-08-09T15:29:00Z"/>
          <w:sz w:val="20"/>
        </w:rPr>
      </w:pPr>
    </w:p>
    <w:p w14:paraId="6F80CA2F" w14:textId="77777777" w:rsidR="00087420" w:rsidRDefault="00087420">
      <w:pPr>
        <w:pStyle w:val="BodyText"/>
        <w:spacing w:before="0"/>
        <w:ind w:left="0"/>
        <w:rPr>
          <w:del w:id="3628" w:author="Hughes, Anna E" w:date="2023-08-09T15:29:00Z"/>
          <w:sz w:val="20"/>
        </w:rPr>
      </w:pPr>
    </w:p>
    <w:p w14:paraId="373976A2" w14:textId="77777777" w:rsidR="00470D98" w:rsidRDefault="001E0CFE">
      <w:pPr>
        <w:pStyle w:val="BodyText"/>
        <w:spacing w:before="207"/>
        <w:pPrChange w:id="3629" w:author="Hughes, Anna E" w:date="2023-08-09T15:29:00Z">
          <w:pPr>
            <w:pStyle w:val="BodyText"/>
            <w:spacing w:before="238"/>
          </w:pPr>
        </w:pPrChange>
      </w:pPr>
      <w:r>
        <w:rPr>
          <w:rFonts w:ascii="Trebuchet MS"/>
          <w:spacing w:val="-2"/>
          <w:sz w:val="12"/>
        </w:rPr>
        <w:t>903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2"/>
        </w:rPr>
        <w:t>Laurent Itti, Christof</w:t>
      </w:r>
      <w:r>
        <w:rPr>
          <w:spacing w:val="-3"/>
        </w:rPr>
        <w:t xml:space="preserve"> </w:t>
      </w:r>
      <w:r>
        <w:rPr>
          <w:spacing w:val="-2"/>
        </w:rPr>
        <w:t>Koch,</w:t>
      </w:r>
      <w:r>
        <w:rPr>
          <w:spacing w:val="-1"/>
        </w:rPr>
        <w:t xml:space="preserve"> </w:t>
      </w:r>
      <w:r>
        <w:rPr>
          <w:spacing w:val="-2"/>
        </w:rPr>
        <w:t>and</w:t>
      </w:r>
      <w:r>
        <w:rPr>
          <w:spacing w:val="-4"/>
        </w:rPr>
        <w:t xml:space="preserve"> </w:t>
      </w:r>
      <w:r>
        <w:rPr>
          <w:spacing w:val="-2"/>
        </w:rPr>
        <w:t>Ernst</w:t>
      </w:r>
      <w:r>
        <w:rPr>
          <w:spacing w:val="-3"/>
        </w:rPr>
        <w:t xml:space="preserve"> </w:t>
      </w:r>
      <w:r>
        <w:rPr>
          <w:spacing w:val="-2"/>
        </w:rPr>
        <w:t>Niebur.</w:t>
      </w:r>
      <w:r>
        <w:rPr>
          <w:spacing w:val="31"/>
        </w:rPr>
        <w:t xml:space="preserve"> </w:t>
      </w:r>
      <w:r>
        <w:rPr>
          <w:spacing w:val="-2"/>
        </w:rPr>
        <w:t>A</w:t>
      </w:r>
      <w:r>
        <w:rPr>
          <w:spacing w:val="-3"/>
        </w:rPr>
        <w:t xml:space="preserve"> </w:t>
      </w:r>
      <w:r>
        <w:rPr>
          <w:spacing w:val="-2"/>
        </w:rPr>
        <w:t>model</w:t>
      </w:r>
      <w:r>
        <w:rPr>
          <w:spacing w:val="-4"/>
        </w:rPr>
        <w:t xml:space="preserve"> </w:t>
      </w:r>
      <w:r>
        <w:rPr>
          <w:spacing w:val="-2"/>
        </w:rPr>
        <w:t>of</w:t>
      </w:r>
      <w:r>
        <w:rPr>
          <w:spacing w:val="-3"/>
        </w:rPr>
        <w:t xml:space="preserve"> </w:t>
      </w:r>
      <w:r>
        <w:rPr>
          <w:spacing w:val="-2"/>
        </w:rPr>
        <w:t>saliency-based</w:t>
      </w:r>
      <w:r>
        <w:rPr>
          <w:spacing w:val="-4"/>
        </w:rPr>
        <w:t xml:space="preserve"> </w:t>
      </w:r>
      <w:r>
        <w:rPr>
          <w:spacing w:val="-2"/>
        </w:rPr>
        <w:t>visual</w:t>
      </w:r>
    </w:p>
    <w:p w14:paraId="3288EC69" w14:textId="77777777" w:rsidR="00470D98" w:rsidRDefault="001E0CFE">
      <w:pPr>
        <w:tabs>
          <w:tab w:val="left" w:pos="851"/>
        </w:tabs>
        <w:spacing w:before="8"/>
        <w:ind w:left="227"/>
        <w:rPr>
          <w:rFonts w:ascii="Times New Roman"/>
          <w:i/>
          <w:sz w:val="24"/>
        </w:rPr>
        <w:pPrChange w:id="3630" w:author="Hughes, Anna E" w:date="2023-08-09T15:29:00Z">
          <w:pPr>
            <w:tabs>
              <w:tab w:val="left" w:pos="851"/>
            </w:tabs>
            <w:spacing w:before="7"/>
            <w:ind w:left="227"/>
          </w:pPr>
        </w:pPrChange>
      </w:pPr>
      <w:r>
        <w:rPr>
          <w:rFonts w:ascii="Trebuchet MS"/>
          <w:spacing w:val="-5"/>
          <w:sz w:val="12"/>
        </w:rPr>
        <w:t>904</w:t>
      </w:r>
      <w:r>
        <w:rPr>
          <w:rFonts w:ascii="Trebuchet MS"/>
          <w:sz w:val="12"/>
        </w:rPr>
        <w:tab/>
      </w:r>
      <w:r>
        <w:rPr>
          <w:spacing w:val="-2"/>
          <w:sz w:val="24"/>
        </w:rPr>
        <w:t>attention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rapid</w:t>
      </w:r>
      <w:r>
        <w:rPr>
          <w:spacing w:val="-4"/>
          <w:sz w:val="24"/>
          <w:rPrChange w:id="3631" w:author="Hughes, Anna E" w:date="2023-08-09T15:29:00Z">
            <w:rPr>
              <w:spacing w:val="-3"/>
              <w:sz w:val="24"/>
            </w:rPr>
          </w:rPrChange>
        </w:rPr>
        <w:t xml:space="preserve"> </w:t>
      </w:r>
      <w:r>
        <w:rPr>
          <w:spacing w:val="-2"/>
          <w:sz w:val="24"/>
        </w:rPr>
        <w:t>scene</w:t>
      </w:r>
      <w:r>
        <w:rPr>
          <w:spacing w:val="-3"/>
          <w:sz w:val="24"/>
          <w:rPrChange w:id="3632" w:author="Hughes, Anna E" w:date="2023-08-09T15:29:00Z">
            <w:rPr>
              <w:spacing w:val="-4"/>
              <w:sz w:val="24"/>
            </w:rPr>
          </w:rPrChange>
        </w:rPr>
        <w:t xml:space="preserve"> </w:t>
      </w:r>
      <w:r>
        <w:rPr>
          <w:spacing w:val="-2"/>
          <w:sz w:val="24"/>
        </w:rPr>
        <w:t>analysis.</w:t>
      </w:r>
      <w:r>
        <w:rPr>
          <w:spacing w:val="31"/>
          <w:sz w:val="24"/>
          <w:rPrChange w:id="3633" w:author="Hughes, Anna E" w:date="2023-08-09T15:29:00Z">
            <w:rPr>
              <w:spacing w:val="32"/>
              <w:sz w:val="24"/>
            </w:rPr>
          </w:rPrChange>
        </w:rPr>
        <w:t xml:space="preserve"> </w:t>
      </w:r>
      <w:r>
        <w:rPr>
          <w:rFonts w:ascii="Times New Roman"/>
          <w:i/>
          <w:spacing w:val="-2"/>
          <w:sz w:val="24"/>
        </w:rPr>
        <w:t>IEEE</w:t>
      </w:r>
      <w:r>
        <w:rPr>
          <w:rFonts w:ascii="Times New Roman"/>
          <w:i/>
          <w:spacing w:val="-11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Transactions</w:t>
      </w:r>
      <w:r>
        <w:rPr>
          <w:rFonts w:ascii="Times New Roman"/>
          <w:i/>
          <w:spacing w:val="-10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on</w:t>
      </w:r>
      <w:r>
        <w:rPr>
          <w:rFonts w:ascii="Times New Roman"/>
          <w:i/>
          <w:spacing w:val="-11"/>
          <w:sz w:val="24"/>
          <w:rPrChange w:id="3634" w:author="Hughes, Anna E" w:date="2023-08-09T15:29:00Z">
            <w:rPr>
              <w:rFonts w:ascii="Times New Roman"/>
              <w:i/>
              <w:spacing w:val="-10"/>
              <w:sz w:val="24"/>
            </w:rPr>
          </w:rPrChange>
        </w:rPr>
        <w:t xml:space="preserve"> </w:t>
      </w:r>
      <w:r>
        <w:rPr>
          <w:rFonts w:ascii="Times New Roman"/>
          <w:i/>
          <w:spacing w:val="-2"/>
          <w:sz w:val="24"/>
        </w:rPr>
        <w:t>pattern</w:t>
      </w:r>
      <w:r>
        <w:rPr>
          <w:rFonts w:ascii="Times New Roman"/>
          <w:i/>
          <w:spacing w:val="-10"/>
          <w:sz w:val="24"/>
          <w:rPrChange w:id="3635" w:author="Hughes, Anna E" w:date="2023-08-09T15:29:00Z">
            <w:rPr>
              <w:rFonts w:ascii="Times New Roman"/>
              <w:i/>
              <w:spacing w:val="-11"/>
              <w:sz w:val="24"/>
            </w:rPr>
          </w:rPrChange>
        </w:rPr>
        <w:t xml:space="preserve"> </w:t>
      </w:r>
      <w:r>
        <w:rPr>
          <w:rFonts w:ascii="Times New Roman"/>
          <w:i/>
          <w:spacing w:val="-2"/>
          <w:sz w:val="24"/>
        </w:rPr>
        <w:t>analysis</w:t>
      </w:r>
      <w:r>
        <w:rPr>
          <w:rFonts w:ascii="Times New Roman"/>
          <w:i/>
          <w:spacing w:val="-11"/>
          <w:sz w:val="24"/>
          <w:rPrChange w:id="3636" w:author="Hughes, Anna E" w:date="2023-08-09T15:29:00Z">
            <w:rPr>
              <w:rFonts w:ascii="Times New Roman"/>
              <w:i/>
              <w:spacing w:val="-10"/>
              <w:sz w:val="24"/>
            </w:rPr>
          </w:rPrChange>
        </w:rPr>
        <w:t xml:space="preserve"> </w:t>
      </w:r>
      <w:r>
        <w:rPr>
          <w:rFonts w:ascii="Times New Roman"/>
          <w:i/>
          <w:spacing w:val="-5"/>
          <w:sz w:val="24"/>
        </w:rPr>
        <w:t>and</w:t>
      </w:r>
    </w:p>
    <w:p w14:paraId="49E23D87" w14:textId="77777777" w:rsidR="00470D98" w:rsidRDefault="001E0CFE">
      <w:pPr>
        <w:tabs>
          <w:tab w:val="left" w:pos="851"/>
        </w:tabs>
        <w:spacing w:before="7"/>
        <w:ind w:left="227"/>
        <w:rPr>
          <w:sz w:val="24"/>
        </w:rPr>
        <w:pPrChange w:id="3637" w:author="Hughes, Anna E" w:date="2023-08-09T15:29:00Z">
          <w:pPr>
            <w:tabs>
              <w:tab w:val="left" w:pos="851"/>
            </w:tabs>
            <w:spacing w:before="8"/>
            <w:ind w:left="227"/>
          </w:pPr>
        </w:pPrChange>
      </w:pPr>
      <w:r>
        <w:rPr>
          <w:rFonts w:ascii="Trebuchet MS" w:hAnsi="Trebuchet MS"/>
          <w:spacing w:val="-5"/>
          <w:sz w:val="12"/>
        </w:rPr>
        <w:t>905</w:t>
      </w:r>
      <w:r>
        <w:rPr>
          <w:rFonts w:ascii="Trebuchet MS" w:hAnsi="Trebuchet MS"/>
          <w:sz w:val="12"/>
        </w:rPr>
        <w:tab/>
      </w:r>
      <w:r>
        <w:rPr>
          <w:rFonts w:ascii="Times New Roman" w:hAnsi="Times New Roman"/>
          <w:i/>
          <w:spacing w:val="-6"/>
          <w:sz w:val="24"/>
        </w:rPr>
        <w:t>machine</w:t>
      </w:r>
      <w:r>
        <w:rPr>
          <w:rFonts w:ascii="Times New Roman" w:hAnsi="Times New Roman"/>
          <w:i/>
          <w:spacing w:val="7"/>
          <w:sz w:val="24"/>
        </w:rPr>
        <w:t xml:space="preserve"> </w:t>
      </w:r>
      <w:r>
        <w:rPr>
          <w:rFonts w:ascii="Times New Roman" w:hAnsi="Times New Roman"/>
          <w:i/>
          <w:spacing w:val="-6"/>
          <w:sz w:val="24"/>
        </w:rPr>
        <w:t>intelligence</w:t>
      </w:r>
      <w:r>
        <w:rPr>
          <w:spacing w:val="-6"/>
          <w:sz w:val="24"/>
        </w:rPr>
        <w:t>,</w:t>
      </w:r>
      <w:r>
        <w:rPr>
          <w:spacing w:val="14"/>
          <w:sz w:val="24"/>
        </w:rPr>
        <w:t xml:space="preserve"> </w:t>
      </w:r>
      <w:r>
        <w:rPr>
          <w:spacing w:val="-6"/>
          <w:sz w:val="24"/>
        </w:rPr>
        <w:t>20(11):1254–1259,</w:t>
      </w:r>
      <w:r>
        <w:rPr>
          <w:spacing w:val="14"/>
          <w:sz w:val="24"/>
        </w:rPr>
        <w:t xml:space="preserve"> </w:t>
      </w:r>
      <w:r>
        <w:rPr>
          <w:spacing w:val="-6"/>
          <w:sz w:val="24"/>
        </w:rPr>
        <w:t>1998.</w:t>
      </w:r>
    </w:p>
    <w:p w14:paraId="075F4587" w14:textId="77777777" w:rsidR="00470D98" w:rsidRDefault="001E0CFE">
      <w:pPr>
        <w:pStyle w:val="BodyText"/>
        <w:spacing w:before="207"/>
      </w:pPr>
      <w:bookmarkStart w:id="3638" w:name="_bookmark46"/>
      <w:bookmarkEnd w:id="3638"/>
      <w:r>
        <w:rPr>
          <w:rFonts w:ascii="Trebuchet MS"/>
          <w:spacing w:val="-4"/>
          <w:sz w:val="12"/>
        </w:rPr>
        <w:t>906</w:t>
      </w:r>
      <w:r>
        <w:rPr>
          <w:rFonts w:ascii="Trebuchet MS"/>
          <w:spacing w:val="53"/>
          <w:sz w:val="12"/>
        </w:rPr>
        <w:t xml:space="preserve">  </w:t>
      </w:r>
      <w:r>
        <w:rPr>
          <w:spacing w:val="-4"/>
        </w:rPr>
        <w:t>Paul</w:t>
      </w:r>
      <w:r>
        <w:rPr>
          <w:spacing w:val="-7"/>
        </w:rPr>
        <w:t xml:space="preserve"> </w:t>
      </w:r>
      <w:r>
        <w:rPr>
          <w:spacing w:val="-4"/>
        </w:rPr>
        <w:t>D</w:t>
      </w:r>
      <w:r>
        <w:rPr>
          <w:spacing w:val="-8"/>
        </w:rPr>
        <w:t xml:space="preserve"> </w:t>
      </w:r>
      <w:r>
        <w:rPr>
          <w:spacing w:val="-4"/>
        </w:rPr>
        <w:t>Kieffaber,</w:t>
      </w:r>
      <w:r>
        <w:rPr>
          <w:spacing w:val="-6"/>
        </w:rPr>
        <w:t xml:space="preserve"> </w:t>
      </w:r>
      <w:r>
        <w:rPr>
          <w:spacing w:val="-4"/>
        </w:rPr>
        <w:t>Emily</w:t>
      </w:r>
      <w:r>
        <w:rPr>
          <w:spacing w:val="-8"/>
        </w:rPr>
        <w:t xml:space="preserve"> </w:t>
      </w:r>
      <w:r>
        <w:rPr>
          <w:spacing w:val="-4"/>
        </w:rPr>
        <w:t>S</w:t>
      </w:r>
      <w:r>
        <w:rPr>
          <w:spacing w:val="-8"/>
        </w:rPr>
        <w:t xml:space="preserve"> </w:t>
      </w:r>
      <w:r>
        <w:rPr>
          <w:spacing w:val="-4"/>
        </w:rPr>
        <w:t>Kappenman,</w:t>
      </w:r>
      <w:r>
        <w:rPr>
          <w:spacing w:val="-6"/>
        </w:rPr>
        <w:t xml:space="preserve"> </w:t>
      </w:r>
      <w:r>
        <w:rPr>
          <w:spacing w:val="-4"/>
        </w:rPr>
        <w:t>Misty</w:t>
      </w:r>
      <w:r>
        <w:rPr>
          <w:spacing w:val="-8"/>
        </w:rPr>
        <w:t xml:space="preserve"> </w:t>
      </w:r>
      <w:r>
        <w:rPr>
          <w:spacing w:val="-4"/>
        </w:rPr>
        <w:t>Bodkins,</w:t>
      </w:r>
      <w:r>
        <w:rPr>
          <w:spacing w:val="-6"/>
        </w:rPr>
        <w:t xml:space="preserve"> </w:t>
      </w:r>
      <w:r>
        <w:rPr>
          <w:spacing w:val="-4"/>
        </w:rPr>
        <w:t>Anantha</w:t>
      </w:r>
      <w:r>
        <w:rPr>
          <w:spacing w:val="-7"/>
        </w:rPr>
        <w:t xml:space="preserve"> </w:t>
      </w:r>
      <w:r>
        <w:rPr>
          <w:spacing w:val="-4"/>
        </w:rPr>
        <w:t>Shekhar,</w:t>
      </w:r>
      <w:r>
        <w:rPr>
          <w:spacing w:val="-6"/>
        </w:rPr>
        <w:t xml:space="preserve"> </w:t>
      </w:r>
      <w:r>
        <w:rPr>
          <w:spacing w:val="-4"/>
        </w:rPr>
        <w:t>Brian</w:t>
      </w:r>
      <w:r>
        <w:rPr>
          <w:spacing w:val="-8"/>
        </w:rPr>
        <w:t xml:space="preserve"> </w:t>
      </w:r>
      <w:r>
        <w:rPr>
          <w:spacing w:val="-10"/>
        </w:rPr>
        <w:t>F</w:t>
      </w:r>
    </w:p>
    <w:p w14:paraId="6CFB0B94" w14:textId="77777777" w:rsidR="00470D98" w:rsidRDefault="001E0CFE">
      <w:pPr>
        <w:pStyle w:val="BodyText"/>
        <w:tabs>
          <w:tab w:val="left" w:pos="851"/>
          <w:tab w:val="left" w:pos="4557"/>
        </w:tabs>
      </w:pPr>
      <w:r>
        <w:rPr>
          <w:rFonts w:ascii="Trebuchet MS" w:hAnsi="Trebuchet MS"/>
          <w:spacing w:val="-5"/>
          <w:sz w:val="12"/>
        </w:rPr>
        <w:t>907</w:t>
      </w:r>
      <w:r>
        <w:rPr>
          <w:rFonts w:ascii="Trebuchet MS" w:hAnsi="Trebuchet MS"/>
          <w:sz w:val="12"/>
        </w:rPr>
        <w:tab/>
      </w:r>
      <w:r>
        <w:t>O’Donnell,</w:t>
      </w:r>
      <w:r>
        <w:rPr>
          <w:spacing w:val="36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William</w:t>
      </w:r>
      <w:r>
        <w:rPr>
          <w:spacing w:val="29"/>
        </w:rPr>
        <w:t xml:space="preserve"> </w:t>
      </w:r>
      <w:r>
        <w:t>P</w:t>
      </w:r>
      <w:r>
        <w:rPr>
          <w:spacing w:val="29"/>
        </w:rPr>
        <w:t xml:space="preserve"> </w:t>
      </w:r>
      <w:r>
        <w:rPr>
          <w:spacing w:val="-2"/>
        </w:rPr>
        <w:t>Hetrick.</w:t>
      </w:r>
      <w:r>
        <w:tab/>
      </w:r>
      <w:r>
        <w:rPr>
          <w:spacing w:val="-4"/>
        </w:rPr>
        <w:t>Switch</w:t>
      </w:r>
      <w:r>
        <w:rPr>
          <w:spacing w:val="16"/>
        </w:rPr>
        <w:t xml:space="preserve"> </w:t>
      </w:r>
      <w:r>
        <w:rPr>
          <w:spacing w:val="-4"/>
        </w:rPr>
        <w:t>and</w:t>
      </w:r>
      <w:r>
        <w:rPr>
          <w:spacing w:val="16"/>
        </w:rPr>
        <w:t xml:space="preserve"> </w:t>
      </w:r>
      <w:r>
        <w:rPr>
          <w:spacing w:val="-4"/>
        </w:rPr>
        <w:t>maintenance</w:t>
      </w:r>
      <w:r>
        <w:rPr>
          <w:spacing w:val="17"/>
        </w:rPr>
        <w:t xml:space="preserve"> </w:t>
      </w:r>
      <w:r>
        <w:rPr>
          <w:spacing w:val="-4"/>
        </w:rPr>
        <w:t>of</w:t>
      </w:r>
      <w:r>
        <w:rPr>
          <w:spacing w:val="16"/>
        </w:rPr>
        <w:t xml:space="preserve"> </w:t>
      </w:r>
      <w:r>
        <w:rPr>
          <w:spacing w:val="-4"/>
        </w:rPr>
        <w:t>task</w:t>
      </w:r>
      <w:r>
        <w:rPr>
          <w:spacing w:val="16"/>
        </w:rPr>
        <w:t xml:space="preserve"> </w:t>
      </w:r>
      <w:r>
        <w:rPr>
          <w:spacing w:val="-4"/>
        </w:rPr>
        <w:t>set</w:t>
      </w:r>
      <w:r>
        <w:rPr>
          <w:spacing w:val="17"/>
        </w:rPr>
        <w:t xml:space="preserve"> </w:t>
      </w:r>
      <w:r>
        <w:rPr>
          <w:spacing w:val="-5"/>
        </w:rPr>
        <w:t>in</w:t>
      </w:r>
    </w:p>
    <w:p w14:paraId="75F82E2A" w14:textId="77777777" w:rsidR="00470D98" w:rsidRDefault="001E0CFE">
      <w:pPr>
        <w:tabs>
          <w:tab w:val="left" w:pos="851"/>
        </w:tabs>
        <w:spacing w:before="8"/>
        <w:ind w:left="227"/>
        <w:rPr>
          <w:sz w:val="24"/>
        </w:rPr>
      </w:pPr>
      <w:r>
        <w:rPr>
          <w:rFonts w:ascii="Trebuchet MS" w:hAnsi="Trebuchet MS"/>
          <w:spacing w:val="-5"/>
          <w:sz w:val="12"/>
        </w:rPr>
        <w:t>908</w:t>
      </w:r>
      <w:r>
        <w:rPr>
          <w:rFonts w:ascii="Trebuchet MS" w:hAnsi="Trebuchet MS"/>
          <w:sz w:val="12"/>
        </w:rPr>
        <w:tab/>
      </w:r>
      <w:r>
        <w:rPr>
          <w:spacing w:val="-6"/>
          <w:sz w:val="24"/>
        </w:rPr>
        <w:t>schizophrenia.</w:t>
      </w:r>
      <w:r>
        <w:rPr>
          <w:spacing w:val="31"/>
          <w:sz w:val="24"/>
        </w:rPr>
        <w:t xml:space="preserve"> </w:t>
      </w:r>
      <w:r>
        <w:rPr>
          <w:rFonts w:ascii="Times New Roman" w:hAnsi="Times New Roman"/>
          <w:i/>
          <w:spacing w:val="-6"/>
          <w:sz w:val="24"/>
        </w:rPr>
        <w:t>Schizophrenia</w:t>
      </w:r>
      <w:r>
        <w:rPr>
          <w:rFonts w:ascii="Times New Roman" w:hAnsi="Times New Roman"/>
          <w:i/>
          <w:spacing w:val="-1"/>
          <w:sz w:val="24"/>
        </w:rPr>
        <w:t xml:space="preserve"> </w:t>
      </w:r>
      <w:r>
        <w:rPr>
          <w:rFonts w:ascii="Times New Roman" w:hAnsi="Times New Roman"/>
          <w:i/>
          <w:spacing w:val="-6"/>
          <w:sz w:val="24"/>
        </w:rPr>
        <w:t>research</w:t>
      </w:r>
      <w:r>
        <w:rPr>
          <w:spacing w:val="-6"/>
          <w:sz w:val="24"/>
        </w:rPr>
        <w:t>,</w:t>
      </w:r>
      <w:r>
        <w:rPr>
          <w:spacing w:val="6"/>
          <w:sz w:val="24"/>
        </w:rPr>
        <w:t xml:space="preserve"> </w:t>
      </w:r>
      <w:r>
        <w:rPr>
          <w:spacing w:val="-6"/>
          <w:sz w:val="24"/>
        </w:rPr>
        <w:t>84(2-3):345–358,</w:t>
      </w:r>
      <w:r>
        <w:rPr>
          <w:spacing w:val="5"/>
          <w:sz w:val="24"/>
        </w:rPr>
        <w:t xml:space="preserve"> </w:t>
      </w:r>
      <w:r>
        <w:rPr>
          <w:spacing w:val="-6"/>
          <w:sz w:val="24"/>
        </w:rPr>
        <w:t>2006.</w:t>
      </w:r>
    </w:p>
    <w:p w14:paraId="4D0FF5C5" w14:textId="77777777" w:rsidR="00470D98" w:rsidRDefault="001E0CFE">
      <w:pPr>
        <w:pStyle w:val="BodyText"/>
        <w:spacing w:before="207"/>
      </w:pPr>
      <w:bookmarkStart w:id="3639" w:name="_bookmark47"/>
      <w:bookmarkEnd w:id="3639"/>
      <w:r>
        <w:rPr>
          <w:rFonts w:ascii="Trebuchet MS"/>
          <w:spacing w:val="-2"/>
          <w:sz w:val="12"/>
        </w:rPr>
        <w:t>909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2"/>
        </w:rPr>
        <w:t>Christof</w:t>
      </w:r>
      <w:r>
        <w:rPr>
          <w:spacing w:val="1"/>
          <w:rPrChange w:id="3640" w:author="Hughes, Anna E" w:date="2023-08-09T15:29:00Z">
            <w:rPr>
              <w:spacing w:val="2"/>
            </w:rPr>
          </w:rPrChange>
        </w:rPr>
        <w:t xml:space="preserve"> </w:t>
      </w:r>
      <w:r>
        <w:rPr>
          <w:spacing w:val="-2"/>
        </w:rPr>
        <w:t>Koch</w:t>
      </w:r>
      <w:r>
        <w:rPr>
          <w:spacing w:val="1"/>
        </w:rPr>
        <w:t xml:space="preserve"> </w:t>
      </w:r>
      <w:r>
        <w:rPr>
          <w:spacing w:val="-2"/>
        </w:rPr>
        <w:t>and</w:t>
      </w:r>
      <w:r>
        <w:rPr>
          <w:spacing w:val="1"/>
        </w:rPr>
        <w:t xml:space="preserve"> </w:t>
      </w:r>
      <w:r>
        <w:rPr>
          <w:spacing w:val="-2"/>
        </w:rPr>
        <w:t>Shimon</w:t>
      </w:r>
      <w:r>
        <w:rPr>
          <w:spacing w:val="2"/>
          <w:rPrChange w:id="3641" w:author="Hughes, Anna E" w:date="2023-08-09T15:29:00Z">
            <w:rPr>
              <w:spacing w:val="1"/>
            </w:rPr>
          </w:rPrChange>
        </w:rPr>
        <w:t xml:space="preserve"> </w:t>
      </w:r>
      <w:r>
        <w:rPr>
          <w:spacing w:val="-2"/>
        </w:rPr>
        <w:t>Ullman.</w:t>
      </w:r>
      <w:r>
        <w:rPr>
          <w:spacing w:val="41"/>
          <w:rPrChange w:id="3642" w:author="Hughes, Anna E" w:date="2023-08-09T15:29:00Z">
            <w:rPr>
              <w:spacing w:val="42"/>
            </w:rPr>
          </w:rPrChange>
        </w:rPr>
        <w:t xml:space="preserve"> </w:t>
      </w:r>
      <w:r>
        <w:rPr>
          <w:spacing w:val="-2"/>
        </w:rPr>
        <w:t>Shifts</w:t>
      </w:r>
      <w:r>
        <w:rPr>
          <w:spacing w:val="2"/>
        </w:rPr>
        <w:t xml:space="preserve"> </w:t>
      </w:r>
      <w:r>
        <w:rPr>
          <w:spacing w:val="-2"/>
        </w:rPr>
        <w:t>in</w:t>
      </w:r>
      <w:r>
        <w:rPr>
          <w:spacing w:val="1"/>
        </w:rPr>
        <w:t xml:space="preserve"> </w:t>
      </w:r>
      <w:r>
        <w:rPr>
          <w:spacing w:val="-2"/>
        </w:rPr>
        <w:t>selective</w:t>
      </w:r>
      <w:r>
        <w:rPr>
          <w:spacing w:val="1"/>
        </w:rPr>
        <w:t xml:space="preserve"> </w:t>
      </w:r>
      <w:r>
        <w:rPr>
          <w:spacing w:val="-2"/>
        </w:rPr>
        <w:t>visual</w:t>
      </w:r>
      <w:r>
        <w:rPr>
          <w:spacing w:val="1"/>
        </w:rPr>
        <w:t xml:space="preserve"> </w:t>
      </w:r>
      <w:r>
        <w:rPr>
          <w:spacing w:val="-2"/>
        </w:rPr>
        <w:t>attention:</w:t>
      </w:r>
      <w:r>
        <w:rPr>
          <w:spacing w:val="21"/>
          <w:rPrChange w:id="3643" w:author="Hughes, Anna E" w:date="2023-08-09T15:29:00Z">
            <w:rPr>
              <w:spacing w:val="22"/>
            </w:rPr>
          </w:rPrChange>
        </w:rPr>
        <w:t xml:space="preserve"> </w:t>
      </w:r>
      <w:r>
        <w:rPr>
          <w:spacing w:val="-2"/>
        </w:rPr>
        <w:t>towards</w:t>
      </w:r>
    </w:p>
    <w:p w14:paraId="785471C9" w14:textId="77777777" w:rsidR="00470D98" w:rsidRDefault="001E0CFE">
      <w:pPr>
        <w:tabs>
          <w:tab w:val="left" w:pos="851"/>
          <w:tab w:val="left" w:pos="4141"/>
        </w:tabs>
        <w:spacing w:before="7"/>
        <w:ind w:left="227"/>
        <w:rPr>
          <w:sz w:val="24"/>
        </w:rPr>
      </w:pPr>
      <w:r>
        <w:rPr>
          <w:rFonts w:ascii="Trebuchet MS" w:hAnsi="Trebuchet MS"/>
          <w:spacing w:val="-5"/>
          <w:sz w:val="12"/>
        </w:rPr>
        <w:t>910</w:t>
      </w:r>
      <w:r>
        <w:rPr>
          <w:rFonts w:ascii="Trebuchet MS" w:hAnsi="Trebuchet MS"/>
          <w:sz w:val="12"/>
        </w:rPr>
        <w:tab/>
      </w:r>
      <w:r>
        <w:rPr>
          <w:spacing w:val="-6"/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pacing w:val="-6"/>
          <w:sz w:val="24"/>
        </w:rPr>
        <w:t>underlying</w:t>
      </w:r>
      <w:r>
        <w:rPr>
          <w:spacing w:val="15"/>
          <w:sz w:val="24"/>
        </w:rPr>
        <w:t xml:space="preserve"> </w:t>
      </w:r>
      <w:r>
        <w:rPr>
          <w:spacing w:val="-6"/>
          <w:sz w:val="24"/>
        </w:rPr>
        <w:t>neural</w:t>
      </w:r>
      <w:r>
        <w:rPr>
          <w:spacing w:val="16"/>
          <w:sz w:val="24"/>
        </w:rPr>
        <w:t xml:space="preserve"> </w:t>
      </w:r>
      <w:r>
        <w:rPr>
          <w:spacing w:val="-6"/>
          <w:sz w:val="24"/>
        </w:rPr>
        <w:t>circuitry.</w:t>
      </w:r>
      <w:r>
        <w:rPr>
          <w:sz w:val="24"/>
        </w:rPr>
        <w:tab/>
        <w:t>In</w:t>
      </w:r>
      <w:r>
        <w:rPr>
          <w:spacing w:val="29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Matters</w:t>
      </w:r>
      <w:r>
        <w:rPr>
          <w:rFonts w:ascii="Times New Roman" w:hAnsi="Times New Roman"/>
          <w:i/>
          <w:spacing w:val="24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of</w:t>
      </w:r>
      <w:r>
        <w:rPr>
          <w:rFonts w:ascii="Times New Roman" w:hAnsi="Times New Roman"/>
          <w:i/>
          <w:spacing w:val="24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intelligence</w:t>
      </w:r>
      <w:r>
        <w:rPr>
          <w:sz w:val="24"/>
        </w:rPr>
        <w:t>,</w:t>
      </w:r>
      <w:r>
        <w:rPr>
          <w:spacing w:val="38"/>
          <w:sz w:val="24"/>
        </w:rPr>
        <w:t xml:space="preserve"> </w:t>
      </w:r>
      <w:r>
        <w:rPr>
          <w:sz w:val="24"/>
        </w:rPr>
        <w:t>pages</w:t>
      </w:r>
      <w:r>
        <w:rPr>
          <w:spacing w:val="30"/>
          <w:sz w:val="24"/>
        </w:rPr>
        <w:t xml:space="preserve"> </w:t>
      </w:r>
      <w:r>
        <w:rPr>
          <w:spacing w:val="-2"/>
          <w:sz w:val="24"/>
        </w:rPr>
        <w:t>115–141.</w:t>
      </w:r>
    </w:p>
    <w:p w14:paraId="5A9E2973" w14:textId="77777777" w:rsidR="00470D98" w:rsidRDefault="001E0CFE">
      <w:pPr>
        <w:tabs>
          <w:tab w:val="left" w:pos="851"/>
        </w:tabs>
        <w:spacing w:before="8"/>
        <w:ind w:left="227"/>
        <w:rPr>
          <w:sz w:val="24"/>
        </w:rPr>
      </w:pPr>
      <w:r>
        <w:rPr>
          <w:rFonts w:ascii="Trebuchet MS"/>
          <w:spacing w:val="-5"/>
          <w:sz w:val="12"/>
        </w:rPr>
        <w:t>911</w:t>
      </w:r>
      <w:r>
        <w:rPr>
          <w:rFonts w:ascii="Trebuchet MS"/>
          <w:sz w:val="12"/>
        </w:rPr>
        <w:tab/>
      </w:r>
      <w:r>
        <w:rPr>
          <w:spacing w:val="-7"/>
          <w:sz w:val="24"/>
        </w:rPr>
        <w:t>Springer,</w:t>
      </w:r>
      <w:r>
        <w:rPr>
          <w:spacing w:val="-2"/>
          <w:sz w:val="24"/>
        </w:rPr>
        <w:t xml:space="preserve"> 1987.</w:t>
      </w:r>
    </w:p>
    <w:p w14:paraId="00A8FD51" w14:textId="77777777" w:rsidR="00470D98" w:rsidRDefault="001E0CFE">
      <w:pPr>
        <w:pStyle w:val="BodyText"/>
        <w:tabs>
          <w:tab w:val="left" w:pos="7525"/>
        </w:tabs>
        <w:spacing w:before="207"/>
        <w:pPrChange w:id="3644" w:author="Hughes, Anna E" w:date="2023-08-09T15:29:00Z">
          <w:pPr>
            <w:pStyle w:val="BodyText"/>
            <w:tabs>
              <w:tab w:val="left" w:pos="7525"/>
            </w:tabs>
            <w:spacing w:before="206"/>
          </w:pPr>
        </w:pPrChange>
      </w:pPr>
      <w:bookmarkStart w:id="3645" w:name="_bookmark48"/>
      <w:bookmarkEnd w:id="3645"/>
      <w:r>
        <w:rPr>
          <w:rFonts w:ascii="Trebuchet MS"/>
          <w:sz w:val="12"/>
        </w:rPr>
        <w:t>912</w:t>
      </w:r>
      <w:r>
        <w:rPr>
          <w:rFonts w:ascii="Trebuchet MS"/>
          <w:spacing w:val="46"/>
          <w:sz w:val="12"/>
        </w:rPr>
        <w:t xml:space="preserve">  </w:t>
      </w:r>
      <w:r>
        <w:t>Kathryn</w:t>
      </w:r>
      <w:r>
        <w:rPr>
          <w:spacing w:val="33"/>
        </w:rPr>
        <w:t xml:space="preserve"> </w:t>
      </w:r>
      <w:r>
        <w:t>Koehler,</w:t>
      </w:r>
      <w:r>
        <w:rPr>
          <w:spacing w:val="43"/>
        </w:rPr>
        <w:t xml:space="preserve"> </w:t>
      </w:r>
      <w:r>
        <w:t>Fei</w:t>
      </w:r>
      <w:r>
        <w:rPr>
          <w:spacing w:val="33"/>
        </w:rPr>
        <w:t xml:space="preserve"> </w:t>
      </w:r>
      <w:r>
        <w:t>Guo,</w:t>
      </w:r>
      <w:r>
        <w:rPr>
          <w:spacing w:val="44"/>
        </w:rPr>
        <w:t xml:space="preserve"> </w:t>
      </w:r>
      <w:r>
        <w:t>Sheng</w:t>
      </w:r>
      <w:r>
        <w:rPr>
          <w:spacing w:val="33"/>
        </w:rPr>
        <w:t xml:space="preserve"> </w:t>
      </w:r>
      <w:r>
        <w:t>Zhang,</w:t>
      </w:r>
      <w:r>
        <w:rPr>
          <w:spacing w:val="43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Miguel</w:t>
      </w:r>
      <w:r>
        <w:rPr>
          <w:spacing w:val="34"/>
        </w:rPr>
        <w:t xml:space="preserve"> </w:t>
      </w:r>
      <w:r>
        <w:t>P</w:t>
      </w:r>
      <w:r>
        <w:rPr>
          <w:spacing w:val="33"/>
        </w:rPr>
        <w:t xml:space="preserve"> </w:t>
      </w:r>
      <w:r>
        <w:rPr>
          <w:spacing w:val="-2"/>
        </w:rPr>
        <w:t>Eckstein.</w:t>
      </w:r>
      <w:r>
        <w:tab/>
      </w:r>
      <w:r>
        <w:rPr>
          <w:spacing w:val="-2"/>
        </w:rPr>
        <w:t>What</w:t>
      </w:r>
      <w:r>
        <w:rPr>
          <w:spacing w:val="20"/>
        </w:rPr>
        <w:t xml:space="preserve"> </w:t>
      </w:r>
      <w:r>
        <w:rPr>
          <w:spacing w:val="-5"/>
        </w:rPr>
        <w:t>do</w:t>
      </w:r>
    </w:p>
    <w:p w14:paraId="6E0ACC69" w14:textId="77777777" w:rsidR="00470D98" w:rsidRDefault="001E0CFE">
      <w:pPr>
        <w:tabs>
          <w:tab w:val="left" w:pos="851"/>
        </w:tabs>
        <w:spacing w:before="7"/>
        <w:ind w:left="227"/>
        <w:rPr>
          <w:sz w:val="24"/>
        </w:rPr>
        <w:pPrChange w:id="3646" w:author="Hughes, Anna E" w:date="2023-08-09T15:29:00Z">
          <w:pPr>
            <w:tabs>
              <w:tab w:val="left" w:pos="851"/>
            </w:tabs>
            <w:spacing w:before="8"/>
            <w:ind w:left="227"/>
          </w:pPr>
        </w:pPrChange>
      </w:pPr>
      <w:r>
        <w:rPr>
          <w:rFonts w:ascii="Trebuchet MS" w:hAnsi="Trebuchet MS"/>
          <w:spacing w:val="-5"/>
          <w:sz w:val="12"/>
        </w:rPr>
        <w:t>913</w:t>
      </w:r>
      <w:r>
        <w:rPr>
          <w:rFonts w:ascii="Trebuchet MS" w:hAnsi="Trebuchet MS"/>
          <w:sz w:val="12"/>
        </w:rPr>
        <w:tab/>
      </w:r>
      <w:r>
        <w:rPr>
          <w:spacing w:val="-4"/>
          <w:sz w:val="24"/>
        </w:rPr>
        <w:t>saliency</w:t>
      </w:r>
      <w:r>
        <w:rPr>
          <w:spacing w:val="-10"/>
          <w:sz w:val="24"/>
        </w:rPr>
        <w:t xml:space="preserve"> </w:t>
      </w:r>
      <w:r>
        <w:rPr>
          <w:spacing w:val="-4"/>
          <w:sz w:val="24"/>
        </w:rPr>
        <w:t>models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predict?</w:t>
      </w:r>
      <w:r>
        <w:rPr>
          <w:spacing w:val="15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Journal</w:t>
      </w:r>
      <w:r>
        <w:rPr>
          <w:rFonts w:ascii="Times New Roman" w:hAnsi="Times New Roman"/>
          <w:i/>
          <w:spacing w:val="-11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of</w:t>
      </w:r>
      <w:r>
        <w:rPr>
          <w:rFonts w:ascii="Times New Roman" w:hAnsi="Times New Roman"/>
          <w:i/>
          <w:spacing w:val="-11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vision</w:t>
      </w:r>
      <w:r>
        <w:rPr>
          <w:spacing w:val="-4"/>
          <w:sz w:val="24"/>
        </w:rPr>
        <w:t>,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14(3):14–14,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2014.</w:t>
      </w:r>
    </w:p>
    <w:p w14:paraId="2F50DCFF" w14:textId="77777777" w:rsidR="00470D98" w:rsidRDefault="001E0CFE">
      <w:pPr>
        <w:pStyle w:val="BodyText"/>
        <w:spacing w:before="207"/>
      </w:pPr>
      <w:bookmarkStart w:id="3647" w:name="_bookmark49"/>
      <w:bookmarkEnd w:id="3647"/>
      <w:r>
        <w:rPr>
          <w:rFonts w:ascii="Trebuchet MS"/>
          <w:sz w:val="12"/>
        </w:rPr>
        <w:t>914</w:t>
      </w:r>
      <w:r>
        <w:rPr>
          <w:rFonts w:ascii="Trebuchet MS"/>
          <w:spacing w:val="33"/>
          <w:sz w:val="12"/>
        </w:rPr>
        <w:t xml:space="preserve">  </w:t>
      </w:r>
      <w:r>
        <w:t>Iuliia</w:t>
      </w:r>
      <w:r>
        <w:rPr>
          <w:spacing w:val="-9"/>
        </w:rPr>
        <w:t xml:space="preserve"> </w:t>
      </w:r>
      <w:r>
        <w:t>Kotseruba,</w:t>
      </w:r>
      <w:r>
        <w:rPr>
          <w:spacing w:val="-9"/>
        </w:rPr>
        <w:t xml:space="preserve"> </w:t>
      </w:r>
      <w:r>
        <w:t>Calden</w:t>
      </w:r>
      <w:r>
        <w:rPr>
          <w:spacing w:val="-9"/>
        </w:rPr>
        <w:t xml:space="preserve"> </w:t>
      </w:r>
      <w:r>
        <w:t>Wloka,</w:t>
      </w:r>
      <w:r>
        <w:rPr>
          <w:spacing w:val="-8"/>
        </w:rPr>
        <w:t xml:space="preserve"> </w:t>
      </w:r>
      <w:r>
        <w:t>Amir</w:t>
      </w:r>
      <w:r>
        <w:rPr>
          <w:spacing w:val="-9"/>
        </w:rPr>
        <w:t xml:space="preserve"> </w:t>
      </w:r>
      <w:r>
        <w:t>Rasouli,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John</w:t>
      </w:r>
      <w:r>
        <w:rPr>
          <w:spacing w:val="-9"/>
        </w:rPr>
        <w:t xml:space="preserve"> </w:t>
      </w:r>
      <w:r>
        <w:t>K</w:t>
      </w:r>
      <w:r>
        <w:rPr>
          <w:spacing w:val="-9"/>
        </w:rPr>
        <w:t xml:space="preserve"> </w:t>
      </w:r>
      <w:r>
        <w:t>Tsotsos.</w:t>
      </w:r>
      <w:r>
        <w:rPr>
          <w:spacing w:val="14"/>
        </w:rPr>
        <w:t xml:space="preserve"> </w:t>
      </w:r>
      <w:r>
        <w:t>Do</w:t>
      </w:r>
      <w:r>
        <w:rPr>
          <w:spacing w:val="-9"/>
        </w:rPr>
        <w:t xml:space="preserve"> </w:t>
      </w:r>
      <w:r>
        <w:rPr>
          <w:spacing w:val="-2"/>
        </w:rPr>
        <w:t>saliency</w:t>
      </w:r>
    </w:p>
    <w:p w14:paraId="4C3AE399" w14:textId="77777777" w:rsidR="00470D98" w:rsidRDefault="001E0CFE">
      <w:pPr>
        <w:pStyle w:val="BodyText"/>
        <w:tabs>
          <w:tab w:val="left" w:pos="851"/>
          <w:tab w:val="left" w:pos="4611"/>
          <w:tab w:val="left" w:pos="7856"/>
        </w:tabs>
        <w:spacing w:before="8"/>
        <w:rPr>
          <w:rFonts w:ascii="Times New Roman"/>
          <w:i/>
        </w:rPr>
        <w:pPrChange w:id="3648" w:author="Hughes, Anna E" w:date="2023-08-09T15:29:00Z">
          <w:pPr>
            <w:pStyle w:val="BodyText"/>
            <w:tabs>
              <w:tab w:val="left" w:pos="851"/>
              <w:tab w:val="left" w:pos="4611"/>
              <w:tab w:val="left" w:pos="7856"/>
            </w:tabs>
          </w:pPr>
        </w:pPrChange>
      </w:pPr>
      <w:r>
        <w:rPr>
          <w:rFonts w:ascii="Trebuchet MS"/>
          <w:spacing w:val="-5"/>
          <w:sz w:val="12"/>
        </w:rPr>
        <w:t>915</w:t>
      </w:r>
      <w:r>
        <w:rPr>
          <w:rFonts w:ascii="Trebuchet MS"/>
          <w:sz w:val="12"/>
        </w:rPr>
        <w:tab/>
      </w:r>
      <w:r>
        <w:rPr>
          <w:spacing w:val="-6"/>
        </w:rPr>
        <w:t>models</w:t>
      </w:r>
      <w:r>
        <w:rPr>
          <w:spacing w:val="26"/>
        </w:rPr>
        <w:t xml:space="preserve"> </w:t>
      </w:r>
      <w:r>
        <w:rPr>
          <w:spacing w:val="-6"/>
        </w:rPr>
        <w:t>detect</w:t>
      </w:r>
      <w:r>
        <w:rPr>
          <w:spacing w:val="27"/>
        </w:rPr>
        <w:t xml:space="preserve"> </w:t>
      </w:r>
      <w:r>
        <w:rPr>
          <w:spacing w:val="-6"/>
        </w:rPr>
        <w:t>odd-one-out</w:t>
      </w:r>
      <w:r>
        <w:rPr>
          <w:spacing w:val="26"/>
        </w:rPr>
        <w:t xml:space="preserve"> </w:t>
      </w:r>
      <w:r>
        <w:rPr>
          <w:spacing w:val="-6"/>
        </w:rPr>
        <w:t>targets?</w:t>
      </w:r>
      <w:r>
        <w:tab/>
      </w:r>
      <w:r>
        <w:rPr>
          <w:spacing w:val="-6"/>
        </w:rPr>
        <w:t>new</w:t>
      </w:r>
      <w:r>
        <w:rPr>
          <w:spacing w:val="25"/>
        </w:rPr>
        <w:t xml:space="preserve"> </w:t>
      </w:r>
      <w:r>
        <w:rPr>
          <w:spacing w:val="-6"/>
        </w:rPr>
        <w:t>datasets</w:t>
      </w:r>
      <w:r>
        <w:rPr>
          <w:spacing w:val="26"/>
        </w:rPr>
        <w:t xml:space="preserve"> </w:t>
      </w:r>
      <w:r>
        <w:rPr>
          <w:spacing w:val="-6"/>
        </w:rPr>
        <w:t>and</w:t>
      </w:r>
      <w:r>
        <w:rPr>
          <w:spacing w:val="25"/>
        </w:rPr>
        <w:t xml:space="preserve"> </w:t>
      </w:r>
      <w:r>
        <w:rPr>
          <w:spacing w:val="-6"/>
        </w:rPr>
        <w:t>evaluations.</w:t>
      </w:r>
      <w:r>
        <w:tab/>
      </w:r>
      <w:r>
        <w:rPr>
          <w:rFonts w:ascii="Times New Roman"/>
          <w:i/>
          <w:spacing w:val="-2"/>
        </w:rPr>
        <w:t>arXiv</w:t>
      </w:r>
    </w:p>
    <w:p w14:paraId="0A3A50EF" w14:textId="77777777" w:rsidR="00470D98" w:rsidRDefault="001E0CFE">
      <w:pPr>
        <w:tabs>
          <w:tab w:val="left" w:pos="851"/>
        </w:tabs>
        <w:spacing w:before="7"/>
        <w:ind w:left="227"/>
        <w:rPr>
          <w:sz w:val="24"/>
        </w:rPr>
        <w:pPrChange w:id="3649" w:author="Hughes, Anna E" w:date="2023-08-09T15:29:00Z">
          <w:pPr>
            <w:tabs>
              <w:tab w:val="left" w:pos="851"/>
            </w:tabs>
            <w:spacing w:before="8"/>
            <w:ind w:left="227"/>
          </w:pPr>
        </w:pPrChange>
      </w:pPr>
      <w:r>
        <w:rPr>
          <w:rFonts w:ascii="Trebuchet MS"/>
          <w:spacing w:val="-5"/>
          <w:sz w:val="12"/>
        </w:rPr>
        <w:t>916</w:t>
      </w:r>
      <w:r>
        <w:rPr>
          <w:rFonts w:ascii="Trebuchet MS"/>
          <w:sz w:val="12"/>
        </w:rPr>
        <w:tab/>
      </w:r>
      <w:r>
        <w:rPr>
          <w:rFonts w:ascii="Times New Roman"/>
          <w:i/>
          <w:sz w:val="24"/>
        </w:rPr>
        <w:t>preprint</w:t>
      </w:r>
      <w:r>
        <w:rPr>
          <w:rFonts w:ascii="Times New Roman"/>
          <w:i/>
          <w:spacing w:val="-14"/>
          <w:sz w:val="24"/>
        </w:rPr>
        <w:t xml:space="preserve"> </w:t>
      </w:r>
      <w:r>
        <w:rPr>
          <w:rFonts w:ascii="Times New Roman"/>
          <w:i/>
          <w:sz w:val="24"/>
        </w:rPr>
        <w:t>arXiv:2005.06583</w:t>
      </w:r>
      <w:r>
        <w:rPr>
          <w:sz w:val="24"/>
        </w:rPr>
        <w:t>,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2020.</w:t>
      </w:r>
    </w:p>
    <w:p w14:paraId="7A3F86F6" w14:textId="77777777" w:rsidR="00470D98" w:rsidRDefault="001E0CFE">
      <w:pPr>
        <w:pStyle w:val="BodyText"/>
        <w:spacing w:before="147"/>
      </w:pPr>
      <w:bookmarkStart w:id="3650" w:name="_bookmark50"/>
      <w:bookmarkEnd w:id="3650"/>
      <w:r>
        <w:rPr>
          <w:rFonts w:ascii="Trebuchet MS" w:hAnsi="Trebuchet MS"/>
          <w:w w:val="95"/>
          <w:sz w:val="12"/>
        </w:rPr>
        <w:t>917</w:t>
      </w:r>
      <w:r>
        <w:rPr>
          <w:rFonts w:ascii="Trebuchet MS" w:hAnsi="Trebuchet MS"/>
          <w:spacing w:val="43"/>
          <w:sz w:val="12"/>
        </w:rPr>
        <w:t xml:space="preserve">  </w:t>
      </w:r>
      <w:r>
        <w:rPr>
          <w:spacing w:val="-127"/>
          <w:w w:val="94"/>
        </w:rPr>
        <w:t>A</w:t>
      </w:r>
      <w:r>
        <w:rPr>
          <w:w w:val="95"/>
          <w:position w:val="5"/>
        </w:rPr>
        <w:t>´</w:t>
      </w:r>
      <w:r>
        <w:rPr>
          <w:spacing w:val="-3"/>
          <w:w w:val="94"/>
          <w:position w:val="5"/>
        </w:rPr>
        <w:t xml:space="preserve"> </w:t>
      </w:r>
      <w:r>
        <w:rPr>
          <w:w w:val="95"/>
        </w:rPr>
        <w:t>rni</w:t>
      </w:r>
      <w:r>
        <w:rPr>
          <w:spacing w:val="-11"/>
          <w:w w:val="95"/>
        </w:rPr>
        <w:t xml:space="preserve"> </w:t>
      </w:r>
      <w:r>
        <w:rPr>
          <w:spacing w:val="5"/>
          <w:w w:val="95"/>
        </w:rPr>
        <w:t>Kristj</w:t>
      </w:r>
      <w:r>
        <w:rPr>
          <w:spacing w:val="-88"/>
          <w:w w:val="89"/>
        </w:rPr>
        <w:t>a</w:t>
      </w:r>
      <w:r>
        <w:rPr>
          <w:spacing w:val="18"/>
          <w:w w:val="115"/>
        </w:rPr>
        <w:t>´</w:t>
      </w:r>
      <w:r>
        <w:rPr>
          <w:spacing w:val="5"/>
          <w:w w:val="91"/>
        </w:rPr>
        <w:t>nsson,</w:t>
      </w:r>
      <w:r>
        <w:rPr>
          <w:spacing w:val="-7"/>
          <w:w w:val="94"/>
        </w:rPr>
        <w:t xml:space="preserve"> </w:t>
      </w:r>
      <w:r>
        <w:rPr>
          <w:spacing w:val="-127"/>
          <w:w w:val="92"/>
        </w:rPr>
        <w:t>O</w:t>
      </w:r>
      <w:r>
        <w:rPr>
          <w:w w:val="98"/>
          <w:position w:val="6"/>
        </w:rPr>
        <w:t>´</w:t>
      </w:r>
      <w:r>
        <w:rPr>
          <w:spacing w:val="-5"/>
          <w:w w:val="95"/>
          <w:position w:val="6"/>
        </w:rPr>
        <w:t xml:space="preserve"> </w:t>
      </w:r>
      <w:r>
        <w:rPr>
          <w:w w:val="95"/>
        </w:rPr>
        <w:t>mar</w:t>
      </w:r>
      <w:r>
        <w:rPr>
          <w:spacing w:val="-10"/>
          <w:w w:val="95"/>
        </w:rPr>
        <w:t xml:space="preserve"> </w:t>
      </w:r>
      <w:r>
        <w:rPr>
          <w:w w:val="95"/>
        </w:rPr>
        <w:t>I</w:t>
      </w:r>
      <w:r>
        <w:rPr>
          <w:spacing w:val="-11"/>
          <w:w w:val="95"/>
        </w:rPr>
        <w:t xml:space="preserve"> </w:t>
      </w:r>
      <w:r>
        <w:rPr>
          <w:spacing w:val="6"/>
          <w:w w:val="125"/>
        </w:rPr>
        <w:t>J</w:t>
      </w:r>
      <w:r>
        <w:rPr>
          <w:spacing w:val="-94"/>
          <w:w w:val="92"/>
        </w:rPr>
        <w:t>o</w:t>
      </w:r>
      <w:r>
        <w:rPr>
          <w:spacing w:val="25"/>
          <w:w w:val="115"/>
        </w:rPr>
        <w:t>´</w:t>
      </w:r>
      <w:r>
        <w:rPr>
          <w:spacing w:val="6"/>
          <w:w w:val="90"/>
        </w:rPr>
        <w:t>hannesson,</w:t>
      </w:r>
      <w:r>
        <w:rPr>
          <w:spacing w:val="-7"/>
          <w:w w:val="94"/>
        </w:rPr>
        <w:t xml:space="preserve"> </w:t>
      </w:r>
      <w:r>
        <w:rPr>
          <w:w w:val="95"/>
        </w:rPr>
        <w:t>and</w:t>
      </w:r>
      <w:r>
        <w:rPr>
          <w:spacing w:val="-11"/>
          <w:w w:val="95"/>
        </w:rPr>
        <w:t xml:space="preserve"> </w:t>
      </w:r>
      <w:r>
        <w:rPr>
          <w:w w:val="95"/>
        </w:rPr>
        <w:t>Ian</w:t>
      </w:r>
      <w:r>
        <w:rPr>
          <w:spacing w:val="-11"/>
          <w:w w:val="95"/>
        </w:rPr>
        <w:t xml:space="preserve"> </w:t>
      </w:r>
      <w:r>
        <w:rPr>
          <w:w w:val="95"/>
        </w:rPr>
        <w:t>M</w:t>
      </w:r>
      <w:r>
        <w:rPr>
          <w:spacing w:val="-10"/>
          <w:w w:val="95"/>
        </w:rPr>
        <w:t xml:space="preserve"> </w:t>
      </w:r>
      <w:r>
        <w:rPr>
          <w:w w:val="95"/>
        </w:rPr>
        <w:t>Thornton.</w:t>
      </w:r>
      <w:r>
        <w:rPr>
          <w:spacing w:val="-2"/>
          <w:w w:val="95"/>
        </w:rPr>
        <w:t xml:space="preserve"> </w:t>
      </w:r>
      <w:r>
        <w:rPr>
          <w:w w:val="95"/>
        </w:rPr>
        <w:t>Common</w:t>
      </w:r>
      <w:r>
        <w:rPr>
          <w:spacing w:val="-11"/>
          <w:w w:val="95"/>
        </w:rPr>
        <w:t xml:space="preserve"> </w:t>
      </w:r>
      <w:r>
        <w:rPr>
          <w:spacing w:val="-2"/>
          <w:w w:val="95"/>
        </w:rPr>
        <w:t>attentional</w:t>
      </w:r>
    </w:p>
    <w:p w14:paraId="722976A9" w14:textId="77777777" w:rsidR="00470D98" w:rsidRDefault="001E0CFE">
      <w:pPr>
        <w:pStyle w:val="BodyText"/>
        <w:tabs>
          <w:tab w:val="left" w:pos="851"/>
        </w:tabs>
        <w:spacing w:before="8"/>
        <w:pPrChange w:id="3651" w:author="Hughes, Anna E" w:date="2023-08-09T15:29:00Z">
          <w:pPr>
            <w:pStyle w:val="BodyText"/>
            <w:tabs>
              <w:tab w:val="left" w:pos="851"/>
            </w:tabs>
          </w:pPr>
        </w:pPrChange>
      </w:pPr>
      <w:r>
        <w:rPr>
          <w:rFonts w:ascii="Trebuchet MS"/>
          <w:spacing w:val="-5"/>
          <w:sz w:val="12"/>
        </w:rPr>
        <w:t>918</w:t>
      </w:r>
      <w:r>
        <w:rPr>
          <w:rFonts w:ascii="Trebuchet MS"/>
          <w:sz w:val="12"/>
        </w:rPr>
        <w:tab/>
      </w:r>
      <w:r>
        <w:rPr>
          <w:spacing w:val="-6"/>
        </w:rPr>
        <w:t>constraints</w:t>
      </w:r>
      <w:r>
        <w:rPr>
          <w:spacing w:val="-1"/>
        </w:rPr>
        <w:t xml:space="preserve"> </w:t>
      </w:r>
      <w:r>
        <w:rPr>
          <w:spacing w:val="-6"/>
        </w:rPr>
        <w:t>in</w:t>
      </w:r>
      <w:r>
        <w:rPr>
          <w:spacing w:val="-1"/>
        </w:rPr>
        <w:t xml:space="preserve"> </w:t>
      </w:r>
      <w:r>
        <w:rPr>
          <w:spacing w:val="-6"/>
        </w:rPr>
        <w:t>visual</w:t>
      </w:r>
      <w:r>
        <w:rPr>
          <w:spacing w:val="-1"/>
        </w:rPr>
        <w:t xml:space="preserve"> </w:t>
      </w:r>
      <w:r>
        <w:rPr>
          <w:spacing w:val="-6"/>
        </w:rPr>
        <w:t>foraging.</w:t>
      </w:r>
      <w:r>
        <w:rPr>
          <w:spacing w:val="22"/>
        </w:rPr>
        <w:t xml:space="preserve"> </w:t>
      </w:r>
      <w:r>
        <w:rPr>
          <w:rFonts w:ascii="Times New Roman"/>
          <w:i/>
          <w:spacing w:val="-6"/>
        </w:rPr>
        <w:t>PloS</w:t>
      </w:r>
      <w:r>
        <w:rPr>
          <w:rFonts w:ascii="Times New Roman"/>
          <w:i/>
          <w:spacing w:val="-8"/>
        </w:rPr>
        <w:t xml:space="preserve"> </w:t>
      </w:r>
      <w:r>
        <w:rPr>
          <w:rFonts w:ascii="Times New Roman"/>
          <w:i/>
          <w:spacing w:val="-6"/>
        </w:rPr>
        <w:t>one</w:t>
      </w:r>
      <w:r>
        <w:rPr>
          <w:spacing w:val="-6"/>
        </w:rPr>
        <w:t>,</w:t>
      </w:r>
      <w:r>
        <w:rPr>
          <w:spacing w:val="-1"/>
        </w:rPr>
        <w:t xml:space="preserve"> </w:t>
      </w:r>
      <w:r>
        <w:rPr>
          <w:spacing w:val="-6"/>
        </w:rPr>
        <w:t>9(6):e100752,</w:t>
      </w:r>
      <w:r>
        <w:rPr>
          <w:spacing w:val="-1"/>
        </w:rPr>
        <w:t xml:space="preserve"> </w:t>
      </w:r>
      <w:r>
        <w:rPr>
          <w:spacing w:val="-6"/>
        </w:rPr>
        <w:t>2014.</w:t>
      </w:r>
    </w:p>
    <w:p w14:paraId="3BBA35CB" w14:textId="77777777" w:rsidR="00470D98" w:rsidRDefault="001E0CFE">
      <w:pPr>
        <w:pStyle w:val="BodyText"/>
        <w:spacing w:before="206"/>
        <w:pPrChange w:id="3652" w:author="Hughes, Anna E" w:date="2023-08-09T15:29:00Z">
          <w:pPr>
            <w:pStyle w:val="BodyText"/>
            <w:spacing w:before="207"/>
          </w:pPr>
        </w:pPrChange>
      </w:pPr>
      <w:bookmarkStart w:id="3653" w:name="_bookmark51"/>
      <w:bookmarkEnd w:id="3653"/>
      <w:r>
        <w:rPr>
          <w:rFonts w:ascii="Trebuchet MS" w:hAnsi="Trebuchet MS"/>
          <w:w w:val="95"/>
          <w:sz w:val="12"/>
        </w:rPr>
        <w:t>919</w:t>
      </w:r>
      <w:r>
        <w:rPr>
          <w:rFonts w:ascii="Trebuchet MS" w:hAnsi="Trebuchet MS"/>
          <w:spacing w:val="44"/>
          <w:sz w:val="12"/>
        </w:rPr>
        <w:t xml:space="preserve">  </w:t>
      </w:r>
      <w:r>
        <w:rPr>
          <w:w w:val="95"/>
        </w:rPr>
        <w:t>Joseph</w:t>
      </w:r>
      <w:r>
        <w:rPr>
          <w:spacing w:val="-2"/>
        </w:rPr>
        <w:t xml:space="preserve"> </w:t>
      </w:r>
      <w:r>
        <w:rPr>
          <w:w w:val="95"/>
        </w:rPr>
        <w:t>Krummenacher</w:t>
      </w:r>
      <w:r>
        <w:rPr>
          <w:spacing w:val="-1"/>
          <w:w w:val="95"/>
        </w:rPr>
        <w:t xml:space="preserve"> </w:t>
      </w:r>
      <w:r>
        <w:rPr>
          <w:w w:val="95"/>
        </w:rPr>
        <w:t>and</w:t>
      </w:r>
      <w:r>
        <w:rPr>
          <w:spacing w:val="-1"/>
          <w:w w:val="95"/>
        </w:rPr>
        <w:t xml:space="preserve"> </w:t>
      </w:r>
      <w:r>
        <w:rPr>
          <w:w w:val="95"/>
        </w:rPr>
        <w:t>Hermann</w:t>
      </w:r>
      <w:r>
        <w:rPr>
          <w:spacing w:val="-3"/>
        </w:rPr>
        <w:t xml:space="preserve"> </w:t>
      </w:r>
      <w:r>
        <w:rPr>
          <w:w w:val="95"/>
        </w:rPr>
        <w:t>J</w:t>
      </w:r>
      <w:r>
        <w:rPr>
          <w:spacing w:val="-3"/>
        </w:rPr>
        <w:t xml:space="preserve"> </w:t>
      </w:r>
      <w:r>
        <w:rPr>
          <w:spacing w:val="11"/>
          <w:w w:val="103"/>
        </w:rPr>
        <w:t>M</w:t>
      </w:r>
      <w:r>
        <w:rPr>
          <w:spacing w:val="-89"/>
          <w:w w:val="85"/>
        </w:rPr>
        <w:t>u</w:t>
      </w:r>
      <w:r>
        <w:rPr>
          <w:spacing w:val="30"/>
          <w:w w:val="111"/>
        </w:rPr>
        <w:t>¨</w:t>
      </w:r>
      <w:r>
        <w:rPr>
          <w:spacing w:val="11"/>
          <w:w w:val="86"/>
        </w:rPr>
        <w:t>lle</w:t>
      </w:r>
      <w:r>
        <w:rPr>
          <w:spacing w:val="-3"/>
          <w:w w:val="86"/>
        </w:rPr>
        <w:t>r</w:t>
      </w:r>
      <w:r>
        <w:rPr>
          <w:spacing w:val="11"/>
          <w:w w:val="116"/>
        </w:rPr>
        <w:t>.</w:t>
      </w:r>
      <w:r>
        <w:rPr>
          <w:spacing w:val="21"/>
        </w:rPr>
        <w:t xml:space="preserve"> </w:t>
      </w:r>
      <w:r>
        <w:rPr>
          <w:w w:val="95"/>
        </w:rPr>
        <w:t>Dynamic</w:t>
      </w:r>
      <w:r>
        <w:rPr>
          <w:spacing w:val="-3"/>
        </w:rPr>
        <w:t xml:space="preserve"> </w:t>
      </w:r>
      <w:r>
        <w:rPr>
          <w:w w:val="95"/>
        </w:rPr>
        <w:t>weighting</w:t>
      </w:r>
      <w:r>
        <w:rPr>
          <w:spacing w:val="-1"/>
          <w:w w:val="95"/>
        </w:rPr>
        <w:t xml:space="preserve"> </w:t>
      </w:r>
      <w:r>
        <w:rPr>
          <w:w w:val="95"/>
        </w:rPr>
        <w:t>of</w:t>
      </w:r>
      <w:r>
        <w:rPr>
          <w:spacing w:val="-3"/>
        </w:rPr>
        <w:t xml:space="preserve"> </w:t>
      </w:r>
      <w:r>
        <w:rPr>
          <w:w w:val="95"/>
        </w:rPr>
        <w:t>feature</w:t>
      </w:r>
      <w:r>
        <w:rPr>
          <w:spacing w:val="-3"/>
        </w:rPr>
        <w:t xml:space="preserve"> </w:t>
      </w:r>
      <w:r>
        <w:rPr>
          <w:spacing w:val="-5"/>
          <w:w w:val="95"/>
        </w:rPr>
        <w:t>di-</w:t>
      </w:r>
    </w:p>
    <w:p w14:paraId="71AE8515" w14:textId="77777777" w:rsidR="00470D98" w:rsidRDefault="001E0CFE">
      <w:pPr>
        <w:pStyle w:val="BodyText"/>
        <w:tabs>
          <w:tab w:val="left" w:pos="851"/>
        </w:tabs>
        <w:spacing w:before="8"/>
        <w:rPr>
          <w:rFonts w:ascii="Times New Roman"/>
          <w:i/>
        </w:rPr>
      </w:pPr>
      <w:r>
        <w:rPr>
          <w:rFonts w:ascii="Trebuchet MS"/>
          <w:spacing w:val="-5"/>
          <w:sz w:val="12"/>
        </w:rPr>
        <w:t>920</w:t>
      </w:r>
      <w:r>
        <w:rPr>
          <w:rFonts w:ascii="Trebuchet MS"/>
          <w:sz w:val="12"/>
        </w:rPr>
        <w:tab/>
      </w:r>
      <w:r>
        <w:rPr>
          <w:w w:val="90"/>
        </w:rPr>
        <w:t>mensions</w:t>
      </w:r>
      <w:r>
        <w:rPr>
          <w:spacing w:val="17"/>
        </w:rPr>
        <w:t xml:space="preserve"> </w:t>
      </w:r>
      <w:r>
        <w:rPr>
          <w:w w:val="90"/>
        </w:rPr>
        <w:t>in</w:t>
      </w:r>
      <w:r>
        <w:rPr>
          <w:spacing w:val="18"/>
        </w:rPr>
        <w:t xml:space="preserve"> </w:t>
      </w:r>
      <w:r>
        <w:rPr>
          <w:w w:val="90"/>
        </w:rPr>
        <w:t>visual</w:t>
      </w:r>
      <w:r>
        <w:rPr>
          <w:spacing w:val="18"/>
        </w:rPr>
        <w:t xml:space="preserve"> </w:t>
      </w:r>
      <w:r>
        <w:rPr>
          <w:w w:val="90"/>
        </w:rPr>
        <w:t>search:</w:t>
      </w:r>
      <w:r>
        <w:rPr>
          <w:spacing w:val="44"/>
        </w:rPr>
        <w:t xml:space="preserve"> </w:t>
      </w:r>
      <w:r>
        <w:rPr>
          <w:w w:val="90"/>
        </w:rPr>
        <w:t>behavioral</w:t>
      </w:r>
      <w:r>
        <w:rPr>
          <w:spacing w:val="18"/>
          <w:rPrChange w:id="3654" w:author="Hughes, Anna E" w:date="2023-08-09T15:29:00Z">
            <w:rPr>
              <w:spacing w:val="17"/>
            </w:rPr>
          </w:rPrChange>
        </w:rPr>
        <w:t xml:space="preserve"> </w:t>
      </w:r>
      <w:r>
        <w:rPr>
          <w:w w:val="90"/>
        </w:rPr>
        <w:t>and</w:t>
      </w:r>
      <w:r>
        <w:rPr>
          <w:spacing w:val="18"/>
        </w:rPr>
        <w:t xml:space="preserve"> </w:t>
      </w:r>
      <w:r>
        <w:rPr>
          <w:w w:val="90"/>
        </w:rPr>
        <w:t>psychophysiological</w:t>
      </w:r>
      <w:r>
        <w:rPr>
          <w:spacing w:val="18"/>
        </w:rPr>
        <w:t xml:space="preserve"> </w:t>
      </w:r>
      <w:r>
        <w:rPr>
          <w:w w:val="90"/>
        </w:rPr>
        <w:t>evidence.</w:t>
      </w:r>
      <w:r>
        <w:rPr>
          <w:spacing w:val="41"/>
        </w:rPr>
        <w:t xml:space="preserve"> </w:t>
      </w:r>
      <w:r>
        <w:rPr>
          <w:rFonts w:ascii="Times New Roman"/>
          <w:i/>
          <w:spacing w:val="-4"/>
          <w:w w:val="90"/>
        </w:rPr>
        <w:t>Fron-</w:t>
      </w:r>
    </w:p>
    <w:p w14:paraId="4F347CC0" w14:textId="77777777" w:rsidR="00470D98" w:rsidRDefault="001E0CFE">
      <w:pPr>
        <w:tabs>
          <w:tab w:val="left" w:pos="851"/>
        </w:tabs>
        <w:spacing w:before="7"/>
        <w:ind w:left="227"/>
        <w:rPr>
          <w:sz w:val="24"/>
        </w:rPr>
      </w:pPr>
      <w:r>
        <w:rPr>
          <w:rFonts w:ascii="Trebuchet MS"/>
          <w:spacing w:val="-5"/>
          <w:sz w:val="12"/>
        </w:rPr>
        <w:t>921</w:t>
      </w:r>
      <w:r>
        <w:rPr>
          <w:rFonts w:ascii="Trebuchet MS"/>
          <w:sz w:val="12"/>
        </w:rPr>
        <w:tab/>
      </w:r>
      <w:r>
        <w:rPr>
          <w:rFonts w:ascii="Times New Roman"/>
          <w:i/>
          <w:sz w:val="24"/>
        </w:rPr>
        <w:t>tiers</w:t>
      </w:r>
      <w:r>
        <w:rPr>
          <w:rFonts w:ascii="Times New Roman"/>
          <w:i/>
          <w:spacing w:val="-15"/>
          <w:sz w:val="24"/>
        </w:rPr>
        <w:t xml:space="preserve"> </w:t>
      </w:r>
      <w:r>
        <w:rPr>
          <w:rFonts w:ascii="Times New Roman"/>
          <w:i/>
          <w:sz w:val="24"/>
        </w:rPr>
        <w:t>in</w:t>
      </w:r>
      <w:r>
        <w:rPr>
          <w:rFonts w:ascii="Times New Roman"/>
          <w:i/>
          <w:spacing w:val="-15"/>
          <w:sz w:val="24"/>
        </w:rPr>
        <w:t xml:space="preserve"> </w:t>
      </w:r>
      <w:r>
        <w:rPr>
          <w:rFonts w:ascii="Times New Roman"/>
          <w:i/>
          <w:sz w:val="24"/>
        </w:rPr>
        <w:t>psychology</w:t>
      </w:r>
      <w:r>
        <w:rPr>
          <w:sz w:val="24"/>
        </w:rPr>
        <w:t>,</w:t>
      </w:r>
      <w:r>
        <w:rPr>
          <w:spacing w:val="-14"/>
          <w:sz w:val="24"/>
        </w:rPr>
        <w:t xml:space="preserve"> </w:t>
      </w:r>
      <w:r>
        <w:rPr>
          <w:sz w:val="24"/>
        </w:rPr>
        <w:t>3:221,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2012.</w:t>
      </w:r>
    </w:p>
    <w:p w14:paraId="2BA2B0FC" w14:textId="77777777" w:rsidR="00470D98" w:rsidRDefault="001E0CFE">
      <w:pPr>
        <w:pStyle w:val="BodyText"/>
        <w:spacing w:before="207"/>
      </w:pPr>
      <w:bookmarkStart w:id="3655" w:name="_bookmark52"/>
      <w:bookmarkEnd w:id="3655"/>
      <w:r>
        <w:rPr>
          <w:rFonts w:ascii="Trebuchet MS"/>
          <w:sz w:val="12"/>
        </w:rPr>
        <w:t>922</w:t>
      </w:r>
      <w:r>
        <w:rPr>
          <w:rFonts w:ascii="Trebuchet MS"/>
          <w:spacing w:val="48"/>
          <w:sz w:val="12"/>
        </w:rPr>
        <w:t xml:space="preserve">  </w:t>
      </w:r>
      <w:r>
        <w:t>Walden</w:t>
      </w:r>
      <w:r>
        <w:rPr>
          <w:spacing w:val="20"/>
        </w:rPr>
        <w:t xml:space="preserve"> </w:t>
      </w:r>
      <w:r>
        <w:t>Y</w:t>
      </w:r>
      <w:r>
        <w:rPr>
          <w:spacing w:val="19"/>
        </w:rPr>
        <w:t xml:space="preserve"> </w:t>
      </w:r>
      <w:r>
        <w:t>Li,</w:t>
      </w:r>
      <w:r>
        <w:rPr>
          <w:spacing w:val="25"/>
        </w:rPr>
        <w:t xml:space="preserve"> </w:t>
      </w:r>
      <w:r>
        <w:t>Molly</w:t>
      </w:r>
      <w:r>
        <w:rPr>
          <w:spacing w:val="19"/>
        </w:rPr>
        <w:t xml:space="preserve"> </w:t>
      </w:r>
      <w:r>
        <w:t>R</w:t>
      </w:r>
      <w:r>
        <w:rPr>
          <w:spacing w:val="19"/>
        </w:rPr>
        <w:t xml:space="preserve"> </w:t>
      </w:r>
      <w:r>
        <w:t>McKinney,</w:t>
      </w:r>
      <w:r>
        <w:rPr>
          <w:spacing w:val="25"/>
        </w:rPr>
        <w:t xml:space="preserve"> </w:t>
      </w:r>
      <w:r>
        <w:t>Jessica</w:t>
      </w:r>
      <w:r>
        <w:rPr>
          <w:spacing w:val="19"/>
        </w:rPr>
        <w:t xml:space="preserve"> </w:t>
      </w:r>
      <w:r>
        <w:t>L</w:t>
      </w:r>
      <w:r>
        <w:rPr>
          <w:spacing w:val="19"/>
        </w:rPr>
        <w:t xml:space="preserve"> </w:t>
      </w:r>
      <w:r>
        <w:t>Irons,</w:t>
      </w:r>
      <w:r>
        <w:rPr>
          <w:spacing w:val="25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Andrew</w:t>
      </w:r>
      <w:r>
        <w:rPr>
          <w:spacing w:val="19"/>
        </w:rPr>
        <w:t xml:space="preserve"> </w:t>
      </w:r>
      <w:r>
        <w:t>B</w:t>
      </w:r>
      <w:r>
        <w:rPr>
          <w:spacing w:val="19"/>
        </w:rPr>
        <w:t xml:space="preserve"> </w:t>
      </w:r>
      <w:r>
        <w:t>Leber.</w:t>
      </w:r>
      <w:r>
        <w:rPr>
          <w:spacing w:val="65"/>
          <w:w w:val="150"/>
        </w:rPr>
        <w:t xml:space="preserve"> </w:t>
      </w:r>
      <w:r>
        <w:rPr>
          <w:spacing w:val="-5"/>
        </w:rPr>
        <w:t>As-</w:t>
      </w:r>
    </w:p>
    <w:p w14:paraId="1B6C8838" w14:textId="77777777" w:rsidR="00470D98" w:rsidRDefault="001E0CFE">
      <w:pPr>
        <w:pStyle w:val="BodyText"/>
        <w:tabs>
          <w:tab w:val="left" w:pos="851"/>
        </w:tabs>
        <w:spacing w:before="8"/>
      </w:pPr>
      <w:r>
        <w:rPr>
          <w:rFonts w:ascii="Trebuchet MS"/>
          <w:spacing w:val="-5"/>
          <w:sz w:val="12"/>
        </w:rPr>
        <w:t>923</w:t>
      </w:r>
      <w:r>
        <w:rPr>
          <w:rFonts w:ascii="Trebuchet MS"/>
          <w:sz w:val="12"/>
        </w:rPr>
        <w:tab/>
      </w:r>
      <w:r>
        <w:rPr>
          <w:w w:val="90"/>
        </w:rPr>
        <w:t>sessing</w:t>
      </w:r>
      <w:r>
        <w:rPr>
          <w:spacing w:val="19"/>
        </w:rPr>
        <w:t xml:space="preserve"> </w:t>
      </w:r>
      <w:r>
        <w:rPr>
          <w:w w:val="90"/>
        </w:rPr>
        <w:t>the</w:t>
      </w:r>
      <w:r>
        <w:rPr>
          <w:spacing w:val="20"/>
        </w:rPr>
        <w:t xml:space="preserve"> </w:t>
      </w:r>
      <w:r>
        <w:rPr>
          <w:w w:val="90"/>
        </w:rPr>
        <w:t>generality</w:t>
      </w:r>
      <w:r>
        <w:rPr>
          <w:spacing w:val="20"/>
        </w:rPr>
        <w:t xml:space="preserve"> </w:t>
      </w:r>
      <w:r>
        <w:rPr>
          <w:w w:val="90"/>
        </w:rPr>
        <w:t>of</w:t>
      </w:r>
      <w:r>
        <w:rPr>
          <w:spacing w:val="20"/>
        </w:rPr>
        <w:t xml:space="preserve"> </w:t>
      </w:r>
      <w:r>
        <w:rPr>
          <w:w w:val="90"/>
        </w:rPr>
        <w:t>strategy</w:t>
      </w:r>
      <w:r>
        <w:rPr>
          <w:spacing w:val="19"/>
        </w:rPr>
        <w:t xml:space="preserve"> </w:t>
      </w:r>
      <w:r>
        <w:rPr>
          <w:w w:val="90"/>
        </w:rPr>
        <w:t>optimization</w:t>
      </w:r>
      <w:r>
        <w:rPr>
          <w:spacing w:val="20"/>
        </w:rPr>
        <w:t xml:space="preserve"> </w:t>
      </w:r>
      <w:r>
        <w:rPr>
          <w:w w:val="90"/>
        </w:rPr>
        <w:t>across</w:t>
      </w:r>
      <w:r>
        <w:rPr>
          <w:spacing w:val="20"/>
        </w:rPr>
        <w:t xml:space="preserve"> </w:t>
      </w:r>
      <w:r>
        <w:rPr>
          <w:w w:val="90"/>
        </w:rPr>
        <w:t>distinct</w:t>
      </w:r>
      <w:r>
        <w:rPr>
          <w:spacing w:val="20"/>
        </w:rPr>
        <w:t xml:space="preserve"> </w:t>
      </w:r>
      <w:r>
        <w:rPr>
          <w:w w:val="90"/>
        </w:rPr>
        <w:t>attentional</w:t>
      </w:r>
      <w:r>
        <w:rPr>
          <w:spacing w:val="19"/>
        </w:rPr>
        <w:t xml:space="preserve"> </w:t>
      </w:r>
      <w:r>
        <w:rPr>
          <w:spacing w:val="-2"/>
          <w:w w:val="90"/>
        </w:rPr>
        <w:t>tasks.</w:t>
      </w:r>
    </w:p>
    <w:p w14:paraId="2DB28990" w14:textId="77777777" w:rsidR="00470D98" w:rsidRDefault="001E0CFE">
      <w:pPr>
        <w:tabs>
          <w:tab w:val="left" w:pos="851"/>
        </w:tabs>
        <w:spacing w:before="7"/>
        <w:ind w:left="227"/>
        <w:rPr>
          <w:sz w:val="24"/>
        </w:rPr>
      </w:pPr>
      <w:r>
        <w:rPr>
          <w:rFonts w:ascii="Trebuchet MS"/>
          <w:spacing w:val="-5"/>
          <w:sz w:val="12"/>
        </w:rPr>
        <w:t>924</w:t>
      </w:r>
      <w:r>
        <w:rPr>
          <w:rFonts w:ascii="Trebuchet MS"/>
          <w:sz w:val="12"/>
        </w:rPr>
        <w:tab/>
      </w:r>
      <w:r>
        <w:rPr>
          <w:rFonts w:ascii="Times New Roman"/>
          <w:i/>
          <w:sz w:val="24"/>
        </w:rPr>
        <w:t>Journal</w:t>
      </w:r>
      <w:r>
        <w:rPr>
          <w:rFonts w:ascii="Times New Roman"/>
          <w:i/>
          <w:spacing w:val="-11"/>
          <w:sz w:val="24"/>
        </w:rPr>
        <w:t xml:space="preserve"> </w:t>
      </w:r>
      <w:r>
        <w:rPr>
          <w:rFonts w:ascii="Times New Roman"/>
          <w:i/>
          <w:sz w:val="24"/>
        </w:rPr>
        <w:t>of</w:t>
      </w:r>
      <w:r>
        <w:rPr>
          <w:rFonts w:ascii="Times New Roman"/>
          <w:i/>
          <w:spacing w:val="-10"/>
          <w:sz w:val="24"/>
        </w:rPr>
        <w:t xml:space="preserve"> </w:t>
      </w:r>
      <w:r>
        <w:rPr>
          <w:rFonts w:ascii="Times New Roman"/>
          <w:i/>
          <w:sz w:val="24"/>
        </w:rPr>
        <w:t>Experimental</w:t>
      </w:r>
      <w:r>
        <w:rPr>
          <w:rFonts w:ascii="Times New Roman"/>
          <w:i/>
          <w:spacing w:val="-11"/>
          <w:sz w:val="24"/>
        </w:rPr>
        <w:t xml:space="preserve"> </w:t>
      </w:r>
      <w:r>
        <w:rPr>
          <w:rFonts w:ascii="Times New Roman"/>
          <w:i/>
          <w:sz w:val="24"/>
        </w:rPr>
        <w:t>Psychology:</w:t>
      </w:r>
      <w:r>
        <w:rPr>
          <w:rFonts w:ascii="Times New Roman"/>
          <w:i/>
          <w:spacing w:val="4"/>
          <w:sz w:val="24"/>
        </w:rPr>
        <w:t xml:space="preserve"> </w:t>
      </w:r>
      <w:r>
        <w:rPr>
          <w:rFonts w:ascii="Times New Roman"/>
          <w:i/>
          <w:sz w:val="24"/>
        </w:rPr>
        <w:t>Human</w:t>
      </w:r>
      <w:r>
        <w:rPr>
          <w:rFonts w:ascii="Times New Roman"/>
          <w:i/>
          <w:spacing w:val="-10"/>
          <w:sz w:val="24"/>
        </w:rPr>
        <w:t xml:space="preserve"> </w:t>
      </w:r>
      <w:r>
        <w:rPr>
          <w:rFonts w:ascii="Times New Roman"/>
          <w:i/>
          <w:sz w:val="24"/>
        </w:rPr>
        <w:t>Perception</w:t>
      </w:r>
      <w:r>
        <w:rPr>
          <w:rFonts w:ascii="Times New Roman"/>
          <w:i/>
          <w:spacing w:val="-11"/>
          <w:sz w:val="24"/>
        </w:rPr>
        <w:t xml:space="preserve"> </w:t>
      </w:r>
      <w:r>
        <w:rPr>
          <w:rFonts w:ascii="Times New Roman"/>
          <w:i/>
          <w:sz w:val="24"/>
        </w:rPr>
        <w:t>and</w:t>
      </w:r>
      <w:r>
        <w:rPr>
          <w:rFonts w:ascii="Times New Roman"/>
          <w:i/>
          <w:spacing w:val="-10"/>
          <w:sz w:val="24"/>
        </w:rPr>
        <w:t xml:space="preserve"> </w:t>
      </w:r>
      <w:r>
        <w:rPr>
          <w:rFonts w:ascii="Times New Roman"/>
          <w:i/>
          <w:sz w:val="24"/>
        </w:rPr>
        <w:t>Performance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48</w:t>
      </w:r>
    </w:p>
    <w:p w14:paraId="35541C26" w14:textId="77777777" w:rsidR="00470D98" w:rsidRDefault="001E0CFE">
      <w:pPr>
        <w:tabs>
          <w:tab w:val="left" w:pos="851"/>
        </w:tabs>
        <w:spacing w:before="8"/>
        <w:ind w:left="227"/>
        <w:rPr>
          <w:sz w:val="24"/>
        </w:rPr>
      </w:pPr>
      <w:r>
        <w:rPr>
          <w:rFonts w:ascii="Trebuchet MS"/>
          <w:spacing w:val="-5"/>
          <w:sz w:val="12"/>
        </w:rPr>
        <w:t>925</w:t>
      </w:r>
      <w:r>
        <w:rPr>
          <w:rFonts w:ascii="Trebuchet MS"/>
          <w:sz w:val="12"/>
        </w:rPr>
        <w:tab/>
      </w:r>
      <w:r>
        <w:rPr>
          <w:w w:val="90"/>
          <w:sz w:val="24"/>
        </w:rPr>
        <w:t>(6):582,</w:t>
      </w:r>
      <w:r>
        <w:rPr>
          <w:spacing w:val="22"/>
          <w:sz w:val="24"/>
        </w:rPr>
        <w:t xml:space="preserve"> </w:t>
      </w:r>
      <w:r>
        <w:rPr>
          <w:spacing w:val="-2"/>
          <w:sz w:val="24"/>
        </w:rPr>
        <w:t>2022.</w:t>
      </w:r>
    </w:p>
    <w:p w14:paraId="76C8B88A" w14:textId="77777777" w:rsidR="00470D98" w:rsidRDefault="001E0CFE">
      <w:pPr>
        <w:pStyle w:val="BodyText"/>
        <w:spacing w:before="207"/>
        <w:pPrChange w:id="3656" w:author="Hughes, Anna E" w:date="2023-08-09T15:29:00Z">
          <w:pPr>
            <w:pStyle w:val="BodyText"/>
            <w:spacing w:before="206"/>
          </w:pPr>
        </w:pPrChange>
      </w:pPr>
      <w:bookmarkStart w:id="3657" w:name="_bookmark53"/>
      <w:bookmarkEnd w:id="3657"/>
      <w:r>
        <w:rPr>
          <w:rFonts w:ascii="Trebuchet MS" w:hAnsi="Trebuchet MS"/>
          <w:w w:val="95"/>
          <w:sz w:val="12"/>
        </w:rPr>
        <w:t>926</w:t>
      </w:r>
      <w:r>
        <w:rPr>
          <w:rFonts w:ascii="Trebuchet MS" w:hAnsi="Trebuchet MS"/>
          <w:spacing w:val="39"/>
          <w:sz w:val="12"/>
        </w:rPr>
        <w:t xml:space="preserve">  </w:t>
      </w:r>
      <w:r>
        <w:rPr>
          <w:w w:val="95"/>
        </w:rPr>
        <w:t>Heinrich</w:t>
      </w:r>
      <w:r>
        <w:rPr>
          <w:spacing w:val="4"/>
        </w:rPr>
        <w:t xml:space="preserve"> </w:t>
      </w:r>
      <w:r>
        <w:rPr>
          <w:w w:val="95"/>
        </w:rPr>
        <w:t>Rene´</w:t>
      </w:r>
      <w:r>
        <w:rPr>
          <w:spacing w:val="12"/>
        </w:rPr>
        <w:t xml:space="preserve"> </w:t>
      </w:r>
      <w:r>
        <w:rPr>
          <w:w w:val="95"/>
        </w:rPr>
        <w:t>Liesefeld</w:t>
      </w:r>
      <w:r>
        <w:rPr>
          <w:spacing w:val="2"/>
        </w:rPr>
        <w:t xml:space="preserve"> </w:t>
      </w:r>
      <w:r>
        <w:rPr>
          <w:w w:val="95"/>
        </w:rPr>
        <w:t>and</w:t>
      </w:r>
      <w:r>
        <w:rPr>
          <w:spacing w:val="3"/>
        </w:rPr>
        <w:t xml:space="preserve"> </w:t>
      </w:r>
      <w:r>
        <w:rPr>
          <w:w w:val="95"/>
        </w:rPr>
        <w:t>Hermann</w:t>
      </w:r>
      <w:r>
        <w:rPr>
          <w:spacing w:val="3"/>
        </w:rPr>
        <w:t xml:space="preserve"> </w:t>
      </w:r>
      <w:r>
        <w:rPr>
          <w:w w:val="95"/>
        </w:rPr>
        <w:t>J</w:t>
      </w:r>
      <w:r>
        <w:rPr>
          <w:spacing w:val="3"/>
        </w:rPr>
        <w:t xml:space="preserve"> </w:t>
      </w:r>
      <w:r>
        <w:rPr>
          <w:spacing w:val="11"/>
          <w:w w:val="103"/>
        </w:rPr>
        <w:t>M</w:t>
      </w:r>
      <w:r>
        <w:rPr>
          <w:spacing w:val="-88"/>
          <w:w w:val="85"/>
        </w:rPr>
        <w:t>u</w:t>
      </w:r>
      <w:r>
        <w:rPr>
          <w:spacing w:val="31"/>
          <w:w w:val="111"/>
        </w:rPr>
        <w:t>¨</w:t>
      </w:r>
      <w:r>
        <w:rPr>
          <w:spacing w:val="12"/>
          <w:w w:val="86"/>
        </w:rPr>
        <w:t>lle</w:t>
      </w:r>
      <w:r>
        <w:rPr>
          <w:spacing w:val="-2"/>
          <w:w w:val="86"/>
        </w:rPr>
        <w:t>r</w:t>
      </w:r>
      <w:r>
        <w:rPr>
          <w:spacing w:val="12"/>
          <w:w w:val="116"/>
        </w:rPr>
        <w:t>.</w:t>
      </w:r>
      <w:r>
        <w:rPr>
          <w:spacing w:val="45"/>
        </w:rPr>
        <w:t xml:space="preserve"> </w:t>
      </w:r>
      <w:r>
        <w:rPr>
          <w:w w:val="95"/>
        </w:rPr>
        <w:t>A</w:t>
      </w:r>
      <w:r>
        <w:rPr>
          <w:spacing w:val="3"/>
        </w:rPr>
        <w:t xml:space="preserve"> </w:t>
      </w:r>
      <w:r>
        <w:rPr>
          <w:w w:val="95"/>
        </w:rPr>
        <w:t>theoretical</w:t>
      </w:r>
      <w:r>
        <w:rPr>
          <w:spacing w:val="2"/>
        </w:rPr>
        <w:t xml:space="preserve"> </w:t>
      </w:r>
      <w:r>
        <w:rPr>
          <w:w w:val="95"/>
        </w:rPr>
        <w:t>attempt</w:t>
      </w:r>
      <w:r>
        <w:rPr>
          <w:spacing w:val="3"/>
        </w:rPr>
        <w:t xml:space="preserve"> </w:t>
      </w:r>
      <w:r>
        <w:rPr>
          <w:w w:val="95"/>
        </w:rPr>
        <w:t>to</w:t>
      </w:r>
      <w:r>
        <w:rPr>
          <w:spacing w:val="3"/>
        </w:rPr>
        <w:t xml:space="preserve"> </w:t>
      </w:r>
      <w:r>
        <w:rPr>
          <w:spacing w:val="-2"/>
          <w:w w:val="95"/>
        </w:rPr>
        <w:t>revive</w:t>
      </w:r>
    </w:p>
    <w:p w14:paraId="0D5C8511" w14:textId="77777777" w:rsidR="00470D98" w:rsidRDefault="001E0CFE">
      <w:pPr>
        <w:tabs>
          <w:tab w:val="left" w:pos="851"/>
        </w:tabs>
        <w:spacing w:before="7"/>
        <w:ind w:left="227"/>
        <w:rPr>
          <w:sz w:val="24"/>
        </w:rPr>
        <w:pPrChange w:id="3658" w:author="Hughes, Anna E" w:date="2023-08-09T15:29:00Z">
          <w:pPr>
            <w:tabs>
              <w:tab w:val="left" w:pos="851"/>
            </w:tabs>
            <w:spacing w:before="8"/>
            <w:ind w:left="227"/>
          </w:pPr>
        </w:pPrChange>
      </w:pPr>
      <w:r>
        <w:rPr>
          <w:rFonts w:ascii="Trebuchet MS"/>
          <w:spacing w:val="-5"/>
          <w:sz w:val="12"/>
        </w:rPr>
        <w:t>927</w:t>
      </w:r>
      <w:r>
        <w:rPr>
          <w:rFonts w:ascii="Trebuchet MS"/>
          <w:sz w:val="12"/>
        </w:rPr>
        <w:tab/>
      </w:r>
      <w:r>
        <w:rPr>
          <w:spacing w:val="-6"/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pacing w:val="-6"/>
          <w:sz w:val="24"/>
        </w:rPr>
        <w:t>serial/parallel-search</w:t>
      </w:r>
      <w:r>
        <w:rPr>
          <w:spacing w:val="12"/>
          <w:sz w:val="24"/>
        </w:rPr>
        <w:t xml:space="preserve"> </w:t>
      </w:r>
      <w:r>
        <w:rPr>
          <w:spacing w:val="-6"/>
          <w:sz w:val="24"/>
        </w:rPr>
        <w:t>dichotomy.</w:t>
      </w:r>
      <w:r>
        <w:rPr>
          <w:spacing w:val="66"/>
          <w:sz w:val="24"/>
        </w:rPr>
        <w:t xml:space="preserve"> </w:t>
      </w:r>
      <w:r>
        <w:rPr>
          <w:rFonts w:ascii="Times New Roman"/>
          <w:i/>
          <w:spacing w:val="-6"/>
          <w:sz w:val="24"/>
        </w:rPr>
        <w:t>Attention,</w:t>
      </w:r>
      <w:r>
        <w:rPr>
          <w:rFonts w:ascii="Times New Roman"/>
          <w:i/>
          <w:spacing w:val="8"/>
          <w:sz w:val="24"/>
        </w:rPr>
        <w:t xml:space="preserve"> </w:t>
      </w:r>
      <w:r>
        <w:rPr>
          <w:rFonts w:ascii="Times New Roman"/>
          <w:i/>
          <w:spacing w:val="-6"/>
          <w:sz w:val="24"/>
        </w:rPr>
        <w:t>Perception,</w:t>
      </w:r>
      <w:r>
        <w:rPr>
          <w:rFonts w:ascii="Times New Roman"/>
          <w:i/>
          <w:spacing w:val="9"/>
          <w:sz w:val="24"/>
        </w:rPr>
        <w:t xml:space="preserve"> </w:t>
      </w:r>
      <w:r>
        <w:rPr>
          <w:rFonts w:ascii="Times New Roman"/>
          <w:i/>
          <w:spacing w:val="-6"/>
          <w:sz w:val="24"/>
        </w:rPr>
        <w:t>&amp;</w:t>
      </w:r>
      <w:r>
        <w:rPr>
          <w:rFonts w:ascii="Times New Roman"/>
          <w:i/>
          <w:spacing w:val="5"/>
          <w:sz w:val="24"/>
        </w:rPr>
        <w:t xml:space="preserve"> </w:t>
      </w:r>
      <w:r>
        <w:rPr>
          <w:rFonts w:ascii="Times New Roman"/>
          <w:i/>
          <w:spacing w:val="-6"/>
          <w:sz w:val="24"/>
        </w:rPr>
        <w:t>Psychophysics</w:t>
      </w:r>
      <w:r>
        <w:rPr>
          <w:spacing w:val="-6"/>
          <w:sz w:val="24"/>
        </w:rPr>
        <w:t>,</w:t>
      </w:r>
    </w:p>
    <w:p w14:paraId="31698543" w14:textId="77777777" w:rsidR="00470D98" w:rsidRDefault="001E0CFE">
      <w:pPr>
        <w:pStyle w:val="BodyText"/>
        <w:tabs>
          <w:tab w:val="left" w:pos="851"/>
        </w:tabs>
        <w:spacing w:before="8"/>
      </w:pPr>
      <w:r>
        <w:rPr>
          <w:rFonts w:ascii="Trebuchet MS" w:hAnsi="Trebuchet MS"/>
          <w:spacing w:val="-5"/>
          <w:sz w:val="12"/>
        </w:rPr>
        <w:t>928</w:t>
      </w:r>
      <w:r>
        <w:rPr>
          <w:rFonts w:ascii="Trebuchet MS" w:hAnsi="Trebuchet MS"/>
          <w:sz w:val="12"/>
        </w:rPr>
        <w:tab/>
      </w:r>
      <w:r>
        <w:rPr>
          <w:w w:val="90"/>
        </w:rPr>
        <w:t>82(1):228–245,</w:t>
      </w:r>
      <w:r>
        <w:rPr>
          <w:spacing w:val="22"/>
        </w:rPr>
        <w:t xml:space="preserve"> </w:t>
      </w:r>
      <w:r>
        <w:rPr>
          <w:spacing w:val="-2"/>
        </w:rPr>
        <w:t>2020.</w:t>
      </w:r>
    </w:p>
    <w:p w14:paraId="3AD95FA4" w14:textId="77777777" w:rsidR="00087420" w:rsidRDefault="00087420">
      <w:pPr>
        <w:pStyle w:val="BodyText"/>
        <w:ind w:left="0"/>
        <w:rPr>
          <w:del w:id="3659" w:author="Hughes, Anna E" w:date="2023-08-09T15:29:00Z"/>
          <w:sz w:val="9"/>
        </w:rPr>
      </w:pPr>
    </w:p>
    <w:p w14:paraId="4036E614" w14:textId="77777777" w:rsidR="00087420" w:rsidRDefault="00087420">
      <w:pPr>
        <w:rPr>
          <w:del w:id="3660" w:author="Hughes, Anna E" w:date="2023-08-09T15:29:00Z"/>
          <w:sz w:val="9"/>
        </w:rPr>
        <w:sectPr w:rsidR="00087420">
          <w:pgSz w:w="12240" w:h="15840"/>
          <w:pgMar w:top="1820" w:right="1720" w:bottom="2000" w:left="1600" w:header="0" w:footer="1818" w:gutter="0"/>
          <w:cols w:space="720"/>
        </w:sectPr>
      </w:pPr>
    </w:p>
    <w:p w14:paraId="382A3C00" w14:textId="77777777" w:rsidR="00470D98" w:rsidRDefault="00470D98">
      <w:pPr>
        <w:rPr>
          <w:ins w:id="3661" w:author="Hughes, Anna E" w:date="2023-08-09T15:29:00Z"/>
        </w:rPr>
        <w:sectPr w:rsidR="00470D98">
          <w:pgSz w:w="12240" w:h="15840"/>
          <w:pgMar w:top="1820" w:right="1720" w:bottom="2000" w:left="1600" w:header="0" w:footer="1818" w:gutter="0"/>
          <w:cols w:space="720"/>
        </w:sectPr>
      </w:pPr>
    </w:p>
    <w:p w14:paraId="474C8B9D" w14:textId="77777777" w:rsidR="00470D98" w:rsidRDefault="00470D98">
      <w:pPr>
        <w:pStyle w:val="BodyText"/>
        <w:spacing w:before="0"/>
        <w:ind w:left="0"/>
        <w:rPr>
          <w:ins w:id="3662" w:author="Hughes, Anna E" w:date="2023-08-09T15:29:00Z"/>
          <w:sz w:val="20"/>
        </w:rPr>
      </w:pPr>
    </w:p>
    <w:p w14:paraId="5E94E80A" w14:textId="77777777" w:rsidR="00470D98" w:rsidRDefault="00470D98">
      <w:pPr>
        <w:pStyle w:val="BodyText"/>
        <w:spacing w:before="0"/>
        <w:ind w:left="0"/>
        <w:rPr>
          <w:ins w:id="3663" w:author="Hughes, Anna E" w:date="2023-08-09T15:29:00Z"/>
          <w:sz w:val="20"/>
        </w:rPr>
      </w:pPr>
    </w:p>
    <w:p w14:paraId="1196B7F4" w14:textId="77777777" w:rsidR="00470D98" w:rsidRDefault="00470D98">
      <w:pPr>
        <w:rPr>
          <w:ins w:id="3664" w:author="Hughes, Anna E" w:date="2023-08-09T15:29:00Z"/>
          <w:sz w:val="20"/>
        </w:rPr>
        <w:sectPr w:rsidR="00470D98">
          <w:pgSz w:w="12240" w:h="15840"/>
          <w:pgMar w:top="1820" w:right="1720" w:bottom="2000" w:left="1600" w:header="0" w:footer="1818" w:gutter="0"/>
          <w:cols w:space="720"/>
        </w:sectPr>
      </w:pPr>
    </w:p>
    <w:p w14:paraId="5E1BC9D4" w14:textId="77777777" w:rsidR="00470D98" w:rsidRDefault="00470D98">
      <w:pPr>
        <w:pStyle w:val="BodyText"/>
        <w:spacing w:before="0"/>
        <w:ind w:left="0"/>
        <w:rPr>
          <w:ins w:id="3665" w:author="Hughes, Anna E" w:date="2023-08-09T15:29:00Z"/>
          <w:sz w:val="12"/>
        </w:rPr>
      </w:pPr>
    </w:p>
    <w:p w14:paraId="6B1AC113" w14:textId="77777777" w:rsidR="00470D98" w:rsidRDefault="00470D98">
      <w:pPr>
        <w:pStyle w:val="BodyText"/>
        <w:spacing w:before="0"/>
        <w:ind w:left="0"/>
        <w:rPr>
          <w:sz w:val="12"/>
          <w:rPrChange w:id="3666" w:author="Hughes, Anna E" w:date="2023-08-09T15:29:00Z">
            <w:rPr>
              <w:sz w:val="17"/>
            </w:rPr>
          </w:rPrChange>
        </w:rPr>
        <w:pPrChange w:id="3667" w:author="Hughes, Anna E" w:date="2023-08-09T15:29:00Z">
          <w:pPr>
            <w:pStyle w:val="BodyText"/>
            <w:spacing w:before="10"/>
            <w:ind w:left="0"/>
          </w:pPr>
        </w:pPrChange>
      </w:pPr>
    </w:p>
    <w:p w14:paraId="7C6DE7CA" w14:textId="77777777" w:rsidR="00470D98" w:rsidRDefault="001E0CFE">
      <w:pPr>
        <w:spacing w:before="72"/>
        <w:ind w:left="227"/>
        <w:rPr>
          <w:rFonts w:ascii="Trebuchet MS"/>
          <w:sz w:val="12"/>
        </w:rPr>
        <w:pPrChange w:id="3668" w:author="Hughes, Anna E" w:date="2023-08-09T15:29:00Z">
          <w:pPr>
            <w:ind w:left="227"/>
          </w:pPr>
        </w:pPrChange>
      </w:pPr>
      <w:bookmarkStart w:id="3669" w:name="_bookmark54"/>
      <w:bookmarkEnd w:id="3669"/>
      <w:r>
        <w:rPr>
          <w:rFonts w:ascii="Trebuchet MS"/>
          <w:spacing w:val="-5"/>
          <w:sz w:val="12"/>
        </w:rPr>
        <w:t>929</w:t>
      </w:r>
    </w:p>
    <w:p w14:paraId="1F62342F" w14:textId="77777777" w:rsidR="00470D98" w:rsidRDefault="001E0CFE">
      <w:pPr>
        <w:pStyle w:val="BodyText"/>
        <w:spacing w:before="238"/>
        <w:ind w:left="159"/>
        <w:pPrChange w:id="3670" w:author="Hughes, Anna E" w:date="2023-08-09T15:29:00Z">
          <w:pPr>
            <w:pStyle w:val="BodyText"/>
            <w:spacing w:before="94"/>
            <w:ind w:left="159"/>
          </w:pPr>
        </w:pPrChange>
      </w:pPr>
      <w:r>
        <w:br w:type="column"/>
      </w:r>
      <w:r>
        <w:rPr>
          <w:spacing w:val="-4"/>
        </w:rPr>
        <w:t>Heinrich</w:t>
      </w:r>
      <w:r>
        <w:rPr>
          <w:spacing w:val="22"/>
        </w:rPr>
        <w:t xml:space="preserve"> </w:t>
      </w:r>
      <w:r>
        <w:rPr>
          <w:spacing w:val="-24"/>
        </w:rPr>
        <w:t>Rene´</w:t>
      </w:r>
    </w:p>
    <w:p w14:paraId="1578B609" w14:textId="77777777" w:rsidR="00470D98" w:rsidRDefault="001E0CFE">
      <w:pPr>
        <w:pStyle w:val="BodyText"/>
        <w:spacing w:before="238"/>
        <w:ind w:left="71"/>
        <w:pPrChange w:id="3671" w:author="Hughes, Anna E" w:date="2023-08-09T15:29:00Z">
          <w:pPr>
            <w:pStyle w:val="BodyText"/>
            <w:spacing w:before="94"/>
            <w:ind w:left="71"/>
          </w:pPr>
        </w:pPrChange>
      </w:pPr>
      <w:r>
        <w:br w:type="column"/>
      </w:r>
      <w:r>
        <w:rPr>
          <w:spacing w:val="-2"/>
        </w:rPr>
        <w:t>Liesefeld,</w:t>
      </w:r>
      <w:r>
        <w:rPr>
          <w:spacing w:val="26"/>
        </w:rPr>
        <w:t xml:space="preserve"> </w:t>
      </w:r>
      <w:r>
        <w:rPr>
          <w:spacing w:val="-2"/>
        </w:rPr>
        <w:t>Rani</w:t>
      </w:r>
      <w:r>
        <w:rPr>
          <w:spacing w:val="19"/>
        </w:rPr>
        <w:t xml:space="preserve"> </w:t>
      </w:r>
      <w:r>
        <w:rPr>
          <w:spacing w:val="-2"/>
        </w:rPr>
        <w:t>Moran,</w:t>
      </w:r>
      <w:r>
        <w:rPr>
          <w:spacing w:val="26"/>
        </w:rPr>
        <w:t xml:space="preserve"> </w:t>
      </w:r>
      <w:r>
        <w:rPr>
          <w:spacing w:val="-2"/>
        </w:rPr>
        <w:t>Marius</w:t>
      </w:r>
      <w:r>
        <w:rPr>
          <w:spacing w:val="20"/>
        </w:rPr>
        <w:t xml:space="preserve"> </w:t>
      </w:r>
      <w:r>
        <w:rPr>
          <w:spacing w:val="-2"/>
        </w:rPr>
        <w:t>Usher,</w:t>
      </w:r>
      <w:r>
        <w:rPr>
          <w:spacing w:val="26"/>
        </w:rPr>
        <w:t xml:space="preserve"> </w:t>
      </w:r>
      <w:r>
        <w:rPr>
          <w:spacing w:val="-2"/>
        </w:rPr>
        <w:t>Hermann</w:t>
      </w:r>
      <w:r>
        <w:rPr>
          <w:spacing w:val="19"/>
        </w:rPr>
        <w:t xml:space="preserve"> </w:t>
      </w:r>
      <w:r>
        <w:rPr>
          <w:spacing w:val="-2"/>
        </w:rPr>
        <w:t>J</w:t>
      </w:r>
      <w:r>
        <w:rPr>
          <w:spacing w:val="20"/>
        </w:rPr>
        <w:t xml:space="preserve"> </w:t>
      </w:r>
      <w:r>
        <w:rPr>
          <w:spacing w:val="9"/>
          <w:w w:val="108"/>
        </w:rPr>
        <w:t>M</w:t>
      </w:r>
      <w:r>
        <w:rPr>
          <w:spacing w:val="-91"/>
          <w:w w:val="90"/>
        </w:rPr>
        <w:t>u</w:t>
      </w:r>
      <w:r>
        <w:rPr>
          <w:spacing w:val="28"/>
          <w:w w:val="116"/>
        </w:rPr>
        <w:t>¨</w:t>
      </w:r>
      <w:r>
        <w:rPr>
          <w:spacing w:val="9"/>
          <w:w w:val="91"/>
        </w:rPr>
        <w:t>lle</w:t>
      </w:r>
      <w:r>
        <w:rPr>
          <w:spacing w:val="-1"/>
          <w:w w:val="91"/>
        </w:rPr>
        <w:t>r</w:t>
      </w:r>
      <w:r>
        <w:rPr>
          <w:spacing w:val="9"/>
          <w:w w:val="121"/>
        </w:rPr>
        <w:t>,</w:t>
      </w:r>
      <w:r>
        <w:rPr>
          <w:spacing w:val="26"/>
        </w:rPr>
        <w:t xml:space="preserve"> </w:t>
      </w:r>
      <w:r>
        <w:rPr>
          <w:spacing w:val="-5"/>
        </w:rPr>
        <w:t>and</w:t>
      </w:r>
    </w:p>
    <w:p w14:paraId="52EC2B45" w14:textId="77777777" w:rsidR="00470D98" w:rsidRDefault="00470D98">
      <w:pPr>
        <w:sectPr w:rsidR="00470D98">
          <w:type w:val="continuous"/>
          <w:pgSz w:w="12240" w:h="15840"/>
          <w:pgMar w:top="1820" w:right="1720" w:bottom="280" w:left="1600" w:header="0" w:footer="1818" w:gutter="0"/>
          <w:cols w:num="3" w:space="720" w:equalWidth="0">
            <w:col w:w="418" w:space="40"/>
            <w:col w:w="1572" w:space="39"/>
            <w:col w:w="6851"/>
          </w:cols>
        </w:sectPr>
      </w:pPr>
    </w:p>
    <w:p w14:paraId="4944D227" w14:textId="77777777" w:rsidR="00470D98" w:rsidRDefault="001E0CFE">
      <w:pPr>
        <w:pStyle w:val="BodyText"/>
        <w:tabs>
          <w:tab w:val="left" w:pos="851"/>
        </w:tabs>
      </w:pPr>
      <w:r>
        <w:rPr>
          <w:rFonts w:ascii="Trebuchet MS"/>
          <w:spacing w:val="-5"/>
          <w:sz w:val="12"/>
        </w:rPr>
        <w:t>930</w:t>
      </w:r>
      <w:r>
        <w:rPr>
          <w:rFonts w:ascii="Trebuchet MS"/>
          <w:sz w:val="12"/>
        </w:rPr>
        <w:tab/>
      </w:r>
      <w:r>
        <w:rPr>
          <w:spacing w:val="-4"/>
        </w:rPr>
        <w:t>Michael</w:t>
      </w:r>
      <w:r>
        <w:rPr>
          <w:spacing w:val="7"/>
        </w:rPr>
        <w:t xml:space="preserve"> </w:t>
      </w:r>
      <w:r>
        <w:rPr>
          <w:spacing w:val="-4"/>
        </w:rPr>
        <w:t>Zehetleitner.</w:t>
      </w:r>
      <w:r>
        <w:rPr>
          <w:spacing w:val="63"/>
        </w:rPr>
        <w:t xml:space="preserve"> </w:t>
      </w:r>
      <w:r>
        <w:rPr>
          <w:spacing w:val="-4"/>
        </w:rPr>
        <w:t>Search</w:t>
      </w:r>
      <w:r>
        <w:rPr>
          <w:spacing w:val="8"/>
        </w:rPr>
        <w:t xml:space="preserve"> </w:t>
      </w:r>
      <w:r>
        <w:rPr>
          <w:spacing w:val="-4"/>
        </w:rPr>
        <w:t>efficiency</w:t>
      </w:r>
      <w:r>
        <w:rPr>
          <w:spacing w:val="8"/>
        </w:rPr>
        <w:t xml:space="preserve"> </w:t>
      </w:r>
      <w:r>
        <w:rPr>
          <w:spacing w:val="-4"/>
        </w:rPr>
        <w:t>as</w:t>
      </w:r>
      <w:r>
        <w:rPr>
          <w:spacing w:val="7"/>
          <w:rPrChange w:id="3672" w:author="Hughes, Anna E" w:date="2023-08-09T15:29:00Z">
            <w:rPr>
              <w:spacing w:val="8"/>
            </w:rPr>
          </w:rPrChange>
        </w:rPr>
        <w:t xml:space="preserve"> </w:t>
      </w:r>
      <w:r>
        <w:rPr>
          <w:spacing w:val="-4"/>
        </w:rPr>
        <w:t>a</w:t>
      </w:r>
      <w:r>
        <w:rPr>
          <w:spacing w:val="8"/>
        </w:rPr>
        <w:t xml:space="preserve"> </w:t>
      </w:r>
      <w:r>
        <w:rPr>
          <w:spacing w:val="-4"/>
        </w:rPr>
        <w:t>function</w:t>
      </w:r>
      <w:r>
        <w:rPr>
          <w:spacing w:val="8"/>
        </w:rPr>
        <w:t xml:space="preserve"> </w:t>
      </w:r>
      <w:r>
        <w:rPr>
          <w:spacing w:val="-4"/>
        </w:rPr>
        <w:t>of</w:t>
      </w:r>
      <w:r>
        <w:rPr>
          <w:spacing w:val="8"/>
        </w:rPr>
        <w:t xml:space="preserve"> </w:t>
      </w:r>
      <w:r>
        <w:rPr>
          <w:spacing w:val="-4"/>
        </w:rPr>
        <w:t>target</w:t>
      </w:r>
      <w:r>
        <w:rPr>
          <w:spacing w:val="8"/>
        </w:rPr>
        <w:t xml:space="preserve"> </w:t>
      </w:r>
      <w:r>
        <w:rPr>
          <w:spacing w:val="-4"/>
        </w:rPr>
        <w:t>saliency:</w:t>
      </w:r>
      <w:r>
        <w:rPr>
          <w:spacing w:val="35"/>
        </w:rPr>
        <w:t xml:space="preserve"> </w:t>
      </w:r>
      <w:r>
        <w:rPr>
          <w:spacing w:val="-5"/>
        </w:rPr>
        <w:t>The</w:t>
      </w:r>
    </w:p>
    <w:p w14:paraId="703F0512" w14:textId="77777777" w:rsidR="00470D98" w:rsidRDefault="001E0CFE">
      <w:pPr>
        <w:tabs>
          <w:tab w:val="left" w:pos="851"/>
        </w:tabs>
        <w:spacing w:before="8"/>
        <w:ind w:left="227"/>
        <w:rPr>
          <w:rFonts w:ascii="Times New Roman"/>
          <w:i/>
          <w:sz w:val="24"/>
        </w:rPr>
      </w:pPr>
      <w:r>
        <w:rPr>
          <w:rFonts w:ascii="Trebuchet MS"/>
          <w:spacing w:val="-5"/>
          <w:sz w:val="12"/>
        </w:rPr>
        <w:t>931</w:t>
      </w:r>
      <w:r>
        <w:rPr>
          <w:rFonts w:ascii="Trebuchet MS"/>
          <w:sz w:val="12"/>
        </w:rPr>
        <w:tab/>
      </w:r>
      <w:r>
        <w:rPr>
          <w:spacing w:val="-4"/>
          <w:sz w:val="24"/>
        </w:rPr>
        <w:t>transition</w:t>
      </w:r>
      <w:r>
        <w:rPr>
          <w:spacing w:val="4"/>
          <w:sz w:val="24"/>
        </w:rPr>
        <w:t xml:space="preserve"> </w:t>
      </w:r>
      <w:r>
        <w:rPr>
          <w:spacing w:val="-4"/>
          <w:sz w:val="24"/>
        </w:rPr>
        <w:t>from</w:t>
      </w:r>
      <w:r>
        <w:rPr>
          <w:spacing w:val="4"/>
          <w:sz w:val="24"/>
        </w:rPr>
        <w:t xml:space="preserve"> </w:t>
      </w:r>
      <w:r>
        <w:rPr>
          <w:spacing w:val="-4"/>
          <w:sz w:val="24"/>
        </w:rPr>
        <w:t>inefficient</w:t>
      </w:r>
      <w:r>
        <w:rPr>
          <w:spacing w:val="5"/>
          <w:sz w:val="24"/>
        </w:rPr>
        <w:t xml:space="preserve"> </w:t>
      </w:r>
      <w:r>
        <w:rPr>
          <w:spacing w:val="-4"/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pacing w:val="-4"/>
          <w:sz w:val="24"/>
        </w:rPr>
        <w:t>efficient</w:t>
      </w:r>
      <w:r>
        <w:rPr>
          <w:spacing w:val="4"/>
          <w:sz w:val="24"/>
        </w:rPr>
        <w:t xml:space="preserve"> </w:t>
      </w:r>
      <w:r>
        <w:rPr>
          <w:spacing w:val="-4"/>
          <w:sz w:val="24"/>
        </w:rPr>
        <w:t>search</w:t>
      </w:r>
      <w:r>
        <w:rPr>
          <w:spacing w:val="5"/>
          <w:sz w:val="24"/>
        </w:rPr>
        <w:t xml:space="preserve"> </w:t>
      </w:r>
      <w:r>
        <w:rPr>
          <w:spacing w:val="-4"/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pacing w:val="-4"/>
          <w:sz w:val="24"/>
        </w:rPr>
        <w:t>beyond.</w:t>
      </w:r>
      <w:r>
        <w:rPr>
          <w:spacing w:val="57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Journal</w:t>
      </w:r>
      <w:r>
        <w:rPr>
          <w:rFonts w:ascii="Times New Roman"/>
          <w:i/>
          <w:spacing w:val="-2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of</w:t>
      </w:r>
      <w:r>
        <w:rPr>
          <w:rFonts w:ascii="Times New Roman"/>
          <w:i/>
          <w:spacing w:val="-2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Experi-</w:t>
      </w:r>
    </w:p>
    <w:p w14:paraId="3CB27AC0" w14:textId="77777777" w:rsidR="00470D98" w:rsidRDefault="001E0CFE">
      <w:pPr>
        <w:tabs>
          <w:tab w:val="left" w:pos="851"/>
        </w:tabs>
        <w:spacing w:before="7"/>
        <w:ind w:left="227"/>
        <w:rPr>
          <w:sz w:val="24"/>
        </w:rPr>
      </w:pPr>
      <w:r>
        <w:rPr>
          <w:rFonts w:ascii="Trebuchet MS"/>
          <w:spacing w:val="-5"/>
          <w:sz w:val="12"/>
        </w:rPr>
        <w:t>932</w:t>
      </w:r>
      <w:r>
        <w:rPr>
          <w:rFonts w:ascii="Trebuchet MS"/>
          <w:sz w:val="12"/>
        </w:rPr>
        <w:tab/>
      </w:r>
      <w:r>
        <w:rPr>
          <w:rFonts w:ascii="Times New Roman"/>
          <w:i/>
          <w:spacing w:val="-2"/>
          <w:sz w:val="24"/>
        </w:rPr>
        <w:t>mental</w:t>
      </w:r>
      <w:r>
        <w:rPr>
          <w:rFonts w:ascii="Times New Roman"/>
          <w:i/>
          <w:spacing w:val="-13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Psychology:</w:t>
      </w:r>
      <w:r>
        <w:rPr>
          <w:rFonts w:ascii="Times New Roman"/>
          <w:i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Human</w:t>
      </w:r>
      <w:r>
        <w:rPr>
          <w:rFonts w:ascii="Times New Roman"/>
          <w:i/>
          <w:spacing w:val="-13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Perception</w:t>
      </w:r>
      <w:r>
        <w:rPr>
          <w:rFonts w:ascii="Times New Roman"/>
          <w:i/>
          <w:spacing w:val="-12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and</w:t>
      </w:r>
      <w:r>
        <w:rPr>
          <w:rFonts w:ascii="Times New Roman"/>
          <w:i/>
          <w:spacing w:val="-13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Performance</w:t>
      </w:r>
      <w:r>
        <w:rPr>
          <w:spacing w:val="-2"/>
          <w:sz w:val="24"/>
        </w:rPr>
        <w:t>,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42(6):821,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2016.</w:t>
      </w:r>
    </w:p>
    <w:p w14:paraId="15255C65" w14:textId="77777777" w:rsidR="00087420" w:rsidRDefault="00087420">
      <w:pPr>
        <w:rPr>
          <w:del w:id="3673" w:author="Hughes, Anna E" w:date="2023-08-09T15:29:00Z"/>
          <w:sz w:val="24"/>
        </w:rPr>
        <w:sectPr w:rsidR="00087420">
          <w:type w:val="continuous"/>
          <w:pgSz w:w="12240" w:h="15840"/>
          <w:pgMar w:top="1820" w:right="1720" w:bottom="280" w:left="1600" w:header="0" w:footer="1818" w:gutter="0"/>
          <w:cols w:space="720"/>
        </w:sectPr>
      </w:pPr>
      <w:bookmarkStart w:id="3674" w:name="_bookmark55"/>
      <w:bookmarkEnd w:id="3674"/>
    </w:p>
    <w:p w14:paraId="55563AF9" w14:textId="77777777" w:rsidR="00087420" w:rsidRDefault="00087420">
      <w:pPr>
        <w:pStyle w:val="BodyText"/>
        <w:spacing w:before="0"/>
        <w:ind w:left="0"/>
        <w:rPr>
          <w:del w:id="3675" w:author="Hughes, Anna E" w:date="2023-08-09T15:29:00Z"/>
          <w:sz w:val="20"/>
        </w:rPr>
      </w:pPr>
    </w:p>
    <w:p w14:paraId="682149B5" w14:textId="77777777" w:rsidR="00087420" w:rsidRDefault="00087420">
      <w:pPr>
        <w:pStyle w:val="BodyText"/>
        <w:spacing w:before="0"/>
        <w:ind w:left="0"/>
        <w:rPr>
          <w:del w:id="3676" w:author="Hughes, Anna E" w:date="2023-08-09T15:29:00Z"/>
          <w:sz w:val="20"/>
        </w:rPr>
      </w:pPr>
    </w:p>
    <w:p w14:paraId="261BF14B" w14:textId="77777777" w:rsidR="00470D98" w:rsidRDefault="001E0CFE">
      <w:pPr>
        <w:pStyle w:val="BodyText"/>
        <w:spacing w:before="201"/>
        <w:pPrChange w:id="3677" w:author="Hughes, Anna E" w:date="2023-08-09T15:29:00Z">
          <w:pPr>
            <w:pStyle w:val="BodyText"/>
            <w:spacing w:before="238"/>
          </w:pPr>
        </w:pPrChange>
      </w:pPr>
      <w:r>
        <w:rPr>
          <w:rFonts w:ascii="Trebuchet MS"/>
          <w:spacing w:val="-2"/>
          <w:sz w:val="12"/>
        </w:rPr>
        <w:t>933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2"/>
        </w:rPr>
        <w:t>Alejandro</w:t>
      </w:r>
      <w:r>
        <w:rPr>
          <w:spacing w:val="-4"/>
        </w:rPr>
        <w:t xml:space="preserve"> </w:t>
      </w:r>
      <w:r>
        <w:rPr>
          <w:spacing w:val="-2"/>
        </w:rPr>
        <w:t>Lleras,</w:t>
      </w:r>
      <w:r>
        <w:rPr>
          <w:spacing w:val="-3"/>
          <w:rPrChange w:id="3678" w:author="Hughes, Anna E" w:date="2023-08-09T15:29:00Z">
            <w:rPr>
              <w:spacing w:val="-4"/>
            </w:rPr>
          </w:rPrChange>
        </w:rPr>
        <w:t xml:space="preserve"> </w:t>
      </w:r>
      <w:r>
        <w:rPr>
          <w:spacing w:val="-2"/>
        </w:rPr>
        <w:t>Zhiyuan</w:t>
      </w:r>
      <w:r>
        <w:rPr>
          <w:spacing w:val="-5"/>
        </w:rPr>
        <w:t xml:space="preserve"> </w:t>
      </w:r>
      <w:r>
        <w:rPr>
          <w:spacing w:val="-2"/>
        </w:rPr>
        <w:t>Wang,</w:t>
      </w:r>
      <w:r>
        <w:rPr>
          <w:spacing w:val="-4"/>
          <w:rPrChange w:id="3679" w:author="Hughes, Anna E" w:date="2023-08-09T15:29:00Z">
            <w:rPr>
              <w:spacing w:val="-5"/>
            </w:rPr>
          </w:rPrChange>
        </w:rPr>
        <w:t xml:space="preserve"> </w:t>
      </w:r>
      <w:r>
        <w:rPr>
          <w:spacing w:val="-2"/>
        </w:rPr>
        <w:t>Anna</w:t>
      </w:r>
      <w:r>
        <w:rPr>
          <w:spacing w:val="-5"/>
        </w:rPr>
        <w:t xml:space="preserve"> </w:t>
      </w:r>
      <w:r>
        <w:rPr>
          <w:spacing w:val="-2"/>
        </w:rPr>
        <w:t>Madison,</w:t>
      </w:r>
      <w:r>
        <w:rPr>
          <w:spacing w:val="-4"/>
          <w:rPrChange w:id="3680" w:author="Hughes, Anna E" w:date="2023-08-09T15:29:00Z">
            <w:rPr>
              <w:spacing w:val="-3"/>
            </w:rPr>
          </w:rPrChange>
        </w:rPr>
        <w:t xml:space="preserve"> </w:t>
      </w:r>
      <w:r>
        <w:rPr>
          <w:spacing w:val="-2"/>
        </w:rPr>
        <w:t>and</w:t>
      </w:r>
      <w:r>
        <w:rPr>
          <w:spacing w:val="-5"/>
          <w:rPrChange w:id="3681" w:author="Hughes, Anna E" w:date="2023-08-09T15:29:00Z">
            <w:rPr>
              <w:spacing w:val="-6"/>
            </w:rPr>
          </w:rPrChange>
        </w:rPr>
        <w:t xml:space="preserve"> </w:t>
      </w:r>
      <w:r>
        <w:rPr>
          <w:spacing w:val="-2"/>
        </w:rPr>
        <w:t>Simona</w:t>
      </w:r>
      <w:r>
        <w:rPr>
          <w:spacing w:val="-5"/>
        </w:rPr>
        <w:t xml:space="preserve"> </w:t>
      </w:r>
      <w:r>
        <w:rPr>
          <w:spacing w:val="-2"/>
        </w:rPr>
        <w:t>Buetti.</w:t>
      </w:r>
      <w:r>
        <w:rPr>
          <w:spacing w:val="23"/>
        </w:rPr>
        <w:t xml:space="preserve"> </w:t>
      </w:r>
      <w:r>
        <w:rPr>
          <w:spacing w:val="-2"/>
        </w:rPr>
        <w:t>Predicting</w:t>
      </w:r>
    </w:p>
    <w:p w14:paraId="1904800C" w14:textId="77777777" w:rsidR="00470D98" w:rsidRDefault="001E0CFE">
      <w:pPr>
        <w:pStyle w:val="BodyText"/>
        <w:tabs>
          <w:tab w:val="left" w:pos="851"/>
        </w:tabs>
      </w:pPr>
      <w:r>
        <w:rPr>
          <w:rFonts w:ascii="Trebuchet MS"/>
          <w:spacing w:val="-5"/>
          <w:sz w:val="12"/>
        </w:rPr>
        <w:t>934</w:t>
      </w:r>
      <w:r>
        <w:rPr>
          <w:rFonts w:ascii="Trebuchet MS"/>
          <w:sz w:val="12"/>
        </w:rPr>
        <w:tab/>
      </w:r>
      <w:r>
        <w:rPr>
          <w:w w:val="90"/>
        </w:rPr>
        <w:t>search</w:t>
      </w:r>
      <w:r>
        <w:rPr>
          <w:spacing w:val="19"/>
        </w:rPr>
        <w:t xml:space="preserve"> </w:t>
      </w:r>
      <w:r>
        <w:rPr>
          <w:w w:val="90"/>
        </w:rPr>
        <w:t>performance</w:t>
      </w:r>
      <w:r>
        <w:rPr>
          <w:spacing w:val="19"/>
        </w:rPr>
        <w:t xml:space="preserve"> </w:t>
      </w:r>
      <w:r>
        <w:rPr>
          <w:w w:val="90"/>
        </w:rPr>
        <w:t>in</w:t>
      </w:r>
      <w:r>
        <w:rPr>
          <w:spacing w:val="19"/>
        </w:rPr>
        <w:t xml:space="preserve"> </w:t>
      </w:r>
      <w:r>
        <w:rPr>
          <w:w w:val="90"/>
        </w:rPr>
        <w:t>heterogeneous</w:t>
      </w:r>
      <w:r>
        <w:rPr>
          <w:spacing w:val="19"/>
        </w:rPr>
        <w:t xml:space="preserve"> </w:t>
      </w:r>
      <w:r>
        <w:rPr>
          <w:w w:val="90"/>
        </w:rPr>
        <w:t>scenes:</w:t>
      </w:r>
      <w:r>
        <w:rPr>
          <w:spacing w:val="37"/>
        </w:rPr>
        <w:t xml:space="preserve"> </w:t>
      </w:r>
      <w:r>
        <w:rPr>
          <w:w w:val="90"/>
        </w:rPr>
        <w:t>Quantifying</w:t>
      </w:r>
      <w:r>
        <w:rPr>
          <w:spacing w:val="19"/>
        </w:rPr>
        <w:t xml:space="preserve"> </w:t>
      </w:r>
      <w:r>
        <w:rPr>
          <w:w w:val="90"/>
        </w:rPr>
        <w:t>the</w:t>
      </w:r>
      <w:r>
        <w:rPr>
          <w:spacing w:val="19"/>
        </w:rPr>
        <w:t xml:space="preserve"> </w:t>
      </w:r>
      <w:r>
        <w:rPr>
          <w:w w:val="90"/>
        </w:rPr>
        <w:t>impact</w:t>
      </w:r>
      <w:r>
        <w:rPr>
          <w:spacing w:val="19"/>
        </w:rPr>
        <w:t xml:space="preserve"> </w:t>
      </w:r>
      <w:r>
        <w:rPr>
          <w:w w:val="90"/>
        </w:rPr>
        <w:t>of</w:t>
      </w:r>
      <w:r>
        <w:rPr>
          <w:spacing w:val="19"/>
        </w:rPr>
        <w:t xml:space="preserve"> </w:t>
      </w:r>
      <w:r>
        <w:rPr>
          <w:spacing w:val="-2"/>
          <w:w w:val="90"/>
        </w:rPr>
        <w:t>homo-</w:t>
      </w:r>
    </w:p>
    <w:p w14:paraId="5CB10FDE" w14:textId="77777777" w:rsidR="00470D98" w:rsidRDefault="001E0CFE">
      <w:pPr>
        <w:tabs>
          <w:tab w:val="left" w:pos="851"/>
        </w:tabs>
        <w:spacing w:before="8"/>
        <w:ind w:left="227"/>
        <w:rPr>
          <w:sz w:val="24"/>
        </w:rPr>
      </w:pPr>
      <w:r>
        <w:rPr>
          <w:rFonts w:ascii="Trebuchet MS"/>
          <w:spacing w:val="-5"/>
          <w:sz w:val="12"/>
        </w:rPr>
        <w:t>935</w:t>
      </w:r>
      <w:r>
        <w:rPr>
          <w:rFonts w:ascii="Trebuchet MS"/>
          <w:sz w:val="12"/>
        </w:rPr>
        <w:tab/>
      </w:r>
      <w:r>
        <w:rPr>
          <w:spacing w:val="-4"/>
          <w:sz w:val="24"/>
        </w:rPr>
        <w:t>geneity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effects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efficient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search.</w:t>
      </w:r>
      <w:r>
        <w:rPr>
          <w:spacing w:val="20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Collabra:</w:t>
      </w:r>
      <w:r>
        <w:rPr>
          <w:rFonts w:ascii="Times New Roman"/>
          <w:i/>
          <w:spacing w:val="4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Psychology</w:t>
      </w:r>
      <w:r>
        <w:rPr>
          <w:spacing w:val="-4"/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5(1),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2019.</w:t>
      </w:r>
    </w:p>
    <w:p w14:paraId="0FBAAABE" w14:textId="77777777" w:rsidR="00470D98" w:rsidRDefault="001E0CFE">
      <w:pPr>
        <w:pStyle w:val="BodyText"/>
        <w:spacing w:before="200"/>
        <w:pPrChange w:id="3682" w:author="Hughes, Anna E" w:date="2023-08-09T15:29:00Z">
          <w:pPr>
            <w:pStyle w:val="BodyText"/>
            <w:spacing w:before="207"/>
          </w:pPr>
        </w:pPrChange>
      </w:pPr>
      <w:bookmarkStart w:id="3683" w:name="_bookmark56"/>
      <w:bookmarkEnd w:id="3683"/>
      <w:r>
        <w:rPr>
          <w:rFonts w:ascii="Trebuchet MS"/>
          <w:sz w:val="12"/>
        </w:rPr>
        <w:t>936</w:t>
      </w:r>
      <w:r>
        <w:rPr>
          <w:rFonts w:ascii="Trebuchet MS"/>
          <w:spacing w:val="42"/>
          <w:sz w:val="12"/>
          <w:rPrChange w:id="3684" w:author="Hughes, Anna E" w:date="2023-08-09T15:29:00Z">
            <w:rPr>
              <w:rFonts w:ascii="Trebuchet MS"/>
              <w:spacing w:val="41"/>
              <w:sz w:val="12"/>
            </w:rPr>
          </w:rPrChange>
        </w:rPr>
        <w:t xml:space="preserve">  </w:t>
      </w:r>
      <w:r>
        <w:t>Alejandro</w:t>
      </w:r>
      <w:r>
        <w:rPr>
          <w:spacing w:val="-4"/>
          <w:rPrChange w:id="3685" w:author="Hughes, Anna E" w:date="2023-08-09T15:29:00Z">
            <w:rPr>
              <w:spacing w:val="-2"/>
            </w:rPr>
          </w:rPrChange>
        </w:rPr>
        <w:t xml:space="preserve"> </w:t>
      </w:r>
      <w:r>
        <w:t>Lleras,</w:t>
      </w:r>
      <w:r>
        <w:rPr>
          <w:spacing w:val="-3"/>
        </w:rPr>
        <w:t xml:space="preserve"> </w:t>
      </w:r>
      <w:r>
        <w:t>Zhiyuan</w:t>
      </w:r>
      <w:r>
        <w:rPr>
          <w:spacing w:val="-3"/>
          <w:rPrChange w:id="3686" w:author="Hughes, Anna E" w:date="2023-08-09T15:29:00Z">
            <w:rPr>
              <w:spacing w:val="-4"/>
            </w:rPr>
          </w:rPrChange>
        </w:rPr>
        <w:t xml:space="preserve"> </w:t>
      </w:r>
      <w:r>
        <w:t>Wang,</w:t>
      </w:r>
      <w:r>
        <w:rPr>
          <w:spacing w:val="-3"/>
        </w:rPr>
        <w:t xml:space="preserve"> </w:t>
      </w:r>
      <w:r>
        <w:t>Gavin</w:t>
      </w:r>
      <w:r>
        <w:rPr>
          <w:spacing w:val="-4"/>
        </w:rPr>
        <w:t xml:space="preserve"> </w:t>
      </w:r>
      <w:r>
        <w:t>Jun</w:t>
      </w:r>
      <w:r>
        <w:rPr>
          <w:spacing w:val="-3"/>
          <w:rPrChange w:id="3687" w:author="Hughes, Anna E" w:date="2023-08-09T15:29:00Z">
            <w:rPr>
              <w:spacing w:val="-4"/>
            </w:rPr>
          </w:rPrChange>
        </w:rPr>
        <w:t xml:space="preserve"> </w:t>
      </w:r>
      <w:r>
        <w:t>Peng</w:t>
      </w:r>
      <w:r>
        <w:rPr>
          <w:spacing w:val="-4"/>
          <w:rPrChange w:id="3688" w:author="Hughes, Anna E" w:date="2023-08-09T15:29:00Z">
            <w:rPr>
              <w:spacing w:val="-3"/>
            </w:rPr>
          </w:rPrChange>
        </w:rPr>
        <w:t xml:space="preserve"> </w:t>
      </w:r>
      <w:r>
        <w:t>Ng,</w:t>
      </w:r>
      <w:r>
        <w:rPr>
          <w:spacing w:val="-3"/>
        </w:rPr>
        <w:t xml:space="preserve"> </w:t>
      </w:r>
      <w:r>
        <w:t>Kirk</w:t>
      </w:r>
      <w:r>
        <w:rPr>
          <w:spacing w:val="-3"/>
          <w:rPrChange w:id="3689" w:author="Hughes, Anna E" w:date="2023-08-09T15:29:00Z">
            <w:rPr>
              <w:spacing w:val="-4"/>
            </w:rPr>
          </w:rPrChange>
        </w:rPr>
        <w:t xml:space="preserve"> </w:t>
      </w:r>
      <w:r>
        <w:t>Ballew,</w:t>
      </w:r>
      <w:r>
        <w:rPr>
          <w:spacing w:val="-3"/>
        </w:rPr>
        <w:t xml:space="preserve"> </w:t>
      </w:r>
      <w:r>
        <w:t>Jing</w:t>
      </w:r>
      <w:r>
        <w:rPr>
          <w:spacing w:val="-4"/>
        </w:rPr>
        <w:t xml:space="preserve"> </w:t>
      </w:r>
      <w:r>
        <w:t>Xu,</w:t>
      </w:r>
      <w:r>
        <w:rPr>
          <w:spacing w:val="-4"/>
        </w:rPr>
        <w:t xml:space="preserve"> </w:t>
      </w:r>
      <w:r>
        <w:rPr>
          <w:spacing w:val="-5"/>
        </w:rPr>
        <w:t>and</w:t>
      </w:r>
    </w:p>
    <w:p w14:paraId="0734EE81" w14:textId="77777777" w:rsidR="00470D98" w:rsidRDefault="001E0CFE">
      <w:pPr>
        <w:pStyle w:val="BodyText"/>
        <w:tabs>
          <w:tab w:val="left" w:pos="851"/>
        </w:tabs>
      </w:pPr>
      <w:r>
        <w:rPr>
          <w:rFonts w:ascii="Trebuchet MS"/>
          <w:spacing w:val="-5"/>
          <w:sz w:val="12"/>
        </w:rPr>
        <w:t>937</w:t>
      </w:r>
      <w:r>
        <w:rPr>
          <w:rFonts w:ascii="Trebuchet MS"/>
          <w:sz w:val="12"/>
        </w:rPr>
        <w:tab/>
      </w:r>
      <w:r>
        <w:rPr>
          <w:spacing w:val="-4"/>
        </w:rPr>
        <w:t>Simona</w:t>
      </w:r>
      <w:r>
        <w:t xml:space="preserve"> </w:t>
      </w:r>
      <w:r>
        <w:rPr>
          <w:spacing w:val="-4"/>
        </w:rPr>
        <w:t>Buetti.</w:t>
      </w:r>
      <w:r>
        <w:rPr>
          <w:spacing w:val="44"/>
        </w:rPr>
        <w:t xml:space="preserve"> </w:t>
      </w:r>
      <w:r>
        <w:rPr>
          <w:spacing w:val="-4"/>
        </w:rPr>
        <w:t>A</w:t>
      </w:r>
      <w:r>
        <w:rPr>
          <w:spacing w:val="1"/>
        </w:rPr>
        <w:t xml:space="preserve"> </w:t>
      </w:r>
      <w:r>
        <w:rPr>
          <w:spacing w:val="-4"/>
        </w:rPr>
        <w:t>target</w:t>
      </w:r>
      <w:r>
        <w:t xml:space="preserve"> </w:t>
      </w:r>
      <w:r>
        <w:rPr>
          <w:spacing w:val="-4"/>
        </w:rPr>
        <w:t>contrast</w:t>
      </w:r>
      <w:r>
        <w:rPr>
          <w:spacing w:val="1"/>
        </w:rPr>
        <w:t xml:space="preserve"> </w:t>
      </w:r>
      <w:r>
        <w:rPr>
          <w:spacing w:val="-4"/>
        </w:rPr>
        <w:t>signal</w:t>
      </w:r>
      <w:r>
        <w:t xml:space="preserve"> </w:t>
      </w:r>
      <w:r>
        <w:rPr>
          <w:spacing w:val="-4"/>
        </w:rPr>
        <w:t>theory</w:t>
      </w:r>
      <w:r>
        <w:rPr>
          <w:spacing w:val="1"/>
        </w:rPr>
        <w:t xml:space="preserve"> </w:t>
      </w:r>
      <w:r>
        <w:rPr>
          <w:spacing w:val="-4"/>
        </w:rPr>
        <w:t>of</w:t>
      </w:r>
      <w:r>
        <w:t xml:space="preserve"> </w:t>
      </w:r>
      <w:r>
        <w:rPr>
          <w:spacing w:val="-4"/>
        </w:rPr>
        <w:t>parallel</w:t>
      </w:r>
      <w:r>
        <w:rPr>
          <w:spacing w:val="1"/>
        </w:rPr>
        <w:t xml:space="preserve"> </w:t>
      </w:r>
      <w:r>
        <w:rPr>
          <w:spacing w:val="-4"/>
        </w:rPr>
        <w:t>processing</w:t>
      </w:r>
      <w:r>
        <w:t xml:space="preserve"> </w:t>
      </w:r>
      <w:r>
        <w:rPr>
          <w:spacing w:val="-4"/>
        </w:rPr>
        <w:t>in</w:t>
      </w:r>
      <w:r>
        <w:rPr>
          <w:spacing w:val="1"/>
        </w:rPr>
        <w:t xml:space="preserve"> </w:t>
      </w:r>
      <w:r>
        <w:rPr>
          <w:spacing w:val="-4"/>
        </w:rPr>
        <w:t>goal-</w:t>
      </w:r>
    </w:p>
    <w:p w14:paraId="14AE762D" w14:textId="77777777" w:rsidR="00470D98" w:rsidRDefault="001E0CFE">
      <w:pPr>
        <w:tabs>
          <w:tab w:val="left" w:pos="851"/>
        </w:tabs>
        <w:spacing w:before="8"/>
        <w:ind w:left="227"/>
        <w:rPr>
          <w:sz w:val="24"/>
        </w:rPr>
      </w:pPr>
      <w:r>
        <w:rPr>
          <w:rFonts w:ascii="Trebuchet MS" w:hAnsi="Trebuchet MS"/>
          <w:spacing w:val="-5"/>
          <w:sz w:val="12"/>
        </w:rPr>
        <w:t>938</w:t>
      </w:r>
      <w:r>
        <w:rPr>
          <w:rFonts w:ascii="Trebuchet MS" w:hAnsi="Trebuchet MS"/>
          <w:sz w:val="12"/>
        </w:rPr>
        <w:tab/>
      </w:r>
      <w:r>
        <w:rPr>
          <w:spacing w:val="-4"/>
          <w:sz w:val="24"/>
        </w:rPr>
        <w:t>directed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search.</w:t>
      </w:r>
      <w:r>
        <w:rPr>
          <w:spacing w:val="25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Attention,</w:t>
      </w:r>
      <w:r>
        <w:rPr>
          <w:rFonts w:ascii="Times New Roman" w:hAnsi="Times New Roman"/>
          <w:i/>
          <w:spacing w:val="-6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Perception,</w:t>
      </w:r>
      <w:r>
        <w:rPr>
          <w:rFonts w:ascii="Times New Roman" w:hAnsi="Times New Roman"/>
          <w:i/>
          <w:spacing w:val="-6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&amp;</w:t>
      </w:r>
      <w:r>
        <w:rPr>
          <w:rFonts w:ascii="Times New Roman" w:hAnsi="Times New Roman"/>
          <w:i/>
          <w:spacing w:val="-6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Psychophysics</w:t>
      </w:r>
      <w:r>
        <w:rPr>
          <w:spacing w:val="-4"/>
          <w:sz w:val="24"/>
        </w:rPr>
        <w:t>,</w:t>
      </w:r>
      <w:r>
        <w:rPr>
          <w:spacing w:val="2"/>
          <w:sz w:val="24"/>
        </w:rPr>
        <w:t xml:space="preserve"> </w:t>
      </w:r>
      <w:r>
        <w:rPr>
          <w:spacing w:val="-4"/>
          <w:sz w:val="24"/>
        </w:rPr>
        <w:t>pages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1–32,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2020.</w:t>
      </w:r>
    </w:p>
    <w:p w14:paraId="03F84F61" w14:textId="77777777" w:rsidR="00470D98" w:rsidRDefault="001E0CFE">
      <w:pPr>
        <w:pStyle w:val="BodyText"/>
        <w:spacing w:before="200"/>
        <w:pPrChange w:id="3690" w:author="Hughes, Anna E" w:date="2023-08-09T15:29:00Z">
          <w:pPr>
            <w:pStyle w:val="BodyText"/>
            <w:spacing w:before="207"/>
          </w:pPr>
        </w:pPrChange>
      </w:pPr>
      <w:bookmarkStart w:id="3691" w:name="_bookmark57"/>
      <w:bookmarkEnd w:id="3691"/>
      <w:r>
        <w:rPr>
          <w:rFonts w:ascii="Trebuchet MS"/>
          <w:spacing w:val="-6"/>
          <w:sz w:val="12"/>
        </w:rPr>
        <w:t>939</w:t>
      </w:r>
      <w:r>
        <w:rPr>
          <w:rFonts w:ascii="Trebuchet MS"/>
          <w:spacing w:val="59"/>
          <w:sz w:val="12"/>
        </w:rPr>
        <w:t xml:space="preserve">  </w:t>
      </w:r>
      <w:r>
        <w:rPr>
          <w:spacing w:val="-6"/>
        </w:rPr>
        <w:t>Anna</w:t>
      </w:r>
      <w:r>
        <w:rPr>
          <w:spacing w:val="-5"/>
        </w:rPr>
        <w:t xml:space="preserve"> </w:t>
      </w:r>
      <w:r>
        <w:rPr>
          <w:spacing w:val="-6"/>
        </w:rPr>
        <w:t>Madison,</w:t>
      </w:r>
      <w:r>
        <w:rPr>
          <w:spacing w:val="-3"/>
        </w:rPr>
        <w:t xml:space="preserve"> </w:t>
      </w:r>
      <w:r>
        <w:rPr>
          <w:spacing w:val="-6"/>
        </w:rPr>
        <w:t>Alejandro</w:t>
      </w:r>
      <w:r>
        <w:rPr>
          <w:spacing w:val="-5"/>
        </w:rPr>
        <w:t xml:space="preserve"> </w:t>
      </w:r>
      <w:r>
        <w:rPr>
          <w:spacing w:val="-6"/>
        </w:rPr>
        <w:t>Lleras,</w:t>
      </w:r>
      <w:r>
        <w:rPr>
          <w:spacing w:val="-3"/>
        </w:rPr>
        <w:t xml:space="preserve"> </w:t>
      </w:r>
      <w:r>
        <w:rPr>
          <w:spacing w:val="-6"/>
        </w:rPr>
        <w:t>and Simona</w:t>
      </w:r>
      <w:r>
        <w:rPr>
          <w:spacing w:val="-4"/>
        </w:rPr>
        <w:t xml:space="preserve"> </w:t>
      </w:r>
      <w:r>
        <w:rPr>
          <w:spacing w:val="-6"/>
        </w:rPr>
        <w:t>Buetti.</w:t>
      </w:r>
      <w:r>
        <w:rPr>
          <w:spacing w:val="8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role of crowding</w:t>
      </w:r>
      <w:r>
        <w:rPr>
          <w:spacing w:val="-4"/>
        </w:rPr>
        <w:t xml:space="preserve"> </w:t>
      </w:r>
      <w:r>
        <w:rPr>
          <w:spacing w:val="-6"/>
        </w:rPr>
        <w:t>in par-</w:t>
      </w:r>
    </w:p>
    <w:p w14:paraId="6809E419" w14:textId="77777777" w:rsidR="00470D98" w:rsidRDefault="001E0CFE">
      <w:pPr>
        <w:pStyle w:val="BodyText"/>
        <w:tabs>
          <w:tab w:val="left" w:pos="851"/>
        </w:tabs>
        <w:spacing w:before="8"/>
        <w:pPrChange w:id="3692" w:author="Hughes, Anna E" w:date="2023-08-09T15:29:00Z">
          <w:pPr>
            <w:pStyle w:val="BodyText"/>
            <w:tabs>
              <w:tab w:val="left" w:pos="851"/>
            </w:tabs>
          </w:pPr>
        </w:pPrChange>
      </w:pPr>
      <w:r>
        <w:rPr>
          <w:rFonts w:ascii="Trebuchet MS"/>
          <w:spacing w:val="-5"/>
          <w:sz w:val="12"/>
        </w:rPr>
        <w:t>940</w:t>
      </w:r>
      <w:r>
        <w:rPr>
          <w:rFonts w:ascii="Trebuchet MS"/>
          <w:sz w:val="12"/>
        </w:rPr>
        <w:tab/>
      </w:r>
      <w:r>
        <w:rPr>
          <w:spacing w:val="-6"/>
        </w:rPr>
        <w:t>allel</w:t>
      </w:r>
      <w:r>
        <w:rPr>
          <w:spacing w:val="-2"/>
          <w:rPrChange w:id="3693" w:author="Hughes, Anna E" w:date="2023-08-09T15:29:00Z">
            <w:rPr>
              <w:spacing w:val="-3"/>
            </w:rPr>
          </w:rPrChange>
        </w:rPr>
        <w:t xml:space="preserve"> </w:t>
      </w:r>
      <w:r>
        <w:rPr>
          <w:spacing w:val="-6"/>
        </w:rPr>
        <w:t>search:</w:t>
      </w:r>
      <w:r>
        <w:rPr>
          <w:spacing w:val="13"/>
        </w:rPr>
        <w:t xml:space="preserve"> </w:t>
      </w:r>
      <w:r>
        <w:rPr>
          <w:spacing w:val="-6"/>
        </w:rPr>
        <w:t>Peripheral</w:t>
      </w:r>
      <w:r>
        <w:rPr>
          <w:spacing w:val="-2"/>
        </w:rPr>
        <w:t xml:space="preserve"> </w:t>
      </w:r>
      <w:r>
        <w:rPr>
          <w:spacing w:val="-6"/>
        </w:rPr>
        <w:t>pooling</w:t>
      </w:r>
      <w:r>
        <w:rPr>
          <w:spacing w:val="-2"/>
        </w:rPr>
        <w:t xml:space="preserve"> </w:t>
      </w:r>
      <w:r>
        <w:rPr>
          <w:spacing w:val="-6"/>
        </w:rPr>
        <w:t>is</w:t>
      </w:r>
      <w:r>
        <w:rPr>
          <w:spacing w:val="-2"/>
        </w:rPr>
        <w:t xml:space="preserve"> </w:t>
      </w:r>
      <w:r>
        <w:rPr>
          <w:spacing w:val="-6"/>
        </w:rPr>
        <w:t>not</w:t>
      </w:r>
      <w:r>
        <w:rPr>
          <w:spacing w:val="-2"/>
          <w:rPrChange w:id="3694" w:author="Hughes, Anna E" w:date="2023-08-09T15:29:00Z">
            <w:rPr>
              <w:spacing w:val="-3"/>
            </w:rPr>
          </w:rPrChange>
        </w:rPr>
        <w:t xml:space="preserve"> </w:t>
      </w:r>
      <w:r>
        <w:rPr>
          <w:spacing w:val="-6"/>
        </w:rPr>
        <w:t>responsible</w:t>
      </w:r>
      <w:r>
        <w:rPr>
          <w:spacing w:val="-2"/>
        </w:rPr>
        <w:t xml:space="preserve"> </w:t>
      </w:r>
      <w:r>
        <w:rPr>
          <w:spacing w:val="-6"/>
        </w:rPr>
        <w:t>for</w:t>
      </w:r>
      <w:r>
        <w:rPr>
          <w:spacing w:val="-2"/>
        </w:rPr>
        <w:t xml:space="preserve"> </w:t>
      </w:r>
      <w:r>
        <w:rPr>
          <w:spacing w:val="-6"/>
        </w:rPr>
        <w:t>logarithmic</w:t>
      </w:r>
      <w:r>
        <w:rPr>
          <w:spacing w:val="-2"/>
        </w:rPr>
        <w:t xml:space="preserve"> </w:t>
      </w:r>
      <w:r>
        <w:rPr>
          <w:spacing w:val="-6"/>
        </w:rPr>
        <w:t>efficiency</w:t>
      </w:r>
      <w:r>
        <w:rPr>
          <w:spacing w:val="-2"/>
          <w:rPrChange w:id="3695" w:author="Hughes, Anna E" w:date="2023-08-09T15:29:00Z">
            <w:rPr>
              <w:spacing w:val="-3"/>
            </w:rPr>
          </w:rPrChange>
        </w:rPr>
        <w:t xml:space="preserve"> </w:t>
      </w:r>
      <w:r>
        <w:rPr>
          <w:spacing w:val="-6"/>
        </w:rPr>
        <w:t>in</w:t>
      </w:r>
    </w:p>
    <w:p w14:paraId="5E808532" w14:textId="77777777" w:rsidR="00470D98" w:rsidRDefault="001E0CFE">
      <w:pPr>
        <w:tabs>
          <w:tab w:val="left" w:pos="851"/>
        </w:tabs>
        <w:spacing w:before="7"/>
        <w:ind w:left="227"/>
        <w:rPr>
          <w:sz w:val="24"/>
        </w:rPr>
        <w:pPrChange w:id="3696" w:author="Hughes, Anna E" w:date="2023-08-09T15:29:00Z">
          <w:pPr>
            <w:tabs>
              <w:tab w:val="left" w:pos="851"/>
            </w:tabs>
            <w:spacing w:before="8"/>
            <w:ind w:left="227"/>
          </w:pPr>
        </w:pPrChange>
      </w:pPr>
      <w:r>
        <w:rPr>
          <w:rFonts w:ascii="Trebuchet MS" w:hAnsi="Trebuchet MS"/>
          <w:spacing w:val="-5"/>
          <w:sz w:val="12"/>
        </w:rPr>
        <w:t>941</w:t>
      </w:r>
      <w:r>
        <w:rPr>
          <w:rFonts w:ascii="Trebuchet MS" w:hAnsi="Trebuchet MS"/>
          <w:sz w:val="12"/>
        </w:rPr>
        <w:tab/>
      </w:r>
      <w:r>
        <w:rPr>
          <w:spacing w:val="-4"/>
          <w:sz w:val="24"/>
        </w:rPr>
        <w:t>parallel search.</w:t>
      </w:r>
      <w:r>
        <w:rPr>
          <w:spacing w:val="18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Attention,</w:t>
      </w:r>
      <w:r>
        <w:rPr>
          <w:rFonts w:ascii="Times New Roman" w:hAnsi="Times New Roman"/>
          <w:i/>
          <w:spacing w:val="-11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Perception,</w:t>
      </w:r>
      <w:r>
        <w:rPr>
          <w:rFonts w:ascii="Times New Roman" w:hAnsi="Times New Roman"/>
          <w:i/>
          <w:spacing w:val="-11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&amp;</w:t>
      </w:r>
      <w:r>
        <w:rPr>
          <w:rFonts w:ascii="Times New Roman" w:hAnsi="Times New Roman"/>
          <w:i/>
          <w:spacing w:val="-11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Psychophysics</w:t>
      </w:r>
      <w:r>
        <w:rPr>
          <w:spacing w:val="-4"/>
          <w:sz w:val="24"/>
        </w:rPr>
        <w:t>, 80(2):352–373, 2018.</w:t>
      </w:r>
    </w:p>
    <w:p w14:paraId="0382C182" w14:textId="77777777" w:rsidR="00470D98" w:rsidRDefault="001E0CFE">
      <w:pPr>
        <w:pStyle w:val="BodyText"/>
        <w:spacing w:before="200"/>
        <w:pPrChange w:id="3697" w:author="Hughes, Anna E" w:date="2023-08-09T15:29:00Z">
          <w:pPr>
            <w:pStyle w:val="BodyText"/>
            <w:spacing w:before="206"/>
          </w:pPr>
        </w:pPrChange>
      </w:pPr>
      <w:bookmarkStart w:id="3698" w:name="_bookmark58"/>
      <w:bookmarkEnd w:id="3698"/>
      <w:r>
        <w:rPr>
          <w:rFonts w:ascii="Trebuchet MS"/>
          <w:spacing w:val="-4"/>
          <w:sz w:val="12"/>
        </w:rPr>
        <w:t>942</w:t>
      </w:r>
      <w:r>
        <w:rPr>
          <w:rFonts w:ascii="Trebuchet MS"/>
          <w:spacing w:val="76"/>
          <w:w w:val="150"/>
          <w:sz w:val="12"/>
        </w:rPr>
        <w:t xml:space="preserve"> </w:t>
      </w:r>
      <w:r>
        <w:rPr>
          <w:spacing w:val="-4"/>
        </w:rPr>
        <w:t>Dora</w:t>
      </w:r>
      <w:r>
        <w:rPr>
          <w:spacing w:val="-9"/>
        </w:rPr>
        <w:t xml:space="preserve"> </w:t>
      </w:r>
      <w:r>
        <w:rPr>
          <w:spacing w:val="-4"/>
        </w:rPr>
        <w:t>Matzke</w:t>
      </w:r>
      <w:r>
        <w:rPr>
          <w:spacing w:val="-9"/>
        </w:rPr>
        <w:t xml:space="preserve"> </w:t>
      </w:r>
      <w:r>
        <w:rPr>
          <w:spacing w:val="-4"/>
        </w:rPr>
        <w:t>and</w:t>
      </w:r>
      <w:r>
        <w:rPr>
          <w:spacing w:val="-10"/>
        </w:rPr>
        <w:t xml:space="preserve"> </w:t>
      </w:r>
      <w:r>
        <w:rPr>
          <w:spacing w:val="-4"/>
        </w:rPr>
        <w:t>Eric-Jan</w:t>
      </w:r>
      <w:r>
        <w:rPr>
          <w:spacing w:val="-9"/>
        </w:rPr>
        <w:t xml:space="preserve"> </w:t>
      </w:r>
      <w:r>
        <w:rPr>
          <w:spacing w:val="-4"/>
        </w:rPr>
        <w:t>Wagenmakers.</w:t>
      </w:r>
      <w:r>
        <w:rPr>
          <w:spacing w:val="14"/>
        </w:rPr>
        <w:t xml:space="preserve"> </w:t>
      </w:r>
      <w:r>
        <w:rPr>
          <w:spacing w:val="-4"/>
        </w:rPr>
        <w:t>Psychological</w:t>
      </w:r>
      <w:r>
        <w:rPr>
          <w:spacing w:val="-9"/>
        </w:rPr>
        <w:t xml:space="preserve"> </w:t>
      </w:r>
      <w:r>
        <w:rPr>
          <w:spacing w:val="-4"/>
        </w:rPr>
        <w:t>interpretation</w:t>
      </w:r>
      <w:r>
        <w:rPr>
          <w:spacing w:val="-10"/>
        </w:rPr>
        <w:t xml:space="preserve"> </w:t>
      </w:r>
      <w:r>
        <w:rPr>
          <w:spacing w:val="-4"/>
        </w:rPr>
        <w:t>of</w:t>
      </w:r>
      <w:r>
        <w:rPr>
          <w:spacing w:val="-9"/>
        </w:rPr>
        <w:t xml:space="preserve"> </w:t>
      </w:r>
      <w:r>
        <w:rPr>
          <w:spacing w:val="-4"/>
        </w:rPr>
        <w:t>the</w:t>
      </w:r>
      <w:r>
        <w:rPr>
          <w:spacing w:val="-9"/>
        </w:rPr>
        <w:t xml:space="preserve"> </w:t>
      </w:r>
      <w:r>
        <w:rPr>
          <w:spacing w:val="-5"/>
        </w:rPr>
        <w:t>ex-</w:t>
      </w:r>
    </w:p>
    <w:p w14:paraId="4A4652BF" w14:textId="77777777" w:rsidR="00470D98" w:rsidRDefault="001E0CFE">
      <w:pPr>
        <w:pStyle w:val="BodyText"/>
        <w:tabs>
          <w:tab w:val="left" w:pos="851"/>
        </w:tabs>
        <w:spacing w:before="8"/>
        <w:rPr>
          <w:rFonts w:ascii="Times New Roman"/>
          <w:i/>
        </w:rPr>
      </w:pPr>
      <w:r>
        <w:rPr>
          <w:rFonts w:ascii="Trebuchet MS"/>
          <w:spacing w:val="-5"/>
          <w:sz w:val="12"/>
        </w:rPr>
        <w:t>943</w:t>
      </w:r>
      <w:r>
        <w:rPr>
          <w:rFonts w:ascii="Trebuchet MS"/>
          <w:sz w:val="12"/>
        </w:rPr>
        <w:tab/>
      </w:r>
      <w:r>
        <w:rPr>
          <w:spacing w:val="-4"/>
        </w:rPr>
        <w:t>gaussian</w:t>
      </w:r>
      <w:r>
        <w:rPr>
          <w:spacing w:val="7"/>
        </w:rPr>
        <w:t xml:space="preserve"> </w:t>
      </w:r>
      <w:r>
        <w:rPr>
          <w:spacing w:val="-4"/>
        </w:rPr>
        <w:t>and</w:t>
      </w:r>
      <w:r>
        <w:rPr>
          <w:spacing w:val="8"/>
        </w:rPr>
        <w:t xml:space="preserve"> </w:t>
      </w:r>
      <w:r>
        <w:rPr>
          <w:spacing w:val="-4"/>
        </w:rPr>
        <w:t>shifted</w:t>
      </w:r>
      <w:r>
        <w:rPr>
          <w:spacing w:val="8"/>
        </w:rPr>
        <w:t xml:space="preserve"> </w:t>
      </w:r>
      <w:r>
        <w:rPr>
          <w:spacing w:val="-4"/>
        </w:rPr>
        <w:t>wald</w:t>
      </w:r>
      <w:r>
        <w:rPr>
          <w:spacing w:val="8"/>
        </w:rPr>
        <w:t xml:space="preserve"> </w:t>
      </w:r>
      <w:r>
        <w:rPr>
          <w:spacing w:val="-4"/>
        </w:rPr>
        <w:t>parameters:</w:t>
      </w:r>
      <w:r>
        <w:rPr>
          <w:spacing w:val="37"/>
        </w:rPr>
        <w:t xml:space="preserve"> </w:t>
      </w:r>
      <w:r>
        <w:rPr>
          <w:spacing w:val="-4"/>
        </w:rPr>
        <w:t>A</w:t>
      </w:r>
      <w:r>
        <w:rPr>
          <w:spacing w:val="8"/>
        </w:rPr>
        <w:t xml:space="preserve"> </w:t>
      </w:r>
      <w:r>
        <w:rPr>
          <w:spacing w:val="-4"/>
        </w:rPr>
        <w:t>diffusion</w:t>
      </w:r>
      <w:r>
        <w:rPr>
          <w:spacing w:val="8"/>
        </w:rPr>
        <w:t xml:space="preserve"> </w:t>
      </w:r>
      <w:r>
        <w:rPr>
          <w:spacing w:val="-4"/>
        </w:rPr>
        <w:t>model</w:t>
      </w:r>
      <w:r>
        <w:rPr>
          <w:spacing w:val="8"/>
        </w:rPr>
        <w:t xml:space="preserve"> </w:t>
      </w:r>
      <w:r>
        <w:rPr>
          <w:spacing w:val="-4"/>
        </w:rPr>
        <w:t>analysis.</w:t>
      </w:r>
      <w:r>
        <w:rPr>
          <w:spacing w:val="69"/>
        </w:rPr>
        <w:t xml:space="preserve"> </w:t>
      </w:r>
      <w:r>
        <w:rPr>
          <w:rFonts w:ascii="Times New Roman"/>
          <w:i/>
          <w:spacing w:val="-4"/>
        </w:rPr>
        <w:t>Psycho-</w:t>
      </w:r>
    </w:p>
    <w:p w14:paraId="06E13DE9" w14:textId="77777777" w:rsidR="00470D98" w:rsidRDefault="001E0CFE">
      <w:pPr>
        <w:tabs>
          <w:tab w:val="left" w:pos="851"/>
        </w:tabs>
        <w:spacing w:before="7"/>
        <w:ind w:left="227"/>
        <w:rPr>
          <w:sz w:val="24"/>
        </w:rPr>
        <w:pPrChange w:id="3699" w:author="Hughes, Anna E" w:date="2023-08-09T15:29:00Z">
          <w:pPr>
            <w:tabs>
              <w:tab w:val="left" w:pos="851"/>
            </w:tabs>
            <w:spacing w:before="8"/>
            <w:ind w:left="227"/>
          </w:pPr>
        </w:pPrChange>
      </w:pPr>
      <w:r>
        <w:rPr>
          <w:rFonts w:ascii="Trebuchet MS" w:hAnsi="Trebuchet MS"/>
          <w:spacing w:val="-5"/>
          <w:sz w:val="12"/>
        </w:rPr>
        <w:t>944</w:t>
      </w:r>
      <w:r>
        <w:rPr>
          <w:rFonts w:ascii="Trebuchet MS" w:hAnsi="Trebuchet MS"/>
          <w:sz w:val="12"/>
        </w:rPr>
        <w:tab/>
      </w:r>
      <w:r>
        <w:rPr>
          <w:rFonts w:ascii="Times New Roman" w:hAnsi="Times New Roman"/>
          <w:i/>
          <w:spacing w:val="-4"/>
          <w:sz w:val="24"/>
        </w:rPr>
        <w:t>nomic</w:t>
      </w:r>
      <w:r>
        <w:rPr>
          <w:rFonts w:ascii="Times New Roman" w:hAnsi="Times New Roman"/>
          <w:i/>
          <w:spacing w:val="-9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bulletin</w:t>
      </w:r>
      <w:r>
        <w:rPr>
          <w:rFonts w:ascii="Times New Roman" w:hAnsi="Times New Roman"/>
          <w:i/>
          <w:spacing w:val="-9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&amp;</w:t>
      </w:r>
      <w:r>
        <w:rPr>
          <w:rFonts w:ascii="Times New Roman" w:hAnsi="Times New Roman"/>
          <w:i/>
          <w:spacing w:val="-9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review</w:t>
      </w:r>
      <w:r>
        <w:rPr>
          <w:spacing w:val="-4"/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16(5):798–817,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2009.</w:t>
      </w:r>
    </w:p>
    <w:p w14:paraId="0A10C2EE" w14:textId="77777777" w:rsidR="00470D98" w:rsidRDefault="001E0CFE">
      <w:pPr>
        <w:spacing w:before="201"/>
        <w:ind w:left="227"/>
        <w:rPr>
          <w:rFonts w:ascii="Times New Roman"/>
          <w:i/>
          <w:sz w:val="24"/>
        </w:rPr>
        <w:pPrChange w:id="3700" w:author="Hughes, Anna E" w:date="2023-08-09T15:29:00Z">
          <w:pPr>
            <w:spacing w:before="206"/>
            <w:ind w:left="227"/>
          </w:pPr>
        </w:pPrChange>
      </w:pPr>
      <w:bookmarkStart w:id="3701" w:name="_bookmark59"/>
      <w:bookmarkEnd w:id="3701"/>
      <w:r>
        <w:rPr>
          <w:rFonts w:ascii="Trebuchet MS"/>
          <w:sz w:val="12"/>
        </w:rPr>
        <w:t>945</w:t>
      </w:r>
      <w:r>
        <w:rPr>
          <w:rFonts w:ascii="Trebuchet MS"/>
          <w:spacing w:val="45"/>
          <w:sz w:val="12"/>
        </w:rPr>
        <w:t xml:space="preserve">  </w:t>
      </w:r>
      <w:r>
        <w:rPr>
          <w:sz w:val="24"/>
        </w:rPr>
        <w:t>Richard</w:t>
      </w:r>
      <w:r>
        <w:rPr>
          <w:spacing w:val="-4"/>
          <w:sz w:val="24"/>
        </w:rPr>
        <w:t xml:space="preserve"> </w:t>
      </w:r>
      <w:r>
        <w:rPr>
          <w:sz w:val="24"/>
        </w:rPr>
        <w:t>McElreath.</w:t>
      </w:r>
      <w:r>
        <w:rPr>
          <w:spacing w:val="19"/>
          <w:sz w:val="24"/>
        </w:rPr>
        <w:t xml:space="preserve"> </w:t>
      </w:r>
      <w:r>
        <w:rPr>
          <w:rFonts w:ascii="Times New Roman"/>
          <w:i/>
          <w:sz w:val="24"/>
        </w:rPr>
        <w:t>Statistical</w:t>
      </w:r>
      <w:r>
        <w:rPr>
          <w:rFonts w:ascii="Times New Roman"/>
          <w:i/>
          <w:spacing w:val="-11"/>
          <w:sz w:val="24"/>
        </w:rPr>
        <w:t xml:space="preserve"> </w:t>
      </w:r>
      <w:r>
        <w:rPr>
          <w:rFonts w:ascii="Times New Roman"/>
          <w:i/>
          <w:sz w:val="24"/>
        </w:rPr>
        <w:t>rethinking:</w:t>
      </w:r>
      <w:r>
        <w:rPr>
          <w:rFonts w:ascii="Times New Roman"/>
          <w:i/>
          <w:spacing w:val="2"/>
          <w:sz w:val="24"/>
        </w:rPr>
        <w:t xml:space="preserve"> </w:t>
      </w:r>
      <w:r>
        <w:rPr>
          <w:rFonts w:ascii="Times New Roman"/>
          <w:i/>
          <w:sz w:val="24"/>
        </w:rPr>
        <w:t>A</w:t>
      </w:r>
      <w:r>
        <w:rPr>
          <w:rFonts w:ascii="Times New Roman"/>
          <w:i/>
          <w:spacing w:val="-11"/>
          <w:sz w:val="24"/>
        </w:rPr>
        <w:t xml:space="preserve"> </w:t>
      </w:r>
      <w:r>
        <w:rPr>
          <w:rFonts w:ascii="Times New Roman"/>
          <w:i/>
          <w:sz w:val="24"/>
        </w:rPr>
        <w:t>Bayesian</w:t>
      </w:r>
      <w:r>
        <w:rPr>
          <w:rFonts w:ascii="Times New Roman"/>
          <w:i/>
          <w:spacing w:val="-11"/>
          <w:sz w:val="24"/>
        </w:rPr>
        <w:t xml:space="preserve"> </w:t>
      </w:r>
      <w:r>
        <w:rPr>
          <w:rFonts w:ascii="Times New Roman"/>
          <w:i/>
          <w:sz w:val="24"/>
        </w:rPr>
        <w:t>course</w:t>
      </w:r>
      <w:r>
        <w:rPr>
          <w:rFonts w:ascii="Times New Roman"/>
          <w:i/>
          <w:spacing w:val="-11"/>
          <w:sz w:val="24"/>
        </w:rPr>
        <w:t xml:space="preserve"> </w:t>
      </w:r>
      <w:r>
        <w:rPr>
          <w:rFonts w:ascii="Times New Roman"/>
          <w:i/>
          <w:sz w:val="24"/>
        </w:rPr>
        <w:t>with</w:t>
      </w:r>
      <w:r>
        <w:rPr>
          <w:rFonts w:ascii="Times New Roman"/>
          <w:i/>
          <w:spacing w:val="-10"/>
          <w:sz w:val="24"/>
        </w:rPr>
        <w:t xml:space="preserve"> </w:t>
      </w:r>
      <w:r>
        <w:rPr>
          <w:rFonts w:ascii="Times New Roman"/>
          <w:i/>
          <w:sz w:val="24"/>
        </w:rPr>
        <w:t>examples</w:t>
      </w:r>
      <w:r>
        <w:rPr>
          <w:rFonts w:ascii="Times New Roman"/>
          <w:i/>
          <w:spacing w:val="-11"/>
          <w:sz w:val="24"/>
        </w:rPr>
        <w:t xml:space="preserve"> </w:t>
      </w:r>
      <w:r>
        <w:rPr>
          <w:rFonts w:ascii="Times New Roman"/>
          <w:i/>
          <w:sz w:val="24"/>
        </w:rPr>
        <w:t>in</w:t>
      </w:r>
      <w:r>
        <w:rPr>
          <w:rFonts w:ascii="Times New Roman"/>
          <w:i/>
          <w:spacing w:val="-11"/>
          <w:sz w:val="24"/>
        </w:rPr>
        <w:t xml:space="preserve"> </w:t>
      </w:r>
      <w:r>
        <w:rPr>
          <w:rFonts w:ascii="Times New Roman"/>
          <w:i/>
          <w:spacing w:val="-10"/>
          <w:sz w:val="24"/>
        </w:rPr>
        <w:t>R</w:t>
      </w:r>
    </w:p>
    <w:p w14:paraId="4012C92D" w14:textId="77777777" w:rsidR="00470D98" w:rsidRDefault="001E0CFE">
      <w:pPr>
        <w:tabs>
          <w:tab w:val="left" w:pos="851"/>
        </w:tabs>
        <w:spacing w:before="7"/>
        <w:ind w:left="227"/>
        <w:rPr>
          <w:sz w:val="24"/>
        </w:rPr>
        <w:pPrChange w:id="3702" w:author="Hughes, Anna E" w:date="2023-08-09T15:29:00Z">
          <w:pPr>
            <w:tabs>
              <w:tab w:val="left" w:pos="851"/>
            </w:tabs>
            <w:spacing w:before="8"/>
            <w:ind w:left="227"/>
          </w:pPr>
        </w:pPrChange>
      </w:pPr>
      <w:r>
        <w:rPr>
          <w:rFonts w:ascii="Trebuchet MS"/>
          <w:spacing w:val="-5"/>
          <w:sz w:val="12"/>
        </w:rPr>
        <w:t>946</w:t>
      </w:r>
      <w:r>
        <w:rPr>
          <w:rFonts w:ascii="Trebuchet MS"/>
          <w:sz w:val="12"/>
        </w:rPr>
        <w:tab/>
      </w:r>
      <w:r>
        <w:rPr>
          <w:rFonts w:ascii="Times New Roman"/>
          <w:i/>
          <w:sz w:val="24"/>
        </w:rPr>
        <w:t>and</w:t>
      </w:r>
      <w:r>
        <w:rPr>
          <w:rFonts w:ascii="Times New Roman"/>
          <w:i/>
          <w:spacing w:val="-15"/>
          <w:sz w:val="24"/>
        </w:rPr>
        <w:t xml:space="preserve"> </w:t>
      </w:r>
      <w:r>
        <w:rPr>
          <w:rFonts w:ascii="Times New Roman"/>
          <w:i/>
          <w:sz w:val="24"/>
        </w:rPr>
        <w:t>Stan</w:t>
      </w:r>
      <w:r>
        <w:rPr>
          <w:sz w:val="24"/>
        </w:rPr>
        <w:t>.</w:t>
      </w:r>
      <w:r>
        <w:rPr>
          <w:spacing w:val="6"/>
          <w:sz w:val="24"/>
        </w:rPr>
        <w:t xml:space="preserve"> </w:t>
      </w:r>
      <w:r>
        <w:rPr>
          <w:sz w:val="24"/>
        </w:rPr>
        <w:t>Chapman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Hall/CRC,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2020.</w:t>
      </w:r>
    </w:p>
    <w:p w14:paraId="2BBC9D57" w14:textId="77777777" w:rsidR="00470D98" w:rsidRDefault="001E0CFE">
      <w:pPr>
        <w:pStyle w:val="BodyText"/>
        <w:spacing w:before="200"/>
        <w:pPrChange w:id="3703" w:author="Hughes, Anna E" w:date="2023-08-09T15:29:00Z">
          <w:pPr>
            <w:pStyle w:val="BodyText"/>
            <w:spacing w:before="207"/>
          </w:pPr>
        </w:pPrChange>
      </w:pPr>
      <w:bookmarkStart w:id="3704" w:name="_bookmark60"/>
      <w:bookmarkEnd w:id="3704"/>
      <w:r>
        <w:rPr>
          <w:rFonts w:ascii="Trebuchet MS"/>
          <w:spacing w:val="-2"/>
          <w:sz w:val="12"/>
        </w:rPr>
        <w:t>947</w:t>
      </w:r>
      <w:r>
        <w:rPr>
          <w:rFonts w:ascii="Trebuchet MS"/>
          <w:spacing w:val="78"/>
          <w:w w:val="150"/>
          <w:sz w:val="12"/>
        </w:rPr>
        <w:t xml:space="preserve"> </w:t>
      </w:r>
      <w:r>
        <w:rPr>
          <w:spacing w:val="-2"/>
        </w:rPr>
        <w:t>Rani</w:t>
      </w:r>
      <w:r>
        <w:rPr>
          <w:spacing w:val="-11"/>
        </w:rPr>
        <w:t xml:space="preserve"> </w:t>
      </w:r>
      <w:r>
        <w:rPr>
          <w:spacing w:val="-2"/>
        </w:rPr>
        <w:t>Moran,</w:t>
      </w:r>
      <w:r>
        <w:rPr>
          <w:spacing w:val="-11"/>
        </w:rPr>
        <w:t xml:space="preserve"> </w:t>
      </w:r>
      <w:r>
        <w:rPr>
          <w:spacing w:val="-2"/>
        </w:rPr>
        <w:t>Michael</w:t>
      </w:r>
      <w:r>
        <w:rPr>
          <w:spacing w:val="-11"/>
        </w:rPr>
        <w:t xml:space="preserve"> </w:t>
      </w:r>
      <w:r>
        <w:rPr>
          <w:spacing w:val="-2"/>
        </w:rPr>
        <w:t>Zehetleitner,</w:t>
      </w:r>
      <w:r>
        <w:rPr>
          <w:spacing w:val="-11"/>
        </w:rPr>
        <w:t xml:space="preserve"> </w:t>
      </w:r>
      <w:r>
        <w:rPr>
          <w:spacing w:val="-2"/>
        </w:rPr>
        <w:t>Hermann</w:t>
      </w:r>
      <w:r>
        <w:rPr>
          <w:spacing w:val="-11"/>
        </w:rPr>
        <w:t xml:space="preserve"> </w:t>
      </w:r>
      <w:r>
        <w:rPr>
          <w:spacing w:val="-2"/>
        </w:rPr>
        <w:t>J</w:t>
      </w:r>
      <w:r>
        <w:rPr>
          <w:spacing w:val="-11"/>
        </w:rPr>
        <w:t xml:space="preserve"> </w:t>
      </w:r>
      <w:r>
        <w:rPr>
          <w:spacing w:val="-2"/>
        </w:rPr>
        <w:t>Mueller,</w:t>
      </w:r>
      <w:r>
        <w:rPr>
          <w:spacing w:val="-11"/>
        </w:rPr>
        <w:t xml:space="preserve"> </w:t>
      </w:r>
      <w:r>
        <w:rPr>
          <w:spacing w:val="-2"/>
        </w:rPr>
        <w:t>and</w:t>
      </w:r>
      <w:r>
        <w:rPr>
          <w:spacing w:val="-11"/>
        </w:rPr>
        <w:t xml:space="preserve"> </w:t>
      </w:r>
      <w:r>
        <w:rPr>
          <w:spacing w:val="-2"/>
        </w:rPr>
        <w:t>Marius</w:t>
      </w:r>
      <w:r>
        <w:rPr>
          <w:spacing w:val="-11"/>
        </w:rPr>
        <w:t xml:space="preserve"> </w:t>
      </w:r>
      <w:r>
        <w:rPr>
          <w:spacing w:val="-2"/>
        </w:rPr>
        <w:t>Usher.</w:t>
      </w:r>
      <w:r>
        <w:rPr>
          <w:spacing w:val="9"/>
        </w:rPr>
        <w:t xml:space="preserve"> </w:t>
      </w:r>
      <w:r>
        <w:rPr>
          <w:spacing w:val="-4"/>
        </w:rPr>
        <w:t>Com-</w:t>
      </w:r>
    </w:p>
    <w:p w14:paraId="7DECCBD9" w14:textId="77777777" w:rsidR="00470D98" w:rsidRDefault="001E0CFE">
      <w:pPr>
        <w:pStyle w:val="BodyText"/>
        <w:tabs>
          <w:tab w:val="left" w:pos="851"/>
        </w:tabs>
        <w:spacing w:before="8"/>
        <w:pPrChange w:id="3705" w:author="Hughes, Anna E" w:date="2023-08-09T15:29:00Z">
          <w:pPr>
            <w:pStyle w:val="BodyText"/>
            <w:tabs>
              <w:tab w:val="left" w:pos="851"/>
            </w:tabs>
          </w:pPr>
        </w:pPrChange>
      </w:pPr>
      <w:r>
        <w:rPr>
          <w:rFonts w:ascii="Trebuchet MS"/>
          <w:spacing w:val="-5"/>
          <w:sz w:val="12"/>
        </w:rPr>
        <w:t>948</w:t>
      </w:r>
      <w:r>
        <w:rPr>
          <w:rFonts w:ascii="Trebuchet MS"/>
          <w:sz w:val="12"/>
        </w:rPr>
        <w:tab/>
      </w:r>
      <w:r>
        <w:rPr>
          <w:spacing w:val="-4"/>
        </w:rPr>
        <w:t>petitive</w:t>
      </w:r>
      <w:r>
        <w:rPr>
          <w:spacing w:val="4"/>
        </w:rPr>
        <w:t xml:space="preserve"> </w:t>
      </w:r>
      <w:r>
        <w:rPr>
          <w:spacing w:val="-4"/>
        </w:rPr>
        <w:t>guided</w:t>
      </w:r>
      <w:r>
        <w:rPr>
          <w:spacing w:val="5"/>
        </w:rPr>
        <w:t xml:space="preserve"> </w:t>
      </w:r>
      <w:r>
        <w:rPr>
          <w:spacing w:val="-4"/>
        </w:rPr>
        <w:t>search:</w:t>
      </w:r>
      <w:r>
        <w:rPr>
          <w:spacing w:val="32"/>
        </w:rPr>
        <w:t xml:space="preserve"> </w:t>
      </w:r>
      <w:r>
        <w:rPr>
          <w:spacing w:val="-4"/>
        </w:rPr>
        <w:t>Meeting</w:t>
      </w:r>
      <w:r>
        <w:rPr>
          <w:spacing w:val="5"/>
        </w:rPr>
        <w:t xml:space="preserve"> </w:t>
      </w:r>
      <w:r>
        <w:rPr>
          <w:spacing w:val="-4"/>
        </w:rPr>
        <w:t>the</w:t>
      </w:r>
      <w:r>
        <w:rPr>
          <w:spacing w:val="5"/>
        </w:rPr>
        <w:t xml:space="preserve"> </w:t>
      </w:r>
      <w:r>
        <w:rPr>
          <w:spacing w:val="-4"/>
        </w:rPr>
        <w:t>challenge</w:t>
      </w:r>
      <w:r>
        <w:rPr>
          <w:spacing w:val="4"/>
        </w:rPr>
        <w:t xml:space="preserve"> </w:t>
      </w:r>
      <w:r>
        <w:rPr>
          <w:spacing w:val="-4"/>
        </w:rPr>
        <w:t>of</w:t>
      </w:r>
      <w:r>
        <w:rPr>
          <w:spacing w:val="5"/>
        </w:rPr>
        <w:t xml:space="preserve"> </w:t>
      </w:r>
      <w:r>
        <w:rPr>
          <w:spacing w:val="-4"/>
        </w:rPr>
        <w:t>benchmark</w:t>
      </w:r>
      <w:r>
        <w:rPr>
          <w:spacing w:val="4"/>
        </w:rPr>
        <w:t xml:space="preserve"> </w:t>
      </w:r>
      <w:r>
        <w:rPr>
          <w:spacing w:val="-4"/>
        </w:rPr>
        <w:t>rt</w:t>
      </w:r>
      <w:r>
        <w:rPr>
          <w:spacing w:val="5"/>
        </w:rPr>
        <w:t xml:space="preserve"> </w:t>
      </w:r>
      <w:r>
        <w:rPr>
          <w:spacing w:val="-4"/>
        </w:rPr>
        <w:t>distributions.</w:t>
      </w:r>
    </w:p>
    <w:p w14:paraId="00553B59" w14:textId="77777777" w:rsidR="00470D98" w:rsidRDefault="001E0CFE">
      <w:pPr>
        <w:tabs>
          <w:tab w:val="left" w:pos="851"/>
        </w:tabs>
        <w:spacing w:before="7"/>
        <w:ind w:left="227"/>
        <w:rPr>
          <w:sz w:val="24"/>
        </w:rPr>
        <w:pPrChange w:id="3706" w:author="Hughes, Anna E" w:date="2023-08-09T15:29:00Z">
          <w:pPr>
            <w:tabs>
              <w:tab w:val="left" w:pos="851"/>
            </w:tabs>
            <w:spacing w:before="8"/>
            <w:ind w:left="227"/>
          </w:pPr>
        </w:pPrChange>
      </w:pPr>
      <w:r>
        <w:rPr>
          <w:rFonts w:ascii="Trebuchet MS" w:hAnsi="Trebuchet MS"/>
          <w:spacing w:val="-5"/>
          <w:sz w:val="12"/>
        </w:rPr>
        <w:t>949</w:t>
      </w:r>
      <w:r>
        <w:rPr>
          <w:rFonts w:ascii="Trebuchet MS" w:hAnsi="Trebuchet MS"/>
          <w:sz w:val="12"/>
        </w:rPr>
        <w:tab/>
      </w:r>
      <w:r>
        <w:rPr>
          <w:rFonts w:ascii="Times New Roman" w:hAnsi="Times New Roman"/>
          <w:i/>
          <w:spacing w:val="-4"/>
          <w:sz w:val="24"/>
        </w:rPr>
        <w:t>Journal</w:t>
      </w:r>
      <w:r>
        <w:rPr>
          <w:rFonts w:ascii="Times New Roman" w:hAnsi="Times New Roman"/>
          <w:i/>
          <w:spacing w:val="-8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of</w:t>
      </w:r>
      <w:r>
        <w:rPr>
          <w:rFonts w:ascii="Times New Roman" w:hAnsi="Times New Roman"/>
          <w:i/>
          <w:spacing w:val="-7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Vision</w:t>
      </w:r>
      <w:r>
        <w:rPr>
          <w:spacing w:val="-4"/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13(8):24–24,</w:t>
      </w:r>
      <w:r>
        <w:rPr>
          <w:sz w:val="24"/>
        </w:rPr>
        <w:t xml:space="preserve"> </w:t>
      </w:r>
      <w:r>
        <w:rPr>
          <w:spacing w:val="-4"/>
          <w:sz w:val="24"/>
        </w:rPr>
        <w:t>2013.</w:t>
      </w:r>
    </w:p>
    <w:p w14:paraId="60D26E04" w14:textId="77777777" w:rsidR="00470D98" w:rsidRDefault="001E0CFE">
      <w:pPr>
        <w:pStyle w:val="BodyText"/>
        <w:spacing w:before="201"/>
        <w:pPrChange w:id="3707" w:author="Hughes, Anna E" w:date="2023-08-09T15:29:00Z">
          <w:pPr>
            <w:pStyle w:val="BodyText"/>
            <w:spacing w:before="207"/>
          </w:pPr>
        </w:pPrChange>
      </w:pPr>
      <w:bookmarkStart w:id="3708" w:name="_bookmark61"/>
      <w:bookmarkEnd w:id="3708"/>
      <w:r>
        <w:rPr>
          <w:rFonts w:ascii="Trebuchet MS" w:hAnsi="Trebuchet MS"/>
          <w:w w:val="95"/>
          <w:sz w:val="12"/>
        </w:rPr>
        <w:t>950</w:t>
      </w:r>
      <w:r>
        <w:rPr>
          <w:rFonts w:ascii="Trebuchet MS" w:hAnsi="Trebuchet MS"/>
          <w:spacing w:val="53"/>
          <w:sz w:val="12"/>
        </w:rPr>
        <w:t xml:space="preserve">  </w:t>
      </w:r>
      <w:r>
        <w:rPr>
          <w:w w:val="95"/>
        </w:rPr>
        <w:t>Rani</w:t>
      </w:r>
      <w:r>
        <w:rPr>
          <w:spacing w:val="13"/>
        </w:rPr>
        <w:t xml:space="preserve"> </w:t>
      </w:r>
      <w:r>
        <w:rPr>
          <w:w w:val="95"/>
        </w:rPr>
        <w:t>Moran,</w:t>
      </w:r>
      <w:r>
        <w:rPr>
          <w:spacing w:val="16"/>
        </w:rPr>
        <w:t xml:space="preserve"> </w:t>
      </w:r>
      <w:r>
        <w:rPr>
          <w:w w:val="95"/>
        </w:rPr>
        <w:t>Michael</w:t>
      </w:r>
      <w:r>
        <w:rPr>
          <w:spacing w:val="13"/>
        </w:rPr>
        <w:t xml:space="preserve"> </w:t>
      </w:r>
      <w:r>
        <w:rPr>
          <w:w w:val="95"/>
        </w:rPr>
        <w:t>Zehetleitner,</w:t>
      </w:r>
      <w:r>
        <w:rPr>
          <w:spacing w:val="16"/>
        </w:rPr>
        <w:t xml:space="preserve"> </w:t>
      </w:r>
      <w:r>
        <w:rPr>
          <w:w w:val="95"/>
        </w:rPr>
        <w:t>Heinrich</w:t>
      </w:r>
      <w:r>
        <w:rPr>
          <w:spacing w:val="13"/>
        </w:rPr>
        <w:t xml:space="preserve"> </w:t>
      </w:r>
      <w:r>
        <w:rPr>
          <w:w w:val="95"/>
        </w:rPr>
        <w:t>Rene´</w:t>
      </w:r>
      <w:r>
        <w:rPr>
          <w:spacing w:val="24"/>
        </w:rPr>
        <w:t xml:space="preserve"> </w:t>
      </w:r>
      <w:r>
        <w:rPr>
          <w:w w:val="95"/>
        </w:rPr>
        <w:t>Liesefeld,</w:t>
      </w:r>
      <w:r>
        <w:rPr>
          <w:spacing w:val="16"/>
        </w:rPr>
        <w:t xml:space="preserve"> </w:t>
      </w:r>
      <w:r>
        <w:rPr>
          <w:w w:val="95"/>
        </w:rPr>
        <w:t>Hermann</w:t>
      </w:r>
      <w:r>
        <w:rPr>
          <w:spacing w:val="13"/>
        </w:rPr>
        <w:t xml:space="preserve"> </w:t>
      </w:r>
      <w:r>
        <w:rPr>
          <w:w w:val="95"/>
        </w:rPr>
        <w:t>J</w:t>
      </w:r>
      <w:r>
        <w:rPr>
          <w:spacing w:val="13"/>
        </w:rPr>
        <w:t xml:space="preserve"> </w:t>
      </w:r>
      <w:r>
        <w:rPr>
          <w:spacing w:val="8"/>
          <w:w w:val="103"/>
        </w:rPr>
        <w:t>M</w:t>
      </w:r>
      <w:r>
        <w:rPr>
          <w:spacing w:val="-91"/>
          <w:w w:val="85"/>
        </w:rPr>
        <w:t>u</w:t>
      </w:r>
      <w:r>
        <w:rPr>
          <w:spacing w:val="28"/>
          <w:w w:val="111"/>
        </w:rPr>
        <w:t>¨</w:t>
      </w:r>
      <w:r>
        <w:rPr>
          <w:spacing w:val="9"/>
          <w:w w:val="86"/>
        </w:rPr>
        <w:t>lle</w:t>
      </w:r>
      <w:r>
        <w:rPr>
          <w:spacing w:val="-1"/>
          <w:w w:val="86"/>
        </w:rPr>
        <w:t>r</w:t>
      </w:r>
      <w:r>
        <w:rPr>
          <w:spacing w:val="9"/>
          <w:w w:val="116"/>
        </w:rPr>
        <w:t>,</w:t>
      </w:r>
    </w:p>
    <w:p w14:paraId="03D38180" w14:textId="77777777" w:rsidR="00470D98" w:rsidRDefault="001E0CFE">
      <w:pPr>
        <w:pStyle w:val="BodyText"/>
        <w:tabs>
          <w:tab w:val="left" w:pos="851"/>
        </w:tabs>
      </w:pPr>
      <w:r>
        <w:rPr>
          <w:rFonts w:ascii="Trebuchet MS"/>
          <w:spacing w:val="-5"/>
          <w:sz w:val="12"/>
        </w:rPr>
        <w:t>951</w:t>
      </w:r>
      <w:r>
        <w:rPr>
          <w:rFonts w:ascii="Trebuchet MS"/>
          <w:sz w:val="12"/>
        </w:rPr>
        <w:tab/>
      </w:r>
      <w:r>
        <w:rPr>
          <w:spacing w:val="-4"/>
        </w:rPr>
        <w:t>and Marius Usher.</w:t>
      </w:r>
      <w:r>
        <w:rPr>
          <w:spacing w:val="29"/>
        </w:rPr>
        <w:t xml:space="preserve"> </w:t>
      </w:r>
      <w:r>
        <w:rPr>
          <w:spacing w:val="-4"/>
        </w:rPr>
        <w:t>Serial vs. parallel</w:t>
      </w:r>
      <w:r>
        <w:rPr>
          <w:spacing w:val="-3"/>
        </w:rPr>
        <w:t xml:space="preserve"> </w:t>
      </w:r>
      <w:r>
        <w:rPr>
          <w:spacing w:val="-4"/>
        </w:rPr>
        <w:t>models of attention</w:t>
      </w:r>
      <w:r>
        <w:rPr>
          <w:spacing w:val="-3"/>
        </w:rPr>
        <w:t xml:space="preserve"> </w:t>
      </w:r>
      <w:r>
        <w:rPr>
          <w:spacing w:val="-4"/>
        </w:rPr>
        <w:t>in visual search:</w:t>
      </w:r>
      <w:r>
        <w:rPr>
          <w:spacing w:val="12"/>
        </w:rPr>
        <w:t xml:space="preserve"> </w:t>
      </w:r>
      <w:r>
        <w:rPr>
          <w:spacing w:val="-5"/>
        </w:rPr>
        <w:t>ac-</w:t>
      </w:r>
    </w:p>
    <w:p w14:paraId="641BB888" w14:textId="77777777" w:rsidR="00470D98" w:rsidRDefault="001E0CFE">
      <w:pPr>
        <w:tabs>
          <w:tab w:val="left" w:pos="851"/>
        </w:tabs>
        <w:spacing w:before="8"/>
        <w:ind w:left="227"/>
        <w:rPr>
          <w:sz w:val="24"/>
        </w:rPr>
      </w:pPr>
      <w:r>
        <w:rPr>
          <w:rFonts w:ascii="Trebuchet MS"/>
          <w:spacing w:val="-5"/>
          <w:sz w:val="12"/>
        </w:rPr>
        <w:t>952</w:t>
      </w:r>
      <w:r>
        <w:rPr>
          <w:rFonts w:ascii="Trebuchet MS"/>
          <w:sz w:val="12"/>
        </w:rPr>
        <w:tab/>
      </w:r>
      <w:r>
        <w:rPr>
          <w:spacing w:val="-6"/>
          <w:sz w:val="24"/>
        </w:rPr>
        <w:t>counting</w:t>
      </w:r>
      <w:r>
        <w:rPr>
          <w:spacing w:val="-8"/>
          <w:sz w:val="24"/>
        </w:rPr>
        <w:t xml:space="preserve"> </w:t>
      </w:r>
      <w:r>
        <w:rPr>
          <w:spacing w:val="-6"/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benchmark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rt-distributions.</w:t>
      </w:r>
      <w:r>
        <w:rPr>
          <w:spacing w:val="5"/>
          <w:sz w:val="24"/>
        </w:rPr>
        <w:t xml:space="preserve"> </w:t>
      </w:r>
      <w:r>
        <w:rPr>
          <w:rFonts w:ascii="Times New Roman"/>
          <w:i/>
          <w:spacing w:val="-6"/>
          <w:sz w:val="24"/>
        </w:rPr>
        <w:t>Psychonomic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pacing w:val="-6"/>
          <w:sz w:val="24"/>
        </w:rPr>
        <w:t>bulletin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pacing w:val="-6"/>
          <w:sz w:val="24"/>
        </w:rPr>
        <w:t>&amp;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pacing w:val="-6"/>
          <w:sz w:val="24"/>
        </w:rPr>
        <w:t>review</w:t>
      </w:r>
      <w:r>
        <w:rPr>
          <w:spacing w:val="-6"/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pacing w:val="-6"/>
          <w:sz w:val="24"/>
        </w:rPr>
        <w:t>23(5):</w:t>
      </w:r>
    </w:p>
    <w:p w14:paraId="1683199E" w14:textId="77777777" w:rsidR="00470D98" w:rsidRDefault="001E0CFE">
      <w:pPr>
        <w:pStyle w:val="BodyText"/>
        <w:tabs>
          <w:tab w:val="left" w:pos="851"/>
        </w:tabs>
      </w:pPr>
      <w:r>
        <w:rPr>
          <w:rFonts w:ascii="Trebuchet MS" w:hAnsi="Trebuchet MS"/>
          <w:spacing w:val="-5"/>
          <w:sz w:val="12"/>
        </w:rPr>
        <w:t>953</w:t>
      </w:r>
      <w:r>
        <w:rPr>
          <w:rFonts w:ascii="Trebuchet MS" w:hAnsi="Trebuchet MS"/>
          <w:sz w:val="12"/>
        </w:rPr>
        <w:tab/>
      </w:r>
      <w:r>
        <w:rPr>
          <w:w w:val="90"/>
        </w:rPr>
        <w:t>1300–1315,</w:t>
      </w:r>
      <w:r>
        <w:rPr>
          <w:spacing w:val="30"/>
        </w:rPr>
        <w:t xml:space="preserve"> </w:t>
      </w:r>
      <w:r>
        <w:rPr>
          <w:spacing w:val="-2"/>
        </w:rPr>
        <w:t>2016.</w:t>
      </w:r>
    </w:p>
    <w:p w14:paraId="3E7A7E91" w14:textId="77777777" w:rsidR="00470D98" w:rsidRDefault="001E0CFE">
      <w:pPr>
        <w:pStyle w:val="BodyText"/>
        <w:spacing w:before="200"/>
        <w:pPrChange w:id="3709" w:author="Hughes, Anna E" w:date="2023-08-09T15:29:00Z">
          <w:pPr>
            <w:pStyle w:val="BodyText"/>
            <w:spacing w:before="207"/>
          </w:pPr>
        </w:pPrChange>
      </w:pPr>
      <w:bookmarkStart w:id="3710" w:name="_bookmark62"/>
      <w:bookmarkEnd w:id="3710"/>
      <w:r>
        <w:rPr>
          <w:rFonts w:ascii="Trebuchet MS" w:hAnsi="Trebuchet MS"/>
          <w:spacing w:val="-2"/>
          <w:sz w:val="12"/>
        </w:rPr>
        <w:t>954</w:t>
      </w:r>
      <w:r>
        <w:rPr>
          <w:rFonts w:ascii="Trebuchet MS" w:hAnsi="Trebuchet MS"/>
          <w:spacing w:val="75"/>
          <w:w w:val="150"/>
          <w:sz w:val="12"/>
        </w:rPr>
        <w:t xml:space="preserve"> </w:t>
      </w:r>
      <w:r>
        <w:rPr>
          <w:spacing w:val="-2"/>
        </w:rPr>
        <w:t>Rani</w:t>
      </w:r>
      <w:r>
        <w:rPr>
          <w:spacing w:val="-12"/>
        </w:rPr>
        <w:t xml:space="preserve"> </w:t>
      </w:r>
      <w:r>
        <w:rPr>
          <w:spacing w:val="-2"/>
        </w:rPr>
        <w:t>Moran,</w:t>
      </w:r>
      <w:r>
        <w:rPr>
          <w:spacing w:val="-11"/>
        </w:rPr>
        <w:t xml:space="preserve"> </w:t>
      </w:r>
      <w:r>
        <w:rPr>
          <w:spacing w:val="-2"/>
        </w:rPr>
        <w:t>Heinrich</w:t>
      </w:r>
      <w:r>
        <w:rPr>
          <w:spacing w:val="-11"/>
        </w:rPr>
        <w:t xml:space="preserve"> </w:t>
      </w:r>
      <w:r>
        <w:rPr>
          <w:spacing w:val="-2"/>
        </w:rPr>
        <w:t>Rene´</w:t>
      </w:r>
      <w:r>
        <w:rPr>
          <w:spacing w:val="-3"/>
        </w:rPr>
        <w:t xml:space="preserve"> </w:t>
      </w:r>
      <w:r>
        <w:rPr>
          <w:spacing w:val="-2"/>
        </w:rPr>
        <w:t>Liesefeld,</w:t>
      </w:r>
      <w:r>
        <w:rPr>
          <w:spacing w:val="-11"/>
        </w:rPr>
        <w:t xml:space="preserve"> </w:t>
      </w:r>
      <w:r>
        <w:rPr>
          <w:spacing w:val="-2"/>
        </w:rPr>
        <w:t>Marius</w:t>
      </w:r>
      <w:r>
        <w:rPr>
          <w:spacing w:val="-11"/>
        </w:rPr>
        <w:t xml:space="preserve"> </w:t>
      </w:r>
      <w:r>
        <w:rPr>
          <w:spacing w:val="-2"/>
        </w:rPr>
        <w:t>Usher,</w:t>
      </w:r>
      <w:r>
        <w:rPr>
          <w:spacing w:val="-11"/>
        </w:rPr>
        <w:t xml:space="preserve"> </w:t>
      </w:r>
      <w:r>
        <w:rPr>
          <w:spacing w:val="-2"/>
        </w:rPr>
        <w:t>and</w:t>
      </w:r>
      <w:r>
        <w:rPr>
          <w:spacing w:val="-12"/>
        </w:rPr>
        <w:t xml:space="preserve"> </w:t>
      </w:r>
      <w:r>
        <w:rPr>
          <w:spacing w:val="-2"/>
        </w:rPr>
        <w:t>Hermann</w:t>
      </w:r>
      <w:r>
        <w:rPr>
          <w:spacing w:val="-11"/>
        </w:rPr>
        <w:t xml:space="preserve"> </w:t>
      </w:r>
      <w:r>
        <w:rPr>
          <w:spacing w:val="-2"/>
        </w:rPr>
        <w:t>J</w:t>
      </w:r>
      <w:r>
        <w:rPr>
          <w:spacing w:val="-11"/>
        </w:rPr>
        <w:t xml:space="preserve"> </w:t>
      </w:r>
      <w:r>
        <w:rPr>
          <w:spacing w:val="-2"/>
        </w:rPr>
        <w:t>Muller.</w:t>
      </w:r>
      <w:r>
        <w:rPr>
          <w:spacing w:val="10"/>
        </w:rPr>
        <w:t xml:space="preserve"> </w:t>
      </w:r>
      <w:r>
        <w:rPr>
          <w:spacing w:val="-5"/>
        </w:rPr>
        <w:t>An</w:t>
      </w:r>
    </w:p>
    <w:p w14:paraId="7C56550B" w14:textId="77777777" w:rsidR="00470D98" w:rsidRDefault="001E0CFE">
      <w:pPr>
        <w:pStyle w:val="BodyText"/>
        <w:tabs>
          <w:tab w:val="left" w:pos="851"/>
        </w:tabs>
        <w:spacing w:before="8"/>
      </w:pPr>
      <w:r>
        <w:rPr>
          <w:rFonts w:ascii="Trebuchet MS" w:hAnsi="Trebuchet MS"/>
          <w:spacing w:val="-5"/>
          <w:sz w:val="12"/>
        </w:rPr>
        <w:t>955</w:t>
      </w:r>
      <w:r>
        <w:rPr>
          <w:rFonts w:ascii="Trebuchet MS" w:hAnsi="Trebuchet MS"/>
          <w:sz w:val="12"/>
        </w:rPr>
        <w:tab/>
      </w:r>
      <w:r>
        <w:rPr>
          <w:spacing w:val="-6"/>
        </w:rPr>
        <w:t>appeal</w:t>
      </w:r>
      <w:r>
        <w:rPr>
          <w:spacing w:val="6"/>
        </w:rPr>
        <w:t xml:space="preserve"> </w:t>
      </w:r>
      <w:r>
        <w:rPr>
          <w:spacing w:val="-6"/>
        </w:rPr>
        <w:t>against</w:t>
      </w:r>
      <w:r>
        <w:rPr>
          <w:spacing w:val="6"/>
        </w:rPr>
        <w:t xml:space="preserve"> </w:t>
      </w:r>
      <w:r>
        <w:rPr>
          <w:spacing w:val="-6"/>
        </w:rPr>
        <w:t>the</w:t>
      </w:r>
      <w:r>
        <w:rPr>
          <w:spacing w:val="6"/>
        </w:rPr>
        <w:t xml:space="preserve"> </w:t>
      </w:r>
      <w:r>
        <w:rPr>
          <w:spacing w:val="-6"/>
        </w:rPr>
        <w:t>item’s</w:t>
      </w:r>
      <w:r>
        <w:rPr>
          <w:spacing w:val="6"/>
        </w:rPr>
        <w:t xml:space="preserve"> </w:t>
      </w:r>
      <w:r>
        <w:rPr>
          <w:spacing w:val="-6"/>
        </w:rPr>
        <w:t>death</w:t>
      </w:r>
      <w:r>
        <w:rPr>
          <w:spacing w:val="6"/>
        </w:rPr>
        <w:t xml:space="preserve"> </w:t>
      </w:r>
      <w:r>
        <w:rPr>
          <w:spacing w:val="-6"/>
        </w:rPr>
        <w:t>sentence:</w:t>
      </w:r>
      <w:r>
        <w:rPr>
          <w:spacing w:val="30"/>
        </w:rPr>
        <w:t xml:space="preserve"> </w:t>
      </w:r>
      <w:r>
        <w:rPr>
          <w:spacing w:val="-6"/>
        </w:rPr>
        <w:t>Accounting</w:t>
      </w:r>
      <w:r>
        <w:rPr>
          <w:spacing w:val="6"/>
        </w:rPr>
        <w:t xml:space="preserve"> </w:t>
      </w:r>
      <w:r>
        <w:rPr>
          <w:spacing w:val="-6"/>
        </w:rPr>
        <w:t>for</w:t>
      </w:r>
      <w:r>
        <w:rPr>
          <w:spacing w:val="6"/>
        </w:rPr>
        <w:t xml:space="preserve"> </w:t>
      </w:r>
      <w:r>
        <w:rPr>
          <w:spacing w:val="-6"/>
        </w:rPr>
        <w:t>diagnostic</w:t>
      </w:r>
      <w:r>
        <w:rPr>
          <w:spacing w:val="6"/>
        </w:rPr>
        <w:t xml:space="preserve"> </w:t>
      </w:r>
      <w:r>
        <w:rPr>
          <w:spacing w:val="-6"/>
        </w:rPr>
        <w:t>data</w:t>
      </w:r>
      <w:r>
        <w:rPr>
          <w:spacing w:val="6"/>
        </w:rPr>
        <w:t xml:space="preserve"> </w:t>
      </w:r>
      <w:r>
        <w:rPr>
          <w:spacing w:val="-6"/>
        </w:rPr>
        <w:t>pat-</w:t>
      </w:r>
    </w:p>
    <w:p w14:paraId="17097512" w14:textId="77777777" w:rsidR="00470D98" w:rsidRDefault="001E0CFE">
      <w:pPr>
        <w:tabs>
          <w:tab w:val="left" w:pos="851"/>
        </w:tabs>
        <w:spacing w:before="7"/>
        <w:ind w:left="227"/>
        <w:rPr>
          <w:rFonts w:ascii="Times New Roman"/>
          <w:i/>
          <w:sz w:val="24"/>
        </w:rPr>
      </w:pPr>
      <w:r>
        <w:rPr>
          <w:rFonts w:ascii="Trebuchet MS"/>
          <w:spacing w:val="-5"/>
          <w:sz w:val="12"/>
        </w:rPr>
        <w:t>956</w:t>
      </w:r>
      <w:r>
        <w:rPr>
          <w:rFonts w:ascii="Trebuchet MS"/>
          <w:sz w:val="12"/>
        </w:rPr>
        <w:tab/>
      </w:r>
      <w:r>
        <w:rPr>
          <w:spacing w:val="-2"/>
          <w:sz w:val="24"/>
        </w:rPr>
        <w:t>terns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with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an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item-based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model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of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visual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search.</w:t>
      </w:r>
      <w:r>
        <w:rPr>
          <w:spacing w:val="60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 xml:space="preserve">Behavioral and Brain </w:t>
      </w:r>
      <w:r>
        <w:rPr>
          <w:rFonts w:ascii="Times New Roman"/>
          <w:i/>
          <w:spacing w:val="-4"/>
          <w:sz w:val="24"/>
        </w:rPr>
        <w:t>Sci-</w:t>
      </w:r>
    </w:p>
    <w:p w14:paraId="60DCE092" w14:textId="77777777" w:rsidR="00470D98" w:rsidRDefault="001E0CFE">
      <w:pPr>
        <w:tabs>
          <w:tab w:val="left" w:pos="851"/>
        </w:tabs>
        <w:spacing w:before="8"/>
        <w:ind w:left="227"/>
        <w:rPr>
          <w:sz w:val="24"/>
        </w:rPr>
      </w:pPr>
      <w:r>
        <w:rPr>
          <w:rFonts w:ascii="Trebuchet MS"/>
          <w:spacing w:val="-5"/>
          <w:sz w:val="12"/>
        </w:rPr>
        <w:t>957</w:t>
      </w:r>
      <w:r>
        <w:rPr>
          <w:rFonts w:ascii="Trebuchet MS"/>
          <w:sz w:val="12"/>
        </w:rPr>
        <w:tab/>
      </w:r>
      <w:r>
        <w:rPr>
          <w:rFonts w:ascii="Times New Roman"/>
          <w:i/>
          <w:spacing w:val="-4"/>
          <w:sz w:val="24"/>
        </w:rPr>
        <w:t>ences</w:t>
      </w:r>
      <w:r>
        <w:rPr>
          <w:spacing w:val="-4"/>
          <w:sz w:val="24"/>
        </w:rPr>
        <w:t>,</w:t>
      </w:r>
      <w:r>
        <w:rPr>
          <w:sz w:val="24"/>
        </w:rPr>
        <w:t xml:space="preserve"> </w:t>
      </w:r>
      <w:r>
        <w:rPr>
          <w:spacing w:val="-4"/>
          <w:sz w:val="24"/>
        </w:rPr>
        <w:t>40:e148,</w:t>
      </w:r>
      <w:r>
        <w:rPr>
          <w:sz w:val="24"/>
        </w:rPr>
        <w:t xml:space="preserve"> </w:t>
      </w:r>
      <w:r>
        <w:rPr>
          <w:spacing w:val="-4"/>
          <w:sz w:val="24"/>
        </w:rPr>
        <w:t>2017.</w:t>
      </w:r>
    </w:p>
    <w:p w14:paraId="14A02140" w14:textId="77777777" w:rsidR="00470D98" w:rsidRDefault="001E0CFE">
      <w:pPr>
        <w:pStyle w:val="BodyText"/>
        <w:spacing w:before="200"/>
        <w:pPrChange w:id="3711" w:author="Hughes, Anna E" w:date="2023-08-09T15:29:00Z">
          <w:pPr>
            <w:pStyle w:val="BodyText"/>
            <w:spacing w:before="207"/>
          </w:pPr>
        </w:pPrChange>
      </w:pPr>
      <w:bookmarkStart w:id="3712" w:name="_bookmark63"/>
      <w:bookmarkEnd w:id="3712"/>
      <w:r>
        <w:rPr>
          <w:rFonts w:ascii="Trebuchet MS"/>
          <w:sz w:val="12"/>
        </w:rPr>
        <w:t>958</w:t>
      </w:r>
      <w:r>
        <w:rPr>
          <w:rFonts w:ascii="Trebuchet MS"/>
          <w:spacing w:val="79"/>
          <w:w w:val="150"/>
          <w:sz w:val="12"/>
        </w:rPr>
        <w:t xml:space="preserve"> </w:t>
      </w:r>
      <w:r>
        <w:t>J</w:t>
      </w:r>
      <w:r>
        <w:rPr>
          <w:spacing w:val="7"/>
        </w:rPr>
        <w:t xml:space="preserve"> </w:t>
      </w:r>
      <w:r>
        <w:t>Toby</w:t>
      </w:r>
      <w:r>
        <w:rPr>
          <w:spacing w:val="8"/>
        </w:rPr>
        <w:t xml:space="preserve"> </w:t>
      </w:r>
      <w:r>
        <w:t>Mordkoff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Steven</w:t>
      </w:r>
      <w:r>
        <w:rPr>
          <w:spacing w:val="7"/>
        </w:rPr>
        <w:t xml:space="preserve"> </w:t>
      </w:r>
      <w:r>
        <w:t>Yantis.</w:t>
      </w:r>
      <w:r>
        <w:rPr>
          <w:spacing w:val="70"/>
        </w:rPr>
        <w:t xml:space="preserve"> </w:t>
      </w:r>
      <w:r>
        <w:t>An</w:t>
      </w:r>
      <w:r>
        <w:rPr>
          <w:spacing w:val="7"/>
        </w:rPr>
        <w:t xml:space="preserve"> </w:t>
      </w:r>
      <w:r>
        <w:t>interactive</w:t>
      </w:r>
      <w:r>
        <w:rPr>
          <w:spacing w:val="7"/>
        </w:rPr>
        <w:t xml:space="preserve"> </w:t>
      </w:r>
      <w:r>
        <w:t>race</w:t>
      </w:r>
      <w:r>
        <w:rPr>
          <w:spacing w:val="8"/>
        </w:rPr>
        <w:t xml:space="preserve"> </w:t>
      </w:r>
      <w:r>
        <w:t>model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divided</w:t>
      </w:r>
      <w:r>
        <w:rPr>
          <w:spacing w:val="7"/>
        </w:rPr>
        <w:t xml:space="preserve"> </w:t>
      </w:r>
      <w:r>
        <w:rPr>
          <w:spacing w:val="-5"/>
        </w:rPr>
        <w:t>at-</w:t>
      </w:r>
    </w:p>
    <w:p w14:paraId="5E28506A" w14:textId="77777777" w:rsidR="00470D98" w:rsidRDefault="001E0CFE">
      <w:pPr>
        <w:tabs>
          <w:tab w:val="left" w:pos="851"/>
        </w:tabs>
        <w:spacing w:before="8"/>
        <w:ind w:left="227"/>
        <w:rPr>
          <w:rFonts w:ascii="Times New Roman"/>
          <w:i/>
          <w:sz w:val="24"/>
        </w:rPr>
        <w:pPrChange w:id="3713" w:author="Hughes, Anna E" w:date="2023-08-09T15:29:00Z">
          <w:pPr>
            <w:tabs>
              <w:tab w:val="left" w:pos="851"/>
            </w:tabs>
            <w:spacing w:before="7"/>
            <w:ind w:left="227"/>
          </w:pPr>
        </w:pPrChange>
      </w:pPr>
      <w:r>
        <w:rPr>
          <w:rFonts w:ascii="Trebuchet MS"/>
          <w:spacing w:val="-5"/>
          <w:sz w:val="12"/>
        </w:rPr>
        <w:t>959</w:t>
      </w:r>
      <w:r>
        <w:rPr>
          <w:rFonts w:ascii="Trebuchet MS"/>
          <w:sz w:val="12"/>
        </w:rPr>
        <w:tab/>
      </w:r>
      <w:r>
        <w:rPr>
          <w:sz w:val="24"/>
        </w:rPr>
        <w:t>tention.</w:t>
      </w:r>
      <w:r>
        <w:rPr>
          <w:spacing w:val="39"/>
          <w:sz w:val="24"/>
        </w:rPr>
        <w:t xml:space="preserve"> </w:t>
      </w:r>
      <w:r>
        <w:rPr>
          <w:rFonts w:ascii="Times New Roman"/>
          <w:i/>
          <w:sz w:val="24"/>
        </w:rPr>
        <w:t>Journal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z w:val="24"/>
        </w:rPr>
        <w:t>of</w:t>
      </w:r>
      <w:r>
        <w:rPr>
          <w:rFonts w:ascii="Times New Roman"/>
          <w:i/>
          <w:spacing w:val="-7"/>
          <w:sz w:val="24"/>
        </w:rPr>
        <w:t xml:space="preserve"> </w:t>
      </w:r>
      <w:r>
        <w:rPr>
          <w:rFonts w:ascii="Times New Roman"/>
          <w:i/>
          <w:sz w:val="24"/>
        </w:rPr>
        <w:t>Experimental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z w:val="24"/>
        </w:rPr>
        <w:t>Psychology:</w:t>
      </w:r>
      <w:r>
        <w:rPr>
          <w:rFonts w:ascii="Times New Roman"/>
          <w:i/>
          <w:spacing w:val="14"/>
          <w:sz w:val="24"/>
        </w:rPr>
        <w:t xml:space="preserve"> </w:t>
      </w:r>
      <w:r>
        <w:rPr>
          <w:rFonts w:ascii="Times New Roman"/>
          <w:i/>
          <w:sz w:val="24"/>
        </w:rPr>
        <w:t>Human</w:t>
      </w:r>
      <w:r>
        <w:rPr>
          <w:rFonts w:ascii="Times New Roman"/>
          <w:i/>
          <w:spacing w:val="-7"/>
          <w:sz w:val="24"/>
        </w:rPr>
        <w:t xml:space="preserve"> </w:t>
      </w:r>
      <w:r>
        <w:rPr>
          <w:rFonts w:ascii="Times New Roman"/>
          <w:i/>
          <w:sz w:val="24"/>
        </w:rPr>
        <w:t>Perception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z w:val="24"/>
        </w:rPr>
        <w:t>and</w:t>
      </w:r>
      <w:r>
        <w:rPr>
          <w:rFonts w:ascii="Times New Roman"/>
          <w:i/>
          <w:spacing w:val="-7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Perfor-</w:t>
      </w:r>
    </w:p>
    <w:p w14:paraId="4BA1ED3D" w14:textId="77777777" w:rsidR="00470D98" w:rsidRDefault="001E0CFE">
      <w:pPr>
        <w:tabs>
          <w:tab w:val="left" w:pos="851"/>
        </w:tabs>
        <w:spacing w:before="7"/>
        <w:ind w:left="227"/>
        <w:rPr>
          <w:sz w:val="24"/>
        </w:rPr>
        <w:pPrChange w:id="3714" w:author="Hughes, Anna E" w:date="2023-08-09T15:29:00Z">
          <w:pPr>
            <w:tabs>
              <w:tab w:val="left" w:pos="851"/>
            </w:tabs>
            <w:spacing w:before="8"/>
            <w:ind w:left="227"/>
          </w:pPr>
        </w:pPrChange>
      </w:pPr>
      <w:r>
        <w:rPr>
          <w:rFonts w:ascii="Trebuchet MS"/>
          <w:spacing w:val="-5"/>
          <w:sz w:val="12"/>
        </w:rPr>
        <w:t>960</w:t>
      </w:r>
      <w:r>
        <w:rPr>
          <w:rFonts w:ascii="Trebuchet MS"/>
          <w:sz w:val="12"/>
        </w:rPr>
        <w:tab/>
      </w:r>
      <w:r>
        <w:rPr>
          <w:rFonts w:ascii="Times New Roman"/>
          <w:i/>
          <w:spacing w:val="-4"/>
          <w:sz w:val="24"/>
        </w:rPr>
        <w:t>mance</w:t>
      </w:r>
      <w:r>
        <w:rPr>
          <w:spacing w:val="-4"/>
          <w:sz w:val="24"/>
        </w:rPr>
        <w:t>,</w:t>
      </w:r>
      <w:r>
        <w:rPr>
          <w:spacing w:val="-10"/>
          <w:sz w:val="24"/>
        </w:rPr>
        <w:t xml:space="preserve"> </w:t>
      </w:r>
      <w:r>
        <w:rPr>
          <w:spacing w:val="-4"/>
          <w:sz w:val="24"/>
        </w:rPr>
        <w:t>17(2):520,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1991.</w:t>
      </w:r>
    </w:p>
    <w:p w14:paraId="1E172B3B" w14:textId="77777777" w:rsidR="00470D98" w:rsidRDefault="00470D98">
      <w:pPr>
        <w:rPr>
          <w:ins w:id="3715" w:author="Hughes, Anna E" w:date="2023-08-09T15:29:00Z"/>
          <w:sz w:val="24"/>
        </w:rPr>
        <w:sectPr w:rsidR="00470D98">
          <w:type w:val="continuous"/>
          <w:pgSz w:w="12240" w:h="15840"/>
          <w:pgMar w:top="1820" w:right="1720" w:bottom="280" w:left="1600" w:header="0" w:footer="1818" w:gutter="0"/>
          <w:cols w:space="720"/>
        </w:sectPr>
      </w:pPr>
    </w:p>
    <w:p w14:paraId="79E249C0" w14:textId="77777777" w:rsidR="00470D98" w:rsidRDefault="00470D98">
      <w:pPr>
        <w:pStyle w:val="BodyText"/>
        <w:spacing w:before="0"/>
        <w:ind w:left="0"/>
        <w:rPr>
          <w:ins w:id="3716" w:author="Hughes, Anna E" w:date="2023-08-09T15:29:00Z"/>
          <w:sz w:val="20"/>
        </w:rPr>
      </w:pPr>
    </w:p>
    <w:p w14:paraId="79344A5A" w14:textId="77777777" w:rsidR="00470D98" w:rsidRDefault="00470D98">
      <w:pPr>
        <w:pStyle w:val="BodyText"/>
        <w:spacing w:before="0"/>
        <w:ind w:left="0"/>
        <w:rPr>
          <w:ins w:id="3717" w:author="Hughes, Anna E" w:date="2023-08-09T15:29:00Z"/>
          <w:sz w:val="20"/>
        </w:rPr>
      </w:pPr>
    </w:p>
    <w:p w14:paraId="6615456C" w14:textId="77777777" w:rsidR="00470D98" w:rsidRDefault="001E0CFE">
      <w:pPr>
        <w:pStyle w:val="BodyText"/>
        <w:spacing w:before="238"/>
        <w:pPrChange w:id="3718" w:author="Hughes, Anna E" w:date="2023-08-09T15:29:00Z">
          <w:pPr>
            <w:pStyle w:val="BodyText"/>
            <w:spacing w:before="206"/>
          </w:pPr>
        </w:pPrChange>
      </w:pPr>
      <w:bookmarkStart w:id="3719" w:name="_bookmark64"/>
      <w:bookmarkEnd w:id="3719"/>
      <w:r>
        <w:rPr>
          <w:rFonts w:ascii="Trebuchet MS"/>
          <w:sz w:val="12"/>
        </w:rPr>
        <w:t>961</w:t>
      </w:r>
      <w:r>
        <w:rPr>
          <w:rFonts w:ascii="Trebuchet MS"/>
          <w:spacing w:val="42"/>
          <w:sz w:val="12"/>
        </w:rPr>
        <w:t xml:space="preserve">  </w:t>
      </w:r>
      <w:r>
        <w:t>Hannah</w:t>
      </w:r>
      <w:r>
        <w:rPr>
          <w:spacing w:val="62"/>
        </w:rPr>
        <w:t xml:space="preserve"> </w:t>
      </w:r>
      <w:r>
        <w:t>Moshontz,</w:t>
      </w:r>
      <w:r>
        <w:rPr>
          <w:spacing w:val="79"/>
          <w:rPrChange w:id="3720" w:author="Hughes, Anna E" w:date="2023-08-09T15:29:00Z">
            <w:rPr>
              <w:spacing w:val="53"/>
              <w:w w:val="150"/>
            </w:rPr>
          </w:rPrChange>
        </w:rPr>
        <w:t xml:space="preserve"> </w:t>
      </w:r>
      <w:r>
        <w:t>Lorne</w:t>
      </w:r>
      <w:r>
        <w:rPr>
          <w:spacing w:val="62"/>
        </w:rPr>
        <w:t xml:space="preserve"> </w:t>
      </w:r>
      <w:r>
        <w:t>Campbell,</w:t>
      </w:r>
      <w:r>
        <w:rPr>
          <w:spacing w:val="78"/>
          <w:rPrChange w:id="3721" w:author="Hughes, Anna E" w:date="2023-08-09T15:29:00Z">
            <w:rPr>
              <w:spacing w:val="79"/>
            </w:rPr>
          </w:rPrChange>
        </w:rPr>
        <w:t xml:space="preserve"> </w:t>
      </w:r>
      <w:r>
        <w:t>Charles</w:t>
      </w:r>
      <w:r>
        <w:rPr>
          <w:spacing w:val="63"/>
          <w:rPrChange w:id="3722" w:author="Hughes, Anna E" w:date="2023-08-09T15:29:00Z">
            <w:rPr>
              <w:spacing w:val="62"/>
            </w:rPr>
          </w:rPrChange>
        </w:rPr>
        <w:t xml:space="preserve"> </w:t>
      </w:r>
      <w:r>
        <w:t>R</w:t>
      </w:r>
      <w:r>
        <w:rPr>
          <w:spacing w:val="61"/>
          <w:rPrChange w:id="3723" w:author="Hughes, Anna E" w:date="2023-08-09T15:29:00Z">
            <w:rPr>
              <w:spacing w:val="62"/>
            </w:rPr>
          </w:rPrChange>
        </w:rPr>
        <w:t xml:space="preserve"> </w:t>
      </w:r>
      <w:r>
        <w:t>Ebersole,</w:t>
      </w:r>
      <w:r>
        <w:rPr>
          <w:spacing w:val="79"/>
        </w:rPr>
        <w:t xml:space="preserve"> </w:t>
      </w:r>
      <w:r>
        <w:t>Hans</w:t>
      </w:r>
      <w:r>
        <w:rPr>
          <w:spacing w:val="63"/>
        </w:rPr>
        <w:t xml:space="preserve"> </w:t>
      </w:r>
      <w:r>
        <w:rPr>
          <w:spacing w:val="-2"/>
        </w:rPr>
        <w:t>IJzerman,</w:t>
      </w:r>
    </w:p>
    <w:p w14:paraId="59151B45" w14:textId="77777777" w:rsidR="00470D98" w:rsidRDefault="001E0CFE">
      <w:pPr>
        <w:pStyle w:val="BodyText"/>
        <w:tabs>
          <w:tab w:val="left" w:pos="851"/>
        </w:tabs>
        <w:pPrChange w:id="3724" w:author="Hughes, Anna E" w:date="2023-08-09T15:29:00Z">
          <w:pPr>
            <w:pStyle w:val="BodyText"/>
            <w:tabs>
              <w:tab w:val="left" w:pos="851"/>
            </w:tabs>
            <w:spacing w:before="8"/>
          </w:pPr>
        </w:pPrChange>
      </w:pPr>
      <w:r>
        <w:rPr>
          <w:rFonts w:ascii="Trebuchet MS"/>
          <w:spacing w:val="-5"/>
          <w:sz w:val="12"/>
        </w:rPr>
        <w:t>962</w:t>
      </w:r>
      <w:r>
        <w:rPr>
          <w:rFonts w:ascii="Trebuchet MS"/>
          <w:sz w:val="12"/>
        </w:rPr>
        <w:tab/>
      </w:r>
      <w:r>
        <w:t>Heather</w:t>
      </w:r>
      <w:r>
        <w:rPr>
          <w:spacing w:val="-8"/>
        </w:rPr>
        <w:t xml:space="preserve"> </w:t>
      </w:r>
      <w:r>
        <w:t>L</w:t>
      </w:r>
      <w:r>
        <w:rPr>
          <w:spacing w:val="-6"/>
        </w:rPr>
        <w:t xml:space="preserve"> </w:t>
      </w:r>
      <w:r>
        <w:t>Urry,</w:t>
      </w:r>
      <w:r>
        <w:rPr>
          <w:spacing w:val="-5"/>
        </w:rPr>
        <w:t xml:space="preserve"> </w:t>
      </w:r>
      <w:r>
        <w:t>Patrick</w:t>
      </w:r>
      <w:r>
        <w:rPr>
          <w:spacing w:val="-7"/>
        </w:rPr>
        <w:t xml:space="preserve"> </w:t>
      </w:r>
      <w:r>
        <w:t>S</w:t>
      </w:r>
      <w:r>
        <w:rPr>
          <w:spacing w:val="-7"/>
        </w:rPr>
        <w:t xml:space="preserve"> </w:t>
      </w:r>
      <w:r>
        <w:t>Forscher,</w:t>
      </w:r>
      <w:r>
        <w:rPr>
          <w:spacing w:val="-5"/>
        </w:rPr>
        <w:t xml:space="preserve"> </w:t>
      </w:r>
      <w:r>
        <w:t>Jon</w:t>
      </w:r>
      <w:r>
        <w:rPr>
          <w:spacing w:val="-7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Grahe,</w:t>
      </w:r>
      <w:r>
        <w:rPr>
          <w:spacing w:val="-5"/>
        </w:rPr>
        <w:t xml:space="preserve"> </w:t>
      </w:r>
      <w:r>
        <w:t>Randy</w:t>
      </w:r>
      <w:r>
        <w:rPr>
          <w:spacing w:val="-7"/>
        </w:rPr>
        <w:t xml:space="preserve"> </w:t>
      </w:r>
      <w:r>
        <w:t>J</w:t>
      </w:r>
      <w:r>
        <w:rPr>
          <w:spacing w:val="-8"/>
        </w:rPr>
        <w:t xml:space="preserve"> </w:t>
      </w:r>
      <w:r>
        <w:t>McCarthy,</w:t>
      </w:r>
      <w:r>
        <w:rPr>
          <w:spacing w:val="-5"/>
        </w:rPr>
        <w:t xml:space="preserve"> </w:t>
      </w:r>
      <w:r>
        <w:t>Erica</w:t>
      </w:r>
      <w:r>
        <w:rPr>
          <w:spacing w:val="-6"/>
        </w:rPr>
        <w:t xml:space="preserve"> </w:t>
      </w:r>
      <w:r>
        <w:rPr>
          <w:spacing w:val="-10"/>
        </w:rPr>
        <w:t>D</w:t>
      </w:r>
    </w:p>
    <w:p w14:paraId="19C41A82" w14:textId="77777777" w:rsidR="00470D98" w:rsidRDefault="001E0CFE">
      <w:pPr>
        <w:pStyle w:val="BodyText"/>
        <w:tabs>
          <w:tab w:val="left" w:pos="851"/>
        </w:tabs>
        <w:spacing w:before="8"/>
      </w:pPr>
      <w:r>
        <w:rPr>
          <w:rFonts w:ascii="Trebuchet MS"/>
          <w:spacing w:val="-5"/>
          <w:sz w:val="12"/>
        </w:rPr>
        <w:t>963</w:t>
      </w:r>
      <w:r>
        <w:rPr>
          <w:rFonts w:ascii="Trebuchet MS"/>
          <w:sz w:val="12"/>
        </w:rPr>
        <w:tab/>
      </w:r>
      <w:r>
        <w:rPr>
          <w:spacing w:val="-2"/>
        </w:rPr>
        <w:t>Musser,</w:t>
      </w:r>
      <w:r>
        <w:rPr>
          <w:spacing w:val="-6"/>
        </w:rPr>
        <w:t xml:space="preserve"> </w:t>
      </w:r>
      <w:r>
        <w:rPr>
          <w:spacing w:val="-2"/>
        </w:rPr>
        <w:t>Jan</w:t>
      </w:r>
      <w:r>
        <w:rPr>
          <w:spacing w:val="-7"/>
        </w:rPr>
        <w:t xml:space="preserve"> </w:t>
      </w:r>
      <w:r>
        <w:rPr>
          <w:spacing w:val="-2"/>
        </w:rPr>
        <w:t>Antfolk,</w:t>
      </w:r>
      <w:r>
        <w:rPr>
          <w:spacing w:val="-6"/>
        </w:rPr>
        <w:t xml:space="preserve"> </w:t>
      </w:r>
      <w:r>
        <w:rPr>
          <w:spacing w:val="-2"/>
        </w:rPr>
        <w:t>et</w:t>
      </w:r>
      <w:r>
        <w:rPr>
          <w:spacing w:val="-7"/>
        </w:rPr>
        <w:t xml:space="preserve"> </w:t>
      </w:r>
      <w:r>
        <w:rPr>
          <w:spacing w:val="-2"/>
        </w:rPr>
        <w:t>al.</w:t>
      </w:r>
      <w:r>
        <w:rPr>
          <w:spacing w:val="23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psychological</w:t>
      </w:r>
      <w:r>
        <w:rPr>
          <w:spacing w:val="-7"/>
        </w:rPr>
        <w:t xml:space="preserve"> </w:t>
      </w:r>
      <w:r>
        <w:rPr>
          <w:spacing w:val="-2"/>
        </w:rPr>
        <w:t>science</w:t>
      </w:r>
      <w:r>
        <w:rPr>
          <w:spacing w:val="-7"/>
        </w:rPr>
        <w:t xml:space="preserve"> </w:t>
      </w:r>
      <w:r>
        <w:rPr>
          <w:spacing w:val="-2"/>
        </w:rPr>
        <w:t>accelerator:</w:t>
      </w:r>
      <w:r>
        <w:rPr>
          <w:spacing w:val="7"/>
        </w:rPr>
        <w:t xml:space="preserve"> </w:t>
      </w:r>
      <w:r>
        <w:rPr>
          <w:spacing w:val="-2"/>
        </w:rPr>
        <w:t>Advancing</w:t>
      </w:r>
    </w:p>
    <w:p w14:paraId="60158A21" w14:textId="77777777" w:rsidR="00087420" w:rsidRDefault="00087420">
      <w:pPr>
        <w:rPr>
          <w:del w:id="3725" w:author="Hughes, Anna E" w:date="2023-08-09T15:29:00Z"/>
        </w:rPr>
        <w:sectPr w:rsidR="00087420">
          <w:pgSz w:w="12240" w:h="15840"/>
          <w:pgMar w:top="1820" w:right="1720" w:bottom="2000" w:left="1600" w:header="0" w:footer="1818" w:gutter="0"/>
          <w:cols w:space="720"/>
        </w:sectPr>
      </w:pPr>
    </w:p>
    <w:p w14:paraId="35610AFA" w14:textId="77777777" w:rsidR="00087420" w:rsidRDefault="00087420">
      <w:pPr>
        <w:pStyle w:val="BodyText"/>
        <w:spacing w:before="0"/>
        <w:ind w:left="0"/>
        <w:rPr>
          <w:del w:id="3726" w:author="Hughes, Anna E" w:date="2023-08-09T15:29:00Z"/>
          <w:sz w:val="20"/>
        </w:rPr>
      </w:pPr>
    </w:p>
    <w:p w14:paraId="66EEDD61" w14:textId="77777777" w:rsidR="00087420" w:rsidRDefault="00087420">
      <w:pPr>
        <w:pStyle w:val="BodyText"/>
        <w:spacing w:before="0"/>
        <w:ind w:left="0"/>
        <w:rPr>
          <w:del w:id="3727" w:author="Hughes, Anna E" w:date="2023-08-09T15:29:00Z"/>
          <w:sz w:val="20"/>
        </w:rPr>
      </w:pPr>
    </w:p>
    <w:p w14:paraId="1339AB0C" w14:textId="77777777" w:rsidR="00470D98" w:rsidRDefault="001E0CFE">
      <w:pPr>
        <w:tabs>
          <w:tab w:val="left" w:pos="851"/>
        </w:tabs>
        <w:spacing w:before="7"/>
        <w:ind w:left="227"/>
        <w:rPr>
          <w:rFonts w:ascii="Times New Roman"/>
          <w:i/>
          <w:sz w:val="24"/>
        </w:rPr>
        <w:pPrChange w:id="3728" w:author="Hughes, Anna E" w:date="2023-08-09T15:29:00Z">
          <w:pPr>
            <w:tabs>
              <w:tab w:val="left" w:pos="851"/>
            </w:tabs>
            <w:spacing w:before="238"/>
            <w:ind w:left="227"/>
          </w:pPr>
        </w:pPrChange>
      </w:pPr>
      <w:r>
        <w:rPr>
          <w:rFonts w:ascii="Trebuchet MS"/>
          <w:spacing w:val="-5"/>
          <w:sz w:val="12"/>
        </w:rPr>
        <w:t>964</w:t>
      </w:r>
      <w:r>
        <w:rPr>
          <w:rFonts w:ascii="Trebuchet MS"/>
          <w:sz w:val="12"/>
        </w:rPr>
        <w:tab/>
      </w:r>
      <w:r>
        <w:rPr>
          <w:spacing w:val="-6"/>
          <w:sz w:val="24"/>
        </w:rPr>
        <w:t>psychology</w:t>
      </w:r>
      <w:r>
        <w:rPr>
          <w:spacing w:val="-8"/>
          <w:sz w:val="24"/>
        </w:rPr>
        <w:t xml:space="preserve"> </w:t>
      </w:r>
      <w:r>
        <w:rPr>
          <w:spacing w:val="-6"/>
          <w:sz w:val="24"/>
        </w:rPr>
        <w:t>through</w:t>
      </w:r>
      <w:r>
        <w:rPr>
          <w:spacing w:val="-3"/>
          <w:sz w:val="24"/>
        </w:rPr>
        <w:t xml:space="preserve"> </w:t>
      </w:r>
      <w:r>
        <w:rPr>
          <w:spacing w:val="-6"/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pacing w:val="-6"/>
          <w:sz w:val="24"/>
        </w:rPr>
        <w:t>distributed</w:t>
      </w:r>
      <w:r>
        <w:rPr>
          <w:spacing w:val="-4"/>
          <w:sz w:val="24"/>
        </w:rPr>
        <w:t xml:space="preserve"> </w:t>
      </w:r>
      <w:r>
        <w:rPr>
          <w:spacing w:val="-6"/>
          <w:sz w:val="24"/>
        </w:rPr>
        <w:t>collaborative</w:t>
      </w:r>
      <w:r>
        <w:rPr>
          <w:spacing w:val="-4"/>
          <w:sz w:val="24"/>
        </w:rPr>
        <w:t xml:space="preserve"> </w:t>
      </w:r>
      <w:r>
        <w:rPr>
          <w:spacing w:val="-6"/>
          <w:sz w:val="24"/>
        </w:rPr>
        <w:t>network.</w:t>
      </w:r>
      <w:r>
        <w:rPr>
          <w:spacing w:val="25"/>
          <w:sz w:val="24"/>
        </w:rPr>
        <w:t xml:space="preserve"> </w:t>
      </w:r>
      <w:r>
        <w:rPr>
          <w:rFonts w:ascii="Times New Roman"/>
          <w:i/>
          <w:spacing w:val="-6"/>
          <w:sz w:val="24"/>
        </w:rPr>
        <w:t>Advances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pacing w:val="-6"/>
          <w:sz w:val="24"/>
        </w:rPr>
        <w:t>in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pacing w:val="-6"/>
          <w:sz w:val="24"/>
        </w:rPr>
        <w:t>Methods</w:t>
      </w:r>
    </w:p>
    <w:p w14:paraId="26639938" w14:textId="77777777" w:rsidR="00470D98" w:rsidRDefault="001E0CFE">
      <w:pPr>
        <w:tabs>
          <w:tab w:val="left" w:pos="851"/>
        </w:tabs>
        <w:spacing w:before="8"/>
        <w:ind w:left="227"/>
        <w:rPr>
          <w:sz w:val="24"/>
        </w:rPr>
        <w:pPrChange w:id="3729" w:author="Hughes, Anna E" w:date="2023-08-09T15:29:00Z">
          <w:pPr>
            <w:tabs>
              <w:tab w:val="left" w:pos="851"/>
            </w:tabs>
            <w:spacing w:before="7"/>
            <w:ind w:left="227"/>
          </w:pPr>
        </w:pPrChange>
      </w:pPr>
      <w:r>
        <w:rPr>
          <w:rFonts w:ascii="Trebuchet MS" w:hAnsi="Trebuchet MS"/>
          <w:spacing w:val="-5"/>
          <w:sz w:val="12"/>
        </w:rPr>
        <w:t>965</w:t>
      </w:r>
      <w:r>
        <w:rPr>
          <w:rFonts w:ascii="Trebuchet MS" w:hAnsi="Trebuchet MS"/>
          <w:sz w:val="12"/>
        </w:rPr>
        <w:tab/>
      </w:r>
      <w:r>
        <w:rPr>
          <w:rFonts w:ascii="Times New Roman" w:hAnsi="Times New Roman"/>
          <w:i/>
          <w:spacing w:val="-2"/>
          <w:sz w:val="24"/>
        </w:rPr>
        <w:t>and</w:t>
      </w:r>
      <w:r>
        <w:rPr>
          <w:rFonts w:ascii="Times New Roman" w:hAnsi="Times New Roman"/>
          <w:i/>
          <w:spacing w:val="-11"/>
          <w:sz w:val="24"/>
        </w:rPr>
        <w:t xml:space="preserve"> </w:t>
      </w:r>
      <w:r>
        <w:rPr>
          <w:rFonts w:ascii="Times New Roman" w:hAnsi="Times New Roman"/>
          <w:i/>
          <w:spacing w:val="-2"/>
          <w:sz w:val="24"/>
        </w:rPr>
        <w:t>Practices</w:t>
      </w:r>
      <w:r>
        <w:rPr>
          <w:rFonts w:ascii="Times New Roman" w:hAnsi="Times New Roman"/>
          <w:i/>
          <w:spacing w:val="-11"/>
          <w:sz w:val="24"/>
        </w:rPr>
        <w:t xml:space="preserve"> </w:t>
      </w:r>
      <w:r>
        <w:rPr>
          <w:rFonts w:ascii="Times New Roman" w:hAnsi="Times New Roman"/>
          <w:i/>
          <w:spacing w:val="-2"/>
          <w:sz w:val="24"/>
        </w:rPr>
        <w:t>in</w:t>
      </w:r>
      <w:r>
        <w:rPr>
          <w:rFonts w:ascii="Times New Roman" w:hAnsi="Times New Roman"/>
          <w:i/>
          <w:spacing w:val="-11"/>
          <w:sz w:val="24"/>
        </w:rPr>
        <w:t xml:space="preserve"> </w:t>
      </w:r>
      <w:r>
        <w:rPr>
          <w:rFonts w:ascii="Times New Roman" w:hAnsi="Times New Roman"/>
          <w:i/>
          <w:spacing w:val="-2"/>
          <w:sz w:val="24"/>
        </w:rPr>
        <w:t>Psychological</w:t>
      </w:r>
      <w:r>
        <w:rPr>
          <w:rFonts w:ascii="Times New Roman" w:hAnsi="Times New Roman"/>
          <w:i/>
          <w:spacing w:val="-11"/>
          <w:sz w:val="24"/>
        </w:rPr>
        <w:t xml:space="preserve"> </w:t>
      </w:r>
      <w:r>
        <w:rPr>
          <w:rFonts w:ascii="Times New Roman" w:hAnsi="Times New Roman"/>
          <w:i/>
          <w:spacing w:val="-2"/>
          <w:sz w:val="24"/>
        </w:rPr>
        <w:t>Science</w:t>
      </w:r>
      <w:r>
        <w:rPr>
          <w:spacing w:val="-2"/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1(4):501–515,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2018.</w:t>
      </w:r>
    </w:p>
    <w:p w14:paraId="55F9B31D" w14:textId="77777777" w:rsidR="00470D98" w:rsidRDefault="001E0CFE">
      <w:pPr>
        <w:pStyle w:val="BodyText"/>
        <w:spacing w:before="207"/>
        <w:pPrChange w:id="3730" w:author="Hughes, Anna E" w:date="2023-08-09T15:29:00Z">
          <w:pPr>
            <w:pStyle w:val="BodyText"/>
            <w:spacing w:before="192"/>
          </w:pPr>
        </w:pPrChange>
      </w:pPr>
      <w:bookmarkStart w:id="3731" w:name="_bookmark65"/>
      <w:bookmarkEnd w:id="3731"/>
      <w:r>
        <w:rPr>
          <w:rFonts w:ascii="Trebuchet MS"/>
          <w:spacing w:val="-8"/>
          <w:sz w:val="12"/>
        </w:rPr>
        <w:t>966</w:t>
      </w:r>
      <w:r>
        <w:rPr>
          <w:rFonts w:ascii="Trebuchet MS"/>
          <w:spacing w:val="63"/>
          <w:sz w:val="12"/>
        </w:rPr>
        <w:t xml:space="preserve">  </w:t>
      </w:r>
      <w:r>
        <w:rPr>
          <w:spacing w:val="-8"/>
        </w:rPr>
        <w:t>Vidhya</w:t>
      </w:r>
      <w:r>
        <w:rPr>
          <w:spacing w:val="-6"/>
        </w:rPr>
        <w:t xml:space="preserve"> </w:t>
      </w:r>
      <w:r>
        <w:rPr>
          <w:spacing w:val="-8"/>
        </w:rPr>
        <w:t>Navalpakkam</w:t>
      </w:r>
      <w:r>
        <w:rPr>
          <w:spacing w:val="-6"/>
        </w:rPr>
        <w:t xml:space="preserve"> </w:t>
      </w:r>
      <w:r>
        <w:rPr>
          <w:spacing w:val="-8"/>
        </w:rPr>
        <w:t>and</w:t>
      </w:r>
      <w:r>
        <w:rPr>
          <w:spacing w:val="-6"/>
        </w:rPr>
        <w:t xml:space="preserve"> </w:t>
      </w:r>
      <w:r>
        <w:rPr>
          <w:spacing w:val="-8"/>
        </w:rPr>
        <w:t>Laurent</w:t>
      </w:r>
      <w:r>
        <w:rPr>
          <w:spacing w:val="-6"/>
        </w:rPr>
        <w:t xml:space="preserve"> </w:t>
      </w:r>
      <w:r>
        <w:rPr>
          <w:spacing w:val="-8"/>
        </w:rPr>
        <w:t>Itti.</w:t>
      </w:r>
      <w:r>
        <w:rPr>
          <w:spacing w:val="6"/>
        </w:rPr>
        <w:t xml:space="preserve"> </w:t>
      </w:r>
      <w:r>
        <w:rPr>
          <w:spacing w:val="-8"/>
        </w:rPr>
        <w:t>Search</w:t>
      </w:r>
      <w:r>
        <w:rPr>
          <w:spacing w:val="-6"/>
        </w:rPr>
        <w:t xml:space="preserve"> </w:t>
      </w:r>
      <w:r>
        <w:rPr>
          <w:spacing w:val="-8"/>
        </w:rPr>
        <w:t>goal</w:t>
      </w:r>
      <w:r>
        <w:rPr>
          <w:spacing w:val="-6"/>
        </w:rPr>
        <w:t xml:space="preserve"> </w:t>
      </w:r>
      <w:r>
        <w:rPr>
          <w:spacing w:val="-8"/>
        </w:rPr>
        <w:t>tunes</w:t>
      </w:r>
      <w:r>
        <w:rPr>
          <w:spacing w:val="-6"/>
        </w:rPr>
        <w:t xml:space="preserve"> </w:t>
      </w:r>
      <w:r>
        <w:rPr>
          <w:spacing w:val="-8"/>
        </w:rPr>
        <w:t>visual</w:t>
      </w:r>
      <w:r>
        <w:rPr>
          <w:spacing w:val="-6"/>
        </w:rPr>
        <w:t xml:space="preserve"> </w:t>
      </w:r>
      <w:r>
        <w:rPr>
          <w:spacing w:val="-8"/>
        </w:rPr>
        <w:t>features</w:t>
      </w:r>
      <w:r>
        <w:rPr>
          <w:spacing w:val="-6"/>
        </w:rPr>
        <w:t xml:space="preserve"> </w:t>
      </w:r>
      <w:r>
        <w:rPr>
          <w:spacing w:val="-8"/>
        </w:rPr>
        <w:t>optimally.</w:t>
      </w:r>
    </w:p>
    <w:p w14:paraId="67593B18" w14:textId="77777777" w:rsidR="00470D98" w:rsidRDefault="001E0CFE">
      <w:pPr>
        <w:tabs>
          <w:tab w:val="left" w:pos="851"/>
        </w:tabs>
        <w:spacing w:before="7"/>
        <w:ind w:left="227"/>
        <w:rPr>
          <w:sz w:val="24"/>
        </w:rPr>
      </w:pPr>
      <w:r>
        <w:rPr>
          <w:rFonts w:ascii="Trebuchet MS" w:hAnsi="Trebuchet MS"/>
          <w:spacing w:val="-5"/>
          <w:sz w:val="12"/>
        </w:rPr>
        <w:t>967</w:t>
      </w:r>
      <w:r>
        <w:rPr>
          <w:rFonts w:ascii="Trebuchet MS" w:hAnsi="Trebuchet MS"/>
          <w:sz w:val="12"/>
        </w:rPr>
        <w:tab/>
      </w:r>
      <w:r>
        <w:rPr>
          <w:rFonts w:ascii="Times New Roman" w:hAnsi="Times New Roman"/>
          <w:i/>
          <w:spacing w:val="-8"/>
          <w:sz w:val="24"/>
        </w:rPr>
        <w:t>Neuron</w:t>
      </w:r>
      <w:r>
        <w:rPr>
          <w:spacing w:val="-8"/>
          <w:sz w:val="24"/>
        </w:rPr>
        <w:t>,</w:t>
      </w:r>
      <w:r>
        <w:rPr>
          <w:spacing w:val="13"/>
          <w:sz w:val="24"/>
        </w:rPr>
        <w:t xml:space="preserve"> </w:t>
      </w:r>
      <w:r>
        <w:rPr>
          <w:spacing w:val="-8"/>
          <w:sz w:val="24"/>
        </w:rPr>
        <w:t>53(4):605–617,</w:t>
      </w:r>
      <w:r>
        <w:rPr>
          <w:spacing w:val="13"/>
          <w:sz w:val="24"/>
          <w:rPrChange w:id="3732" w:author="Hughes, Anna E" w:date="2023-08-09T15:29:00Z">
            <w:rPr>
              <w:spacing w:val="14"/>
              <w:sz w:val="24"/>
            </w:rPr>
          </w:rPrChange>
        </w:rPr>
        <w:t xml:space="preserve"> </w:t>
      </w:r>
      <w:r>
        <w:rPr>
          <w:spacing w:val="-8"/>
          <w:sz w:val="24"/>
        </w:rPr>
        <w:t>2007.</w:t>
      </w:r>
    </w:p>
    <w:p w14:paraId="653D0692" w14:textId="77777777" w:rsidR="00470D98" w:rsidRDefault="001E0CFE">
      <w:pPr>
        <w:pStyle w:val="BodyText"/>
        <w:spacing w:before="207"/>
        <w:pPrChange w:id="3733" w:author="Hughes, Anna E" w:date="2023-08-09T15:29:00Z">
          <w:pPr>
            <w:pStyle w:val="BodyText"/>
            <w:spacing w:before="192"/>
          </w:pPr>
        </w:pPrChange>
      </w:pPr>
      <w:bookmarkStart w:id="3734" w:name="_bookmark66"/>
      <w:bookmarkEnd w:id="3734"/>
      <w:r>
        <w:rPr>
          <w:rFonts w:ascii="Trebuchet MS"/>
          <w:sz w:val="12"/>
        </w:rPr>
        <w:t>968</w:t>
      </w:r>
      <w:r>
        <w:rPr>
          <w:rFonts w:ascii="Trebuchet MS"/>
          <w:spacing w:val="40"/>
          <w:sz w:val="12"/>
        </w:rPr>
        <w:t xml:space="preserve">  </w:t>
      </w:r>
      <w:r>
        <w:t>Gavin</w:t>
      </w:r>
      <w:r>
        <w:rPr>
          <w:spacing w:val="11"/>
        </w:rPr>
        <w:t xml:space="preserve"> </w:t>
      </w:r>
      <w:r>
        <w:t>JP</w:t>
      </w:r>
      <w:r>
        <w:rPr>
          <w:spacing w:val="10"/>
        </w:rPr>
        <w:t xml:space="preserve"> </w:t>
      </w:r>
      <w:r>
        <w:t>Ng,</w:t>
      </w:r>
      <w:r>
        <w:rPr>
          <w:spacing w:val="15"/>
        </w:rPr>
        <w:t xml:space="preserve"> </w:t>
      </w:r>
      <w:r>
        <w:t>Simona</w:t>
      </w:r>
      <w:r>
        <w:rPr>
          <w:spacing w:val="10"/>
        </w:rPr>
        <w:t xml:space="preserve"> </w:t>
      </w:r>
      <w:r>
        <w:t>Buetti,</w:t>
      </w:r>
      <w:r>
        <w:rPr>
          <w:spacing w:val="14"/>
        </w:rPr>
        <w:t xml:space="preserve"> </w:t>
      </w:r>
      <w:r>
        <w:t>Trisha</w:t>
      </w:r>
      <w:r>
        <w:rPr>
          <w:spacing w:val="10"/>
        </w:rPr>
        <w:t xml:space="preserve"> </w:t>
      </w:r>
      <w:r>
        <w:t>N</w:t>
      </w:r>
      <w:r>
        <w:rPr>
          <w:spacing w:val="10"/>
        </w:rPr>
        <w:t xml:space="preserve"> </w:t>
      </w:r>
      <w:r>
        <w:t>Patel,</w:t>
      </w:r>
      <w:r>
        <w:rPr>
          <w:spacing w:val="15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Alejandro</w:t>
      </w:r>
      <w:r>
        <w:rPr>
          <w:spacing w:val="10"/>
        </w:rPr>
        <w:t xml:space="preserve"> </w:t>
      </w:r>
      <w:r>
        <w:t>Lleras.</w:t>
      </w:r>
      <w:r>
        <w:rPr>
          <w:spacing w:val="70"/>
        </w:rPr>
        <w:t xml:space="preserve"> </w:t>
      </w:r>
      <w:r>
        <w:rPr>
          <w:spacing w:val="-2"/>
        </w:rPr>
        <w:t>Prioritiza-</w:t>
      </w:r>
    </w:p>
    <w:p w14:paraId="7131FCBB" w14:textId="77777777" w:rsidR="00470D98" w:rsidRDefault="001E0CFE">
      <w:pPr>
        <w:pStyle w:val="BodyText"/>
        <w:tabs>
          <w:tab w:val="left" w:pos="851"/>
        </w:tabs>
        <w:spacing w:before="8"/>
        <w:rPr>
          <w:rFonts w:ascii="Times New Roman"/>
          <w:i/>
        </w:rPr>
        <w:pPrChange w:id="3735" w:author="Hughes, Anna E" w:date="2023-08-09T15:29:00Z">
          <w:pPr>
            <w:pStyle w:val="BodyText"/>
            <w:tabs>
              <w:tab w:val="left" w:pos="851"/>
            </w:tabs>
          </w:pPr>
        </w:pPrChange>
      </w:pPr>
      <w:r>
        <w:rPr>
          <w:rFonts w:ascii="Trebuchet MS"/>
          <w:spacing w:val="-5"/>
          <w:sz w:val="12"/>
        </w:rPr>
        <w:t>969</w:t>
      </w:r>
      <w:r>
        <w:rPr>
          <w:rFonts w:ascii="Trebuchet MS"/>
          <w:sz w:val="12"/>
        </w:rPr>
        <w:tab/>
      </w:r>
      <w:r>
        <w:rPr>
          <w:spacing w:val="-2"/>
        </w:rPr>
        <w:t>tion</w:t>
      </w:r>
      <w:r>
        <w:t xml:space="preserve"> </w:t>
      </w:r>
      <w:r>
        <w:rPr>
          <w:spacing w:val="-2"/>
        </w:rPr>
        <w:t>in</w:t>
      </w:r>
      <w:r>
        <w:rPr>
          <w:spacing w:val="1"/>
        </w:rPr>
        <w:t xml:space="preserve"> </w:t>
      </w:r>
      <w:r>
        <w:rPr>
          <w:spacing w:val="-2"/>
        </w:rPr>
        <w:t>visual</w:t>
      </w:r>
      <w:r>
        <w:rPr>
          <w:spacing w:val="1"/>
        </w:rPr>
        <w:t xml:space="preserve"> </w:t>
      </w:r>
      <w:r>
        <w:rPr>
          <w:spacing w:val="-2"/>
        </w:rPr>
        <w:t>attention</w:t>
      </w:r>
      <w:r>
        <w:rPr>
          <w:spacing w:val="1"/>
        </w:rPr>
        <w:t xml:space="preserve"> </w:t>
      </w:r>
      <w:r>
        <w:rPr>
          <w:spacing w:val="-2"/>
        </w:rPr>
        <w:t>does</w:t>
      </w:r>
      <w:r>
        <w:rPr>
          <w:spacing w:val="1"/>
        </w:rPr>
        <w:t xml:space="preserve"> </w:t>
      </w:r>
      <w:r>
        <w:rPr>
          <w:spacing w:val="-2"/>
        </w:rPr>
        <w:t>not</w:t>
      </w:r>
      <w:r>
        <w:rPr>
          <w:spacing w:val="1"/>
        </w:rPr>
        <w:t xml:space="preserve"> </w:t>
      </w:r>
      <w:r>
        <w:rPr>
          <w:spacing w:val="-2"/>
        </w:rPr>
        <w:t>work</w:t>
      </w:r>
      <w:r>
        <w:rPr>
          <w:spacing w:val="1"/>
        </w:rPr>
        <w:t xml:space="preserve"> </w:t>
      </w:r>
      <w:r>
        <w:rPr>
          <w:spacing w:val="-2"/>
        </w:rPr>
        <w:t>the</w:t>
      </w:r>
      <w:r>
        <w:rPr>
          <w:spacing w:val="1"/>
        </w:rPr>
        <w:t xml:space="preserve"> </w:t>
      </w:r>
      <w:r>
        <w:rPr>
          <w:spacing w:val="-2"/>
        </w:rPr>
        <w:t>way</w:t>
      </w:r>
      <w:r>
        <w:t xml:space="preserve"> </w:t>
      </w:r>
      <w:r>
        <w:rPr>
          <w:spacing w:val="-2"/>
        </w:rPr>
        <w:t>you</w:t>
      </w:r>
      <w:r>
        <w:rPr>
          <w:spacing w:val="1"/>
        </w:rPr>
        <w:t xml:space="preserve"> </w:t>
      </w:r>
      <w:r>
        <w:rPr>
          <w:spacing w:val="-2"/>
        </w:rPr>
        <w:t>think</w:t>
      </w:r>
      <w:r>
        <w:rPr>
          <w:spacing w:val="1"/>
        </w:rPr>
        <w:t xml:space="preserve"> </w:t>
      </w:r>
      <w:r>
        <w:rPr>
          <w:spacing w:val="-2"/>
        </w:rPr>
        <w:t>it</w:t>
      </w:r>
      <w:r>
        <w:rPr>
          <w:spacing w:val="1"/>
        </w:rPr>
        <w:t xml:space="preserve"> </w:t>
      </w:r>
      <w:r>
        <w:rPr>
          <w:spacing w:val="-2"/>
        </w:rPr>
        <w:t>does.</w:t>
      </w:r>
      <w:r>
        <w:rPr>
          <w:spacing w:val="52"/>
        </w:rPr>
        <w:t xml:space="preserve"> </w:t>
      </w:r>
      <w:r>
        <w:rPr>
          <w:rFonts w:ascii="Times New Roman"/>
          <w:i/>
          <w:spacing w:val="-2"/>
        </w:rPr>
        <w:t>Journal</w:t>
      </w:r>
      <w:r>
        <w:rPr>
          <w:rFonts w:ascii="Times New Roman"/>
          <w:i/>
          <w:spacing w:val="-5"/>
        </w:rPr>
        <w:t xml:space="preserve"> of</w:t>
      </w:r>
    </w:p>
    <w:p w14:paraId="25B98F24" w14:textId="77777777" w:rsidR="00470D98" w:rsidRDefault="001E0CFE">
      <w:pPr>
        <w:tabs>
          <w:tab w:val="left" w:pos="851"/>
        </w:tabs>
        <w:spacing w:before="7"/>
        <w:ind w:left="227"/>
        <w:rPr>
          <w:sz w:val="24"/>
        </w:rPr>
        <w:pPrChange w:id="3736" w:author="Hughes, Anna E" w:date="2023-08-09T15:29:00Z">
          <w:pPr>
            <w:tabs>
              <w:tab w:val="left" w:pos="851"/>
            </w:tabs>
            <w:spacing w:before="8"/>
            <w:ind w:left="227"/>
          </w:pPr>
        </w:pPrChange>
      </w:pPr>
      <w:r>
        <w:rPr>
          <w:rFonts w:ascii="Trebuchet MS"/>
          <w:spacing w:val="-5"/>
          <w:sz w:val="12"/>
        </w:rPr>
        <w:t>970</w:t>
      </w:r>
      <w:r>
        <w:rPr>
          <w:rFonts w:ascii="Trebuchet MS"/>
          <w:sz w:val="12"/>
        </w:rPr>
        <w:tab/>
      </w:r>
      <w:r>
        <w:rPr>
          <w:rFonts w:ascii="Times New Roman"/>
          <w:i/>
          <w:spacing w:val="-2"/>
          <w:sz w:val="24"/>
        </w:rPr>
        <w:t>Experimental</w:t>
      </w:r>
      <w:r>
        <w:rPr>
          <w:rFonts w:ascii="Times New Roman"/>
          <w:i/>
          <w:spacing w:val="-1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Psychology:</w:t>
      </w:r>
      <w:r>
        <w:rPr>
          <w:rFonts w:ascii="Times New Roman"/>
          <w:i/>
          <w:spacing w:val="14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Human</w:t>
      </w:r>
      <w:r>
        <w:rPr>
          <w:rFonts w:ascii="Times New Roman"/>
          <w:i/>
          <w:spacing w:val="-1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Perception</w:t>
      </w:r>
      <w:r>
        <w:rPr>
          <w:rFonts w:ascii="Times New Roman"/>
          <w:i/>
          <w:spacing w:val="-1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and</w:t>
      </w:r>
      <w:r>
        <w:rPr>
          <w:rFonts w:ascii="Times New Roman"/>
          <w:i/>
          <w:spacing w:val="-1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Performance</w:t>
      </w:r>
      <w:r>
        <w:rPr>
          <w:spacing w:val="-2"/>
          <w:sz w:val="24"/>
        </w:rPr>
        <w:t>,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2020.</w:t>
      </w:r>
    </w:p>
    <w:p w14:paraId="5AB51FA2" w14:textId="77777777" w:rsidR="00470D98" w:rsidRDefault="001E0CFE">
      <w:pPr>
        <w:pStyle w:val="BodyText"/>
        <w:spacing w:before="207"/>
        <w:pPrChange w:id="3737" w:author="Hughes, Anna E" w:date="2023-08-09T15:29:00Z">
          <w:pPr>
            <w:pStyle w:val="BodyText"/>
            <w:spacing w:before="191"/>
          </w:pPr>
        </w:pPrChange>
      </w:pPr>
      <w:bookmarkStart w:id="3738" w:name="_bookmark67"/>
      <w:bookmarkEnd w:id="3738"/>
      <w:r>
        <w:rPr>
          <w:rFonts w:ascii="Trebuchet MS"/>
          <w:spacing w:val="-2"/>
          <w:sz w:val="12"/>
        </w:rPr>
        <w:t>971</w:t>
      </w:r>
      <w:r>
        <w:rPr>
          <w:rFonts w:ascii="Trebuchet MS"/>
          <w:spacing w:val="41"/>
          <w:sz w:val="12"/>
        </w:rPr>
        <w:t xml:space="preserve">  </w:t>
      </w:r>
      <w:r>
        <w:rPr>
          <w:spacing w:val="-2"/>
        </w:rPr>
        <w:t>Gavin</w:t>
      </w:r>
      <w:r>
        <w:rPr>
          <w:spacing w:val="1"/>
        </w:rPr>
        <w:t xml:space="preserve"> </w:t>
      </w:r>
      <w:r>
        <w:rPr>
          <w:spacing w:val="-2"/>
        </w:rPr>
        <w:t>Jun</w:t>
      </w:r>
      <w:r>
        <w:rPr>
          <w:spacing w:val="2"/>
        </w:rPr>
        <w:t xml:space="preserve"> </w:t>
      </w:r>
      <w:r>
        <w:rPr>
          <w:spacing w:val="-2"/>
        </w:rPr>
        <w:t>Peng</w:t>
      </w:r>
      <w:r>
        <w:rPr>
          <w:spacing w:val="1"/>
        </w:rPr>
        <w:t xml:space="preserve"> </w:t>
      </w:r>
      <w:r>
        <w:rPr>
          <w:spacing w:val="-2"/>
        </w:rPr>
        <w:t>Ng,</w:t>
      </w:r>
      <w:r>
        <w:rPr>
          <w:spacing w:val="4"/>
        </w:rPr>
        <w:t xml:space="preserve"> </w:t>
      </w:r>
      <w:r>
        <w:rPr>
          <w:spacing w:val="-2"/>
        </w:rPr>
        <w:t>Alejandro</w:t>
      </w:r>
      <w:r>
        <w:rPr>
          <w:spacing w:val="2"/>
        </w:rPr>
        <w:t xml:space="preserve"> </w:t>
      </w:r>
      <w:r>
        <w:rPr>
          <w:spacing w:val="-2"/>
        </w:rPr>
        <w:t>Lleras,</w:t>
      </w:r>
      <w:r>
        <w:rPr>
          <w:spacing w:val="4"/>
        </w:rPr>
        <w:t xml:space="preserve"> </w:t>
      </w:r>
      <w:r>
        <w:rPr>
          <w:spacing w:val="-2"/>
        </w:rPr>
        <w:t>and</w:t>
      </w:r>
      <w:r>
        <w:rPr>
          <w:spacing w:val="1"/>
        </w:rPr>
        <w:t xml:space="preserve"> </w:t>
      </w:r>
      <w:r>
        <w:rPr>
          <w:spacing w:val="-2"/>
        </w:rPr>
        <w:t>Simona</w:t>
      </w:r>
      <w:r>
        <w:rPr>
          <w:spacing w:val="2"/>
        </w:rPr>
        <w:t xml:space="preserve"> </w:t>
      </w:r>
      <w:r>
        <w:rPr>
          <w:spacing w:val="-2"/>
        </w:rPr>
        <w:t>Buetti.</w:t>
      </w:r>
      <w:r>
        <w:rPr>
          <w:spacing w:val="39"/>
        </w:rPr>
        <w:t xml:space="preserve"> </w:t>
      </w:r>
      <w:r>
        <w:rPr>
          <w:spacing w:val="-2"/>
        </w:rPr>
        <w:t>Fixed-target</w:t>
      </w:r>
      <w:r>
        <w:rPr>
          <w:spacing w:val="2"/>
        </w:rPr>
        <w:t xml:space="preserve"> </w:t>
      </w:r>
      <w:r>
        <w:rPr>
          <w:spacing w:val="-2"/>
        </w:rPr>
        <w:t>efficient</w:t>
      </w:r>
    </w:p>
    <w:p w14:paraId="718B7599" w14:textId="77777777" w:rsidR="00470D98" w:rsidRDefault="001E0CFE">
      <w:pPr>
        <w:pStyle w:val="BodyText"/>
        <w:tabs>
          <w:tab w:val="left" w:pos="851"/>
        </w:tabs>
        <w:spacing w:before="8"/>
        <w:rPr>
          <w:rFonts w:ascii="Times New Roman"/>
          <w:i/>
        </w:rPr>
      </w:pPr>
      <w:r>
        <w:rPr>
          <w:rFonts w:ascii="Trebuchet MS"/>
          <w:spacing w:val="-5"/>
          <w:sz w:val="12"/>
        </w:rPr>
        <w:t>972</w:t>
      </w:r>
      <w:r>
        <w:rPr>
          <w:rFonts w:ascii="Trebuchet MS"/>
          <w:sz w:val="12"/>
        </w:rPr>
        <w:tab/>
      </w:r>
      <w:r>
        <w:rPr>
          <w:spacing w:val="-6"/>
        </w:rPr>
        <w:t>search</w:t>
      </w:r>
      <w:r>
        <w:rPr>
          <w:spacing w:val="-7"/>
        </w:rPr>
        <w:t xml:space="preserve"> </w:t>
      </w:r>
      <w:r>
        <w:rPr>
          <w:spacing w:val="-6"/>
        </w:rPr>
        <w:t>has</w:t>
      </w:r>
      <w:r>
        <w:rPr>
          <w:spacing w:val="-7"/>
        </w:rPr>
        <w:t xml:space="preserve"> </w:t>
      </w:r>
      <w:r>
        <w:rPr>
          <w:spacing w:val="-6"/>
        </w:rPr>
        <w:t>logarithmic efficiency</w:t>
      </w:r>
      <w:r>
        <w:rPr>
          <w:spacing w:val="-7"/>
        </w:rPr>
        <w:t xml:space="preserve"> </w:t>
      </w:r>
      <w:r>
        <w:rPr>
          <w:spacing w:val="-6"/>
        </w:rPr>
        <w:t>with</w:t>
      </w:r>
      <w:r>
        <w:rPr>
          <w:spacing w:val="-7"/>
        </w:rPr>
        <w:t xml:space="preserve"> </w:t>
      </w:r>
      <w:r>
        <w:rPr>
          <w:spacing w:val="-6"/>
        </w:rPr>
        <w:t>and without</w:t>
      </w:r>
      <w:r>
        <w:rPr>
          <w:spacing w:val="-7"/>
        </w:rPr>
        <w:t xml:space="preserve"> </w:t>
      </w:r>
      <w:r>
        <w:rPr>
          <w:spacing w:val="-6"/>
        </w:rPr>
        <w:t>eye</w:t>
      </w:r>
      <w:r>
        <w:rPr>
          <w:spacing w:val="-7"/>
        </w:rPr>
        <w:t xml:space="preserve"> </w:t>
      </w:r>
      <w:r>
        <w:rPr>
          <w:spacing w:val="-6"/>
        </w:rPr>
        <w:t>movements.</w:t>
      </w:r>
      <w:r>
        <w:rPr>
          <w:spacing w:val="23"/>
        </w:rPr>
        <w:t xml:space="preserve"> </w:t>
      </w:r>
      <w:r>
        <w:rPr>
          <w:rFonts w:ascii="Times New Roman"/>
          <w:i/>
          <w:spacing w:val="-6"/>
        </w:rPr>
        <w:t>Attention,</w:t>
      </w:r>
    </w:p>
    <w:p w14:paraId="0E2B5011" w14:textId="77777777" w:rsidR="00470D98" w:rsidRDefault="001E0CFE">
      <w:pPr>
        <w:tabs>
          <w:tab w:val="left" w:pos="851"/>
        </w:tabs>
        <w:spacing w:before="7"/>
        <w:ind w:left="227"/>
        <w:rPr>
          <w:sz w:val="24"/>
        </w:rPr>
      </w:pPr>
      <w:r>
        <w:rPr>
          <w:rFonts w:ascii="Trebuchet MS" w:hAnsi="Trebuchet MS"/>
          <w:spacing w:val="-5"/>
          <w:sz w:val="12"/>
        </w:rPr>
        <w:t>973</w:t>
      </w:r>
      <w:r>
        <w:rPr>
          <w:rFonts w:ascii="Trebuchet MS" w:hAnsi="Trebuchet MS"/>
          <w:sz w:val="12"/>
        </w:rPr>
        <w:tab/>
      </w:r>
      <w:r>
        <w:rPr>
          <w:rFonts w:ascii="Times New Roman" w:hAnsi="Times New Roman"/>
          <w:i/>
          <w:spacing w:val="-6"/>
          <w:sz w:val="24"/>
        </w:rPr>
        <w:t>Perception,</w:t>
      </w:r>
      <w:r>
        <w:rPr>
          <w:rFonts w:ascii="Times New Roman" w:hAnsi="Times New Roman"/>
          <w:i/>
          <w:spacing w:val="7"/>
          <w:sz w:val="24"/>
        </w:rPr>
        <w:t xml:space="preserve"> </w:t>
      </w:r>
      <w:r>
        <w:rPr>
          <w:rFonts w:ascii="Times New Roman" w:hAnsi="Times New Roman"/>
          <w:i/>
          <w:spacing w:val="-6"/>
          <w:sz w:val="24"/>
        </w:rPr>
        <w:t>&amp;</w:t>
      </w:r>
      <w:r>
        <w:rPr>
          <w:rFonts w:ascii="Times New Roman" w:hAnsi="Times New Roman"/>
          <w:i/>
          <w:spacing w:val="7"/>
          <w:sz w:val="24"/>
        </w:rPr>
        <w:t xml:space="preserve"> </w:t>
      </w:r>
      <w:r>
        <w:rPr>
          <w:rFonts w:ascii="Times New Roman" w:hAnsi="Times New Roman"/>
          <w:i/>
          <w:spacing w:val="-6"/>
          <w:sz w:val="24"/>
        </w:rPr>
        <w:t>Psychophysics</w:t>
      </w:r>
      <w:r>
        <w:rPr>
          <w:spacing w:val="-6"/>
          <w:sz w:val="24"/>
        </w:rPr>
        <w:t>,</w:t>
      </w:r>
      <w:r>
        <w:rPr>
          <w:spacing w:val="14"/>
          <w:sz w:val="24"/>
        </w:rPr>
        <w:t xml:space="preserve"> </w:t>
      </w:r>
      <w:r>
        <w:rPr>
          <w:spacing w:val="-6"/>
          <w:sz w:val="24"/>
        </w:rPr>
        <w:t>80(7):1752–1762,</w:t>
      </w:r>
      <w:r>
        <w:rPr>
          <w:spacing w:val="14"/>
          <w:sz w:val="24"/>
        </w:rPr>
        <w:t xml:space="preserve"> </w:t>
      </w:r>
      <w:r>
        <w:rPr>
          <w:spacing w:val="-6"/>
          <w:sz w:val="24"/>
        </w:rPr>
        <w:t>2018.</w:t>
      </w:r>
    </w:p>
    <w:p w14:paraId="2EAB5BCB" w14:textId="77777777" w:rsidR="00470D98" w:rsidRDefault="001E0CFE">
      <w:pPr>
        <w:pStyle w:val="BodyText"/>
        <w:tabs>
          <w:tab w:val="left" w:pos="7017"/>
        </w:tabs>
        <w:spacing w:before="207"/>
        <w:pPrChange w:id="3739" w:author="Hughes, Anna E" w:date="2023-08-09T15:29:00Z">
          <w:pPr>
            <w:pStyle w:val="BodyText"/>
            <w:tabs>
              <w:tab w:val="left" w:pos="7017"/>
            </w:tabs>
            <w:spacing w:before="192"/>
          </w:pPr>
        </w:pPrChange>
      </w:pPr>
      <w:bookmarkStart w:id="3740" w:name="_bookmark68"/>
      <w:bookmarkEnd w:id="3740"/>
      <w:r>
        <w:rPr>
          <w:rFonts w:ascii="Trebuchet MS"/>
          <w:sz w:val="12"/>
        </w:rPr>
        <w:t>974</w:t>
      </w:r>
      <w:r>
        <w:rPr>
          <w:rFonts w:ascii="Trebuchet MS"/>
          <w:spacing w:val="41"/>
          <w:sz w:val="12"/>
        </w:rPr>
        <w:t xml:space="preserve">  </w:t>
      </w:r>
      <w:r>
        <w:t>Anna</w:t>
      </w:r>
      <w:r>
        <w:rPr>
          <w:spacing w:val="21"/>
        </w:rPr>
        <w:t xml:space="preserve"> </w:t>
      </w:r>
      <w:r>
        <w:t>Nowakowska,</w:t>
      </w:r>
      <w:r>
        <w:rPr>
          <w:spacing w:val="27"/>
        </w:rPr>
        <w:t xml:space="preserve"> </w:t>
      </w:r>
      <w:r>
        <w:t>Alasdair</w:t>
      </w:r>
      <w:r>
        <w:rPr>
          <w:spacing w:val="21"/>
        </w:rPr>
        <w:t xml:space="preserve"> </w:t>
      </w:r>
      <w:r>
        <w:t>DF</w:t>
      </w:r>
      <w:r>
        <w:rPr>
          <w:spacing w:val="20"/>
        </w:rPr>
        <w:t xml:space="preserve"> </w:t>
      </w:r>
      <w:r>
        <w:t>Clarke,</w:t>
      </w:r>
      <w:r>
        <w:rPr>
          <w:spacing w:val="28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Amelia</w:t>
      </w:r>
      <w:r>
        <w:rPr>
          <w:spacing w:val="21"/>
        </w:rPr>
        <w:t xml:space="preserve"> </w:t>
      </w:r>
      <w:r>
        <w:t>R</w:t>
      </w:r>
      <w:r>
        <w:rPr>
          <w:spacing w:val="20"/>
        </w:rPr>
        <w:t xml:space="preserve"> </w:t>
      </w:r>
      <w:r>
        <w:rPr>
          <w:spacing w:val="-2"/>
        </w:rPr>
        <w:t>Hunt.</w:t>
      </w:r>
      <w:r>
        <w:tab/>
      </w:r>
      <w:r>
        <w:rPr>
          <w:spacing w:val="-4"/>
        </w:rPr>
        <w:t>Human</w:t>
      </w:r>
      <w:r>
        <w:rPr>
          <w:spacing w:val="16"/>
        </w:rPr>
        <w:t xml:space="preserve"> </w:t>
      </w:r>
      <w:r>
        <w:rPr>
          <w:spacing w:val="-2"/>
        </w:rPr>
        <w:t>visual</w:t>
      </w:r>
    </w:p>
    <w:p w14:paraId="7EED3663" w14:textId="77777777" w:rsidR="00470D98" w:rsidRDefault="001E0CFE">
      <w:pPr>
        <w:tabs>
          <w:tab w:val="left" w:pos="851"/>
        </w:tabs>
        <w:spacing w:before="7"/>
        <w:ind w:left="227"/>
        <w:rPr>
          <w:rFonts w:ascii="Times New Roman"/>
          <w:i/>
          <w:sz w:val="24"/>
        </w:rPr>
      </w:pPr>
      <w:r>
        <w:rPr>
          <w:rFonts w:ascii="Trebuchet MS"/>
          <w:spacing w:val="-5"/>
          <w:sz w:val="12"/>
        </w:rPr>
        <w:t>975</w:t>
      </w:r>
      <w:r>
        <w:rPr>
          <w:rFonts w:ascii="Trebuchet MS"/>
          <w:sz w:val="12"/>
        </w:rPr>
        <w:tab/>
      </w:r>
      <w:r>
        <w:rPr>
          <w:spacing w:val="-4"/>
          <w:sz w:val="24"/>
        </w:rPr>
        <w:t>search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behaviour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far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ideal.</w:t>
      </w:r>
      <w:r>
        <w:rPr>
          <w:spacing w:val="18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Proceedings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of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the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Royal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Society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B: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Biolog-</w:t>
      </w:r>
    </w:p>
    <w:p w14:paraId="6D4C6448" w14:textId="77777777" w:rsidR="00470D98" w:rsidRDefault="001E0CFE">
      <w:pPr>
        <w:tabs>
          <w:tab w:val="left" w:pos="851"/>
        </w:tabs>
        <w:spacing w:before="8"/>
        <w:ind w:left="227"/>
        <w:rPr>
          <w:sz w:val="24"/>
        </w:rPr>
      </w:pPr>
      <w:r>
        <w:rPr>
          <w:rFonts w:ascii="Trebuchet MS"/>
          <w:spacing w:val="-5"/>
          <w:sz w:val="12"/>
        </w:rPr>
        <w:t>976</w:t>
      </w:r>
      <w:r>
        <w:rPr>
          <w:rFonts w:ascii="Trebuchet MS"/>
          <w:sz w:val="12"/>
        </w:rPr>
        <w:tab/>
      </w:r>
      <w:r>
        <w:rPr>
          <w:rFonts w:ascii="Times New Roman"/>
          <w:i/>
          <w:w w:val="90"/>
          <w:sz w:val="24"/>
        </w:rPr>
        <w:t>ical</w:t>
      </w:r>
      <w:r>
        <w:rPr>
          <w:rFonts w:ascii="Times New Roman"/>
          <w:i/>
          <w:spacing w:val="39"/>
          <w:sz w:val="24"/>
        </w:rPr>
        <w:t xml:space="preserve"> </w:t>
      </w:r>
      <w:r>
        <w:rPr>
          <w:rFonts w:ascii="Times New Roman"/>
          <w:i/>
          <w:w w:val="90"/>
          <w:sz w:val="24"/>
        </w:rPr>
        <w:t>Sciences</w:t>
      </w:r>
      <w:r>
        <w:rPr>
          <w:w w:val="90"/>
          <w:sz w:val="24"/>
        </w:rPr>
        <w:t>,</w:t>
      </w:r>
      <w:r>
        <w:rPr>
          <w:spacing w:val="46"/>
          <w:sz w:val="24"/>
          <w:rPrChange w:id="3741" w:author="Hughes, Anna E" w:date="2023-08-09T15:29:00Z">
            <w:rPr>
              <w:spacing w:val="47"/>
              <w:sz w:val="24"/>
            </w:rPr>
          </w:rPrChange>
        </w:rPr>
        <w:t xml:space="preserve"> </w:t>
      </w:r>
      <w:r>
        <w:rPr>
          <w:w w:val="90"/>
          <w:sz w:val="24"/>
        </w:rPr>
        <w:t>284(1849):20162767,</w:t>
      </w:r>
      <w:r>
        <w:rPr>
          <w:spacing w:val="47"/>
          <w:sz w:val="24"/>
        </w:rPr>
        <w:t xml:space="preserve"> </w:t>
      </w:r>
      <w:r>
        <w:rPr>
          <w:spacing w:val="-2"/>
          <w:w w:val="90"/>
          <w:sz w:val="24"/>
        </w:rPr>
        <w:t>2017.</w:t>
      </w:r>
    </w:p>
    <w:p w14:paraId="26B002C9" w14:textId="77777777" w:rsidR="00470D98" w:rsidRDefault="001E0CFE">
      <w:pPr>
        <w:pStyle w:val="BodyText"/>
        <w:spacing w:before="207"/>
        <w:pPrChange w:id="3742" w:author="Hughes, Anna E" w:date="2023-08-09T15:29:00Z">
          <w:pPr>
            <w:pStyle w:val="BodyText"/>
            <w:spacing w:before="191"/>
          </w:pPr>
        </w:pPrChange>
      </w:pPr>
      <w:bookmarkStart w:id="3743" w:name="_bookmark69"/>
      <w:bookmarkEnd w:id="3743"/>
      <w:r>
        <w:rPr>
          <w:rFonts w:ascii="Trebuchet MS"/>
          <w:spacing w:val="-6"/>
          <w:sz w:val="12"/>
        </w:rPr>
        <w:t>977</w:t>
      </w:r>
      <w:r>
        <w:rPr>
          <w:rFonts w:ascii="Trebuchet MS"/>
          <w:spacing w:val="43"/>
          <w:sz w:val="12"/>
        </w:rPr>
        <w:t xml:space="preserve">  </w:t>
      </w:r>
      <w:r>
        <w:rPr>
          <w:spacing w:val="-6"/>
        </w:rPr>
        <w:t>Klaus</w:t>
      </w:r>
      <w:r>
        <w:rPr>
          <w:spacing w:val="-1"/>
        </w:rPr>
        <w:t xml:space="preserve"> </w:t>
      </w:r>
      <w:r>
        <w:rPr>
          <w:spacing w:val="-6"/>
        </w:rPr>
        <w:t>Oberauer</w:t>
      </w:r>
      <w:r>
        <w:rPr>
          <w:spacing w:val="-1"/>
        </w:rPr>
        <w:t xml:space="preserve"> </w:t>
      </w:r>
      <w:r>
        <w:rPr>
          <w:spacing w:val="-6"/>
        </w:rPr>
        <w:t>and</w:t>
      </w:r>
      <w:r>
        <w:rPr>
          <w:spacing w:val="-1"/>
        </w:rPr>
        <w:t xml:space="preserve"> </w:t>
      </w:r>
      <w:r>
        <w:rPr>
          <w:spacing w:val="-6"/>
        </w:rPr>
        <w:t>Stephan</w:t>
      </w:r>
      <w:r>
        <w:rPr>
          <w:spacing w:val="-1"/>
        </w:rPr>
        <w:t xml:space="preserve"> </w:t>
      </w:r>
      <w:r>
        <w:rPr>
          <w:spacing w:val="-6"/>
        </w:rPr>
        <w:t>Lewandowsky.</w:t>
      </w:r>
      <w:r>
        <w:rPr>
          <w:spacing w:val="30"/>
        </w:rPr>
        <w:t xml:space="preserve"> </w:t>
      </w:r>
      <w:r>
        <w:rPr>
          <w:spacing w:val="-6"/>
        </w:rPr>
        <w:t>Addressing</w:t>
      </w:r>
      <w:r>
        <w:rPr>
          <w:spacing w:val="-1"/>
        </w:rPr>
        <w:t xml:space="preserve"> </w:t>
      </w:r>
      <w:r>
        <w:rPr>
          <w:spacing w:val="-6"/>
        </w:rPr>
        <w:t>the</w:t>
      </w:r>
      <w:r>
        <w:rPr>
          <w:spacing w:val="-1"/>
        </w:rPr>
        <w:t xml:space="preserve"> </w:t>
      </w:r>
      <w:r>
        <w:rPr>
          <w:spacing w:val="-6"/>
        </w:rPr>
        <w:t>theory</w:t>
      </w:r>
      <w:r>
        <w:rPr>
          <w:spacing w:val="-1"/>
        </w:rPr>
        <w:t xml:space="preserve"> </w:t>
      </w:r>
      <w:r>
        <w:rPr>
          <w:spacing w:val="-6"/>
        </w:rPr>
        <w:t>crisis</w:t>
      </w:r>
      <w:r>
        <w:t xml:space="preserve"> </w:t>
      </w:r>
      <w:r>
        <w:rPr>
          <w:spacing w:val="-6"/>
        </w:rPr>
        <w:t>in</w:t>
      </w:r>
      <w:r>
        <w:rPr>
          <w:spacing w:val="-1"/>
        </w:rPr>
        <w:t xml:space="preserve"> </w:t>
      </w:r>
      <w:r>
        <w:rPr>
          <w:spacing w:val="-6"/>
        </w:rPr>
        <w:t>psy-</w:t>
      </w:r>
    </w:p>
    <w:p w14:paraId="4967B0C3" w14:textId="77777777" w:rsidR="00470D98" w:rsidRDefault="001E0CFE">
      <w:pPr>
        <w:tabs>
          <w:tab w:val="left" w:pos="851"/>
        </w:tabs>
        <w:spacing w:before="7"/>
        <w:ind w:left="227"/>
        <w:rPr>
          <w:sz w:val="24"/>
        </w:rPr>
        <w:pPrChange w:id="3744" w:author="Hughes, Anna E" w:date="2023-08-09T15:29:00Z">
          <w:pPr>
            <w:tabs>
              <w:tab w:val="left" w:pos="851"/>
            </w:tabs>
            <w:spacing w:before="8"/>
            <w:ind w:left="227"/>
          </w:pPr>
        </w:pPrChange>
      </w:pPr>
      <w:r>
        <w:rPr>
          <w:rFonts w:ascii="Trebuchet MS" w:hAnsi="Trebuchet MS"/>
          <w:spacing w:val="-5"/>
          <w:sz w:val="12"/>
        </w:rPr>
        <w:t>978</w:t>
      </w:r>
      <w:r>
        <w:rPr>
          <w:rFonts w:ascii="Trebuchet MS" w:hAnsi="Trebuchet MS"/>
          <w:sz w:val="12"/>
        </w:rPr>
        <w:tab/>
      </w:r>
      <w:r>
        <w:rPr>
          <w:spacing w:val="-4"/>
          <w:sz w:val="24"/>
        </w:rPr>
        <w:t>chology.</w:t>
      </w:r>
      <w:r>
        <w:rPr>
          <w:spacing w:val="28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Psychonomic</w:t>
      </w:r>
      <w:r>
        <w:rPr>
          <w:rFonts w:ascii="Times New Roman" w:hAnsi="Times New Roman"/>
          <w:i/>
          <w:spacing w:val="-3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bulletin &amp;</w:t>
      </w:r>
      <w:r>
        <w:rPr>
          <w:rFonts w:ascii="Times New Roman" w:hAnsi="Times New Roman"/>
          <w:i/>
          <w:spacing w:val="-3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review</w:t>
      </w:r>
      <w:r>
        <w:rPr>
          <w:spacing w:val="-4"/>
          <w:sz w:val="24"/>
        </w:rPr>
        <w:t>,</w:t>
      </w:r>
      <w:r>
        <w:rPr>
          <w:spacing w:val="3"/>
          <w:sz w:val="24"/>
        </w:rPr>
        <w:t xml:space="preserve"> </w:t>
      </w:r>
      <w:r>
        <w:rPr>
          <w:spacing w:val="-4"/>
          <w:sz w:val="24"/>
        </w:rPr>
        <w:t>26:1596–1618,</w:t>
      </w:r>
      <w:r>
        <w:rPr>
          <w:spacing w:val="4"/>
          <w:sz w:val="24"/>
        </w:rPr>
        <w:t xml:space="preserve"> </w:t>
      </w:r>
      <w:r>
        <w:rPr>
          <w:spacing w:val="-4"/>
          <w:sz w:val="24"/>
        </w:rPr>
        <w:t>2019.</w:t>
      </w:r>
    </w:p>
    <w:p w14:paraId="29F4F737" w14:textId="77777777" w:rsidR="00470D98" w:rsidRDefault="001E0CFE">
      <w:pPr>
        <w:spacing w:before="207"/>
        <w:ind w:left="227"/>
        <w:rPr>
          <w:rFonts w:ascii="Times New Roman"/>
          <w:i/>
          <w:sz w:val="24"/>
        </w:rPr>
        <w:pPrChange w:id="3745" w:author="Hughes, Anna E" w:date="2023-08-09T15:29:00Z">
          <w:pPr>
            <w:spacing w:before="191"/>
            <w:ind w:left="227"/>
          </w:pPr>
        </w:pPrChange>
      </w:pPr>
      <w:bookmarkStart w:id="3746" w:name="_bookmark70"/>
      <w:bookmarkEnd w:id="3746"/>
      <w:r>
        <w:rPr>
          <w:rFonts w:ascii="Trebuchet MS"/>
          <w:spacing w:val="-2"/>
          <w:sz w:val="12"/>
        </w:rPr>
        <w:t>979</w:t>
      </w:r>
      <w:r>
        <w:rPr>
          <w:rFonts w:ascii="Trebuchet MS"/>
          <w:spacing w:val="78"/>
          <w:w w:val="150"/>
          <w:sz w:val="12"/>
        </w:rPr>
        <w:t xml:space="preserve"> </w:t>
      </w:r>
      <w:r>
        <w:rPr>
          <w:spacing w:val="-2"/>
          <w:sz w:val="24"/>
        </w:rPr>
        <w:t>Jason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Osborne.</w:t>
      </w:r>
      <w:r>
        <w:rPr>
          <w:spacing w:val="26"/>
          <w:sz w:val="24"/>
        </w:rPr>
        <w:t xml:space="preserve"> </w:t>
      </w:r>
      <w:r>
        <w:rPr>
          <w:spacing w:val="-2"/>
          <w:sz w:val="24"/>
        </w:rPr>
        <w:t>Notes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use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data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transformations.</w:t>
      </w:r>
      <w:r>
        <w:rPr>
          <w:spacing w:val="25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Practical</w:t>
      </w:r>
      <w:r>
        <w:rPr>
          <w:rFonts w:ascii="Times New Roman"/>
          <w:i/>
          <w:spacing w:val="-13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assessment,</w:t>
      </w:r>
    </w:p>
    <w:p w14:paraId="35BCD2AC" w14:textId="77777777" w:rsidR="00470D98" w:rsidRDefault="001E0CFE">
      <w:pPr>
        <w:tabs>
          <w:tab w:val="left" w:pos="851"/>
        </w:tabs>
        <w:spacing w:before="8"/>
        <w:ind w:left="227"/>
        <w:rPr>
          <w:sz w:val="24"/>
        </w:rPr>
      </w:pPr>
      <w:r>
        <w:rPr>
          <w:rFonts w:ascii="Trebuchet MS"/>
          <w:spacing w:val="-5"/>
          <w:sz w:val="12"/>
        </w:rPr>
        <w:t>980</w:t>
      </w:r>
      <w:r>
        <w:rPr>
          <w:rFonts w:ascii="Trebuchet MS"/>
          <w:sz w:val="12"/>
        </w:rPr>
        <w:tab/>
      </w:r>
      <w:r>
        <w:rPr>
          <w:rFonts w:ascii="Times New Roman"/>
          <w:i/>
          <w:spacing w:val="-2"/>
          <w:sz w:val="24"/>
        </w:rPr>
        <w:t>research,</w:t>
      </w:r>
      <w:r>
        <w:rPr>
          <w:rFonts w:ascii="Times New Roman"/>
          <w:i/>
          <w:spacing w:val="-10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and</w:t>
      </w:r>
      <w:r>
        <w:rPr>
          <w:rFonts w:ascii="Times New Roman"/>
          <w:i/>
          <w:spacing w:val="-10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evaluation</w:t>
      </w:r>
      <w:r>
        <w:rPr>
          <w:spacing w:val="-2"/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8(1):6, 2002.</w:t>
      </w:r>
    </w:p>
    <w:p w14:paraId="27EAD439" w14:textId="77777777" w:rsidR="00470D98" w:rsidRDefault="001E0CFE">
      <w:pPr>
        <w:pStyle w:val="BodyText"/>
        <w:spacing w:before="207"/>
        <w:pPrChange w:id="3747" w:author="Hughes, Anna E" w:date="2023-08-09T15:29:00Z">
          <w:pPr>
            <w:pStyle w:val="BodyText"/>
            <w:spacing w:before="191"/>
          </w:pPr>
        </w:pPrChange>
      </w:pPr>
      <w:bookmarkStart w:id="3748" w:name="_bookmark71"/>
      <w:bookmarkEnd w:id="3748"/>
      <w:r>
        <w:rPr>
          <w:rFonts w:ascii="Trebuchet MS"/>
          <w:spacing w:val="-4"/>
          <w:sz w:val="12"/>
        </w:rPr>
        <w:t>981</w:t>
      </w:r>
      <w:r>
        <w:rPr>
          <w:rFonts w:ascii="Trebuchet MS"/>
          <w:spacing w:val="46"/>
          <w:sz w:val="12"/>
        </w:rPr>
        <w:t xml:space="preserve">  </w:t>
      </w:r>
      <w:r>
        <w:rPr>
          <w:spacing w:val="-4"/>
        </w:rPr>
        <w:t>Evan</w:t>
      </w:r>
      <w:r>
        <w:rPr>
          <w:spacing w:val="-5"/>
        </w:rPr>
        <w:t xml:space="preserve"> </w:t>
      </w:r>
      <w:r>
        <w:rPr>
          <w:spacing w:val="-4"/>
        </w:rPr>
        <w:t>M</w:t>
      </w:r>
      <w:r>
        <w:rPr>
          <w:spacing w:val="-5"/>
        </w:rPr>
        <w:t xml:space="preserve"> </w:t>
      </w:r>
      <w:r>
        <w:rPr>
          <w:spacing w:val="-4"/>
        </w:rPr>
        <w:t>Palmer,</w:t>
      </w:r>
      <w:r>
        <w:rPr>
          <w:spacing w:val="-5"/>
          <w:rPrChange w:id="3749" w:author="Hughes, Anna E" w:date="2023-08-09T15:29:00Z">
            <w:rPr>
              <w:spacing w:val="-4"/>
            </w:rPr>
          </w:rPrChange>
        </w:rPr>
        <w:t xml:space="preserve"> </w:t>
      </w:r>
      <w:r>
        <w:rPr>
          <w:spacing w:val="-4"/>
        </w:rPr>
        <w:t>Todd</w:t>
      </w:r>
      <w:r>
        <w:rPr>
          <w:spacing w:val="-5"/>
        </w:rPr>
        <w:t xml:space="preserve"> </w:t>
      </w:r>
      <w:r>
        <w:rPr>
          <w:spacing w:val="-4"/>
        </w:rPr>
        <w:t>S</w:t>
      </w:r>
      <w:r>
        <w:rPr>
          <w:spacing w:val="-5"/>
        </w:rPr>
        <w:t xml:space="preserve"> </w:t>
      </w:r>
      <w:r>
        <w:rPr>
          <w:spacing w:val="-4"/>
        </w:rPr>
        <w:t>Horowitz,</w:t>
      </w:r>
      <w:r>
        <w:rPr>
          <w:spacing w:val="-5"/>
        </w:rPr>
        <w:t xml:space="preserve"> </w:t>
      </w:r>
      <w:r>
        <w:rPr>
          <w:spacing w:val="-4"/>
        </w:rPr>
        <w:t>Antonio</w:t>
      </w:r>
      <w:r>
        <w:rPr>
          <w:spacing w:val="-5"/>
          <w:rPrChange w:id="3750" w:author="Hughes, Anna E" w:date="2023-08-09T15:29:00Z">
            <w:rPr>
              <w:spacing w:val="-4"/>
            </w:rPr>
          </w:rPrChange>
        </w:rPr>
        <w:t xml:space="preserve"> </w:t>
      </w:r>
      <w:r>
        <w:rPr>
          <w:spacing w:val="-4"/>
        </w:rPr>
        <w:t>Torralba,</w:t>
      </w:r>
      <w:r>
        <w:rPr>
          <w:spacing w:val="-5"/>
        </w:rPr>
        <w:t xml:space="preserve"> </w:t>
      </w:r>
      <w:r>
        <w:rPr>
          <w:spacing w:val="-4"/>
        </w:rPr>
        <w:t>and</w:t>
      </w:r>
      <w:r>
        <w:rPr>
          <w:spacing w:val="-4"/>
          <w:rPrChange w:id="3751" w:author="Hughes, Anna E" w:date="2023-08-09T15:29:00Z">
            <w:rPr>
              <w:spacing w:val="-5"/>
            </w:rPr>
          </w:rPrChange>
        </w:rPr>
        <w:t xml:space="preserve"> </w:t>
      </w:r>
      <w:r>
        <w:rPr>
          <w:spacing w:val="-4"/>
        </w:rPr>
        <w:t>Jeremy</w:t>
      </w:r>
      <w:r>
        <w:rPr>
          <w:spacing w:val="-5"/>
        </w:rPr>
        <w:t xml:space="preserve"> </w:t>
      </w:r>
      <w:r>
        <w:rPr>
          <w:spacing w:val="-4"/>
        </w:rPr>
        <w:t>M</w:t>
      </w:r>
      <w:r>
        <w:rPr>
          <w:spacing w:val="-5"/>
        </w:rPr>
        <w:t xml:space="preserve"> </w:t>
      </w:r>
      <w:r>
        <w:rPr>
          <w:spacing w:val="-4"/>
        </w:rPr>
        <w:t>Wolfe.</w:t>
      </w:r>
      <w:r>
        <w:rPr>
          <w:spacing w:val="14"/>
          <w:rPrChange w:id="3752" w:author="Hughes, Anna E" w:date="2023-08-09T15:29:00Z">
            <w:rPr>
              <w:spacing w:val="15"/>
            </w:rPr>
          </w:rPrChange>
        </w:rPr>
        <w:t xml:space="preserve"> </w:t>
      </w:r>
      <w:r>
        <w:rPr>
          <w:spacing w:val="-4"/>
        </w:rPr>
        <w:t>What</w:t>
      </w:r>
    </w:p>
    <w:p w14:paraId="76DC49F9" w14:textId="77777777" w:rsidR="00470D98" w:rsidRDefault="001E0CFE">
      <w:pPr>
        <w:tabs>
          <w:tab w:val="left" w:pos="851"/>
        </w:tabs>
        <w:spacing w:before="7"/>
        <w:ind w:left="227"/>
        <w:rPr>
          <w:rFonts w:ascii="Times New Roman"/>
          <w:i/>
          <w:sz w:val="24"/>
        </w:rPr>
        <w:pPrChange w:id="3753" w:author="Hughes, Anna E" w:date="2023-08-09T15:29:00Z">
          <w:pPr>
            <w:tabs>
              <w:tab w:val="left" w:pos="851"/>
            </w:tabs>
            <w:spacing w:before="8"/>
            <w:ind w:left="227"/>
          </w:pPr>
        </w:pPrChange>
      </w:pPr>
      <w:r>
        <w:rPr>
          <w:rFonts w:ascii="Trebuchet MS"/>
          <w:spacing w:val="-5"/>
          <w:sz w:val="12"/>
        </w:rPr>
        <w:t>982</w:t>
      </w:r>
      <w:r>
        <w:rPr>
          <w:rFonts w:ascii="Trebuchet MS"/>
          <w:sz w:val="12"/>
        </w:rPr>
        <w:tab/>
      </w:r>
      <w:r>
        <w:rPr>
          <w:spacing w:val="-4"/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the shapes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of response time distributions in visual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search?</w:t>
      </w:r>
      <w:r>
        <w:rPr>
          <w:spacing w:val="61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Journal</w:t>
      </w:r>
      <w:r>
        <w:rPr>
          <w:rFonts w:ascii="Times New Roman"/>
          <w:i/>
          <w:spacing w:val="-11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of</w:t>
      </w:r>
      <w:r>
        <w:rPr>
          <w:rFonts w:ascii="Times New Roman"/>
          <w:i/>
          <w:spacing w:val="-11"/>
          <w:sz w:val="24"/>
        </w:rPr>
        <w:t xml:space="preserve"> </w:t>
      </w:r>
      <w:r>
        <w:rPr>
          <w:rFonts w:ascii="Times New Roman"/>
          <w:i/>
          <w:spacing w:val="-5"/>
          <w:sz w:val="24"/>
        </w:rPr>
        <w:t>ex-</w:t>
      </w:r>
    </w:p>
    <w:p w14:paraId="7C0EC94B" w14:textId="77777777" w:rsidR="00470D98" w:rsidRDefault="001E0CFE">
      <w:pPr>
        <w:tabs>
          <w:tab w:val="left" w:pos="851"/>
        </w:tabs>
        <w:spacing w:before="8"/>
        <w:ind w:left="227"/>
        <w:rPr>
          <w:sz w:val="24"/>
        </w:rPr>
        <w:pPrChange w:id="3754" w:author="Hughes, Anna E" w:date="2023-08-09T15:29:00Z">
          <w:pPr>
            <w:tabs>
              <w:tab w:val="left" w:pos="851"/>
            </w:tabs>
            <w:spacing w:before="7"/>
            <w:ind w:left="227"/>
          </w:pPr>
        </w:pPrChange>
      </w:pPr>
      <w:r>
        <w:rPr>
          <w:rFonts w:ascii="Trebuchet MS"/>
          <w:spacing w:val="-5"/>
          <w:sz w:val="12"/>
        </w:rPr>
        <w:t>983</w:t>
      </w:r>
      <w:r>
        <w:rPr>
          <w:rFonts w:ascii="Trebuchet MS"/>
          <w:sz w:val="12"/>
        </w:rPr>
        <w:tab/>
      </w:r>
      <w:r>
        <w:rPr>
          <w:rFonts w:ascii="Times New Roman"/>
          <w:i/>
          <w:spacing w:val="-2"/>
          <w:sz w:val="24"/>
        </w:rPr>
        <w:t>perimental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psychology:</w:t>
      </w:r>
      <w:r>
        <w:rPr>
          <w:rFonts w:ascii="Times New Roman"/>
          <w:i/>
          <w:spacing w:val="9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human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perception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and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performance</w:t>
      </w:r>
      <w:r>
        <w:rPr>
          <w:spacing w:val="-2"/>
          <w:sz w:val="24"/>
        </w:rPr>
        <w:t>,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37(1):58,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2011.</w:t>
      </w:r>
    </w:p>
    <w:p w14:paraId="5E4D3B8E" w14:textId="77777777" w:rsidR="00470D98" w:rsidRDefault="001E0CFE">
      <w:pPr>
        <w:pStyle w:val="BodyText"/>
        <w:spacing w:before="206"/>
        <w:pPrChange w:id="3755" w:author="Hughes, Anna E" w:date="2023-08-09T15:29:00Z">
          <w:pPr>
            <w:pStyle w:val="BodyText"/>
            <w:spacing w:before="192"/>
          </w:pPr>
        </w:pPrChange>
      </w:pPr>
      <w:bookmarkStart w:id="3756" w:name="_bookmark72"/>
      <w:bookmarkEnd w:id="3756"/>
      <w:r>
        <w:rPr>
          <w:rFonts w:ascii="Trebuchet MS"/>
          <w:spacing w:val="-4"/>
          <w:sz w:val="12"/>
        </w:rPr>
        <w:t>984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4"/>
        </w:rPr>
        <w:t>Derrick Parkhurst,</w:t>
      </w:r>
      <w:r>
        <w:rPr>
          <w:spacing w:val="-2"/>
        </w:rPr>
        <w:t xml:space="preserve"> </w:t>
      </w:r>
      <w:r>
        <w:rPr>
          <w:spacing w:val="-4"/>
        </w:rPr>
        <w:t>Klinton Law,</w:t>
      </w:r>
      <w:r>
        <w:rPr>
          <w:spacing w:val="-3"/>
        </w:rPr>
        <w:t xml:space="preserve"> </w:t>
      </w:r>
      <w:r>
        <w:rPr>
          <w:spacing w:val="-4"/>
        </w:rPr>
        <w:t>and Ernst Niebur.</w:t>
      </w:r>
      <w:r>
        <w:rPr>
          <w:spacing w:val="24"/>
        </w:rPr>
        <w:t xml:space="preserve"> </w:t>
      </w:r>
      <w:r>
        <w:rPr>
          <w:spacing w:val="-4"/>
        </w:rPr>
        <w:t>Modeling the role of salience</w:t>
      </w:r>
    </w:p>
    <w:p w14:paraId="53F2936C" w14:textId="77777777" w:rsidR="00470D98" w:rsidRDefault="001E0CFE">
      <w:pPr>
        <w:tabs>
          <w:tab w:val="left" w:pos="851"/>
        </w:tabs>
        <w:spacing w:before="8"/>
        <w:ind w:left="227"/>
        <w:rPr>
          <w:sz w:val="24"/>
        </w:rPr>
        <w:pPrChange w:id="3757" w:author="Hughes, Anna E" w:date="2023-08-09T15:29:00Z">
          <w:pPr>
            <w:tabs>
              <w:tab w:val="left" w:pos="851"/>
            </w:tabs>
            <w:spacing w:before="7"/>
            <w:ind w:left="227"/>
          </w:pPr>
        </w:pPrChange>
      </w:pPr>
      <w:r>
        <w:rPr>
          <w:rFonts w:ascii="Trebuchet MS" w:hAnsi="Trebuchet MS"/>
          <w:spacing w:val="-5"/>
          <w:sz w:val="12"/>
        </w:rPr>
        <w:t>985</w:t>
      </w:r>
      <w:r>
        <w:rPr>
          <w:rFonts w:ascii="Trebuchet MS" w:hAnsi="Trebuchet MS"/>
          <w:sz w:val="12"/>
        </w:rPr>
        <w:tab/>
      </w:r>
      <w:r>
        <w:rPr>
          <w:w w:val="90"/>
          <w:sz w:val="24"/>
        </w:rPr>
        <w:t>in</w:t>
      </w:r>
      <w:r>
        <w:rPr>
          <w:spacing w:val="10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w w:val="90"/>
          <w:sz w:val="24"/>
        </w:rPr>
        <w:t>allocation</w:t>
      </w:r>
      <w:r>
        <w:rPr>
          <w:spacing w:val="10"/>
          <w:sz w:val="24"/>
        </w:rPr>
        <w:t xml:space="preserve"> </w:t>
      </w:r>
      <w:r>
        <w:rPr>
          <w:w w:val="90"/>
          <w:sz w:val="24"/>
        </w:rPr>
        <w:t>of</w:t>
      </w:r>
      <w:r>
        <w:rPr>
          <w:spacing w:val="11"/>
          <w:sz w:val="24"/>
        </w:rPr>
        <w:t xml:space="preserve"> </w:t>
      </w:r>
      <w:r>
        <w:rPr>
          <w:w w:val="90"/>
          <w:sz w:val="24"/>
        </w:rPr>
        <w:t>overt</w:t>
      </w:r>
      <w:r>
        <w:rPr>
          <w:spacing w:val="10"/>
          <w:sz w:val="24"/>
        </w:rPr>
        <w:t xml:space="preserve"> </w:t>
      </w:r>
      <w:r>
        <w:rPr>
          <w:w w:val="90"/>
          <w:sz w:val="24"/>
        </w:rPr>
        <w:t>visual</w:t>
      </w:r>
      <w:r>
        <w:rPr>
          <w:spacing w:val="10"/>
          <w:sz w:val="24"/>
        </w:rPr>
        <w:t xml:space="preserve"> </w:t>
      </w:r>
      <w:r>
        <w:rPr>
          <w:w w:val="90"/>
          <w:sz w:val="24"/>
        </w:rPr>
        <w:t>attention.</w:t>
      </w:r>
      <w:r>
        <w:rPr>
          <w:spacing w:val="25"/>
          <w:sz w:val="24"/>
        </w:rPr>
        <w:t xml:space="preserve"> </w:t>
      </w:r>
      <w:r>
        <w:rPr>
          <w:rFonts w:ascii="Times New Roman" w:hAnsi="Times New Roman"/>
          <w:i/>
          <w:w w:val="90"/>
          <w:sz w:val="24"/>
        </w:rPr>
        <w:t>Vision</w:t>
      </w:r>
      <w:r>
        <w:rPr>
          <w:rFonts w:ascii="Times New Roman" w:hAnsi="Times New Roman"/>
          <w:i/>
          <w:spacing w:val="3"/>
          <w:sz w:val="24"/>
        </w:rPr>
        <w:t xml:space="preserve"> </w:t>
      </w:r>
      <w:r>
        <w:rPr>
          <w:rFonts w:ascii="Times New Roman" w:hAnsi="Times New Roman"/>
          <w:i/>
          <w:w w:val="90"/>
          <w:sz w:val="24"/>
        </w:rPr>
        <w:t>research</w:t>
      </w:r>
      <w:r>
        <w:rPr>
          <w:w w:val="90"/>
          <w:sz w:val="24"/>
        </w:rPr>
        <w:t>,</w:t>
      </w:r>
      <w:r>
        <w:rPr>
          <w:spacing w:val="13"/>
          <w:sz w:val="24"/>
        </w:rPr>
        <w:t xml:space="preserve"> </w:t>
      </w:r>
      <w:r>
        <w:rPr>
          <w:w w:val="90"/>
          <w:sz w:val="24"/>
        </w:rPr>
        <w:t>42(1):107–123,</w:t>
      </w:r>
      <w:r>
        <w:rPr>
          <w:spacing w:val="13"/>
          <w:sz w:val="24"/>
        </w:rPr>
        <w:t xml:space="preserve"> </w:t>
      </w:r>
      <w:r>
        <w:rPr>
          <w:spacing w:val="-2"/>
          <w:w w:val="90"/>
          <w:sz w:val="24"/>
        </w:rPr>
        <w:t>2002.</w:t>
      </w:r>
    </w:p>
    <w:p w14:paraId="1C0E7219" w14:textId="77777777" w:rsidR="00470D98" w:rsidRDefault="001E0CFE">
      <w:pPr>
        <w:pStyle w:val="BodyText"/>
        <w:spacing w:before="207"/>
        <w:pPrChange w:id="3758" w:author="Hughes, Anna E" w:date="2023-08-09T15:29:00Z">
          <w:pPr>
            <w:pStyle w:val="BodyText"/>
            <w:spacing w:before="192"/>
          </w:pPr>
        </w:pPrChange>
      </w:pPr>
      <w:bookmarkStart w:id="3759" w:name="_bookmark73"/>
      <w:bookmarkEnd w:id="3759"/>
      <w:r>
        <w:rPr>
          <w:rFonts w:ascii="Trebuchet MS"/>
          <w:sz w:val="12"/>
        </w:rPr>
        <w:t>986</w:t>
      </w:r>
      <w:r>
        <w:rPr>
          <w:rFonts w:ascii="Trebuchet MS"/>
          <w:spacing w:val="47"/>
          <w:sz w:val="12"/>
        </w:rPr>
        <w:t xml:space="preserve">  </w:t>
      </w:r>
      <w:r>
        <w:t>Jonathan</w:t>
      </w:r>
      <w:r>
        <w:rPr>
          <w:spacing w:val="40"/>
          <w:rPrChange w:id="3760" w:author="Hughes, Anna E" w:date="2023-08-09T15:29:00Z">
            <w:rPr>
              <w:spacing w:val="42"/>
            </w:rPr>
          </w:rPrChange>
        </w:rPr>
        <w:t xml:space="preserve"> </w:t>
      </w:r>
      <w:r>
        <w:t>Peirce,</w:t>
      </w:r>
      <w:r>
        <w:rPr>
          <w:spacing w:val="53"/>
        </w:rPr>
        <w:t xml:space="preserve"> </w:t>
      </w:r>
      <w:r>
        <w:t>Jeremy</w:t>
      </w:r>
      <w:r>
        <w:rPr>
          <w:spacing w:val="40"/>
          <w:rPrChange w:id="3761" w:author="Hughes, Anna E" w:date="2023-08-09T15:29:00Z">
            <w:rPr>
              <w:spacing w:val="41"/>
            </w:rPr>
          </w:rPrChange>
        </w:rPr>
        <w:t xml:space="preserve"> </w:t>
      </w:r>
      <w:r>
        <w:t>R</w:t>
      </w:r>
      <w:r>
        <w:rPr>
          <w:spacing w:val="40"/>
          <w:rPrChange w:id="3762" w:author="Hughes, Anna E" w:date="2023-08-09T15:29:00Z">
            <w:rPr>
              <w:spacing w:val="41"/>
            </w:rPr>
          </w:rPrChange>
        </w:rPr>
        <w:t xml:space="preserve"> </w:t>
      </w:r>
      <w:r>
        <w:t>Gray,</w:t>
      </w:r>
      <w:r>
        <w:rPr>
          <w:spacing w:val="53"/>
          <w:rPrChange w:id="3763" w:author="Hughes, Anna E" w:date="2023-08-09T15:29:00Z">
            <w:rPr>
              <w:spacing w:val="52"/>
            </w:rPr>
          </w:rPrChange>
        </w:rPr>
        <w:t xml:space="preserve"> </w:t>
      </w:r>
      <w:r>
        <w:t>Sol</w:t>
      </w:r>
      <w:r>
        <w:rPr>
          <w:spacing w:val="40"/>
          <w:rPrChange w:id="3764" w:author="Hughes, Anna E" w:date="2023-08-09T15:29:00Z">
            <w:rPr>
              <w:spacing w:val="41"/>
            </w:rPr>
          </w:rPrChange>
        </w:rPr>
        <w:t xml:space="preserve"> </w:t>
      </w:r>
      <w:r>
        <w:t>Simpson,</w:t>
      </w:r>
      <w:r>
        <w:rPr>
          <w:spacing w:val="52"/>
        </w:rPr>
        <w:t xml:space="preserve"> </w:t>
      </w:r>
      <w:r>
        <w:t>Michael</w:t>
      </w:r>
      <w:r>
        <w:rPr>
          <w:spacing w:val="41"/>
        </w:rPr>
        <w:t xml:space="preserve"> </w:t>
      </w:r>
      <w:r>
        <w:t>MacAskill,</w:t>
      </w:r>
      <w:r>
        <w:rPr>
          <w:spacing w:val="52"/>
          <w:rPrChange w:id="3765" w:author="Hughes, Anna E" w:date="2023-08-09T15:29:00Z">
            <w:rPr>
              <w:spacing w:val="53"/>
            </w:rPr>
          </w:rPrChange>
        </w:rPr>
        <w:t xml:space="preserve"> </w:t>
      </w:r>
      <w:r>
        <w:rPr>
          <w:spacing w:val="-2"/>
        </w:rPr>
        <w:t>Richard</w:t>
      </w:r>
    </w:p>
    <w:p w14:paraId="713BF714" w14:textId="77777777" w:rsidR="00470D98" w:rsidRDefault="001E0CFE">
      <w:pPr>
        <w:pStyle w:val="BodyText"/>
        <w:tabs>
          <w:tab w:val="left" w:pos="851"/>
        </w:tabs>
      </w:pPr>
      <w:r>
        <w:rPr>
          <w:rFonts w:ascii="Trebuchet MS" w:hAnsi="Trebuchet MS"/>
          <w:spacing w:val="-5"/>
          <w:sz w:val="12"/>
        </w:rPr>
        <w:t>987</w:t>
      </w:r>
      <w:r>
        <w:rPr>
          <w:rFonts w:ascii="Trebuchet MS" w:hAnsi="Trebuchet MS"/>
          <w:sz w:val="12"/>
        </w:rPr>
        <w:tab/>
      </w:r>
      <w:r>
        <w:rPr>
          <w:spacing w:val="6"/>
          <w:w w:val="103"/>
        </w:rPr>
        <w:t>H</w:t>
      </w:r>
      <w:r>
        <w:rPr>
          <w:spacing w:val="-94"/>
          <w:w w:val="92"/>
        </w:rPr>
        <w:t>o</w:t>
      </w:r>
      <w:r>
        <w:rPr>
          <w:spacing w:val="25"/>
          <w:w w:val="115"/>
        </w:rPr>
        <w:t>¨</w:t>
      </w:r>
      <w:r>
        <w:rPr>
          <w:spacing w:val="6"/>
          <w:w w:val="89"/>
        </w:rPr>
        <w:t>chenbe</w:t>
      </w:r>
      <w:r>
        <w:rPr>
          <w:spacing w:val="1"/>
          <w:w w:val="89"/>
        </w:rPr>
        <w:t>r</w:t>
      </w:r>
      <w:r>
        <w:rPr>
          <w:spacing w:val="6"/>
          <w:w w:val="90"/>
        </w:rPr>
        <w:t>ge</w:t>
      </w:r>
      <w:r>
        <w:rPr>
          <w:spacing w:val="-4"/>
          <w:w w:val="90"/>
        </w:rPr>
        <w:t>r</w:t>
      </w:r>
      <w:r>
        <w:rPr>
          <w:spacing w:val="6"/>
          <w:w w:val="120"/>
        </w:rPr>
        <w:t>,</w:t>
      </w:r>
      <w:r>
        <w:rPr>
          <w:spacing w:val="25"/>
        </w:rPr>
        <w:t xml:space="preserve"> </w:t>
      </w:r>
      <w:r>
        <w:rPr>
          <w:w w:val="95"/>
        </w:rPr>
        <w:t>Hiroyuki</w:t>
      </w:r>
      <w:r>
        <w:rPr>
          <w:spacing w:val="20"/>
        </w:rPr>
        <w:t xml:space="preserve"> </w:t>
      </w:r>
      <w:r>
        <w:rPr>
          <w:w w:val="95"/>
        </w:rPr>
        <w:t>Sogo,</w:t>
      </w:r>
      <w:r>
        <w:rPr>
          <w:spacing w:val="26"/>
        </w:rPr>
        <w:t xml:space="preserve"> </w:t>
      </w:r>
      <w:r>
        <w:rPr>
          <w:w w:val="95"/>
        </w:rPr>
        <w:t>Erik</w:t>
      </w:r>
      <w:r>
        <w:rPr>
          <w:spacing w:val="20"/>
        </w:rPr>
        <w:t xml:space="preserve"> </w:t>
      </w:r>
      <w:r>
        <w:rPr>
          <w:w w:val="95"/>
        </w:rPr>
        <w:t>Kastman,</w:t>
      </w:r>
      <w:r>
        <w:rPr>
          <w:spacing w:val="26"/>
        </w:rPr>
        <w:t xml:space="preserve"> </w:t>
      </w:r>
      <w:r>
        <w:rPr>
          <w:w w:val="95"/>
        </w:rPr>
        <w:t>and</w:t>
      </w:r>
      <w:r>
        <w:rPr>
          <w:spacing w:val="20"/>
        </w:rPr>
        <w:t xml:space="preserve"> </w:t>
      </w:r>
      <w:r>
        <w:rPr>
          <w:w w:val="95"/>
        </w:rPr>
        <w:t>Jonas</w:t>
      </w:r>
      <w:r>
        <w:rPr>
          <w:spacing w:val="20"/>
        </w:rPr>
        <w:t xml:space="preserve"> </w:t>
      </w:r>
      <w:r>
        <w:rPr>
          <w:w w:val="95"/>
        </w:rPr>
        <w:t>Kristoffer</w:t>
      </w:r>
      <w:r>
        <w:rPr>
          <w:spacing w:val="20"/>
        </w:rPr>
        <w:t xml:space="preserve"> </w:t>
      </w:r>
      <w:r>
        <w:rPr>
          <w:spacing w:val="-2"/>
          <w:w w:val="95"/>
        </w:rPr>
        <w:t>Lindeløv.</w:t>
      </w:r>
    </w:p>
    <w:p w14:paraId="2482BDD7" w14:textId="77777777" w:rsidR="00470D98" w:rsidRDefault="001E0CFE">
      <w:pPr>
        <w:tabs>
          <w:tab w:val="left" w:pos="851"/>
        </w:tabs>
        <w:spacing w:before="8"/>
        <w:ind w:left="227"/>
        <w:rPr>
          <w:sz w:val="24"/>
        </w:rPr>
      </w:pPr>
      <w:r>
        <w:rPr>
          <w:rFonts w:ascii="Trebuchet MS"/>
          <w:spacing w:val="-5"/>
          <w:sz w:val="12"/>
        </w:rPr>
        <w:t>988</w:t>
      </w:r>
      <w:r>
        <w:rPr>
          <w:rFonts w:ascii="Trebuchet MS"/>
          <w:sz w:val="12"/>
        </w:rPr>
        <w:tab/>
      </w:r>
      <w:r>
        <w:rPr>
          <w:spacing w:val="-4"/>
          <w:sz w:val="24"/>
        </w:rPr>
        <w:t>Psychopy2:</w:t>
      </w:r>
      <w:r>
        <w:rPr>
          <w:spacing w:val="17"/>
          <w:sz w:val="24"/>
        </w:rPr>
        <w:t xml:space="preserve"> </w:t>
      </w:r>
      <w:r>
        <w:rPr>
          <w:spacing w:val="-4"/>
          <w:sz w:val="24"/>
        </w:rPr>
        <w:t>Experiments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behavior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made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easy.</w:t>
      </w:r>
      <w:r>
        <w:rPr>
          <w:spacing w:val="37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Behavior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research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methods</w:t>
      </w:r>
      <w:r>
        <w:rPr>
          <w:spacing w:val="-4"/>
          <w:sz w:val="24"/>
        </w:rPr>
        <w:t>,</w:t>
      </w:r>
    </w:p>
    <w:p w14:paraId="46B9B972" w14:textId="77777777" w:rsidR="00470D98" w:rsidRDefault="001E0CFE">
      <w:pPr>
        <w:pStyle w:val="BodyText"/>
        <w:tabs>
          <w:tab w:val="left" w:pos="851"/>
        </w:tabs>
      </w:pPr>
      <w:r>
        <w:rPr>
          <w:rFonts w:ascii="Trebuchet MS" w:hAnsi="Trebuchet MS"/>
          <w:spacing w:val="-5"/>
          <w:sz w:val="12"/>
        </w:rPr>
        <w:t>989</w:t>
      </w:r>
      <w:r>
        <w:rPr>
          <w:rFonts w:ascii="Trebuchet MS" w:hAnsi="Trebuchet MS"/>
          <w:sz w:val="12"/>
        </w:rPr>
        <w:tab/>
      </w:r>
      <w:r>
        <w:rPr>
          <w:w w:val="90"/>
        </w:rPr>
        <w:t>51(1):195–203,</w:t>
      </w:r>
      <w:r>
        <w:rPr>
          <w:spacing w:val="22"/>
        </w:rPr>
        <w:t xml:space="preserve"> </w:t>
      </w:r>
      <w:r>
        <w:rPr>
          <w:spacing w:val="-2"/>
        </w:rPr>
        <w:t>2019.</w:t>
      </w:r>
    </w:p>
    <w:p w14:paraId="5E0C2A2C" w14:textId="77777777" w:rsidR="00470D98" w:rsidRDefault="001E0CFE">
      <w:pPr>
        <w:pStyle w:val="BodyText"/>
        <w:spacing w:before="207"/>
        <w:pPrChange w:id="3766" w:author="Hughes, Anna E" w:date="2023-08-09T15:29:00Z">
          <w:pPr>
            <w:pStyle w:val="BodyText"/>
            <w:spacing w:before="192"/>
          </w:pPr>
        </w:pPrChange>
      </w:pPr>
      <w:bookmarkStart w:id="3767" w:name="_bookmark74"/>
      <w:bookmarkEnd w:id="3767"/>
      <w:r>
        <w:rPr>
          <w:rFonts w:ascii="Trebuchet MS"/>
          <w:spacing w:val="-4"/>
          <w:sz w:val="12"/>
        </w:rPr>
        <w:t>990</w:t>
      </w:r>
      <w:r>
        <w:rPr>
          <w:rFonts w:ascii="Trebuchet MS"/>
          <w:spacing w:val="40"/>
          <w:sz w:val="12"/>
        </w:rPr>
        <w:t xml:space="preserve">  </w:t>
      </w:r>
      <w:r>
        <w:rPr>
          <w:spacing w:val="-4"/>
        </w:rPr>
        <w:t>Michael</w:t>
      </w:r>
      <w:r>
        <w:rPr>
          <w:spacing w:val="1"/>
        </w:rPr>
        <w:t xml:space="preserve"> </w:t>
      </w:r>
      <w:r>
        <w:rPr>
          <w:spacing w:val="-4"/>
        </w:rPr>
        <w:t>J</w:t>
      </w:r>
      <w:r>
        <w:t xml:space="preserve"> </w:t>
      </w:r>
      <w:r>
        <w:rPr>
          <w:spacing w:val="-4"/>
        </w:rPr>
        <w:t>Proulx.</w:t>
      </w:r>
      <w:r>
        <w:rPr>
          <w:spacing w:val="35"/>
        </w:rPr>
        <w:t xml:space="preserve"> </w:t>
      </w:r>
      <w:r>
        <w:rPr>
          <w:spacing w:val="-4"/>
        </w:rPr>
        <w:t>Individual</w:t>
      </w:r>
      <w:r>
        <w:rPr>
          <w:rPrChange w:id="3768" w:author="Hughes, Anna E" w:date="2023-08-09T15:29:00Z">
            <w:rPr>
              <w:spacing w:val="-1"/>
            </w:rPr>
          </w:rPrChange>
        </w:rPr>
        <w:t xml:space="preserve"> </w:t>
      </w:r>
      <w:r>
        <w:rPr>
          <w:spacing w:val="-4"/>
        </w:rPr>
        <w:t>differences</w:t>
      </w:r>
      <w:r>
        <w:t xml:space="preserve"> </w:t>
      </w:r>
      <w:r>
        <w:rPr>
          <w:spacing w:val="-4"/>
        </w:rPr>
        <w:t>and</w:t>
      </w:r>
      <w:r>
        <w:rPr>
          <w:spacing w:val="-1"/>
          <w:rPrChange w:id="3769" w:author="Hughes, Anna E" w:date="2023-08-09T15:29:00Z">
            <w:rPr/>
          </w:rPrChange>
        </w:rPr>
        <w:t xml:space="preserve"> </w:t>
      </w:r>
      <w:r>
        <w:rPr>
          <w:spacing w:val="-4"/>
        </w:rPr>
        <w:t>metacognitive</w:t>
      </w:r>
      <w:r>
        <w:t xml:space="preserve"> </w:t>
      </w:r>
      <w:r>
        <w:rPr>
          <w:spacing w:val="-4"/>
        </w:rPr>
        <w:t>knowledge</w:t>
      </w:r>
      <w:r>
        <w:t xml:space="preserve"> </w:t>
      </w:r>
      <w:r>
        <w:rPr>
          <w:spacing w:val="-4"/>
        </w:rPr>
        <w:t>of</w:t>
      </w:r>
      <w:r>
        <w:t xml:space="preserve"> </w:t>
      </w:r>
      <w:r>
        <w:rPr>
          <w:spacing w:val="-4"/>
        </w:rPr>
        <w:t>visual</w:t>
      </w:r>
    </w:p>
    <w:p w14:paraId="13BAB912" w14:textId="77777777" w:rsidR="00470D98" w:rsidRDefault="001E0CFE">
      <w:pPr>
        <w:tabs>
          <w:tab w:val="left" w:pos="851"/>
        </w:tabs>
        <w:spacing w:before="8"/>
        <w:ind w:left="227"/>
        <w:rPr>
          <w:sz w:val="24"/>
        </w:rPr>
        <w:pPrChange w:id="3770" w:author="Hughes, Anna E" w:date="2023-08-09T15:29:00Z">
          <w:pPr>
            <w:tabs>
              <w:tab w:val="left" w:pos="851"/>
            </w:tabs>
            <w:spacing w:before="7"/>
            <w:ind w:left="227"/>
          </w:pPr>
        </w:pPrChange>
      </w:pPr>
      <w:r>
        <w:rPr>
          <w:rFonts w:ascii="Trebuchet MS"/>
          <w:spacing w:val="-5"/>
          <w:sz w:val="12"/>
        </w:rPr>
        <w:t>991</w:t>
      </w:r>
      <w:r>
        <w:rPr>
          <w:rFonts w:ascii="Trebuchet MS"/>
          <w:sz w:val="12"/>
        </w:rPr>
        <w:tab/>
      </w:r>
      <w:r>
        <w:rPr>
          <w:spacing w:val="-8"/>
          <w:sz w:val="24"/>
        </w:rPr>
        <w:t>search</w:t>
      </w:r>
      <w:r>
        <w:rPr>
          <w:spacing w:val="4"/>
          <w:sz w:val="24"/>
        </w:rPr>
        <w:t xml:space="preserve"> </w:t>
      </w:r>
      <w:r>
        <w:rPr>
          <w:spacing w:val="-8"/>
          <w:sz w:val="24"/>
        </w:rPr>
        <w:t>strategy.</w:t>
      </w:r>
      <w:r>
        <w:rPr>
          <w:spacing w:val="30"/>
          <w:sz w:val="24"/>
        </w:rPr>
        <w:t xml:space="preserve"> </w:t>
      </w:r>
      <w:r>
        <w:rPr>
          <w:rFonts w:ascii="Times New Roman"/>
          <w:i/>
          <w:spacing w:val="-8"/>
          <w:sz w:val="24"/>
        </w:rPr>
        <w:t>PLoS</w:t>
      </w:r>
      <w:r>
        <w:rPr>
          <w:rFonts w:ascii="Times New Roman"/>
          <w:i/>
          <w:spacing w:val="-2"/>
          <w:sz w:val="24"/>
        </w:rPr>
        <w:t xml:space="preserve"> </w:t>
      </w:r>
      <w:r>
        <w:rPr>
          <w:rFonts w:ascii="Times New Roman"/>
          <w:i/>
          <w:spacing w:val="-8"/>
          <w:sz w:val="24"/>
        </w:rPr>
        <w:t>One</w:t>
      </w:r>
      <w:r>
        <w:rPr>
          <w:spacing w:val="-8"/>
          <w:sz w:val="24"/>
        </w:rPr>
        <w:t>,</w:t>
      </w:r>
      <w:r>
        <w:rPr>
          <w:spacing w:val="5"/>
          <w:sz w:val="24"/>
        </w:rPr>
        <w:t xml:space="preserve"> </w:t>
      </w:r>
      <w:r>
        <w:rPr>
          <w:spacing w:val="-8"/>
          <w:sz w:val="24"/>
        </w:rPr>
        <w:t>6(10):e27043,</w:t>
      </w:r>
      <w:r>
        <w:rPr>
          <w:spacing w:val="4"/>
          <w:sz w:val="24"/>
        </w:rPr>
        <w:t xml:space="preserve"> </w:t>
      </w:r>
      <w:r>
        <w:rPr>
          <w:spacing w:val="-8"/>
          <w:sz w:val="24"/>
        </w:rPr>
        <w:t>2011.</w:t>
      </w:r>
    </w:p>
    <w:p w14:paraId="74AFB3CB" w14:textId="77777777" w:rsidR="00087420" w:rsidRDefault="001644E6">
      <w:pPr>
        <w:pStyle w:val="BodyText"/>
        <w:spacing w:before="192"/>
        <w:rPr>
          <w:del w:id="3771" w:author="Hughes, Anna E" w:date="2023-08-09T15:29:00Z"/>
        </w:rPr>
      </w:pPr>
      <w:del w:id="3772" w:author="Hughes, Anna E" w:date="2023-08-09T15:29:00Z">
        <w:r>
          <w:rPr>
            <w:rFonts w:ascii="Trebuchet MS" w:hAnsi="Trebuchet MS"/>
            <w:w w:val="95"/>
            <w:sz w:val="12"/>
          </w:rPr>
          <w:delText>992</w:delText>
        </w:r>
        <w:r>
          <w:rPr>
            <w:rFonts w:ascii="Trebuchet MS" w:hAnsi="Trebuchet MS"/>
            <w:spacing w:val="49"/>
            <w:sz w:val="12"/>
          </w:rPr>
          <w:delText xml:space="preserve">  </w:delText>
        </w:r>
        <w:r>
          <w:rPr>
            <w:w w:val="95"/>
          </w:rPr>
          <w:delText>Dragan</w:delText>
        </w:r>
        <w:r>
          <w:rPr>
            <w:spacing w:val="17"/>
          </w:rPr>
          <w:delText xml:space="preserve"> </w:delText>
        </w:r>
        <w:r>
          <w:rPr>
            <w:w w:val="95"/>
          </w:rPr>
          <w:delText>Rangelov,</w:delText>
        </w:r>
        <w:r>
          <w:rPr>
            <w:spacing w:val="19"/>
          </w:rPr>
          <w:delText xml:space="preserve"> </w:delText>
        </w:r>
        <w:r>
          <w:rPr>
            <w:w w:val="95"/>
          </w:rPr>
          <w:delText>Hermann</w:delText>
        </w:r>
        <w:r>
          <w:rPr>
            <w:spacing w:val="15"/>
          </w:rPr>
          <w:delText xml:space="preserve"> </w:delText>
        </w:r>
        <w:r>
          <w:rPr>
            <w:w w:val="95"/>
          </w:rPr>
          <w:delText>J</w:delText>
        </w:r>
        <w:r>
          <w:rPr>
            <w:spacing w:val="16"/>
          </w:rPr>
          <w:delText xml:space="preserve"> </w:delText>
        </w:r>
        <w:r>
          <w:rPr>
            <w:spacing w:val="10"/>
            <w:w w:val="103"/>
          </w:rPr>
          <w:delText>M</w:delText>
        </w:r>
        <w:r>
          <w:rPr>
            <w:spacing w:val="-89"/>
            <w:w w:val="85"/>
          </w:rPr>
          <w:delText>u</w:delText>
        </w:r>
        <w:r>
          <w:rPr>
            <w:spacing w:val="30"/>
            <w:w w:val="111"/>
          </w:rPr>
          <w:delText>¨</w:delText>
        </w:r>
        <w:r>
          <w:rPr>
            <w:spacing w:val="11"/>
            <w:w w:val="86"/>
          </w:rPr>
          <w:delText>lle</w:delText>
        </w:r>
        <w:r>
          <w:rPr>
            <w:spacing w:val="1"/>
            <w:w w:val="86"/>
          </w:rPr>
          <w:delText>r</w:delText>
        </w:r>
        <w:r>
          <w:rPr>
            <w:spacing w:val="11"/>
            <w:w w:val="116"/>
          </w:rPr>
          <w:delText>,</w:delText>
        </w:r>
        <w:r>
          <w:rPr>
            <w:spacing w:val="20"/>
          </w:rPr>
          <w:delText xml:space="preserve"> </w:delText>
        </w:r>
        <w:r>
          <w:rPr>
            <w:w w:val="95"/>
          </w:rPr>
          <w:delText>and</w:delText>
        </w:r>
        <w:r>
          <w:rPr>
            <w:spacing w:val="14"/>
          </w:rPr>
          <w:delText xml:space="preserve"> </w:delText>
        </w:r>
        <w:r>
          <w:rPr>
            <w:w w:val="95"/>
          </w:rPr>
          <w:delText>Michael</w:delText>
        </w:r>
        <w:r>
          <w:rPr>
            <w:spacing w:val="16"/>
          </w:rPr>
          <w:delText xml:space="preserve"> </w:delText>
        </w:r>
        <w:r>
          <w:rPr>
            <w:w w:val="95"/>
          </w:rPr>
          <w:delText>Zehetleitner.</w:delText>
        </w:r>
        <w:r>
          <w:rPr>
            <w:spacing w:val="76"/>
          </w:rPr>
          <w:delText xml:space="preserve"> </w:delText>
        </w:r>
        <w:r>
          <w:rPr>
            <w:w w:val="95"/>
          </w:rPr>
          <w:delText>Failure</w:delText>
        </w:r>
        <w:r>
          <w:rPr>
            <w:spacing w:val="15"/>
          </w:rPr>
          <w:delText xml:space="preserve"> </w:delText>
        </w:r>
        <w:r>
          <w:rPr>
            <w:w w:val="95"/>
          </w:rPr>
          <w:delText>to</w:delText>
        </w:r>
        <w:r>
          <w:rPr>
            <w:spacing w:val="15"/>
          </w:rPr>
          <w:delText xml:space="preserve"> </w:delText>
        </w:r>
        <w:r>
          <w:rPr>
            <w:spacing w:val="-5"/>
            <w:w w:val="95"/>
          </w:rPr>
          <w:delText>pop</w:delText>
        </w:r>
      </w:del>
    </w:p>
    <w:p w14:paraId="13915F9F" w14:textId="77777777" w:rsidR="00087420" w:rsidRDefault="001644E6">
      <w:pPr>
        <w:pStyle w:val="BodyText"/>
        <w:tabs>
          <w:tab w:val="left" w:pos="851"/>
        </w:tabs>
        <w:rPr>
          <w:del w:id="3773" w:author="Hughes, Anna E" w:date="2023-08-09T15:29:00Z"/>
        </w:rPr>
      </w:pPr>
      <w:del w:id="3774" w:author="Hughes, Anna E" w:date="2023-08-09T15:29:00Z">
        <w:r>
          <w:rPr>
            <w:rFonts w:ascii="Trebuchet MS"/>
            <w:spacing w:val="-5"/>
            <w:sz w:val="12"/>
          </w:rPr>
          <w:delText>993</w:delText>
        </w:r>
        <w:r>
          <w:rPr>
            <w:rFonts w:ascii="Trebuchet MS"/>
            <w:sz w:val="12"/>
          </w:rPr>
          <w:tab/>
        </w:r>
        <w:r>
          <w:rPr>
            <w:w w:val="90"/>
          </w:rPr>
          <w:delText>out:</w:delText>
        </w:r>
        <w:r>
          <w:rPr>
            <w:spacing w:val="31"/>
          </w:rPr>
          <w:delText xml:space="preserve"> </w:delText>
        </w:r>
        <w:r>
          <w:rPr>
            <w:w w:val="90"/>
          </w:rPr>
          <w:delText>Feature</w:delText>
        </w:r>
        <w:r>
          <w:rPr>
            <w:spacing w:val="14"/>
          </w:rPr>
          <w:delText xml:space="preserve"> </w:delText>
        </w:r>
        <w:r>
          <w:rPr>
            <w:w w:val="90"/>
          </w:rPr>
          <w:delText>singletons</w:delText>
        </w:r>
        <w:r>
          <w:rPr>
            <w:spacing w:val="13"/>
          </w:rPr>
          <w:delText xml:space="preserve"> </w:delText>
        </w:r>
        <w:r>
          <w:rPr>
            <w:w w:val="90"/>
          </w:rPr>
          <w:delText>do</w:delText>
        </w:r>
        <w:r>
          <w:rPr>
            <w:spacing w:val="14"/>
          </w:rPr>
          <w:delText xml:space="preserve"> </w:delText>
        </w:r>
        <w:r>
          <w:rPr>
            <w:w w:val="90"/>
          </w:rPr>
          <w:delText>not</w:delText>
        </w:r>
        <w:r>
          <w:rPr>
            <w:spacing w:val="14"/>
          </w:rPr>
          <w:delText xml:space="preserve"> </w:delText>
        </w:r>
        <w:r>
          <w:rPr>
            <w:w w:val="90"/>
          </w:rPr>
          <w:delText>capture</w:delText>
        </w:r>
        <w:r>
          <w:rPr>
            <w:spacing w:val="14"/>
          </w:rPr>
          <w:delText xml:space="preserve"> </w:delText>
        </w:r>
        <w:r>
          <w:rPr>
            <w:w w:val="90"/>
          </w:rPr>
          <w:delText>attention</w:delText>
        </w:r>
        <w:r>
          <w:rPr>
            <w:spacing w:val="14"/>
          </w:rPr>
          <w:delText xml:space="preserve"> </w:delText>
        </w:r>
        <w:r>
          <w:rPr>
            <w:w w:val="90"/>
          </w:rPr>
          <w:delText>under</w:delText>
        </w:r>
        <w:r>
          <w:rPr>
            <w:spacing w:val="14"/>
          </w:rPr>
          <w:delText xml:space="preserve"> </w:delText>
        </w:r>
        <w:r>
          <w:rPr>
            <w:w w:val="90"/>
          </w:rPr>
          <w:delText>low</w:delText>
        </w:r>
        <w:r>
          <w:rPr>
            <w:spacing w:val="14"/>
          </w:rPr>
          <w:delText xml:space="preserve"> </w:delText>
        </w:r>
        <w:r>
          <w:rPr>
            <w:w w:val="90"/>
          </w:rPr>
          <w:delText>signal-to-noise</w:delText>
        </w:r>
        <w:r>
          <w:rPr>
            <w:spacing w:val="14"/>
          </w:rPr>
          <w:delText xml:space="preserve"> </w:delText>
        </w:r>
        <w:r>
          <w:rPr>
            <w:spacing w:val="-2"/>
            <w:w w:val="90"/>
          </w:rPr>
          <w:delText>ratio</w:delText>
        </w:r>
      </w:del>
    </w:p>
    <w:p w14:paraId="4B0E0764" w14:textId="77777777" w:rsidR="00087420" w:rsidRDefault="001644E6">
      <w:pPr>
        <w:tabs>
          <w:tab w:val="left" w:pos="851"/>
        </w:tabs>
        <w:spacing w:before="8"/>
        <w:ind w:left="227"/>
        <w:rPr>
          <w:del w:id="3775" w:author="Hughes, Anna E" w:date="2023-08-09T15:29:00Z"/>
          <w:sz w:val="24"/>
        </w:rPr>
      </w:pPr>
      <w:del w:id="3776" w:author="Hughes, Anna E" w:date="2023-08-09T15:29:00Z">
        <w:r>
          <w:rPr>
            <w:rFonts w:ascii="Trebuchet MS"/>
            <w:spacing w:val="-5"/>
            <w:sz w:val="12"/>
          </w:rPr>
          <w:delText>994</w:delText>
        </w:r>
        <w:r>
          <w:rPr>
            <w:rFonts w:ascii="Trebuchet MS"/>
            <w:sz w:val="12"/>
          </w:rPr>
          <w:tab/>
        </w:r>
        <w:r>
          <w:rPr>
            <w:spacing w:val="-2"/>
            <w:sz w:val="24"/>
          </w:rPr>
          <w:delText>conditions.</w:delText>
        </w:r>
        <w:r>
          <w:rPr>
            <w:spacing w:val="2"/>
            <w:sz w:val="24"/>
          </w:rPr>
          <w:delText xml:space="preserve"> </w:delText>
        </w:r>
        <w:r>
          <w:rPr>
            <w:rFonts w:ascii="Times New Roman"/>
            <w:i/>
            <w:spacing w:val="-2"/>
            <w:sz w:val="24"/>
          </w:rPr>
          <w:delText>Journal</w:delText>
        </w:r>
        <w:r>
          <w:rPr>
            <w:rFonts w:ascii="Times New Roman"/>
            <w:i/>
            <w:spacing w:val="-13"/>
            <w:sz w:val="24"/>
          </w:rPr>
          <w:delText xml:space="preserve"> </w:delText>
        </w:r>
        <w:r>
          <w:rPr>
            <w:rFonts w:ascii="Times New Roman"/>
            <w:i/>
            <w:spacing w:val="-2"/>
            <w:sz w:val="24"/>
          </w:rPr>
          <w:delText>of</w:delText>
        </w:r>
        <w:r>
          <w:rPr>
            <w:rFonts w:ascii="Times New Roman"/>
            <w:i/>
            <w:spacing w:val="-13"/>
            <w:sz w:val="24"/>
          </w:rPr>
          <w:delText xml:space="preserve"> </w:delText>
        </w:r>
        <w:r>
          <w:rPr>
            <w:rFonts w:ascii="Times New Roman"/>
            <w:i/>
            <w:spacing w:val="-2"/>
            <w:sz w:val="24"/>
          </w:rPr>
          <w:delText>Experimental</w:delText>
        </w:r>
        <w:r>
          <w:rPr>
            <w:rFonts w:ascii="Times New Roman"/>
            <w:i/>
            <w:spacing w:val="-13"/>
            <w:sz w:val="24"/>
          </w:rPr>
          <w:delText xml:space="preserve"> </w:delText>
        </w:r>
        <w:r>
          <w:rPr>
            <w:rFonts w:ascii="Times New Roman"/>
            <w:i/>
            <w:spacing w:val="-2"/>
            <w:sz w:val="24"/>
          </w:rPr>
          <w:delText>Psychology:</w:delText>
        </w:r>
        <w:r>
          <w:rPr>
            <w:rFonts w:ascii="Times New Roman"/>
            <w:i/>
            <w:spacing w:val="-6"/>
            <w:sz w:val="24"/>
          </w:rPr>
          <w:delText xml:space="preserve"> </w:delText>
        </w:r>
        <w:r>
          <w:rPr>
            <w:rFonts w:ascii="Times New Roman"/>
            <w:i/>
            <w:spacing w:val="-2"/>
            <w:sz w:val="24"/>
          </w:rPr>
          <w:delText>General</w:delText>
        </w:r>
        <w:r>
          <w:rPr>
            <w:spacing w:val="-2"/>
            <w:sz w:val="24"/>
          </w:rPr>
          <w:delText>,</w:delText>
        </w:r>
        <w:r>
          <w:rPr>
            <w:spacing w:val="-9"/>
            <w:sz w:val="24"/>
          </w:rPr>
          <w:delText xml:space="preserve"> </w:delText>
        </w:r>
        <w:r>
          <w:rPr>
            <w:spacing w:val="-2"/>
            <w:sz w:val="24"/>
          </w:rPr>
          <w:delText>146(5):651,</w:delText>
        </w:r>
        <w:r>
          <w:rPr>
            <w:spacing w:val="-8"/>
            <w:sz w:val="24"/>
          </w:rPr>
          <w:delText xml:space="preserve"> </w:delText>
        </w:r>
        <w:r>
          <w:rPr>
            <w:spacing w:val="-2"/>
            <w:sz w:val="24"/>
          </w:rPr>
          <w:delText>2017.</w:delText>
        </w:r>
      </w:del>
    </w:p>
    <w:p w14:paraId="743E5CBE" w14:textId="77777777" w:rsidR="00087420" w:rsidRDefault="00087420">
      <w:pPr>
        <w:rPr>
          <w:del w:id="3777" w:author="Hughes, Anna E" w:date="2023-08-09T15:29:00Z"/>
          <w:sz w:val="24"/>
        </w:rPr>
        <w:sectPr w:rsidR="00087420">
          <w:pgSz w:w="12240" w:h="15840"/>
          <w:pgMar w:top="1820" w:right="1720" w:bottom="2000" w:left="1600" w:header="0" w:footer="1818" w:gutter="0"/>
          <w:cols w:space="720"/>
        </w:sectPr>
      </w:pPr>
    </w:p>
    <w:p w14:paraId="1778E7ED" w14:textId="77777777" w:rsidR="00087420" w:rsidRDefault="00087420">
      <w:pPr>
        <w:pStyle w:val="BodyText"/>
        <w:spacing w:before="0"/>
        <w:ind w:left="0"/>
        <w:rPr>
          <w:del w:id="3778" w:author="Hughes, Anna E" w:date="2023-08-09T15:29:00Z"/>
          <w:sz w:val="20"/>
        </w:rPr>
      </w:pPr>
    </w:p>
    <w:p w14:paraId="14662F2A" w14:textId="77777777" w:rsidR="00087420" w:rsidRDefault="00087420">
      <w:pPr>
        <w:pStyle w:val="BodyText"/>
        <w:spacing w:before="0"/>
        <w:ind w:left="0"/>
        <w:rPr>
          <w:del w:id="3779" w:author="Hughes, Anna E" w:date="2023-08-09T15:29:00Z"/>
          <w:sz w:val="20"/>
        </w:rPr>
      </w:pPr>
    </w:p>
    <w:p w14:paraId="2F2C1D59" w14:textId="77777777" w:rsidR="00087420" w:rsidRDefault="00087420">
      <w:pPr>
        <w:pStyle w:val="BodyText"/>
        <w:spacing w:before="10"/>
        <w:ind w:left="0"/>
        <w:rPr>
          <w:del w:id="3780" w:author="Hughes, Anna E" w:date="2023-08-09T15:29:00Z"/>
          <w:sz w:val="20"/>
        </w:rPr>
      </w:pPr>
    </w:p>
    <w:p w14:paraId="7D5AAE45" w14:textId="77777777" w:rsidR="00470D98" w:rsidRDefault="00470D98">
      <w:pPr>
        <w:rPr>
          <w:ins w:id="3781" w:author="Hughes, Anna E" w:date="2023-08-09T15:29:00Z"/>
          <w:sz w:val="24"/>
        </w:rPr>
        <w:sectPr w:rsidR="00470D98">
          <w:pgSz w:w="12240" w:h="15840"/>
          <w:pgMar w:top="1820" w:right="1720" w:bottom="2000" w:left="1600" w:header="0" w:footer="1818" w:gutter="0"/>
          <w:cols w:space="720"/>
        </w:sectPr>
      </w:pPr>
    </w:p>
    <w:p w14:paraId="1ADC78E4" w14:textId="77777777" w:rsidR="00470D98" w:rsidRDefault="00470D98">
      <w:pPr>
        <w:pStyle w:val="BodyText"/>
        <w:spacing w:before="0"/>
        <w:ind w:left="0"/>
        <w:rPr>
          <w:ins w:id="3782" w:author="Hughes, Anna E" w:date="2023-08-09T15:29:00Z"/>
          <w:sz w:val="20"/>
        </w:rPr>
      </w:pPr>
    </w:p>
    <w:p w14:paraId="171684FE" w14:textId="77777777" w:rsidR="00470D98" w:rsidRDefault="00470D98">
      <w:pPr>
        <w:pStyle w:val="BodyText"/>
        <w:spacing w:before="0"/>
        <w:ind w:left="0"/>
        <w:rPr>
          <w:ins w:id="3783" w:author="Hughes, Anna E" w:date="2023-08-09T15:29:00Z"/>
          <w:sz w:val="20"/>
        </w:rPr>
      </w:pPr>
    </w:p>
    <w:p w14:paraId="55F8C6A9" w14:textId="77777777" w:rsidR="00470D98" w:rsidRDefault="00470D98">
      <w:pPr>
        <w:pStyle w:val="BodyText"/>
        <w:spacing w:before="9"/>
        <w:ind w:left="0"/>
        <w:rPr>
          <w:ins w:id="3784" w:author="Hughes, Anna E" w:date="2023-08-09T15:29:00Z"/>
          <w:sz w:val="20"/>
        </w:rPr>
      </w:pPr>
    </w:p>
    <w:tbl>
      <w:tblPr>
        <w:tblW w:w="0" w:type="auto"/>
        <w:tblInd w:w="12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4"/>
        <w:gridCol w:w="7921"/>
        <w:tblGridChange w:id="3785">
          <w:tblGrid>
            <w:gridCol w:w="404"/>
            <w:gridCol w:w="7921"/>
          </w:tblGrid>
        </w:tblGridChange>
      </w:tblGrid>
      <w:tr w:rsidR="00470D98" w14:paraId="6157FCE0" w14:textId="77777777">
        <w:trPr>
          <w:trHeight w:val="289"/>
          <w:ins w:id="3786" w:author="Hughes, Anna E" w:date="2023-08-09T15:29:00Z"/>
        </w:trPr>
        <w:tc>
          <w:tcPr>
            <w:tcW w:w="404" w:type="dxa"/>
          </w:tcPr>
          <w:p w14:paraId="43EA18B0" w14:textId="77777777" w:rsidR="00470D98" w:rsidRDefault="00470D98">
            <w:pPr>
              <w:pStyle w:val="TableParagraph"/>
              <w:spacing w:before="3"/>
              <w:jc w:val="left"/>
              <w:rPr>
                <w:ins w:id="3787" w:author="Hughes, Anna E" w:date="2023-08-09T15:29:00Z"/>
                <w:sz w:val="9"/>
              </w:rPr>
            </w:pPr>
          </w:p>
          <w:p w14:paraId="06C1E2DF" w14:textId="77777777" w:rsidR="00470D98" w:rsidRDefault="001E0CFE">
            <w:pPr>
              <w:pStyle w:val="TableParagraph"/>
              <w:spacing w:before="1"/>
              <w:ind w:left="40" w:right="27"/>
              <w:rPr>
                <w:ins w:id="3788" w:author="Hughes, Anna E" w:date="2023-08-09T15:29:00Z"/>
                <w:rFonts w:ascii="Trebuchet MS"/>
                <w:sz w:val="12"/>
              </w:rPr>
            </w:pPr>
            <w:bookmarkStart w:id="3789" w:name="_bookmark75"/>
            <w:bookmarkEnd w:id="3789"/>
            <w:ins w:id="3790" w:author="Hughes, Anna E" w:date="2023-08-09T15:29:00Z">
              <w:r>
                <w:rPr>
                  <w:rFonts w:ascii="Trebuchet MS"/>
                  <w:spacing w:val="-5"/>
                  <w:sz w:val="12"/>
                </w:rPr>
                <w:t>992</w:t>
              </w:r>
            </w:ins>
          </w:p>
        </w:tc>
        <w:tc>
          <w:tcPr>
            <w:tcW w:w="7921" w:type="dxa"/>
          </w:tcPr>
          <w:p w14:paraId="57292AB3" w14:textId="77777777" w:rsidR="00470D98" w:rsidRDefault="001E0CFE">
            <w:pPr>
              <w:pStyle w:val="TableParagraph"/>
              <w:spacing w:line="270" w:lineRule="exact"/>
              <w:ind w:right="48"/>
              <w:jc w:val="right"/>
              <w:rPr>
                <w:ins w:id="3791" w:author="Hughes, Anna E" w:date="2023-08-09T15:29:00Z"/>
                <w:sz w:val="24"/>
              </w:rPr>
            </w:pPr>
            <w:ins w:id="3792" w:author="Hughes, Anna E" w:date="2023-08-09T15:29:00Z">
              <w:r>
                <w:rPr>
                  <w:w w:val="95"/>
                  <w:sz w:val="24"/>
                </w:rPr>
                <w:t>Dragan</w:t>
              </w:r>
              <w:r>
                <w:rPr>
                  <w:spacing w:val="12"/>
                  <w:sz w:val="24"/>
                </w:rPr>
                <w:t xml:space="preserve"> </w:t>
              </w:r>
              <w:r>
                <w:rPr>
                  <w:w w:val="95"/>
                  <w:sz w:val="24"/>
                </w:rPr>
                <w:t>Rangelov,</w:t>
              </w:r>
              <w:r>
                <w:rPr>
                  <w:spacing w:val="15"/>
                  <w:sz w:val="24"/>
                </w:rPr>
                <w:t xml:space="preserve"> </w:t>
              </w:r>
              <w:r>
                <w:rPr>
                  <w:w w:val="95"/>
                  <w:sz w:val="24"/>
                </w:rPr>
                <w:t>Hermann</w:t>
              </w:r>
              <w:r>
                <w:rPr>
                  <w:spacing w:val="13"/>
                  <w:sz w:val="24"/>
                </w:rPr>
                <w:t xml:space="preserve"> </w:t>
              </w:r>
              <w:r>
                <w:rPr>
                  <w:w w:val="95"/>
                  <w:sz w:val="24"/>
                </w:rPr>
                <w:t>J</w:t>
              </w:r>
              <w:r>
                <w:rPr>
                  <w:spacing w:val="12"/>
                  <w:sz w:val="24"/>
                </w:rPr>
                <w:t xml:space="preserve"> </w:t>
              </w:r>
              <w:r>
                <w:rPr>
                  <w:spacing w:val="10"/>
                  <w:w w:val="103"/>
                  <w:sz w:val="24"/>
                </w:rPr>
                <w:t>M</w:t>
              </w:r>
              <w:r>
                <w:rPr>
                  <w:spacing w:val="-89"/>
                  <w:w w:val="85"/>
                  <w:sz w:val="24"/>
                </w:rPr>
                <w:t>u</w:t>
              </w:r>
              <w:r>
                <w:rPr>
                  <w:spacing w:val="30"/>
                  <w:w w:val="111"/>
                  <w:sz w:val="24"/>
                </w:rPr>
                <w:t>¨</w:t>
              </w:r>
              <w:r>
                <w:rPr>
                  <w:spacing w:val="11"/>
                  <w:w w:val="86"/>
                  <w:sz w:val="24"/>
                </w:rPr>
                <w:t>lle</w:t>
              </w:r>
              <w:r>
                <w:rPr>
                  <w:spacing w:val="1"/>
                  <w:w w:val="86"/>
                  <w:sz w:val="24"/>
                </w:rPr>
                <w:t>r</w:t>
              </w:r>
              <w:r>
                <w:rPr>
                  <w:spacing w:val="11"/>
                  <w:w w:val="116"/>
                  <w:sz w:val="24"/>
                </w:rPr>
                <w:t>,</w:t>
              </w:r>
              <w:r>
                <w:rPr>
                  <w:spacing w:val="16"/>
                  <w:sz w:val="24"/>
                </w:rPr>
                <w:t xml:space="preserve"> </w:t>
              </w:r>
              <w:r>
                <w:rPr>
                  <w:w w:val="95"/>
                  <w:sz w:val="24"/>
                </w:rPr>
                <w:t>and</w:t>
              </w:r>
              <w:r>
                <w:rPr>
                  <w:spacing w:val="12"/>
                  <w:sz w:val="24"/>
                </w:rPr>
                <w:t xml:space="preserve"> </w:t>
              </w:r>
              <w:r>
                <w:rPr>
                  <w:w w:val="95"/>
                  <w:sz w:val="24"/>
                </w:rPr>
                <w:t>Michael</w:t>
              </w:r>
              <w:r>
                <w:rPr>
                  <w:spacing w:val="12"/>
                  <w:sz w:val="24"/>
                </w:rPr>
                <w:t xml:space="preserve"> </w:t>
              </w:r>
              <w:r>
                <w:rPr>
                  <w:w w:val="95"/>
                  <w:sz w:val="24"/>
                </w:rPr>
                <w:t>Zehetleitner.</w:t>
              </w:r>
              <w:r>
                <w:rPr>
                  <w:spacing w:val="70"/>
                  <w:sz w:val="24"/>
                </w:rPr>
                <w:t xml:space="preserve"> </w:t>
              </w:r>
              <w:r>
                <w:rPr>
                  <w:w w:val="95"/>
                  <w:sz w:val="24"/>
                </w:rPr>
                <w:t>Failure</w:t>
              </w:r>
              <w:r>
                <w:rPr>
                  <w:spacing w:val="12"/>
                  <w:sz w:val="24"/>
                </w:rPr>
                <w:t xml:space="preserve"> </w:t>
              </w:r>
              <w:r>
                <w:rPr>
                  <w:w w:val="95"/>
                  <w:sz w:val="24"/>
                </w:rPr>
                <w:t>to</w:t>
              </w:r>
              <w:r>
                <w:rPr>
                  <w:spacing w:val="12"/>
                  <w:sz w:val="24"/>
                </w:rPr>
                <w:t xml:space="preserve"> </w:t>
              </w:r>
              <w:r>
                <w:rPr>
                  <w:spacing w:val="-5"/>
                  <w:w w:val="95"/>
                  <w:sz w:val="24"/>
                </w:rPr>
                <w:t>pop</w:t>
              </w:r>
            </w:ins>
          </w:p>
        </w:tc>
      </w:tr>
      <w:tr w:rsidR="00470D98" w14:paraId="6C76F5F1" w14:textId="77777777">
        <w:trPr>
          <w:trHeight w:val="288"/>
          <w:ins w:id="3793" w:author="Hughes, Anna E" w:date="2023-08-09T15:29:00Z"/>
        </w:trPr>
        <w:tc>
          <w:tcPr>
            <w:tcW w:w="404" w:type="dxa"/>
          </w:tcPr>
          <w:p w14:paraId="078D1424" w14:textId="77777777" w:rsidR="00470D98" w:rsidRDefault="00470D98">
            <w:pPr>
              <w:pStyle w:val="TableParagraph"/>
              <w:spacing w:before="3"/>
              <w:jc w:val="left"/>
              <w:rPr>
                <w:ins w:id="3794" w:author="Hughes, Anna E" w:date="2023-08-09T15:29:00Z"/>
                <w:sz w:val="9"/>
              </w:rPr>
            </w:pPr>
          </w:p>
          <w:p w14:paraId="4A4A58BB" w14:textId="77777777" w:rsidR="00470D98" w:rsidRDefault="001E0CFE">
            <w:pPr>
              <w:pStyle w:val="TableParagraph"/>
              <w:ind w:left="40" w:right="27"/>
              <w:rPr>
                <w:ins w:id="3795" w:author="Hughes, Anna E" w:date="2023-08-09T15:29:00Z"/>
                <w:rFonts w:ascii="Trebuchet MS"/>
                <w:sz w:val="12"/>
              </w:rPr>
            </w:pPr>
            <w:ins w:id="3796" w:author="Hughes, Anna E" w:date="2023-08-09T15:29:00Z">
              <w:r>
                <w:rPr>
                  <w:rFonts w:ascii="Trebuchet MS"/>
                  <w:spacing w:val="-5"/>
                  <w:sz w:val="12"/>
                </w:rPr>
                <w:t>993</w:t>
              </w:r>
            </w:ins>
          </w:p>
        </w:tc>
        <w:tc>
          <w:tcPr>
            <w:tcW w:w="7921" w:type="dxa"/>
          </w:tcPr>
          <w:p w14:paraId="213AEBDB" w14:textId="77777777" w:rsidR="00470D98" w:rsidRDefault="001E0CFE">
            <w:pPr>
              <w:pStyle w:val="TableParagraph"/>
              <w:spacing w:line="269" w:lineRule="exact"/>
              <w:ind w:right="48"/>
              <w:jc w:val="right"/>
              <w:rPr>
                <w:ins w:id="3797" w:author="Hughes, Anna E" w:date="2023-08-09T15:29:00Z"/>
                <w:sz w:val="24"/>
              </w:rPr>
            </w:pPr>
            <w:ins w:id="3798" w:author="Hughes, Anna E" w:date="2023-08-09T15:29:00Z">
              <w:r>
                <w:rPr>
                  <w:w w:val="90"/>
                  <w:sz w:val="24"/>
                </w:rPr>
                <w:t>out:</w:t>
              </w:r>
              <w:r>
                <w:rPr>
                  <w:spacing w:val="31"/>
                  <w:sz w:val="24"/>
                </w:rPr>
                <w:t xml:space="preserve"> </w:t>
              </w:r>
              <w:r>
                <w:rPr>
                  <w:w w:val="90"/>
                  <w:sz w:val="24"/>
                </w:rPr>
                <w:t>Feature</w:t>
              </w:r>
              <w:r>
                <w:rPr>
                  <w:spacing w:val="14"/>
                  <w:sz w:val="24"/>
                </w:rPr>
                <w:t xml:space="preserve"> </w:t>
              </w:r>
              <w:r>
                <w:rPr>
                  <w:w w:val="90"/>
                  <w:sz w:val="24"/>
                </w:rPr>
                <w:t>singletons</w:t>
              </w:r>
              <w:r>
                <w:rPr>
                  <w:spacing w:val="13"/>
                  <w:sz w:val="24"/>
                </w:rPr>
                <w:t xml:space="preserve"> </w:t>
              </w:r>
              <w:r>
                <w:rPr>
                  <w:w w:val="90"/>
                  <w:sz w:val="24"/>
                </w:rPr>
                <w:t>do</w:t>
              </w:r>
              <w:r>
                <w:rPr>
                  <w:spacing w:val="14"/>
                  <w:sz w:val="24"/>
                </w:rPr>
                <w:t xml:space="preserve"> </w:t>
              </w:r>
              <w:r>
                <w:rPr>
                  <w:w w:val="90"/>
                  <w:sz w:val="24"/>
                </w:rPr>
                <w:t>not</w:t>
              </w:r>
              <w:r>
                <w:rPr>
                  <w:spacing w:val="14"/>
                  <w:sz w:val="24"/>
                </w:rPr>
                <w:t xml:space="preserve"> </w:t>
              </w:r>
              <w:r>
                <w:rPr>
                  <w:w w:val="90"/>
                  <w:sz w:val="24"/>
                </w:rPr>
                <w:t>capture</w:t>
              </w:r>
              <w:r>
                <w:rPr>
                  <w:spacing w:val="14"/>
                  <w:sz w:val="24"/>
                </w:rPr>
                <w:t xml:space="preserve"> </w:t>
              </w:r>
              <w:r>
                <w:rPr>
                  <w:w w:val="90"/>
                  <w:sz w:val="24"/>
                </w:rPr>
                <w:t>attention</w:t>
              </w:r>
              <w:r>
                <w:rPr>
                  <w:spacing w:val="14"/>
                  <w:sz w:val="24"/>
                </w:rPr>
                <w:t xml:space="preserve"> </w:t>
              </w:r>
              <w:r>
                <w:rPr>
                  <w:w w:val="90"/>
                  <w:sz w:val="24"/>
                </w:rPr>
                <w:t>under</w:t>
              </w:r>
              <w:r>
                <w:rPr>
                  <w:spacing w:val="14"/>
                  <w:sz w:val="24"/>
                </w:rPr>
                <w:t xml:space="preserve"> </w:t>
              </w:r>
              <w:r>
                <w:rPr>
                  <w:w w:val="90"/>
                  <w:sz w:val="24"/>
                </w:rPr>
                <w:t>low</w:t>
              </w:r>
              <w:r>
                <w:rPr>
                  <w:spacing w:val="14"/>
                  <w:sz w:val="24"/>
                </w:rPr>
                <w:t xml:space="preserve"> </w:t>
              </w:r>
              <w:r>
                <w:rPr>
                  <w:w w:val="90"/>
                  <w:sz w:val="24"/>
                </w:rPr>
                <w:t>signal-to-noise</w:t>
              </w:r>
              <w:r>
                <w:rPr>
                  <w:spacing w:val="14"/>
                  <w:sz w:val="24"/>
                </w:rPr>
                <w:t xml:space="preserve"> </w:t>
              </w:r>
              <w:r>
                <w:rPr>
                  <w:spacing w:val="-2"/>
                  <w:w w:val="90"/>
                  <w:sz w:val="24"/>
                </w:rPr>
                <w:t>ratio</w:t>
              </w:r>
            </w:ins>
          </w:p>
        </w:tc>
      </w:tr>
      <w:tr w:rsidR="00470D98" w14:paraId="7F33941F" w14:textId="77777777">
        <w:trPr>
          <w:trHeight w:val="388"/>
          <w:ins w:id="3799" w:author="Hughes, Anna E" w:date="2023-08-09T15:29:00Z"/>
        </w:trPr>
        <w:tc>
          <w:tcPr>
            <w:tcW w:w="404" w:type="dxa"/>
          </w:tcPr>
          <w:p w14:paraId="2AC60009" w14:textId="77777777" w:rsidR="00470D98" w:rsidRDefault="00470D98">
            <w:pPr>
              <w:pStyle w:val="TableParagraph"/>
              <w:spacing w:before="3"/>
              <w:jc w:val="left"/>
              <w:rPr>
                <w:ins w:id="3800" w:author="Hughes, Anna E" w:date="2023-08-09T15:29:00Z"/>
                <w:sz w:val="9"/>
              </w:rPr>
            </w:pPr>
          </w:p>
          <w:p w14:paraId="08FC18E3" w14:textId="77777777" w:rsidR="00470D98" w:rsidRDefault="001E0CFE">
            <w:pPr>
              <w:pStyle w:val="TableParagraph"/>
              <w:ind w:left="40" w:right="27"/>
              <w:rPr>
                <w:ins w:id="3801" w:author="Hughes, Anna E" w:date="2023-08-09T15:29:00Z"/>
                <w:rFonts w:ascii="Trebuchet MS"/>
                <w:sz w:val="12"/>
              </w:rPr>
            </w:pPr>
            <w:ins w:id="3802" w:author="Hughes, Anna E" w:date="2023-08-09T15:29:00Z">
              <w:r>
                <w:rPr>
                  <w:rFonts w:ascii="Trebuchet MS"/>
                  <w:spacing w:val="-5"/>
                  <w:sz w:val="12"/>
                </w:rPr>
                <w:t>994</w:t>
              </w:r>
            </w:ins>
          </w:p>
        </w:tc>
        <w:tc>
          <w:tcPr>
            <w:tcW w:w="7921" w:type="dxa"/>
          </w:tcPr>
          <w:p w14:paraId="4A53781C" w14:textId="77777777" w:rsidR="00470D98" w:rsidRDefault="001E0CFE">
            <w:pPr>
              <w:pStyle w:val="TableParagraph"/>
              <w:spacing w:line="275" w:lineRule="exact"/>
              <w:ind w:left="333"/>
              <w:jc w:val="left"/>
              <w:rPr>
                <w:ins w:id="3803" w:author="Hughes, Anna E" w:date="2023-08-09T15:29:00Z"/>
                <w:sz w:val="24"/>
              </w:rPr>
            </w:pPr>
            <w:ins w:id="3804" w:author="Hughes, Anna E" w:date="2023-08-09T15:29:00Z">
              <w:r>
                <w:rPr>
                  <w:spacing w:val="-2"/>
                  <w:sz w:val="24"/>
                </w:rPr>
                <w:t>conditions.</w:t>
              </w:r>
              <w:r>
                <w:rPr>
                  <w:spacing w:val="2"/>
                  <w:sz w:val="24"/>
                </w:rPr>
                <w:t xml:space="preserve"> </w:t>
              </w:r>
              <w:r>
                <w:rPr>
                  <w:rFonts w:ascii="Times New Roman"/>
                  <w:i/>
                  <w:spacing w:val="-2"/>
                  <w:sz w:val="24"/>
                </w:rPr>
                <w:t>Journal</w:t>
              </w:r>
              <w:r>
                <w:rPr>
                  <w:rFonts w:ascii="Times New Roman"/>
                  <w:i/>
                  <w:spacing w:val="-13"/>
                  <w:sz w:val="24"/>
                </w:rPr>
                <w:t xml:space="preserve"> </w:t>
              </w:r>
              <w:r>
                <w:rPr>
                  <w:rFonts w:ascii="Times New Roman"/>
                  <w:i/>
                  <w:spacing w:val="-2"/>
                  <w:sz w:val="24"/>
                </w:rPr>
                <w:t>of</w:t>
              </w:r>
              <w:r>
                <w:rPr>
                  <w:rFonts w:ascii="Times New Roman"/>
                  <w:i/>
                  <w:spacing w:val="-13"/>
                  <w:sz w:val="24"/>
                </w:rPr>
                <w:t xml:space="preserve"> </w:t>
              </w:r>
              <w:r>
                <w:rPr>
                  <w:rFonts w:ascii="Times New Roman"/>
                  <w:i/>
                  <w:spacing w:val="-2"/>
                  <w:sz w:val="24"/>
                </w:rPr>
                <w:t>Experimental</w:t>
              </w:r>
              <w:r>
                <w:rPr>
                  <w:rFonts w:ascii="Times New Roman"/>
                  <w:i/>
                  <w:spacing w:val="-13"/>
                  <w:sz w:val="24"/>
                </w:rPr>
                <w:t xml:space="preserve"> </w:t>
              </w:r>
              <w:r>
                <w:rPr>
                  <w:rFonts w:ascii="Times New Roman"/>
                  <w:i/>
                  <w:spacing w:val="-2"/>
                  <w:sz w:val="24"/>
                </w:rPr>
                <w:t>Psychology:</w:t>
              </w:r>
              <w:r>
                <w:rPr>
                  <w:rFonts w:ascii="Times New Roman"/>
                  <w:i/>
                  <w:spacing w:val="-6"/>
                  <w:sz w:val="24"/>
                </w:rPr>
                <w:t xml:space="preserve"> </w:t>
              </w:r>
              <w:r>
                <w:rPr>
                  <w:rFonts w:ascii="Times New Roman"/>
                  <w:i/>
                  <w:spacing w:val="-2"/>
                  <w:sz w:val="24"/>
                </w:rPr>
                <w:t>General</w:t>
              </w:r>
              <w:r>
                <w:rPr>
                  <w:spacing w:val="-2"/>
                  <w:sz w:val="24"/>
                </w:rPr>
                <w:t>,</w:t>
              </w:r>
              <w:r>
                <w:rPr>
                  <w:spacing w:val="-9"/>
                  <w:sz w:val="24"/>
                </w:rPr>
                <w:t xml:space="preserve"> </w:t>
              </w:r>
              <w:r>
                <w:rPr>
                  <w:spacing w:val="-2"/>
                  <w:sz w:val="24"/>
                </w:rPr>
                <w:t>146(5):651,</w:t>
              </w:r>
              <w:r>
                <w:rPr>
                  <w:spacing w:val="-8"/>
                  <w:sz w:val="24"/>
                </w:rPr>
                <w:t xml:space="preserve"> </w:t>
              </w:r>
              <w:r>
                <w:rPr>
                  <w:spacing w:val="-2"/>
                  <w:sz w:val="24"/>
                </w:rPr>
                <w:t>2017.</w:t>
              </w:r>
            </w:ins>
          </w:p>
        </w:tc>
      </w:tr>
      <w:tr w:rsidR="00470D98" w14:paraId="69B7C3A5" w14:textId="77777777">
        <w:tblPrEx>
          <w:tblW w:w="0" w:type="auto"/>
          <w:tblInd w:w="121" w:type="dxa"/>
          <w:tblLayout w:type="fixed"/>
          <w:tblCellMar>
            <w:left w:w="0" w:type="dxa"/>
            <w:right w:w="0" w:type="dxa"/>
          </w:tblCellMar>
          <w:tblLook w:val="01E0" w:firstRow="1" w:lastRow="1" w:firstColumn="1" w:lastColumn="1" w:noHBand="0" w:noVBand="0"/>
          <w:tblPrExChange w:id="3805" w:author="Hughes, Anna E" w:date="2023-08-09T15:29:00Z">
            <w:tblPrEx>
              <w:tblW w:w="0" w:type="auto"/>
              <w:tblInd w:w="121" w:type="dxa"/>
              <w:tblLayout w:type="fixed"/>
              <w:tblCellMar>
                <w:left w:w="0" w:type="dxa"/>
                <w:right w:w="0" w:type="dxa"/>
              </w:tblCellMar>
              <w:tblLook w:val="01E0" w:firstRow="1" w:lastRow="1" w:firstColumn="1" w:lastColumn="1" w:noHBand="0" w:noVBand="0"/>
            </w:tblPrEx>
          </w:tblPrExChange>
        </w:tblPrEx>
        <w:trPr>
          <w:trHeight w:val="388"/>
          <w:trPrChange w:id="3806" w:author="Hughes, Anna E" w:date="2023-08-09T15:29:00Z">
            <w:trPr>
              <w:trHeight w:val="288"/>
            </w:trPr>
          </w:trPrChange>
        </w:trPr>
        <w:tc>
          <w:tcPr>
            <w:tcW w:w="404" w:type="dxa"/>
            <w:tcPrChange w:id="3807" w:author="Hughes, Anna E" w:date="2023-08-09T15:29:00Z">
              <w:tcPr>
                <w:tcW w:w="404" w:type="dxa"/>
              </w:tcPr>
            </w:tcPrChange>
          </w:tcPr>
          <w:p w14:paraId="78C6742D" w14:textId="77777777" w:rsidR="00470D98" w:rsidRDefault="00470D98">
            <w:pPr>
              <w:pStyle w:val="TableParagraph"/>
              <w:spacing w:before="8"/>
              <w:jc w:val="left"/>
              <w:rPr>
                <w:sz w:val="17"/>
                <w:rPrChange w:id="3808" w:author="Hughes, Anna E" w:date="2023-08-09T15:29:00Z">
                  <w:rPr>
                    <w:sz w:val="9"/>
                  </w:rPr>
                </w:rPrChange>
              </w:rPr>
              <w:pPrChange w:id="3809" w:author="Hughes, Anna E" w:date="2023-08-09T15:29:00Z">
                <w:pPr>
                  <w:pStyle w:val="TableParagraph"/>
                  <w:spacing w:before="2"/>
                </w:pPr>
              </w:pPrChange>
            </w:pPr>
          </w:p>
          <w:p w14:paraId="7063D98E" w14:textId="77777777" w:rsidR="00470D98" w:rsidRDefault="001E0CFE">
            <w:pPr>
              <w:pStyle w:val="TableParagraph"/>
              <w:spacing w:before="1"/>
              <w:ind w:left="40" w:right="27"/>
              <w:rPr>
                <w:rFonts w:ascii="Trebuchet MS"/>
                <w:sz w:val="12"/>
              </w:rPr>
              <w:pPrChange w:id="3810" w:author="Hughes, Anna E" w:date="2023-08-09T15:29:00Z">
                <w:pPr>
                  <w:pStyle w:val="TableParagraph"/>
                  <w:ind w:left="40" w:right="27"/>
                  <w:jc w:val="center"/>
                </w:pPr>
              </w:pPrChange>
            </w:pPr>
            <w:bookmarkStart w:id="3811" w:name="_bookmark76"/>
            <w:bookmarkEnd w:id="3811"/>
            <w:r>
              <w:rPr>
                <w:rFonts w:ascii="Trebuchet MS"/>
                <w:spacing w:val="-5"/>
                <w:sz w:val="12"/>
              </w:rPr>
              <w:t>995</w:t>
            </w:r>
          </w:p>
        </w:tc>
        <w:tc>
          <w:tcPr>
            <w:tcW w:w="7921" w:type="dxa"/>
            <w:tcPrChange w:id="3812" w:author="Hughes, Anna E" w:date="2023-08-09T15:29:00Z">
              <w:tcPr>
                <w:tcW w:w="7921" w:type="dxa"/>
              </w:tcPr>
            </w:tcPrChange>
          </w:tcPr>
          <w:p w14:paraId="419E1C7D" w14:textId="77777777" w:rsidR="00470D98" w:rsidRDefault="001E0CFE">
            <w:pPr>
              <w:pStyle w:val="TableParagraph"/>
              <w:spacing w:before="93" w:line="276" w:lineRule="exact"/>
              <w:ind w:right="48"/>
              <w:jc w:val="right"/>
              <w:rPr>
                <w:sz w:val="24"/>
              </w:rPr>
              <w:pPrChange w:id="3813" w:author="Hughes, Anna E" w:date="2023-08-09T15:29:00Z">
                <w:pPr>
                  <w:pStyle w:val="TableParagraph"/>
                  <w:spacing w:line="269" w:lineRule="exact"/>
                  <w:ind w:right="48"/>
                  <w:jc w:val="right"/>
                </w:pPr>
              </w:pPrChange>
            </w:pPr>
            <w:r>
              <w:rPr>
                <w:sz w:val="24"/>
              </w:rPr>
              <w:t>Ruth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Rosenholtz,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Jie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Huang,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Alvin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Raj,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Benjamin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J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Balas,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Livia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Ilie.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sum-</w:t>
            </w:r>
          </w:p>
        </w:tc>
      </w:tr>
      <w:tr w:rsidR="00470D98" w14:paraId="7A34BFC1" w14:textId="77777777">
        <w:trPr>
          <w:trHeight w:val="288"/>
        </w:trPr>
        <w:tc>
          <w:tcPr>
            <w:tcW w:w="404" w:type="dxa"/>
          </w:tcPr>
          <w:p w14:paraId="49D981C8" w14:textId="77777777" w:rsidR="00470D98" w:rsidRDefault="00470D98" w:rsidP="004906C0">
            <w:pPr>
              <w:pStyle w:val="TableParagraph"/>
              <w:spacing w:before="3"/>
              <w:jc w:val="left"/>
              <w:rPr>
                <w:sz w:val="9"/>
              </w:rPr>
            </w:pPr>
          </w:p>
          <w:p w14:paraId="3854C4A0" w14:textId="77777777" w:rsidR="00470D98" w:rsidRDefault="001E0CFE">
            <w:pPr>
              <w:pStyle w:val="TableParagraph"/>
              <w:ind w:left="40" w:right="27"/>
              <w:rPr>
                <w:rFonts w:ascii="Trebuchet MS"/>
                <w:sz w:val="12"/>
              </w:rPr>
              <w:pPrChange w:id="3814" w:author="Hughes, Anna E" w:date="2023-08-09T15:29:00Z">
                <w:pPr>
                  <w:pStyle w:val="TableParagraph"/>
                  <w:ind w:left="40" w:right="27"/>
                  <w:jc w:val="center"/>
                </w:pPr>
              </w:pPrChange>
            </w:pPr>
            <w:r>
              <w:rPr>
                <w:rFonts w:ascii="Trebuchet MS"/>
                <w:spacing w:val="-5"/>
                <w:sz w:val="12"/>
              </w:rPr>
              <w:t>996</w:t>
            </w:r>
          </w:p>
        </w:tc>
        <w:tc>
          <w:tcPr>
            <w:tcW w:w="7921" w:type="dxa"/>
          </w:tcPr>
          <w:p w14:paraId="27080857" w14:textId="77777777" w:rsidR="00470D98" w:rsidRDefault="001E0CFE">
            <w:pPr>
              <w:pStyle w:val="TableParagraph"/>
              <w:spacing w:line="269" w:lineRule="exact"/>
              <w:ind w:right="48"/>
              <w:jc w:val="right"/>
              <w:rPr>
                <w:rFonts w:ascii="Times New Roman"/>
                <w:i/>
                <w:sz w:val="24"/>
              </w:rPr>
            </w:pPr>
            <w:r>
              <w:rPr>
                <w:w w:val="90"/>
                <w:sz w:val="24"/>
              </w:rPr>
              <w:t>mary</w:t>
            </w:r>
            <w:r>
              <w:rPr>
                <w:sz w:val="24"/>
              </w:rPr>
              <w:t xml:space="preserve"> </w:t>
            </w:r>
            <w:r>
              <w:rPr>
                <w:w w:val="90"/>
                <w:sz w:val="24"/>
              </w:rPr>
              <w:t>statistic</w:t>
            </w:r>
            <w:r>
              <w:rPr>
                <w:sz w:val="24"/>
              </w:rPr>
              <w:t xml:space="preserve"> </w:t>
            </w:r>
            <w:r>
              <w:rPr>
                <w:w w:val="90"/>
                <w:sz w:val="24"/>
              </w:rPr>
              <w:t>representation</w:t>
            </w:r>
            <w:r>
              <w:rPr>
                <w:sz w:val="24"/>
              </w:rPr>
              <w:t xml:space="preserve"> </w:t>
            </w:r>
            <w:r>
              <w:rPr>
                <w:w w:val="90"/>
                <w:sz w:val="24"/>
              </w:rPr>
              <w:t>in</w:t>
            </w:r>
            <w:r>
              <w:rPr>
                <w:sz w:val="24"/>
              </w:rPr>
              <w:t xml:space="preserve"> </w:t>
            </w:r>
            <w:r>
              <w:rPr>
                <w:w w:val="90"/>
                <w:sz w:val="24"/>
              </w:rPr>
              <w:t>peripheral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vision</w:t>
            </w:r>
            <w:r>
              <w:rPr>
                <w:sz w:val="24"/>
              </w:rPr>
              <w:t xml:space="preserve"> </w:t>
            </w:r>
            <w:r>
              <w:rPr>
                <w:w w:val="90"/>
                <w:sz w:val="24"/>
              </w:rPr>
              <w:t>explains</w:t>
            </w:r>
            <w:r>
              <w:rPr>
                <w:sz w:val="24"/>
              </w:rPr>
              <w:t xml:space="preserve"> </w:t>
            </w:r>
            <w:r>
              <w:rPr>
                <w:w w:val="90"/>
                <w:sz w:val="24"/>
              </w:rPr>
              <w:t>visual</w:t>
            </w:r>
            <w:r>
              <w:rPr>
                <w:sz w:val="24"/>
              </w:rPr>
              <w:t xml:space="preserve"> </w:t>
            </w:r>
            <w:r>
              <w:rPr>
                <w:w w:val="90"/>
                <w:sz w:val="24"/>
              </w:rPr>
              <w:t>search.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rFonts w:ascii="Times New Roman"/>
                <w:i/>
                <w:spacing w:val="-2"/>
                <w:w w:val="90"/>
                <w:sz w:val="24"/>
              </w:rPr>
              <w:t>Journal</w:t>
            </w:r>
          </w:p>
        </w:tc>
      </w:tr>
      <w:tr w:rsidR="00470D98" w14:paraId="4D12DAFC" w14:textId="77777777">
        <w:trPr>
          <w:trHeight w:val="388"/>
        </w:trPr>
        <w:tc>
          <w:tcPr>
            <w:tcW w:w="404" w:type="dxa"/>
          </w:tcPr>
          <w:p w14:paraId="54AD3A43" w14:textId="77777777" w:rsidR="00470D98" w:rsidRDefault="00470D98" w:rsidP="004906C0">
            <w:pPr>
              <w:pStyle w:val="TableParagraph"/>
              <w:spacing w:before="3"/>
              <w:jc w:val="left"/>
              <w:rPr>
                <w:sz w:val="9"/>
              </w:rPr>
            </w:pPr>
          </w:p>
          <w:p w14:paraId="14A0EC97" w14:textId="77777777" w:rsidR="00470D98" w:rsidRDefault="001E0CFE">
            <w:pPr>
              <w:pStyle w:val="TableParagraph"/>
              <w:ind w:left="40" w:right="27"/>
              <w:rPr>
                <w:rFonts w:ascii="Trebuchet MS"/>
                <w:sz w:val="12"/>
              </w:rPr>
              <w:pPrChange w:id="3815" w:author="Hughes, Anna E" w:date="2023-08-09T15:29:00Z">
                <w:pPr>
                  <w:pStyle w:val="TableParagraph"/>
                  <w:ind w:left="40" w:right="27"/>
                  <w:jc w:val="center"/>
                </w:pPr>
              </w:pPrChange>
            </w:pPr>
            <w:r>
              <w:rPr>
                <w:rFonts w:ascii="Trebuchet MS"/>
                <w:spacing w:val="-5"/>
                <w:sz w:val="12"/>
              </w:rPr>
              <w:t>997</w:t>
            </w:r>
          </w:p>
        </w:tc>
        <w:tc>
          <w:tcPr>
            <w:tcW w:w="7921" w:type="dxa"/>
          </w:tcPr>
          <w:p w14:paraId="7CA124EF" w14:textId="77777777" w:rsidR="00470D98" w:rsidRDefault="001E0CFE" w:rsidP="004906C0">
            <w:pPr>
              <w:pStyle w:val="TableParagraph"/>
              <w:spacing w:line="275" w:lineRule="exact"/>
              <w:ind w:left="333"/>
              <w:jc w:val="left"/>
              <w:rPr>
                <w:sz w:val="24"/>
              </w:rPr>
            </w:pPr>
            <w:r>
              <w:rPr>
                <w:rFonts w:ascii="Times New Roman" w:hAnsi="Times New Roman"/>
                <w:i/>
                <w:spacing w:val="-4"/>
                <w:sz w:val="24"/>
              </w:rPr>
              <w:t>of</w:t>
            </w:r>
            <w:r>
              <w:rPr>
                <w:rFonts w:ascii="Times New Roman" w:hAnsi="Times New Roman"/>
                <w:i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pacing w:val="-4"/>
                <w:sz w:val="24"/>
              </w:rPr>
              <w:t>vision</w:t>
            </w:r>
            <w:r>
              <w:rPr>
                <w:spacing w:val="-4"/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12(4):14–14,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2012.</w:t>
            </w:r>
          </w:p>
        </w:tc>
      </w:tr>
      <w:tr w:rsidR="00470D98" w14:paraId="7E62AF2B" w14:textId="77777777">
        <w:trPr>
          <w:trHeight w:val="388"/>
        </w:trPr>
        <w:tc>
          <w:tcPr>
            <w:tcW w:w="404" w:type="dxa"/>
          </w:tcPr>
          <w:p w14:paraId="6767E09E" w14:textId="77777777" w:rsidR="00470D98" w:rsidRDefault="00470D98" w:rsidP="004906C0">
            <w:pPr>
              <w:pStyle w:val="TableParagraph"/>
              <w:spacing w:before="8"/>
              <w:jc w:val="left"/>
              <w:rPr>
                <w:sz w:val="17"/>
              </w:rPr>
            </w:pPr>
          </w:p>
          <w:p w14:paraId="1720FCE5" w14:textId="77777777" w:rsidR="00470D98" w:rsidRDefault="001E0CFE">
            <w:pPr>
              <w:pStyle w:val="TableParagraph"/>
              <w:spacing w:before="1"/>
              <w:ind w:left="40" w:right="27"/>
              <w:rPr>
                <w:rFonts w:ascii="Trebuchet MS"/>
                <w:sz w:val="12"/>
              </w:rPr>
              <w:pPrChange w:id="3816" w:author="Hughes, Anna E" w:date="2023-08-09T15:29:00Z">
                <w:pPr>
                  <w:pStyle w:val="TableParagraph"/>
                  <w:spacing w:before="1"/>
                  <w:ind w:left="40" w:right="27"/>
                  <w:jc w:val="center"/>
                </w:pPr>
              </w:pPrChange>
            </w:pPr>
            <w:bookmarkStart w:id="3817" w:name="_bookmark77"/>
            <w:bookmarkEnd w:id="3817"/>
            <w:r>
              <w:rPr>
                <w:rFonts w:ascii="Trebuchet MS"/>
                <w:spacing w:val="-5"/>
                <w:sz w:val="12"/>
              </w:rPr>
              <w:t>998</w:t>
            </w:r>
          </w:p>
        </w:tc>
        <w:tc>
          <w:tcPr>
            <w:tcW w:w="7921" w:type="dxa"/>
          </w:tcPr>
          <w:p w14:paraId="67929B74" w14:textId="77777777" w:rsidR="00470D98" w:rsidRDefault="001E0CFE">
            <w:pPr>
              <w:pStyle w:val="TableParagraph"/>
              <w:spacing w:before="93" w:line="276" w:lineRule="exact"/>
              <w:ind w:right="48"/>
              <w:jc w:val="right"/>
              <w:rPr>
                <w:sz w:val="24"/>
              </w:rPr>
            </w:pPr>
            <w:r>
              <w:rPr>
                <w:spacing w:val="-4"/>
                <w:sz w:val="24"/>
              </w:rPr>
              <w:t>Benjamin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Tatler.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central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fixation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bias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scene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viewing: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Selecting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op-</w:t>
            </w:r>
          </w:p>
        </w:tc>
      </w:tr>
      <w:tr w:rsidR="00470D98" w14:paraId="494F83BB" w14:textId="77777777">
        <w:trPr>
          <w:trHeight w:val="288"/>
        </w:trPr>
        <w:tc>
          <w:tcPr>
            <w:tcW w:w="404" w:type="dxa"/>
          </w:tcPr>
          <w:p w14:paraId="2AE6F265" w14:textId="77777777" w:rsidR="00470D98" w:rsidRDefault="00470D98" w:rsidP="004906C0">
            <w:pPr>
              <w:pStyle w:val="TableParagraph"/>
              <w:spacing w:before="3"/>
              <w:jc w:val="left"/>
              <w:rPr>
                <w:sz w:val="9"/>
              </w:rPr>
            </w:pPr>
          </w:p>
          <w:p w14:paraId="78EDC436" w14:textId="77777777" w:rsidR="00470D98" w:rsidRDefault="001E0CFE">
            <w:pPr>
              <w:pStyle w:val="TableParagraph"/>
              <w:ind w:left="40" w:right="27"/>
              <w:rPr>
                <w:rFonts w:ascii="Trebuchet MS"/>
                <w:sz w:val="12"/>
              </w:rPr>
              <w:pPrChange w:id="3818" w:author="Hughes, Anna E" w:date="2023-08-09T15:29:00Z">
                <w:pPr>
                  <w:pStyle w:val="TableParagraph"/>
                  <w:ind w:left="40" w:right="27"/>
                  <w:jc w:val="center"/>
                </w:pPr>
              </w:pPrChange>
            </w:pPr>
            <w:r>
              <w:rPr>
                <w:rFonts w:ascii="Trebuchet MS"/>
                <w:spacing w:val="-5"/>
                <w:sz w:val="12"/>
              </w:rPr>
              <w:t>999</w:t>
            </w:r>
          </w:p>
        </w:tc>
        <w:tc>
          <w:tcPr>
            <w:tcW w:w="7921" w:type="dxa"/>
          </w:tcPr>
          <w:p w14:paraId="548D3C4F" w14:textId="77777777" w:rsidR="00470D98" w:rsidRDefault="001E0CFE">
            <w:pPr>
              <w:pStyle w:val="TableParagraph"/>
              <w:spacing w:line="269" w:lineRule="exact"/>
              <w:ind w:right="48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timal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viewing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position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independently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of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motor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biases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and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image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feature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pacing w:val="-2"/>
                <w:w w:val="90"/>
                <w:sz w:val="24"/>
              </w:rPr>
              <w:t>distri-</w:t>
            </w:r>
          </w:p>
        </w:tc>
      </w:tr>
      <w:tr w:rsidR="00470D98" w14:paraId="37E544C9" w14:textId="77777777">
        <w:trPr>
          <w:trHeight w:val="388"/>
        </w:trPr>
        <w:tc>
          <w:tcPr>
            <w:tcW w:w="404" w:type="dxa"/>
          </w:tcPr>
          <w:p w14:paraId="0A7D7F65" w14:textId="77777777" w:rsidR="00470D98" w:rsidRDefault="00470D98" w:rsidP="004906C0">
            <w:pPr>
              <w:pStyle w:val="TableParagraph"/>
              <w:spacing w:before="3"/>
              <w:jc w:val="left"/>
              <w:rPr>
                <w:sz w:val="9"/>
              </w:rPr>
            </w:pPr>
          </w:p>
          <w:p w14:paraId="0B8CECBC" w14:textId="77777777" w:rsidR="00470D98" w:rsidRDefault="001E0CFE">
            <w:pPr>
              <w:pStyle w:val="TableParagraph"/>
              <w:ind w:left="40" w:right="87"/>
              <w:rPr>
                <w:rFonts w:ascii="Trebuchet MS"/>
                <w:sz w:val="12"/>
              </w:rPr>
              <w:pPrChange w:id="3819" w:author="Hughes, Anna E" w:date="2023-08-09T15:29:00Z">
                <w:pPr>
                  <w:pStyle w:val="TableParagraph"/>
                  <w:ind w:left="40" w:right="87"/>
                  <w:jc w:val="center"/>
                </w:pPr>
              </w:pPrChange>
            </w:pPr>
            <w:r>
              <w:rPr>
                <w:rFonts w:ascii="Trebuchet MS"/>
                <w:spacing w:val="-4"/>
                <w:sz w:val="12"/>
              </w:rPr>
              <w:t>1000</w:t>
            </w:r>
          </w:p>
        </w:tc>
        <w:tc>
          <w:tcPr>
            <w:tcW w:w="7921" w:type="dxa"/>
          </w:tcPr>
          <w:p w14:paraId="38628DC3" w14:textId="77777777" w:rsidR="00470D98" w:rsidRDefault="001E0CFE" w:rsidP="004906C0">
            <w:pPr>
              <w:pStyle w:val="TableParagraph"/>
              <w:spacing w:line="275" w:lineRule="exact"/>
              <w:ind w:left="333"/>
              <w:jc w:val="left"/>
              <w:rPr>
                <w:sz w:val="24"/>
              </w:rPr>
            </w:pPr>
            <w:r>
              <w:rPr>
                <w:spacing w:val="-4"/>
                <w:sz w:val="24"/>
              </w:rPr>
              <w:t>butions.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pacing w:val="-4"/>
                <w:sz w:val="24"/>
              </w:rPr>
              <w:t>Journal</w:t>
            </w:r>
            <w:r>
              <w:rPr>
                <w:rFonts w:ascii="Times New Roman" w:hAnsi="Times New Roman"/>
                <w:i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pacing w:val="-4"/>
                <w:sz w:val="24"/>
              </w:rPr>
              <w:t>of</w:t>
            </w:r>
            <w:r>
              <w:rPr>
                <w:rFonts w:ascii="Times New Roman" w:hAnsi="Times New Roman"/>
                <w:i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pacing w:val="-4"/>
                <w:sz w:val="24"/>
              </w:rPr>
              <w:t>vision</w:t>
            </w:r>
            <w:r>
              <w:rPr>
                <w:spacing w:val="-4"/>
                <w:sz w:val="24"/>
              </w:rPr>
              <w:t>,</w:t>
            </w:r>
            <w:r>
              <w:rPr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7(14):4–4,</w:t>
            </w:r>
            <w:r>
              <w:rPr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2007.</w:t>
            </w:r>
          </w:p>
        </w:tc>
      </w:tr>
      <w:tr w:rsidR="00470D98" w14:paraId="3EEF93AD" w14:textId="77777777">
        <w:trPr>
          <w:trHeight w:val="388"/>
        </w:trPr>
        <w:tc>
          <w:tcPr>
            <w:tcW w:w="404" w:type="dxa"/>
          </w:tcPr>
          <w:p w14:paraId="718CAFC7" w14:textId="77777777" w:rsidR="00470D98" w:rsidRDefault="00470D98" w:rsidP="004906C0">
            <w:pPr>
              <w:pStyle w:val="TableParagraph"/>
              <w:spacing w:before="8"/>
              <w:jc w:val="left"/>
              <w:rPr>
                <w:sz w:val="17"/>
              </w:rPr>
            </w:pPr>
          </w:p>
          <w:p w14:paraId="3D40608D" w14:textId="77777777" w:rsidR="00470D98" w:rsidRDefault="001E0CFE">
            <w:pPr>
              <w:pStyle w:val="TableParagraph"/>
              <w:spacing w:before="1"/>
              <w:ind w:left="40" w:right="87"/>
              <w:rPr>
                <w:rFonts w:ascii="Trebuchet MS"/>
                <w:sz w:val="12"/>
              </w:rPr>
              <w:pPrChange w:id="3820" w:author="Hughes, Anna E" w:date="2023-08-09T15:29:00Z">
                <w:pPr>
                  <w:pStyle w:val="TableParagraph"/>
                  <w:spacing w:before="1"/>
                  <w:ind w:left="40" w:right="87"/>
                  <w:jc w:val="center"/>
                </w:pPr>
              </w:pPrChange>
            </w:pPr>
            <w:bookmarkStart w:id="3821" w:name="_bookmark78"/>
            <w:bookmarkEnd w:id="3821"/>
            <w:r>
              <w:rPr>
                <w:rFonts w:ascii="Trebuchet MS"/>
                <w:spacing w:val="-4"/>
                <w:sz w:val="12"/>
              </w:rPr>
              <w:t>1001</w:t>
            </w:r>
          </w:p>
        </w:tc>
        <w:tc>
          <w:tcPr>
            <w:tcW w:w="7921" w:type="dxa"/>
          </w:tcPr>
          <w:p w14:paraId="69C4D36B" w14:textId="77777777" w:rsidR="00470D98" w:rsidRDefault="001E0CFE">
            <w:pPr>
              <w:pStyle w:val="TableParagraph"/>
              <w:spacing w:before="93" w:line="276" w:lineRule="exact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Benjamin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W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Tatler,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Mary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Hayhoe,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Michael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F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Land,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Dana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H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Ballard.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Eye</w:t>
            </w:r>
          </w:p>
        </w:tc>
      </w:tr>
      <w:tr w:rsidR="00470D98" w14:paraId="759BDA5B" w14:textId="77777777">
        <w:trPr>
          <w:trHeight w:val="288"/>
        </w:trPr>
        <w:tc>
          <w:tcPr>
            <w:tcW w:w="404" w:type="dxa"/>
          </w:tcPr>
          <w:p w14:paraId="08012B98" w14:textId="77777777" w:rsidR="00470D98" w:rsidRDefault="00470D98" w:rsidP="004906C0">
            <w:pPr>
              <w:pStyle w:val="TableParagraph"/>
              <w:spacing w:before="3"/>
              <w:jc w:val="left"/>
              <w:rPr>
                <w:sz w:val="9"/>
              </w:rPr>
            </w:pPr>
          </w:p>
          <w:p w14:paraId="2FF20E3B" w14:textId="77777777" w:rsidR="00470D98" w:rsidRDefault="001E0CFE">
            <w:pPr>
              <w:pStyle w:val="TableParagraph"/>
              <w:ind w:left="40" w:right="87"/>
              <w:rPr>
                <w:rFonts w:ascii="Trebuchet MS"/>
                <w:sz w:val="12"/>
              </w:rPr>
              <w:pPrChange w:id="3822" w:author="Hughes, Anna E" w:date="2023-08-09T15:29:00Z">
                <w:pPr>
                  <w:pStyle w:val="TableParagraph"/>
                  <w:ind w:left="40" w:right="87"/>
                  <w:jc w:val="center"/>
                </w:pPr>
              </w:pPrChange>
            </w:pPr>
            <w:r>
              <w:rPr>
                <w:rFonts w:ascii="Trebuchet MS"/>
                <w:spacing w:val="-4"/>
                <w:sz w:val="12"/>
              </w:rPr>
              <w:t>1002</w:t>
            </w:r>
          </w:p>
        </w:tc>
        <w:tc>
          <w:tcPr>
            <w:tcW w:w="7921" w:type="dxa"/>
          </w:tcPr>
          <w:p w14:paraId="7418C71F" w14:textId="77777777" w:rsidR="00470D98" w:rsidRDefault="001E0CFE">
            <w:pPr>
              <w:pStyle w:val="TableParagraph"/>
              <w:spacing w:line="269" w:lineRule="exact"/>
              <w:ind w:right="48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guidance in natural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vision: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Reinterpreting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salience.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rFonts w:ascii="Times New Roman"/>
                <w:i/>
                <w:spacing w:val="-2"/>
                <w:sz w:val="24"/>
              </w:rPr>
              <w:t>Journal</w:t>
            </w:r>
            <w:r>
              <w:rPr>
                <w:rFonts w:ascii="Times New Roman"/>
                <w:i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i/>
                <w:spacing w:val="-2"/>
                <w:sz w:val="24"/>
              </w:rPr>
              <w:t>of</w:t>
            </w:r>
            <w:r>
              <w:rPr>
                <w:rFonts w:ascii="Times New Roman"/>
                <w:i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i/>
                <w:spacing w:val="-2"/>
                <w:sz w:val="24"/>
              </w:rPr>
              <w:t>vision</w:t>
            </w:r>
            <w:r>
              <w:rPr>
                <w:spacing w:val="-2"/>
                <w:sz w:val="24"/>
              </w:rPr>
              <w:t>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11(5):</w:t>
            </w:r>
          </w:p>
        </w:tc>
      </w:tr>
      <w:tr w:rsidR="00470D98" w14:paraId="1FB49CD6" w14:textId="77777777">
        <w:trPr>
          <w:trHeight w:val="288"/>
        </w:trPr>
        <w:tc>
          <w:tcPr>
            <w:tcW w:w="404" w:type="dxa"/>
          </w:tcPr>
          <w:p w14:paraId="7714DD0D" w14:textId="77777777" w:rsidR="00470D98" w:rsidRDefault="00470D98" w:rsidP="004906C0">
            <w:pPr>
              <w:pStyle w:val="TableParagraph"/>
              <w:spacing w:before="3"/>
              <w:jc w:val="left"/>
              <w:rPr>
                <w:sz w:val="9"/>
              </w:rPr>
            </w:pPr>
          </w:p>
          <w:p w14:paraId="76712FA2" w14:textId="77777777" w:rsidR="00470D98" w:rsidRDefault="001E0CFE">
            <w:pPr>
              <w:pStyle w:val="TableParagraph"/>
              <w:ind w:left="40" w:right="87"/>
              <w:rPr>
                <w:rFonts w:ascii="Trebuchet MS"/>
                <w:sz w:val="12"/>
              </w:rPr>
              <w:pPrChange w:id="3823" w:author="Hughes, Anna E" w:date="2023-08-09T15:29:00Z">
                <w:pPr>
                  <w:pStyle w:val="TableParagraph"/>
                  <w:ind w:left="40" w:right="87"/>
                  <w:jc w:val="center"/>
                </w:pPr>
              </w:pPrChange>
            </w:pPr>
            <w:r>
              <w:rPr>
                <w:rFonts w:ascii="Trebuchet MS"/>
                <w:spacing w:val="-4"/>
                <w:sz w:val="12"/>
              </w:rPr>
              <w:t>1003</w:t>
            </w:r>
          </w:p>
        </w:tc>
        <w:tc>
          <w:tcPr>
            <w:tcW w:w="7921" w:type="dxa"/>
          </w:tcPr>
          <w:p w14:paraId="6F3D5A0D" w14:textId="77777777" w:rsidR="00470D98" w:rsidRDefault="001E0CFE" w:rsidP="004906C0">
            <w:pPr>
              <w:pStyle w:val="TableParagraph"/>
              <w:spacing w:line="269" w:lineRule="exact"/>
              <w:ind w:left="333"/>
              <w:jc w:val="left"/>
              <w:rPr>
                <w:sz w:val="24"/>
              </w:rPr>
            </w:pPr>
            <w:r>
              <w:rPr>
                <w:sz w:val="24"/>
              </w:rPr>
              <w:t>5–5,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2011.</w:t>
            </w:r>
          </w:p>
        </w:tc>
      </w:tr>
    </w:tbl>
    <w:p w14:paraId="6EF177CF" w14:textId="77777777" w:rsidR="00470D98" w:rsidRDefault="00470D98">
      <w:pPr>
        <w:pStyle w:val="BodyText"/>
        <w:spacing w:before="2"/>
        <w:ind w:left="0"/>
        <w:rPr>
          <w:sz w:val="9"/>
        </w:rPr>
        <w:pPrChange w:id="3824" w:author="Hughes, Anna E" w:date="2023-08-09T15:29:00Z">
          <w:pPr>
            <w:pStyle w:val="BodyText"/>
            <w:spacing w:before="0"/>
            <w:ind w:left="0"/>
          </w:pPr>
        </w:pPrChange>
      </w:pPr>
    </w:p>
    <w:p w14:paraId="408E37A3" w14:textId="77777777" w:rsidR="00470D98" w:rsidRDefault="00470D98">
      <w:pPr>
        <w:rPr>
          <w:sz w:val="9"/>
        </w:rPr>
        <w:sectPr w:rsidR="00470D98">
          <w:pgSz w:w="12240" w:h="15840"/>
          <w:pgMar w:top="1820" w:right="1720" w:bottom="2000" w:left="1600" w:header="0" w:footer="1818" w:gutter="0"/>
          <w:cols w:space="720"/>
        </w:sectPr>
      </w:pPr>
    </w:p>
    <w:p w14:paraId="2AF9305F" w14:textId="77777777" w:rsidR="00470D98" w:rsidRDefault="00470D98">
      <w:pPr>
        <w:pStyle w:val="BodyText"/>
        <w:spacing w:before="9"/>
        <w:ind w:left="0"/>
        <w:rPr>
          <w:sz w:val="17"/>
        </w:rPr>
      </w:pPr>
    </w:p>
    <w:p w14:paraId="34C18348" w14:textId="77777777" w:rsidR="00470D98" w:rsidRDefault="001E0CFE">
      <w:pPr>
        <w:ind w:left="163"/>
        <w:rPr>
          <w:rFonts w:ascii="Trebuchet MS"/>
          <w:sz w:val="12"/>
        </w:rPr>
      </w:pPr>
      <w:bookmarkStart w:id="3825" w:name="_bookmark79"/>
      <w:bookmarkEnd w:id="3825"/>
      <w:r>
        <w:rPr>
          <w:rFonts w:ascii="Trebuchet MS"/>
          <w:spacing w:val="-4"/>
          <w:sz w:val="12"/>
        </w:rPr>
        <w:t>1004</w:t>
      </w:r>
    </w:p>
    <w:p w14:paraId="7ED621AA" w14:textId="77777777" w:rsidR="00470D98" w:rsidRDefault="00470D98">
      <w:pPr>
        <w:pStyle w:val="BodyText"/>
        <w:spacing w:before="10"/>
        <w:ind w:left="0"/>
        <w:rPr>
          <w:rFonts w:ascii="Trebuchet MS"/>
          <w:sz w:val="12"/>
        </w:rPr>
      </w:pPr>
    </w:p>
    <w:p w14:paraId="77D68605" w14:textId="77777777" w:rsidR="00470D98" w:rsidRDefault="001E0CFE">
      <w:pPr>
        <w:spacing w:before="1"/>
        <w:ind w:left="163"/>
        <w:rPr>
          <w:rFonts w:ascii="Trebuchet MS"/>
          <w:sz w:val="12"/>
        </w:rPr>
        <w:pPrChange w:id="3826" w:author="Hughes, Anna E" w:date="2023-08-09T15:29:00Z">
          <w:pPr>
            <w:ind w:left="163"/>
          </w:pPr>
        </w:pPrChange>
      </w:pPr>
      <w:r>
        <w:rPr>
          <w:rFonts w:ascii="Trebuchet MS"/>
          <w:spacing w:val="-4"/>
          <w:sz w:val="12"/>
        </w:rPr>
        <w:t>1005</w:t>
      </w:r>
    </w:p>
    <w:p w14:paraId="7BE0530B" w14:textId="77777777" w:rsidR="00470D98" w:rsidRDefault="00470D98">
      <w:pPr>
        <w:pStyle w:val="BodyText"/>
        <w:spacing w:before="0"/>
        <w:ind w:left="0"/>
        <w:rPr>
          <w:rFonts w:ascii="Trebuchet MS"/>
          <w:sz w:val="12"/>
        </w:rPr>
      </w:pPr>
    </w:p>
    <w:p w14:paraId="67DEB61E" w14:textId="77777777" w:rsidR="00470D98" w:rsidRDefault="00470D98">
      <w:pPr>
        <w:pStyle w:val="BodyText"/>
        <w:spacing w:before="0"/>
        <w:ind w:left="0"/>
        <w:rPr>
          <w:rFonts w:ascii="Trebuchet MS"/>
          <w:sz w:val="12"/>
        </w:rPr>
      </w:pPr>
    </w:p>
    <w:p w14:paraId="65FD971B" w14:textId="77777777" w:rsidR="00470D98" w:rsidRDefault="001E0CFE">
      <w:pPr>
        <w:spacing w:before="70"/>
        <w:ind w:left="163"/>
        <w:rPr>
          <w:rFonts w:ascii="Trebuchet MS"/>
          <w:sz w:val="12"/>
        </w:rPr>
        <w:pPrChange w:id="3827" w:author="Hughes, Anna E" w:date="2023-08-09T15:29:00Z">
          <w:pPr>
            <w:spacing w:before="71"/>
            <w:ind w:left="163"/>
          </w:pPr>
        </w:pPrChange>
      </w:pPr>
      <w:bookmarkStart w:id="3828" w:name="_bookmark80"/>
      <w:bookmarkEnd w:id="3828"/>
      <w:r>
        <w:rPr>
          <w:rFonts w:ascii="Trebuchet MS"/>
          <w:spacing w:val="-4"/>
          <w:sz w:val="12"/>
        </w:rPr>
        <w:t>1006</w:t>
      </w:r>
    </w:p>
    <w:p w14:paraId="4C9ACA76" w14:textId="77777777" w:rsidR="00470D98" w:rsidRDefault="00470D98">
      <w:pPr>
        <w:pStyle w:val="BodyText"/>
        <w:spacing w:before="10"/>
        <w:ind w:left="0"/>
        <w:rPr>
          <w:rFonts w:ascii="Trebuchet MS"/>
          <w:sz w:val="12"/>
        </w:rPr>
      </w:pPr>
    </w:p>
    <w:p w14:paraId="69560108" w14:textId="77777777" w:rsidR="00470D98" w:rsidRDefault="001E0CFE">
      <w:pPr>
        <w:ind w:left="163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1007</w:t>
      </w:r>
    </w:p>
    <w:p w14:paraId="23728CE4" w14:textId="77777777" w:rsidR="00470D98" w:rsidRDefault="00470D98">
      <w:pPr>
        <w:pStyle w:val="BodyText"/>
        <w:spacing w:before="0"/>
        <w:ind w:left="0"/>
        <w:rPr>
          <w:rFonts w:ascii="Trebuchet MS"/>
          <w:sz w:val="12"/>
        </w:rPr>
      </w:pPr>
    </w:p>
    <w:p w14:paraId="7C93B967" w14:textId="77777777" w:rsidR="00470D98" w:rsidRDefault="00470D98">
      <w:pPr>
        <w:pStyle w:val="BodyText"/>
        <w:spacing w:before="0"/>
        <w:ind w:left="0"/>
        <w:rPr>
          <w:rFonts w:ascii="Trebuchet MS"/>
          <w:sz w:val="12"/>
        </w:rPr>
      </w:pPr>
    </w:p>
    <w:p w14:paraId="4A3C958F" w14:textId="77777777" w:rsidR="00470D98" w:rsidRDefault="001E0CFE">
      <w:pPr>
        <w:spacing w:before="70"/>
        <w:ind w:left="163"/>
        <w:rPr>
          <w:rFonts w:ascii="Trebuchet MS"/>
          <w:sz w:val="12"/>
        </w:rPr>
      </w:pPr>
      <w:bookmarkStart w:id="3829" w:name="_bookmark81"/>
      <w:bookmarkEnd w:id="3829"/>
      <w:r>
        <w:rPr>
          <w:rFonts w:ascii="Trebuchet MS"/>
          <w:spacing w:val="-4"/>
          <w:sz w:val="12"/>
        </w:rPr>
        <w:t>1008</w:t>
      </w:r>
    </w:p>
    <w:p w14:paraId="11427395" w14:textId="77777777" w:rsidR="00470D98" w:rsidRDefault="00470D98">
      <w:pPr>
        <w:pStyle w:val="BodyText"/>
        <w:spacing w:before="10"/>
        <w:ind w:left="0"/>
        <w:rPr>
          <w:rFonts w:ascii="Trebuchet MS"/>
          <w:sz w:val="12"/>
        </w:rPr>
      </w:pPr>
    </w:p>
    <w:p w14:paraId="3D58CC6F" w14:textId="77777777" w:rsidR="00470D98" w:rsidRDefault="001E0CFE">
      <w:pPr>
        <w:ind w:left="163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1009</w:t>
      </w:r>
    </w:p>
    <w:p w14:paraId="12A785BC" w14:textId="77777777" w:rsidR="00470D98" w:rsidRDefault="001E0CFE">
      <w:pPr>
        <w:pStyle w:val="BodyText"/>
        <w:spacing w:before="93" w:line="247" w:lineRule="auto"/>
        <w:ind w:left="393" w:right="521" w:hanging="235"/>
      </w:pPr>
      <w:r>
        <w:br w:type="column"/>
      </w:r>
      <w:r>
        <w:rPr>
          <w:spacing w:val="-6"/>
        </w:rPr>
        <w:t>Anne</w:t>
      </w:r>
      <w:r>
        <w:rPr>
          <w:spacing w:val="-8"/>
        </w:rPr>
        <w:t xml:space="preserve"> </w:t>
      </w:r>
      <w:r>
        <w:rPr>
          <w:spacing w:val="-6"/>
        </w:rPr>
        <w:t>Treisman</w:t>
      </w:r>
      <w:r>
        <w:rPr>
          <w:spacing w:val="-7"/>
        </w:rPr>
        <w:t xml:space="preserve"> </w:t>
      </w:r>
      <w:r>
        <w:rPr>
          <w:spacing w:val="-6"/>
        </w:rPr>
        <w:t>and</w:t>
      </w:r>
      <w:r>
        <w:rPr>
          <w:spacing w:val="-7"/>
        </w:rPr>
        <w:t xml:space="preserve"> </w:t>
      </w:r>
      <w:r>
        <w:rPr>
          <w:spacing w:val="-6"/>
        </w:rPr>
        <w:t>Stephen</w:t>
      </w:r>
      <w:r>
        <w:rPr>
          <w:spacing w:val="-7"/>
        </w:rPr>
        <w:t xml:space="preserve"> </w:t>
      </w:r>
      <w:r>
        <w:rPr>
          <w:spacing w:val="-6"/>
        </w:rPr>
        <w:t>Gormican.</w:t>
      </w:r>
      <w:r>
        <w:rPr>
          <w:spacing w:val="-5"/>
        </w:rPr>
        <w:t xml:space="preserve"> </w:t>
      </w:r>
      <w:r>
        <w:rPr>
          <w:spacing w:val="-6"/>
        </w:rPr>
        <w:t>Feature</w:t>
      </w:r>
      <w:r>
        <w:rPr>
          <w:spacing w:val="-7"/>
        </w:rPr>
        <w:t xml:space="preserve"> </w:t>
      </w:r>
      <w:r>
        <w:rPr>
          <w:spacing w:val="-6"/>
        </w:rPr>
        <w:t>analysis</w:t>
      </w:r>
      <w:r>
        <w:rPr>
          <w:spacing w:val="-8"/>
        </w:rPr>
        <w:t xml:space="preserve"> </w:t>
      </w:r>
      <w:r>
        <w:rPr>
          <w:spacing w:val="-6"/>
        </w:rPr>
        <w:t>in</w:t>
      </w:r>
      <w:r>
        <w:rPr>
          <w:spacing w:val="-7"/>
        </w:rPr>
        <w:t xml:space="preserve"> </w:t>
      </w:r>
      <w:r>
        <w:rPr>
          <w:spacing w:val="-6"/>
        </w:rPr>
        <w:t>early</w:t>
      </w:r>
      <w:r>
        <w:rPr>
          <w:spacing w:val="-7"/>
        </w:rPr>
        <w:t xml:space="preserve"> </w:t>
      </w:r>
      <w:r>
        <w:rPr>
          <w:spacing w:val="-6"/>
        </w:rPr>
        <w:t>vision:</w:t>
      </w:r>
      <w:r>
        <w:rPr>
          <w:spacing w:val="-7"/>
        </w:rPr>
        <w:t xml:space="preserve"> </w:t>
      </w:r>
      <w:r>
        <w:rPr>
          <w:spacing w:val="-6"/>
        </w:rPr>
        <w:t xml:space="preserve">evidence </w:t>
      </w:r>
      <w:r>
        <w:rPr>
          <w:spacing w:val="-2"/>
        </w:rPr>
        <w:t>from</w:t>
      </w:r>
      <w:r>
        <w:rPr>
          <w:spacing w:val="-6"/>
        </w:rPr>
        <w:t xml:space="preserve"> </w:t>
      </w:r>
      <w:r>
        <w:rPr>
          <w:spacing w:val="-2"/>
        </w:rPr>
        <w:t>search</w:t>
      </w:r>
      <w:r>
        <w:rPr>
          <w:spacing w:val="-6"/>
        </w:rPr>
        <w:t xml:space="preserve"> </w:t>
      </w:r>
      <w:r>
        <w:rPr>
          <w:spacing w:val="-2"/>
        </w:rPr>
        <w:t>asymmetries.</w:t>
      </w:r>
      <w:r>
        <w:rPr>
          <w:spacing w:val="15"/>
        </w:rPr>
        <w:t xml:space="preserve"> </w:t>
      </w:r>
      <w:r>
        <w:rPr>
          <w:rFonts w:ascii="Times New Roman"/>
          <w:i/>
          <w:spacing w:val="-2"/>
        </w:rPr>
        <w:t>Psychological</w:t>
      </w:r>
      <w:r>
        <w:rPr>
          <w:rFonts w:ascii="Times New Roman"/>
          <w:i/>
          <w:spacing w:val="-13"/>
        </w:rPr>
        <w:t xml:space="preserve"> </w:t>
      </w:r>
      <w:r>
        <w:rPr>
          <w:rFonts w:ascii="Times New Roman"/>
          <w:i/>
          <w:spacing w:val="-2"/>
        </w:rPr>
        <w:t>review</w:t>
      </w:r>
      <w:r>
        <w:rPr>
          <w:spacing w:val="-2"/>
        </w:rPr>
        <w:t>,</w:t>
      </w:r>
      <w:r>
        <w:rPr>
          <w:spacing w:val="-6"/>
        </w:rPr>
        <w:t xml:space="preserve"> </w:t>
      </w:r>
      <w:r>
        <w:rPr>
          <w:spacing w:val="-2"/>
        </w:rPr>
        <w:t>95(1):15,</w:t>
      </w:r>
      <w:r>
        <w:rPr>
          <w:spacing w:val="-6"/>
        </w:rPr>
        <w:t xml:space="preserve"> </w:t>
      </w:r>
      <w:r>
        <w:rPr>
          <w:spacing w:val="-2"/>
        </w:rPr>
        <w:t>1988.</w:t>
      </w:r>
    </w:p>
    <w:p w14:paraId="3FC234BF" w14:textId="77777777" w:rsidR="00470D98" w:rsidRDefault="001E0CFE">
      <w:pPr>
        <w:pStyle w:val="BodyText"/>
        <w:spacing w:before="198"/>
        <w:ind w:left="159"/>
      </w:pPr>
      <w:r>
        <w:rPr>
          <w:spacing w:val="-4"/>
        </w:rPr>
        <w:t>Anne</w:t>
      </w:r>
      <w:r>
        <w:rPr>
          <w:spacing w:val="7"/>
        </w:rPr>
        <w:t xml:space="preserve"> </w:t>
      </w:r>
      <w:r>
        <w:rPr>
          <w:spacing w:val="-4"/>
        </w:rPr>
        <w:t>M</w:t>
      </w:r>
      <w:r>
        <w:rPr>
          <w:spacing w:val="7"/>
        </w:rPr>
        <w:t xml:space="preserve"> </w:t>
      </w:r>
      <w:r>
        <w:rPr>
          <w:spacing w:val="-4"/>
        </w:rPr>
        <w:t>Treisman</w:t>
      </w:r>
      <w:r>
        <w:rPr>
          <w:spacing w:val="7"/>
        </w:rPr>
        <w:t xml:space="preserve"> </w:t>
      </w:r>
      <w:r>
        <w:rPr>
          <w:spacing w:val="-4"/>
        </w:rPr>
        <w:t>and</w:t>
      </w:r>
      <w:r>
        <w:rPr>
          <w:spacing w:val="7"/>
        </w:rPr>
        <w:t xml:space="preserve"> </w:t>
      </w:r>
      <w:r>
        <w:rPr>
          <w:spacing w:val="-4"/>
        </w:rPr>
        <w:t>Garry</w:t>
      </w:r>
      <w:r>
        <w:rPr>
          <w:spacing w:val="7"/>
        </w:rPr>
        <w:t xml:space="preserve"> </w:t>
      </w:r>
      <w:r>
        <w:rPr>
          <w:spacing w:val="-4"/>
        </w:rPr>
        <w:t>Gelade.</w:t>
      </w:r>
      <w:r>
        <w:rPr>
          <w:spacing w:val="59"/>
        </w:rPr>
        <w:t xml:space="preserve"> </w:t>
      </w:r>
      <w:r>
        <w:rPr>
          <w:spacing w:val="-4"/>
        </w:rPr>
        <w:t>A</w:t>
      </w:r>
      <w:r>
        <w:rPr>
          <w:spacing w:val="7"/>
        </w:rPr>
        <w:t xml:space="preserve"> </w:t>
      </w:r>
      <w:r>
        <w:rPr>
          <w:spacing w:val="-4"/>
        </w:rPr>
        <w:t>feature-integration</w:t>
      </w:r>
      <w:r>
        <w:rPr>
          <w:spacing w:val="7"/>
        </w:rPr>
        <w:t xml:space="preserve"> </w:t>
      </w:r>
      <w:r>
        <w:rPr>
          <w:spacing w:val="-4"/>
        </w:rPr>
        <w:t>theory</w:t>
      </w:r>
      <w:r>
        <w:rPr>
          <w:spacing w:val="7"/>
        </w:rPr>
        <w:t xml:space="preserve"> </w:t>
      </w:r>
      <w:r>
        <w:rPr>
          <w:spacing w:val="-4"/>
        </w:rPr>
        <w:t>of</w:t>
      </w:r>
      <w:r>
        <w:rPr>
          <w:spacing w:val="7"/>
        </w:rPr>
        <w:t xml:space="preserve"> </w:t>
      </w:r>
      <w:r>
        <w:rPr>
          <w:spacing w:val="-4"/>
        </w:rPr>
        <w:t>attention.</w:t>
      </w:r>
    </w:p>
    <w:p w14:paraId="186E46C0" w14:textId="77777777" w:rsidR="00470D98" w:rsidRDefault="001E0CFE">
      <w:pPr>
        <w:spacing w:before="7"/>
        <w:ind w:left="393"/>
        <w:rPr>
          <w:sz w:val="24"/>
        </w:rPr>
      </w:pPr>
      <w:r>
        <w:rPr>
          <w:rFonts w:ascii="Times New Roman" w:hAnsi="Times New Roman"/>
          <w:i/>
          <w:spacing w:val="-4"/>
          <w:sz w:val="24"/>
        </w:rPr>
        <w:t>Cognitive psychology</w:t>
      </w:r>
      <w:r>
        <w:rPr>
          <w:spacing w:val="-4"/>
          <w:sz w:val="24"/>
        </w:rPr>
        <w:t>,</w:t>
      </w:r>
      <w:r>
        <w:rPr>
          <w:spacing w:val="4"/>
          <w:sz w:val="24"/>
        </w:rPr>
        <w:t xml:space="preserve"> </w:t>
      </w:r>
      <w:r>
        <w:rPr>
          <w:spacing w:val="-4"/>
          <w:sz w:val="24"/>
        </w:rPr>
        <w:t>12(1):97–136,</w:t>
      </w:r>
      <w:r>
        <w:rPr>
          <w:spacing w:val="3"/>
          <w:sz w:val="24"/>
        </w:rPr>
        <w:t xml:space="preserve"> </w:t>
      </w:r>
      <w:r>
        <w:rPr>
          <w:spacing w:val="-4"/>
          <w:sz w:val="24"/>
        </w:rPr>
        <w:t>1980.</w:t>
      </w:r>
    </w:p>
    <w:p w14:paraId="599CF28A" w14:textId="77777777" w:rsidR="00470D98" w:rsidRDefault="001E0CFE">
      <w:pPr>
        <w:pStyle w:val="BodyText"/>
        <w:spacing w:before="207" w:line="247" w:lineRule="auto"/>
        <w:ind w:left="393" w:hanging="235"/>
      </w:pPr>
      <w:r>
        <w:rPr>
          <w:spacing w:val="-2"/>
        </w:rPr>
        <w:t>Igor</w:t>
      </w:r>
      <w:r>
        <w:rPr>
          <w:spacing w:val="6"/>
        </w:rPr>
        <w:t xml:space="preserve"> </w:t>
      </w:r>
      <w:r>
        <w:rPr>
          <w:spacing w:val="-2"/>
        </w:rPr>
        <w:t>S</w:t>
      </w:r>
      <w:r>
        <w:rPr>
          <w:spacing w:val="6"/>
        </w:rPr>
        <w:t xml:space="preserve"> </w:t>
      </w:r>
      <w:r>
        <w:rPr>
          <w:spacing w:val="-2"/>
        </w:rPr>
        <w:t>Utochkin.</w:t>
      </w:r>
      <w:r>
        <w:rPr>
          <w:spacing w:val="68"/>
        </w:rPr>
        <w:t xml:space="preserve"> </w:t>
      </w:r>
      <w:r>
        <w:rPr>
          <w:spacing w:val="-2"/>
        </w:rPr>
        <w:t>Visual</w:t>
      </w:r>
      <w:r>
        <w:rPr>
          <w:spacing w:val="6"/>
        </w:rPr>
        <w:t xml:space="preserve"> </w:t>
      </w:r>
      <w:r>
        <w:rPr>
          <w:spacing w:val="-2"/>
        </w:rPr>
        <w:t>search</w:t>
      </w:r>
      <w:r>
        <w:rPr>
          <w:spacing w:val="6"/>
        </w:rPr>
        <w:t xml:space="preserve"> </w:t>
      </w:r>
      <w:r>
        <w:rPr>
          <w:spacing w:val="-2"/>
        </w:rPr>
        <w:t>with</w:t>
      </w:r>
      <w:r>
        <w:rPr>
          <w:spacing w:val="6"/>
        </w:rPr>
        <w:t xml:space="preserve"> </w:t>
      </w:r>
      <w:r>
        <w:rPr>
          <w:spacing w:val="-2"/>
        </w:rPr>
        <w:t>negative</w:t>
      </w:r>
      <w:r>
        <w:rPr>
          <w:spacing w:val="6"/>
        </w:rPr>
        <w:t xml:space="preserve"> </w:t>
      </w:r>
      <w:r>
        <w:rPr>
          <w:spacing w:val="-2"/>
        </w:rPr>
        <w:t>slopes:</w:t>
      </w:r>
      <w:r>
        <w:rPr>
          <w:spacing w:val="36"/>
        </w:rPr>
        <w:t xml:space="preserve"> </w:t>
      </w:r>
      <w:r>
        <w:rPr>
          <w:spacing w:val="-2"/>
        </w:rPr>
        <w:t>The</w:t>
      </w:r>
      <w:r>
        <w:rPr>
          <w:spacing w:val="6"/>
        </w:rPr>
        <w:t xml:space="preserve"> </w:t>
      </w:r>
      <w:r>
        <w:rPr>
          <w:spacing w:val="-2"/>
        </w:rPr>
        <w:t>statistical</w:t>
      </w:r>
      <w:r>
        <w:rPr>
          <w:spacing w:val="6"/>
        </w:rPr>
        <w:t xml:space="preserve"> </w:t>
      </w:r>
      <w:r>
        <w:rPr>
          <w:spacing w:val="-2"/>
        </w:rPr>
        <w:t>power</w:t>
      </w:r>
      <w:r>
        <w:rPr>
          <w:spacing w:val="6"/>
        </w:rPr>
        <w:t xml:space="preserve"> </w:t>
      </w:r>
      <w:r>
        <w:rPr>
          <w:spacing w:val="-2"/>
        </w:rPr>
        <w:t>of numerosity</w:t>
      </w:r>
      <w:r>
        <w:rPr>
          <w:spacing w:val="-12"/>
        </w:rPr>
        <w:t xml:space="preserve"> </w:t>
      </w:r>
      <w:r>
        <w:rPr>
          <w:spacing w:val="-2"/>
        </w:rPr>
        <w:t>guides</w:t>
      </w:r>
      <w:r>
        <w:rPr>
          <w:spacing w:val="-11"/>
        </w:rPr>
        <w:t xml:space="preserve"> </w:t>
      </w:r>
      <w:r>
        <w:rPr>
          <w:spacing w:val="-2"/>
        </w:rPr>
        <w:t>attention.</w:t>
      </w:r>
      <w:r>
        <w:rPr>
          <w:spacing w:val="6"/>
        </w:rPr>
        <w:t xml:space="preserve"> </w:t>
      </w:r>
      <w:r>
        <w:rPr>
          <w:rFonts w:ascii="Times New Roman" w:hAnsi="Times New Roman"/>
          <w:i/>
          <w:spacing w:val="-2"/>
        </w:rPr>
        <w:t>Journal</w:t>
      </w:r>
      <w:r>
        <w:rPr>
          <w:rFonts w:ascii="Times New Roman" w:hAnsi="Times New Roman"/>
          <w:i/>
          <w:spacing w:val="-13"/>
        </w:rPr>
        <w:t xml:space="preserve"> </w:t>
      </w:r>
      <w:r>
        <w:rPr>
          <w:rFonts w:ascii="Times New Roman" w:hAnsi="Times New Roman"/>
          <w:i/>
          <w:spacing w:val="-2"/>
        </w:rPr>
        <w:t>of</w:t>
      </w:r>
      <w:r>
        <w:rPr>
          <w:rFonts w:ascii="Times New Roman" w:hAnsi="Times New Roman"/>
          <w:i/>
          <w:spacing w:val="-13"/>
        </w:rPr>
        <w:t xml:space="preserve"> </w:t>
      </w:r>
      <w:r>
        <w:rPr>
          <w:rFonts w:ascii="Times New Roman" w:hAnsi="Times New Roman"/>
          <w:i/>
          <w:spacing w:val="-2"/>
        </w:rPr>
        <w:t>vision</w:t>
      </w:r>
      <w:r>
        <w:rPr>
          <w:spacing w:val="-2"/>
        </w:rPr>
        <w:t>,</w:t>
      </w:r>
      <w:r>
        <w:rPr>
          <w:spacing w:val="-9"/>
        </w:rPr>
        <w:t xml:space="preserve"> </w:t>
      </w:r>
      <w:r>
        <w:rPr>
          <w:spacing w:val="-2"/>
        </w:rPr>
        <w:t>13(3):18–18,</w:t>
      </w:r>
      <w:r>
        <w:rPr>
          <w:spacing w:val="-10"/>
        </w:rPr>
        <w:t xml:space="preserve"> </w:t>
      </w:r>
      <w:r>
        <w:rPr>
          <w:spacing w:val="-2"/>
        </w:rPr>
        <w:t>2013.</w:t>
      </w:r>
    </w:p>
    <w:p w14:paraId="75117A36" w14:textId="77777777" w:rsidR="00470D98" w:rsidRDefault="00470D98">
      <w:pPr>
        <w:spacing w:line="247" w:lineRule="auto"/>
        <w:sectPr w:rsidR="00470D98">
          <w:type w:val="continuous"/>
          <w:pgSz w:w="12240" w:h="15840"/>
          <w:pgMar w:top="1820" w:right="1720" w:bottom="280" w:left="1600" w:header="0" w:footer="1818" w:gutter="0"/>
          <w:cols w:num="2" w:space="720" w:equalWidth="0">
            <w:col w:w="418" w:space="40"/>
            <w:col w:w="8462"/>
          </w:cols>
        </w:sectPr>
      </w:pPr>
    </w:p>
    <w:p w14:paraId="3A8A60E7" w14:textId="77777777" w:rsidR="00470D98" w:rsidRDefault="00470D98">
      <w:pPr>
        <w:pStyle w:val="BodyText"/>
        <w:spacing w:before="5"/>
        <w:ind w:left="0"/>
        <w:rPr>
          <w:sz w:val="17"/>
        </w:rPr>
      </w:pPr>
    </w:p>
    <w:tbl>
      <w:tblPr>
        <w:tblW w:w="0" w:type="auto"/>
        <w:tblInd w:w="12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1"/>
        <w:gridCol w:w="7804"/>
      </w:tblGrid>
      <w:tr w:rsidR="00470D98" w14:paraId="5A64143B" w14:textId="77777777">
        <w:trPr>
          <w:trHeight w:val="288"/>
        </w:trPr>
        <w:tc>
          <w:tcPr>
            <w:tcW w:w="521" w:type="dxa"/>
          </w:tcPr>
          <w:p w14:paraId="69B45E59" w14:textId="77777777" w:rsidR="00470D98" w:rsidRDefault="00470D98" w:rsidP="004906C0">
            <w:pPr>
              <w:pStyle w:val="TableParagraph"/>
              <w:spacing w:before="2"/>
              <w:jc w:val="left"/>
              <w:rPr>
                <w:sz w:val="9"/>
              </w:rPr>
            </w:pPr>
          </w:p>
          <w:p w14:paraId="479473C5" w14:textId="77777777" w:rsidR="00470D98" w:rsidRDefault="001E0CFE" w:rsidP="004906C0">
            <w:pPr>
              <w:pStyle w:val="TableParagraph"/>
              <w:ind w:left="50"/>
              <w:jc w:val="left"/>
              <w:rPr>
                <w:rFonts w:ascii="Trebuchet MS"/>
                <w:sz w:val="12"/>
              </w:rPr>
            </w:pPr>
            <w:bookmarkStart w:id="3830" w:name="_bookmark82"/>
            <w:bookmarkEnd w:id="3830"/>
            <w:r>
              <w:rPr>
                <w:rFonts w:ascii="Trebuchet MS"/>
                <w:spacing w:val="-4"/>
                <w:sz w:val="12"/>
              </w:rPr>
              <w:t>1010</w:t>
            </w:r>
          </w:p>
        </w:tc>
        <w:tc>
          <w:tcPr>
            <w:tcW w:w="7804" w:type="dxa"/>
          </w:tcPr>
          <w:p w14:paraId="252A1493" w14:textId="77777777" w:rsidR="00470D98" w:rsidRDefault="001E0CFE">
            <w:pPr>
              <w:pStyle w:val="TableParagraph"/>
              <w:spacing w:line="269" w:lineRule="exact"/>
              <w:ind w:left="-18" w:right="48"/>
              <w:jc w:val="right"/>
              <w:rPr>
                <w:sz w:val="24"/>
              </w:rPr>
            </w:pPr>
            <w:r>
              <w:rPr>
                <w:spacing w:val="-4"/>
                <w:sz w:val="24"/>
              </w:rPr>
              <w:t>Zhiyuan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Wang,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Simona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Buetti,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and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Alejandro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Lleras.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Predicting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search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perfor-</w:t>
            </w:r>
          </w:p>
        </w:tc>
      </w:tr>
      <w:tr w:rsidR="00470D98" w14:paraId="6D33AFA0" w14:textId="77777777">
        <w:trPr>
          <w:trHeight w:val="288"/>
        </w:trPr>
        <w:tc>
          <w:tcPr>
            <w:tcW w:w="521" w:type="dxa"/>
          </w:tcPr>
          <w:p w14:paraId="4C690A8D" w14:textId="77777777" w:rsidR="00470D98" w:rsidRDefault="00470D98" w:rsidP="004906C0">
            <w:pPr>
              <w:pStyle w:val="TableParagraph"/>
              <w:spacing w:before="3"/>
              <w:jc w:val="left"/>
              <w:rPr>
                <w:sz w:val="9"/>
              </w:rPr>
            </w:pPr>
          </w:p>
          <w:p w14:paraId="74C6AB5F" w14:textId="77777777" w:rsidR="00470D98" w:rsidRDefault="001E0CFE" w:rsidP="004906C0">
            <w:pPr>
              <w:pStyle w:val="TableParagraph"/>
              <w:ind w:left="50"/>
              <w:jc w:val="left"/>
              <w:rPr>
                <w:rFonts w:ascii="Trebuchet MS"/>
                <w:sz w:val="12"/>
              </w:rPr>
            </w:pPr>
            <w:r>
              <w:rPr>
                <w:rFonts w:ascii="Trebuchet MS"/>
                <w:spacing w:val="-4"/>
                <w:sz w:val="12"/>
              </w:rPr>
              <w:t>1011</w:t>
            </w:r>
          </w:p>
        </w:tc>
        <w:tc>
          <w:tcPr>
            <w:tcW w:w="7804" w:type="dxa"/>
          </w:tcPr>
          <w:p w14:paraId="04A947C9" w14:textId="77777777" w:rsidR="00470D98" w:rsidRDefault="001E0CFE">
            <w:pPr>
              <w:pStyle w:val="TableParagraph"/>
              <w:spacing w:line="269" w:lineRule="exact"/>
              <w:ind w:left="-18" w:right="48"/>
              <w:jc w:val="right"/>
              <w:rPr>
                <w:rFonts w:ascii="Times New Roman"/>
                <w:i/>
                <w:sz w:val="24"/>
              </w:rPr>
            </w:pPr>
            <w:r>
              <w:rPr>
                <w:w w:val="90"/>
                <w:sz w:val="24"/>
              </w:rPr>
              <w:t>mance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in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heterogeneous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visual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search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scenes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with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real-world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objects.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rFonts w:ascii="Times New Roman"/>
                <w:i/>
                <w:spacing w:val="-2"/>
                <w:w w:val="90"/>
                <w:sz w:val="24"/>
              </w:rPr>
              <w:t>Collabra:</w:t>
            </w:r>
          </w:p>
        </w:tc>
      </w:tr>
      <w:tr w:rsidR="00470D98" w14:paraId="2744738D" w14:textId="77777777">
        <w:trPr>
          <w:trHeight w:val="388"/>
        </w:trPr>
        <w:tc>
          <w:tcPr>
            <w:tcW w:w="521" w:type="dxa"/>
          </w:tcPr>
          <w:p w14:paraId="72E58382" w14:textId="77777777" w:rsidR="00470D98" w:rsidRDefault="00470D98" w:rsidP="004906C0">
            <w:pPr>
              <w:pStyle w:val="TableParagraph"/>
              <w:spacing w:before="3"/>
              <w:jc w:val="left"/>
              <w:rPr>
                <w:sz w:val="9"/>
              </w:rPr>
            </w:pPr>
          </w:p>
          <w:p w14:paraId="69F31220" w14:textId="77777777" w:rsidR="00470D98" w:rsidRDefault="001E0CFE" w:rsidP="004906C0">
            <w:pPr>
              <w:pStyle w:val="TableParagraph"/>
              <w:ind w:left="50"/>
              <w:jc w:val="left"/>
              <w:rPr>
                <w:rFonts w:ascii="Trebuchet MS"/>
                <w:sz w:val="12"/>
              </w:rPr>
            </w:pPr>
            <w:r>
              <w:rPr>
                <w:rFonts w:ascii="Trebuchet MS"/>
                <w:spacing w:val="-4"/>
                <w:sz w:val="12"/>
              </w:rPr>
              <w:t>1012</w:t>
            </w:r>
          </w:p>
        </w:tc>
        <w:tc>
          <w:tcPr>
            <w:tcW w:w="7804" w:type="dxa"/>
          </w:tcPr>
          <w:p w14:paraId="2D0B583A" w14:textId="77777777" w:rsidR="00470D98" w:rsidRDefault="001E0CFE" w:rsidP="004906C0">
            <w:pPr>
              <w:pStyle w:val="TableParagraph"/>
              <w:spacing w:line="275" w:lineRule="exact"/>
              <w:ind w:left="216"/>
              <w:jc w:val="left"/>
              <w:rPr>
                <w:sz w:val="24"/>
              </w:rPr>
            </w:pPr>
            <w:r>
              <w:rPr>
                <w:rFonts w:ascii="Times New Roman"/>
                <w:i/>
                <w:spacing w:val="-2"/>
                <w:sz w:val="24"/>
              </w:rPr>
              <w:t>Psychology</w:t>
            </w:r>
            <w:r>
              <w:rPr>
                <w:spacing w:val="-2"/>
                <w:sz w:val="24"/>
              </w:rPr>
              <w:t>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3(1),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2017.</w:t>
            </w:r>
          </w:p>
        </w:tc>
      </w:tr>
      <w:tr w:rsidR="00470D98" w14:paraId="1AC27747" w14:textId="77777777">
        <w:trPr>
          <w:trHeight w:val="388"/>
        </w:trPr>
        <w:tc>
          <w:tcPr>
            <w:tcW w:w="521" w:type="dxa"/>
          </w:tcPr>
          <w:p w14:paraId="0811B0D5" w14:textId="77777777" w:rsidR="00470D98" w:rsidRDefault="00470D98" w:rsidP="004906C0">
            <w:pPr>
              <w:pStyle w:val="TableParagraph"/>
              <w:spacing w:before="8"/>
              <w:jc w:val="left"/>
              <w:rPr>
                <w:sz w:val="17"/>
              </w:rPr>
            </w:pPr>
          </w:p>
          <w:p w14:paraId="29B98F3B" w14:textId="77777777" w:rsidR="00470D98" w:rsidRDefault="001E0CFE" w:rsidP="004906C0">
            <w:pPr>
              <w:pStyle w:val="TableParagraph"/>
              <w:spacing w:before="1"/>
              <w:ind w:left="50"/>
              <w:jc w:val="left"/>
              <w:rPr>
                <w:rFonts w:ascii="Trebuchet MS"/>
                <w:sz w:val="12"/>
              </w:rPr>
            </w:pPr>
            <w:bookmarkStart w:id="3831" w:name="_bookmark83"/>
            <w:bookmarkEnd w:id="3831"/>
            <w:r>
              <w:rPr>
                <w:rFonts w:ascii="Trebuchet MS"/>
                <w:spacing w:val="-4"/>
                <w:sz w:val="12"/>
              </w:rPr>
              <w:t>1013</w:t>
            </w:r>
          </w:p>
        </w:tc>
        <w:tc>
          <w:tcPr>
            <w:tcW w:w="7804" w:type="dxa"/>
          </w:tcPr>
          <w:p w14:paraId="4EB89895" w14:textId="77777777" w:rsidR="00470D98" w:rsidRDefault="001E0CFE">
            <w:pPr>
              <w:pStyle w:val="TableParagraph"/>
              <w:spacing w:before="93" w:line="276" w:lineRule="exact"/>
              <w:ind w:left="-18" w:right="48"/>
              <w:jc w:val="right"/>
              <w:rPr>
                <w:sz w:val="24"/>
              </w:rPr>
            </w:pPr>
            <w:r>
              <w:rPr>
                <w:spacing w:val="-8"/>
                <w:sz w:val="24"/>
              </w:rPr>
              <w:t>Zhiyuan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>Wang,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>Alejandro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>Lleras,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>Simona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>Buetti.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>Parallel,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>exhaustive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>process-</w:t>
            </w:r>
          </w:p>
        </w:tc>
      </w:tr>
      <w:tr w:rsidR="00470D98" w14:paraId="2632AC68" w14:textId="77777777">
        <w:trPr>
          <w:trHeight w:val="288"/>
        </w:trPr>
        <w:tc>
          <w:tcPr>
            <w:tcW w:w="521" w:type="dxa"/>
          </w:tcPr>
          <w:p w14:paraId="3166AEE4" w14:textId="77777777" w:rsidR="00470D98" w:rsidRDefault="00470D98" w:rsidP="004906C0">
            <w:pPr>
              <w:pStyle w:val="TableParagraph"/>
              <w:spacing w:before="3"/>
              <w:jc w:val="left"/>
              <w:rPr>
                <w:sz w:val="9"/>
              </w:rPr>
            </w:pPr>
          </w:p>
          <w:p w14:paraId="4B504156" w14:textId="77777777" w:rsidR="00470D98" w:rsidRDefault="001E0CFE" w:rsidP="004906C0">
            <w:pPr>
              <w:pStyle w:val="TableParagraph"/>
              <w:ind w:left="50"/>
              <w:jc w:val="left"/>
              <w:rPr>
                <w:rFonts w:ascii="Trebuchet MS"/>
                <w:sz w:val="12"/>
              </w:rPr>
            </w:pPr>
            <w:r>
              <w:rPr>
                <w:rFonts w:ascii="Trebuchet MS"/>
                <w:spacing w:val="-4"/>
                <w:sz w:val="12"/>
              </w:rPr>
              <w:t>1014</w:t>
            </w:r>
          </w:p>
        </w:tc>
        <w:tc>
          <w:tcPr>
            <w:tcW w:w="7804" w:type="dxa"/>
          </w:tcPr>
          <w:p w14:paraId="60E75848" w14:textId="77777777" w:rsidR="00470D98" w:rsidRDefault="001E0CFE">
            <w:pPr>
              <w:pStyle w:val="TableParagraph"/>
              <w:spacing w:line="269" w:lineRule="exact"/>
              <w:ind w:left="-18" w:right="48"/>
              <w:jc w:val="right"/>
              <w:rPr>
                <w:sz w:val="24"/>
              </w:rPr>
            </w:pPr>
            <w:r>
              <w:rPr>
                <w:spacing w:val="-6"/>
                <w:sz w:val="24"/>
              </w:rPr>
              <w:t>ing</w:t>
            </w:r>
            <w:r>
              <w:rPr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underlies</w:t>
            </w:r>
            <w:r>
              <w:rPr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logarithmic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search</w:t>
            </w:r>
            <w:r>
              <w:rPr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functions: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Visual</w:t>
            </w:r>
            <w:r>
              <w:rPr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search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with</w:t>
            </w:r>
            <w:r>
              <w:rPr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cortical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magni-</w:t>
            </w:r>
          </w:p>
        </w:tc>
      </w:tr>
      <w:tr w:rsidR="00470D98" w14:paraId="3F618C28" w14:textId="77777777">
        <w:trPr>
          <w:trHeight w:val="288"/>
        </w:trPr>
        <w:tc>
          <w:tcPr>
            <w:tcW w:w="521" w:type="dxa"/>
          </w:tcPr>
          <w:p w14:paraId="010CDAFE" w14:textId="77777777" w:rsidR="00470D98" w:rsidRDefault="00470D98" w:rsidP="004906C0">
            <w:pPr>
              <w:pStyle w:val="TableParagraph"/>
              <w:spacing w:before="3"/>
              <w:jc w:val="left"/>
              <w:rPr>
                <w:sz w:val="9"/>
              </w:rPr>
            </w:pPr>
          </w:p>
          <w:p w14:paraId="6539E124" w14:textId="77777777" w:rsidR="00470D98" w:rsidRDefault="001E0CFE" w:rsidP="004906C0">
            <w:pPr>
              <w:pStyle w:val="TableParagraph"/>
              <w:ind w:left="50"/>
              <w:jc w:val="left"/>
              <w:rPr>
                <w:rFonts w:ascii="Trebuchet MS"/>
                <w:sz w:val="12"/>
              </w:rPr>
            </w:pPr>
            <w:r>
              <w:rPr>
                <w:rFonts w:ascii="Trebuchet MS"/>
                <w:spacing w:val="-4"/>
                <w:sz w:val="12"/>
              </w:rPr>
              <w:t>1015</w:t>
            </w:r>
          </w:p>
        </w:tc>
        <w:tc>
          <w:tcPr>
            <w:tcW w:w="7804" w:type="dxa"/>
          </w:tcPr>
          <w:p w14:paraId="787F1BFC" w14:textId="77777777" w:rsidR="00470D98" w:rsidRDefault="001E0CFE" w:rsidP="004906C0">
            <w:pPr>
              <w:pStyle w:val="TableParagraph"/>
              <w:spacing w:line="269" w:lineRule="exact"/>
              <w:ind w:left="216"/>
              <w:jc w:val="left"/>
              <w:rPr>
                <w:sz w:val="24"/>
              </w:rPr>
            </w:pPr>
            <w:r>
              <w:rPr>
                <w:spacing w:val="-4"/>
                <w:sz w:val="24"/>
              </w:rPr>
              <w:t>fication.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pacing w:val="-4"/>
                <w:sz w:val="24"/>
              </w:rPr>
              <w:t>Psychonomic bulletin</w:t>
            </w:r>
            <w:r>
              <w:rPr>
                <w:rFonts w:ascii="Times New Roman" w:hAnsi="Times New Roman"/>
                <w:i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pacing w:val="-4"/>
                <w:sz w:val="24"/>
              </w:rPr>
              <w:t>&amp;</w:t>
            </w:r>
            <w:r>
              <w:rPr>
                <w:rFonts w:ascii="Times New Roman" w:hAnsi="Times New Roman"/>
                <w:i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pacing w:val="-4"/>
                <w:sz w:val="24"/>
              </w:rPr>
              <w:t>review</w:t>
            </w:r>
            <w:r>
              <w:rPr>
                <w:spacing w:val="-4"/>
                <w:sz w:val="24"/>
              </w:rPr>
              <w:t>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25:1343–1350,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2018.</w:t>
            </w:r>
          </w:p>
        </w:tc>
      </w:tr>
    </w:tbl>
    <w:p w14:paraId="1C4AACE1" w14:textId="77777777" w:rsidR="00470D98" w:rsidRDefault="00470D98">
      <w:pPr>
        <w:pStyle w:val="BodyText"/>
        <w:spacing w:before="10"/>
        <w:ind w:left="0"/>
        <w:rPr>
          <w:sz w:val="8"/>
        </w:rPr>
      </w:pPr>
    </w:p>
    <w:p w14:paraId="77D6FF1D" w14:textId="77777777" w:rsidR="00470D98" w:rsidRDefault="00470D98">
      <w:pPr>
        <w:rPr>
          <w:sz w:val="8"/>
        </w:rPr>
        <w:sectPr w:rsidR="00470D98">
          <w:type w:val="continuous"/>
          <w:pgSz w:w="12240" w:h="15840"/>
          <w:pgMar w:top="1820" w:right="1720" w:bottom="280" w:left="1600" w:header="0" w:footer="1818" w:gutter="0"/>
          <w:cols w:space="720"/>
        </w:sectPr>
      </w:pPr>
    </w:p>
    <w:p w14:paraId="0E05F167" w14:textId="77777777" w:rsidR="00470D98" w:rsidRDefault="00470D98">
      <w:pPr>
        <w:pStyle w:val="BodyText"/>
        <w:spacing w:before="9"/>
        <w:ind w:left="0"/>
        <w:rPr>
          <w:sz w:val="17"/>
        </w:rPr>
      </w:pPr>
    </w:p>
    <w:p w14:paraId="150AA542" w14:textId="77777777" w:rsidR="00470D98" w:rsidRDefault="001E0CFE">
      <w:pPr>
        <w:ind w:left="163"/>
        <w:rPr>
          <w:rFonts w:ascii="Trebuchet MS"/>
          <w:sz w:val="12"/>
        </w:rPr>
      </w:pPr>
      <w:bookmarkStart w:id="3832" w:name="_bookmark84"/>
      <w:bookmarkEnd w:id="3832"/>
      <w:r>
        <w:rPr>
          <w:rFonts w:ascii="Trebuchet MS"/>
          <w:spacing w:val="-4"/>
          <w:sz w:val="12"/>
        </w:rPr>
        <w:t>1016</w:t>
      </w:r>
    </w:p>
    <w:p w14:paraId="5472883A" w14:textId="77777777" w:rsidR="00470D98" w:rsidRDefault="00470D98">
      <w:pPr>
        <w:pStyle w:val="BodyText"/>
        <w:spacing w:before="10"/>
        <w:ind w:left="0"/>
        <w:rPr>
          <w:rFonts w:ascii="Trebuchet MS"/>
          <w:sz w:val="12"/>
        </w:rPr>
      </w:pPr>
    </w:p>
    <w:p w14:paraId="48E0FC33" w14:textId="77777777" w:rsidR="00470D98" w:rsidRDefault="001E0CFE">
      <w:pPr>
        <w:ind w:left="163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1017</w:t>
      </w:r>
    </w:p>
    <w:p w14:paraId="7A381647" w14:textId="77777777" w:rsidR="00470D98" w:rsidRDefault="00470D98">
      <w:pPr>
        <w:pStyle w:val="BodyText"/>
        <w:spacing w:before="0"/>
        <w:ind w:left="0"/>
        <w:rPr>
          <w:rFonts w:ascii="Trebuchet MS"/>
          <w:sz w:val="12"/>
        </w:rPr>
      </w:pPr>
    </w:p>
    <w:p w14:paraId="54BB9542" w14:textId="77777777" w:rsidR="00470D98" w:rsidRDefault="00470D98">
      <w:pPr>
        <w:pStyle w:val="BodyText"/>
        <w:spacing w:before="0"/>
        <w:ind w:left="0"/>
        <w:rPr>
          <w:rFonts w:ascii="Trebuchet MS"/>
          <w:sz w:val="12"/>
        </w:rPr>
      </w:pPr>
    </w:p>
    <w:p w14:paraId="3B59DB5F" w14:textId="77777777" w:rsidR="00470D98" w:rsidRDefault="001E0CFE">
      <w:pPr>
        <w:spacing w:before="70"/>
        <w:ind w:left="163"/>
        <w:rPr>
          <w:rFonts w:ascii="Trebuchet MS"/>
          <w:sz w:val="12"/>
        </w:rPr>
      </w:pPr>
      <w:bookmarkStart w:id="3833" w:name="_bookmark85"/>
      <w:bookmarkEnd w:id="3833"/>
      <w:r>
        <w:rPr>
          <w:rFonts w:ascii="Trebuchet MS"/>
          <w:spacing w:val="-4"/>
          <w:sz w:val="12"/>
        </w:rPr>
        <w:t>1018</w:t>
      </w:r>
    </w:p>
    <w:p w14:paraId="01418F8D" w14:textId="77777777" w:rsidR="00470D98" w:rsidRDefault="00470D98">
      <w:pPr>
        <w:pStyle w:val="BodyText"/>
        <w:spacing w:before="10"/>
        <w:ind w:left="0"/>
        <w:rPr>
          <w:rFonts w:ascii="Trebuchet MS"/>
          <w:sz w:val="12"/>
        </w:rPr>
      </w:pPr>
    </w:p>
    <w:p w14:paraId="4B2CC500" w14:textId="77777777" w:rsidR="00470D98" w:rsidRDefault="001E0CFE">
      <w:pPr>
        <w:spacing w:before="1"/>
        <w:ind w:left="163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1019</w:t>
      </w:r>
    </w:p>
    <w:p w14:paraId="0F8E745C" w14:textId="77777777" w:rsidR="00470D98" w:rsidRDefault="00470D98">
      <w:pPr>
        <w:pStyle w:val="BodyText"/>
        <w:spacing w:before="0"/>
        <w:ind w:left="0"/>
        <w:rPr>
          <w:rFonts w:ascii="Trebuchet MS"/>
          <w:sz w:val="12"/>
        </w:rPr>
      </w:pPr>
    </w:p>
    <w:p w14:paraId="6712A6D1" w14:textId="77777777" w:rsidR="00470D98" w:rsidRDefault="00470D98">
      <w:pPr>
        <w:pStyle w:val="BodyText"/>
        <w:spacing w:before="0"/>
        <w:ind w:left="0"/>
        <w:rPr>
          <w:rFonts w:ascii="Trebuchet MS"/>
          <w:sz w:val="12"/>
        </w:rPr>
      </w:pPr>
    </w:p>
    <w:p w14:paraId="51967F02" w14:textId="77777777" w:rsidR="00470D98" w:rsidRDefault="001E0CFE">
      <w:pPr>
        <w:spacing w:before="70"/>
        <w:ind w:left="163"/>
        <w:rPr>
          <w:rFonts w:ascii="Trebuchet MS"/>
          <w:sz w:val="12"/>
        </w:rPr>
      </w:pPr>
      <w:bookmarkStart w:id="3834" w:name="_bookmark86"/>
      <w:bookmarkEnd w:id="3834"/>
      <w:r>
        <w:rPr>
          <w:rFonts w:ascii="Trebuchet MS"/>
          <w:spacing w:val="-4"/>
          <w:sz w:val="12"/>
        </w:rPr>
        <w:t>1020</w:t>
      </w:r>
    </w:p>
    <w:p w14:paraId="15935CD3" w14:textId="77777777" w:rsidR="00470D98" w:rsidRDefault="00470D98">
      <w:pPr>
        <w:pStyle w:val="BodyText"/>
        <w:spacing w:before="10"/>
        <w:ind w:left="0"/>
        <w:rPr>
          <w:rFonts w:ascii="Trebuchet MS"/>
          <w:sz w:val="12"/>
        </w:rPr>
      </w:pPr>
    </w:p>
    <w:p w14:paraId="515CD01C" w14:textId="77777777" w:rsidR="00470D98" w:rsidRDefault="001E0CFE">
      <w:pPr>
        <w:ind w:left="163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1021</w:t>
      </w:r>
    </w:p>
    <w:p w14:paraId="70A8AA9F" w14:textId="77777777" w:rsidR="00470D98" w:rsidRDefault="001E0CFE">
      <w:pPr>
        <w:spacing w:before="93" w:line="247" w:lineRule="auto"/>
        <w:ind w:left="393" w:hanging="235"/>
        <w:rPr>
          <w:sz w:val="24"/>
        </w:rPr>
      </w:pPr>
      <w:r>
        <w:br w:type="column"/>
      </w:r>
      <w:r>
        <w:rPr>
          <w:spacing w:val="-2"/>
          <w:sz w:val="24"/>
        </w:rPr>
        <w:t>Jeremy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M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Wolfe.</w:t>
      </w:r>
      <w:r>
        <w:rPr>
          <w:spacing w:val="21"/>
          <w:sz w:val="24"/>
        </w:rPr>
        <w:t xml:space="preserve"> </w:t>
      </w:r>
      <w:r>
        <w:rPr>
          <w:spacing w:val="-2"/>
          <w:sz w:val="24"/>
        </w:rPr>
        <w:t>What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can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1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million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trials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tell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us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about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visual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search?</w:t>
      </w:r>
      <w:r>
        <w:rPr>
          <w:spacing w:val="40"/>
          <w:sz w:val="24"/>
        </w:rPr>
        <w:t xml:space="preserve"> </w:t>
      </w:r>
      <w:r>
        <w:rPr>
          <w:rFonts w:ascii="Times New Roman" w:hAnsi="Times New Roman"/>
          <w:i/>
          <w:spacing w:val="-2"/>
          <w:sz w:val="24"/>
        </w:rPr>
        <w:t xml:space="preserve">Psycho- </w:t>
      </w:r>
      <w:r>
        <w:rPr>
          <w:rFonts w:ascii="Times New Roman" w:hAnsi="Times New Roman"/>
          <w:i/>
          <w:sz w:val="24"/>
        </w:rPr>
        <w:t>logical Science</w:t>
      </w:r>
      <w:r>
        <w:rPr>
          <w:sz w:val="24"/>
        </w:rPr>
        <w:t>, 9(1):33–39, 1998.</w:t>
      </w:r>
    </w:p>
    <w:p w14:paraId="11A6778C" w14:textId="77777777" w:rsidR="00470D98" w:rsidRDefault="001E0CFE">
      <w:pPr>
        <w:spacing w:before="197" w:line="247" w:lineRule="auto"/>
        <w:ind w:left="393" w:hanging="235"/>
        <w:rPr>
          <w:sz w:val="24"/>
        </w:rPr>
      </w:pPr>
      <w:r>
        <w:rPr>
          <w:spacing w:val="-4"/>
          <w:sz w:val="24"/>
        </w:rPr>
        <w:t>Jeremy</w:t>
      </w:r>
      <w:r>
        <w:rPr>
          <w:spacing w:val="3"/>
          <w:sz w:val="24"/>
        </w:rPr>
        <w:t xml:space="preserve"> </w:t>
      </w:r>
      <w:r>
        <w:rPr>
          <w:spacing w:val="-4"/>
          <w:sz w:val="24"/>
        </w:rPr>
        <w:t>M</w:t>
      </w:r>
      <w:r>
        <w:rPr>
          <w:spacing w:val="3"/>
          <w:sz w:val="24"/>
        </w:rPr>
        <w:t xml:space="preserve"> </w:t>
      </w:r>
      <w:r>
        <w:rPr>
          <w:spacing w:val="-4"/>
          <w:sz w:val="24"/>
        </w:rPr>
        <w:t>Wolfe.</w:t>
      </w:r>
      <w:r>
        <w:rPr>
          <w:spacing w:val="57"/>
          <w:sz w:val="24"/>
        </w:rPr>
        <w:t xml:space="preserve"> </w:t>
      </w:r>
      <w:r>
        <w:rPr>
          <w:spacing w:val="-4"/>
          <w:sz w:val="24"/>
        </w:rPr>
        <w:t>Approaches</w:t>
      </w:r>
      <w:r>
        <w:rPr>
          <w:spacing w:val="3"/>
          <w:sz w:val="24"/>
        </w:rPr>
        <w:t xml:space="preserve"> </w:t>
      </w:r>
      <w:r>
        <w:rPr>
          <w:spacing w:val="-4"/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pacing w:val="-4"/>
          <w:sz w:val="24"/>
        </w:rPr>
        <w:t>visual</w:t>
      </w:r>
      <w:r>
        <w:rPr>
          <w:spacing w:val="3"/>
          <w:sz w:val="24"/>
        </w:rPr>
        <w:t xml:space="preserve"> </w:t>
      </w:r>
      <w:r>
        <w:rPr>
          <w:spacing w:val="-4"/>
          <w:sz w:val="24"/>
        </w:rPr>
        <w:t>search:</w:t>
      </w:r>
      <w:r>
        <w:rPr>
          <w:spacing w:val="30"/>
          <w:sz w:val="24"/>
        </w:rPr>
        <w:t xml:space="preserve"> </w:t>
      </w:r>
      <w:r>
        <w:rPr>
          <w:spacing w:val="-4"/>
          <w:sz w:val="24"/>
        </w:rPr>
        <w:t>Feature</w:t>
      </w:r>
      <w:r>
        <w:rPr>
          <w:spacing w:val="3"/>
          <w:sz w:val="24"/>
        </w:rPr>
        <w:t xml:space="preserve"> </w:t>
      </w:r>
      <w:r>
        <w:rPr>
          <w:spacing w:val="-4"/>
          <w:sz w:val="24"/>
        </w:rPr>
        <w:t>integration</w:t>
      </w:r>
      <w:r>
        <w:rPr>
          <w:spacing w:val="3"/>
          <w:sz w:val="24"/>
        </w:rPr>
        <w:t xml:space="preserve"> </w:t>
      </w:r>
      <w:r>
        <w:rPr>
          <w:spacing w:val="-4"/>
          <w:sz w:val="24"/>
        </w:rPr>
        <w:t>theory</w:t>
      </w:r>
      <w:r>
        <w:rPr>
          <w:spacing w:val="3"/>
          <w:sz w:val="24"/>
        </w:rPr>
        <w:t xml:space="preserve"> </w:t>
      </w:r>
      <w:r>
        <w:rPr>
          <w:spacing w:val="-4"/>
          <w:sz w:val="24"/>
        </w:rPr>
        <w:t xml:space="preserve">and </w:t>
      </w:r>
      <w:r>
        <w:rPr>
          <w:sz w:val="24"/>
        </w:rPr>
        <w:t>guided</w:t>
      </w:r>
      <w:r>
        <w:rPr>
          <w:spacing w:val="-4"/>
          <w:sz w:val="24"/>
        </w:rPr>
        <w:t xml:space="preserve"> </w:t>
      </w:r>
      <w:r>
        <w:rPr>
          <w:sz w:val="24"/>
        </w:rPr>
        <w:t>search.</w:t>
      </w:r>
      <w:r>
        <w:rPr>
          <w:spacing w:val="17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Oxford</w:t>
      </w:r>
      <w:r>
        <w:rPr>
          <w:rFonts w:ascii="Times New Roman" w:hAnsi="Times New Roman"/>
          <w:i/>
          <w:spacing w:val="-11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handbook</w:t>
      </w:r>
      <w:r>
        <w:rPr>
          <w:rFonts w:ascii="Times New Roman" w:hAnsi="Times New Roman"/>
          <w:i/>
          <w:spacing w:val="-11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of</w:t>
      </w:r>
      <w:r>
        <w:rPr>
          <w:rFonts w:ascii="Times New Roman" w:hAnsi="Times New Roman"/>
          <w:i/>
          <w:spacing w:val="-11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attention</w:t>
      </w:r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pages</w:t>
      </w:r>
      <w:r>
        <w:rPr>
          <w:spacing w:val="-4"/>
          <w:sz w:val="24"/>
        </w:rPr>
        <w:t xml:space="preserve"> </w:t>
      </w:r>
      <w:r>
        <w:rPr>
          <w:sz w:val="24"/>
        </w:rPr>
        <w:t>11–55,</w:t>
      </w:r>
      <w:r>
        <w:rPr>
          <w:spacing w:val="-4"/>
          <w:sz w:val="24"/>
        </w:rPr>
        <w:t xml:space="preserve"> </w:t>
      </w:r>
      <w:r>
        <w:rPr>
          <w:sz w:val="24"/>
        </w:rPr>
        <w:t>2014.</w:t>
      </w:r>
    </w:p>
    <w:p w14:paraId="3A44EAFC" w14:textId="77777777" w:rsidR="00470D98" w:rsidRDefault="001E0CFE">
      <w:pPr>
        <w:spacing w:before="198" w:line="247" w:lineRule="auto"/>
        <w:ind w:left="393" w:right="527" w:hanging="235"/>
        <w:rPr>
          <w:sz w:val="24"/>
        </w:rPr>
      </w:pPr>
      <w:r>
        <w:rPr>
          <w:sz w:val="24"/>
        </w:rPr>
        <w:t>Jeremy</w:t>
      </w:r>
      <w:r>
        <w:rPr>
          <w:spacing w:val="-5"/>
          <w:sz w:val="24"/>
        </w:rPr>
        <w:t xml:space="preserve"> </w:t>
      </w:r>
      <w:r>
        <w:rPr>
          <w:sz w:val="24"/>
        </w:rPr>
        <w:t>M</w:t>
      </w:r>
      <w:r>
        <w:rPr>
          <w:spacing w:val="-5"/>
          <w:sz w:val="24"/>
        </w:rPr>
        <w:t xml:space="preserve"> </w:t>
      </w:r>
      <w:r>
        <w:rPr>
          <w:sz w:val="24"/>
        </w:rPr>
        <w:t>Wolfe.</w:t>
      </w:r>
      <w:r>
        <w:rPr>
          <w:spacing w:val="33"/>
          <w:sz w:val="24"/>
        </w:rPr>
        <w:t xml:space="preserve"> </w:t>
      </w:r>
      <w:r>
        <w:rPr>
          <w:sz w:val="24"/>
        </w:rPr>
        <w:t>Guided</w:t>
      </w:r>
      <w:r>
        <w:rPr>
          <w:spacing w:val="-5"/>
          <w:sz w:val="24"/>
        </w:rPr>
        <w:t xml:space="preserve"> </w:t>
      </w:r>
      <w:r>
        <w:rPr>
          <w:sz w:val="24"/>
        </w:rPr>
        <w:t>search</w:t>
      </w:r>
      <w:r>
        <w:rPr>
          <w:spacing w:val="-5"/>
          <w:sz w:val="24"/>
        </w:rPr>
        <w:t xml:space="preserve"> </w:t>
      </w:r>
      <w:r>
        <w:rPr>
          <w:sz w:val="24"/>
        </w:rPr>
        <w:t>6.0:</w:t>
      </w:r>
      <w:r>
        <w:rPr>
          <w:spacing w:val="13"/>
          <w:sz w:val="24"/>
        </w:rPr>
        <w:t xml:space="preserve"> </w:t>
      </w:r>
      <w:r>
        <w:rPr>
          <w:sz w:val="24"/>
        </w:rPr>
        <w:t>An</w:t>
      </w:r>
      <w:r>
        <w:rPr>
          <w:spacing w:val="-5"/>
          <w:sz w:val="24"/>
        </w:rPr>
        <w:t xml:space="preserve"> </w:t>
      </w:r>
      <w:r>
        <w:rPr>
          <w:sz w:val="24"/>
        </w:rPr>
        <w:t>updated</w:t>
      </w:r>
      <w:r>
        <w:rPr>
          <w:spacing w:val="-4"/>
          <w:sz w:val="24"/>
        </w:rPr>
        <w:t xml:space="preserve"> </w:t>
      </w:r>
      <w:r>
        <w:rPr>
          <w:sz w:val="24"/>
        </w:rPr>
        <w:t>model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visual</w:t>
      </w:r>
      <w:r>
        <w:rPr>
          <w:spacing w:val="-5"/>
          <w:sz w:val="24"/>
        </w:rPr>
        <w:t xml:space="preserve"> </w:t>
      </w:r>
      <w:r>
        <w:rPr>
          <w:sz w:val="24"/>
        </w:rPr>
        <w:t>search.</w:t>
      </w:r>
      <w:r>
        <w:rPr>
          <w:spacing w:val="32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Psy- chonomic</w:t>
      </w:r>
      <w:r>
        <w:rPr>
          <w:rFonts w:ascii="Times New Roman" w:hAnsi="Times New Roman"/>
          <w:i/>
          <w:spacing w:val="-12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Bulletin</w:t>
      </w:r>
      <w:r>
        <w:rPr>
          <w:rFonts w:ascii="Times New Roman" w:hAnsi="Times New Roman"/>
          <w:i/>
          <w:spacing w:val="-12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&amp;</w:t>
      </w:r>
      <w:r>
        <w:rPr>
          <w:rFonts w:ascii="Times New Roman" w:hAnsi="Times New Roman"/>
          <w:i/>
          <w:spacing w:val="-12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Review</w:t>
      </w:r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r>
        <w:rPr>
          <w:sz w:val="24"/>
        </w:rPr>
        <w:t>28(4):1060–1092,</w:t>
      </w:r>
      <w:r>
        <w:rPr>
          <w:spacing w:val="-5"/>
          <w:sz w:val="24"/>
        </w:rPr>
        <w:t xml:space="preserve"> </w:t>
      </w:r>
      <w:r>
        <w:rPr>
          <w:sz w:val="24"/>
        </w:rPr>
        <w:t>2021.</w:t>
      </w:r>
    </w:p>
    <w:p w14:paraId="00F79713" w14:textId="77777777" w:rsidR="00470D98" w:rsidRDefault="00470D98">
      <w:pPr>
        <w:spacing w:line="247" w:lineRule="auto"/>
        <w:rPr>
          <w:sz w:val="24"/>
        </w:rPr>
        <w:sectPr w:rsidR="00470D98">
          <w:type w:val="continuous"/>
          <w:pgSz w:w="12240" w:h="15840"/>
          <w:pgMar w:top="1820" w:right="1720" w:bottom="280" w:left="1600" w:header="0" w:footer="1818" w:gutter="0"/>
          <w:cols w:num="2" w:space="720" w:equalWidth="0">
            <w:col w:w="418" w:space="40"/>
            <w:col w:w="8462"/>
          </w:cols>
        </w:sectPr>
      </w:pPr>
    </w:p>
    <w:p w14:paraId="356B58FE" w14:textId="77777777" w:rsidR="00470D98" w:rsidRDefault="00470D98">
      <w:pPr>
        <w:pStyle w:val="BodyText"/>
        <w:spacing w:before="0"/>
        <w:ind w:left="0"/>
        <w:rPr>
          <w:sz w:val="20"/>
          <w:rPrChange w:id="3835" w:author="Hughes, Anna E" w:date="2023-08-09T15:29:00Z">
            <w:rPr>
              <w:sz w:val="17"/>
            </w:rPr>
          </w:rPrChange>
        </w:rPr>
        <w:pPrChange w:id="3836" w:author="Hughes, Anna E" w:date="2023-08-09T15:29:00Z">
          <w:pPr>
            <w:pStyle w:val="BodyText"/>
            <w:spacing w:before="5"/>
            <w:ind w:left="0"/>
          </w:pPr>
        </w:pPrChange>
      </w:pPr>
    </w:p>
    <w:p w14:paraId="7241DEBD" w14:textId="77777777" w:rsidR="00470D98" w:rsidRDefault="00470D98">
      <w:pPr>
        <w:pStyle w:val="BodyText"/>
        <w:spacing w:before="0"/>
        <w:ind w:left="0"/>
        <w:rPr>
          <w:ins w:id="3837" w:author="Hughes, Anna E" w:date="2023-08-09T15:29:00Z"/>
          <w:sz w:val="20"/>
        </w:rPr>
      </w:pPr>
    </w:p>
    <w:p w14:paraId="640AF57D" w14:textId="77777777" w:rsidR="00470D98" w:rsidRDefault="00470D98">
      <w:pPr>
        <w:pStyle w:val="BodyText"/>
        <w:spacing w:before="10"/>
        <w:ind w:left="0"/>
        <w:rPr>
          <w:ins w:id="3838" w:author="Hughes, Anna E" w:date="2023-08-09T15:29:00Z"/>
          <w:sz w:val="20"/>
        </w:rPr>
      </w:pPr>
    </w:p>
    <w:tbl>
      <w:tblPr>
        <w:tblW w:w="0" w:type="auto"/>
        <w:tblInd w:w="12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1"/>
        <w:gridCol w:w="7804"/>
        <w:tblGridChange w:id="3839">
          <w:tblGrid>
            <w:gridCol w:w="521"/>
            <w:gridCol w:w="7804"/>
          </w:tblGrid>
        </w:tblGridChange>
      </w:tblGrid>
      <w:tr w:rsidR="00470D98" w14:paraId="55DD2AEC" w14:textId="77777777">
        <w:trPr>
          <w:trHeight w:val="288"/>
        </w:trPr>
        <w:tc>
          <w:tcPr>
            <w:tcW w:w="521" w:type="dxa"/>
          </w:tcPr>
          <w:p w14:paraId="1378ADEE" w14:textId="77777777" w:rsidR="00470D98" w:rsidRDefault="00470D98" w:rsidP="004906C0">
            <w:pPr>
              <w:pStyle w:val="TableParagraph"/>
              <w:spacing w:before="2"/>
              <w:jc w:val="left"/>
              <w:rPr>
                <w:sz w:val="9"/>
              </w:rPr>
            </w:pPr>
          </w:p>
          <w:p w14:paraId="17B53E0F" w14:textId="77777777" w:rsidR="00470D98" w:rsidRDefault="001E0CFE" w:rsidP="004906C0">
            <w:pPr>
              <w:pStyle w:val="TableParagraph"/>
              <w:ind w:left="50"/>
              <w:jc w:val="left"/>
              <w:rPr>
                <w:rFonts w:ascii="Trebuchet MS"/>
                <w:sz w:val="12"/>
              </w:rPr>
            </w:pPr>
            <w:bookmarkStart w:id="3840" w:name="_bookmark87"/>
            <w:bookmarkEnd w:id="3840"/>
            <w:r>
              <w:rPr>
                <w:rFonts w:ascii="Trebuchet MS"/>
                <w:spacing w:val="-4"/>
                <w:sz w:val="12"/>
              </w:rPr>
              <w:t>1022</w:t>
            </w:r>
          </w:p>
        </w:tc>
        <w:tc>
          <w:tcPr>
            <w:tcW w:w="7804" w:type="dxa"/>
          </w:tcPr>
          <w:p w14:paraId="1F1A7A93" w14:textId="77777777" w:rsidR="00470D98" w:rsidRDefault="001E0CFE">
            <w:pPr>
              <w:pStyle w:val="TableParagraph"/>
              <w:spacing w:line="269" w:lineRule="exact"/>
              <w:ind w:left="-18" w:right="48"/>
              <w:jc w:val="right"/>
              <w:rPr>
                <w:sz w:val="24"/>
              </w:rPr>
            </w:pPr>
            <w:r>
              <w:rPr>
                <w:spacing w:val="-4"/>
                <w:sz w:val="24"/>
              </w:rPr>
              <w:t>Jeremy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Wolfe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and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Michael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J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Van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Wert.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Varying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target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prevalence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reveals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two</w:t>
            </w:r>
          </w:p>
        </w:tc>
      </w:tr>
      <w:tr w:rsidR="00470D98" w14:paraId="308BB45C" w14:textId="77777777">
        <w:trPr>
          <w:trHeight w:val="288"/>
        </w:trPr>
        <w:tc>
          <w:tcPr>
            <w:tcW w:w="521" w:type="dxa"/>
          </w:tcPr>
          <w:p w14:paraId="20C4918D" w14:textId="77777777" w:rsidR="00470D98" w:rsidRDefault="00470D98" w:rsidP="004906C0">
            <w:pPr>
              <w:pStyle w:val="TableParagraph"/>
              <w:spacing w:before="3"/>
              <w:jc w:val="left"/>
              <w:rPr>
                <w:sz w:val="9"/>
              </w:rPr>
            </w:pPr>
          </w:p>
          <w:p w14:paraId="3010A4B1" w14:textId="77777777" w:rsidR="00470D98" w:rsidRDefault="001E0CFE" w:rsidP="004906C0">
            <w:pPr>
              <w:pStyle w:val="TableParagraph"/>
              <w:ind w:left="50"/>
              <w:jc w:val="left"/>
              <w:rPr>
                <w:rFonts w:ascii="Trebuchet MS"/>
                <w:sz w:val="12"/>
              </w:rPr>
            </w:pPr>
            <w:r>
              <w:rPr>
                <w:rFonts w:ascii="Trebuchet MS"/>
                <w:spacing w:val="-4"/>
                <w:sz w:val="12"/>
              </w:rPr>
              <w:t>1023</w:t>
            </w:r>
          </w:p>
        </w:tc>
        <w:tc>
          <w:tcPr>
            <w:tcW w:w="7804" w:type="dxa"/>
          </w:tcPr>
          <w:p w14:paraId="098AE54F" w14:textId="77777777" w:rsidR="00470D98" w:rsidRDefault="001E0CFE">
            <w:pPr>
              <w:pStyle w:val="TableParagraph"/>
              <w:spacing w:line="269" w:lineRule="exact"/>
              <w:ind w:left="-18" w:right="48"/>
              <w:jc w:val="right"/>
              <w:rPr>
                <w:sz w:val="24"/>
              </w:rPr>
            </w:pPr>
            <w:r>
              <w:rPr>
                <w:spacing w:val="-4"/>
                <w:sz w:val="24"/>
              </w:rPr>
              <w:t>dissociable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decision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criteria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visual</w:t>
            </w:r>
            <w:r>
              <w:rPr>
                <w:spacing w:val="-1"/>
                <w:sz w:val="24"/>
                <w:rPrChange w:id="3841" w:author="Hughes, Anna E" w:date="2023-08-09T15:29:00Z">
                  <w:rPr>
                    <w:spacing w:val="-2"/>
                    <w:sz w:val="24"/>
                  </w:rPr>
                </w:rPrChange>
              </w:rPr>
              <w:t xml:space="preserve"> </w:t>
            </w:r>
            <w:r>
              <w:rPr>
                <w:spacing w:val="-4"/>
                <w:sz w:val="24"/>
              </w:rPr>
              <w:t>search.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pacing w:val="-4"/>
                <w:sz w:val="24"/>
              </w:rPr>
              <w:t>Current</w:t>
            </w:r>
            <w:r>
              <w:rPr>
                <w:rFonts w:ascii="Times New Roman" w:hAnsi="Times New Roman"/>
                <w:i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pacing w:val="-4"/>
                <w:sz w:val="24"/>
              </w:rPr>
              <w:t>biology</w:t>
            </w:r>
            <w:r>
              <w:rPr>
                <w:spacing w:val="-4"/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20(2):121–124,</w:t>
            </w:r>
          </w:p>
        </w:tc>
      </w:tr>
      <w:tr w:rsidR="00470D98" w14:paraId="53B06AAC" w14:textId="77777777">
        <w:tblPrEx>
          <w:tblW w:w="0" w:type="auto"/>
          <w:tblInd w:w="121" w:type="dxa"/>
          <w:tblLayout w:type="fixed"/>
          <w:tblCellMar>
            <w:left w:w="0" w:type="dxa"/>
            <w:right w:w="0" w:type="dxa"/>
          </w:tblCellMar>
          <w:tblLook w:val="01E0" w:firstRow="1" w:lastRow="1" w:firstColumn="1" w:lastColumn="1" w:noHBand="0" w:noVBand="0"/>
          <w:tblPrExChange w:id="3842" w:author="Hughes, Anna E" w:date="2023-08-09T15:29:00Z">
            <w:tblPrEx>
              <w:tblW w:w="0" w:type="auto"/>
              <w:tblInd w:w="121" w:type="dxa"/>
              <w:tblLayout w:type="fixed"/>
              <w:tblCellMar>
                <w:left w:w="0" w:type="dxa"/>
                <w:right w:w="0" w:type="dxa"/>
              </w:tblCellMar>
              <w:tblLook w:val="01E0" w:firstRow="1" w:lastRow="1" w:firstColumn="1" w:lastColumn="1" w:noHBand="0" w:noVBand="0"/>
            </w:tblPrEx>
          </w:tblPrExChange>
        </w:tblPrEx>
        <w:trPr>
          <w:trHeight w:val="388"/>
          <w:trPrChange w:id="3843" w:author="Hughes, Anna E" w:date="2023-08-09T15:29:00Z">
            <w:trPr>
              <w:trHeight w:val="288"/>
            </w:trPr>
          </w:trPrChange>
        </w:trPr>
        <w:tc>
          <w:tcPr>
            <w:tcW w:w="521" w:type="dxa"/>
            <w:tcPrChange w:id="3844" w:author="Hughes, Anna E" w:date="2023-08-09T15:29:00Z">
              <w:tcPr>
                <w:tcW w:w="521" w:type="dxa"/>
              </w:tcPr>
            </w:tcPrChange>
          </w:tcPr>
          <w:p w14:paraId="7A92EAC9" w14:textId="77777777" w:rsidR="00470D98" w:rsidRDefault="00470D98" w:rsidP="004906C0">
            <w:pPr>
              <w:pStyle w:val="TableParagraph"/>
              <w:spacing w:before="3"/>
              <w:jc w:val="left"/>
              <w:rPr>
                <w:sz w:val="9"/>
              </w:rPr>
            </w:pPr>
          </w:p>
          <w:p w14:paraId="71461827" w14:textId="77777777" w:rsidR="00470D98" w:rsidRDefault="001E0CFE" w:rsidP="004906C0">
            <w:pPr>
              <w:pStyle w:val="TableParagraph"/>
              <w:ind w:left="50"/>
              <w:jc w:val="left"/>
              <w:rPr>
                <w:rFonts w:ascii="Trebuchet MS"/>
                <w:sz w:val="12"/>
              </w:rPr>
            </w:pPr>
            <w:r>
              <w:rPr>
                <w:rFonts w:ascii="Trebuchet MS"/>
                <w:spacing w:val="-4"/>
                <w:sz w:val="12"/>
              </w:rPr>
              <w:t>1024</w:t>
            </w:r>
          </w:p>
        </w:tc>
        <w:tc>
          <w:tcPr>
            <w:tcW w:w="7804" w:type="dxa"/>
            <w:tcPrChange w:id="3845" w:author="Hughes, Anna E" w:date="2023-08-09T15:29:00Z">
              <w:tcPr>
                <w:tcW w:w="7804" w:type="dxa"/>
              </w:tcPr>
            </w:tcPrChange>
          </w:tcPr>
          <w:p w14:paraId="2919892E" w14:textId="77777777" w:rsidR="00470D98" w:rsidRDefault="001E0CFE">
            <w:pPr>
              <w:pStyle w:val="TableParagraph"/>
              <w:spacing w:line="275" w:lineRule="exact"/>
              <w:ind w:left="216"/>
              <w:jc w:val="left"/>
              <w:rPr>
                <w:sz w:val="24"/>
              </w:rPr>
              <w:pPrChange w:id="3846" w:author="Hughes, Anna E" w:date="2023-08-09T15:29:00Z">
                <w:pPr>
                  <w:pStyle w:val="TableParagraph"/>
                  <w:spacing w:line="269" w:lineRule="exact"/>
                  <w:ind w:left="216"/>
                </w:pPr>
              </w:pPrChange>
            </w:pPr>
            <w:r>
              <w:rPr>
                <w:spacing w:val="-2"/>
                <w:sz w:val="24"/>
              </w:rPr>
              <w:t>2010.</w:t>
            </w:r>
          </w:p>
        </w:tc>
      </w:tr>
    </w:tbl>
    <w:p w14:paraId="4A6EB6EC" w14:textId="77777777" w:rsidR="00087420" w:rsidRDefault="00087420">
      <w:pPr>
        <w:spacing w:line="269" w:lineRule="exact"/>
        <w:rPr>
          <w:del w:id="3847" w:author="Hughes, Anna E" w:date="2023-08-09T15:29:00Z"/>
          <w:sz w:val="24"/>
        </w:rPr>
        <w:sectPr w:rsidR="00087420">
          <w:type w:val="continuous"/>
          <w:pgSz w:w="12240" w:h="15840"/>
          <w:pgMar w:top="1820" w:right="1720" w:bottom="280" w:left="1600" w:header="0" w:footer="1818" w:gutter="0"/>
          <w:cols w:space="720"/>
        </w:sectPr>
      </w:pPr>
    </w:p>
    <w:p w14:paraId="146C628A" w14:textId="77777777" w:rsidR="00087420" w:rsidRDefault="00087420">
      <w:pPr>
        <w:pStyle w:val="BodyText"/>
        <w:spacing w:before="0"/>
        <w:ind w:left="0"/>
        <w:rPr>
          <w:del w:id="3848" w:author="Hughes, Anna E" w:date="2023-08-09T15:29:00Z"/>
          <w:sz w:val="20"/>
        </w:rPr>
      </w:pPr>
    </w:p>
    <w:p w14:paraId="1D0D03B4" w14:textId="77777777" w:rsidR="00087420" w:rsidRDefault="00087420">
      <w:pPr>
        <w:pStyle w:val="BodyText"/>
        <w:spacing w:before="0"/>
        <w:ind w:left="0"/>
        <w:rPr>
          <w:del w:id="3849" w:author="Hughes, Anna E" w:date="2023-08-09T15:29:00Z"/>
          <w:sz w:val="20"/>
        </w:rPr>
      </w:pPr>
    </w:p>
    <w:p w14:paraId="1753D361" w14:textId="77777777" w:rsidR="00087420" w:rsidRDefault="00087420">
      <w:pPr>
        <w:pStyle w:val="BodyText"/>
        <w:spacing w:before="10"/>
        <w:ind w:left="0"/>
        <w:rPr>
          <w:del w:id="3850" w:author="Hughes, Anna E" w:date="2023-08-09T15:29:00Z"/>
          <w:sz w:val="20"/>
        </w:rPr>
      </w:pPr>
    </w:p>
    <w:tbl>
      <w:tblPr>
        <w:tblW w:w="0" w:type="auto"/>
        <w:tblInd w:w="12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  <w:tblPrChange w:id="3851" w:author="Hughes, Anna E" w:date="2023-08-09T15:29:00Z">
          <w:tblPr>
            <w:tblW w:w="0" w:type="auto"/>
            <w:tblInd w:w="121" w:type="dxa"/>
            <w:tblLayout w:type="fixed"/>
            <w:tblCellMar>
              <w:left w:w="0" w:type="dxa"/>
              <w:right w:w="0" w:type="dxa"/>
            </w:tblCellMar>
            <w:tblLook w:val="01E0" w:firstRow="1" w:lastRow="1" w:firstColumn="1" w:lastColumn="1" w:noHBand="0" w:noVBand="0"/>
          </w:tblPr>
        </w:tblPrChange>
      </w:tblPr>
      <w:tblGrid>
        <w:gridCol w:w="521"/>
        <w:gridCol w:w="7804"/>
        <w:tblGridChange w:id="3852">
          <w:tblGrid>
            <w:gridCol w:w="521"/>
            <w:gridCol w:w="7804"/>
          </w:tblGrid>
        </w:tblGridChange>
      </w:tblGrid>
      <w:tr w:rsidR="00470D98" w14:paraId="4FE6214E" w14:textId="77777777">
        <w:trPr>
          <w:trHeight w:val="388"/>
          <w:trPrChange w:id="3853" w:author="Hughes, Anna E" w:date="2023-08-09T15:29:00Z">
            <w:trPr>
              <w:trHeight w:val="288"/>
            </w:trPr>
          </w:trPrChange>
        </w:trPr>
        <w:tc>
          <w:tcPr>
            <w:tcW w:w="521" w:type="dxa"/>
            <w:tcPrChange w:id="3854" w:author="Hughes, Anna E" w:date="2023-08-09T15:29:00Z">
              <w:tcPr>
                <w:tcW w:w="521" w:type="dxa"/>
              </w:tcPr>
            </w:tcPrChange>
          </w:tcPr>
          <w:p w14:paraId="31F934D5" w14:textId="77777777" w:rsidR="00470D98" w:rsidRDefault="00470D98">
            <w:pPr>
              <w:pStyle w:val="TableParagraph"/>
              <w:spacing w:before="8"/>
              <w:jc w:val="left"/>
              <w:rPr>
                <w:sz w:val="17"/>
                <w:rPrChange w:id="3855" w:author="Hughes, Anna E" w:date="2023-08-09T15:29:00Z">
                  <w:rPr>
                    <w:sz w:val="9"/>
                  </w:rPr>
                </w:rPrChange>
              </w:rPr>
              <w:pPrChange w:id="3856" w:author="Hughes, Anna E" w:date="2023-08-09T15:29:00Z">
                <w:pPr>
                  <w:pStyle w:val="TableParagraph"/>
                  <w:spacing w:before="2"/>
                </w:pPr>
              </w:pPrChange>
            </w:pPr>
          </w:p>
          <w:p w14:paraId="406C9BE2" w14:textId="77777777" w:rsidR="00470D98" w:rsidRDefault="001E0CFE">
            <w:pPr>
              <w:pStyle w:val="TableParagraph"/>
              <w:spacing w:before="1"/>
              <w:ind w:left="50"/>
              <w:jc w:val="left"/>
              <w:rPr>
                <w:rFonts w:ascii="Trebuchet MS"/>
                <w:sz w:val="12"/>
              </w:rPr>
              <w:pPrChange w:id="3857" w:author="Hughes, Anna E" w:date="2023-08-09T15:29:00Z">
                <w:pPr>
                  <w:pStyle w:val="TableParagraph"/>
                  <w:ind w:left="50"/>
                </w:pPr>
              </w:pPrChange>
            </w:pPr>
            <w:bookmarkStart w:id="3858" w:name="_bookmark88"/>
            <w:bookmarkEnd w:id="3858"/>
            <w:r>
              <w:rPr>
                <w:rFonts w:ascii="Trebuchet MS"/>
                <w:spacing w:val="-4"/>
                <w:sz w:val="12"/>
              </w:rPr>
              <w:t>1025</w:t>
            </w:r>
          </w:p>
        </w:tc>
        <w:tc>
          <w:tcPr>
            <w:tcW w:w="7804" w:type="dxa"/>
            <w:tcPrChange w:id="3859" w:author="Hughes, Anna E" w:date="2023-08-09T15:29:00Z">
              <w:tcPr>
                <w:tcW w:w="7804" w:type="dxa"/>
              </w:tcPr>
            </w:tcPrChange>
          </w:tcPr>
          <w:p w14:paraId="21A4F20A" w14:textId="77777777" w:rsidR="00470D98" w:rsidRDefault="001E0CFE">
            <w:pPr>
              <w:pStyle w:val="TableParagraph"/>
              <w:spacing w:before="93" w:line="276" w:lineRule="exact"/>
              <w:ind w:left="-18" w:right="48"/>
              <w:jc w:val="right"/>
              <w:rPr>
                <w:sz w:val="24"/>
              </w:rPr>
              <w:pPrChange w:id="3860" w:author="Hughes, Anna E" w:date="2023-08-09T15:29:00Z">
                <w:pPr>
                  <w:pStyle w:val="TableParagraph"/>
                  <w:spacing w:line="269" w:lineRule="exact"/>
                  <w:ind w:left="-18" w:right="48"/>
                  <w:jc w:val="right"/>
                </w:pPr>
              </w:pPrChange>
            </w:pPr>
            <w:r>
              <w:rPr>
                <w:sz w:val="24"/>
              </w:rPr>
              <w:t>Jeremy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Wolfe,</w:t>
            </w:r>
            <w:r>
              <w:rPr>
                <w:spacing w:val="-8"/>
                <w:sz w:val="24"/>
                <w:rPrChange w:id="3861" w:author="Hughes, Anna E" w:date="2023-08-09T15:29:00Z">
                  <w:rPr>
                    <w:spacing w:val="-7"/>
                    <w:sz w:val="24"/>
                  </w:rPr>
                </w:rPrChange>
              </w:rPr>
              <w:t xml:space="preserve"> </w:t>
            </w:r>
            <w:r>
              <w:rPr>
                <w:sz w:val="24"/>
              </w:rPr>
              <w:t>Kyle</w:t>
            </w:r>
            <w:r>
              <w:rPr>
                <w:spacing w:val="-8"/>
                <w:sz w:val="24"/>
                <w:rPrChange w:id="3862" w:author="Hughes, Anna E" w:date="2023-08-09T15:29:00Z">
                  <w:rPr>
                    <w:spacing w:val="-9"/>
                    <w:sz w:val="24"/>
                  </w:rPr>
                </w:rPrChange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-9"/>
                <w:sz w:val="24"/>
                <w:rPrChange w:id="3863" w:author="Hughes, Anna E" w:date="2023-08-09T15:29:00Z">
                  <w:rPr>
                    <w:spacing w:val="-8"/>
                    <w:sz w:val="24"/>
                  </w:rPr>
                </w:rPrChange>
              </w:rPr>
              <w:t xml:space="preserve"> </w:t>
            </w:r>
            <w:r>
              <w:rPr>
                <w:sz w:val="24"/>
              </w:rPr>
              <w:t>Cave,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Susan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L</w:t>
            </w:r>
            <w:r>
              <w:rPr>
                <w:spacing w:val="-9"/>
                <w:sz w:val="24"/>
                <w:rPrChange w:id="3864" w:author="Hughes, Anna E" w:date="2023-08-09T15:29:00Z">
                  <w:rPr>
                    <w:spacing w:val="-8"/>
                    <w:sz w:val="24"/>
                  </w:rPr>
                </w:rPrChange>
              </w:rPr>
              <w:t xml:space="preserve"> </w:t>
            </w:r>
            <w:r>
              <w:rPr>
                <w:sz w:val="24"/>
              </w:rPr>
              <w:t>Franzel.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Guided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search: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6"/>
                <w:sz w:val="24"/>
                <w:rPrChange w:id="3865" w:author="Hughes, Anna E" w:date="2023-08-09T15:29:00Z">
                  <w:rPr>
                    <w:spacing w:val="-7"/>
                    <w:sz w:val="24"/>
                  </w:rPr>
                </w:rPrChange>
              </w:rPr>
              <w:t>alterna-</w:t>
            </w:r>
          </w:p>
        </w:tc>
      </w:tr>
      <w:tr w:rsidR="00470D98" w14:paraId="35977339" w14:textId="77777777">
        <w:trPr>
          <w:trHeight w:val="288"/>
        </w:trPr>
        <w:tc>
          <w:tcPr>
            <w:tcW w:w="521" w:type="dxa"/>
          </w:tcPr>
          <w:p w14:paraId="4A98859A" w14:textId="77777777" w:rsidR="00470D98" w:rsidRDefault="00470D98" w:rsidP="004906C0">
            <w:pPr>
              <w:pStyle w:val="TableParagraph"/>
              <w:spacing w:before="3"/>
              <w:jc w:val="left"/>
              <w:rPr>
                <w:sz w:val="9"/>
              </w:rPr>
            </w:pPr>
          </w:p>
          <w:p w14:paraId="584A3DBC" w14:textId="77777777" w:rsidR="00470D98" w:rsidRDefault="001E0CFE" w:rsidP="004906C0">
            <w:pPr>
              <w:pStyle w:val="TableParagraph"/>
              <w:ind w:left="50"/>
              <w:jc w:val="left"/>
              <w:rPr>
                <w:rFonts w:ascii="Trebuchet MS"/>
                <w:sz w:val="12"/>
              </w:rPr>
            </w:pPr>
            <w:r>
              <w:rPr>
                <w:rFonts w:ascii="Trebuchet MS"/>
                <w:spacing w:val="-4"/>
                <w:sz w:val="12"/>
              </w:rPr>
              <w:t>1026</w:t>
            </w:r>
          </w:p>
        </w:tc>
        <w:tc>
          <w:tcPr>
            <w:tcW w:w="7804" w:type="dxa"/>
          </w:tcPr>
          <w:p w14:paraId="332F3881" w14:textId="77777777" w:rsidR="00470D98" w:rsidRDefault="001E0CFE">
            <w:pPr>
              <w:pStyle w:val="TableParagraph"/>
              <w:spacing w:line="269" w:lineRule="exact"/>
              <w:ind w:left="-18" w:right="48"/>
              <w:jc w:val="right"/>
              <w:rPr>
                <w:rFonts w:ascii="Times New Roman"/>
                <w:i/>
                <w:sz w:val="24"/>
              </w:rPr>
            </w:pPr>
            <w:r>
              <w:rPr>
                <w:spacing w:val="-6"/>
                <w:sz w:val="24"/>
              </w:rPr>
              <w:t>tive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to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the feature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integration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model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for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visual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search.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rFonts w:ascii="Times New Roman"/>
                <w:i/>
                <w:spacing w:val="-6"/>
                <w:sz w:val="24"/>
              </w:rPr>
              <w:t>Journal</w:t>
            </w:r>
            <w:r>
              <w:rPr>
                <w:rFonts w:ascii="Times New Roman"/>
                <w:i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i/>
                <w:spacing w:val="-6"/>
                <w:sz w:val="24"/>
              </w:rPr>
              <w:t>of</w:t>
            </w:r>
            <w:r>
              <w:rPr>
                <w:rFonts w:ascii="Times New Roman"/>
                <w:i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i/>
                <w:spacing w:val="-6"/>
                <w:sz w:val="24"/>
              </w:rPr>
              <w:t>Experimental</w:t>
            </w:r>
          </w:p>
        </w:tc>
      </w:tr>
      <w:tr w:rsidR="00470D98" w14:paraId="2D60F7B7" w14:textId="77777777">
        <w:trPr>
          <w:trHeight w:val="388"/>
        </w:trPr>
        <w:tc>
          <w:tcPr>
            <w:tcW w:w="521" w:type="dxa"/>
          </w:tcPr>
          <w:p w14:paraId="0E2C1AB1" w14:textId="77777777" w:rsidR="00470D98" w:rsidRDefault="00470D98" w:rsidP="004906C0">
            <w:pPr>
              <w:pStyle w:val="TableParagraph"/>
              <w:spacing w:before="3"/>
              <w:jc w:val="left"/>
              <w:rPr>
                <w:sz w:val="9"/>
              </w:rPr>
            </w:pPr>
          </w:p>
          <w:p w14:paraId="4D08A8A1" w14:textId="77777777" w:rsidR="00470D98" w:rsidRDefault="001E0CFE" w:rsidP="004906C0">
            <w:pPr>
              <w:pStyle w:val="TableParagraph"/>
              <w:ind w:left="50"/>
              <w:jc w:val="left"/>
              <w:rPr>
                <w:rFonts w:ascii="Trebuchet MS"/>
                <w:sz w:val="12"/>
              </w:rPr>
            </w:pPr>
            <w:r>
              <w:rPr>
                <w:rFonts w:ascii="Trebuchet MS"/>
                <w:spacing w:val="-4"/>
                <w:sz w:val="12"/>
              </w:rPr>
              <w:t>1027</w:t>
            </w:r>
          </w:p>
        </w:tc>
        <w:tc>
          <w:tcPr>
            <w:tcW w:w="7804" w:type="dxa"/>
          </w:tcPr>
          <w:p w14:paraId="603A0865" w14:textId="77777777" w:rsidR="00470D98" w:rsidRDefault="001E0CFE" w:rsidP="004906C0">
            <w:pPr>
              <w:pStyle w:val="TableParagraph"/>
              <w:spacing w:line="275" w:lineRule="exact"/>
              <w:ind w:left="216"/>
              <w:jc w:val="left"/>
              <w:rPr>
                <w:sz w:val="24"/>
              </w:rPr>
            </w:pPr>
            <w:r>
              <w:rPr>
                <w:rFonts w:ascii="Times New Roman"/>
                <w:i/>
                <w:spacing w:val="-2"/>
                <w:sz w:val="24"/>
              </w:rPr>
              <w:t>Psychology:</w:t>
            </w:r>
            <w:r>
              <w:rPr>
                <w:rFonts w:ascii="Times New Roman"/>
                <w:i/>
                <w:spacing w:val="4"/>
                <w:sz w:val="24"/>
              </w:rPr>
              <w:t xml:space="preserve"> </w:t>
            </w:r>
            <w:r>
              <w:rPr>
                <w:rFonts w:ascii="Times New Roman"/>
                <w:i/>
                <w:spacing w:val="-2"/>
                <w:sz w:val="24"/>
              </w:rPr>
              <w:t>Human</w:t>
            </w:r>
            <w:r>
              <w:rPr>
                <w:rFonts w:ascii="Times New Roman"/>
                <w:i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i/>
                <w:spacing w:val="-2"/>
                <w:sz w:val="24"/>
              </w:rPr>
              <w:t>perception</w:t>
            </w:r>
            <w:r>
              <w:rPr>
                <w:rFonts w:ascii="Times New Roman"/>
                <w:i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i/>
                <w:spacing w:val="-2"/>
                <w:sz w:val="24"/>
              </w:rPr>
              <w:t>and</w:t>
            </w:r>
            <w:r>
              <w:rPr>
                <w:rFonts w:ascii="Times New Roman"/>
                <w:i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i/>
                <w:spacing w:val="-2"/>
                <w:sz w:val="24"/>
              </w:rPr>
              <w:t>performance</w:t>
            </w:r>
            <w:r>
              <w:rPr>
                <w:spacing w:val="-2"/>
                <w:sz w:val="24"/>
              </w:rPr>
              <w:t>, 15(3):419, 1989.</w:t>
            </w:r>
          </w:p>
        </w:tc>
      </w:tr>
      <w:tr w:rsidR="00470D98" w14:paraId="5E3BD823" w14:textId="77777777">
        <w:trPr>
          <w:trHeight w:val="388"/>
        </w:trPr>
        <w:tc>
          <w:tcPr>
            <w:tcW w:w="521" w:type="dxa"/>
          </w:tcPr>
          <w:p w14:paraId="7C0BE5F8" w14:textId="77777777" w:rsidR="00470D98" w:rsidRDefault="00470D98" w:rsidP="004906C0">
            <w:pPr>
              <w:pStyle w:val="TableParagraph"/>
              <w:spacing w:before="8"/>
              <w:jc w:val="left"/>
              <w:rPr>
                <w:sz w:val="17"/>
              </w:rPr>
            </w:pPr>
          </w:p>
          <w:p w14:paraId="6F8247AA" w14:textId="77777777" w:rsidR="00470D98" w:rsidRDefault="001E0CFE" w:rsidP="004906C0">
            <w:pPr>
              <w:pStyle w:val="TableParagraph"/>
              <w:spacing w:before="1"/>
              <w:ind w:left="50"/>
              <w:jc w:val="left"/>
              <w:rPr>
                <w:rFonts w:ascii="Trebuchet MS"/>
                <w:sz w:val="12"/>
              </w:rPr>
            </w:pPr>
            <w:bookmarkStart w:id="3866" w:name="_bookmark89"/>
            <w:bookmarkEnd w:id="3866"/>
            <w:r>
              <w:rPr>
                <w:rFonts w:ascii="Trebuchet MS"/>
                <w:spacing w:val="-4"/>
                <w:sz w:val="12"/>
              </w:rPr>
              <w:t>1028</w:t>
            </w:r>
          </w:p>
        </w:tc>
        <w:tc>
          <w:tcPr>
            <w:tcW w:w="7804" w:type="dxa"/>
          </w:tcPr>
          <w:p w14:paraId="7404263D" w14:textId="77777777" w:rsidR="00470D98" w:rsidRDefault="001E0CFE">
            <w:pPr>
              <w:pStyle w:val="TableParagraph"/>
              <w:spacing w:before="93" w:line="276" w:lineRule="exact"/>
              <w:ind w:left="-18" w:right="48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Jeremy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</w:t>
            </w:r>
            <w:r>
              <w:rPr>
                <w:spacing w:val="7"/>
                <w:sz w:val="24"/>
                <w:rPrChange w:id="3867" w:author="Hughes, Anna E" w:date="2023-08-09T15:29:00Z">
                  <w:rPr>
                    <w:spacing w:val="6"/>
                    <w:sz w:val="24"/>
                  </w:rPr>
                </w:rPrChange>
              </w:rPr>
              <w:t xml:space="preserve"> </w:t>
            </w:r>
            <w:r>
              <w:rPr>
                <w:spacing w:val="-2"/>
                <w:sz w:val="24"/>
              </w:rPr>
              <w:t>Wolfe,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Evan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Palmer,</w:t>
            </w:r>
            <w:r>
              <w:rPr>
                <w:spacing w:val="11"/>
                <w:sz w:val="24"/>
                <w:rPrChange w:id="3868" w:author="Hughes, Anna E" w:date="2023-08-09T15:29:00Z">
                  <w:rPr>
                    <w:spacing w:val="10"/>
                    <w:sz w:val="24"/>
                  </w:rPr>
                </w:rPrChange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6"/>
                <w:sz w:val="24"/>
                <w:rPrChange w:id="3869" w:author="Hughes, Anna E" w:date="2023-08-09T15:29:00Z">
                  <w:rPr>
                    <w:spacing w:val="7"/>
                    <w:sz w:val="24"/>
                  </w:rPr>
                </w:rPrChange>
              </w:rPr>
              <w:t xml:space="preserve"> </w:t>
            </w:r>
            <w:r>
              <w:rPr>
                <w:spacing w:val="-2"/>
                <w:sz w:val="24"/>
              </w:rPr>
              <w:t>Todd</w:t>
            </w:r>
            <w:r>
              <w:rPr>
                <w:spacing w:val="7"/>
                <w:sz w:val="24"/>
                <w:rPrChange w:id="3870" w:author="Hughes, Anna E" w:date="2023-08-09T15:29:00Z">
                  <w:rPr>
                    <w:spacing w:val="6"/>
                    <w:sz w:val="24"/>
                  </w:rPr>
                </w:rPrChange>
              </w:rPr>
              <w:t xml:space="preserve"> </w:t>
            </w:r>
            <w:r>
              <w:rPr>
                <w:spacing w:val="-2"/>
                <w:sz w:val="24"/>
              </w:rPr>
              <w:t>S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Horowitz.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Reaction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time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distri-</w:t>
            </w:r>
          </w:p>
        </w:tc>
      </w:tr>
      <w:tr w:rsidR="00470D98" w14:paraId="534E74C1" w14:textId="77777777">
        <w:trPr>
          <w:trHeight w:val="288"/>
        </w:trPr>
        <w:tc>
          <w:tcPr>
            <w:tcW w:w="521" w:type="dxa"/>
          </w:tcPr>
          <w:p w14:paraId="38DF98CC" w14:textId="77777777" w:rsidR="00470D98" w:rsidRDefault="00470D98" w:rsidP="004906C0">
            <w:pPr>
              <w:pStyle w:val="TableParagraph"/>
              <w:spacing w:before="3"/>
              <w:jc w:val="left"/>
              <w:rPr>
                <w:sz w:val="9"/>
              </w:rPr>
            </w:pPr>
          </w:p>
          <w:p w14:paraId="74F59B07" w14:textId="77777777" w:rsidR="00470D98" w:rsidRDefault="001E0CFE" w:rsidP="004906C0">
            <w:pPr>
              <w:pStyle w:val="TableParagraph"/>
              <w:ind w:left="50"/>
              <w:jc w:val="left"/>
              <w:rPr>
                <w:rFonts w:ascii="Trebuchet MS"/>
                <w:sz w:val="12"/>
              </w:rPr>
            </w:pPr>
            <w:r>
              <w:rPr>
                <w:rFonts w:ascii="Trebuchet MS"/>
                <w:spacing w:val="-4"/>
                <w:sz w:val="12"/>
              </w:rPr>
              <w:t>1029</w:t>
            </w:r>
          </w:p>
        </w:tc>
        <w:tc>
          <w:tcPr>
            <w:tcW w:w="7804" w:type="dxa"/>
          </w:tcPr>
          <w:p w14:paraId="0D496258" w14:textId="77777777" w:rsidR="00470D98" w:rsidRDefault="001E0CFE">
            <w:pPr>
              <w:pStyle w:val="TableParagraph"/>
              <w:spacing w:line="269" w:lineRule="exact"/>
              <w:ind w:left="-18" w:right="48"/>
              <w:jc w:val="right"/>
              <w:rPr>
                <w:sz w:val="24"/>
              </w:rPr>
            </w:pPr>
            <w:r>
              <w:rPr>
                <w:spacing w:val="-6"/>
                <w:sz w:val="24"/>
              </w:rPr>
              <w:t>butions</w:t>
            </w:r>
            <w:r>
              <w:rPr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constrain</w:t>
            </w:r>
            <w:r>
              <w:rPr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models</w:t>
            </w:r>
            <w:r>
              <w:rPr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of</w:t>
            </w:r>
            <w:r>
              <w:rPr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visual</w:t>
            </w:r>
            <w:r>
              <w:rPr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search.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pacing w:val="-6"/>
                <w:sz w:val="24"/>
              </w:rPr>
              <w:t>Vision</w:t>
            </w:r>
            <w:r>
              <w:rPr>
                <w:rFonts w:ascii="Times New Roman" w:hAnsi="Times New Roman"/>
                <w:i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pacing w:val="-6"/>
                <w:sz w:val="24"/>
              </w:rPr>
              <w:t>research</w:t>
            </w:r>
            <w:r>
              <w:rPr>
                <w:spacing w:val="-6"/>
                <w:sz w:val="24"/>
              </w:rPr>
              <w:t>,</w:t>
            </w:r>
            <w:r>
              <w:rPr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50(14):1304–1311,</w:t>
            </w:r>
          </w:p>
        </w:tc>
      </w:tr>
      <w:tr w:rsidR="00470D98" w14:paraId="4E3FFFF7" w14:textId="77777777">
        <w:trPr>
          <w:trHeight w:val="388"/>
        </w:trPr>
        <w:tc>
          <w:tcPr>
            <w:tcW w:w="521" w:type="dxa"/>
          </w:tcPr>
          <w:p w14:paraId="03E1DF17" w14:textId="77777777" w:rsidR="00470D98" w:rsidRDefault="00470D98" w:rsidP="004906C0">
            <w:pPr>
              <w:pStyle w:val="TableParagraph"/>
              <w:spacing w:before="3"/>
              <w:jc w:val="left"/>
              <w:rPr>
                <w:sz w:val="9"/>
              </w:rPr>
            </w:pPr>
          </w:p>
          <w:p w14:paraId="0B383A11" w14:textId="77777777" w:rsidR="00470D98" w:rsidRDefault="001E0CFE" w:rsidP="004906C0">
            <w:pPr>
              <w:pStyle w:val="TableParagraph"/>
              <w:ind w:left="50"/>
              <w:jc w:val="left"/>
              <w:rPr>
                <w:rFonts w:ascii="Trebuchet MS"/>
                <w:sz w:val="12"/>
              </w:rPr>
            </w:pPr>
            <w:r>
              <w:rPr>
                <w:rFonts w:ascii="Trebuchet MS"/>
                <w:spacing w:val="-4"/>
                <w:sz w:val="12"/>
              </w:rPr>
              <w:t>1030</w:t>
            </w:r>
          </w:p>
        </w:tc>
        <w:tc>
          <w:tcPr>
            <w:tcW w:w="7804" w:type="dxa"/>
          </w:tcPr>
          <w:p w14:paraId="0718674F" w14:textId="77777777" w:rsidR="00470D98" w:rsidRDefault="001E0CFE" w:rsidP="004906C0">
            <w:pPr>
              <w:pStyle w:val="TableParagraph"/>
              <w:spacing w:line="275" w:lineRule="exact"/>
              <w:ind w:left="216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2010.</w:t>
            </w:r>
          </w:p>
        </w:tc>
      </w:tr>
      <w:tr w:rsidR="00470D98" w14:paraId="6CC9B892" w14:textId="77777777">
        <w:trPr>
          <w:trHeight w:val="388"/>
        </w:trPr>
        <w:tc>
          <w:tcPr>
            <w:tcW w:w="521" w:type="dxa"/>
          </w:tcPr>
          <w:p w14:paraId="084B7E66" w14:textId="77777777" w:rsidR="00470D98" w:rsidRDefault="00470D98" w:rsidP="004906C0">
            <w:pPr>
              <w:pStyle w:val="TableParagraph"/>
              <w:spacing w:before="8"/>
              <w:jc w:val="left"/>
              <w:rPr>
                <w:sz w:val="17"/>
              </w:rPr>
            </w:pPr>
          </w:p>
          <w:p w14:paraId="533CD676" w14:textId="77777777" w:rsidR="00470D98" w:rsidRDefault="001E0CFE" w:rsidP="004906C0">
            <w:pPr>
              <w:pStyle w:val="TableParagraph"/>
              <w:spacing w:before="1"/>
              <w:ind w:left="50"/>
              <w:jc w:val="left"/>
              <w:rPr>
                <w:rFonts w:ascii="Trebuchet MS"/>
                <w:sz w:val="12"/>
              </w:rPr>
            </w:pPr>
            <w:bookmarkStart w:id="3871" w:name="_bookmark90"/>
            <w:bookmarkEnd w:id="3871"/>
            <w:r>
              <w:rPr>
                <w:rFonts w:ascii="Trebuchet MS"/>
                <w:spacing w:val="-4"/>
                <w:sz w:val="12"/>
              </w:rPr>
              <w:t>1031</w:t>
            </w:r>
          </w:p>
        </w:tc>
        <w:tc>
          <w:tcPr>
            <w:tcW w:w="7804" w:type="dxa"/>
          </w:tcPr>
          <w:p w14:paraId="5FFC4AAD" w14:textId="77777777" w:rsidR="00470D98" w:rsidRDefault="001E0CFE">
            <w:pPr>
              <w:pStyle w:val="TableParagraph"/>
              <w:spacing w:before="93" w:line="276" w:lineRule="exact"/>
              <w:ind w:left="-18" w:right="48"/>
              <w:jc w:val="right"/>
              <w:rPr>
                <w:sz w:val="24"/>
              </w:rPr>
            </w:pPr>
            <w:r>
              <w:rPr>
                <w:spacing w:val="-6"/>
                <w:sz w:val="24"/>
              </w:rPr>
              <w:t>Zoe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Jing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Xu,</w:t>
            </w:r>
            <w:r>
              <w:rPr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Alejandro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Lleras,</w:t>
            </w:r>
            <w:r>
              <w:rPr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Simona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Buetti.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Predicting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how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surface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texture</w:t>
            </w:r>
          </w:p>
        </w:tc>
      </w:tr>
      <w:tr w:rsidR="00470D98" w14:paraId="5B950464" w14:textId="77777777">
        <w:trPr>
          <w:trHeight w:val="288"/>
        </w:trPr>
        <w:tc>
          <w:tcPr>
            <w:tcW w:w="521" w:type="dxa"/>
          </w:tcPr>
          <w:p w14:paraId="11BA9E32" w14:textId="77777777" w:rsidR="00470D98" w:rsidRDefault="00470D98" w:rsidP="004906C0">
            <w:pPr>
              <w:pStyle w:val="TableParagraph"/>
              <w:spacing w:before="3"/>
              <w:jc w:val="left"/>
              <w:rPr>
                <w:sz w:val="9"/>
              </w:rPr>
            </w:pPr>
          </w:p>
          <w:p w14:paraId="3F53A008" w14:textId="77777777" w:rsidR="00470D98" w:rsidRDefault="001E0CFE" w:rsidP="004906C0">
            <w:pPr>
              <w:pStyle w:val="TableParagraph"/>
              <w:ind w:left="50"/>
              <w:jc w:val="left"/>
              <w:rPr>
                <w:rFonts w:ascii="Trebuchet MS"/>
                <w:sz w:val="12"/>
              </w:rPr>
            </w:pPr>
            <w:r>
              <w:rPr>
                <w:rFonts w:ascii="Trebuchet MS"/>
                <w:spacing w:val="-4"/>
                <w:sz w:val="12"/>
              </w:rPr>
              <w:t>1032</w:t>
            </w:r>
          </w:p>
        </w:tc>
        <w:tc>
          <w:tcPr>
            <w:tcW w:w="7804" w:type="dxa"/>
          </w:tcPr>
          <w:p w14:paraId="062F31C5" w14:textId="77777777" w:rsidR="00470D98" w:rsidRDefault="001E0CFE">
            <w:pPr>
              <w:pStyle w:val="TableParagraph"/>
              <w:spacing w:line="269" w:lineRule="exact"/>
              <w:ind w:left="-18" w:right="48"/>
              <w:jc w:val="right"/>
              <w:rPr>
                <w:rFonts w:ascii="Times New Roman"/>
                <w:i/>
                <w:sz w:val="24"/>
              </w:rPr>
            </w:pPr>
            <w:r>
              <w:rPr>
                <w:spacing w:val="-6"/>
                <w:sz w:val="24"/>
              </w:rPr>
              <w:t>and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shape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combine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in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the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human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visual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system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to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direct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attention.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rFonts w:ascii="Times New Roman"/>
                <w:i/>
                <w:spacing w:val="-6"/>
                <w:sz w:val="24"/>
              </w:rPr>
              <w:t>Scientific</w:t>
            </w:r>
          </w:p>
        </w:tc>
      </w:tr>
      <w:tr w:rsidR="00470D98" w14:paraId="177D0870" w14:textId="77777777">
        <w:trPr>
          <w:trHeight w:val="388"/>
        </w:trPr>
        <w:tc>
          <w:tcPr>
            <w:tcW w:w="521" w:type="dxa"/>
          </w:tcPr>
          <w:p w14:paraId="7ED66882" w14:textId="77777777" w:rsidR="00470D98" w:rsidRDefault="00470D98" w:rsidP="004906C0">
            <w:pPr>
              <w:pStyle w:val="TableParagraph"/>
              <w:spacing w:before="3"/>
              <w:jc w:val="left"/>
              <w:rPr>
                <w:sz w:val="9"/>
              </w:rPr>
            </w:pPr>
          </w:p>
          <w:p w14:paraId="027450EC" w14:textId="77777777" w:rsidR="00470D98" w:rsidRDefault="001E0CFE" w:rsidP="004906C0">
            <w:pPr>
              <w:pStyle w:val="TableParagraph"/>
              <w:ind w:left="50"/>
              <w:jc w:val="left"/>
              <w:rPr>
                <w:rFonts w:ascii="Trebuchet MS"/>
                <w:sz w:val="12"/>
              </w:rPr>
            </w:pPr>
            <w:r>
              <w:rPr>
                <w:rFonts w:ascii="Trebuchet MS"/>
                <w:spacing w:val="-4"/>
                <w:sz w:val="12"/>
              </w:rPr>
              <w:t>1033</w:t>
            </w:r>
          </w:p>
        </w:tc>
        <w:tc>
          <w:tcPr>
            <w:tcW w:w="7804" w:type="dxa"/>
          </w:tcPr>
          <w:p w14:paraId="43510D6E" w14:textId="77777777" w:rsidR="00470D98" w:rsidRDefault="001E0CFE" w:rsidP="004906C0">
            <w:pPr>
              <w:pStyle w:val="TableParagraph"/>
              <w:spacing w:line="275" w:lineRule="exact"/>
              <w:ind w:left="216"/>
              <w:jc w:val="left"/>
              <w:rPr>
                <w:sz w:val="24"/>
              </w:rPr>
            </w:pPr>
            <w:r>
              <w:rPr>
                <w:rFonts w:ascii="Times New Roman" w:hAnsi="Times New Roman"/>
                <w:i/>
                <w:spacing w:val="-4"/>
                <w:sz w:val="24"/>
              </w:rPr>
              <w:t>reports</w:t>
            </w:r>
            <w:r>
              <w:rPr>
                <w:spacing w:val="-4"/>
                <w:sz w:val="24"/>
              </w:rPr>
              <w:t>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11(1):1–13,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2021.</w:t>
            </w:r>
          </w:p>
        </w:tc>
      </w:tr>
      <w:tr w:rsidR="00470D98" w14:paraId="579E8AF2" w14:textId="77777777">
        <w:trPr>
          <w:trHeight w:val="388"/>
        </w:trPr>
        <w:tc>
          <w:tcPr>
            <w:tcW w:w="521" w:type="dxa"/>
          </w:tcPr>
          <w:p w14:paraId="32B96224" w14:textId="77777777" w:rsidR="00470D98" w:rsidRDefault="00470D98" w:rsidP="004906C0">
            <w:pPr>
              <w:pStyle w:val="TableParagraph"/>
              <w:spacing w:before="8"/>
              <w:jc w:val="left"/>
              <w:rPr>
                <w:sz w:val="17"/>
              </w:rPr>
            </w:pPr>
          </w:p>
          <w:p w14:paraId="0CF6D46D" w14:textId="77777777" w:rsidR="00470D98" w:rsidRDefault="001E0CFE" w:rsidP="004906C0">
            <w:pPr>
              <w:pStyle w:val="TableParagraph"/>
              <w:spacing w:before="1"/>
              <w:ind w:left="50"/>
              <w:jc w:val="left"/>
              <w:rPr>
                <w:rFonts w:ascii="Trebuchet MS"/>
                <w:sz w:val="12"/>
              </w:rPr>
            </w:pPr>
            <w:bookmarkStart w:id="3872" w:name="_bookmark91"/>
            <w:bookmarkEnd w:id="3872"/>
            <w:r>
              <w:rPr>
                <w:rFonts w:ascii="Trebuchet MS"/>
                <w:spacing w:val="-4"/>
                <w:sz w:val="12"/>
              </w:rPr>
              <w:t>1034</w:t>
            </w:r>
          </w:p>
        </w:tc>
        <w:tc>
          <w:tcPr>
            <w:tcW w:w="7804" w:type="dxa"/>
          </w:tcPr>
          <w:p w14:paraId="744008CD" w14:textId="77777777" w:rsidR="00470D98" w:rsidRDefault="001E0CFE">
            <w:pPr>
              <w:pStyle w:val="TableParagraph"/>
              <w:spacing w:before="93" w:line="276" w:lineRule="exact"/>
              <w:ind w:left="-18" w:right="48"/>
              <w:jc w:val="right"/>
              <w:rPr>
                <w:sz w:val="24"/>
              </w:rPr>
            </w:pPr>
            <w:r>
              <w:rPr>
                <w:sz w:val="24"/>
              </w:rPr>
              <w:t>Xinger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Yu,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Timothy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Hanks,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Joy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J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Geng.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Attentional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guidance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match</w:t>
            </w:r>
          </w:p>
        </w:tc>
      </w:tr>
      <w:tr w:rsidR="00470D98" w14:paraId="20B36E22" w14:textId="77777777">
        <w:trPr>
          <w:trHeight w:val="288"/>
        </w:trPr>
        <w:tc>
          <w:tcPr>
            <w:tcW w:w="521" w:type="dxa"/>
          </w:tcPr>
          <w:p w14:paraId="78454419" w14:textId="77777777" w:rsidR="00470D98" w:rsidRDefault="00470D98" w:rsidP="004906C0">
            <w:pPr>
              <w:pStyle w:val="TableParagraph"/>
              <w:spacing w:before="3"/>
              <w:jc w:val="left"/>
              <w:rPr>
                <w:sz w:val="9"/>
              </w:rPr>
            </w:pPr>
          </w:p>
          <w:p w14:paraId="1452594A" w14:textId="77777777" w:rsidR="00470D98" w:rsidRDefault="001E0CFE" w:rsidP="004906C0">
            <w:pPr>
              <w:pStyle w:val="TableParagraph"/>
              <w:ind w:left="50"/>
              <w:jc w:val="left"/>
              <w:rPr>
                <w:rFonts w:ascii="Trebuchet MS"/>
                <w:sz w:val="12"/>
              </w:rPr>
            </w:pPr>
            <w:r>
              <w:rPr>
                <w:rFonts w:ascii="Trebuchet MS"/>
                <w:spacing w:val="-4"/>
                <w:sz w:val="12"/>
              </w:rPr>
              <w:t>1035</w:t>
            </w:r>
          </w:p>
        </w:tc>
        <w:tc>
          <w:tcPr>
            <w:tcW w:w="7804" w:type="dxa"/>
          </w:tcPr>
          <w:p w14:paraId="36381612" w14:textId="77777777" w:rsidR="00470D98" w:rsidRDefault="001E0CFE">
            <w:pPr>
              <w:pStyle w:val="TableParagraph"/>
              <w:spacing w:line="269" w:lineRule="exact"/>
              <w:ind w:left="-18" w:right="48"/>
              <w:jc w:val="right"/>
              <w:rPr>
                <w:rFonts w:ascii="Times New Roman"/>
                <w:i/>
                <w:sz w:val="24"/>
              </w:rPr>
            </w:pPr>
            <w:r>
              <w:rPr>
                <w:spacing w:val="-6"/>
                <w:sz w:val="24"/>
              </w:rPr>
              <w:t>decisions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rely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on different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template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information during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visual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search.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rFonts w:ascii="Times New Roman"/>
                <w:i/>
                <w:spacing w:val="-6"/>
                <w:sz w:val="24"/>
              </w:rPr>
              <w:t>Psycho-</w:t>
            </w:r>
          </w:p>
        </w:tc>
      </w:tr>
      <w:tr w:rsidR="00470D98" w14:paraId="615824C7" w14:textId="77777777">
        <w:trPr>
          <w:trHeight w:val="288"/>
        </w:trPr>
        <w:tc>
          <w:tcPr>
            <w:tcW w:w="521" w:type="dxa"/>
          </w:tcPr>
          <w:p w14:paraId="1E94CDAB" w14:textId="77777777" w:rsidR="00470D98" w:rsidRDefault="00470D98" w:rsidP="004906C0">
            <w:pPr>
              <w:pStyle w:val="TableParagraph"/>
              <w:spacing w:before="3"/>
              <w:jc w:val="left"/>
              <w:rPr>
                <w:sz w:val="9"/>
              </w:rPr>
            </w:pPr>
          </w:p>
          <w:p w14:paraId="4DA2DF41" w14:textId="77777777" w:rsidR="00470D98" w:rsidRDefault="001E0CFE" w:rsidP="004906C0">
            <w:pPr>
              <w:pStyle w:val="TableParagraph"/>
              <w:ind w:left="50"/>
              <w:jc w:val="left"/>
              <w:rPr>
                <w:rFonts w:ascii="Trebuchet MS"/>
                <w:sz w:val="12"/>
              </w:rPr>
            </w:pPr>
            <w:r>
              <w:rPr>
                <w:rFonts w:ascii="Trebuchet MS"/>
                <w:spacing w:val="-4"/>
                <w:sz w:val="12"/>
              </w:rPr>
              <w:t>1036</w:t>
            </w:r>
          </w:p>
        </w:tc>
        <w:tc>
          <w:tcPr>
            <w:tcW w:w="7804" w:type="dxa"/>
          </w:tcPr>
          <w:p w14:paraId="7C5B9B0C" w14:textId="77777777" w:rsidR="00470D98" w:rsidRDefault="001E0CFE" w:rsidP="004906C0">
            <w:pPr>
              <w:pStyle w:val="TableParagraph"/>
              <w:spacing w:line="269" w:lineRule="exact"/>
              <w:ind w:left="216"/>
              <w:jc w:val="left"/>
              <w:rPr>
                <w:sz w:val="24"/>
              </w:rPr>
            </w:pPr>
            <w:r>
              <w:rPr>
                <w:rFonts w:ascii="Times New Roman" w:hAnsi="Times New Roman"/>
                <w:i/>
                <w:spacing w:val="-4"/>
                <w:sz w:val="24"/>
              </w:rPr>
              <w:t>logical</w:t>
            </w:r>
            <w:r>
              <w:rPr>
                <w:rFonts w:ascii="Times New Roman" w:hAnsi="Times New Roman"/>
                <w:i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pacing w:val="-4"/>
                <w:sz w:val="24"/>
              </w:rPr>
              <w:t>science</w:t>
            </w:r>
            <w:r>
              <w:rPr>
                <w:spacing w:val="-4"/>
                <w:sz w:val="24"/>
              </w:rPr>
              <w:t>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33(1):105–120,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2022.</w:t>
            </w:r>
          </w:p>
        </w:tc>
      </w:tr>
    </w:tbl>
    <w:p w14:paraId="0D87C53B" w14:textId="77777777" w:rsidR="00470D98" w:rsidRDefault="00470D98">
      <w:pPr>
        <w:pStyle w:val="BodyText"/>
        <w:spacing w:before="4"/>
        <w:ind w:left="0"/>
        <w:rPr>
          <w:sz w:val="9"/>
        </w:rPr>
        <w:pPrChange w:id="3873" w:author="Hughes, Anna E" w:date="2023-08-09T15:29:00Z">
          <w:pPr>
            <w:pStyle w:val="BodyText"/>
            <w:spacing w:before="2"/>
            <w:ind w:left="0"/>
          </w:pPr>
        </w:pPrChange>
      </w:pPr>
    </w:p>
    <w:p w14:paraId="2CA6213B" w14:textId="77777777" w:rsidR="00470D98" w:rsidRDefault="00470D98">
      <w:pPr>
        <w:rPr>
          <w:sz w:val="9"/>
        </w:rPr>
        <w:sectPr w:rsidR="00470D98">
          <w:pgSz w:w="12240" w:h="15840"/>
          <w:pgMar w:top="1820" w:right="1720" w:bottom="2000" w:left="1600" w:header="0" w:footer="1818" w:gutter="0"/>
          <w:cols w:space="720"/>
        </w:sectPr>
      </w:pPr>
    </w:p>
    <w:p w14:paraId="7C55A222" w14:textId="77777777" w:rsidR="00470D98" w:rsidRDefault="00470D98">
      <w:pPr>
        <w:pStyle w:val="BodyText"/>
        <w:spacing w:before="9"/>
        <w:ind w:left="0"/>
        <w:rPr>
          <w:sz w:val="17"/>
        </w:rPr>
      </w:pPr>
    </w:p>
    <w:p w14:paraId="7C39DA0D" w14:textId="77777777" w:rsidR="00470D98" w:rsidRDefault="001E0CFE">
      <w:pPr>
        <w:ind w:left="163"/>
        <w:rPr>
          <w:rFonts w:ascii="Trebuchet MS"/>
          <w:sz w:val="12"/>
        </w:rPr>
      </w:pPr>
      <w:bookmarkStart w:id="3874" w:name="_bookmark92"/>
      <w:bookmarkEnd w:id="3874"/>
      <w:r>
        <w:rPr>
          <w:rFonts w:ascii="Trebuchet MS"/>
          <w:spacing w:val="-4"/>
          <w:sz w:val="12"/>
        </w:rPr>
        <w:t>1037</w:t>
      </w:r>
    </w:p>
    <w:p w14:paraId="526F0D8C" w14:textId="77777777" w:rsidR="00470D98" w:rsidRDefault="00470D98">
      <w:pPr>
        <w:pStyle w:val="BodyText"/>
        <w:spacing w:before="10"/>
        <w:ind w:left="0"/>
        <w:rPr>
          <w:rFonts w:ascii="Trebuchet MS"/>
          <w:sz w:val="12"/>
        </w:rPr>
      </w:pPr>
    </w:p>
    <w:p w14:paraId="09679233" w14:textId="77777777" w:rsidR="00470D98" w:rsidRDefault="001E0CFE">
      <w:pPr>
        <w:ind w:left="163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1038</w:t>
      </w:r>
    </w:p>
    <w:p w14:paraId="656055F0" w14:textId="77777777" w:rsidR="00470D98" w:rsidRDefault="001E0CFE">
      <w:pPr>
        <w:pStyle w:val="BodyText"/>
        <w:spacing w:before="93"/>
        <w:ind w:left="159"/>
      </w:pPr>
      <w:r>
        <w:br w:type="column"/>
      </w:r>
      <w:r>
        <w:rPr>
          <w:spacing w:val="-2"/>
        </w:rPr>
        <w:t>Xinger</w:t>
      </w:r>
      <w:r>
        <w:rPr>
          <w:spacing w:val="-6"/>
        </w:rPr>
        <w:t xml:space="preserve"> </w:t>
      </w:r>
      <w:r>
        <w:rPr>
          <w:spacing w:val="-2"/>
        </w:rPr>
        <w:t>Yu,</w:t>
      </w:r>
      <w:r>
        <w:rPr>
          <w:spacing w:val="-5"/>
        </w:rPr>
        <w:t xml:space="preserve"> </w:t>
      </w:r>
      <w:r>
        <w:rPr>
          <w:spacing w:val="-2"/>
        </w:rPr>
        <w:t>Zhiheng</w:t>
      </w:r>
      <w:r>
        <w:rPr>
          <w:spacing w:val="-6"/>
        </w:rPr>
        <w:t xml:space="preserve"> </w:t>
      </w:r>
      <w:r>
        <w:rPr>
          <w:spacing w:val="-2"/>
        </w:rPr>
        <w:t>Zhou,</w:t>
      </w:r>
      <w:r>
        <w:rPr>
          <w:spacing w:val="-4"/>
        </w:rPr>
        <w:t xml:space="preserve"> </w:t>
      </w:r>
      <w:r>
        <w:rPr>
          <w:spacing w:val="-2"/>
        </w:rPr>
        <w:t>Stefanie</w:t>
      </w:r>
      <w:r>
        <w:rPr>
          <w:spacing w:val="-6"/>
        </w:rPr>
        <w:t xml:space="preserve"> </w:t>
      </w:r>
      <w:r>
        <w:rPr>
          <w:spacing w:val="-2"/>
        </w:rPr>
        <w:t>I</w:t>
      </w:r>
      <w:r>
        <w:rPr>
          <w:spacing w:val="-5"/>
        </w:rPr>
        <w:t xml:space="preserve"> </w:t>
      </w:r>
      <w:r>
        <w:rPr>
          <w:spacing w:val="-2"/>
        </w:rPr>
        <w:t>Becker,</w:t>
      </w:r>
      <w:r>
        <w:rPr>
          <w:spacing w:val="-5"/>
        </w:rPr>
        <w:t xml:space="preserve"> </w:t>
      </w:r>
      <w:r>
        <w:rPr>
          <w:spacing w:val="-2"/>
        </w:rPr>
        <w:t>Sage</w:t>
      </w:r>
      <w:r>
        <w:rPr>
          <w:spacing w:val="-6"/>
        </w:rPr>
        <w:t xml:space="preserve"> </w:t>
      </w:r>
      <w:r>
        <w:rPr>
          <w:spacing w:val="-2"/>
        </w:rPr>
        <w:t>EP</w:t>
      </w:r>
      <w:r>
        <w:rPr>
          <w:spacing w:val="-5"/>
        </w:rPr>
        <w:t xml:space="preserve"> </w:t>
      </w:r>
      <w:r>
        <w:rPr>
          <w:spacing w:val="-2"/>
        </w:rPr>
        <w:t>Boettcher,</w:t>
      </w:r>
      <w:r>
        <w:rPr>
          <w:spacing w:val="-5"/>
        </w:rPr>
        <w:t xml:space="preserve"> </w:t>
      </w:r>
      <w:r>
        <w:rPr>
          <w:spacing w:val="-2"/>
        </w:rPr>
        <w:t>and</w:t>
      </w:r>
      <w:r>
        <w:rPr>
          <w:spacing w:val="-5"/>
        </w:rPr>
        <w:t xml:space="preserve"> </w:t>
      </w:r>
      <w:r>
        <w:rPr>
          <w:spacing w:val="-2"/>
        </w:rPr>
        <w:t>Joy</w:t>
      </w:r>
      <w:r>
        <w:rPr>
          <w:spacing w:val="-5"/>
        </w:rPr>
        <w:t xml:space="preserve"> </w:t>
      </w:r>
      <w:r>
        <w:rPr>
          <w:spacing w:val="-2"/>
        </w:rPr>
        <w:t>J</w:t>
      </w:r>
      <w:r>
        <w:rPr>
          <w:spacing w:val="-6"/>
        </w:rPr>
        <w:t xml:space="preserve"> </w:t>
      </w:r>
      <w:r>
        <w:rPr>
          <w:spacing w:val="-2"/>
        </w:rPr>
        <w:t>Geng.</w:t>
      </w:r>
    </w:p>
    <w:p w14:paraId="3BCDC6DB" w14:textId="77777777" w:rsidR="00470D98" w:rsidRDefault="001E0CFE">
      <w:pPr>
        <w:spacing w:before="8"/>
        <w:ind w:left="393"/>
        <w:rPr>
          <w:sz w:val="24"/>
        </w:rPr>
      </w:pPr>
      <w:r>
        <w:rPr>
          <w:spacing w:val="-4"/>
          <w:sz w:val="24"/>
        </w:rPr>
        <w:t>Good-enough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attentional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guidance.</w:t>
      </w:r>
      <w:r>
        <w:rPr>
          <w:spacing w:val="19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Trends</w:t>
      </w:r>
      <w:r>
        <w:rPr>
          <w:rFonts w:ascii="Times New Roman"/>
          <w:i/>
          <w:spacing w:val="-10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in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Cognitive</w:t>
      </w:r>
      <w:r>
        <w:rPr>
          <w:rFonts w:ascii="Times New Roman"/>
          <w:i/>
          <w:spacing w:val="-10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Sciences</w:t>
      </w:r>
      <w:r>
        <w:rPr>
          <w:spacing w:val="-4"/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2023.</w:t>
      </w:r>
    </w:p>
    <w:p w14:paraId="6052A443" w14:textId="77777777" w:rsidR="00470D98" w:rsidRDefault="00470D98">
      <w:pPr>
        <w:rPr>
          <w:sz w:val="24"/>
        </w:rPr>
        <w:sectPr w:rsidR="00470D98">
          <w:type w:val="continuous"/>
          <w:pgSz w:w="12240" w:h="15840"/>
          <w:pgMar w:top="1820" w:right="1720" w:bottom="280" w:left="1600" w:header="0" w:footer="1818" w:gutter="0"/>
          <w:cols w:num="2" w:space="720" w:equalWidth="0">
            <w:col w:w="418" w:space="40"/>
            <w:col w:w="8462"/>
          </w:cols>
        </w:sectPr>
      </w:pPr>
    </w:p>
    <w:p w14:paraId="5D747CF9" w14:textId="77777777" w:rsidR="00470D98" w:rsidRDefault="00470D98">
      <w:pPr>
        <w:pStyle w:val="BodyText"/>
        <w:spacing w:before="2" w:after="1"/>
        <w:ind w:left="0"/>
        <w:rPr>
          <w:sz w:val="18"/>
        </w:rPr>
      </w:pPr>
    </w:p>
    <w:tbl>
      <w:tblPr>
        <w:tblW w:w="0" w:type="auto"/>
        <w:tblInd w:w="12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1"/>
        <w:gridCol w:w="7804"/>
      </w:tblGrid>
      <w:tr w:rsidR="00470D98" w14:paraId="5DBAC5DE" w14:textId="77777777">
        <w:trPr>
          <w:trHeight w:val="288"/>
        </w:trPr>
        <w:tc>
          <w:tcPr>
            <w:tcW w:w="521" w:type="dxa"/>
          </w:tcPr>
          <w:p w14:paraId="58EB461B" w14:textId="77777777" w:rsidR="00470D98" w:rsidRDefault="00470D98" w:rsidP="004906C0">
            <w:pPr>
              <w:pStyle w:val="TableParagraph"/>
              <w:spacing w:before="2"/>
              <w:jc w:val="left"/>
              <w:rPr>
                <w:sz w:val="9"/>
              </w:rPr>
            </w:pPr>
          </w:p>
          <w:p w14:paraId="54ED57FE" w14:textId="77777777" w:rsidR="00470D98" w:rsidRDefault="001E0CFE" w:rsidP="004906C0">
            <w:pPr>
              <w:pStyle w:val="TableParagraph"/>
              <w:ind w:left="50"/>
              <w:jc w:val="left"/>
              <w:rPr>
                <w:rFonts w:ascii="Trebuchet MS"/>
                <w:sz w:val="12"/>
              </w:rPr>
            </w:pPr>
            <w:bookmarkStart w:id="3875" w:name="_bookmark93"/>
            <w:bookmarkEnd w:id="3875"/>
            <w:r>
              <w:rPr>
                <w:rFonts w:ascii="Trebuchet MS"/>
                <w:spacing w:val="-4"/>
                <w:sz w:val="12"/>
              </w:rPr>
              <w:t>1039</w:t>
            </w:r>
          </w:p>
        </w:tc>
        <w:tc>
          <w:tcPr>
            <w:tcW w:w="7804" w:type="dxa"/>
          </w:tcPr>
          <w:p w14:paraId="3055917A" w14:textId="77777777" w:rsidR="00470D98" w:rsidRDefault="001E0CFE">
            <w:pPr>
              <w:pStyle w:val="TableParagraph"/>
              <w:spacing w:line="269" w:lineRule="exact"/>
              <w:ind w:left="-18" w:right="48"/>
              <w:jc w:val="right"/>
              <w:rPr>
                <w:sz w:val="24"/>
              </w:rPr>
            </w:pPr>
            <w:r>
              <w:rPr>
                <w:spacing w:val="-4"/>
                <w:sz w:val="24"/>
              </w:rPr>
              <w:t>Lingyun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Zhang,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Matthew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Tong,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Tim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Marks,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Honghao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Shan,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and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Garrison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W</w:t>
            </w:r>
          </w:p>
        </w:tc>
      </w:tr>
      <w:tr w:rsidR="00470D98" w14:paraId="6AE89C6A" w14:textId="77777777">
        <w:trPr>
          <w:trHeight w:val="288"/>
        </w:trPr>
        <w:tc>
          <w:tcPr>
            <w:tcW w:w="521" w:type="dxa"/>
          </w:tcPr>
          <w:p w14:paraId="6145B99A" w14:textId="77777777" w:rsidR="00470D98" w:rsidRDefault="00470D98" w:rsidP="004906C0">
            <w:pPr>
              <w:pStyle w:val="TableParagraph"/>
              <w:spacing w:before="3"/>
              <w:jc w:val="left"/>
              <w:rPr>
                <w:sz w:val="9"/>
              </w:rPr>
            </w:pPr>
          </w:p>
          <w:p w14:paraId="4AEE2E9F" w14:textId="77777777" w:rsidR="00470D98" w:rsidRDefault="001E0CFE" w:rsidP="004906C0">
            <w:pPr>
              <w:pStyle w:val="TableParagraph"/>
              <w:ind w:left="50"/>
              <w:jc w:val="left"/>
              <w:rPr>
                <w:rFonts w:ascii="Trebuchet MS"/>
                <w:sz w:val="12"/>
              </w:rPr>
            </w:pPr>
            <w:r>
              <w:rPr>
                <w:rFonts w:ascii="Trebuchet MS"/>
                <w:spacing w:val="-4"/>
                <w:sz w:val="12"/>
              </w:rPr>
              <w:t>1040</w:t>
            </w:r>
          </w:p>
        </w:tc>
        <w:tc>
          <w:tcPr>
            <w:tcW w:w="7804" w:type="dxa"/>
          </w:tcPr>
          <w:p w14:paraId="2E7F7642" w14:textId="77777777" w:rsidR="00470D98" w:rsidRDefault="001E0CFE">
            <w:pPr>
              <w:pStyle w:val="TableParagraph"/>
              <w:spacing w:line="269" w:lineRule="exact"/>
              <w:ind w:left="-18" w:right="48"/>
              <w:jc w:val="right"/>
              <w:rPr>
                <w:rFonts w:ascii="Times New Roman"/>
                <w:i/>
                <w:sz w:val="24"/>
              </w:rPr>
            </w:pPr>
            <w:r>
              <w:rPr>
                <w:spacing w:val="-6"/>
                <w:sz w:val="24"/>
              </w:rPr>
              <w:t>Cottrell.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Sun: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bayesian framework for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saliency using natural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statistics.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rFonts w:ascii="Times New Roman"/>
                <w:i/>
                <w:spacing w:val="-6"/>
                <w:sz w:val="24"/>
              </w:rPr>
              <w:t>Jour-</w:t>
            </w:r>
          </w:p>
        </w:tc>
      </w:tr>
      <w:tr w:rsidR="00470D98" w14:paraId="0B2309EF" w14:textId="77777777">
        <w:trPr>
          <w:trHeight w:val="288"/>
        </w:trPr>
        <w:tc>
          <w:tcPr>
            <w:tcW w:w="521" w:type="dxa"/>
          </w:tcPr>
          <w:p w14:paraId="78C5718F" w14:textId="77777777" w:rsidR="00470D98" w:rsidRDefault="00470D98" w:rsidP="004906C0">
            <w:pPr>
              <w:pStyle w:val="TableParagraph"/>
              <w:spacing w:before="3"/>
              <w:jc w:val="left"/>
              <w:rPr>
                <w:sz w:val="9"/>
              </w:rPr>
            </w:pPr>
          </w:p>
          <w:p w14:paraId="49A2803F" w14:textId="77777777" w:rsidR="00470D98" w:rsidRDefault="001E0CFE" w:rsidP="004906C0">
            <w:pPr>
              <w:pStyle w:val="TableParagraph"/>
              <w:ind w:left="50"/>
              <w:jc w:val="left"/>
              <w:rPr>
                <w:rFonts w:ascii="Trebuchet MS"/>
                <w:sz w:val="12"/>
              </w:rPr>
            </w:pPr>
            <w:r>
              <w:rPr>
                <w:rFonts w:ascii="Trebuchet MS"/>
                <w:spacing w:val="-4"/>
                <w:sz w:val="12"/>
              </w:rPr>
              <w:t>1041</w:t>
            </w:r>
          </w:p>
        </w:tc>
        <w:tc>
          <w:tcPr>
            <w:tcW w:w="7804" w:type="dxa"/>
          </w:tcPr>
          <w:p w14:paraId="7A1ED01E" w14:textId="77777777" w:rsidR="00470D98" w:rsidRDefault="001E0CFE" w:rsidP="004906C0">
            <w:pPr>
              <w:pStyle w:val="TableParagraph"/>
              <w:spacing w:line="269" w:lineRule="exact"/>
              <w:ind w:left="216"/>
              <w:jc w:val="left"/>
              <w:rPr>
                <w:sz w:val="24"/>
              </w:rPr>
            </w:pPr>
            <w:r>
              <w:rPr>
                <w:rFonts w:ascii="Times New Roman" w:hAnsi="Times New Roman"/>
                <w:i/>
                <w:spacing w:val="-2"/>
                <w:sz w:val="24"/>
              </w:rPr>
              <w:t>nal</w:t>
            </w:r>
            <w:r>
              <w:rPr>
                <w:rFonts w:ascii="Times New Roman" w:hAnsi="Times New Roman"/>
                <w:i/>
                <w:spacing w:val="-13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pacing w:val="-2"/>
                <w:sz w:val="24"/>
              </w:rPr>
              <w:t>of</w:t>
            </w:r>
            <w:r>
              <w:rPr>
                <w:rFonts w:ascii="Times New Roman" w:hAnsi="Times New Roman"/>
                <w:i/>
                <w:spacing w:val="-13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pacing w:val="-2"/>
                <w:sz w:val="24"/>
              </w:rPr>
              <w:t>vision</w:t>
            </w:r>
            <w:r>
              <w:rPr>
                <w:spacing w:val="-2"/>
                <w:sz w:val="24"/>
              </w:rPr>
              <w:t>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8(7):32–32,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2008.</w:t>
            </w:r>
          </w:p>
        </w:tc>
      </w:tr>
    </w:tbl>
    <w:p w14:paraId="5A40D330" w14:textId="77777777" w:rsidR="001E0CFE" w:rsidRDefault="001E0CFE"/>
    <w:sectPr w:rsidR="001E0CFE">
      <w:type w:val="continuous"/>
      <w:pgSz w:w="12240" w:h="15840"/>
      <w:pgMar w:top="1820" w:right="1720" w:bottom="280" w:left="1600" w:header="0" w:footer="181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57C228B" w14:textId="77777777" w:rsidR="00791F47" w:rsidRDefault="00791F47">
      <w:r>
        <w:separator/>
      </w:r>
    </w:p>
  </w:endnote>
  <w:endnote w:type="continuationSeparator" w:id="0">
    <w:p w14:paraId="2C60A760" w14:textId="77777777" w:rsidR="00791F47" w:rsidRDefault="00791F47">
      <w:r>
        <w:continuationSeparator/>
      </w:r>
    </w:p>
  </w:endnote>
  <w:endnote w:type="continuationNotice" w:id="1">
    <w:p w14:paraId="485A493A" w14:textId="77777777" w:rsidR="00791F47" w:rsidRDefault="00791F4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eiryo UI">
    <w:altName w:val="Arial"/>
    <w:charset w:val="00"/>
    <w:family w:val="swiss"/>
    <w:pitch w:val="variable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C3A4D0D" w14:textId="77777777" w:rsidR="004906C0" w:rsidRDefault="004906C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3B5D04" w14:textId="4CC26EDF" w:rsidR="00470D98" w:rsidRDefault="00133F83">
    <w:pPr>
      <w:pStyle w:val="BodyText"/>
      <w:spacing w:before="0" w:line="14" w:lineRule="auto"/>
      <w:ind w:left="0"/>
      <w:rPr>
        <w:sz w:val="20"/>
      </w:rPr>
    </w:pPr>
    <w:del w:id="38" w:author="Hughes, Anna E" w:date="2023-08-09T15:29:00Z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485891584" behindDoc="1" locked="0" layoutInCell="1" allowOverlap="1" wp14:anchorId="5A244C3C" wp14:editId="3D8D70DD">
                <wp:simplePos x="0" y="0"/>
                <wp:positionH relativeFrom="page">
                  <wp:posOffset>3799205</wp:posOffset>
                </wp:positionH>
                <wp:positionV relativeFrom="page">
                  <wp:posOffset>8764270</wp:posOffset>
                </wp:positionV>
                <wp:extent cx="165100" cy="208915"/>
                <wp:effectExtent l="0" t="0" r="0" b="0"/>
                <wp:wrapNone/>
                <wp:docPr id="1085" name="docshape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100" cy="208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2BBF45" w14:textId="77777777" w:rsidR="00087420" w:rsidRDefault="001644E6">
                            <w:pPr>
                              <w:pStyle w:val="BodyText"/>
                              <w:spacing w:before="13"/>
                              <w:ind w:left="60"/>
                              <w:rPr>
                                <w:del w:id="39" w:author="Hughes, Anna E" w:date="2023-08-09T15:29:00Z"/>
                              </w:rPr>
                            </w:pPr>
                            <w:del w:id="40" w:author="Hughes, Anna E" w:date="2023-08-09T15:29:00Z">
                              <w:r>
                                <w:rPr>
                                  <w:w w:val="89"/>
                                </w:rPr>
                                <w:fldChar w:fldCharType="begin"/>
                              </w:r>
                              <w:r>
                                <w:rPr>
                                  <w:w w:val="89"/>
                                </w:rPr>
                                <w:delInstrText xml:space="preserve"> PAGE </w:delInstrText>
                              </w:r>
                              <w:r>
                                <w:rPr>
                                  <w:w w:val="89"/>
                                </w:rPr>
                                <w:fldChar w:fldCharType="separate"/>
                              </w:r>
                              <w:r w:rsidR="00133F83">
                                <w:rPr>
                                  <w:noProof/>
                                  <w:w w:val="89"/>
                                </w:rPr>
                                <w:delText>2</w:delText>
                              </w:r>
                              <w:r>
                                <w:rPr>
                                  <w:w w:val="89"/>
                                </w:rPr>
                                <w:fldChar w:fldCharType="end"/>
                              </w:r>
                            </w:del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A244C3C" id="_x0000_t202" coordsize="21600,21600" o:spt="202" path="m,l,21600r21600,l21600,xe">
                <v:stroke joinstyle="miter"/>
                <v:path gradientshapeok="t" o:connecttype="rect"/>
              </v:shapetype>
              <v:shape id="docshape3" o:spid="_x0000_s1056" type="#_x0000_t202" style="position:absolute;margin-left:299.15pt;margin-top:690.1pt;width:13pt;height:16.45pt;z-index:-1742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" filled="f" stroked="f">
                <v:textbox inset="0,0,0,0">
                  <w:txbxContent>
                    <w:p w14:paraId="0E2BBF45" w14:textId="77777777" w:rsidR="00087420" w:rsidRDefault="001644E6">
                      <w:pPr>
                        <w:pStyle w:val="BodyText"/>
                        <w:spacing w:before="13"/>
                        <w:ind w:left="60"/>
                        <w:rPr>
                          <w:del w:id="41" w:author="Hughes, Anna E" w:date="2023-08-09T15:29:00Z"/>
                        </w:rPr>
                      </w:pPr>
                      <w:del w:id="42" w:author="Hughes, Anna E" w:date="2023-08-09T15:29:00Z">
                        <w:r>
                          <w:rPr>
                            <w:w w:val="89"/>
                          </w:rPr>
                          <w:fldChar w:fldCharType="begin"/>
                        </w:r>
                        <w:r>
                          <w:rPr>
                            <w:w w:val="89"/>
                          </w:rPr>
                          <w:delInstrText xml:space="preserve"> PAGE </w:delInstrText>
                        </w:r>
                        <w:r>
                          <w:rPr>
                            <w:w w:val="89"/>
                          </w:rPr>
                          <w:fldChar w:fldCharType="separate"/>
                        </w:r>
                        <w:r w:rsidR="00133F83">
                          <w:rPr>
                            <w:noProof/>
                            <w:w w:val="89"/>
                          </w:rPr>
                          <w:delText>2</w:delText>
                        </w:r>
                        <w:r>
                          <w:rPr>
                            <w:w w:val="89"/>
                          </w:rPr>
                          <w:fldChar w:fldCharType="end"/>
                        </w:r>
                      </w:del>
                    </w:p>
                  </w:txbxContent>
                </v:textbox>
                <w10:wrap anchorx="page" anchory="page"/>
              </v:shape>
            </w:pict>
          </mc:Fallback>
        </mc:AlternateContent>
      </w:r>
    </w:del>
    <w:ins w:id="43" w:author="Hughes, Anna E" w:date="2023-08-09T15:29:00Z">
      <w:r w:rsidR="001E0CFE"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485889024" behindDoc="1" locked="0" layoutInCell="1" allowOverlap="1">
                <wp:simplePos x="0" y="0"/>
                <wp:positionH relativeFrom="page">
                  <wp:posOffset>3799039</wp:posOffset>
                </wp:positionH>
                <wp:positionV relativeFrom="page">
                  <wp:posOffset>8764147</wp:posOffset>
                </wp:positionV>
                <wp:extent cx="165100" cy="208915"/>
                <wp:effectExtent l="0" t="0" r="0" b="0"/>
                <wp:wrapNone/>
                <wp:docPr id="3" name="Text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65100" cy="2089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3F2CF94" w14:textId="77777777" w:rsidR="00470D98" w:rsidRDefault="001E0CFE">
                            <w:pPr>
                              <w:pStyle w:val="BodyText"/>
                              <w:spacing w:before="13"/>
                              <w:ind w:left="60"/>
                              <w:rPr>
                                <w:ins w:id="44" w:author="Hughes, Anna E" w:date="2023-08-09T15:29:00Z"/>
                              </w:rPr>
                            </w:pPr>
                            <w:ins w:id="45" w:author="Hughes, Anna E" w:date="2023-08-09T15:29:00Z">
                              <w:r>
                                <w:rPr>
                                  <w:w w:val="89"/>
                                </w:rPr>
                                <w:fldChar w:fldCharType="begin"/>
                              </w:r>
                              <w:r>
                                <w:rPr>
                                  <w:w w:val="89"/>
                                </w:rPr>
                                <w:instrText xml:space="preserve"> PAGE </w:instrText>
                              </w:r>
                              <w:r>
                                <w:rPr>
                                  <w:w w:val="89"/>
                                </w:rPr>
                                <w:fldChar w:fldCharType="separate"/>
                              </w:r>
                              <w:r w:rsidR="00A573FB">
                                <w:rPr>
                                  <w:noProof/>
                                  <w:w w:val="89"/>
                                </w:rPr>
                                <w:t>5</w:t>
                              </w:r>
                              <w:r>
                                <w:rPr>
                                  <w:w w:val="89"/>
                                </w:rPr>
                                <w:fldChar w:fldCharType="end"/>
                              </w:r>
                            </w:ins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" o:spid="_x0000_s1057" type="#_x0000_t202" style="position:absolute;margin-left:299.15pt;margin-top:690.1pt;width:13pt;height:16.45pt;z-index:-17427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" filled="f" stroked="f">
                <v:path arrowok="t"/>
                <v:textbox inset="0,0,0,0">
                  <w:txbxContent>
                    <w:p w14:paraId="03F2CF94" w14:textId="77777777" w:rsidR="00470D98" w:rsidRDefault="001E0CFE">
                      <w:pPr>
                        <w:pStyle w:val="BodyText"/>
                        <w:spacing w:before="13"/>
                        <w:ind w:left="60"/>
                        <w:rPr>
                          <w:ins w:id="46" w:author="Hughes, Anna E" w:date="2023-08-09T15:29:00Z"/>
                        </w:rPr>
                      </w:pPr>
                      <w:ins w:id="47" w:author="Hughes, Anna E" w:date="2023-08-09T15:29:00Z">
                        <w:r>
                          <w:rPr>
                            <w:w w:val="89"/>
                          </w:rPr>
                          <w:fldChar w:fldCharType="begin"/>
                        </w:r>
                        <w:r>
                          <w:rPr>
                            <w:w w:val="89"/>
                          </w:rPr>
                          <w:instrText xml:space="preserve"> PAGE </w:instrText>
                        </w:r>
                        <w:r>
                          <w:rPr>
                            <w:w w:val="89"/>
                          </w:rPr>
                          <w:fldChar w:fldCharType="separate"/>
                        </w:r>
                        <w:r w:rsidR="00A573FB">
                          <w:rPr>
                            <w:noProof/>
                            <w:w w:val="89"/>
                          </w:rPr>
                          <w:t>5</w:t>
                        </w:r>
                        <w:r>
                          <w:rPr>
                            <w:w w:val="89"/>
                          </w:rPr>
                          <w:fldChar w:fldCharType="end"/>
                        </w:r>
                      </w:ins>
                    </w:p>
                  </w:txbxContent>
                </v:textbox>
                <w10:wrap anchorx="page" anchory="page"/>
              </v:shape>
            </w:pict>
          </mc:Fallback>
        </mc:AlternateContent>
      </w:r>
    </w:ins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D3B0776" w14:textId="77777777" w:rsidR="00470D98" w:rsidRDefault="00470D98">
    <w:pPr>
      <w:pStyle w:val="BodyText"/>
      <w:spacing w:before="0" w:line="14" w:lineRule="auto"/>
      <w:ind w:left="0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4B9D67" w14:textId="05993E49" w:rsidR="00470D98" w:rsidRDefault="00133F83">
    <w:pPr>
      <w:pStyle w:val="BodyText"/>
      <w:spacing w:before="0" w:line="14" w:lineRule="auto"/>
      <w:ind w:left="0"/>
      <w:rPr>
        <w:sz w:val="20"/>
      </w:rPr>
    </w:pPr>
    <w:del w:id="196" w:author="Hughes, Anna E" w:date="2023-08-09T15:29:00Z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485893632" behindDoc="1" locked="0" layoutInCell="1" allowOverlap="1" wp14:anchorId="62F72B1E" wp14:editId="3F3E0B5E">
                <wp:simplePos x="0" y="0"/>
                <wp:positionH relativeFrom="page">
                  <wp:posOffset>3761105</wp:posOffset>
                </wp:positionH>
                <wp:positionV relativeFrom="page">
                  <wp:posOffset>8764270</wp:posOffset>
                </wp:positionV>
                <wp:extent cx="241300" cy="208915"/>
                <wp:effectExtent l="0" t="0" r="0" b="0"/>
                <wp:wrapNone/>
                <wp:docPr id="1086" name="docshape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300" cy="208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2FAAAB" w14:textId="77777777" w:rsidR="00087420" w:rsidRDefault="001644E6">
                            <w:pPr>
                              <w:pStyle w:val="BodyText"/>
                              <w:spacing w:before="13"/>
                              <w:ind w:left="60"/>
                              <w:rPr>
                                <w:del w:id="197" w:author="Hughes, Anna E" w:date="2023-08-09T15:29:00Z"/>
                              </w:rPr>
                            </w:pPr>
                            <w:del w:id="198" w:author="Hughes, Anna E" w:date="2023-08-09T15:29:00Z">
                              <w:r>
                                <w:rPr>
                                  <w:spacing w:val="-5"/>
                                </w:rPr>
                                <w:fldChar w:fldCharType="begin"/>
                              </w:r>
                              <w:r>
                                <w:rPr>
                                  <w:spacing w:val="-5"/>
                                </w:rPr>
                                <w:delInstrText xml:space="preserve"> PAGE </w:delInstrText>
                              </w:r>
                              <w:r>
                                <w:rPr>
                                  <w:spacing w:val="-5"/>
                                </w:rPr>
                                <w:fldChar w:fldCharType="separate"/>
                              </w:r>
                              <w:r w:rsidR="00133F83">
                                <w:rPr>
                                  <w:noProof/>
                                  <w:spacing w:val="-5"/>
                                </w:rPr>
                                <w:delText>22</w:delText>
                              </w:r>
                              <w:r>
                                <w:rPr>
                                  <w:spacing w:val="-5"/>
                                </w:rPr>
                                <w:fldChar w:fldCharType="end"/>
                              </w:r>
                            </w:del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2F72B1E" id="_x0000_t202" coordsize="21600,21600" o:spt="202" path="m,l,21600r21600,l21600,xe">
                <v:stroke joinstyle="miter"/>
                <v:path gradientshapeok="t" o:connecttype="rect"/>
              </v:shapetype>
              <v:shape id="docshape5" o:spid="_x0000_s1058" type="#_x0000_t202" style="position:absolute;margin-left:296.15pt;margin-top:690.1pt;width:19pt;height:16.45pt;z-index:-1742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" filled="f" stroked="f">
                <v:textbox inset="0,0,0,0">
                  <w:txbxContent>
                    <w:p w14:paraId="762FAAAB" w14:textId="77777777" w:rsidR="00087420" w:rsidRDefault="001644E6">
                      <w:pPr>
                        <w:pStyle w:val="BodyText"/>
                        <w:spacing w:before="13"/>
                        <w:ind w:left="60"/>
                        <w:rPr>
                          <w:del w:id="199" w:author="Hughes, Anna E" w:date="2023-08-09T15:29:00Z"/>
                        </w:rPr>
                      </w:pPr>
                      <w:del w:id="200" w:author="Hughes, Anna E" w:date="2023-08-09T15:29:00Z">
                        <w:r>
                          <w:rPr>
                            <w:spacing w:val="-5"/>
                          </w:rPr>
                          <w:fldChar w:fldCharType="begin"/>
                        </w:r>
                        <w:r>
                          <w:rPr>
                            <w:spacing w:val="-5"/>
                          </w:rPr>
                          <w:delInstrText xml:space="preserve"> PAGE </w:delInstrText>
                        </w:r>
                        <w:r>
                          <w:rPr>
                            <w:spacing w:val="-5"/>
                          </w:rPr>
                          <w:fldChar w:fldCharType="separate"/>
                        </w:r>
                        <w:r w:rsidR="00133F83">
                          <w:rPr>
                            <w:noProof/>
                            <w:spacing w:val="-5"/>
                          </w:rPr>
                          <w:delText>22</w:delText>
                        </w:r>
                        <w:r>
                          <w:rPr>
                            <w:spacing w:val="-5"/>
                          </w:rPr>
                          <w:fldChar w:fldCharType="end"/>
                        </w:r>
                      </w:del>
                    </w:p>
                  </w:txbxContent>
                </v:textbox>
                <w10:wrap anchorx="page" anchory="page"/>
              </v:shape>
            </w:pict>
          </mc:Fallback>
        </mc:AlternateContent>
      </w:r>
    </w:del>
    <w:ins w:id="201" w:author="Hughes, Anna E" w:date="2023-08-09T15:29:00Z">
      <w:r w:rsidR="001E0CFE"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485889536" behindDoc="1" locked="0" layoutInCell="1" allowOverlap="1">
                <wp:simplePos x="0" y="0"/>
                <wp:positionH relativeFrom="page">
                  <wp:posOffset>3761079</wp:posOffset>
                </wp:positionH>
                <wp:positionV relativeFrom="page">
                  <wp:posOffset>8764147</wp:posOffset>
                </wp:positionV>
                <wp:extent cx="241300" cy="208915"/>
                <wp:effectExtent l="0" t="0" r="0" b="0"/>
                <wp:wrapNone/>
                <wp:docPr id="5" name="Text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41300" cy="2089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085ACDE" w14:textId="77777777" w:rsidR="00470D98" w:rsidRDefault="001E0CFE">
                            <w:pPr>
                              <w:pStyle w:val="BodyText"/>
                              <w:spacing w:before="13"/>
                              <w:ind w:left="60"/>
                              <w:rPr>
                                <w:ins w:id="202" w:author="Hughes, Anna E" w:date="2023-08-09T15:29:00Z"/>
                              </w:rPr>
                            </w:pPr>
                            <w:ins w:id="203" w:author="Hughes, Anna E" w:date="2023-08-09T15:29:00Z">
                              <w:r>
                                <w:rPr>
                                  <w:spacing w:val="-5"/>
                                </w:rPr>
                                <w:fldChar w:fldCharType="begin"/>
                              </w:r>
                              <w:r>
                                <w:rPr>
                                  <w:spacing w:val="-5"/>
                                </w:rPr>
                                <w:instrText xml:space="preserve"> PAGE </w:instrText>
                              </w:r>
                              <w:r>
                                <w:rPr>
                                  <w:spacing w:val="-5"/>
                                </w:rPr>
                                <w:fldChar w:fldCharType="separate"/>
                              </w:r>
                              <w:r w:rsidR="00A573FB">
                                <w:rPr>
                                  <w:noProof/>
                                  <w:spacing w:val="-5"/>
                                </w:rPr>
                                <w:t>21</w:t>
                              </w:r>
                              <w:r>
                                <w:rPr>
                                  <w:spacing w:val="-5"/>
                                </w:rPr>
                                <w:fldChar w:fldCharType="end"/>
                              </w:r>
                            </w:ins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" o:spid="_x0000_s1059" type="#_x0000_t202" style="position:absolute;margin-left:296.15pt;margin-top:690.1pt;width:19pt;height:16.45pt;z-index:-17426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" filled="f" stroked="f">
                <v:path arrowok="t"/>
                <v:textbox inset="0,0,0,0">
                  <w:txbxContent>
                    <w:p w14:paraId="7085ACDE" w14:textId="77777777" w:rsidR="00470D98" w:rsidRDefault="001E0CFE">
                      <w:pPr>
                        <w:pStyle w:val="BodyText"/>
                        <w:spacing w:before="13"/>
                        <w:ind w:left="60"/>
                        <w:rPr>
                          <w:ins w:id="204" w:author="Hughes, Anna E" w:date="2023-08-09T15:29:00Z"/>
                        </w:rPr>
                      </w:pPr>
                      <w:ins w:id="205" w:author="Hughes, Anna E" w:date="2023-08-09T15:29:00Z">
                        <w:r>
                          <w:rPr>
                            <w:spacing w:val="-5"/>
                          </w:rPr>
                          <w:fldChar w:fldCharType="begin"/>
                        </w:r>
                        <w:r>
                          <w:rPr>
                            <w:spacing w:val="-5"/>
                          </w:rPr>
                          <w:instrText xml:space="preserve"> PAGE </w:instrText>
                        </w:r>
                        <w:r>
                          <w:rPr>
                            <w:spacing w:val="-5"/>
                          </w:rPr>
                          <w:fldChar w:fldCharType="separate"/>
                        </w:r>
                        <w:r w:rsidR="00A573FB">
                          <w:rPr>
                            <w:noProof/>
                            <w:spacing w:val="-5"/>
                          </w:rPr>
                          <w:t>21</w:t>
                        </w:r>
                        <w:r>
                          <w:rPr>
                            <w:spacing w:val="-5"/>
                          </w:rPr>
                          <w:fldChar w:fldCharType="end"/>
                        </w:r>
                      </w:ins>
                    </w:p>
                  </w:txbxContent>
                </v:textbox>
                <w10:wrap anchorx="page" anchory="page"/>
              </v:shape>
            </w:pict>
          </mc:Fallback>
        </mc:AlternateContent>
      </w:r>
    </w:ins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B4384F1" w14:textId="77777777" w:rsidR="00791F47" w:rsidRDefault="00791F47">
      <w:r>
        <w:separator/>
      </w:r>
    </w:p>
  </w:footnote>
  <w:footnote w:type="continuationSeparator" w:id="0">
    <w:p w14:paraId="0ADE45D6" w14:textId="77777777" w:rsidR="00791F47" w:rsidRDefault="00791F47">
      <w:r>
        <w:continuationSeparator/>
      </w:r>
    </w:p>
  </w:footnote>
  <w:footnote w:type="continuationNotice" w:id="1">
    <w:p w14:paraId="39D2CD9F" w14:textId="77777777" w:rsidR="00791F47" w:rsidRDefault="00791F4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5126F7" w14:textId="77777777" w:rsidR="004906C0" w:rsidRDefault="004906C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A63E01"/>
    <w:multiLevelType w:val="multilevel"/>
    <w:tmpl w:val="C37AB47E"/>
    <w:lvl w:ilvl="0">
      <w:start w:val="5"/>
      <w:numFmt w:val="decimal"/>
      <w:lvlText w:val="%1"/>
      <w:lvlJc w:val="left"/>
      <w:pPr>
        <w:ind w:left="637" w:hanging="47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37" w:hanging="479"/>
        <w:jc w:val="left"/>
      </w:pPr>
      <w:rPr>
        <w:rFonts w:ascii="Times New Roman" w:eastAsia="Times New Roman" w:hAnsi="Times New Roman" w:cs="Times New Roman" w:hint="default"/>
        <w:b w:val="0"/>
        <w:bCs w:val="0"/>
        <w:i/>
        <w:iCs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204" w:hanging="47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986" w:hanging="47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68" w:hanging="47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51" w:hanging="47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33" w:hanging="47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115" w:hanging="47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897" w:hanging="479"/>
      </w:pPr>
      <w:rPr>
        <w:rFonts w:hint="default"/>
        <w:lang w:val="en-US" w:eastAsia="en-US" w:bidi="ar-SA"/>
      </w:rPr>
    </w:lvl>
  </w:abstractNum>
  <w:abstractNum w:abstractNumId="1" w15:restartNumberingAfterBreak="0">
    <w:nsid w:val="4D1022C4"/>
    <w:multiLevelType w:val="multilevel"/>
    <w:tmpl w:val="D66214E0"/>
    <w:lvl w:ilvl="0">
      <w:start w:val="5"/>
      <w:numFmt w:val="decimal"/>
      <w:lvlText w:val="%1"/>
      <w:lvlJc w:val="left"/>
      <w:pPr>
        <w:ind w:left="637" w:hanging="47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37" w:hanging="479"/>
        <w:jc w:val="left"/>
      </w:pPr>
      <w:rPr>
        <w:rFonts w:ascii="Times New Roman" w:eastAsia="Times New Roman" w:hAnsi="Times New Roman" w:cs="Times New Roman" w:hint="default"/>
        <w:b w:val="0"/>
        <w:bCs w:val="0"/>
        <w:i/>
        <w:iCs/>
        <w:spacing w:val="0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204" w:hanging="47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986" w:hanging="47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68" w:hanging="47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51" w:hanging="47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33" w:hanging="47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115" w:hanging="47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897" w:hanging="479"/>
      </w:pPr>
      <w:rPr>
        <w:rFonts w:hint="default"/>
        <w:lang w:val="en-US" w:eastAsia="en-US" w:bidi="ar-SA"/>
      </w:rPr>
    </w:lvl>
  </w:abstractNum>
  <w:abstractNum w:abstractNumId="2" w15:restartNumberingAfterBreak="0">
    <w:nsid w:val="558054F0"/>
    <w:multiLevelType w:val="multilevel"/>
    <w:tmpl w:val="4F224A34"/>
    <w:lvl w:ilvl="0">
      <w:start w:val="2"/>
      <w:numFmt w:val="decimal"/>
      <w:lvlText w:val="%1"/>
      <w:lvlJc w:val="left"/>
      <w:pPr>
        <w:ind w:left="816" w:hanging="65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16" w:hanging="658"/>
        <w:jc w:val="left"/>
      </w:pPr>
      <w:rPr>
        <w:rFonts w:hint="default"/>
        <w:lang w:val="en-US" w:eastAsia="en-US" w:bidi="ar-SA"/>
      </w:rPr>
    </w:lvl>
    <w:lvl w:ilvl="2">
      <w:start w:val="4"/>
      <w:numFmt w:val="decimal"/>
      <w:lvlText w:val="%1.%2.%3."/>
      <w:lvlJc w:val="left"/>
      <w:pPr>
        <w:ind w:left="816" w:hanging="658"/>
        <w:jc w:val="left"/>
      </w:pPr>
      <w:rPr>
        <w:rFonts w:ascii="Times New Roman" w:eastAsia="Times New Roman" w:hAnsi="Times New Roman" w:cs="Times New Roman" w:hint="default"/>
        <w:b w:val="0"/>
        <w:bCs w:val="0"/>
        <w:i/>
        <w:iCs/>
        <w:spacing w:val="0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112" w:hanging="65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76" w:hanging="65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41" w:hanging="65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05" w:hanging="65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169" w:hanging="65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933" w:hanging="658"/>
      </w:pPr>
      <w:rPr>
        <w:rFonts w:hint="default"/>
        <w:lang w:val="en-US" w:eastAsia="en-US" w:bidi="ar-SA"/>
      </w:rPr>
    </w:lvl>
  </w:abstractNum>
  <w:abstractNum w:abstractNumId="3" w15:restartNumberingAfterBreak="0">
    <w:nsid w:val="5EB57FCC"/>
    <w:multiLevelType w:val="multilevel"/>
    <w:tmpl w:val="C40691B4"/>
    <w:lvl w:ilvl="0">
      <w:start w:val="2"/>
      <w:numFmt w:val="decimal"/>
      <w:lvlText w:val="%1"/>
      <w:lvlJc w:val="left"/>
      <w:pPr>
        <w:ind w:left="816" w:hanging="65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16" w:hanging="658"/>
        <w:jc w:val="left"/>
      </w:pPr>
      <w:rPr>
        <w:rFonts w:hint="default"/>
        <w:lang w:val="en-US" w:eastAsia="en-US" w:bidi="ar-SA"/>
      </w:rPr>
    </w:lvl>
    <w:lvl w:ilvl="2">
      <w:start w:val="4"/>
      <w:numFmt w:val="decimal"/>
      <w:lvlText w:val="%1.%2.%3."/>
      <w:lvlJc w:val="left"/>
      <w:pPr>
        <w:ind w:left="816" w:hanging="658"/>
        <w:jc w:val="left"/>
      </w:pPr>
      <w:rPr>
        <w:rFonts w:ascii="Times New Roman" w:eastAsia="Times New Roman" w:hAnsi="Times New Roman" w:cs="Times New Roman" w:hint="default"/>
        <w:b w:val="0"/>
        <w:bCs w:val="0"/>
        <w:i/>
        <w:iCs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112" w:hanging="65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76" w:hanging="65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41" w:hanging="65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05" w:hanging="65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169" w:hanging="65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933" w:hanging="658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Hughes, Anna E">
    <w15:presenceInfo w15:providerId="AD" w15:userId="S-1-5-21-169893677-362310179-949767459-48951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0D98"/>
    <w:rsid w:val="00087420"/>
    <w:rsid w:val="00133F83"/>
    <w:rsid w:val="001644E6"/>
    <w:rsid w:val="001E0CFE"/>
    <w:rsid w:val="002E6232"/>
    <w:rsid w:val="00470D98"/>
    <w:rsid w:val="004906C0"/>
    <w:rsid w:val="00791F47"/>
    <w:rsid w:val="007C3398"/>
    <w:rsid w:val="00A57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873413D-1915-48A7-B1B1-53E01B373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mbria" w:eastAsia="Cambria" w:hAnsi="Cambria" w:cs="Cambria"/>
    </w:rPr>
  </w:style>
  <w:style w:type="paragraph" w:styleId="Heading1">
    <w:name w:val="heading 1"/>
    <w:basedOn w:val="Normal"/>
    <w:uiPriority w:val="1"/>
    <w:qFormat/>
    <w:pPr>
      <w:spacing w:before="105"/>
      <w:ind w:left="227"/>
      <w:outlineLvl w:val="0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7"/>
      <w:ind w:left="227"/>
    </w:pPr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96"/>
      <w:ind w:left="248" w:right="160"/>
      <w:jc w:val="center"/>
    </w:pPr>
    <w:rPr>
      <w:sz w:val="34"/>
      <w:szCs w:val="34"/>
    </w:rPr>
  </w:style>
  <w:style w:type="paragraph" w:styleId="ListParagraph">
    <w:name w:val="List Paragraph"/>
    <w:basedOn w:val="Normal"/>
    <w:uiPriority w:val="1"/>
    <w:qFormat/>
    <w:rsid w:val="004906C0"/>
    <w:pPr>
      <w:spacing w:before="97"/>
      <w:ind w:left="636" w:hanging="477"/>
      <w:pPrChange w:id="0" w:author="Hughes, Anna E" w:date="2023-08-09T15:29:00Z">
        <w:pPr>
          <w:widowControl w:val="0"/>
          <w:autoSpaceDE w:val="0"/>
          <w:autoSpaceDN w:val="0"/>
          <w:spacing w:before="97"/>
          <w:ind w:left="637" w:hanging="479"/>
        </w:pPr>
      </w:pPrChange>
    </w:pPr>
    <w:rPr>
      <w:rFonts w:ascii="Times New Roman" w:eastAsia="Times New Roman" w:hAnsi="Times New Roman" w:cs="Times New Roman"/>
      <w:rPrChange w:id="0" w:author="Hughes, Anna E" w:date="2023-08-09T15:29:00Z">
        <w:rPr>
          <w:sz w:val="22"/>
          <w:szCs w:val="22"/>
          <w:lang w:val="en-US" w:eastAsia="en-US" w:bidi="ar-SA"/>
        </w:rPr>
      </w:rPrChange>
    </w:rPr>
  </w:style>
  <w:style w:type="paragraph" w:customStyle="1" w:styleId="TableParagraph">
    <w:name w:val="Table Paragraph"/>
    <w:basedOn w:val="Normal"/>
    <w:uiPriority w:val="1"/>
    <w:qFormat/>
    <w:rsid w:val="004906C0"/>
    <w:pPr>
      <w:jc w:val="center"/>
      <w:pPrChange w:id="1" w:author="Hughes, Anna E" w:date="2023-08-09T15:29:00Z">
        <w:pPr>
          <w:widowControl w:val="0"/>
          <w:autoSpaceDE w:val="0"/>
          <w:autoSpaceDN w:val="0"/>
        </w:pPr>
      </w:pPrChange>
    </w:pPr>
    <w:rPr>
      <w:rPrChange w:id="1" w:author="Hughes, Anna E" w:date="2023-08-09T15:29:00Z">
        <w:rPr>
          <w:rFonts w:ascii="Cambria" w:eastAsia="Cambria" w:hAnsi="Cambria" w:cs="Cambria"/>
          <w:sz w:val="22"/>
          <w:szCs w:val="22"/>
          <w:lang w:val="en-US" w:eastAsia="en-US" w:bidi="ar-SA"/>
        </w:rPr>
      </w:rPrChange>
    </w:rPr>
  </w:style>
  <w:style w:type="paragraph" w:styleId="Header">
    <w:name w:val="header"/>
    <w:basedOn w:val="Normal"/>
    <w:link w:val="HeaderChar"/>
    <w:uiPriority w:val="99"/>
    <w:unhideWhenUsed/>
    <w:rsid w:val="004906C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906C0"/>
    <w:rPr>
      <w:rFonts w:ascii="Cambria" w:eastAsia="Cambria" w:hAnsi="Cambria" w:cs="Cambria"/>
    </w:rPr>
  </w:style>
  <w:style w:type="paragraph" w:styleId="Footer">
    <w:name w:val="footer"/>
    <w:basedOn w:val="Normal"/>
    <w:link w:val="FooterChar"/>
    <w:uiPriority w:val="99"/>
    <w:unhideWhenUsed/>
    <w:rsid w:val="004906C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906C0"/>
    <w:rPr>
      <w:rFonts w:ascii="Cambria" w:eastAsia="Cambria" w:hAnsi="Cambria" w:cs="Cambr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906C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06C0"/>
    <w:rPr>
      <w:rFonts w:ascii="Segoe UI" w:eastAsia="Cambria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4906C0"/>
    <w:pPr>
      <w:widowControl/>
      <w:autoSpaceDE/>
      <w:autoSpaceDN/>
    </w:pPr>
    <w:rPr>
      <w:rFonts w:ascii="Cambria" w:eastAsia="Cambria" w:hAnsi="Cambria" w:cs="Cambr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s://github.com/Riadsala/single_double_feature_search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90.png"/><Relationship Id="rId7" Type="http://schemas.openxmlformats.org/officeDocument/2006/relationships/header" Target="header1.xm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5" Type="http://schemas.openxmlformats.org/officeDocument/2006/relationships/hyperlink" Target="https://osf.io/f9sua/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4.xml"/><Relationship Id="rId24" Type="http://schemas.openxmlformats.org/officeDocument/2006/relationships/hyperlink" Target="https://osf.io/f9sua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hyperlink" Target="https://github.com/Riadsala/single_double_feature_search" TargetMode="External"/><Relationship Id="rId28" Type="http://schemas.openxmlformats.org/officeDocument/2006/relationships/image" Target="media/image10.png"/><Relationship Id="rId10" Type="http://schemas.openxmlformats.org/officeDocument/2006/relationships/footer" Target="footer3.xm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3.png"/><Relationship Id="rId22" Type="http://schemas.openxmlformats.org/officeDocument/2006/relationships/hyperlink" Target="https://github.com/Riadsala/single_double_feature_search" TargetMode="External"/><Relationship Id="rId27" Type="http://schemas.openxmlformats.org/officeDocument/2006/relationships/hyperlink" Target="https://github.com/Riadsala/single_double_feature_search" TargetMode="External"/><Relationship Id="rId30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16835</Words>
  <Characters>95961</Characters>
  <Application>Microsoft Office Word</Application>
  <DocSecurity>0</DocSecurity>
  <Lines>799</Lines>
  <Paragraphs>225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Bayesian multi-level modelling for predicting single and double feature visual search</vt:lpstr>
    </vt:vector>
  </TitlesOfParts>
  <Company/>
  <LinksUpToDate>false</LinksUpToDate>
  <CharactersWithSpaces>112571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Bayesian multi-level modelling for predicting single and double feature visual search</dc:title>
  <dc:creator>Anna E. Hughes;Anna Nowakowska;Alasdair D. F. Clarke</dc:creator>
  <cp:lastModifiedBy>Hughes, Anna E</cp:lastModifiedBy>
  <cp:revision>1</cp:revision>
  <dcterms:created xsi:type="dcterms:W3CDTF">2023-08-09T14:28:00Z</dcterms:created>
  <dcterms:modified xsi:type="dcterms:W3CDTF">2023-08-09T14:31:00Z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2023-07-25T00:00:00Z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2023-08-09T00:00:00Z</vt:filetime>
  </property>
  <property fmtid="{D5CDD505-2E9C-101B-9397-08002B2CF9AE}" pid="5" name="PTEX.Fullbanner">
    <vt:lpwstr>This is MiKTeX-pdfTeX 4.11.0 (1.40.24)</vt:lpwstr>
  </property>
  <property fmtid="{D5CDD505-2E9C-101B-9397-08002B2CF9AE}" pid="6" name="Producer">
    <vt:lpwstr>MiKTeX pdfTeX-1.40.24</vt:lpwstr>
  </property>
</Properties>
</file>